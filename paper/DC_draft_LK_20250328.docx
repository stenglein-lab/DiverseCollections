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01878" w14:textId="77777777" w:rsidR="00F9584B" w:rsidRDefault="00F9584B" w:rsidP="00081385">
      <w:pPr>
        <w:spacing w:line="360" w:lineRule="auto"/>
        <w:rPr>
          <w:ins w:id="0" w:author="Stenglein,Mark" w:date="2025-03-27T14:53:00Z" w16du:dateUtc="2025-03-27T20:53:00Z"/>
          <w:rFonts w:ascii="Arial" w:hAnsi="Arial" w:cs="Arial"/>
          <w:b/>
          <w:bCs/>
          <w:sz w:val="22"/>
          <w:szCs w:val="22"/>
        </w:rPr>
      </w:pPr>
    </w:p>
    <w:p w14:paraId="58589F1E" w14:textId="77777777" w:rsidR="00E76CDD" w:rsidRDefault="00E76CDD" w:rsidP="00081385">
      <w:pPr>
        <w:spacing w:line="360" w:lineRule="auto"/>
        <w:rPr>
          <w:ins w:id="1" w:author="Stenglein,Mark" w:date="2025-03-27T14:53:00Z" w16du:dateUtc="2025-03-27T20:53:00Z"/>
          <w:rFonts w:ascii="Arial" w:hAnsi="Arial" w:cs="Arial"/>
          <w:b/>
          <w:bCs/>
          <w:sz w:val="22"/>
          <w:szCs w:val="22"/>
        </w:rPr>
      </w:pPr>
    </w:p>
    <w:p w14:paraId="2CC04382" w14:textId="51601A6D" w:rsidR="00641623" w:rsidDel="0058071F" w:rsidRDefault="00641623" w:rsidP="00081385">
      <w:pPr>
        <w:spacing w:line="360" w:lineRule="auto"/>
        <w:rPr>
          <w:del w:id="2" w:author="Keene-Snickers,Lexi" w:date="2025-03-28T11:23:00Z" w16du:dateUtc="2025-03-28T17:23:00Z"/>
          <w:rFonts w:ascii="Arial" w:hAnsi="Arial" w:cs="Arial"/>
          <w:b/>
          <w:bCs/>
          <w:sz w:val="22"/>
          <w:szCs w:val="22"/>
        </w:rPr>
      </w:pPr>
      <w:del w:id="3" w:author="Keene-Snickers,Lexi" w:date="2025-03-28T11:23:00Z" w16du:dateUtc="2025-03-28T17:23:00Z">
        <w:r w:rsidRPr="00641623" w:rsidDel="0058071F">
          <w:rPr>
            <w:rFonts w:ascii="Arial" w:hAnsi="Arial" w:cs="Arial"/>
            <w:b/>
            <w:bCs/>
            <w:sz w:val="22"/>
            <w:szCs w:val="22"/>
          </w:rPr>
          <w:delText xml:space="preserve">Diverse collection of wild </w:delText>
        </w:r>
        <w:r w:rsidRPr="00641623" w:rsidDel="0058071F">
          <w:rPr>
            <w:rFonts w:ascii="Arial" w:hAnsi="Arial" w:cs="Arial"/>
            <w:b/>
            <w:bCs/>
            <w:i/>
            <w:iCs/>
            <w:sz w:val="22"/>
            <w:szCs w:val="22"/>
          </w:rPr>
          <w:delText xml:space="preserve">Drosophila melanogaster </w:delText>
        </w:r>
        <w:r w:rsidRPr="00641623" w:rsidDel="0058071F">
          <w:rPr>
            <w:rFonts w:ascii="Arial" w:hAnsi="Arial" w:cs="Arial"/>
            <w:b/>
            <w:bCs/>
            <w:sz w:val="22"/>
            <w:szCs w:val="22"/>
          </w:rPr>
          <w:delText xml:space="preserve">reveals the evolutionary history of a persistent viral </w:delText>
        </w:r>
        <w:commentRangeStart w:id="4"/>
        <w:commentRangeStart w:id="5"/>
        <w:r w:rsidRPr="00641623" w:rsidDel="0058071F">
          <w:rPr>
            <w:rFonts w:ascii="Arial" w:hAnsi="Arial" w:cs="Arial"/>
            <w:b/>
            <w:bCs/>
            <w:sz w:val="22"/>
            <w:szCs w:val="22"/>
          </w:rPr>
          <w:delText>infection</w:delText>
        </w:r>
        <w:commentRangeEnd w:id="4"/>
        <w:r w:rsidR="00BC1F7B" w:rsidDel="0058071F">
          <w:rPr>
            <w:rStyle w:val="CommentReference"/>
          </w:rPr>
          <w:commentReference w:id="4"/>
        </w:r>
        <w:commentRangeEnd w:id="5"/>
        <w:r w:rsidR="00397201" w:rsidDel="0058071F">
          <w:rPr>
            <w:rStyle w:val="CommentReference"/>
          </w:rPr>
          <w:commentReference w:id="5"/>
        </w:r>
      </w:del>
    </w:p>
    <w:p w14:paraId="14FC103F" w14:textId="77777777" w:rsidR="00202028" w:rsidDel="0058071F" w:rsidRDefault="00202028" w:rsidP="00081385">
      <w:pPr>
        <w:spacing w:line="360" w:lineRule="auto"/>
        <w:rPr>
          <w:del w:id="6" w:author="Keene-Snickers,Lexi" w:date="2025-03-28T11:23:00Z" w16du:dateUtc="2025-03-28T17:23:00Z"/>
          <w:rFonts w:ascii="Arial" w:hAnsi="Arial" w:cs="Arial"/>
          <w:b/>
          <w:bCs/>
          <w:sz w:val="22"/>
          <w:szCs w:val="22"/>
        </w:rPr>
      </w:pPr>
    </w:p>
    <w:p w14:paraId="0B9B89D4" w14:textId="0CC5C366" w:rsidR="00202028" w:rsidRDefault="00202028" w:rsidP="00081385">
      <w:pPr>
        <w:spacing w:line="360" w:lineRule="auto"/>
        <w:rPr>
          <w:rFonts w:ascii="Arial" w:hAnsi="Arial" w:cs="Arial"/>
          <w:b/>
          <w:bCs/>
          <w:sz w:val="22"/>
          <w:szCs w:val="22"/>
        </w:rPr>
      </w:pPr>
      <w:r>
        <w:rPr>
          <w:rFonts w:ascii="Arial" w:hAnsi="Arial" w:cs="Arial"/>
          <w:b/>
          <w:bCs/>
          <w:sz w:val="22"/>
          <w:szCs w:val="22"/>
        </w:rPr>
        <w:t xml:space="preserve">Diverse geographic collection of wild </w:t>
      </w:r>
      <w:r w:rsidRPr="0058071F">
        <w:rPr>
          <w:rFonts w:ascii="Arial" w:hAnsi="Arial" w:cs="Arial"/>
          <w:b/>
          <w:bCs/>
          <w:i/>
          <w:iCs/>
          <w:sz w:val="22"/>
          <w:szCs w:val="22"/>
          <w:rPrChange w:id="7" w:author="Keene-Snickers,Lexi" w:date="2025-03-28T11:23:00Z" w16du:dateUtc="2025-03-28T17:23:00Z">
            <w:rPr>
              <w:rFonts w:ascii="Arial" w:hAnsi="Arial" w:cs="Arial"/>
              <w:b/>
              <w:bCs/>
              <w:sz w:val="22"/>
              <w:szCs w:val="22"/>
            </w:rPr>
          </w:rPrChange>
        </w:rPr>
        <w:t>Drosophila melanogaster</w:t>
      </w:r>
      <w:r>
        <w:rPr>
          <w:rFonts w:ascii="Arial" w:hAnsi="Arial" w:cs="Arial"/>
          <w:b/>
          <w:bCs/>
          <w:sz w:val="22"/>
          <w:szCs w:val="22"/>
        </w:rPr>
        <w:t xml:space="preserve"> characterizes the genotype and phenotype of a persistent viral infection</w:t>
      </w:r>
    </w:p>
    <w:p w14:paraId="7AB2A228" w14:textId="28223554" w:rsidR="00E97611" w:rsidDel="0058071F" w:rsidRDefault="00E97611" w:rsidP="00081385">
      <w:pPr>
        <w:spacing w:line="360" w:lineRule="auto"/>
        <w:rPr>
          <w:del w:id="8" w:author="Keene-Snickers,Lexi" w:date="2025-03-28T11:23:00Z" w16du:dateUtc="2025-03-28T17:23:00Z"/>
          <w:rFonts w:ascii="Arial" w:hAnsi="Arial" w:cs="Arial"/>
          <w:b/>
          <w:bCs/>
          <w:sz w:val="22"/>
          <w:szCs w:val="22"/>
        </w:rPr>
      </w:pPr>
    </w:p>
    <w:p w14:paraId="33FEBA7C" w14:textId="05C18698" w:rsidR="00641623" w:rsidDel="0058071F" w:rsidRDefault="00E97611" w:rsidP="00081385">
      <w:pPr>
        <w:spacing w:line="360" w:lineRule="auto"/>
        <w:rPr>
          <w:del w:id="9" w:author="Keene-Snickers,Lexi" w:date="2025-03-28T11:23:00Z" w16du:dateUtc="2025-03-28T17:23:00Z"/>
          <w:rFonts w:ascii="Arial" w:hAnsi="Arial" w:cs="Arial"/>
          <w:b/>
          <w:bCs/>
          <w:sz w:val="22"/>
          <w:szCs w:val="22"/>
        </w:rPr>
      </w:pPr>
      <w:del w:id="10" w:author="Keene-Snickers,Lexi" w:date="2025-03-28T11:23:00Z" w16du:dateUtc="2025-03-28T17:23:00Z">
        <w:r w:rsidDel="0058071F">
          <w:rPr>
            <w:rFonts w:ascii="Arial" w:hAnsi="Arial" w:cs="Arial"/>
            <w:b/>
            <w:bCs/>
            <w:sz w:val="22"/>
            <w:szCs w:val="22"/>
          </w:rPr>
          <w:delText>Evolutionary analysis of galbut virus based on sequences from 10X infected flies.</w:delText>
        </w:r>
      </w:del>
    </w:p>
    <w:p w14:paraId="7F3D32AC" w14:textId="77777777" w:rsidR="00E97611" w:rsidRDefault="00E97611" w:rsidP="00081385">
      <w:pPr>
        <w:spacing w:line="360" w:lineRule="auto"/>
        <w:rPr>
          <w:rFonts w:ascii="Arial" w:hAnsi="Arial" w:cs="Arial"/>
          <w:sz w:val="22"/>
          <w:szCs w:val="22"/>
        </w:rPr>
      </w:pPr>
    </w:p>
    <w:p w14:paraId="74665B3A" w14:textId="0763A746" w:rsidR="00641623" w:rsidRPr="00641623" w:rsidRDefault="00641623" w:rsidP="00081385">
      <w:pPr>
        <w:spacing w:line="360" w:lineRule="auto"/>
        <w:rPr>
          <w:rFonts w:ascii="Arial" w:hAnsi="Arial" w:cs="Arial"/>
          <w:b/>
          <w:bCs/>
          <w:sz w:val="22"/>
          <w:szCs w:val="22"/>
          <w:vertAlign w:val="superscript"/>
        </w:rPr>
      </w:pPr>
      <w:r w:rsidRPr="00641623">
        <w:rPr>
          <w:rFonts w:ascii="Arial" w:hAnsi="Arial" w:cs="Arial"/>
          <w:b/>
          <w:bCs/>
          <w:sz w:val="22"/>
          <w:szCs w:val="22"/>
        </w:rPr>
        <w:t>Alexandra H. Keene-Snickers</w:t>
      </w:r>
      <w:r w:rsidRPr="00641623">
        <w:rPr>
          <w:rFonts w:ascii="Arial" w:hAnsi="Arial" w:cs="Arial"/>
          <w:b/>
          <w:bCs/>
          <w:sz w:val="22"/>
          <w:szCs w:val="22"/>
          <w:vertAlign w:val="superscript"/>
        </w:rPr>
        <w:t>1,2</w:t>
      </w:r>
      <w:r w:rsidRPr="00641623">
        <w:rPr>
          <w:rFonts w:ascii="Arial" w:hAnsi="Arial" w:cs="Arial"/>
          <w:b/>
          <w:bCs/>
          <w:sz w:val="22"/>
          <w:szCs w:val="22"/>
        </w:rPr>
        <w:t>, Ali L. Brehm</w:t>
      </w:r>
      <w:r w:rsidRPr="00641623">
        <w:rPr>
          <w:rFonts w:ascii="Arial" w:hAnsi="Arial" w:cs="Arial"/>
          <w:b/>
          <w:bCs/>
          <w:sz w:val="22"/>
          <w:szCs w:val="22"/>
          <w:vertAlign w:val="superscript"/>
        </w:rPr>
        <w:t>1</w:t>
      </w:r>
      <w:r w:rsidR="00351921">
        <w:rPr>
          <w:rFonts w:ascii="Arial" w:hAnsi="Arial" w:cs="Arial"/>
          <w:b/>
          <w:bCs/>
          <w:sz w:val="22"/>
          <w:szCs w:val="22"/>
        </w:rPr>
        <w:t xml:space="preserve">, </w:t>
      </w:r>
      <w:ins w:id="11" w:author="Keene-Snickers,Lexi" w:date="2025-03-13T13:02:00Z" w16du:dateUtc="2025-03-13T19:02:00Z">
        <w:r w:rsidR="00FC2AE1">
          <w:rPr>
            <w:rFonts w:ascii="Arial" w:hAnsi="Arial" w:cs="Arial"/>
            <w:b/>
            <w:bCs/>
            <w:sz w:val="22"/>
            <w:szCs w:val="22"/>
          </w:rPr>
          <w:t xml:space="preserve">Tillie J. Dunham, </w:t>
        </w:r>
      </w:ins>
      <w:r w:rsidR="00351921">
        <w:rPr>
          <w:rFonts w:ascii="Arial" w:hAnsi="Arial" w:cs="Arial"/>
          <w:b/>
          <w:bCs/>
          <w:sz w:val="22"/>
          <w:szCs w:val="22"/>
        </w:rPr>
        <w:t>Taylor Gelpi</w:t>
      </w:r>
      <w:r w:rsidRPr="00641623">
        <w:rPr>
          <w:rFonts w:ascii="Arial" w:hAnsi="Arial" w:cs="Arial"/>
          <w:b/>
          <w:bCs/>
          <w:sz w:val="22"/>
          <w:szCs w:val="22"/>
        </w:rPr>
        <w:t xml:space="preserve"> and Mark D. Stenglein</w:t>
      </w:r>
      <w:r w:rsidRPr="00641623">
        <w:rPr>
          <w:rFonts w:ascii="Arial" w:hAnsi="Arial" w:cs="Arial"/>
          <w:b/>
          <w:bCs/>
          <w:sz w:val="22"/>
          <w:szCs w:val="22"/>
          <w:vertAlign w:val="superscript"/>
        </w:rPr>
        <w:t>1*</w:t>
      </w:r>
    </w:p>
    <w:p w14:paraId="39E57BCE" w14:textId="77777777" w:rsidR="00641623" w:rsidRDefault="00641623" w:rsidP="00081385">
      <w:pPr>
        <w:spacing w:line="360" w:lineRule="auto"/>
        <w:rPr>
          <w:rFonts w:ascii="Arial" w:hAnsi="Arial" w:cs="Arial"/>
          <w:sz w:val="22"/>
          <w:szCs w:val="22"/>
        </w:rPr>
      </w:pPr>
    </w:p>
    <w:p w14:paraId="27BCC9CD" w14:textId="77777777" w:rsidR="00641623" w:rsidRPr="00AB5926" w:rsidRDefault="00641623" w:rsidP="00081385">
      <w:pPr>
        <w:pStyle w:val="paragraph"/>
        <w:numPr>
          <w:ilvl w:val="0"/>
          <w:numId w:val="2"/>
        </w:numPr>
        <w:spacing w:before="0" w:beforeAutospacing="0" w:after="0" w:afterAutospacing="0" w:line="360" w:lineRule="auto"/>
        <w:textAlignment w:val="baseline"/>
        <w:rPr>
          <w:rStyle w:val="normaltextrun"/>
          <w:rFonts w:ascii="Arial" w:eastAsiaTheme="majorEastAsia" w:hAnsi="Arial" w:cs="Arial"/>
          <w:sz w:val="22"/>
          <w:szCs w:val="22"/>
        </w:rPr>
      </w:pPr>
      <w:r w:rsidRPr="00AB5926">
        <w:rPr>
          <w:rStyle w:val="normaltextrun"/>
          <w:rFonts w:ascii="Arial" w:eastAsiaTheme="majorEastAsia" w:hAnsi="Arial" w:cs="Arial"/>
          <w:sz w:val="22"/>
          <w:szCs w:val="22"/>
        </w:rPr>
        <w:t>Center for Vector-Borne and Infectious Diseases, Department of Microbiology, Immunology, and Pathology, College of Veterinary Medicine and Biomedical Sciences, Colorado State University, Fort Collins, CO, USA </w:t>
      </w:r>
    </w:p>
    <w:p w14:paraId="10968AE0" w14:textId="77777777" w:rsidR="00641623" w:rsidRPr="00AB5926" w:rsidRDefault="00641623" w:rsidP="00081385">
      <w:pPr>
        <w:pStyle w:val="paragraph"/>
        <w:numPr>
          <w:ilvl w:val="0"/>
          <w:numId w:val="2"/>
        </w:numPr>
        <w:spacing w:before="0" w:beforeAutospacing="0" w:after="0" w:afterAutospacing="0" w:line="360" w:lineRule="auto"/>
        <w:textAlignment w:val="baseline"/>
        <w:rPr>
          <w:rFonts w:ascii="Arial" w:hAnsi="Arial" w:cs="Arial"/>
          <w:sz w:val="22"/>
          <w:szCs w:val="22"/>
        </w:rPr>
      </w:pPr>
      <w:r w:rsidRPr="00AB5926">
        <w:rPr>
          <w:rStyle w:val="normaltextrun"/>
          <w:rFonts w:ascii="Arial" w:eastAsiaTheme="majorEastAsia" w:hAnsi="Arial" w:cs="Arial"/>
          <w:sz w:val="22"/>
          <w:szCs w:val="22"/>
        </w:rPr>
        <w:t>Quantitative Cell and Molecular Biology Graduate Program</w:t>
      </w:r>
      <w:r w:rsidRPr="00AB5926">
        <w:rPr>
          <w:rStyle w:val="eop"/>
          <w:rFonts w:ascii="Arial" w:eastAsiaTheme="majorEastAsia" w:hAnsi="Arial" w:cs="Arial"/>
          <w:sz w:val="22"/>
          <w:szCs w:val="22"/>
        </w:rPr>
        <w:t> </w:t>
      </w:r>
    </w:p>
    <w:p w14:paraId="7A5A7F33" w14:textId="77777777" w:rsidR="00641623" w:rsidRPr="00EC5B9D" w:rsidRDefault="00641623" w:rsidP="00081385">
      <w:pPr>
        <w:pStyle w:val="paragraph"/>
        <w:spacing w:before="0" w:beforeAutospacing="0" w:after="0" w:afterAutospacing="0" w:line="360" w:lineRule="auto"/>
        <w:textAlignment w:val="baseline"/>
        <w:rPr>
          <w:rStyle w:val="LineNumber"/>
          <w:rFonts w:eastAsiaTheme="majorEastAsia"/>
        </w:rPr>
      </w:pPr>
      <w:r w:rsidRPr="00AB5926">
        <w:rPr>
          <w:rStyle w:val="eop"/>
          <w:rFonts w:ascii="Arial" w:eastAsiaTheme="majorEastAsia" w:hAnsi="Arial" w:cs="Arial"/>
          <w:sz w:val="22"/>
          <w:szCs w:val="22"/>
        </w:rPr>
        <w:t> </w:t>
      </w:r>
    </w:p>
    <w:p w14:paraId="7CCEC0D5" w14:textId="623138C9" w:rsidR="00641623" w:rsidRDefault="00641623" w:rsidP="00081385">
      <w:pPr>
        <w:pStyle w:val="paragraph"/>
        <w:spacing w:before="0" w:beforeAutospacing="0" w:after="0" w:afterAutospacing="0" w:line="360" w:lineRule="auto"/>
        <w:textAlignment w:val="baseline"/>
        <w:rPr>
          <w:rStyle w:val="eop"/>
          <w:rFonts w:ascii="Arial" w:eastAsiaTheme="majorEastAsia" w:hAnsi="Arial" w:cs="Arial"/>
          <w:sz w:val="22"/>
          <w:szCs w:val="22"/>
        </w:rPr>
      </w:pPr>
      <w:r w:rsidRPr="00AB5926">
        <w:rPr>
          <w:rStyle w:val="normaltextrun"/>
          <w:rFonts w:ascii="Arial" w:eastAsiaTheme="majorEastAsia" w:hAnsi="Arial" w:cs="Arial"/>
          <w:sz w:val="22"/>
          <w:szCs w:val="22"/>
        </w:rPr>
        <w:t xml:space="preserve">* Correspondence to: </w:t>
      </w:r>
      <w:hyperlink r:id="rId12" w:history="1">
        <w:r w:rsidRPr="002A5999">
          <w:rPr>
            <w:rStyle w:val="Hyperlink"/>
            <w:rFonts w:ascii="Arial" w:eastAsiaTheme="majorEastAsia" w:hAnsi="Arial" w:cs="Arial"/>
            <w:sz w:val="22"/>
            <w:szCs w:val="22"/>
          </w:rPr>
          <w:t>Mark.Stenglein@colostate.edu</w:t>
        </w:r>
      </w:hyperlink>
      <w:r w:rsidRPr="00AB5926">
        <w:rPr>
          <w:rStyle w:val="eop"/>
          <w:rFonts w:ascii="Arial" w:eastAsiaTheme="majorEastAsia" w:hAnsi="Arial" w:cs="Arial"/>
          <w:sz w:val="22"/>
          <w:szCs w:val="22"/>
        </w:rPr>
        <w:t> </w:t>
      </w:r>
    </w:p>
    <w:p w14:paraId="0723C245" w14:textId="77777777" w:rsidR="00641623" w:rsidRPr="00AB5926" w:rsidRDefault="00641623" w:rsidP="00081385">
      <w:pPr>
        <w:pStyle w:val="paragraph"/>
        <w:spacing w:before="0" w:beforeAutospacing="0" w:after="0" w:afterAutospacing="0" w:line="360" w:lineRule="auto"/>
        <w:textAlignment w:val="baseline"/>
        <w:rPr>
          <w:rFonts w:ascii="Arial" w:hAnsi="Arial" w:cs="Arial"/>
          <w:sz w:val="22"/>
          <w:szCs w:val="22"/>
        </w:rPr>
      </w:pPr>
    </w:p>
    <w:p w14:paraId="22FC2316" w14:textId="1C3FA87A"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ABSTRACT</w:t>
      </w:r>
    </w:p>
    <w:p w14:paraId="31EBA99B" w14:textId="77777777" w:rsidR="00641623" w:rsidRDefault="00641623" w:rsidP="00081385">
      <w:pPr>
        <w:spacing w:line="360" w:lineRule="auto"/>
        <w:rPr>
          <w:rFonts w:ascii="Arial" w:hAnsi="Arial" w:cs="Arial"/>
          <w:sz w:val="22"/>
          <w:szCs w:val="22"/>
        </w:rPr>
      </w:pPr>
    </w:p>
    <w:p w14:paraId="26AC47AE" w14:textId="3ED105EF" w:rsidR="00B97576" w:rsidRDefault="00BC0856" w:rsidP="007110EB">
      <w:pPr>
        <w:spacing w:line="360" w:lineRule="auto"/>
        <w:ind w:firstLine="720"/>
        <w:rPr>
          <w:rFonts w:ascii="Arial" w:hAnsi="Arial" w:cs="Arial"/>
          <w:sz w:val="22"/>
          <w:szCs w:val="22"/>
        </w:rPr>
      </w:pPr>
      <w:del w:id="12" w:author="Keene-Snickers,Lexi" w:date="2025-04-02T09:00:00Z" w16du:dateUtc="2025-04-02T15:00:00Z">
        <w:r w:rsidRPr="0020730B" w:rsidDel="00E27066">
          <w:rPr>
            <w:rFonts w:ascii="Arial" w:hAnsi="Arial" w:cs="Arial"/>
            <w:strike/>
            <w:sz w:val="22"/>
            <w:szCs w:val="22"/>
            <w:rPrChange w:id="13" w:author="Stenglein,Mark" w:date="2025-03-26T15:44:00Z" w16du:dateUtc="2025-03-26T21:44:00Z">
              <w:rPr>
                <w:rFonts w:ascii="Arial" w:hAnsi="Arial" w:cs="Arial"/>
                <w:sz w:val="22"/>
                <w:szCs w:val="22"/>
              </w:rPr>
            </w:rPrChange>
          </w:rPr>
          <w:delText>Viruses are incredibly diverse and thanks to massive sequencing efforts over the last 10</w:delText>
        </w:r>
      </w:del>
      <w:del w:id="14" w:author="Keene-Snickers,Lexi" w:date="2025-03-13T13:08:00Z" w16du:dateUtc="2025-03-13T19:08:00Z">
        <w:r w:rsidRPr="0020730B" w:rsidDel="00FC2AE1">
          <w:rPr>
            <w:rFonts w:ascii="Arial" w:hAnsi="Arial" w:cs="Arial"/>
            <w:strike/>
            <w:sz w:val="22"/>
            <w:szCs w:val="22"/>
            <w:rPrChange w:id="15" w:author="Stenglein,Mark" w:date="2025-03-26T15:44:00Z" w16du:dateUtc="2025-03-26T21:44:00Z">
              <w:rPr>
                <w:rFonts w:ascii="Arial" w:hAnsi="Arial" w:cs="Arial"/>
                <w:sz w:val="22"/>
                <w:szCs w:val="22"/>
              </w:rPr>
            </w:rPrChange>
          </w:rPr>
          <w:delText>-</w:delText>
        </w:r>
      </w:del>
      <w:del w:id="16" w:author="Keene-Snickers,Lexi" w:date="2025-04-02T09:00:00Z" w16du:dateUtc="2025-04-02T15:00:00Z">
        <w:r w:rsidRPr="0020730B" w:rsidDel="00E27066">
          <w:rPr>
            <w:rFonts w:ascii="Arial" w:hAnsi="Arial" w:cs="Arial"/>
            <w:strike/>
            <w:sz w:val="22"/>
            <w:szCs w:val="22"/>
            <w:rPrChange w:id="17" w:author="Stenglein,Mark" w:date="2025-03-26T15:44:00Z" w16du:dateUtc="2025-03-26T21:44:00Z">
              <w:rPr>
                <w:rFonts w:ascii="Arial" w:hAnsi="Arial" w:cs="Arial"/>
                <w:sz w:val="22"/>
                <w:szCs w:val="22"/>
              </w:rPr>
            </w:rPrChange>
          </w:rPr>
          <w:delText xml:space="preserve">years, we can </w:delText>
        </w:r>
        <w:commentRangeStart w:id="18"/>
        <w:r w:rsidRPr="0020730B" w:rsidDel="00E27066">
          <w:rPr>
            <w:rFonts w:ascii="Arial" w:hAnsi="Arial" w:cs="Arial"/>
            <w:strike/>
            <w:sz w:val="22"/>
            <w:szCs w:val="22"/>
            <w:rPrChange w:id="19" w:author="Stenglein,Mark" w:date="2025-03-26T15:44:00Z" w16du:dateUtc="2025-03-26T21:44:00Z">
              <w:rPr>
                <w:rFonts w:ascii="Arial" w:hAnsi="Arial" w:cs="Arial"/>
                <w:sz w:val="22"/>
                <w:szCs w:val="22"/>
              </w:rPr>
            </w:rPrChange>
          </w:rPr>
          <w:delText>now begin to study the biology and evolution of these viruses</w:delText>
        </w:r>
        <w:commentRangeEnd w:id="18"/>
        <w:r w:rsidR="00ED3DC1" w:rsidRPr="0020730B" w:rsidDel="00E27066">
          <w:rPr>
            <w:rStyle w:val="CommentReference"/>
            <w:strike/>
            <w:rPrChange w:id="20" w:author="Stenglein,Mark" w:date="2025-03-26T15:44:00Z" w16du:dateUtc="2025-03-26T21:44:00Z">
              <w:rPr>
                <w:rStyle w:val="CommentReference"/>
              </w:rPr>
            </w:rPrChange>
          </w:rPr>
          <w:commentReference w:id="18"/>
        </w:r>
        <w:r w:rsidRPr="0020730B" w:rsidDel="00E27066">
          <w:rPr>
            <w:rFonts w:ascii="Arial" w:hAnsi="Arial" w:cs="Arial"/>
            <w:strike/>
            <w:sz w:val="22"/>
            <w:szCs w:val="22"/>
            <w:rPrChange w:id="21" w:author="Stenglein,Mark" w:date="2025-03-26T15:44:00Z" w16du:dateUtc="2025-03-26T21:44:00Z">
              <w:rPr>
                <w:rFonts w:ascii="Arial" w:hAnsi="Arial" w:cs="Arial"/>
                <w:sz w:val="22"/>
                <w:szCs w:val="22"/>
              </w:rPr>
            </w:rPrChange>
          </w:rPr>
          <w:delText>.</w:delText>
        </w:r>
        <w:r w:rsidDel="00E27066">
          <w:rPr>
            <w:rFonts w:ascii="Arial" w:hAnsi="Arial" w:cs="Arial"/>
            <w:sz w:val="22"/>
            <w:szCs w:val="22"/>
          </w:rPr>
          <w:delText xml:space="preserve"> </w:delText>
        </w:r>
      </w:del>
      <w:r w:rsidR="005D3563">
        <w:rPr>
          <w:rFonts w:ascii="Arial" w:hAnsi="Arial" w:cs="Arial"/>
          <w:sz w:val="22"/>
          <w:szCs w:val="22"/>
        </w:rPr>
        <w:t xml:space="preserve">Galbut virus is a remarkably successful virus of the model organism </w:t>
      </w:r>
      <w:r w:rsidR="005D3563" w:rsidRPr="005D3563">
        <w:rPr>
          <w:rFonts w:ascii="Arial" w:hAnsi="Arial" w:cs="Arial"/>
          <w:i/>
          <w:iCs/>
          <w:sz w:val="22"/>
          <w:szCs w:val="22"/>
          <w:rPrChange w:id="22" w:author="Stenglein,Mark" w:date="2025-03-26T15:42:00Z" w16du:dateUtc="2025-03-26T21:42:00Z">
            <w:rPr>
              <w:rFonts w:ascii="Arial" w:hAnsi="Arial" w:cs="Arial"/>
              <w:sz w:val="22"/>
              <w:szCs w:val="22"/>
            </w:rPr>
          </w:rPrChange>
        </w:rPr>
        <w:t>Drosophila melanogaster</w:t>
      </w:r>
      <w:r w:rsidR="005D3563">
        <w:rPr>
          <w:rFonts w:ascii="Arial" w:hAnsi="Arial" w:cs="Arial"/>
          <w:sz w:val="22"/>
          <w:szCs w:val="22"/>
        </w:rPr>
        <w:t xml:space="preserve">. </w:t>
      </w:r>
      <w:ins w:id="23" w:author="Stenglein,Mark" w:date="2025-03-26T15:43:00Z" w16du:dateUtc="2025-03-26T21:43:00Z">
        <w:r w:rsidR="005D3563">
          <w:rPr>
            <w:rFonts w:ascii="Arial" w:hAnsi="Arial" w:cs="Arial"/>
            <w:sz w:val="22"/>
            <w:szCs w:val="22"/>
          </w:rPr>
          <w:t>T</w:t>
        </w:r>
      </w:ins>
      <w:r>
        <w:rPr>
          <w:rFonts w:ascii="Arial" w:hAnsi="Arial" w:cs="Arial"/>
          <w:sz w:val="22"/>
          <w:szCs w:val="22"/>
        </w:rPr>
        <w:t xml:space="preserve">o better understand </w:t>
      </w:r>
      <w:r w:rsidR="007C3864">
        <w:rPr>
          <w:rFonts w:ascii="Arial" w:hAnsi="Arial" w:cs="Arial"/>
          <w:sz w:val="22"/>
          <w:szCs w:val="22"/>
        </w:rPr>
        <w:t xml:space="preserve">the diversity and evolution </w:t>
      </w:r>
      <w:r w:rsidR="0020730B">
        <w:rPr>
          <w:rFonts w:ascii="Arial" w:hAnsi="Arial" w:cs="Arial"/>
          <w:sz w:val="22"/>
          <w:szCs w:val="22"/>
        </w:rPr>
        <w:t xml:space="preserve">of this </w:t>
      </w:r>
      <w:r w:rsidR="007C3864">
        <w:rPr>
          <w:rFonts w:ascii="Arial" w:hAnsi="Arial" w:cs="Arial"/>
          <w:sz w:val="22"/>
          <w:szCs w:val="22"/>
        </w:rPr>
        <w:t>virus</w:t>
      </w:r>
      <w:r w:rsidR="0020730B">
        <w:rPr>
          <w:rFonts w:ascii="Arial" w:hAnsi="Arial" w:cs="Arial"/>
          <w:sz w:val="22"/>
          <w:szCs w:val="22"/>
        </w:rPr>
        <w:t>, we</w:t>
      </w:r>
      <w:r w:rsidR="004020DD">
        <w:rPr>
          <w:rFonts w:ascii="Arial" w:hAnsi="Arial" w:cs="Arial"/>
          <w:sz w:val="22"/>
          <w:szCs w:val="22"/>
        </w:rPr>
        <w:t xml:space="preserve"> </w:t>
      </w:r>
      <w:r w:rsidR="007C3864">
        <w:rPr>
          <w:rFonts w:ascii="Arial" w:hAnsi="Arial" w:cs="Arial"/>
          <w:sz w:val="22"/>
          <w:szCs w:val="22"/>
        </w:rPr>
        <w:t>screen</w:t>
      </w:r>
      <w:r w:rsidR="0020730B">
        <w:rPr>
          <w:rFonts w:ascii="Arial" w:hAnsi="Arial" w:cs="Arial"/>
          <w:sz w:val="22"/>
          <w:szCs w:val="22"/>
        </w:rPr>
        <w:t>ed</w:t>
      </w:r>
      <w:ins w:id="24" w:author="Keene-Snickers,Lexi" w:date="2025-03-13T13:04:00Z" w16du:dateUtc="2025-03-13T19:04:00Z">
        <w:r w:rsidR="00FC2AE1">
          <w:rPr>
            <w:rFonts w:ascii="Arial" w:hAnsi="Arial" w:cs="Arial"/>
            <w:sz w:val="22"/>
            <w:szCs w:val="22"/>
          </w:rPr>
          <w:t xml:space="preserve"> 974</w:t>
        </w:r>
      </w:ins>
      <w:del w:id="25" w:author="Keene-Snickers,Lexi" w:date="2025-03-13T13:04:00Z" w16du:dateUtc="2025-03-13T19:04:00Z">
        <w:r w:rsidR="007C3864" w:rsidDel="00FC2AE1">
          <w:rPr>
            <w:rFonts w:ascii="Arial" w:hAnsi="Arial" w:cs="Arial"/>
            <w:sz w:val="22"/>
            <w:szCs w:val="22"/>
          </w:rPr>
          <w:delText xml:space="preserve"> 1,000</w:delText>
        </w:r>
      </w:del>
      <w:r w:rsidR="007C3864">
        <w:rPr>
          <w:rFonts w:ascii="Arial" w:hAnsi="Arial" w:cs="Arial"/>
          <w:sz w:val="22"/>
          <w:szCs w:val="22"/>
        </w:rPr>
        <w:t xml:space="preserve"> </w:t>
      </w:r>
      <w:r w:rsidR="004020DD">
        <w:rPr>
          <w:rFonts w:ascii="Arial" w:hAnsi="Arial" w:cs="Arial"/>
          <w:sz w:val="22"/>
          <w:szCs w:val="22"/>
        </w:rPr>
        <w:t xml:space="preserve">flies </w:t>
      </w:r>
      <w:del w:id="26" w:author="Stenglein,Mark" w:date="2025-03-26T15:44:00Z" w16du:dateUtc="2025-03-26T21:44:00Z">
        <w:r w:rsidR="007C3864" w:rsidDel="0020730B">
          <w:rPr>
            <w:rFonts w:ascii="Arial" w:hAnsi="Arial" w:cs="Arial"/>
            <w:sz w:val="22"/>
            <w:szCs w:val="22"/>
          </w:rPr>
          <w:delText xml:space="preserve">specimens </w:delText>
        </w:r>
      </w:del>
      <w:r w:rsidR="007C3864">
        <w:rPr>
          <w:rFonts w:ascii="Arial" w:hAnsi="Arial" w:cs="Arial"/>
          <w:sz w:val="22"/>
          <w:szCs w:val="22"/>
        </w:rPr>
        <w:t xml:space="preserve">collected </w:t>
      </w:r>
      <w:r w:rsidR="0041633A">
        <w:rPr>
          <w:rFonts w:ascii="Arial" w:hAnsi="Arial" w:cs="Arial"/>
          <w:sz w:val="22"/>
          <w:szCs w:val="22"/>
        </w:rPr>
        <w:t>from</w:t>
      </w:r>
      <w:r w:rsidR="007C3864">
        <w:rPr>
          <w:rFonts w:ascii="Arial" w:hAnsi="Arial" w:cs="Arial"/>
          <w:sz w:val="22"/>
          <w:szCs w:val="22"/>
        </w:rPr>
        <w:t xml:space="preserve"> </w:t>
      </w:r>
      <w:r w:rsidR="0028184E">
        <w:rPr>
          <w:rFonts w:ascii="Arial" w:hAnsi="Arial" w:cs="Arial"/>
          <w:sz w:val="22"/>
          <w:szCs w:val="22"/>
        </w:rPr>
        <w:t xml:space="preserve">13 </w:t>
      </w:r>
      <w:r w:rsidR="007C3864">
        <w:rPr>
          <w:rFonts w:ascii="Arial" w:hAnsi="Arial" w:cs="Arial"/>
          <w:sz w:val="22"/>
          <w:szCs w:val="22"/>
        </w:rPr>
        <w:t xml:space="preserve">locations </w:t>
      </w:r>
      <w:r w:rsidR="0020730B">
        <w:rPr>
          <w:rFonts w:ascii="Arial" w:hAnsi="Arial" w:cs="Arial"/>
          <w:sz w:val="22"/>
          <w:szCs w:val="22"/>
        </w:rPr>
        <w:t>across the USA</w:t>
      </w:r>
      <w:r w:rsidR="007C3864">
        <w:rPr>
          <w:rFonts w:ascii="Arial" w:hAnsi="Arial" w:cs="Arial"/>
          <w:sz w:val="22"/>
          <w:szCs w:val="22"/>
        </w:rPr>
        <w:t>.</w:t>
      </w:r>
      <w:r w:rsidR="00B97576">
        <w:rPr>
          <w:rFonts w:ascii="Arial" w:hAnsi="Arial" w:cs="Arial"/>
          <w:sz w:val="22"/>
          <w:szCs w:val="22"/>
        </w:rPr>
        <w:t xml:space="preserve"> </w:t>
      </w:r>
      <w:ins w:id="27" w:author="Keene-Snickers,Lexi" w:date="2025-04-02T10:22:00Z" w16du:dateUtc="2025-04-02T16:22:00Z">
        <w:r w:rsidR="00E27066">
          <w:rPr>
            <w:rFonts w:ascii="Arial" w:hAnsi="Arial" w:cs="Arial"/>
            <w:sz w:val="22"/>
            <w:szCs w:val="22"/>
          </w:rPr>
          <w:t>Seventy-five percent</w:t>
        </w:r>
      </w:ins>
      <w:commentRangeStart w:id="28"/>
      <w:del w:id="29" w:author="Keene-Snickers,Lexi" w:date="2025-04-02T10:22:00Z" w16du:dateUtc="2025-04-02T16:22:00Z">
        <w:r w:rsidR="007C3864" w:rsidDel="00E27066">
          <w:rPr>
            <w:rFonts w:ascii="Arial" w:hAnsi="Arial" w:cs="Arial"/>
            <w:sz w:val="22"/>
            <w:szCs w:val="22"/>
          </w:rPr>
          <w:delText>67</w:delText>
        </w:r>
        <w:commentRangeEnd w:id="28"/>
        <w:r w:rsidR="0020730B" w:rsidDel="00E27066">
          <w:rPr>
            <w:rStyle w:val="CommentReference"/>
          </w:rPr>
          <w:commentReference w:id="28"/>
        </w:r>
        <w:r w:rsidR="007C3864" w:rsidDel="00E27066">
          <w:rPr>
            <w:rFonts w:ascii="Arial" w:hAnsi="Arial" w:cs="Arial"/>
            <w:sz w:val="22"/>
            <w:szCs w:val="22"/>
          </w:rPr>
          <w:delText>%</w:delText>
        </w:r>
      </w:del>
      <w:r w:rsidR="007C3864">
        <w:rPr>
          <w:rFonts w:ascii="Arial" w:hAnsi="Arial" w:cs="Arial"/>
          <w:sz w:val="22"/>
          <w:szCs w:val="22"/>
        </w:rPr>
        <w:t xml:space="preserve"> of </w:t>
      </w:r>
      <w:del w:id="30" w:author="Keene-Snickers,Lexi" w:date="2025-04-02T09:11:00Z" w16du:dateUtc="2025-04-02T15:11:00Z">
        <w:r w:rsidR="0020730B" w:rsidRPr="0020730B" w:rsidDel="00E27066">
          <w:rPr>
            <w:rFonts w:ascii="Arial" w:hAnsi="Arial" w:cs="Arial"/>
            <w:i/>
            <w:iCs/>
            <w:sz w:val="22"/>
            <w:szCs w:val="22"/>
            <w:rPrChange w:id="31" w:author="Stenglein,Mark" w:date="2025-03-26T15:45:00Z" w16du:dateUtc="2025-03-26T21:45:00Z">
              <w:rPr>
                <w:rFonts w:ascii="Arial" w:hAnsi="Arial" w:cs="Arial"/>
                <w:sz w:val="22"/>
                <w:szCs w:val="22"/>
              </w:rPr>
            </w:rPrChange>
          </w:rPr>
          <w:delText>D. melanogaster</w:delText>
        </w:r>
        <w:r w:rsidR="0020730B" w:rsidDel="00E27066">
          <w:rPr>
            <w:rFonts w:ascii="Arial" w:hAnsi="Arial" w:cs="Arial"/>
            <w:sz w:val="22"/>
            <w:szCs w:val="22"/>
          </w:rPr>
          <w:delText xml:space="preserve"> </w:delText>
        </w:r>
      </w:del>
      <w:r w:rsidR="007C3864">
        <w:rPr>
          <w:rFonts w:ascii="Arial" w:hAnsi="Arial" w:cs="Arial"/>
          <w:sz w:val="22"/>
          <w:szCs w:val="22"/>
        </w:rPr>
        <w:t xml:space="preserve">flies </w:t>
      </w:r>
      <w:r w:rsidR="0041633A">
        <w:rPr>
          <w:rFonts w:ascii="Arial" w:hAnsi="Arial" w:cs="Arial"/>
          <w:sz w:val="22"/>
          <w:szCs w:val="22"/>
        </w:rPr>
        <w:t>tested</w:t>
      </w:r>
      <w:r w:rsidR="007C3864">
        <w:rPr>
          <w:rFonts w:ascii="Arial" w:hAnsi="Arial" w:cs="Arial"/>
          <w:sz w:val="22"/>
          <w:szCs w:val="22"/>
        </w:rPr>
        <w:t xml:space="preserve"> positive for galbut virus. We selected 1</w:t>
      </w:r>
      <w:r w:rsidR="002F12DD">
        <w:rPr>
          <w:rFonts w:ascii="Arial" w:hAnsi="Arial" w:cs="Arial"/>
          <w:sz w:val="22"/>
          <w:szCs w:val="22"/>
        </w:rPr>
        <w:t>55</w:t>
      </w:r>
      <w:r w:rsidR="007C3864">
        <w:rPr>
          <w:rFonts w:ascii="Arial" w:hAnsi="Arial" w:cs="Arial"/>
          <w:sz w:val="22"/>
          <w:szCs w:val="22"/>
        </w:rPr>
        <w:t xml:space="preserve"> </w:t>
      </w:r>
      <w:r w:rsidR="00E76CDD">
        <w:rPr>
          <w:rFonts w:ascii="Arial" w:hAnsi="Arial" w:cs="Arial"/>
          <w:sz w:val="22"/>
          <w:szCs w:val="22"/>
        </w:rPr>
        <w:t xml:space="preserve">flies </w:t>
      </w:r>
      <w:r w:rsidR="007C3864">
        <w:rPr>
          <w:rFonts w:ascii="Arial" w:hAnsi="Arial" w:cs="Arial"/>
          <w:sz w:val="22"/>
          <w:szCs w:val="22"/>
        </w:rPr>
        <w:t xml:space="preserve">for </w:t>
      </w:r>
      <w:r w:rsidR="0020730B">
        <w:rPr>
          <w:rFonts w:ascii="Arial" w:hAnsi="Arial" w:cs="Arial"/>
          <w:sz w:val="22"/>
          <w:szCs w:val="22"/>
        </w:rPr>
        <w:t xml:space="preserve">RNA </w:t>
      </w:r>
      <w:r w:rsidR="007C3864">
        <w:rPr>
          <w:rFonts w:ascii="Arial" w:hAnsi="Arial" w:cs="Arial"/>
          <w:sz w:val="22"/>
          <w:szCs w:val="22"/>
        </w:rPr>
        <w:t>sequencing to recover galbut virus sequences</w:t>
      </w:r>
      <w:r w:rsidR="0041633A">
        <w:rPr>
          <w:rFonts w:ascii="Arial" w:hAnsi="Arial" w:cs="Arial"/>
          <w:sz w:val="22"/>
          <w:szCs w:val="22"/>
        </w:rPr>
        <w:t xml:space="preserve">. This </w:t>
      </w:r>
      <w:del w:id="32" w:author="Stenglein,Mark" w:date="2025-03-26T15:45:00Z" w16du:dateUtc="2025-03-26T21:45:00Z">
        <w:r w:rsidR="0041633A" w:rsidDel="0020730B">
          <w:rPr>
            <w:rFonts w:ascii="Arial" w:hAnsi="Arial" w:cs="Arial"/>
            <w:sz w:val="22"/>
            <w:szCs w:val="22"/>
          </w:rPr>
          <w:delText>effort</w:delText>
        </w:r>
        <w:r w:rsidR="007C3864" w:rsidDel="0020730B">
          <w:rPr>
            <w:rFonts w:ascii="Arial" w:hAnsi="Arial" w:cs="Arial"/>
            <w:sz w:val="22"/>
            <w:szCs w:val="22"/>
          </w:rPr>
          <w:delText xml:space="preserve"> </w:delText>
        </w:r>
      </w:del>
      <w:r w:rsidR="007C3864">
        <w:rPr>
          <w:rFonts w:ascii="Arial" w:hAnsi="Arial" w:cs="Arial"/>
          <w:sz w:val="22"/>
          <w:szCs w:val="22"/>
        </w:rPr>
        <w:t>yielded 37</w:t>
      </w:r>
      <w:ins w:id="33" w:author="Keene-Snickers,Lexi" w:date="2025-03-13T13:08:00Z" w16du:dateUtc="2025-03-13T19:08:00Z">
        <w:r w:rsidR="00FC2AE1">
          <w:rPr>
            <w:rFonts w:ascii="Arial" w:hAnsi="Arial" w:cs="Arial"/>
            <w:sz w:val="22"/>
            <w:szCs w:val="22"/>
          </w:rPr>
          <w:t>3</w:t>
        </w:r>
      </w:ins>
      <w:del w:id="34" w:author="Keene-Snickers,Lexi" w:date="2025-03-13T13:08:00Z" w16du:dateUtc="2025-03-13T19:08:00Z">
        <w:r w:rsidR="007C3864" w:rsidDel="00FC2AE1">
          <w:rPr>
            <w:rFonts w:ascii="Arial" w:hAnsi="Arial" w:cs="Arial"/>
            <w:sz w:val="22"/>
            <w:szCs w:val="22"/>
          </w:rPr>
          <w:delText>4</w:delText>
        </w:r>
      </w:del>
      <w:r w:rsidR="007C3864">
        <w:rPr>
          <w:rFonts w:ascii="Arial" w:hAnsi="Arial" w:cs="Arial"/>
          <w:sz w:val="22"/>
          <w:szCs w:val="22"/>
        </w:rPr>
        <w:t xml:space="preserve"> coding-complete or near complete galbut virus segment sequences. </w:t>
      </w:r>
      <w:r w:rsidR="0020730B">
        <w:rPr>
          <w:rFonts w:ascii="Arial" w:hAnsi="Arial" w:cs="Arial"/>
          <w:sz w:val="22"/>
          <w:szCs w:val="22"/>
        </w:rPr>
        <w:t xml:space="preserve">Galbut virus sequences clustered into </w:t>
      </w:r>
      <w:ins w:id="35" w:author="Keene-Snickers,Lexi" w:date="2025-04-02T09:03:00Z" w16du:dateUtc="2025-04-02T15:03:00Z">
        <w:r w:rsidR="00E27066">
          <w:rPr>
            <w:rFonts w:ascii="Arial" w:hAnsi="Arial" w:cs="Arial"/>
            <w:sz w:val="22"/>
            <w:szCs w:val="22"/>
          </w:rPr>
          <w:t>three</w:t>
        </w:r>
      </w:ins>
      <w:del w:id="36" w:author="Keene-Snickers,Lexi" w:date="2025-04-02T09:03:00Z" w16du:dateUtc="2025-04-02T15:03:00Z">
        <w:r w:rsidR="0020730B" w:rsidDel="00E27066">
          <w:rPr>
            <w:rFonts w:ascii="Arial" w:hAnsi="Arial" w:cs="Arial"/>
            <w:sz w:val="22"/>
            <w:szCs w:val="22"/>
          </w:rPr>
          <w:delText>3</w:delText>
        </w:r>
      </w:del>
      <w:r w:rsidR="0020730B">
        <w:rPr>
          <w:rFonts w:ascii="Arial" w:hAnsi="Arial" w:cs="Arial"/>
          <w:sz w:val="22"/>
          <w:szCs w:val="22"/>
        </w:rPr>
        <w:t xml:space="preserve"> major clades. Two clades</w:t>
      </w:r>
      <w:ins w:id="37" w:author="Keene-Snickers,Lexi" w:date="2025-04-02T09:06:00Z" w16du:dateUtc="2025-04-02T15:06:00Z">
        <w:r w:rsidR="00E27066">
          <w:rPr>
            <w:rFonts w:ascii="Arial" w:hAnsi="Arial" w:cs="Arial"/>
            <w:sz w:val="22"/>
            <w:szCs w:val="22"/>
          </w:rPr>
          <w:t>, termed cl</w:t>
        </w:r>
      </w:ins>
      <w:ins w:id="38" w:author="Keene-Snickers,Lexi" w:date="2025-04-02T09:07:00Z" w16du:dateUtc="2025-04-02T15:07:00Z">
        <w:r w:rsidR="00E27066">
          <w:rPr>
            <w:rFonts w:ascii="Arial" w:hAnsi="Arial" w:cs="Arial"/>
            <w:sz w:val="22"/>
            <w:szCs w:val="22"/>
          </w:rPr>
          <w:t xml:space="preserve">ade A and B, </w:t>
        </w:r>
      </w:ins>
      <w:del w:id="39" w:author="Keene-Snickers,Lexi" w:date="2025-04-02T09:06:00Z" w16du:dateUtc="2025-04-02T15:06:00Z">
        <w:r w:rsidR="0020730B" w:rsidDel="00E27066">
          <w:rPr>
            <w:rFonts w:ascii="Arial" w:hAnsi="Arial" w:cs="Arial"/>
            <w:sz w:val="22"/>
            <w:szCs w:val="22"/>
          </w:rPr>
          <w:delText xml:space="preserve"> </w:delText>
        </w:r>
      </w:del>
      <w:r w:rsidR="0020730B">
        <w:rPr>
          <w:rFonts w:ascii="Arial" w:hAnsi="Arial" w:cs="Arial"/>
          <w:sz w:val="22"/>
          <w:szCs w:val="22"/>
        </w:rPr>
        <w:t xml:space="preserve">contained </w:t>
      </w:r>
      <w:r w:rsidR="0020730B" w:rsidRPr="0020730B">
        <w:rPr>
          <w:rFonts w:ascii="Arial" w:hAnsi="Arial" w:cs="Arial"/>
          <w:i/>
          <w:iCs/>
          <w:sz w:val="22"/>
          <w:szCs w:val="22"/>
          <w:rPrChange w:id="40" w:author="Stenglein,Mark" w:date="2025-03-26T15:46:00Z" w16du:dateUtc="2025-03-26T21:46:00Z">
            <w:rPr>
              <w:rFonts w:ascii="Arial" w:hAnsi="Arial" w:cs="Arial"/>
              <w:sz w:val="22"/>
              <w:szCs w:val="22"/>
            </w:rPr>
          </w:rPrChange>
        </w:rPr>
        <w:t>D. melanogaster</w:t>
      </w:r>
      <w:r w:rsidR="0020730B">
        <w:rPr>
          <w:rFonts w:ascii="Arial" w:hAnsi="Arial" w:cs="Arial"/>
          <w:sz w:val="22"/>
          <w:szCs w:val="22"/>
        </w:rPr>
        <w:t xml:space="preserve">-infecting viruses and the third corresponded to </w:t>
      </w:r>
      <w:r w:rsidR="0020730B" w:rsidRPr="0020730B">
        <w:rPr>
          <w:rFonts w:ascii="Arial" w:hAnsi="Arial" w:cs="Arial"/>
          <w:i/>
          <w:iCs/>
          <w:sz w:val="22"/>
          <w:szCs w:val="22"/>
          <w:rPrChange w:id="41" w:author="Stenglein,Mark" w:date="2025-03-26T15:47:00Z" w16du:dateUtc="2025-03-26T21:47:00Z">
            <w:rPr>
              <w:rFonts w:ascii="Arial" w:hAnsi="Arial" w:cs="Arial"/>
              <w:sz w:val="22"/>
              <w:szCs w:val="22"/>
            </w:rPr>
          </w:rPrChange>
        </w:rPr>
        <w:t>D. simulans</w:t>
      </w:r>
      <w:r w:rsidR="0020730B">
        <w:rPr>
          <w:rFonts w:ascii="Arial" w:hAnsi="Arial" w:cs="Arial"/>
          <w:sz w:val="22"/>
          <w:szCs w:val="22"/>
        </w:rPr>
        <w:t>-</w:t>
      </w:r>
      <w:ins w:id="42" w:author="Keene-Snickers,Lexi" w:date="2025-04-02T09:09:00Z" w16du:dateUtc="2025-04-02T15:09:00Z">
        <w:r w:rsidR="00E27066">
          <w:rPr>
            <w:rFonts w:ascii="Arial" w:hAnsi="Arial" w:cs="Arial"/>
            <w:sz w:val="22"/>
            <w:szCs w:val="22"/>
          </w:rPr>
          <w:t>infecting</w:t>
        </w:r>
      </w:ins>
      <w:del w:id="43" w:author="Keene-Snickers,Lexi" w:date="2025-04-02T09:09:00Z" w16du:dateUtc="2025-04-02T15:09:00Z">
        <w:r w:rsidR="0020730B" w:rsidDel="00E27066">
          <w:rPr>
            <w:rFonts w:ascii="Arial" w:hAnsi="Arial" w:cs="Arial"/>
            <w:sz w:val="22"/>
            <w:szCs w:val="22"/>
          </w:rPr>
          <w:delText>derived</w:delText>
        </w:r>
      </w:del>
      <w:r w:rsidR="0020730B">
        <w:rPr>
          <w:rFonts w:ascii="Arial" w:hAnsi="Arial" w:cs="Arial"/>
          <w:sz w:val="22"/>
          <w:szCs w:val="22"/>
        </w:rPr>
        <w:t xml:space="preserve"> virus</w:t>
      </w:r>
      <w:del w:id="44" w:author="Keene-Snickers,Lexi" w:date="2025-04-02T09:15:00Z" w16du:dateUtc="2025-04-02T15:15:00Z">
        <w:r w:rsidR="0020730B" w:rsidDel="00E27066">
          <w:rPr>
            <w:rFonts w:ascii="Arial" w:hAnsi="Arial" w:cs="Arial"/>
            <w:sz w:val="22"/>
            <w:szCs w:val="22"/>
          </w:rPr>
          <w:delText xml:space="preserve"> sequenc</w:delText>
        </w:r>
      </w:del>
      <w:r w:rsidR="0020730B">
        <w:rPr>
          <w:rFonts w:ascii="Arial" w:hAnsi="Arial" w:cs="Arial"/>
          <w:sz w:val="22"/>
          <w:szCs w:val="22"/>
        </w:rPr>
        <w:t>es</w:t>
      </w:r>
      <w:r w:rsidR="0041633A">
        <w:rPr>
          <w:rFonts w:ascii="Arial" w:hAnsi="Arial" w:cs="Arial"/>
          <w:sz w:val="22"/>
          <w:szCs w:val="22"/>
        </w:rPr>
        <w:t xml:space="preserve">. </w:t>
      </w:r>
      <w:del w:id="45" w:author="Stenglein,Mark" w:date="2025-03-26T15:47:00Z" w16du:dateUtc="2025-03-26T21:47:00Z">
        <w:r w:rsidR="0041633A" w:rsidDel="0020730B">
          <w:rPr>
            <w:rFonts w:ascii="Arial" w:hAnsi="Arial" w:cs="Arial"/>
            <w:sz w:val="22"/>
            <w:szCs w:val="22"/>
          </w:rPr>
          <w:delText>Overall, g</w:delText>
        </w:r>
      </w:del>
      <w:ins w:id="46" w:author="Stenglein,Mark" w:date="2025-03-26T15:47:00Z" w16du:dateUtc="2025-03-26T21:47:00Z">
        <w:r w:rsidR="0020730B">
          <w:rPr>
            <w:rFonts w:ascii="Arial" w:hAnsi="Arial" w:cs="Arial"/>
            <w:sz w:val="22"/>
            <w:szCs w:val="22"/>
          </w:rPr>
          <w:t>G</w:t>
        </w:r>
      </w:ins>
      <w:r w:rsidR="0041633A">
        <w:rPr>
          <w:rFonts w:ascii="Arial" w:hAnsi="Arial" w:cs="Arial"/>
          <w:sz w:val="22"/>
          <w:szCs w:val="22"/>
        </w:rPr>
        <w:t xml:space="preserve">albut virus diversity within clades was low but </w:t>
      </w:r>
      <w:r w:rsidR="0020730B">
        <w:rPr>
          <w:rFonts w:ascii="Arial" w:hAnsi="Arial" w:cs="Arial"/>
          <w:sz w:val="22"/>
          <w:szCs w:val="22"/>
        </w:rPr>
        <w:t xml:space="preserve">higher </w:t>
      </w:r>
      <w:r w:rsidR="0041633A">
        <w:rPr>
          <w:rFonts w:ascii="Arial" w:hAnsi="Arial" w:cs="Arial"/>
          <w:sz w:val="22"/>
          <w:szCs w:val="22"/>
        </w:rPr>
        <w:t>between clades</w:t>
      </w:r>
      <w:del w:id="47" w:author="Keene-Snickers,Lexi" w:date="2025-03-13T13:09:00Z" w16du:dateUtc="2025-03-13T19:09:00Z">
        <w:r w:rsidR="0041633A" w:rsidDel="00FC2AE1">
          <w:rPr>
            <w:rFonts w:ascii="Arial" w:hAnsi="Arial" w:cs="Arial"/>
            <w:sz w:val="22"/>
            <w:szCs w:val="22"/>
          </w:rPr>
          <w:delText xml:space="preserve"> it</w:delText>
        </w:r>
      </w:del>
      <w:r w:rsidR="0020730B">
        <w:rPr>
          <w:rFonts w:ascii="Arial" w:hAnsi="Arial" w:cs="Arial"/>
          <w:sz w:val="22"/>
          <w:szCs w:val="22"/>
        </w:rPr>
        <w:t xml:space="preserve">, </w:t>
      </w:r>
      <w:r w:rsidR="002F12DD">
        <w:rPr>
          <w:rFonts w:ascii="Arial" w:hAnsi="Arial" w:cs="Arial"/>
          <w:sz w:val="22"/>
          <w:szCs w:val="22"/>
        </w:rPr>
        <w:t xml:space="preserve">with </w:t>
      </w:r>
      <w:del w:id="48" w:author="Stenglein,Mark" w:date="2025-03-26T15:47:00Z" w16du:dateUtc="2025-03-26T21:47:00Z">
        <w:r w:rsidR="002F12DD" w:rsidDel="0020730B">
          <w:rPr>
            <w:rFonts w:ascii="Arial" w:hAnsi="Arial" w:cs="Arial"/>
            <w:sz w:val="22"/>
            <w:szCs w:val="22"/>
          </w:rPr>
          <w:delText xml:space="preserve">differences in </w:delText>
        </w:r>
      </w:del>
      <w:r w:rsidR="002F12DD">
        <w:rPr>
          <w:rFonts w:ascii="Arial" w:hAnsi="Arial" w:cs="Arial"/>
          <w:sz w:val="22"/>
          <w:szCs w:val="22"/>
        </w:rPr>
        <w:t>pairwise identit</w:t>
      </w:r>
      <w:r w:rsidR="0020730B">
        <w:rPr>
          <w:rFonts w:ascii="Arial" w:hAnsi="Arial" w:cs="Arial"/>
          <w:sz w:val="22"/>
          <w:szCs w:val="22"/>
        </w:rPr>
        <w:t>ies</w:t>
      </w:r>
      <w:r w:rsidR="002F12DD">
        <w:rPr>
          <w:rFonts w:ascii="Arial" w:hAnsi="Arial" w:cs="Arial"/>
          <w:sz w:val="22"/>
          <w:szCs w:val="22"/>
        </w:rPr>
        <w:t xml:space="preserve"> between clades approaching 75%</w:t>
      </w:r>
      <w:r w:rsidR="0041633A">
        <w:rPr>
          <w:rFonts w:ascii="Arial" w:hAnsi="Arial" w:cs="Arial"/>
          <w:sz w:val="22"/>
          <w:szCs w:val="22"/>
        </w:rPr>
        <w:t xml:space="preserve">. </w:t>
      </w:r>
      <w:r w:rsidR="0020730B">
        <w:rPr>
          <w:rFonts w:ascii="Arial" w:hAnsi="Arial" w:cs="Arial"/>
          <w:sz w:val="22"/>
          <w:szCs w:val="22"/>
        </w:rPr>
        <w:t xml:space="preserve">A third </w:t>
      </w:r>
      <w:r w:rsidR="0041633A">
        <w:rPr>
          <w:rFonts w:ascii="Arial" w:hAnsi="Arial" w:cs="Arial"/>
          <w:sz w:val="22"/>
          <w:szCs w:val="22"/>
        </w:rPr>
        <w:t xml:space="preserve">of </w:t>
      </w:r>
      <w:del w:id="49" w:author="Stenglein,Mark" w:date="2025-03-26T15:48:00Z" w16du:dateUtc="2025-03-26T21:48:00Z">
        <w:r w:rsidR="0041633A" w:rsidDel="0020730B">
          <w:rPr>
            <w:rFonts w:ascii="Arial" w:hAnsi="Arial" w:cs="Arial"/>
            <w:sz w:val="22"/>
            <w:szCs w:val="22"/>
          </w:rPr>
          <w:delText xml:space="preserve">our </w:delText>
        </w:r>
      </w:del>
      <w:r w:rsidR="0041633A">
        <w:rPr>
          <w:rFonts w:ascii="Arial" w:hAnsi="Arial" w:cs="Arial"/>
          <w:sz w:val="22"/>
          <w:szCs w:val="22"/>
        </w:rPr>
        <w:t xml:space="preserve">samples </w:t>
      </w:r>
      <w:r w:rsidR="0020730B">
        <w:rPr>
          <w:rFonts w:ascii="Arial" w:hAnsi="Arial" w:cs="Arial"/>
          <w:sz w:val="22"/>
          <w:szCs w:val="22"/>
        </w:rPr>
        <w:t xml:space="preserve">exhibited </w:t>
      </w:r>
      <w:r w:rsidR="0041633A">
        <w:rPr>
          <w:rFonts w:ascii="Arial" w:hAnsi="Arial" w:cs="Arial"/>
          <w:sz w:val="22"/>
          <w:szCs w:val="22"/>
        </w:rPr>
        <w:t>evidence of coinfection</w:t>
      </w:r>
      <w:ins w:id="50" w:author="Stenglein,Mark" w:date="2025-03-26T15:48:00Z" w16du:dateUtc="2025-03-26T21:48:00Z">
        <w:r w:rsidR="0020730B">
          <w:rPr>
            <w:rFonts w:ascii="Arial" w:hAnsi="Arial" w:cs="Arial"/>
            <w:sz w:val="22"/>
            <w:szCs w:val="22"/>
          </w:rPr>
          <w:t xml:space="preserve"> </w:t>
        </w:r>
      </w:ins>
      <w:del w:id="51" w:author="Stenglein,Mark" w:date="2025-03-26T15:48:00Z" w16du:dateUtc="2025-03-26T21:48:00Z">
        <w:r w:rsidR="0041633A" w:rsidDel="0020730B">
          <w:rPr>
            <w:rFonts w:ascii="Arial" w:hAnsi="Arial" w:cs="Arial"/>
            <w:sz w:val="22"/>
            <w:szCs w:val="22"/>
          </w:rPr>
          <w:delText xml:space="preserve"> of </w:delText>
        </w:r>
      </w:del>
      <w:r w:rsidR="0020730B">
        <w:rPr>
          <w:rFonts w:ascii="Arial" w:hAnsi="Arial" w:cs="Arial"/>
          <w:sz w:val="22"/>
          <w:szCs w:val="22"/>
        </w:rPr>
        <w:t xml:space="preserve">by </w:t>
      </w:r>
      <w:r w:rsidR="0041633A">
        <w:rPr>
          <w:rFonts w:ascii="Arial" w:hAnsi="Arial" w:cs="Arial"/>
          <w:sz w:val="22"/>
          <w:szCs w:val="22"/>
        </w:rPr>
        <w:t xml:space="preserve">at least one galbut virus segment and coinfections </w:t>
      </w:r>
      <w:r w:rsidR="0020730B">
        <w:rPr>
          <w:rFonts w:ascii="Arial" w:hAnsi="Arial" w:cs="Arial"/>
          <w:sz w:val="22"/>
          <w:szCs w:val="22"/>
        </w:rPr>
        <w:t>did not require complete sets of all three galbut virus segments</w:t>
      </w:r>
      <w:r w:rsidR="0041633A">
        <w:rPr>
          <w:rFonts w:ascii="Arial" w:hAnsi="Arial" w:cs="Arial"/>
          <w:sz w:val="22"/>
          <w:szCs w:val="22"/>
        </w:rPr>
        <w:t xml:space="preserve">. </w:t>
      </w:r>
      <w:ins w:id="52" w:author="Keene-Snickers,Lexi" w:date="2025-04-02T09:07:00Z" w16du:dateUtc="2025-04-02T15:07:00Z">
        <w:r w:rsidR="00E27066" w:rsidRPr="00E27066">
          <w:rPr>
            <w:rFonts w:ascii="Arial" w:hAnsi="Arial" w:cs="Arial"/>
            <w:i/>
            <w:iCs/>
            <w:sz w:val="22"/>
            <w:szCs w:val="22"/>
            <w:rPrChange w:id="53" w:author="Keene-Snickers,Lexi" w:date="2025-04-02T09:08:00Z" w16du:dateUtc="2025-04-02T15:08:00Z">
              <w:rPr>
                <w:rFonts w:ascii="Arial" w:hAnsi="Arial" w:cs="Arial"/>
                <w:sz w:val="22"/>
                <w:szCs w:val="22"/>
              </w:rPr>
            </w:rPrChange>
          </w:rPr>
          <w:t>D. melanogaster</w:t>
        </w:r>
        <w:r w:rsidR="00E27066">
          <w:rPr>
            <w:rFonts w:ascii="Arial" w:hAnsi="Arial" w:cs="Arial"/>
            <w:sz w:val="22"/>
            <w:szCs w:val="22"/>
          </w:rPr>
          <w:t xml:space="preserve"> clade A viruses</w:t>
        </w:r>
      </w:ins>
      <w:ins w:id="54" w:author="Keene-Snickers,Lexi" w:date="2025-04-02T09:17:00Z" w16du:dateUtc="2025-04-02T15:17:00Z">
        <w:r w:rsidR="00E27066">
          <w:rPr>
            <w:rFonts w:ascii="Arial" w:hAnsi="Arial" w:cs="Arial"/>
            <w:sz w:val="22"/>
            <w:szCs w:val="22"/>
          </w:rPr>
          <w:t xml:space="preserve"> showed a bimodal distribution of infection levels while clade B virus</w:t>
        </w:r>
      </w:ins>
      <w:ins w:id="55" w:author="Keene-Snickers,Lexi" w:date="2025-04-02T09:18:00Z" w16du:dateUtc="2025-04-02T15:18:00Z">
        <w:r w:rsidR="00E27066">
          <w:rPr>
            <w:rFonts w:ascii="Arial" w:hAnsi="Arial" w:cs="Arial"/>
            <w:sz w:val="22"/>
            <w:szCs w:val="22"/>
          </w:rPr>
          <w:t>es similar infection levels in all samples.</w:t>
        </w:r>
      </w:ins>
      <w:ins w:id="56" w:author="Keene-Snickers,Lexi" w:date="2025-04-02T09:07:00Z" w16du:dateUtc="2025-04-02T15:07:00Z">
        <w:r w:rsidR="00E27066">
          <w:rPr>
            <w:rFonts w:ascii="Arial" w:hAnsi="Arial" w:cs="Arial"/>
            <w:sz w:val="22"/>
            <w:szCs w:val="22"/>
          </w:rPr>
          <w:t xml:space="preserve"> </w:t>
        </w:r>
      </w:ins>
      <w:r w:rsidR="0041633A">
        <w:rPr>
          <w:rFonts w:ascii="Arial" w:hAnsi="Arial" w:cs="Arial"/>
          <w:sz w:val="22"/>
          <w:szCs w:val="22"/>
        </w:rPr>
        <w:t xml:space="preserve">There was </w:t>
      </w:r>
      <w:del w:id="57" w:author="Stenglein,Mark" w:date="2025-03-06T13:15:00Z" w16du:dateUtc="2025-03-06T20:15:00Z">
        <w:r w:rsidR="0041633A" w:rsidDel="00BC3D5F">
          <w:rPr>
            <w:rFonts w:ascii="Arial" w:hAnsi="Arial" w:cs="Arial"/>
            <w:sz w:val="22"/>
            <w:szCs w:val="22"/>
          </w:rPr>
          <w:delText xml:space="preserve">also </w:delText>
        </w:r>
      </w:del>
      <w:r w:rsidR="0041633A">
        <w:rPr>
          <w:rFonts w:ascii="Arial" w:hAnsi="Arial" w:cs="Arial"/>
          <w:sz w:val="22"/>
          <w:szCs w:val="22"/>
        </w:rPr>
        <w:t xml:space="preserve">evidence of </w:t>
      </w:r>
      <w:r w:rsidR="0020730B">
        <w:rPr>
          <w:rFonts w:ascii="Arial" w:hAnsi="Arial" w:cs="Arial"/>
          <w:sz w:val="22"/>
          <w:szCs w:val="22"/>
        </w:rPr>
        <w:t xml:space="preserve">galbut virus </w:t>
      </w:r>
      <w:r w:rsidR="0041633A">
        <w:rPr>
          <w:rFonts w:ascii="Arial" w:hAnsi="Arial" w:cs="Arial"/>
          <w:sz w:val="22"/>
          <w:szCs w:val="22"/>
        </w:rPr>
        <w:t>reassortment</w:t>
      </w:r>
      <w:ins w:id="58" w:author="Keene-Snickers,Lexi" w:date="2025-04-02T09:05:00Z" w16du:dateUtc="2025-04-02T15:05:00Z">
        <w:r w:rsidR="00E27066">
          <w:rPr>
            <w:rFonts w:ascii="Arial" w:hAnsi="Arial" w:cs="Arial"/>
            <w:sz w:val="22"/>
            <w:szCs w:val="22"/>
          </w:rPr>
          <w:t xml:space="preserve"> within clades but no</w:t>
        </w:r>
      </w:ins>
      <w:ins w:id="59" w:author="Keene-Snickers,Lexi" w:date="2025-04-02T09:06:00Z" w16du:dateUtc="2025-04-02T15:06:00Z">
        <w:r w:rsidR="00E27066">
          <w:rPr>
            <w:rFonts w:ascii="Arial" w:hAnsi="Arial" w:cs="Arial"/>
            <w:sz w:val="22"/>
            <w:szCs w:val="22"/>
          </w:rPr>
          <w:t xml:space="preserve">t </w:t>
        </w:r>
      </w:ins>
      <w:ins w:id="60" w:author="Keene-Snickers,Lexi" w:date="2025-04-02T09:05:00Z" w16du:dateUtc="2025-04-02T15:05:00Z">
        <w:r w:rsidR="00E27066">
          <w:rPr>
            <w:rFonts w:ascii="Arial" w:hAnsi="Arial" w:cs="Arial"/>
            <w:sz w:val="22"/>
            <w:szCs w:val="22"/>
          </w:rPr>
          <w:t>between clades</w:t>
        </w:r>
      </w:ins>
      <w:ins w:id="61" w:author="Keene-Snickers,Lexi" w:date="2025-04-02T09:06:00Z" w16du:dateUtc="2025-04-02T15:06:00Z">
        <w:r w:rsidR="00E27066">
          <w:rPr>
            <w:rFonts w:ascii="Arial" w:hAnsi="Arial" w:cs="Arial"/>
            <w:sz w:val="22"/>
            <w:szCs w:val="22"/>
          </w:rPr>
          <w:t>,</w:t>
        </w:r>
      </w:ins>
      <w:ins w:id="62" w:author="Keene-Snickers,Lexi" w:date="2025-04-02T09:05:00Z" w16du:dateUtc="2025-04-02T15:05:00Z">
        <w:r w:rsidR="00E27066">
          <w:rPr>
            <w:rFonts w:ascii="Arial" w:hAnsi="Arial" w:cs="Arial"/>
            <w:sz w:val="22"/>
            <w:szCs w:val="22"/>
          </w:rPr>
          <w:t xml:space="preserve"> indicating that viruses in these clades are reproductively isolated.</w:t>
        </w:r>
      </w:ins>
      <w:del w:id="63" w:author="Stenglein,Mark" w:date="2025-03-26T15:48:00Z" w16du:dateUtc="2025-03-26T21:48:00Z">
        <w:r w:rsidR="0041633A" w:rsidDel="0020730B">
          <w:rPr>
            <w:rFonts w:ascii="Arial" w:hAnsi="Arial" w:cs="Arial"/>
            <w:sz w:val="22"/>
            <w:szCs w:val="22"/>
          </w:rPr>
          <w:delText xml:space="preserve"> representing either extinct or incredibly rare clades</w:delText>
        </w:r>
      </w:del>
      <w:ins w:id="64" w:author="Keene-Snickers,Lexi" w:date="2025-04-02T09:09:00Z" w16du:dateUtc="2025-04-02T15:09:00Z">
        <w:r w:rsidR="00E27066">
          <w:rPr>
            <w:rFonts w:ascii="Arial" w:hAnsi="Arial" w:cs="Arial"/>
            <w:sz w:val="22"/>
            <w:szCs w:val="22"/>
          </w:rPr>
          <w:t xml:space="preserve"> Chaq virus, a likely satel</w:t>
        </w:r>
      </w:ins>
      <w:ins w:id="65" w:author="Keene-Snickers,Lexi" w:date="2025-04-02T09:10:00Z" w16du:dateUtc="2025-04-02T15:10:00Z">
        <w:r w:rsidR="00E27066">
          <w:rPr>
            <w:rFonts w:ascii="Arial" w:hAnsi="Arial" w:cs="Arial"/>
            <w:sz w:val="22"/>
            <w:szCs w:val="22"/>
          </w:rPr>
          <w:t xml:space="preserve">lite virus of galbut virus, appears to </w:t>
        </w:r>
      </w:ins>
      <w:ins w:id="66" w:author="Keene-Snickers,Lexi" w:date="2025-04-02T09:19:00Z" w16du:dateUtc="2025-04-02T15:19:00Z">
        <w:r w:rsidR="00E27066">
          <w:rPr>
            <w:rFonts w:ascii="Arial" w:hAnsi="Arial" w:cs="Arial"/>
            <w:sz w:val="22"/>
            <w:szCs w:val="22"/>
          </w:rPr>
          <w:t xml:space="preserve">be </w:t>
        </w:r>
      </w:ins>
      <w:ins w:id="67" w:author="Keene-Snickers,Lexi" w:date="2025-04-02T09:10:00Z" w16du:dateUtc="2025-04-02T15:10:00Z">
        <w:r w:rsidR="00E27066">
          <w:rPr>
            <w:rFonts w:ascii="Arial" w:hAnsi="Arial" w:cs="Arial"/>
            <w:sz w:val="22"/>
            <w:szCs w:val="22"/>
          </w:rPr>
          <w:t xml:space="preserve">associated only with clade A infections. </w:t>
        </w:r>
      </w:ins>
      <w:ins w:id="68" w:author="Keene-Snickers,Lexi" w:date="2025-04-02T09:13:00Z" w16du:dateUtc="2025-04-02T15:13:00Z">
        <w:r w:rsidR="00E27066">
          <w:rPr>
            <w:rFonts w:ascii="Arial" w:hAnsi="Arial" w:cs="Arial"/>
            <w:sz w:val="22"/>
            <w:szCs w:val="22"/>
          </w:rPr>
          <w:t xml:space="preserve">Together this data explores the </w:t>
        </w:r>
      </w:ins>
      <w:ins w:id="69" w:author="Keene-Snickers,Lexi" w:date="2025-04-02T09:14:00Z" w16du:dateUtc="2025-04-02T15:14:00Z">
        <w:r w:rsidR="00E27066">
          <w:rPr>
            <w:rFonts w:ascii="Arial" w:hAnsi="Arial" w:cs="Arial"/>
            <w:sz w:val="22"/>
            <w:szCs w:val="22"/>
          </w:rPr>
          <w:t xml:space="preserve">sequence </w:t>
        </w:r>
      </w:ins>
      <w:ins w:id="70" w:author="Keene-Snickers,Lexi" w:date="2025-04-02T09:13:00Z" w16du:dateUtc="2025-04-02T15:13:00Z">
        <w:r w:rsidR="00E27066">
          <w:rPr>
            <w:rFonts w:ascii="Arial" w:hAnsi="Arial" w:cs="Arial"/>
            <w:sz w:val="22"/>
            <w:szCs w:val="22"/>
          </w:rPr>
          <w:t xml:space="preserve">diversity </w:t>
        </w:r>
      </w:ins>
      <w:ins w:id="71" w:author="Keene-Snickers,Lexi" w:date="2025-04-02T09:19:00Z" w16du:dateUtc="2025-04-02T15:19:00Z">
        <w:r w:rsidR="00E27066">
          <w:rPr>
            <w:rFonts w:ascii="Arial" w:hAnsi="Arial" w:cs="Arial"/>
            <w:sz w:val="22"/>
            <w:szCs w:val="22"/>
          </w:rPr>
          <w:t xml:space="preserve">of galbut virus </w:t>
        </w:r>
      </w:ins>
      <w:ins w:id="72" w:author="Keene-Snickers,Lexi" w:date="2025-04-02T09:13:00Z" w16du:dateUtc="2025-04-02T15:13:00Z">
        <w:r w:rsidR="00E27066">
          <w:rPr>
            <w:rFonts w:ascii="Arial" w:hAnsi="Arial" w:cs="Arial"/>
            <w:sz w:val="22"/>
            <w:szCs w:val="22"/>
          </w:rPr>
          <w:t xml:space="preserve">and describes </w:t>
        </w:r>
      </w:ins>
      <w:ins w:id="73" w:author="Keene-Snickers,Lexi" w:date="2025-04-02T09:14:00Z" w16du:dateUtc="2025-04-02T15:14:00Z">
        <w:r w:rsidR="00E27066">
          <w:rPr>
            <w:rFonts w:ascii="Arial" w:hAnsi="Arial" w:cs="Arial"/>
            <w:sz w:val="22"/>
            <w:szCs w:val="22"/>
          </w:rPr>
          <w:t xml:space="preserve">genotype-phenotype associations of </w:t>
        </w:r>
      </w:ins>
      <w:ins w:id="74" w:author="Keene-Snickers,Lexi" w:date="2025-04-02T09:19:00Z" w16du:dateUtc="2025-04-02T15:19:00Z">
        <w:r w:rsidR="00E27066">
          <w:rPr>
            <w:rFonts w:ascii="Arial" w:hAnsi="Arial" w:cs="Arial"/>
            <w:sz w:val="22"/>
            <w:szCs w:val="22"/>
          </w:rPr>
          <w:t>these</w:t>
        </w:r>
      </w:ins>
      <w:ins w:id="75" w:author="Keene-Snickers,Lexi" w:date="2025-04-02T09:14:00Z" w16du:dateUtc="2025-04-02T15:14:00Z">
        <w:r w:rsidR="00E27066">
          <w:rPr>
            <w:rFonts w:ascii="Arial" w:hAnsi="Arial" w:cs="Arial"/>
            <w:sz w:val="22"/>
            <w:szCs w:val="22"/>
          </w:rPr>
          <w:t xml:space="preserve"> infection</w:t>
        </w:r>
      </w:ins>
      <w:ins w:id="76" w:author="Keene-Snickers,Lexi" w:date="2025-04-02T09:19:00Z" w16du:dateUtc="2025-04-02T15:19:00Z">
        <w:r w:rsidR="00E27066">
          <w:rPr>
            <w:rFonts w:ascii="Arial" w:hAnsi="Arial" w:cs="Arial"/>
            <w:sz w:val="22"/>
            <w:szCs w:val="22"/>
          </w:rPr>
          <w:t>s</w:t>
        </w:r>
      </w:ins>
      <w:ins w:id="77" w:author="Keene-Snickers,Lexi" w:date="2025-04-02T09:14:00Z" w16du:dateUtc="2025-04-02T15:14:00Z">
        <w:r w:rsidR="00E27066">
          <w:rPr>
            <w:rFonts w:ascii="Arial" w:hAnsi="Arial" w:cs="Arial"/>
            <w:sz w:val="22"/>
            <w:szCs w:val="22"/>
          </w:rPr>
          <w:t>.</w:t>
        </w:r>
      </w:ins>
      <w:del w:id="78" w:author="Keene-Snickers,Lexi" w:date="2025-04-02T09:09:00Z" w16du:dateUtc="2025-04-02T15:09:00Z">
        <w:r w:rsidR="0041633A" w:rsidDel="00E27066">
          <w:rPr>
            <w:rFonts w:ascii="Arial" w:hAnsi="Arial" w:cs="Arial"/>
            <w:sz w:val="22"/>
            <w:szCs w:val="22"/>
          </w:rPr>
          <w:delText xml:space="preserve">. </w:delText>
        </w:r>
      </w:del>
      <w:del w:id="79" w:author="Keene-Snickers,Lexi" w:date="2025-04-02T09:11:00Z" w16du:dateUtc="2025-04-02T15:11:00Z">
        <w:r w:rsidR="0041633A" w:rsidDel="00E27066">
          <w:rPr>
            <w:rFonts w:ascii="Arial" w:hAnsi="Arial" w:cs="Arial"/>
            <w:sz w:val="22"/>
            <w:szCs w:val="22"/>
          </w:rPr>
          <w:delText xml:space="preserve">Altogether, the </w:delText>
        </w:r>
        <w:r w:rsidR="002F12DD" w:rsidDel="00E27066">
          <w:rPr>
            <w:rFonts w:ascii="Arial" w:hAnsi="Arial" w:cs="Arial"/>
            <w:sz w:val="22"/>
            <w:szCs w:val="22"/>
          </w:rPr>
          <w:delText xml:space="preserve">data collected here show that </w:delText>
        </w:r>
        <w:r w:rsidR="0041633A" w:rsidDel="00E27066">
          <w:rPr>
            <w:rFonts w:ascii="Arial" w:hAnsi="Arial" w:cs="Arial"/>
            <w:sz w:val="22"/>
            <w:szCs w:val="22"/>
          </w:rPr>
          <w:delText>galbut viru</w:delText>
        </w:r>
        <w:r w:rsidR="002F12DD" w:rsidDel="00E27066">
          <w:rPr>
            <w:rFonts w:ascii="Arial" w:hAnsi="Arial" w:cs="Arial"/>
            <w:sz w:val="22"/>
            <w:szCs w:val="22"/>
          </w:rPr>
          <w:delText xml:space="preserve">s </w:delText>
        </w:r>
        <w:commentRangeStart w:id="80"/>
        <w:r w:rsidR="002F12DD" w:rsidDel="00E27066">
          <w:rPr>
            <w:rFonts w:ascii="Arial" w:hAnsi="Arial" w:cs="Arial"/>
            <w:sz w:val="22"/>
            <w:szCs w:val="22"/>
          </w:rPr>
          <w:delText>biology and evolution is complex</w:delText>
        </w:r>
        <w:commentRangeEnd w:id="80"/>
        <w:r w:rsidR="0028184E" w:rsidDel="00E27066">
          <w:rPr>
            <w:rStyle w:val="CommentReference"/>
          </w:rPr>
          <w:commentReference w:id="80"/>
        </w:r>
        <w:r w:rsidR="002F12DD" w:rsidDel="00E27066">
          <w:rPr>
            <w:rFonts w:ascii="Arial" w:hAnsi="Arial" w:cs="Arial"/>
            <w:sz w:val="22"/>
            <w:szCs w:val="22"/>
          </w:rPr>
          <w:delText xml:space="preserve">. Our data </w:delText>
        </w:r>
        <w:commentRangeStart w:id="81"/>
        <w:r w:rsidR="002F12DD" w:rsidDel="00E27066">
          <w:rPr>
            <w:rFonts w:ascii="Arial" w:hAnsi="Arial" w:cs="Arial"/>
            <w:sz w:val="22"/>
            <w:szCs w:val="22"/>
          </w:rPr>
          <w:delText>support the use of a galbut virus</w:delText>
        </w:r>
        <w:r w:rsidR="0041633A" w:rsidDel="00E27066">
          <w:rPr>
            <w:rFonts w:ascii="Arial" w:hAnsi="Arial" w:cs="Arial"/>
            <w:sz w:val="22"/>
            <w:szCs w:val="22"/>
          </w:rPr>
          <w:delText xml:space="preserve"> </w:delText>
        </w:r>
        <w:r w:rsidR="0041633A" w:rsidRPr="00E97611" w:rsidDel="00E27066">
          <w:rPr>
            <w:rFonts w:ascii="Arial" w:hAnsi="Arial" w:cs="Arial"/>
            <w:i/>
            <w:iCs/>
            <w:sz w:val="22"/>
            <w:szCs w:val="22"/>
          </w:rPr>
          <w:delText>- D. melanogaster</w:delText>
        </w:r>
        <w:r w:rsidR="0041633A" w:rsidDel="00E27066">
          <w:rPr>
            <w:rFonts w:ascii="Arial" w:hAnsi="Arial" w:cs="Arial"/>
            <w:sz w:val="22"/>
            <w:szCs w:val="22"/>
          </w:rPr>
          <w:delText xml:space="preserve"> model system </w:delText>
        </w:r>
        <w:r w:rsidR="002F12DD" w:rsidDel="00E27066">
          <w:rPr>
            <w:rFonts w:ascii="Arial" w:hAnsi="Arial" w:cs="Arial"/>
            <w:sz w:val="22"/>
            <w:szCs w:val="22"/>
          </w:rPr>
          <w:delText xml:space="preserve">to study persistent virus-host </w:delText>
        </w:r>
        <w:commentRangeStart w:id="82"/>
        <w:r w:rsidR="002F12DD" w:rsidDel="00E27066">
          <w:rPr>
            <w:rFonts w:ascii="Arial" w:hAnsi="Arial" w:cs="Arial"/>
            <w:sz w:val="22"/>
            <w:szCs w:val="22"/>
          </w:rPr>
          <w:delText>interactions</w:delText>
        </w:r>
        <w:commentRangeEnd w:id="81"/>
        <w:r w:rsidR="0017106D" w:rsidDel="00E27066">
          <w:rPr>
            <w:rStyle w:val="CommentReference"/>
          </w:rPr>
          <w:commentReference w:id="81"/>
        </w:r>
        <w:commentRangeEnd w:id="82"/>
        <w:r w:rsidR="0038722C" w:rsidDel="00E27066">
          <w:rPr>
            <w:rStyle w:val="CommentReference"/>
          </w:rPr>
          <w:commentReference w:id="82"/>
        </w:r>
        <w:r w:rsidR="002F12DD" w:rsidDel="00E27066">
          <w:rPr>
            <w:rFonts w:ascii="Arial" w:hAnsi="Arial" w:cs="Arial"/>
            <w:sz w:val="22"/>
            <w:szCs w:val="22"/>
          </w:rPr>
          <w:delText xml:space="preserve">. </w:delText>
        </w:r>
        <w:r w:rsidR="0041633A" w:rsidDel="00E27066">
          <w:rPr>
            <w:rFonts w:ascii="Arial" w:hAnsi="Arial" w:cs="Arial"/>
            <w:sz w:val="22"/>
            <w:szCs w:val="22"/>
          </w:rPr>
          <w:delText xml:space="preserve"> </w:delText>
        </w:r>
      </w:del>
    </w:p>
    <w:p w14:paraId="19E36673" w14:textId="77777777" w:rsidR="00641623" w:rsidRDefault="00641623" w:rsidP="00081385">
      <w:pPr>
        <w:spacing w:line="360" w:lineRule="auto"/>
        <w:rPr>
          <w:rFonts w:ascii="Arial" w:hAnsi="Arial" w:cs="Arial"/>
          <w:sz w:val="22"/>
          <w:szCs w:val="22"/>
        </w:rPr>
      </w:pPr>
    </w:p>
    <w:p w14:paraId="3A53A864" w14:textId="1039C17E" w:rsidR="00816656" w:rsidRDefault="00D33005" w:rsidP="00081385">
      <w:pPr>
        <w:spacing w:line="360" w:lineRule="auto"/>
        <w:rPr>
          <w:ins w:id="83" w:author="Keene-Snickers,Lexi" w:date="2025-03-13T13:04:00Z" w16du:dateUtc="2025-03-13T19:04:00Z"/>
          <w:rFonts w:ascii="Arial" w:hAnsi="Arial" w:cs="Arial"/>
          <w:b/>
          <w:bCs/>
          <w:sz w:val="22"/>
          <w:szCs w:val="22"/>
        </w:rPr>
      </w:pPr>
      <w:r>
        <w:rPr>
          <w:rFonts w:ascii="Arial" w:hAnsi="Arial" w:cs="Arial"/>
          <w:b/>
          <w:bCs/>
          <w:sz w:val="22"/>
          <w:szCs w:val="22"/>
        </w:rPr>
        <w:lastRenderedPageBreak/>
        <w:t>INTRODUCTION</w:t>
      </w:r>
    </w:p>
    <w:p w14:paraId="058F6E7A" w14:textId="77777777" w:rsidR="00FC2AE1" w:rsidRDefault="00FC2AE1" w:rsidP="00081385">
      <w:pPr>
        <w:spacing w:line="360" w:lineRule="auto"/>
        <w:rPr>
          <w:rFonts w:ascii="Arial" w:hAnsi="Arial" w:cs="Arial"/>
          <w:sz w:val="22"/>
          <w:szCs w:val="22"/>
        </w:rPr>
      </w:pPr>
    </w:p>
    <w:p w14:paraId="375426A8" w14:textId="674501C4" w:rsidR="00D421F5" w:rsidRDefault="00816656" w:rsidP="00081385">
      <w:pPr>
        <w:spacing w:line="360" w:lineRule="auto"/>
        <w:rPr>
          <w:ins w:id="84" w:author="Keene-Snickers,Lexi" w:date="2025-03-13T13:21:00Z" w16du:dateUtc="2025-03-13T19:21:00Z"/>
          <w:rFonts w:ascii="Arial" w:hAnsi="Arial" w:cs="Arial"/>
          <w:sz w:val="22"/>
          <w:szCs w:val="22"/>
        </w:rPr>
      </w:pPr>
      <w:r>
        <w:rPr>
          <w:rFonts w:ascii="Arial" w:hAnsi="Arial" w:cs="Arial"/>
          <w:sz w:val="22"/>
          <w:szCs w:val="22"/>
        </w:rPr>
        <w:tab/>
        <w:t>Galbut virus</w:t>
      </w:r>
      <w:r w:rsidR="00C54960">
        <w:rPr>
          <w:rFonts w:ascii="Arial" w:hAnsi="Arial" w:cs="Arial"/>
          <w:sz w:val="22"/>
          <w:szCs w:val="22"/>
        </w:rPr>
        <w:t xml:space="preserve"> is </w:t>
      </w:r>
      <w:r>
        <w:rPr>
          <w:rFonts w:ascii="Arial" w:hAnsi="Arial" w:cs="Arial"/>
          <w:sz w:val="22"/>
          <w:szCs w:val="22"/>
        </w:rPr>
        <w:t xml:space="preserve">a tri-segmented double-stranded (ds) RNA virus from the partitivirus family that infects </w:t>
      </w:r>
      <w:r w:rsidRPr="00816656">
        <w:rPr>
          <w:rFonts w:ascii="Arial" w:hAnsi="Arial" w:cs="Arial"/>
          <w:i/>
          <w:iCs/>
          <w:sz w:val="22"/>
          <w:szCs w:val="22"/>
        </w:rPr>
        <w:t>Drosophila melanogaster</w:t>
      </w:r>
      <w:sdt>
        <w:sdtPr>
          <w:rPr>
            <w:rFonts w:ascii="Arial" w:hAnsi="Arial" w:cs="Arial"/>
            <w:color w:val="000000"/>
            <w:sz w:val="22"/>
            <w:szCs w:val="22"/>
            <w:vertAlign w:val="superscript"/>
          </w:rPr>
          <w:tag w:val="MENDELEY_CITATION_v3_eyJjaXRhdGlvbklEIjoiTUVOREVMRVlfQ0lUQVRJT05fOTUxNjBmMjgtZmJjYS00NTFlLTg2YzktZTQ3YzYzOWY1YWMzIiwicHJvcGVydGllcyI6eyJub3RlSW5kZXgiOjB9LCJpc0VkaXRlZCI6ZmFsc2UsIm1hbnVhbE92ZXJyaWRlIjp7ImlzTWFudWFsbHlPdmVycmlkZGVuIjpmYWxzZSwiY2l0ZXByb2NUZXh0IjoiPHN1cD4xLDI8L3N1cD4iLCJtYW51YWxPdmVycmlkZVRleHQiOiIifSwiY2l0YXRpb25JdGVtcyI6W3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
          <w:id w:val="-1033265687"/>
          <w:placeholder>
            <w:docPart w:val="DefaultPlaceholder_-1854013440"/>
          </w:placeholder>
        </w:sdtPr>
        <w:sdtContent>
          <w:r w:rsidR="003C0B86" w:rsidRPr="003C0B86">
            <w:rPr>
              <w:rFonts w:ascii="Arial" w:hAnsi="Arial" w:cs="Arial"/>
              <w:color w:val="000000"/>
              <w:sz w:val="22"/>
              <w:szCs w:val="22"/>
              <w:vertAlign w:val="superscript"/>
            </w:rPr>
            <w:t>1,2</w:t>
          </w:r>
        </w:sdtContent>
      </w:sdt>
      <w:r w:rsidRPr="00C87F32">
        <w:rPr>
          <w:rFonts w:ascii="Arial" w:hAnsi="Arial" w:cs="Arial"/>
          <w:sz w:val="22"/>
          <w:szCs w:val="22"/>
        </w:rPr>
        <w:t>.</w:t>
      </w:r>
      <w:r w:rsidR="00FF7B6A">
        <w:rPr>
          <w:rFonts w:ascii="Arial" w:hAnsi="Arial" w:cs="Arial"/>
          <w:sz w:val="22"/>
          <w:szCs w:val="22"/>
        </w:rPr>
        <w:t xml:space="preserve"> </w:t>
      </w:r>
      <w:del w:id="85" w:author="Stenglein,Mark" w:date="2025-03-26T09:30:00Z" w16du:dateUtc="2025-03-26T15:30:00Z">
        <w:r w:rsidR="006661BC" w:rsidDel="00CA3BA8">
          <w:rPr>
            <w:rFonts w:ascii="Arial" w:hAnsi="Arial" w:cs="Arial"/>
            <w:sz w:val="22"/>
            <w:szCs w:val="22"/>
          </w:rPr>
          <w:delText>“</w:delText>
        </w:r>
      </w:del>
      <w:r w:rsidR="005246B1">
        <w:rPr>
          <w:rFonts w:ascii="Arial" w:hAnsi="Arial" w:cs="Arial"/>
          <w:sz w:val="22"/>
          <w:szCs w:val="22"/>
        </w:rPr>
        <w:t>Chaq virus</w:t>
      </w:r>
      <w:del w:id="86" w:author="Stenglein,Mark" w:date="2025-03-26T09:30:00Z" w16du:dateUtc="2025-03-26T15:30:00Z">
        <w:r w:rsidR="006661BC" w:rsidDel="00CA3BA8">
          <w:rPr>
            <w:rFonts w:ascii="Arial" w:hAnsi="Arial" w:cs="Arial"/>
            <w:sz w:val="22"/>
            <w:szCs w:val="22"/>
          </w:rPr>
          <w:delText>”</w:delText>
        </w:r>
      </w:del>
      <w:r w:rsidR="005246B1">
        <w:rPr>
          <w:rFonts w:ascii="Arial" w:hAnsi="Arial" w:cs="Arial"/>
          <w:sz w:val="22"/>
          <w:szCs w:val="22"/>
        </w:rPr>
        <w:t xml:space="preserve"> is </w:t>
      </w:r>
      <w:r w:rsidR="00CA3BA8">
        <w:rPr>
          <w:rFonts w:ascii="Arial" w:hAnsi="Arial" w:cs="Arial"/>
          <w:sz w:val="22"/>
          <w:szCs w:val="22"/>
        </w:rPr>
        <w:t>likely a</w:t>
      </w:r>
      <w:r w:rsidR="005246B1">
        <w:rPr>
          <w:rFonts w:ascii="Arial" w:hAnsi="Arial" w:cs="Arial"/>
          <w:sz w:val="22"/>
          <w:szCs w:val="22"/>
        </w:rPr>
        <w:t xml:space="preserve"> satellite </w:t>
      </w:r>
      <w:r w:rsidR="00CA3BA8">
        <w:rPr>
          <w:rFonts w:ascii="Arial" w:hAnsi="Arial" w:cs="Arial"/>
          <w:sz w:val="22"/>
          <w:szCs w:val="22"/>
        </w:rPr>
        <w:t xml:space="preserve">of galbut </w:t>
      </w:r>
      <w:del w:id="87" w:author="Keene-Snickers,Lexi" w:date="2025-04-02T09:20:00Z" w16du:dateUtc="2025-04-02T15:20:00Z">
        <w:r w:rsidR="00CA3BA8" w:rsidDel="00E27066">
          <w:rPr>
            <w:rFonts w:ascii="Arial" w:hAnsi="Arial" w:cs="Arial"/>
            <w:sz w:val="22"/>
            <w:szCs w:val="22"/>
          </w:rPr>
          <w:delText>virus</w:delText>
        </w:r>
        <w:r w:rsidR="00EF2EFE" w:rsidDel="00E27066">
          <w:rPr>
            <w:rFonts w:ascii="Arial" w:hAnsi="Arial" w:cs="Arial"/>
            <w:sz w:val="22"/>
            <w:szCs w:val="22"/>
          </w:rPr>
          <w:delText xml:space="preserve">, </w:delText>
        </w:r>
        <w:r w:rsidR="00047C61" w:rsidDel="00E27066">
          <w:rPr>
            <w:rFonts w:ascii="Arial" w:hAnsi="Arial" w:cs="Arial"/>
            <w:sz w:val="22"/>
            <w:szCs w:val="22"/>
          </w:rPr>
          <w:delText>or</w:delText>
        </w:r>
      </w:del>
      <w:ins w:id="88" w:author="Keene-Snickers,Lexi" w:date="2025-04-02T09:20:00Z" w16du:dateUtc="2025-04-02T15:20:00Z">
        <w:r w:rsidR="00E27066">
          <w:rPr>
            <w:rFonts w:ascii="Arial" w:hAnsi="Arial" w:cs="Arial"/>
            <w:sz w:val="22"/>
            <w:szCs w:val="22"/>
          </w:rPr>
          <w:t>virus or</w:t>
        </w:r>
      </w:ins>
      <w:r w:rsidR="00EF2EFE">
        <w:rPr>
          <w:rFonts w:ascii="Arial" w:hAnsi="Arial" w:cs="Arial"/>
          <w:sz w:val="22"/>
          <w:szCs w:val="22"/>
        </w:rPr>
        <w:t xml:space="preserve"> may represent an optional 4</w:t>
      </w:r>
      <w:r w:rsidR="00EF2EFE" w:rsidRPr="00EF2EFE">
        <w:rPr>
          <w:rFonts w:ascii="Arial" w:hAnsi="Arial" w:cs="Arial"/>
          <w:sz w:val="22"/>
          <w:szCs w:val="22"/>
          <w:vertAlign w:val="superscript"/>
          <w:rPrChange w:id="89" w:author="Stenglein,Mark" w:date="2025-03-26T15:59:00Z" w16du:dateUtc="2025-03-26T21:59:00Z">
            <w:rPr>
              <w:rFonts w:ascii="Arial" w:hAnsi="Arial" w:cs="Arial"/>
              <w:sz w:val="22"/>
              <w:szCs w:val="22"/>
            </w:rPr>
          </w:rPrChange>
        </w:rPr>
        <w:t>th</w:t>
      </w:r>
      <w:r w:rsidR="00EF2EFE">
        <w:rPr>
          <w:rFonts w:ascii="Arial" w:hAnsi="Arial" w:cs="Arial"/>
          <w:sz w:val="22"/>
          <w:szCs w:val="22"/>
        </w:rPr>
        <w:t xml:space="preserve"> galbut virus segment</w:t>
      </w:r>
      <w:sdt>
        <w:sdtPr>
          <w:rPr>
            <w:rFonts w:ascii="Arial" w:hAnsi="Arial" w:cs="Arial"/>
            <w:color w:val="000000"/>
            <w:sz w:val="22"/>
            <w:szCs w:val="22"/>
            <w:vertAlign w:val="superscript"/>
          </w:rPr>
          <w:tag w:val="MENDELEY_CITATION_v3_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1278397416"/>
          <w:placeholder>
            <w:docPart w:val="DefaultPlaceholder_-1854013440"/>
          </w:placeholder>
        </w:sdtPr>
        <w:sdtContent>
          <w:r w:rsidR="003C0B86" w:rsidRPr="003C0B86">
            <w:rPr>
              <w:rFonts w:ascii="Arial" w:hAnsi="Arial" w:cs="Arial"/>
              <w:color w:val="000000"/>
              <w:sz w:val="22"/>
              <w:szCs w:val="22"/>
              <w:vertAlign w:val="superscript"/>
            </w:rPr>
            <w:t>1,2</w:t>
          </w:r>
        </w:sdtContent>
      </w:sdt>
      <w:r w:rsidR="005246B1">
        <w:rPr>
          <w:rFonts w:ascii="Arial" w:hAnsi="Arial" w:cs="Arial"/>
          <w:sz w:val="22"/>
          <w:szCs w:val="22"/>
        </w:rPr>
        <w:t xml:space="preserve">. </w:t>
      </w:r>
      <w:r w:rsidR="004D41B2">
        <w:rPr>
          <w:rFonts w:ascii="Arial" w:hAnsi="Arial" w:cs="Arial"/>
          <w:sz w:val="22"/>
          <w:szCs w:val="22"/>
        </w:rPr>
        <w:t>Galbut virus</w:t>
      </w:r>
      <w:r w:rsidR="00FF7B6A">
        <w:rPr>
          <w:rFonts w:ascii="Arial" w:hAnsi="Arial" w:cs="Arial"/>
          <w:sz w:val="22"/>
          <w:szCs w:val="22"/>
        </w:rPr>
        <w:t xml:space="preserve"> appears to have limited impact on its host</w:t>
      </w:r>
      <w:r w:rsidR="00EF2EFE">
        <w:rPr>
          <w:rFonts w:ascii="Arial" w:hAnsi="Arial" w:cs="Arial"/>
          <w:sz w:val="22"/>
          <w:szCs w:val="22"/>
        </w:rPr>
        <w:t>’</w:t>
      </w:r>
      <w:r w:rsidR="00FF7B6A">
        <w:rPr>
          <w:rFonts w:ascii="Arial" w:hAnsi="Arial" w:cs="Arial"/>
          <w:sz w:val="22"/>
          <w:szCs w:val="22"/>
        </w:rPr>
        <w:t xml:space="preserve">s </w:t>
      </w:r>
      <w:r w:rsidR="00CA3BA8">
        <w:rPr>
          <w:rFonts w:ascii="Arial" w:hAnsi="Arial" w:cs="Arial"/>
          <w:sz w:val="22"/>
          <w:szCs w:val="22"/>
        </w:rPr>
        <w:t>fitness</w:t>
      </w:r>
      <w:r w:rsidR="00DC22AB">
        <w:rPr>
          <w:rFonts w:ascii="Arial" w:hAnsi="Arial" w:cs="Arial"/>
          <w:sz w:val="22"/>
          <w:szCs w:val="22"/>
        </w:rPr>
        <w:t>, a common trait among partitiviruses</w:t>
      </w:r>
      <w:sdt>
        <w:sdtPr>
          <w:rPr>
            <w:rFonts w:ascii="Arial" w:hAnsi="Arial" w:cs="Arial"/>
            <w:color w:val="000000"/>
            <w:sz w:val="22"/>
            <w:szCs w:val="22"/>
            <w:vertAlign w:val="superscript"/>
          </w:rPr>
          <w:tag w:val="MENDELEY_CITATION_v3_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"/>
          <w:id w:val="167381070"/>
          <w:placeholder>
            <w:docPart w:val="DefaultPlaceholder_-1854013440"/>
          </w:placeholder>
        </w:sdtPr>
        <w:sdtContent>
          <w:r w:rsidR="003C0B86" w:rsidRPr="003C0B86">
            <w:rPr>
              <w:rFonts w:ascii="Arial" w:hAnsi="Arial" w:cs="Arial"/>
              <w:color w:val="000000"/>
              <w:sz w:val="22"/>
              <w:szCs w:val="22"/>
              <w:vertAlign w:val="superscript"/>
            </w:rPr>
            <w:t>3</w:t>
          </w:r>
        </w:sdtContent>
      </w:sdt>
      <w:r w:rsidR="00FF7B6A">
        <w:rPr>
          <w:rFonts w:ascii="Arial" w:hAnsi="Arial" w:cs="Arial"/>
          <w:sz w:val="22"/>
          <w:szCs w:val="22"/>
        </w:rPr>
        <w:t>. One study found that</w:t>
      </w:r>
      <w:r w:rsidR="00BC3D5F">
        <w:rPr>
          <w:rFonts w:ascii="Arial" w:hAnsi="Arial" w:cs="Arial"/>
          <w:sz w:val="22"/>
          <w:szCs w:val="22"/>
        </w:rPr>
        <w:t xml:space="preserve"> galbut virus</w:t>
      </w:r>
      <w:r w:rsidR="00FF7B6A">
        <w:rPr>
          <w:rFonts w:ascii="Arial" w:hAnsi="Arial" w:cs="Arial"/>
          <w:sz w:val="22"/>
          <w:szCs w:val="22"/>
        </w:rPr>
        <w:t xml:space="preserve"> infection resulted in reduced offspring numbers</w:t>
      </w:r>
      <w:sdt>
        <w:sdtPr>
          <w:rPr>
            <w:rFonts w:ascii="Arial" w:hAnsi="Arial" w:cs="Arial"/>
            <w:color w:val="000000"/>
            <w:sz w:val="22"/>
            <w:szCs w:val="22"/>
            <w:vertAlign w:val="superscript"/>
          </w:rPr>
          <w:tag w:val="MENDELEY_CITATION_v3_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"/>
          <w:id w:val="1216244217"/>
          <w:placeholder>
            <w:docPart w:val="DefaultPlaceholder_-1854013440"/>
          </w:placeholder>
        </w:sdtPr>
        <w:sdtContent>
          <w:r w:rsidR="003C0B86" w:rsidRPr="003C0B86">
            <w:rPr>
              <w:rFonts w:ascii="Arial" w:hAnsi="Arial" w:cs="Arial"/>
              <w:color w:val="000000"/>
              <w:sz w:val="22"/>
              <w:szCs w:val="22"/>
              <w:vertAlign w:val="superscript"/>
            </w:rPr>
            <w:t>4</w:t>
          </w:r>
        </w:sdtContent>
      </w:sdt>
      <w:r w:rsidR="00FF7B6A">
        <w:rPr>
          <w:rFonts w:ascii="Arial" w:hAnsi="Arial" w:cs="Arial"/>
          <w:sz w:val="22"/>
          <w:szCs w:val="22"/>
        </w:rPr>
        <w:t xml:space="preserve">. </w:t>
      </w:r>
      <w:ins w:id="90" w:author="Keene-Snickers,Lexi" w:date="2025-03-13T13:22:00Z" w16du:dateUtc="2025-03-13T19:22:00Z">
        <w:r w:rsidR="00940E16">
          <w:rPr>
            <w:rFonts w:ascii="Arial" w:hAnsi="Arial" w:cs="Arial"/>
            <w:sz w:val="22"/>
            <w:szCs w:val="22"/>
          </w:rPr>
          <w:t>While a</w:t>
        </w:r>
      </w:ins>
      <w:del w:id="91" w:author="Keene-Snickers,Lexi" w:date="2025-03-13T13:22:00Z" w16du:dateUtc="2025-03-13T19:22:00Z">
        <w:r w:rsidR="00FF7B6A" w:rsidDel="00940E16">
          <w:rPr>
            <w:rFonts w:ascii="Arial" w:hAnsi="Arial" w:cs="Arial"/>
            <w:sz w:val="22"/>
            <w:szCs w:val="22"/>
          </w:rPr>
          <w:delText>A</w:delText>
        </w:r>
      </w:del>
      <w:r w:rsidR="00FF7B6A">
        <w:rPr>
          <w:rFonts w:ascii="Arial" w:hAnsi="Arial" w:cs="Arial"/>
          <w:sz w:val="22"/>
          <w:szCs w:val="22"/>
        </w:rPr>
        <w:t>nother found that</w:t>
      </w:r>
      <w:r w:rsidR="00B80E98" w:rsidRPr="00B80E98">
        <w:rPr>
          <w:rFonts w:ascii="Arial" w:hAnsi="Arial" w:cs="Arial"/>
          <w:sz w:val="22"/>
          <w:szCs w:val="22"/>
        </w:rPr>
        <w:t xml:space="preserve"> </w:t>
      </w:r>
      <w:r w:rsidR="00B80E98">
        <w:rPr>
          <w:rFonts w:ascii="Arial" w:hAnsi="Arial" w:cs="Arial"/>
          <w:sz w:val="22"/>
          <w:szCs w:val="22"/>
        </w:rPr>
        <w:t xml:space="preserve">in at least one </w:t>
      </w:r>
      <w:r w:rsidR="00EF2EFE">
        <w:rPr>
          <w:rFonts w:ascii="Arial" w:hAnsi="Arial" w:cs="Arial"/>
          <w:sz w:val="22"/>
          <w:szCs w:val="22"/>
        </w:rPr>
        <w:t xml:space="preserve">inbred </w:t>
      </w:r>
      <w:r w:rsidR="00B80E98">
        <w:rPr>
          <w:rFonts w:ascii="Arial" w:hAnsi="Arial" w:cs="Arial"/>
          <w:sz w:val="22"/>
          <w:szCs w:val="22"/>
        </w:rPr>
        <w:t xml:space="preserve">fly line from the </w:t>
      </w:r>
      <w:r w:rsidR="00B80E98" w:rsidRPr="00CA3BA8">
        <w:rPr>
          <w:rFonts w:ascii="Arial" w:hAnsi="Arial" w:cs="Arial"/>
          <w:i/>
          <w:iCs/>
          <w:sz w:val="22"/>
          <w:szCs w:val="22"/>
          <w:rPrChange w:id="92" w:author="Stenglein,Mark" w:date="2025-03-26T09:31:00Z" w16du:dateUtc="2025-03-26T15:31:00Z">
            <w:rPr>
              <w:rFonts w:ascii="Arial" w:hAnsi="Arial" w:cs="Arial"/>
              <w:sz w:val="22"/>
              <w:szCs w:val="22"/>
            </w:rPr>
          </w:rPrChange>
        </w:rPr>
        <w:t>Drosophila</w:t>
      </w:r>
      <w:r w:rsidR="00B80E98">
        <w:rPr>
          <w:rFonts w:ascii="Arial" w:hAnsi="Arial" w:cs="Arial"/>
          <w:sz w:val="22"/>
          <w:szCs w:val="22"/>
        </w:rPr>
        <w:t xml:space="preserve"> Genetic Reference Panel</w:t>
      </w:r>
      <w:ins w:id="93" w:author="Keene-Snickers,Lexi" w:date="2025-03-13T13:21:00Z" w16du:dateUtc="2025-03-13T19:21:00Z">
        <w:r w:rsidR="00D421F5">
          <w:rPr>
            <w:rFonts w:ascii="Arial" w:hAnsi="Arial" w:cs="Arial"/>
            <w:sz w:val="22"/>
            <w:szCs w:val="22"/>
          </w:rPr>
          <w:t xml:space="preserve"> (DGRP)</w:t>
        </w:r>
      </w:ins>
      <w:r w:rsidR="00CA3BA8">
        <w:rPr>
          <w:rFonts w:ascii="Arial" w:hAnsi="Arial" w:cs="Arial"/>
          <w:sz w:val="22"/>
          <w:szCs w:val="22"/>
        </w:rPr>
        <w:t>,</w:t>
      </w:r>
      <w:r w:rsidR="00FF7B6A">
        <w:rPr>
          <w:rFonts w:ascii="Arial" w:hAnsi="Arial" w:cs="Arial"/>
          <w:sz w:val="22"/>
          <w:szCs w:val="22"/>
        </w:rPr>
        <w:t xml:space="preserve"> </w:t>
      </w:r>
      <w:r w:rsidR="00BC3D5F">
        <w:rPr>
          <w:rFonts w:ascii="Arial" w:hAnsi="Arial" w:cs="Arial"/>
          <w:sz w:val="22"/>
          <w:szCs w:val="22"/>
        </w:rPr>
        <w:t xml:space="preserve">galbut virus infection </w:t>
      </w:r>
      <w:r w:rsidR="00FF7B6A">
        <w:rPr>
          <w:rFonts w:ascii="Arial" w:hAnsi="Arial" w:cs="Arial"/>
          <w:sz w:val="22"/>
          <w:szCs w:val="22"/>
        </w:rPr>
        <w:t xml:space="preserve">did not reduce offspring numbers </w:t>
      </w:r>
      <w:r w:rsidR="00B80E98">
        <w:rPr>
          <w:rFonts w:ascii="Arial" w:hAnsi="Arial" w:cs="Arial"/>
          <w:sz w:val="22"/>
          <w:szCs w:val="22"/>
        </w:rPr>
        <w:t>and even sped up time to pupation and eclosion</w:t>
      </w:r>
      <w:sdt>
        <w:sdtPr>
          <w:rPr>
            <w:rFonts w:ascii="Arial" w:hAnsi="Arial" w:cs="Arial"/>
            <w:color w:val="000000"/>
            <w:sz w:val="22"/>
            <w:szCs w:val="22"/>
            <w:vertAlign w:val="superscript"/>
          </w:rPr>
          <w:tag w:val="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"/>
          <w:id w:val="-1341085545"/>
          <w:placeholder>
            <w:docPart w:val="DefaultPlaceholder_-1854013440"/>
          </w:placeholder>
        </w:sdtPr>
        <w:sdtContent>
          <w:r w:rsidR="003C0B86" w:rsidRPr="003C0B86">
            <w:rPr>
              <w:rFonts w:ascii="Arial" w:hAnsi="Arial" w:cs="Arial"/>
              <w:color w:val="000000"/>
              <w:sz w:val="22"/>
              <w:szCs w:val="22"/>
              <w:vertAlign w:val="superscript"/>
            </w:rPr>
            <w:t>5,6</w:t>
          </w:r>
        </w:sdtContent>
      </w:sdt>
      <w:r w:rsidR="00B80E98">
        <w:rPr>
          <w:rFonts w:ascii="Arial" w:hAnsi="Arial" w:cs="Arial"/>
          <w:color w:val="000000"/>
          <w:sz w:val="22"/>
          <w:szCs w:val="22"/>
        </w:rPr>
        <w:t xml:space="preserve">. </w:t>
      </w:r>
      <w:ins w:id="94" w:author="Keene-Snickers,Lexi" w:date="2025-04-02T09:59:00Z" w16du:dateUtc="2025-04-02T15:59:00Z">
        <w:r w:rsidR="00E27066">
          <w:rPr>
            <w:rFonts w:ascii="Arial" w:hAnsi="Arial" w:cs="Arial"/>
            <w:color w:val="000000"/>
            <w:sz w:val="22"/>
            <w:szCs w:val="22"/>
          </w:rPr>
          <w:t>Another</w:t>
        </w:r>
      </w:ins>
      <w:ins w:id="95" w:author="Keene-Snickers,Lexi" w:date="2025-04-02T09:40:00Z" w16du:dateUtc="2025-04-02T15:40:00Z">
        <w:r w:rsidR="00E27066">
          <w:rPr>
            <w:rFonts w:ascii="Arial" w:hAnsi="Arial" w:cs="Arial"/>
            <w:color w:val="000000"/>
            <w:sz w:val="22"/>
            <w:szCs w:val="22"/>
          </w:rPr>
          <w:t xml:space="preserve"> inbred fl</w:t>
        </w:r>
      </w:ins>
      <w:ins w:id="96" w:author="Keene-Snickers,Lexi" w:date="2025-04-02T09:41:00Z" w16du:dateUtc="2025-04-02T15:41:00Z">
        <w:r w:rsidR="00E27066">
          <w:rPr>
            <w:rFonts w:ascii="Arial" w:hAnsi="Arial" w:cs="Arial"/>
            <w:color w:val="000000"/>
            <w:sz w:val="22"/>
            <w:szCs w:val="22"/>
          </w:rPr>
          <w:t>y</w:t>
        </w:r>
      </w:ins>
      <w:ins w:id="97" w:author="Keene-Snickers,Lexi" w:date="2025-04-02T09:40:00Z" w16du:dateUtc="2025-04-02T15:40:00Z">
        <w:r w:rsidR="00E27066">
          <w:rPr>
            <w:rFonts w:ascii="Arial" w:hAnsi="Arial" w:cs="Arial"/>
            <w:color w:val="000000"/>
            <w:sz w:val="22"/>
            <w:szCs w:val="22"/>
          </w:rPr>
          <w:t xml:space="preserve"> line infected with galbut virus</w:t>
        </w:r>
      </w:ins>
      <w:del w:id="98" w:author="Stenglein,Mark" w:date="2025-03-26T16:00:00Z" w16du:dateUtc="2025-03-26T22:00:00Z">
        <w:r w:rsidR="00B80E98" w:rsidDel="00EF2EFE">
          <w:rPr>
            <w:rFonts w:ascii="Arial" w:hAnsi="Arial" w:cs="Arial"/>
            <w:color w:val="000000"/>
            <w:sz w:val="22"/>
            <w:szCs w:val="22"/>
          </w:rPr>
          <w:delText>That same study found that g</w:delText>
        </w:r>
      </w:del>
      <w:ins w:id="99" w:author="Stenglein,Mark" w:date="2025-03-26T16:00:00Z" w16du:dateUtc="2025-03-26T22:00:00Z">
        <w:del w:id="100" w:author="Keene-Snickers,Lexi" w:date="2025-04-02T09:40:00Z" w16du:dateUtc="2025-04-02T15:40:00Z">
          <w:r w:rsidR="00EF2EFE" w:rsidDel="00E27066">
            <w:rPr>
              <w:rFonts w:ascii="Arial" w:hAnsi="Arial" w:cs="Arial"/>
              <w:color w:val="000000"/>
              <w:sz w:val="22"/>
              <w:szCs w:val="22"/>
            </w:rPr>
            <w:delText>G</w:delText>
          </w:r>
        </w:del>
      </w:ins>
      <w:del w:id="101" w:author="Keene-Snickers,Lexi" w:date="2025-04-02T09:40:00Z" w16du:dateUtc="2025-04-02T15:40:00Z">
        <w:r w:rsidR="00B80E98" w:rsidDel="00E27066">
          <w:rPr>
            <w:rFonts w:ascii="Arial" w:hAnsi="Arial" w:cs="Arial"/>
            <w:color w:val="000000"/>
            <w:sz w:val="22"/>
            <w:szCs w:val="22"/>
          </w:rPr>
          <w:delText>albut virus</w:delText>
        </w:r>
        <w:r w:rsidR="00CA3BA8" w:rsidDel="00E27066">
          <w:rPr>
            <w:rFonts w:ascii="Arial" w:hAnsi="Arial" w:cs="Arial"/>
            <w:color w:val="000000"/>
            <w:sz w:val="22"/>
            <w:szCs w:val="22"/>
          </w:rPr>
          <w:delText>-infected flies</w:delText>
        </w:r>
      </w:del>
      <w:r w:rsidR="00CA3BA8">
        <w:rPr>
          <w:rFonts w:ascii="Arial" w:hAnsi="Arial" w:cs="Arial"/>
          <w:color w:val="000000"/>
          <w:sz w:val="22"/>
          <w:szCs w:val="22"/>
        </w:rPr>
        <w:t xml:space="preserve"> exhibited decreased survival following</w:t>
      </w:r>
      <w:r w:rsidR="00B80E98">
        <w:rPr>
          <w:rFonts w:ascii="Arial" w:hAnsi="Arial" w:cs="Arial"/>
          <w:color w:val="000000"/>
          <w:sz w:val="22"/>
          <w:szCs w:val="22"/>
        </w:rPr>
        <w:t xml:space="preserve"> infection </w:t>
      </w:r>
      <w:del w:id="102" w:author="Keene-Snickers,Lexi" w:date="2025-03-13T13:05:00Z" w16du:dateUtc="2025-03-13T19:05:00Z">
        <w:r w:rsidR="00FF7B6A" w:rsidDel="00FC2AE1">
          <w:rPr>
            <w:rFonts w:ascii="Arial" w:hAnsi="Arial" w:cs="Arial"/>
            <w:sz w:val="22"/>
            <w:szCs w:val="22"/>
          </w:rPr>
          <w:delText xml:space="preserve">but that it </w:delText>
        </w:r>
      </w:del>
      <w:r w:rsidR="00CA3BA8">
        <w:rPr>
          <w:rFonts w:ascii="Arial" w:hAnsi="Arial" w:cs="Arial"/>
          <w:sz w:val="22"/>
          <w:szCs w:val="22"/>
        </w:rPr>
        <w:t xml:space="preserve">by </w:t>
      </w:r>
      <w:r w:rsidR="00B80E98">
        <w:rPr>
          <w:rFonts w:ascii="Arial" w:hAnsi="Arial" w:cs="Arial"/>
          <w:sz w:val="22"/>
          <w:szCs w:val="22"/>
        </w:rPr>
        <w:t>some bacterial and</w:t>
      </w:r>
      <w:r w:rsidR="00FF7B6A">
        <w:rPr>
          <w:rFonts w:ascii="Arial" w:hAnsi="Arial" w:cs="Arial"/>
          <w:sz w:val="22"/>
          <w:szCs w:val="22"/>
        </w:rPr>
        <w:t xml:space="preserve"> fungal </w:t>
      </w:r>
      <w:r w:rsidR="00CA3BA8">
        <w:rPr>
          <w:rFonts w:ascii="Arial" w:hAnsi="Arial" w:cs="Arial"/>
          <w:sz w:val="22"/>
          <w:szCs w:val="22"/>
        </w:rPr>
        <w:t>pathogens</w:t>
      </w:r>
      <w:del w:id="103" w:author="Keene-Snickers,Lexi" w:date="2025-04-02T09:41:00Z" w16du:dateUtc="2025-04-02T15:41:00Z">
        <w:r w:rsidR="00CA3BA8" w:rsidDel="00E27066">
          <w:rPr>
            <w:rFonts w:ascii="Arial" w:hAnsi="Arial" w:cs="Arial"/>
            <w:sz w:val="22"/>
            <w:szCs w:val="22"/>
          </w:rPr>
          <w:delText xml:space="preserve"> </w:delText>
        </w:r>
      </w:del>
      <w:del w:id="104" w:author="Stenglein,Mark" w:date="2025-03-26T09:31:00Z" w16du:dateUtc="2025-03-26T15:31:00Z">
        <w:r w:rsidR="00550630" w:rsidDel="00CA3BA8">
          <w:rPr>
            <w:rFonts w:ascii="Arial" w:hAnsi="Arial" w:cs="Arial"/>
            <w:sz w:val="22"/>
            <w:szCs w:val="22"/>
          </w:rPr>
          <w:delText xml:space="preserve">in </w:delText>
        </w:r>
        <w:r w:rsidR="00B80E98" w:rsidDel="00CA3BA8">
          <w:rPr>
            <w:rFonts w:ascii="Arial" w:hAnsi="Arial" w:cs="Arial"/>
            <w:sz w:val="22"/>
            <w:szCs w:val="22"/>
          </w:rPr>
          <w:delText xml:space="preserve">a different </w:delText>
        </w:r>
        <w:r w:rsidR="00550630" w:rsidDel="00CA3BA8">
          <w:rPr>
            <w:rFonts w:ascii="Arial" w:hAnsi="Arial" w:cs="Arial"/>
            <w:sz w:val="22"/>
            <w:szCs w:val="22"/>
          </w:rPr>
          <w:delText>laboratory fly</w:delText>
        </w:r>
      </w:del>
      <w:ins w:id="105" w:author="Keene-Snickers,Lexi" w:date="2025-03-13T13:21:00Z" w16du:dateUtc="2025-03-13T19:21:00Z">
        <w:del w:id="106" w:author="Stenglein,Mark" w:date="2025-03-26T09:31:00Z" w16du:dateUtc="2025-03-26T15:31:00Z">
          <w:r w:rsidR="00D421F5" w:rsidDel="00CA3BA8">
            <w:rPr>
              <w:rFonts w:ascii="Arial" w:hAnsi="Arial" w:cs="Arial"/>
              <w:sz w:val="22"/>
              <w:szCs w:val="22"/>
            </w:rPr>
            <w:delText>DGRP</w:delText>
          </w:r>
        </w:del>
      </w:ins>
      <w:del w:id="107" w:author="Stenglein,Mark" w:date="2025-03-26T09:31:00Z" w16du:dateUtc="2025-03-26T15:31:00Z">
        <w:r w:rsidR="00550630" w:rsidDel="00CA3BA8">
          <w:rPr>
            <w:rFonts w:ascii="Arial" w:hAnsi="Arial" w:cs="Arial"/>
            <w:sz w:val="22"/>
            <w:szCs w:val="22"/>
          </w:rPr>
          <w:delText xml:space="preserve"> li</w:delText>
        </w:r>
        <w:r w:rsidR="00B80E98" w:rsidDel="00CA3BA8">
          <w:rPr>
            <w:rFonts w:ascii="Arial" w:hAnsi="Arial" w:cs="Arial"/>
            <w:sz w:val="22"/>
            <w:szCs w:val="22"/>
          </w:rPr>
          <w:delText>ne</w:delText>
        </w:r>
      </w:del>
      <w:sdt>
        <w:sdtPr>
          <w:rPr>
            <w:rFonts w:ascii="Arial" w:hAnsi="Arial" w:cs="Arial"/>
            <w:color w:val="000000"/>
            <w:sz w:val="22"/>
            <w:szCs w:val="22"/>
            <w:vertAlign w:val="superscript"/>
          </w:rPr>
          <w:tag w:val="MENDELEY_CITATION_v3_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"/>
          <w:id w:val="-313881156"/>
          <w:placeholder>
            <w:docPart w:val="DefaultPlaceholder_-1854013440"/>
          </w:placeholder>
        </w:sdtPr>
        <w:sdtContent>
          <w:r w:rsidR="003C0B86" w:rsidRPr="003C0B86">
            <w:rPr>
              <w:rFonts w:ascii="Arial" w:hAnsi="Arial" w:cs="Arial"/>
              <w:color w:val="000000"/>
              <w:sz w:val="22"/>
              <w:szCs w:val="22"/>
              <w:vertAlign w:val="superscript"/>
            </w:rPr>
            <w:t>5</w:t>
          </w:r>
        </w:sdtContent>
      </w:sdt>
      <w:r w:rsidR="00FF7B6A">
        <w:rPr>
          <w:rFonts w:ascii="Arial" w:hAnsi="Arial" w:cs="Arial"/>
          <w:sz w:val="22"/>
          <w:szCs w:val="22"/>
        </w:rPr>
        <w:t>.</w:t>
      </w:r>
      <w:r>
        <w:rPr>
          <w:rFonts w:ascii="Arial" w:hAnsi="Arial" w:cs="Arial"/>
          <w:sz w:val="22"/>
          <w:szCs w:val="22"/>
        </w:rPr>
        <w:t xml:space="preserve"> </w:t>
      </w:r>
      <w:ins w:id="108" w:author="Keene-Snickers,Lexi" w:date="2025-04-02T09:59:00Z" w16du:dateUtc="2025-04-02T15:59:00Z">
        <w:r w:rsidR="00E27066">
          <w:rPr>
            <w:rFonts w:ascii="Arial" w:hAnsi="Arial" w:cs="Arial"/>
            <w:sz w:val="22"/>
            <w:szCs w:val="22"/>
          </w:rPr>
          <w:t>However, h</w:t>
        </w:r>
      </w:ins>
      <w:del w:id="109" w:author="Keene-Snickers,Lexi" w:date="2025-04-02T09:59:00Z" w16du:dateUtc="2025-04-02T15:59:00Z">
        <w:r w:rsidR="00550630" w:rsidDel="00E27066">
          <w:rPr>
            <w:rFonts w:ascii="Arial" w:hAnsi="Arial" w:cs="Arial"/>
            <w:sz w:val="22"/>
            <w:szCs w:val="22"/>
          </w:rPr>
          <w:delText>H</w:delText>
        </w:r>
      </w:del>
      <w:r w:rsidR="00550630">
        <w:rPr>
          <w:rFonts w:ascii="Arial" w:hAnsi="Arial" w:cs="Arial"/>
          <w:sz w:val="22"/>
          <w:szCs w:val="22"/>
        </w:rPr>
        <w:t>ow these potentia</w:t>
      </w:r>
      <w:r w:rsidR="00047C61">
        <w:rPr>
          <w:rFonts w:ascii="Arial" w:hAnsi="Arial" w:cs="Arial"/>
          <w:sz w:val="22"/>
          <w:szCs w:val="22"/>
        </w:rPr>
        <w:t>lly offsetting</w:t>
      </w:r>
      <w:r w:rsidR="00550630">
        <w:rPr>
          <w:rFonts w:ascii="Arial" w:hAnsi="Arial" w:cs="Arial"/>
          <w:sz w:val="22"/>
          <w:szCs w:val="22"/>
        </w:rPr>
        <w:t xml:space="preserve"> fitness </w:t>
      </w:r>
      <w:r w:rsidR="00EF2EFE">
        <w:rPr>
          <w:rFonts w:ascii="Arial" w:hAnsi="Arial" w:cs="Arial"/>
          <w:sz w:val="22"/>
          <w:szCs w:val="22"/>
        </w:rPr>
        <w:t xml:space="preserve">traits contribute to overall fitness of flies </w:t>
      </w:r>
      <w:r w:rsidR="00550630">
        <w:rPr>
          <w:rFonts w:ascii="Arial" w:hAnsi="Arial" w:cs="Arial"/>
          <w:sz w:val="22"/>
          <w:szCs w:val="22"/>
        </w:rPr>
        <w:t xml:space="preserve">in the wild is yet to be elucidated. </w:t>
      </w:r>
    </w:p>
    <w:p w14:paraId="3119C1D9" w14:textId="77777777" w:rsidR="00D421F5" w:rsidRDefault="00D421F5" w:rsidP="00081385">
      <w:pPr>
        <w:spacing w:line="360" w:lineRule="auto"/>
        <w:rPr>
          <w:ins w:id="110" w:author="Keene-Snickers,Lexi" w:date="2025-03-13T13:21:00Z" w16du:dateUtc="2025-03-13T19:21:00Z"/>
          <w:rFonts w:ascii="Arial" w:hAnsi="Arial" w:cs="Arial"/>
          <w:sz w:val="22"/>
          <w:szCs w:val="22"/>
        </w:rPr>
      </w:pPr>
    </w:p>
    <w:p w14:paraId="43461551" w14:textId="5688F1C3" w:rsidR="00D077DA" w:rsidRDefault="00FF7B6A">
      <w:pPr>
        <w:spacing w:line="360" w:lineRule="auto"/>
        <w:ind w:firstLine="720"/>
        <w:rPr>
          <w:rFonts w:ascii="Arial" w:hAnsi="Arial" w:cs="Arial"/>
          <w:sz w:val="22"/>
          <w:szCs w:val="22"/>
        </w:rPr>
        <w:pPrChange w:id="111" w:author="Keene-Snickers,Lexi" w:date="2025-03-13T13:21:00Z" w16du:dateUtc="2025-03-13T19:21:00Z">
          <w:pPr>
            <w:spacing w:line="360" w:lineRule="auto"/>
          </w:pPr>
        </w:pPrChange>
      </w:pPr>
      <w:r>
        <w:rPr>
          <w:rFonts w:ascii="Arial" w:hAnsi="Arial" w:cs="Arial"/>
          <w:sz w:val="22"/>
          <w:szCs w:val="22"/>
        </w:rPr>
        <w:t>Galbut virus is</w:t>
      </w:r>
      <w:r w:rsidR="00CA3BA8">
        <w:rPr>
          <w:rFonts w:ascii="Arial" w:hAnsi="Arial" w:cs="Arial"/>
          <w:sz w:val="22"/>
          <w:szCs w:val="22"/>
        </w:rPr>
        <w:t xml:space="preserve"> exceptionally common and</w:t>
      </w:r>
      <w:r w:rsidR="00816656">
        <w:rPr>
          <w:rFonts w:ascii="Arial" w:hAnsi="Arial" w:cs="Arial"/>
          <w:sz w:val="22"/>
          <w:szCs w:val="22"/>
        </w:rPr>
        <w:t xml:space="preserve"> globa</w:t>
      </w:r>
      <w:r>
        <w:rPr>
          <w:rFonts w:ascii="Arial" w:hAnsi="Arial" w:cs="Arial"/>
          <w:sz w:val="22"/>
          <w:szCs w:val="22"/>
        </w:rPr>
        <w:t>l</w:t>
      </w:r>
      <w:r w:rsidR="00816656">
        <w:rPr>
          <w:rFonts w:ascii="Arial" w:hAnsi="Arial" w:cs="Arial"/>
          <w:sz w:val="22"/>
          <w:szCs w:val="22"/>
        </w:rPr>
        <w:t>l</w:t>
      </w:r>
      <w:r>
        <w:rPr>
          <w:rFonts w:ascii="Arial" w:hAnsi="Arial" w:cs="Arial"/>
          <w:sz w:val="22"/>
          <w:szCs w:val="22"/>
        </w:rPr>
        <w:t>y</w:t>
      </w:r>
      <w:r w:rsidR="00816656">
        <w:rPr>
          <w:rFonts w:ascii="Arial" w:hAnsi="Arial" w:cs="Arial"/>
          <w:sz w:val="22"/>
          <w:szCs w:val="22"/>
        </w:rPr>
        <w:t xml:space="preserve"> distribut</w:t>
      </w:r>
      <w:r>
        <w:rPr>
          <w:rFonts w:ascii="Arial" w:hAnsi="Arial" w:cs="Arial"/>
          <w:sz w:val="22"/>
          <w:szCs w:val="22"/>
        </w:rPr>
        <w:t>ed</w:t>
      </w:r>
      <w:r w:rsidR="00EF2EFE">
        <w:rPr>
          <w:rFonts w:ascii="Arial" w:hAnsi="Arial" w:cs="Arial"/>
          <w:sz w:val="22"/>
          <w:szCs w:val="22"/>
        </w:rPr>
        <w:t>:</w:t>
      </w:r>
      <w:del w:id="112" w:author="Stenglein,Mark" w:date="2025-03-26T16:01:00Z" w16du:dateUtc="2025-03-26T22:01:00Z">
        <w:r w:rsidR="00816656" w:rsidDel="00EF2EFE">
          <w:rPr>
            <w:rFonts w:ascii="Arial" w:hAnsi="Arial" w:cs="Arial"/>
            <w:sz w:val="22"/>
            <w:szCs w:val="22"/>
          </w:rPr>
          <w:delText>;</w:delText>
        </w:r>
      </w:del>
      <w:r w:rsidR="00816656">
        <w:rPr>
          <w:rFonts w:ascii="Arial" w:hAnsi="Arial" w:cs="Arial"/>
          <w:sz w:val="22"/>
          <w:szCs w:val="22"/>
        </w:rPr>
        <w:t xml:space="preserve"> every wild</w:t>
      </w:r>
      <w:r w:rsidR="00D40EBA">
        <w:rPr>
          <w:rFonts w:ascii="Arial" w:hAnsi="Arial" w:cs="Arial"/>
          <w:sz w:val="22"/>
          <w:szCs w:val="22"/>
        </w:rPr>
        <w:t xml:space="preserve"> </w:t>
      </w:r>
      <w:r w:rsidR="00D40EBA" w:rsidRPr="00D40EBA">
        <w:rPr>
          <w:rFonts w:ascii="Arial" w:hAnsi="Arial" w:cs="Arial"/>
          <w:i/>
          <w:iCs/>
          <w:sz w:val="22"/>
          <w:szCs w:val="22"/>
          <w:rPrChange w:id="113" w:author="Stenglein,Mark" w:date="2025-03-27T14:57:00Z" w16du:dateUtc="2025-03-27T20:57:00Z">
            <w:rPr>
              <w:rFonts w:ascii="Arial" w:hAnsi="Arial" w:cs="Arial"/>
              <w:sz w:val="22"/>
              <w:szCs w:val="22"/>
            </w:rPr>
          </w:rPrChange>
        </w:rPr>
        <w:t>D. melanogaster</w:t>
      </w:r>
      <w:r w:rsidR="00816656">
        <w:rPr>
          <w:rFonts w:ascii="Arial" w:hAnsi="Arial" w:cs="Arial"/>
          <w:sz w:val="22"/>
          <w:szCs w:val="22"/>
        </w:rPr>
        <w:t xml:space="preserve"> population examined thus far has some </w:t>
      </w:r>
      <w:r w:rsidR="00D07358">
        <w:rPr>
          <w:rFonts w:ascii="Arial" w:hAnsi="Arial" w:cs="Arial"/>
          <w:sz w:val="22"/>
          <w:szCs w:val="22"/>
        </w:rPr>
        <w:t>infected flies</w:t>
      </w:r>
      <w:r w:rsidR="00CA3BA8">
        <w:rPr>
          <w:rFonts w:ascii="Arial" w:hAnsi="Arial" w:cs="Arial"/>
          <w:sz w:val="22"/>
          <w:szCs w:val="22"/>
        </w:rPr>
        <w:t xml:space="preserve">, and ~60% of individual flies </w:t>
      </w:r>
      <w:r w:rsidR="00EF2EFE">
        <w:rPr>
          <w:rFonts w:ascii="Arial" w:hAnsi="Arial" w:cs="Arial"/>
          <w:sz w:val="22"/>
          <w:szCs w:val="22"/>
        </w:rPr>
        <w:t>are</w:t>
      </w:r>
      <w:r w:rsidR="00CA3BA8">
        <w:rPr>
          <w:rFonts w:ascii="Arial" w:hAnsi="Arial" w:cs="Arial"/>
          <w:sz w:val="22"/>
          <w:szCs w:val="22"/>
        </w:rPr>
        <w:t xml:space="preserve"> infected</w:t>
      </w:r>
      <w:r w:rsidR="00816656">
        <w:rPr>
          <w:rFonts w:ascii="Arial" w:hAnsi="Arial" w:cs="Arial"/>
          <w:sz w:val="22"/>
          <w:szCs w:val="22"/>
        </w:rPr>
        <w:t xml:space="preserve">. </w:t>
      </w:r>
      <w:r w:rsidR="00550630">
        <w:rPr>
          <w:rFonts w:ascii="Arial" w:hAnsi="Arial" w:cs="Arial"/>
          <w:sz w:val="22"/>
          <w:szCs w:val="22"/>
        </w:rPr>
        <w:t>Galbut virus</w:t>
      </w:r>
      <w:r w:rsidR="00CA3BA8">
        <w:rPr>
          <w:rFonts w:ascii="Arial" w:hAnsi="Arial" w:cs="Arial"/>
          <w:sz w:val="22"/>
          <w:szCs w:val="22"/>
        </w:rPr>
        <w:t xml:space="preserve"> is vertically transmitted with high efficiency, and its</w:t>
      </w:r>
      <w:ins w:id="114" w:author="Keene-Snickers,Lexi" w:date="2025-03-13T13:05:00Z" w16du:dateUtc="2025-03-13T19:05:00Z">
        <w:del w:id="115" w:author="Stenglein,Mark" w:date="2025-03-26T09:33:00Z" w16du:dateUtc="2025-03-26T15:33:00Z">
          <w:r w:rsidR="00FC2AE1" w:rsidDel="00CA3BA8">
            <w:rPr>
              <w:rFonts w:ascii="Arial" w:hAnsi="Arial" w:cs="Arial"/>
              <w:sz w:val="22"/>
              <w:szCs w:val="22"/>
            </w:rPr>
            <w:delText>’</w:delText>
          </w:r>
        </w:del>
      </w:ins>
      <w:del w:id="116" w:author="Keene-Snickers,Lexi" w:date="2025-03-13T13:05:00Z" w16du:dateUtc="2025-03-13T19:05:00Z">
        <w:r w:rsidR="00550630" w:rsidDel="00FC2AE1">
          <w:rPr>
            <w:rFonts w:ascii="Arial" w:hAnsi="Arial" w:cs="Arial"/>
            <w:sz w:val="22"/>
            <w:szCs w:val="22"/>
          </w:rPr>
          <w:delText>e</w:delText>
        </w:r>
      </w:del>
      <w:del w:id="117" w:author="Stenglein,Mark" w:date="2025-03-26T09:33:00Z" w16du:dateUtc="2025-03-26T15:33:00Z">
        <w:r w:rsidR="00550630" w:rsidDel="00CA3BA8">
          <w:rPr>
            <w:rFonts w:ascii="Arial" w:hAnsi="Arial" w:cs="Arial"/>
            <w:sz w:val="22"/>
            <w:szCs w:val="22"/>
          </w:rPr>
          <w:delText>s</w:delText>
        </w:r>
      </w:del>
      <w:r w:rsidR="00550630">
        <w:rPr>
          <w:rFonts w:ascii="Arial" w:hAnsi="Arial" w:cs="Arial"/>
          <w:sz w:val="22"/>
          <w:szCs w:val="22"/>
        </w:rPr>
        <w:t xml:space="preserve"> </w:t>
      </w:r>
      <w:r w:rsidR="00CA3BA8">
        <w:rPr>
          <w:rFonts w:ascii="Arial" w:hAnsi="Arial" w:cs="Arial"/>
          <w:sz w:val="22"/>
          <w:szCs w:val="22"/>
        </w:rPr>
        <w:t xml:space="preserve">global </w:t>
      </w:r>
      <w:r w:rsidR="00550630">
        <w:rPr>
          <w:rFonts w:ascii="Arial" w:hAnsi="Arial" w:cs="Arial"/>
          <w:sz w:val="22"/>
          <w:szCs w:val="22"/>
        </w:rPr>
        <w:t xml:space="preserve">spread </w:t>
      </w:r>
      <w:del w:id="118" w:author="Stenglein,Mark" w:date="2025-03-26T09:32:00Z" w16du:dateUtc="2025-03-26T15:32:00Z">
        <w:r w:rsidR="00550630" w:rsidDel="00CA3BA8">
          <w:rPr>
            <w:rFonts w:ascii="Arial" w:hAnsi="Arial" w:cs="Arial"/>
            <w:sz w:val="22"/>
            <w:szCs w:val="22"/>
          </w:rPr>
          <w:delText xml:space="preserve">could </w:delText>
        </w:r>
      </w:del>
      <w:r w:rsidR="00CA3BA8">
        <w:rPr>
          <w:rFonts w:ascii="Arial" w:hAnsi="Arial" w:cs="Arial"/>
          <w:sz w:val="22"/>
          <w:szCs w:val="22"/>
        </w:rPr>
        <w:t xml:space="preserve">likely </w:t>
      </w:r>
      <w:del w:id="119" w:author="Stenglein,Mark" w:date="2025-03-26T09:33:00Z" w16du:dateUtc="2025-03-26T15:33:00Z">
        <w:r w:rsidR="00550630" w:rsidDel="00CA3BA8">
          <w:rPr>
            <w:rFonts w:ascii="Arial" w:hAnsi="Arial" w:cs="Arial"/>
            <w:sz w:val="22"/>
            <w:szCs w:val="22"/>
          </w:rPr>
          <w:delText xml:space="preserve">be due to the </w:delText>
        </w:r>
      </w:del>
      <w:r w:rsidR="00CA3BA8">
        <w:rPr>
          <w:rFonts w:ascii="Arial" w:hAnsi="Arial" w:cs="Arial"/>
          <w:sz w:val="22"/>
          <w:szCs w:val="22"/>
        </w:rPr>
        <w:t xml:space="preserve">coincided with </w:t>
      </w:r>
      <w:del w:id="120" w:author="Stenglein,Mark" w:date="2025-03-26T09:33:00Z" w16du:dateUtc="2025-03-26T15:33:00Z">
        <w:r w:rsidR="00550630" w:rsidDel="00CA3BA8">
          <w:rPr>
            <w:rFonts w:ascii="Arial" w:hAnsi="Arial" w:cs="Arial"/>
            <w:sz w:val="22"/>
            <w:szCs w:val="22"/>
          </w:rPr>
          <w:delText xml:space="preserve">movement of </w:delText>
        </w:r>
      </w:del>
      <w:r w:rsidR="00550630" w:rsidRPr="00E97611">
        <w:rPr>
          <w:rFonts w:ascii="Arial" w:hAnsi="Arial" w:cs="Arial"/>
          <w:i/>
          <w:iCs/>
          <w:sz w:val="22"/>
          <w:szCs w:val="22"/>
        </w:rPr>
        <w:t>D. melanogaster</w:t>
      </w:r>
      <w:r w:rsidR="00CA3BA8">
        <w:rPr>
          <w:rFonts w:ascii="Arial" w:hAnsi="Arial" w:cs="Arial"/>
          <w:i/>
          <w:iCs/>
          <w:sz w:val="22"/>
          <w:szCs w:val="22"/>
        </w:rPr>
        <w:t>’s spread</w:t>
      </w:r>
      <w:r w:rsidR="00550630">
        <w:rPr>
          <w:rFonts w:ascii="Arial" w:hAnsi="Arial" w:cs="Arial"/>
          <w:sz w:val="22"/>
          <w:szCs w:val="22"/>
        </w:rPr>
        <w:t xml:space="preserve"> across the world as a human commensal</w:t>
      </w:r>
      <w:sdt>
        <w:sdtPr>
          <w:rPr>
            <w:rFonts w:ascii="Arial" w:hAnsi="Arial" w:cs="Arial"/>
            <w:color w:val="000000"/>
            <w:sz w:val="22"/>
            <w:szCs w:val="22"/>
            <w:vertAlign w:val="superscript"/>
          </w:rPr>
          <w:tag w:val="MENDELEY_CITATION_v3_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"/>
          <w:id w:val="-1531867965"/>
          <w:placeholder>
            <w:docPart w:val="DefaultPlaceholder_-1854013440"/>
          </w:placeholder>
        </w:sdtPr>
        <w:sdtContent>
          <w:r w:rsidR="003C0B86" w:rsidRPr="003C0B86">
            <w:rPr>
              <w:rFonts w:ascii="Arial" w:hAnsi="Arial" w:cs="Arial"/>
              <w:color w:val="000000"/>
              <w:sz w:val="22"/>
              <w:szCs w:val="22"/>
              <w:vertAlign w:val="superscript"/>
            </w:rPr>
            <w:t>1,7</w:t>
          </w:r>
        </w:sdtContent>
      </w:sdt>
      <w:r w:rsidR="00550630">
        <w:rPr>
          <w:rFonts w:ascii="Arial" w:hAnsi="Arial" w:cs="Arial"/>
          <w:color w:val="000000"/>
          <w:sz w:val="22"/>
          <w:szCs w:val="22"/>
        </w:rPr>
        <w:t>.</w:t>
      </w:r>
      <w:r w:rsidR="001B3F09">
        <w:rPr>
          <w:rFonts w:ascii="Arial" w:hAnsi="Arial" w:cs="Arial"/>
          <w:sz w:val="22"/>
          <w:szCs w:val="22"/>
        </w:rPr>
        <w:t xml:space="preserve"> </w:t>
      </w:r>
    </w:p>
    <w:p w14:paraId="4888CA1F" w14:textId="77777777" w:rsidR="00D077DA" w:rsidRDefault="00D077DA" w:rsidP="00081385">
      <w:pPr>
        <w:spacing w:line="360" w:lineRule="auto"/>
        <w:rPr>
          <w:rFonts w:ascii="Arial" w:hAnsi="Arial" w:cs="Arial"/>
          <w:sz w:val="22"/>
          <w:szCs w:val="22"/>
        </w:rPr>
      </w:pPr>
    </w:p>
    <w:p w14:paraId="09146261" w14:textId="6BB56436" w:rsidR="00263851" w:rsidRDefault="00816656" w:rsidP="00DC22AB">
      <w:pPr>
        <w:spacing w:line="360" w:lineRule="auto"/>
        <w:ind w:firstLine="720"/>
        <w:rPr>
          <w:rFonts w:ascii="Arial" w:hAnsi="Arial" w:cs="Arial"/>
          <w:sz w:val="22"/>
          <w:szCs w:val="22"/>
        </w:rPr>
      </w:pPr>
      <w:del w:id="121" w:author="Keene-Snickers,Lexi" w:date="2025-04-02T09:43:00Z" w16du:dateUtc="2025-04-02T15:43:00Z">
        <w:r w:rsidDel="00E27066">
          <w:rPr>
            <w:rFonts w:ascii="Arial" w:hAnsi="Arial" w:cs="Arial"/>
            <w:sz w:val="22"/>
            <w:szCs w:val="22"/>
          </w:rPr>
          <w:delText xml:space="preserve">It has been estimated that galbut virus has been infecting flies for </w:delText>
        </w:r>
        <w:r w:rsidR="00EF2EFE" w:rsidDel="00E27066">
          <w:rPr>
            <w:rFonts w:ascii="Arial" w:hAnsi="Arial" w:cs="Arial"/>
            <w:sz w:val="22"/>
            <w:szCs w:val="22"/>
          </w:rPr>
          <w:delText xml:space="preserve">at least </w:delText>
        </w:r>
        <w:r w:rsidDel="00E27066">
          <w:rPr>
            <w:rFonts w:ascii="Arial" w:hAnsi="Arial" w:cs="Arial"/>
            <w:sz w:val="22"/>
            <w:szCs w:val="22"/>
          </w:rPr>
          <w:delText>200 y</w:delText>
        </w:r>
        <w:r w:rsidR="006603B1" w:rsidDel="00E27066">
          <w:rPr>
            <w:rFonts w:ascii="Arial" w:hAnsi="Arial" w:cs="Arial"/>
            <w:sz w:val="22"/>
            <w:szCs w:val="22"/>
          </w:rPr>
          <w:delText>.</w:delText>
        </w:r>
        <w:r w:rsidDel="00E27066">
          <w:rPr>
            <w:rFonts w:ascii="Arial" w:hAnsi="Arial" w:cs="Arial"/>
            <w:sz w:val="22"/>
            <w:szCs w:val="22"/>
          </w:rPr>
          <w:delText xml:space="preserve"> </w:delText>
        </w:r>
        <w:r w:rsidR="00263851" w:rsidDel="00E27066">
          <w:rPr>
            <w:rFonts w:ascii="Arial" w:hAnsi="Arial" w:cs="Arial"/>
            <w:sz w:val="22"/>
            <w:szCs w:val="22"/>
          </w:rPr>
          <w:delText>However, some European populations possess</w:delText>
        </w:r>
        <w:r w:rsidDel="00E27066">
          <w:rPr>
            <w:rFonts w:ascii="Arial" w:hAnsi="Arial" w:cs="Arial"/>
            <w:sz w:val="22"/>
            <w:szCs w:val="22"/>
          </w:rPr>
          <w:delText xml:space="preserve"> a near complete </w:delText>
        </w:r>
        <w:r w:rsidR="00D07358" w:rsidDel="00E27066">
          <w:rPr>
            <w:rFonts w:ascii="Arial" w:hAnsi="Arial" w:cs="Arial"/>
            <w:sz w:val="22"/>
            <w:szCs w:val="22"/>
          </w:rPr>
          <w:delText>integrated copy</w:delText>
        </w:r>
        <w:r w:rsidDel="00E27066">
          <w:rPr>
            <w:rFonts w:ascii="Arial" w:hAnsi="Arial" w:cs="Arial"/>
            <w:sz w:val="22"/>
            <w:szCs w:val="22"/>
          </w:rPr>
          <w:delText xml:space="preserve"> of</w:delText>
        </w:r>
        <w:r w:rsidR="007A59F0" w:rsidDel="00E27066">
          <w:rPr>
            <w:rFonts w:ascii="Arial" w:hAnsi="Arial" w:cs="Arial"/>
            <w:sz w:val="22"/>
            <w:szCs w:val="22"/>
          </w:rPr>
          <w:delText xml:space="preserve"> galbut virus </w:delText>
        </w:r>
        <w:r w:rsidR="00DC22AB" w:rsidDel="00E27066">
          <w:rPr>
            <w:rFonts w:ascii="Arial" w:hAnsi="Arial" w:cs="Arial"/>
            <w:sz w:val="22"/>
            <w:szCs w:val="22"/>
          </w:rPr>
          <w:delText>RNA</w:delText>
        </w:r>
        <w:r w:rsidR="007A59F0" w:rsidDel="00E27066">
          <w:rPr>
            <w:rFonts w:ascii="Arial" w:hAnsi="Arial" w:cs="Arial"/>
            <w:sz w:val="22"/>
            <w:szCs w:val="22"/>
          </w:rPr>
          <w:delText xml:space="preserve"> 1</w:delText>
        </w:r>
        <w:r w:rsidR="00DC22AB" w:rsidDel="00E27066">
          <w:rPr>
            <w:rFonts w:ascii="Arial" w:hAnsi="Arial" w:cs="Arial"/>
            <w:sz w:val="22"/>
            <w:szCs w:val="22"/>
          </w:rPr>
          <w:delText xml:space="preserve">. </w:delText>
        </w:r>
        <w:r w:rsidR="00DC22AB" w:rsidRPr="00E97611" w:rsidDel="00E27066">
          <w:rPr>
            <w:rFonts w:ascii="Arial" w:hAnsi="Arial" w:cs="Arial"/>
            <w:i/>
            <w:iCs/>
            <w:sz w:val="22"/>
            <w:szCs w:val="22"/>
          </w:rPr>
          <w:delText xml:space="preserve">D. melanogaster </w:delText>
        </w:r>
        <w:r w:rsidR="00DC22AB" w:rsidDel="00E27066">
          <w:rPr>
            <w:rFonts w:ascii="Arial" w:hAnsi="Arial" w:cs="Arial"/>
            <w:sz w:val="22"/>
            <w:szCs w:val="22"/>
          </w:rPr>
          <w:delText xml:space="preserve">is also not the only </w:delText>
        </w:r>
        <w:r w:rsidR="00DC22AB" w:rsidRPr="00E97611" w:rsidDel="00E27066">
          <w:rPr>
            <w:rFonts w:ascii="Arial" w:hAnsi="Arial" w:cs="Arial"/>
            <w:i/>
            <w:iCs/>
            <w:sz w:val="22"/>
            <w:szCs w:val="22"/>
          </w:rPr>
          <w:delText>Drosophila</w:delText>
        </w:r>
        <w:r w:rsidR="00DC22AB" w:rsidDel="00E27066">
          <w:rPr>
            <w:rFonts w:ascii="Arial" w:hAnsi="Arial" w:cs="Arial"/>
            <w:sz w:val="22"/>
            <w:szCs w:val="22"/>
          </w:rPr>
          <w:delText xml:space="preserve"> species galbut virus infects. </w:delText>
        </w:r>
      </w:del>
      <w:r w:rsidR="00DC22AB">
        <w:rPr>
          <w:rFonts w:ascii="Arial" w:hAnsi="Arial" w:cs="Arial"/>
          <w:sz w:val="22"/>
          <w:szCs w:val="22"/>
        </w:rPr>
        <w:t xml:space="preserve">Galbut virus </w:t>
      </w:r>
      <w:del w:id="122" w:author="Keene-Snickers,Lexi" w:date="2025-04-02T10:00:00Z" w16du:dateUtc="2025-04-02T16:00:00Z">
        <w:r w:rsidR="00DC22AB" w:rsidDel="00E27066">
          <w:rPr>
            <w:rFonts w:ascii="Arial" w:hAnsi="Arial" w:cs="Arial"/>
            <w:sz w:val="22"/>
            <w:szCs w:val="22"/>
          </w:rPr>
          <w:delText xml:space="preserve">has been detected </w:delText>
        </w:r>
      </w:del>
      <w:ins w:id="123" w:author="Keene-Snickers,Lexi" w:date="2025-04-02T09:49:00Z" w16du:dateUtc="2025-04-02T15:49:00Z">
        <w:r w:rsidR="00E27066">
          <w:rPr>
            <w:rFonts w:ascii="Arial" w:hAnsi="Arial" w:cs="Arial"/>
            <w:sz w:val="22"/>
            <w:szCs w:val="22"/>
          </w:rPr>
          <w:t xml:space="preserve">has been found to infect </w:t>
        </w:r>
      </w:ins>
      <w:ins w:id="124" w:author="Keene-Snickers,Lexi" w:date="2025-04-02T10:00:00Z" w16du:dateUtc="2025-04-02T16:00:00Z">
        <w:r w:rsidR="00E27066">
          <w:rPr>
            <w:rFonts w:ascii="Arial" w:hAnsi="Arial" w:cs="Arial"/>
            <w:sz w:val="22"/>
            <w:szCs w:val="22"/>
          </w:rPr>
          <w:t>flies</w:t>
        </w:r>
      </w:ins>
      <w:ins w:id="125" w:author="Keene-Snickers,Lexi" w:date="2025-04-02T09:49:00Z" w16du:dateUtc="2025-04-02T15:49:00Z">
        <w:r w:rsidR="00E27066">
          <w:rPr>
            <w:rFonts w:ascii="Arial" w:hAnsi="Arial" w:cs="Arial"/>
            <w:sz w:val="22"/>
            <w:szCs w:val="22"/>
          </w:rPr>
          <w:t xml:space="preserve"> across species barriers. Wild </w:t>
        </w:r>
      </w:ins>
      <w:del w:id="126" w:author="Keene-Snickers,Lexi" w:date="2025-04-02T09:49:00Z" w16du:dateUtc="2025-04-02T15:49:00Z">
        <w:r w:rsidR="00DC22AB" w:rsidDel="00E27066">
          <w:rPr>
            <w:rFonts w:ascii="Arial" w:hAnsi="Arial" w:cs="Arial"/>
            <w:sz w:val="22"/>
            <w:szCs w:val="22"/>
          </w:rPr>
          <w:delText xml:space="preserve">in </w:delText>
        </w:r>
        <w:r w:rsidR="00E27066" w:rsidDel="00E27066">
          <w:rPr>
            <w:rFonts w:ascii="Arial" w:hAnsi="Arial" w:cs="Arial"/>
            <w:sz w:val="22"/>
            <w:szCs w:val="22"/>
          </w:rPr>
          <w:delText xml:space="preserve">other </w:delText>
        </w:r>
      </w:del>
      <w:r w:rsidR="00DC22AB" w:rsidRPr="00E97611">
        <w:rPr>
          <w:rFonts w:ascii="Arial" w:hAnsi="Arial" w:cs="Arial"/>
          <w:i/>
          <w:iCs/>
          <w:sz w:val="22"/>
          <w:szCs w:val="22"/>
        </w:rPr>
        <w:t>Drosophila simulans</w:t>
      </w:r>
      <w:r w:rsidR="00DC22AB">
        <w:rPr>
          <w:rFonts w:ascii="Arial" w:hAnsi="Arial" w:cs="Arial"/>
          <w:sz w:val="22"/>
          <w:szCs w:val="22"/>
        </w:rPr>
        <w:t xml:space="preserve"> flies from Australia</w:t>
      </w:r>
      <w:ins w:id="127" w:author="Keene-Snickers,Lexi" w:date="2025-04-02T09:23:00Z" w16du:dateUtc="2025-04-02T15:23:00Z">
        <w:r w:rsidR="00E27066">
          <w:rPr>
            <w:rFonts w:ascii="Arial" w:hAnsi="Arial" w:cs="Arial"/>
            <w:sz w:val="22"/>
            <w:szCs w:val="22"/>
          </w:rPr>
          <w:t xml:space="preserve"> and </w:t>
        </w:r>
        <w:r w:rsidR="00E27066" w:rsidRPr="00E27066">
          <w:rPr>
            <w:rFonts w:ascii="Arial" w:hAnsi="Arial" w:cs="Arial"/>
            <w:i/>
            <w:iCs/>
            <w:sz w:val="22"/>
            <w:szCs w:val="22"/>
            <w:rPrChange w:id="128" w:author="Keene-Snickers,Lexi" w:date="2025-04-02T09:43:00Z" w16du:dateUtc="2025-04-02T15:43:00Z">
              <w:rPr>
                <w:rFonts w:ascii="Arial" w:hAnsi="Arial" w:cs="Arial"/>
                <w:sz w:val="22"/>
                <w:szCs w:val="22"/>
              </w:rPr>
            </w:rPrChange>
          </w:rPr>
          <w:t>Drosophila suzukii</w:t>
        </w:r>
        <w:r w:rsidR="00E27066">
          <w:rPr>
            <w:rFonts w:ascii="Arial" w:hAnsi="Arial" w:cs="Arial"/>
            <w:sz w:val="22"/>
            <w:szCs w:val="22"/>
          </w:rPr>
          <w:t xml:space="preserve"> flies from</w:t>
        </w:r>
      </w:ins>
      <w:ins w:id="129" w:author="Keene-Snickers,Lexi" w:date="2025-04-02T09:30:00Z" w16du:dateUtc="2025-04-02T15:30:00Z">
        <w:r w:rsidR="00E27066">
          <w:rPr>
            <w:rFonts w:ascii="Arial" w:hAnsi="Arial" w:cs="Arial"/>
            <w:sz w:val="22"/>
            <w:szCs w:val="22"/>
          </w:rPr>
          <w:t xml:space="preserve"> </w:t>
        </w:r>
      </w:ins>
      <w:ins w:id="130" w:author="Keene-Snickers,Lexi" w:date="2025-04-02T09:31:00Z" w16du:dateUtc="2025-04-02T15:31:00Z">
        <w:r w:rsidR="00E27066">
          <w:rPr>
            <w:rFonts w:ascii="Arial" w:hAnsi="Arial" w:cs="Arial"/>
            <w:sz w:val="22"/>
            <w:szCs w:val="22"/>
          </w:rPr>
          <w:t>the UK</w:t>
        </w:r>
      </w:ins>
      <w:ins w:id="131" w:author="Keene-Snickers,Lexi" w:date="2025-04-02T09:30:00Z" w16du:dateUtc="2025-04-02T15:30:00Z">
        <w:r w:rsidR="00E27066">
          <w:rPr>
            <w:rFonts w:ascii="Arial" w:hAnsi="Arial" w:cs="Arial"/>
            <w:sz w:val="22"/>
            <w:szCs w:val="22"/>
          </w:rPr>
          <w:t xml:space="preserve"> and Japan</w:t>
        </w:r>
      </w:ins>
      <w:ins w:id="132" w:author="Keene-Snickers,Lexi" w:date="2025-04-02T09:50:00Z" w16du:dateUtc="2025-04-02T15:50:00Z">
        <w:r w:rsidR="00E27066">
          <w:rPr>
            <w:rFonts w:ascii="Arial" w:hAnsi="Arial" w:cs="Arial"/>
            <w:sz w:val="22"/>
            <w:szCs w:val="22"/>
          </w:rPr>
          <w:t xml:space="preserve"> have also been shown to be infected by galbut virus</w:t>
        </w:r>
      </w:ins>
      <w:del w:id="133" w:author="Keene-Snickers,Lexi" w:date="2025-04-02T09:30:00Z" w16du:dateUtc="2025-04-02T15:30:00Z">
        <w:r w:rsidR="00E27066" w:rsidDel="00E27066">
          <w:rPr>
            <w:rFonts w:ascii="Arial" w:hAnsi="Arial" w:cs="Arial"/>
            <w:sz w:val="22"/>
            <w:szCs w:val="22"/>
          </w:rPr>
          <w:delText>ZEur</w:delText>
        </w:r>
      </w:del>
      <w:sdt>
        <w:sdtPr>
          <w:rPr>
            <w:rFonts w:ascii="Arial" w:hAnsi="Arial" w:cs="Arial"/>
            <w:color w:val="000000"/>
            <w:sz w:val="22"/>
            <w:szCs w:val="22"/>
            <w:vertAlign w:val="superscript"/>
          </w:rPr>
          <w:tag w:val="MENDELEY_CITATION_v3_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"/>
          <w:id w:val="482364366"/>
          <w:placeholder>
            <w:docPart w:val="DefaultPlaceholder_-1854013440"/>
          </w:placeholder>
        </w:sdtPr>
        <w:sdtEndPr/>
        <w:sdtContent>
          <w:r w:rsidR="003C0B86" w:rsidRPr="003C0B86">
            <w:rPr>
              <w:rFonts w:ascii="Arial" w:hAnsi="Arial" w:cs="Arial"/>
              <w:color w:val="000000"/>
              <w:sz w:val="22"/>
              <w:szCs w:val="22"/>
              <w:vertAlign w:val="superscript"/>
            </w:rPr>
            <w:t>8,9</w:t>
          </w:r>
        </w:sdtContent>
      </w:sdt>
      <w:r w:rsidR="00DC22AB">
        <w:rPr>
          <w:rFonts w:ascii="Arial" w:hAnsi="Arial" w:cs="Arial"/>
          <w:sz w:val="22"/>
          <w:szCs w:val="22"/>
        </w:rPr>
        <w:t>. The presence of an endogenous viral element (EVE)</w:t>
      </w:r>
      <w:ins w:id="134" w:author="Keene-Snickers,Lexi" w:date="2025-04-02T09:45:00Z" w16du:dateUtc="2025-04-02T15:45:00Z">
        <w:r w:rsidR="00E27066">
          <w:rPr>
            <w:rFonts w:ascii="Arial" w:hAnsi="Arial" w:cs="Arial"/>
            <w:sz w:val="22"/>
            <w:szCs w:val="22"/>
          </w:rPr>
          <w:t xml:space="preserve"> in some European populations of flies</w:t>
        </w:r>
      </w:ins>
      <w:sdt>
        <w:sdtPr>
          <w:rPr>
            <w:rFonts w:ascii="Arial" w:hAnsi="Arial" w:cs="Arial"/>
            <w:color w:val="000000"/>
            <w:sz w:val="22"/>
            <w:szCs w:val="22"/>
            <w:vertAlign w:val="superscript"/>
          </w:rPr>
          <w:tag w:val="MENDELEY_CITATION_v3_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"/>
          <w:id w:val="-185055755"/>
          <w:placeholder>
            <w:docPart w:val="DefaultPlaceholder_-1854013440"/>
          </w:placeholder>
        </w:sdtPr>
        <w:sdtContent>
          <w:r w:rsidR="003C0B86" w:rsidRPr="003C0B86">
            <w:rPr>
              <w:rFonts w:ascii="Arial" w:hAnsi="Arial" w:cs="Arial"/>
              <w:color w:val="000000"/>
              <w:sz w:val="22"/>
              <w:szCs w:val="22"/>
              <w:vertAlign w:val="superscript"/>
            </w:rPr>
            <w:t>10</w:t>
          </w:r>
        </w:sdtContent>
      </w:sdt>
      <w:r w:rsidR="00DC22AB">
        <w:rPr>
          <w:rFonts w:ascii="Arial" w:hAnsi="Arial" w:cs="Arial"/>
          <w:sz w:val="22"/>
          <w:szCs w:val="22"/>
        </w:rPr>
        <w:t xml:space="preserve"> a</w:t>
      </w:r>
      <w:r>
        <w:rPr>
          <w:rFonts w:ascii="Arial" w:hAnsi="Arial" w:cs="Arial"/>
          <w:sz w:val="22"/>
          <w:szCs w:val="22"/>
        </w:rPr>
        <w:t>nd that it infects multiple hosts</w:t>
      </w:r>
      <w:r w:rsidR="006603B1">
        <w:rPr>
          <w:rFonts w:ascii="Arial" w:hAnsi="Arial" w:cs="Arial"/>
          <w:sz w:val="22"/>
          <w:szCs w:val="22"/>
        </w:rPr>
        <w:t xml:space="preserve"> suggest</w:t>
      </w:r>
      <w:r w:rsidR="00C54960">
        <w:rPr>
          <w:rFonts w:ascii="Arial" w:hAnsi="Arial" w:cs="Arial"/>
          <w:sz w:val="22"/>
          <w:szCs w:val="22"/>
        </w:rPr>
        <w:t>s</w:t>
      </w:r>
      <w:r w:rsidR="006603B1">
        <w:rPr>
          <w:rFonts w:ascii="Arial" w:hAnsi="Arial" w:cs="Arial"/>
          <w:sz w:val="22"/>
          <w:szCs w:val="22"/>
        </w:rPr>
        <w:t xml:space="preserve"> that </w:t>
      </w:r>
      <w:ins w:id="135" w:author="Keene-Snickers,Lexi" w:date="2025-04-02T09:50:00Z" w16du:dateUtc="2025-04-02T15:50:00Z">
        <w:r w:rsidR="00E27066">
          <w:rPr>
            <w:rFonts w:ascii="Arial" w:hAnsi="Arial" w:cs="Arial"/>
            <w:sz w:val="22"/>
            <w:szCs w:val="22"/>
          </w:rPr>
          <w:t>galbut v</w:t>
        </w:r>
      </w:ins>
      <w:ins w:id="136" w:author="Keene-Snickers,Lexi" w:date="2025-04-02T09:51:00Z" w16du:dateUtc="2025-04-02T15:51:00Z">
        <w:r w:rsidR="00E27066">
          <w:rPr>
            <w:rFonts w:ascii="Arial" w:hAnsi="Arial" w:cs="Arial"/>
            <w:sz w:val="22"/>
            <w:szCs w:val="22"/>
          </w:rPr>
          <w:t>irus</w:t>
        </w:r>
      </w:ins>
      <w:del w:id="137" w:author="Keene-Snickers,Lexi" w:date="2025-04-02T09:50:00Z" w16du:dateUtc="2025-04-02T15:50:00Z">
        <w:r w:rsidR="006603B1" w:rsidDel="00E27066">
          <w:rPr>
            <w:rFonts w:ascii="Arial" w:hAnsi="Arial" w:cs="Arial"/>
            <w:sz w:val="22"/>
            <w:szCs w:val="22"/>
          </w:rPr>
          <w:delText>it</w:delText>
        </w:r>
      </w:del>
      <w:r w:rsidR="006603B1">
        <w:rPr>
          <w:rFonts w:ascii="Arial" w:hAnsi="Arial" w:cs="Arial"/>
          <w:sz w:val="22"/>
          <w:szCs w:val="22"/>
        </w:rPr>
        <w:t xml:space="preserve"> has been infecting flies for </w:t>
      </w:r>
      <w:del w:id="138" w:author="Keene-Snickers,Lexi" w:date="2025-04-02T09:43:00Z" w16du:dateUtc="2025-04-02T15:43:00Z">
        <w:r w:rsidR="006603B1" w:rsidDel="00E27066">
          <w:rPr>
            <w:rFonts w:ascii="Arial" w:hAnsi="Arial" w:cs="Arial"/>
            <w:sz w:val="22"/>
            <w:szCs w:val="22"/>
          </w:rPr>
          <w:delText>much longer</w:delText>
        </w:r>
      </w:del>
      <w:ins w:id="139" w:author="Keene-Snickers,Lexi" w:date="2025-04-02T09:43:00Z" w16du:dateUtc="2025-04-02T15:43:00Z">
        <w:r w:rsidR="00E27066">
          <w:rPr>
            <w:rFonts w:ascii="Arial" w:hAnsi="Arial" w:cs="Arial"/>
            <w:sz w:val="22"/>
            <w:szCs w:val="22"/>
          </w:rPr>
          <w:t>a long time</w:t>
        </w:r>
      </w:ins>
      <w:r w:rsidR="00E27066">
        <w:rPr>
          <w:rFonts w:ascii="Arial" w:hAnsi="Arial" w:cs="Arial"/>
          <w:sz w:val="22"/>
          <w:szCs w:val="22"/>
        </w:rPr>
        <w:t xml:space="preserve">. </w:t>
      </w:r>
      <w:del w:id="140" w:author="Keene-Snickers,Lexi" w:date="2025-04-02T09:46:00Z" w16du:dateUtc="2025-04-02T15:46:00Z">
        <w:r w:rsidR="007A59F0" w:rsidDel="00E27066">
          <w:rPr>
            <w:rFonts w:ascii="Arial" w:hAnsi="Arial" w:cs="Arial"/>
            <w:sz w:val="22"/>
            <w:szCs w:val="22"/>
          </w:rPr>
          <w:delText>.</w:delText>
        </w:r>
        <w:r w:rsidR="005D571B" w:rsidDel="00E27066">
          <w:rPr>
            <w:rFonts w:ascii="Arial" w:hAnsi="Arial" w:cs="Arial"/>
            <w:sz w:val="22"/>
            <w:szCs w:val="22"/>
          </w:rPr>
          <w:delText xml:space="preserve"> </w:delText>
        </w:r>
      </w:del>
      <w:r w:rsidR="00263851">
        <w:rPr>
          <w:rFonts w:ascii="Arial" w:hAnsi="Arial" w:cs="Arial"/>
          <w:sz w:val="22"/>
          <w:szCs w:val="22"/>
        </w:rPr>
        <w:t xml:space="preserve">The recent sequencing of </w:t>
      </w:r>
      <w:r w:rsidR="00263851" w:rsidRPr="005E70EB">
        <w:rPr>
          <w:rFonts w:ascii="Arial" w:hAnsi="Arial" w:cs="Arial"/>
          <w:i/>
          <w:iCs/>
          <w:sz w:val="22"/>
          <w:szCs w:val="22"/>
        </w:rPr>
        <w:t>D. melanogaster</w:t>
      </w:r>
      <w:r w:rsidR="00263851">
        <w:rPr>
          <w:rFonts w:ascii="Arial" w:hAnsi="Arial" w:cs="Arial"/>
          <w:sz w:val="22"/>
          <w:szCs w:val="22"/>
        </w:rPr>
        <w:t xml:space="preserve"> from museum collections suggests that galbut virus evolves slower than expected</w:t>
      </w:r>
      <w:sdt>
        <w:sdtPr>
          <w:rPr>
            <w:rFonts w:ascii="Arial" w:hAnsi="Arial" w:cs="Arial"/>
            <w:color w:val="000000"/>
            <w:sz w:val="22"/>
            <w:szCs w:val="22"/>
            <w:vertAlign w:val="superscript"/>
          </w:rPr>
          <w:tag w:val="MENDELEY_CITATION_v3_eyJjaXRhdGlvbklEIjoiTUVOREVMRVlfQ0lUQVRJT05fYzIxNmFlYzItMWQ0NS00NjA2LThjMGMtNTIyYThjNGQ5YWU3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582796562"/>
          <w:placeholder>
            <w:docPart w:val="53046B9A68FBB14DB10DF72B5BA9E4A3"/>
          </w:placeholder>
        </w:sdtPr>
        <w:sdtContent>
          <w:r w:rsidR="003C0B86" w:rsidRPr="003C0B86">
            <w:rPr>
              <w:rFonts w:ascii="Arial" w:hAnsi="Arial" w:cs="Arial"/>
              <w:color w:val="000000"/>
              <w:sz w:val="22"/>
              <w:szCs w:val="22"/>
              <w:vertAlign w:val="superscript"/>
            </w:rPr>
            <w:t>11</w:t>
          </w:r>
        </w:sdtContent>
      </w:sdt>
      <w:r w:rsidR="00263851">
        <w:rPr>
          <w:rFonts w:ascii="Arial" w:hAnsi="Arial" w:cs="Arial"/>
          <w:sz w:val="22"/>
          <w:szCs w:val="22"/>
        </w:rPr>
        <w:t>, a phenomenon seen in other partitiviruses</w:t>
      </w:r>
      <w:sdt>
        <w:sdtPr>
          <w:rPr>
            <w:rFonts w:ascii="Arial" w:hAnsi="Arial" w:cs="Arial"/>
            <w:color w:val="000000"/>
            <w:sz w:val="22"/>
            <w:szCs w:val="22"/>
            <w:vertAlign w:val="superscript"/>
          </w:rPr>
          <w:tag w:val="MENDELEY_CITATION_v3_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"/>
          <w:id w:val="-1519006185"/>
          <w:placeholder>
            <w:docPart w:val="53046B9A68FBB14DB10DF72B5BA9E4A3"/>
          </w:placeholder>
        </w:sdtPr>
        <w:sdtContent>
          <w:r w:rsidR="003C0B86" w:rsidRPr="003C0B86">
            <w:rPr>
              <w:rFonts w:ascii="Arial" w:hAnsi="Arial" w:cs="Arial"/>
              <w:color w:val="000000"/>
              <w:sz w:val="22"/>
              <w:szCs w:val="22"/>
              <w:vertAlign w:val="superscript"/>
            </w:rPr>
            <w:t>12,13</w:t>
          </w:r>
        </w:sdtContent>
      </w:sdt>
      <w:r w:rsidR="00263851">
        <w:rPr>
          <w:rFonts w:ascii="Arial" w:hAnsi="Arial" w:cs="Arial"/>
          <w:color w:val="000000"/>
          <w:sz w:val="22"/>
          <w:szCs w:val="22"/>
        </w:rPr>
        <w:t>.</w:t>
      </w:r>
      <w:r w:rsidR="00263851" w:rsidRPr="0004557F">
        <w:rPr>
          <w:rFonts w:ascii="Arial" w:hAnsi="Arial" w:cs="Arial"/>
          <w:sz w:val="22"/>
          <w:szCs w:val="22"/>
        </w:rPr>
        <w:t xml:space="preserve"> </w:t>
      </w:r>
      <w:del w:id="141" w:author="Keene-Snickers,Lexi" w:date="2025-04-02T09:43:00Z" w16du:dateUtc="2025-04-02T15:43:00Z">
        <w:r w:rsidR="00DC22AB" w:rsidDel="00E27066">
          <w:rPr>
            <w:rFonts w:ascii="Arial" w:hAnsi="Arial" w:cs="Arial"/>
            <w:sz w:val="22"/>
            <w:szCs w:val="22"/>
          </w:rPr>
          <w:delText xml:space="preserve">This slow evolutionary rate would explain </w:delText>
        </w:r>
      </w:del>
      <w:del w:id="142" w:author="Keene-Snickers,Lexi" w:date="2025-03-13T13:29:00Z" w16du:dateUtc="2025-03-13T19:29:00Z">
        <w:r w:rsidR="00DC22AB" w:rsidDel="00940E16">
          <w:rPr>
            <w:rFonts w:ascii="Arial" w:hAnsi="Arial" w:cs="Arial"/>
            <w:sz w:val="22"/>
            <w:szCs w:val="22"/>
          </w:rPr>
          <w:delText xml:space="preserve">the finding that it has been infecting flies for only 200 years. </w:delText>
        </w:r>
      </w:del>
    </w:p>
    <w:p w14:paraId="75AC0C49" w14:textId="77777777" w:rsidR="00263851" w:rsidRDefault="00263851">
      <w:pPr>
        <w:spacing w:line="360" w:lineRule="auto"/>
        <w:ind w:firstLine="720"/>
        <w:rPr>
          <w:rFonts w:ascii="Arial" w:hAnsi="Arial" w:cs="Arial"/>
          <w:sz w:val="22"/>
          <w:szCs w:val="22"/>
        </w:rPr>
      </w:pPr>
    </w:p>
    <w:p w14:paraId="08117285" w14:textId="6F8BF885" w:rsidR="00263851" w:rsidRDefault="00E27066" w:rsidP="00263851">
      <w:pPr>
        <w:spacing w:line="360" w:lineRule="auto"/>
        <w:ind w:firstLine="720"/>
        <w:rPr>
          <w:rFonts w:ascii="Arial" w:hAnsi="Arial" w:cs="Arial"/>
          <w:sz w:val="22"/>
          <w:szCs w:val="22"/>
        </w:rPr>
      </w:pPr>
      <w:ins w:id="143" w:author="Keene-Snickers,Lexi" w:date="2025-04-02T09:44:00Z" w16du:dateUtc="2025-04-02T15:44:00Z">
        <w:r>
          <w:rPr>
            <w:rFonts w:ascii="Arial" w:hAnsi="Arial" w:cs="Arial"/>
            <w:sz w:val="22"/>
            <w:szCs w:val="22"/>
          </w:rPr>
          <w:t>Despite galbut virus</w:t>
        </w:r>
      </w:ins>
      <w:ins w:id="144" w:author="Keene-Snickers,Lexi" w:date="2025-04-02T09:51:00Z" w16du:dateUtc="2025-04-02T15:51:00Z">
        <w:r>
          <w:rPr>
            <w:rFonts w:ascii="Arial" w:hAnsi="Arial" w:cs="Arial"/>
            <w:sz w:val="22"/>
            <w:szCs w:val="22"/>
          </w:rPr>
          <w:t xml:space="preserve">es </w:t>
        </w:r>
      </w:ins>
      <w:ins w:id="145" w:author="Keene-Snickers,Lexi" w:date="2025-04-02T09:53:00Z" w16du:dateUtc="2025-04-02T15:53:00Z">
        <w:r>
          <w:rPr>
            <w:rFonts w:ascii="Arial" w:hAnsi="Arial" w:cs="Arial"/>
            <w:sz w:val="22"/>
            <w:szCs w:val="22"/>
          </w:rPr>
          <w:t>presence</w:t>
        </w:r>
      </w:ins>
      <w:ins w:id="146" w:author="Keene-Snickers,Lexi" w:date="2025-04-02T09:51:00Z" w16du:dateUtc="2025-04-02T15:51:00Z">
        <w:r>
          <w:rPr>
            <w:rFonts w:ascii="Arial" w:hAnsi="Arial" w:cs="Arial"/>
            <w:sz w:val="22"/>
            <w:szCs w:val="22"/>
          </w:rPr>
          <w:t xml:space="preserve"> in </w:t>
        </w:r>
      </w:ins>
      <w:ins w:id="147" w:author="Keene-Snickers,Lexi" w:date="2025-04-02T09:52:00Z" w16du:dateUtc="2025-04-02T15:52:00Z">
        <w:r>
          <w:rPr>
            <w:rFonts w:ascii="Arial" w:hAnsi="Arial" w:cs="Arial"/>
            <w:sz w:val="22"/>
            <w:szCs w:val="22"/>
          </w:rPr>
          <w:t xml:space="preserve">several </w:t>
        </w:r>
        <w:r w:rsidRPr="00E27066">
          <w:rPr>
            <w:rFonts w:ascii="Arial" w:hAnsi="Arial" w:cs="Arial"/>
            <w:i/>
            <w:iCs/>
            <w:sz w:val="22"/>
            <w:szCs w:val="22"/>
          </w:rPr>
          <w:t>Drosophila</w:t>
        </w:r>
        <w:r>
          <w:rPr>
            <w:rFonts w:ascii="Arial" w:hAnsi="Arial" w:cs="Arial"/>
            <w:sz w:val="22"/>
            <w:szCs w:val="22"/>
          </w:rPr>
          <w:t xml:space="preserve"> species,</w:t>
        </w:r>
      </w:ins>
      <w:ins w:id="148" w:author="Keene-Snickers,Lexi" w:date="2025-04-02T09:44:00Z" w16du:dateUtc="2025-04-02T15:44:00Z">
        <w:r>
          <w:rPr>
            <w:rFonts w:ascii="Arial" w:hAnsi="Arial" w:cs="Arial"/>
            <w:sz w:val="22"/>
            <w:szCs w:val="22"/>
          </w:rPr>
          <w:t xml:space="preserve"> </w:t>
        </w:r>
      </w:ins>
      <w:commentRangeStart w:id="149"/>
      <w:del w:id="150" w:author="Keene-Snickers,Lexi" w:date="2025-04-02T09:35:00Z" w16du:dateUtc="2025-04-02T15:35:00Z">
        <w:r w:rsidR="00DC22AB" w:rsidDel="00E27066">
          <w:rPr>
            <w:rFonts w:ascii="Arial" w:hAnsi="Arial" w:cs="Arial"/>
            <w:sz w:val="22"/>
            <w:szCs w:val="22"/>
          </w:rPr>
          <w:delText xml:space="preserve">In line with questions about how long galbut virus has been infecting flies and the </w:delText>
        </w:r>
        <w:r w:rsidR="0043658A" w:rsidDel="00E27066">
          <w:rPr>
            <w:rFonts w:ascii="Arial" w:hAnsi="Arial" w:cs="Arial"/>
            <w:sz w:val="22"/>
            <w:szCs w:val="22"/>
          </w:rPr>
          <w:delText>direction of a host jump,</w:delText>
        </w:r>
        <w:r w:rsidR="00DC22AB" w:rsidDel="00E27066">
          <w:rPr>
            <w:rFonts w:ascii="Arial" w:hAnsi="Arial" w:cs="Arial"/>
            <w:sz w:val="22"/>
            <w:szCs w:val="22"/>
          </w:rPr>
          <w:delText xml:space="preserve"> </w:delText>
        </w:r>
        <w:commentRangeEnd w:id="149"/>
        <w:r w:rsidR="00BF7263" w:rsidDel="00E27066">
          <w:rPr>
            <w:rStyle w:val="CommentReference"/>
          </w:rPr>
          <w:commentReference w:id="149"/>
        </w:r>
        <w:r w:rsidR="00263851" w:rsidDel="00E27066">
          <w:rPr>
            <w:rFonts w:ascii="Arial" w:hAnsi="Arial" w:cs="Arial"/>
            <w:sz w:val="22"/>
            <w:szCs w:val="22"/>
          </w:rPr>
          <w:delText>questions</w:delText>
        </w:r>
      </w:del>
      <w:ins w:id="151" w:author="Keene-Snickers,Lexi" w:date="2025-04-02T09:44:00Z" w16du:dateUtc="2025-04-02T15:44:00Z">
        <w:r>
          <w:rPr>
            <w:rFonts w:ascii="Arial" w:hAnsi="Arial" w:cs="Arial"/>
            <w:sz w:val="22"/>
            <w:szCs w:val="22"/>
          </w:rPr>
          <w:t>q</w:t>
        </w:r>
      </w:ins>
      <w:ins w:id="152" w:author="Keene-Snickers,Lexi" w:date="2025-04-02T09:35:00Z" w16du:dateUtc="2025-04-02T15:35:00Z">
        <w:r>
          <w:rPr>
            <w:rFonts w:ascii="Arial" w:hAnsi="Arial" w:cs="Arial"/>
            <w:sz w:val="22"/>
            <w:szCs w:val="22"/>
          </w:rPr>
          <w:t>uestions</w:t>
        </w:r>
      </w:ins>
      <w:del w:id="153" w:author="Keene-Snickers,Lexi" w:date="2025-04-02T09:45:00Z" w16du:dateUtc="2025-04-02T15:45:00Z">
        <w:r w:rsidR="00263851" w:rsidDel="00E27066">
          <w:rPr>
            <w:rFonts w:ascii="Arial" w:hAnsi="Arial" w:cs="Arial"/>
            <w:sz w:val="22"/>
            <w:szCs w:val="22"/>
          </w:rPr>
          <w:delText xml:space="preserve"> </w:delText>
        </w:r>
      </w:del>
      <w:ins w:id="154" w:author="Keene-Snickers,Lexi" w:date="2025-04-02T09:44:00Z" w16du:dateUtc="2025-04-02T15:44:00Z">
        <w:r>
          <w:rPr>
            <w:rFonts w:ascii="Arial" w:hAnsi="Arial" w:cs="Arial"/>
            <w:sz w:val="22"/>
            <w:szCs w:val="22"/>
          </w:rPr>
          <w:t xml:space="preserve"> </w:t>
        </w:r>
      </w:ins>
      <w:r w:rsidR="00263851">
        <w:rPr>
          <w:rFonts w:ascii="Arial" w:hAnsi="Arial" w:cs="Arial"/>
          <w:sz w:val="22"/>
          <w:szCs w:val="22"/>
        </w:rPr>
        <w:t xml:space="preserve">about </w:t>
      </w:r>
      <w:ins w:id="155" w:author="Keene-Snickers,Lexi" w:date="2025-04-02T09:44:00Z" w16du:dateUtc="2025-04-02T15:44:00Z">
        <w:r>
          <w:rPr>
            <w:rFonts w:ascii="Arial" w:hAnsi="Arial" w:cs="Arial"/>
            <w:sz w:val="22"/>
            <w:szCs w:val="22"/>
          </w:rPr>
          <w:t xml:space="preserve">general </w:t>
        </w:r>
      </w:ins>
      <w:ins w:id="156" w:author="Keene-Snickers,Lexi" w:date="2025-04-02T09:35:00Z" w16du:dateUtc="2025-04-02T15:35:00Z">
        <w:r>
          <w:rPr>
            <w:rFonts w:ascii="Arial" w:hAnsi="Arial" w:cs="Arial"/>
            <w:sz w:val="22"/>
            <w:szCs w:val="22"/>
          </w:rPr>
          <w:t>galbut virus</w:t>
        </w:r>
      </w:ins>
      <w:del w:id="157" w:author="Keene-Snickers,Lexi" w:date="2025-04-02T09:35:00Z" w16du:dateUtc="2025-04-02T15:35:00Z">
        <w:r w:rsidR="0043658A" w:rsidDel="00E27066">
          <w:rPr>
            <w:rFonts w:ascii="Arial" w:hAnsi="Arial" w:cs="Arial"/>
            <w:sz w:val="22"/>
            <w:szCs w:val="22"/>
          </w:rPr>
          <w:delText>its</w:delText>
        </w:r>
      </w:del>
      <w:r w:rsidR="0043658A">
        <w:rPr>
          <w:rFonts w:ascii="Arial" w:hAnsi="Arial" w:cs="Arial"/>
          <w:sz w:val="22"/>
          <w:szCs w:val="22"/>
        </w:rPr>
        <w:t xml:space="preserve"> biology and</w:t>
      </w:r>
      <w:ins w:id="158" w:author="Keene-Snickers,Lexi" w:date="2025-04-02T09:35:00Z" w16du:dateUtc="2025-04-02T15:35:00Z">
        <w:r>
          <w:rPr>
            <w:rFonts w:ascii="Arial" w:hAnsi="Arial" w:cs="Arial"/>
            <w:sz w:val="22"/>
            <w:szCs w:val="22"/>
          </w:rPr>
          <w:t xml:space="preserve"> its</w:t>
        </w:r>
      </w:ins>
      <w:r w:rsidR="00263851">
        <w:rPr>
          <w:rFonts w:ascii="Arial" w:hAnsi="Arial" w:cs="Arial"/>
          <w:sz w:val="22"/>
          <w:szCs w:val="22"/>
        </w:rPr>
        <w:t xml:space="preserve"> impact on host biology</w:t>
      </w:r>
      <w:ins w:id="159" w:author="Keene-Snickers,Lexi" w:date="2025-04-02T09:45:00Z" w16du:dateUtc="2025-04-02T15:45:00Z">
        <w:r>
          <w:rPr>
            <w:rFonts w:ascii="Arial" w:hAnsi="Arial" w:cs="Arial"/>
            <w:sz w:val="22"/>
            <w:szCs w:val="22"/>
          </w:rPr>
          <w:t xml:space="preserve"> in the wild</w:t>
        </w:r>
      </w:ins>
      <w:r w:rsidR="00263851">
        <w:rPr>
          <w:rFonts w:ascii="Arial" w:hAnsi="Arial" w:cs="Arial"/>
          <w:sz w:val="22"/>
          <w:szCs w:val="22"/>
        </w:rPr>
        <w:t xml:space="preserve"> remain unanswered. Three clades of galbut virus have been identified, two that infect </w:t>
      </w:r>
      <w:r w:rsidR="00263851" w:rsidRPr="005E70EB">
        <w:rPr>
          <w:rFonts w:ascii="Arial" w:hAnsi="Arial" w:cs="Arial"/>
          <w:i/>
          <w:iCs/>
          <w:sz w:val="22"/>
          <w:szCs w:val="22"/>
        </w:rPr>
        <w:t>D. melanogaster</w:t>
      </w:r>
      <w:r w:rsidR="00263851">
        <w:rPr>
          <w:rFonts w:ascii="Arial" w:hAnsi="Arial" w:cs="Arial"/>
          <w:sz w:val="22"/>
          <w:szCs w:val="22"/>
        </w:rPr>
        <w:t xml:space="preserve"> and one that infects </w:t>
      </w:r>
      <w:r w:rsidR="00263851" w:rsidRPr="005E70EB">
        <w:rPr>
          <w:rFonts w:ascii="Arial" w:hAnsi="Arial" w:cs="Arial"/>
          <w:i/>
          <w:iCs/>
          <w:sz w:val="22"/>
          <w:szCs w:val="22"/>
        </w:rPr>
        <w:t>D. simulans</w:t>
      </w:r>
      <w:sdt>
        <w:sdtPr>
          <w:rPr>
            <w:rFonts w:ascii="Arial" w:hAnsi="Arial" w:cs="Arial"/>
            <w:i/>
            <w:iCs/>
            <w:color w:val="000000"/>
            <w:sz w:val="22"/>
            <w:szCs w:val="22"/>
            <w:vertAlign w:val="superscript"/>
          </w:rPr>
          <w:tag w:val="MENDELEY_CITATION_v3_eyJjaXRhdGlvbklEIjoiTUVOREVMRVlfQ0lUQVRJT05fNDU3ZGQxOTAtNjExNC00NzQ2LThkNzEtMmY0YWI5Y2EzN2RlIiwicHJvcGVydGllcyI6eyJub3RlSW5kZXgiOjB9LCJpc0VkaXRlZCI6ZmFsc2UsIm1hbnVhbE92ZXJyaWRlIjp7ImlzTWFudWFsbHlPdmVycmlkZGVuIjpmYWxzZSwiY2l0ZXByb2NUZXh0IjoiPHN1cD4yLDEx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0s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941669507"/>
          <w:placeholder>
            <w:docPart w:val="38877D6324F7794C81927D50CD5E1E33"/>
          </w:placeholder>
        </w:sdtPr>
        <w:sdtContent>
          <w:r w:rsidR="003C0B86" w:rsidRPr="003C0B86">
            <w:rPr>
              <w:rFonts w:ascii="Arial" w:hAnsi="Arial" w:cs="Arial"/>
              <w:i/>
              <w:iCs/>
              <w:color w:val="000000"/>
              <w:sz w:val="22"/>
              <w:szCs w:val="22"/>
              <w:vertAlign w:val="superscript"/>
            </w:rPr>
            <w:t>2,11</w:t>
          </w:r>
        </w:sdtContent>
      </w:sdt>
      <w:r w:rsidR="00263851">
        <w:rPr>
          <w:rFonts w:ascii="Arial" w:hAnsi="Arial" w:cs="Arial"/>
          <w:sz w:val="22"/>
          <w:szCs w:val="22"/>
        </w:rPr>
        <w:t xml:space="preserve">. The </w:t>
      </w:r>
      <w:ins w:id="160" w:author="Keene-Snickers,Lexi" w:date="2025-04-02T09:38:00Z" w16du:dateUtc="2025-04-02T15:38:00Z">
        <w:r>
          <w:rPr>
            <w:rFonts w:ascii="Arial" w:hAnsi="Arial" w:cs="Arial"/>
            <w:sz w:val="22"/>
            <w:szCs w:val="22"/>
          </w:rPr>
          <w:t xml:space="preserve">biological </w:t>
        </w:r>
      </w:ins>
      <w:r w:rsidR="00263851">
        <w:rPr>
          <w:rFonts w:ascii="Arial" w:hAnsi="Arial" w:cs="Arial"/>
          <w:sz w:val="22"/>
          <w:szCs w:val="22"/>
        </w:rPr>
        <w:t>characteristics of these clades such as their abundance</w:t>
      </w:r>
      <w:r w:rsidR="0043658A">
        <w:rPr>
          <w:rFonts w:ascii="Arial" w:hAnsi="Arial" w:cs="Arial"/>
          <w:sz w:val="22"/>
          <w:szCs w:val="22"/>
        </w:rPr>
        <w:t xml:space="preserve"> in natural populations</w:t>
      </w:r>
      <w:r w:rsidR="00263851">
        <w:rPr>
          <w:rFonts w:ascii="Arial" w:hAnsi="Arial" w:cs="Arial"/>
          <w:sz w:val="22"/>
          <w:szCs w:val="22"/>
        </w:rPr>
        <w:t xml:space="preserve">, whether </w:t>
      </w:r>
      <w:ins w:id="161" w:author="Keene-Snickers,Lexi" w:date="2025-04-02T09:38:00Z" w16du:dateUtc="2025-04-02T15:38:00Z">
        <w:r>
          <w:rPr>
            <w:rFonts w:ascii="Arial" w:hAnsi="Arial" w:cs="Arial"/>
            <w:sz w:val="22"/>
            <w:szCs w:val="22"/>
          </w:rPr>
          <w:t>dif</w:t>
        </w:r>
      </w:ins>
      <w:ins w:id="162" w:author="Keene-Snickers,Lexi" w:date="2025-04-02T09:39:00Z" w16du:dateUtc="2025-04-02T15:39:00Z">
        <w:r>
          <w:rPr>
            <w:rFonts w:ascii="Arial" w:hAnsi="Arial" w:cs="Arial"/>
            <w:sz w:val="22"/>
            <w:szCs w:val="22"/>
          </w:rPr>
          <w:t xml:space="preserve">ferent </w:t>
        </w:r>
      </w:ins>
      <w:r w:rsidR="0043658A">
        <w:rPr>
          <w:rFonts w:ascii="Arial" w:hAnsi="Arial" w:cs="Arial"/>
          <w:sz w:val="22"/>
          <w:szCs w:val="22"/>
        </w:rPr>
        <w:t>genotypes circulate within the same populations</w:t>
      </w:r>
      <w:ins w:id="163" w:author="Keene-Snickers,Lexi" w:date="2025-04-02T09:54:00Z" w16du:dateUtc="2025-04-02T15:54:00Z">
        <w:r>
          <w:rPr>
            <w:rFonts w:ascii="Arial" w:hAnsi="Arial" w:cs="Arial"/>
            <w:sz w:val="22"/>
            <w:szCs w:val="22"/>
          </w:rPr>
          <w:t xml:space="preserve"> </w:t>
        </w:r>
      </w:ins>
      <w:del w:id="164" w:author="Keene-Snickers,Lexi" w:date="2025-04-02T09:38:00Z" w16du:dateUtc="2025-04-02T15:38:00Z">
        <w:r w:rsidR="00263851" w:rsidDel="00E27066">
          <w:rPr>
            <w:rFonts w:ascii="Arial" w:hAnsi="Arial" w:cs="Arial"/>
            <w:sz w:val="22"/>
            <w:szCs w:val="22"/>
          </w:rPr>
          <w:delText xml:space="preserve"> </w:delText>
        </w:r>
      </w:del>
      <w:r w:rsidR="00263851">
        <w:rPr>
          <w:rFonts w:ascii="Arial" w:hAnsi="Arial" w:cs="Arial"/>
          <w:sz w:val="22"/>
          <w:szCs w:val="22"/>
        </w:rPr>
        <w:t xml:space="preserve">and if there are </w:t>
      </w:r>
      <w:ins w:id="165" w:author="Keene-Snickers,Lexi" w:date="2025-04-02T09:55:00Z" w16du:dateUtc="2025-04-02T15:55:00Z">
        <w:r>
          <w:rPr>
            <w:rFonts w:ascii="Arial" w:hAnsi="Arial" w:cs="Arial"/>
            <w:sz w:val="22"/>
            <w:szCs w:val="22"/>
          </w:rPr>
          <w:t>defining traits associated with each clade are unknown</w:t>
        </w:r>
      </w:ins>
      <w:del w:id="166" w:author="Keene-Snickers,Lexi" w:date="2025-04-02T09:36:00Z" w16du:dateUtc="2025-04-02T15:36:00Z">
        <w:r w:rsidR="00263851" w:rsidDel="00E27066">
          <w:rPr>
            <w:rFonts w:ascii="Arial" w:hAnsi="Arial" w:cs="Arial"/>
            <w:sz w:val="22"/>
            <w:szCs w:val="22"/>
          </w:rPr>
          <w:delText xml:space="preserve">phenotypes associated with </w:delText>
        </w:r>
        <w:r w:rsidR="00DC22AB" w:rsidDel="00E27066">
          <w:rPr>
            <w:rFonts w:ascii="Arial" w:hAnsi="Arial" w:cs="Arial"/>
            <w:sz w:val="22"/>
            <w:szCs w:val="22"/>
          </w:rPr>
          <w:delText xml:space="preserve">genotype </w:delText>
        </w:r>
        <w:r w:rsidR="00263851" w:rsidDel="00E27066">
          <w:rPr>
            <w:rFonts w:ascii="Arial" w:hAnsi="Arial" w:cs="Arial"/>
            <w:sz w:val="22"/>
            <w:szCs w:val="22"/>
          </w:rPr>
          <w:delText>are unknown</w:delText>
        </w:r>
      </w:del>
      <w:r w:rsidR="00263851">
        <w:rPr>
          <w:rFonts w:ascii="Arial" w:hAnsi="Arial" w:cs="Arial"/>
          <w:sz w:val="22"/>
          <w:szCs w:val="22"/>
        </w:rPr>
        <w:t xml:space="preserve">. </w:t>
      </w:r>
    </w:p>
    <w:p w14:paraId="3D7A195F" w14:textId="77777777" w:rsidR="00A166B0" w:rsidRDefault="00A166B0" w:rsidP="00081385">
      <w:pPr>
        <w:spacing w:line="360" w:lineRule="auto"/>
        <w:rPr>
          <w:rFonts w:ascii="Arial" w:hAnsi="Arial" w:cs="Arial"/>
          <w:sz w:val="22"/>
          <w:szCs w:val="22"/>
        </w:rPr>
      </w:pPr>
    </w:p>
    <w:p w14:paraId="0CCB41B6" w14:textId="40760512" w:rsidR="00641623" w:rsidRDefault="00EE772B" w:rsidP="00081385">
      <w:pPr>
        <w:spacing w:line="360" w:lineRule="auto"/>
        <w:rPr>
          <w:rFonts w:ascii="Arial" w:hAnsi="Arial" w:cs="Arial"/>
          <w:sz w:val="22"/>
          <w:szCs w:val="22"/>
        </w:rPr>
      </w:pPr>
      <w:r>
        <w:rPr>
          <w:rFonts w:ascii="Arial" w:hAnsi="Arial" w:cs="Arial"/>
          <w:sz w:val="22"/>
          <w:szCs w:val="22"/>
        </w:rPr>
        <w:lastRenderedPageBreak/>
        <w:tab/>
      </w:r>
      <w:r w:rsidR="002E1444">
        <w:rPr>
          <w:rFonts w:ascii="Arial" w:hAnsi="Arial" w:cs="Arial"/>
          <w:sz w:val="22"/>
          <w:szCs w:val="22"/>
        </w:rPr>
        <w:t xml:space="preserve">To study </w:t>
      </w:r>
      <w:r w:rsidR="00901811">
        <w:rPr>
          <w:rFonts w:ascii="Arial" w:hAnsi="Arial" w:cs="Arial"/>
          <w:sz w:val="22"/>
          <w:szCs w:val="22"/>
        </w:rPr>
        <w:t xml:space="preserve">galbut </w:t>
      </w:r>
      <w:r w:rsidR="002E1444">
        <w:rPr>
          <w:rFonts w:ascii="Arial" w:hAnsi="Arial" w:cs="Arial"/>
          <w:sz w:val="22"/>
          <w:szCs w:val="22"/>
        </w:rPr>
        <w:t xml:space="preserve">virus </w:t>
      </w:r>
      <w:r w:rsidR="00901811">
        <w:rPr>
          <w:rFonts w:ascii="Arial" w:hAnsi="Arial" w:cs="Arial"/>
          <w:sz w:val="22"/>
          <w:szCs w:val="22"/>
        </w:rPr>
        <w:t xml:space="preserve">diversity and </w:t>
      </w:r>
      <w:r w:rsidR="002E1444">
        <w:rPr>
          <w:rFonts w:ascii="Arial" w:hAnsi="Arial" w:cs="Arial"/>
          <w:sz w:val="22"/>
          <w:szCs w:val="22"/>
        </w:rPr>
        <w:t xml:space="preserve">evolution, </w:t>
      </w:r>
      <w:r w:rsidR="001372C9">
        <w:rPr>
          <w:rFonts w:ascii="Arial" w:hAnsi="Arial" w:cs="Arial"/>
          <w:sz w:val="22"/>
          <w:szCs w:val="22"/>
        </w:rPr>
        <w:t xml:space="preserve">we </w:t>
      </w:r>
      <w:r w:rsidR="00884204">
        <w:rPr>
          <w:rFonts w:ascii="Arial" w:hAnsi="Arial" w:cs="Arial"/>
          <w:sz w:val="22"/>
          <w:szCs w:val="22"/>
        </w:rPr>
        <w:t xml:space="preserve">collected </w:t>
      </w:r>
      <w:r w:rsidRPr="002E1444">
        <w:rPr>
          <w:rFonts w:ascii="Arial" w:hAnsi="Arial" w:cs="Arial"/>
          <w:i/>
          <w:iCs/>
          <w:sz w:val="22"/>
          <w:szCs w:val="22"/>
        </w:rPr>
        <w:t xml:space="preserve">D. melanogaster </w:t>
      </w:r>
      <w:r>
        <w:rPr>
          <w:rFonts w:ascii="Arial" w:hAnsi="Arial" w:cs="Arial"/>
          <w:sz w:val="22"/>
          <w:szCs w:val="22"/>
        </w:rPr>
        <w:t>from</w:t>
      </w:r>
      <w:r w:rsidR="00884204">
        <w:rPr>
          <w:rFonts w:ascii="Arial" w:hAnsi="Arial" w:cs="Arial"/>
          <w:sz w:val="22"/>
          <w:szCs w:val="22"/>
        </w:rPr>
        <w:t xml:space="preserve"> Colorado, Maine, Pennsylvania and Ohio. </w:t>
      </w:r>
      <w:r w:rsidR="00D40EBA">
        <w:rPr>
          <w:rFonts w:ascii="Arial" w:hAnsi="Arial" w:cs="Arial"/>
          <w:sz w:val="22"/>
          <w:szCs w:val="22"/>
        </w:rPr>
        <w:t xml:space="preserve">We collected and screened </w:t>
      </w:r>
      <w:del w:id="167" w:author="Keene-Snickers,Lexi" w:date="2025-03-13T13:29:00Z" w16du:dateUtc="2025-03-13T19:29:00Z">
        <w:r w:rsidR="001372C9" w:rsidDel="00940E16">
          <w:rPr>
            <w:rFonts w:ascii="Arial" w:hAnsi="Arial" w:cs="Arial"/>
            <w:sz w:val="22"/>
            <w:szCs w:val="22"/>
          </w:rPr>
          <w:delText>Nearly 1,000</w:delText>
        </w:r>
      </w:del>
      <w:r w:rsidR="00D40EBA">
        <w:rPr>
          <w:rFonts w:ascii="Arial" w:hAnsi="Arial" w:cs="Arial"/>
          <w:sz w:val="22"/>
          <w:szCs w:val="22"/>
        </w:rPr>
        <w:t xml:space="preserve">974 </w:t>
      </w:r>
      <w:ins w:id="168" w:author="Keene-Snickers,Lexi" w:date="2025-03-13T13:29:00Z" w16du:dateUtc="2025-03-13T19:29:00Z">
        <w:del w:id="169" w:author="Stenglein,Mark" w:date="2025-03-27T14:58:00Z" w16du:dateUtc="2025-03-27T20:58:00Z">
          <w:r w:rsidR="00940E16" w:rsidDel="00D40EBA">
            <w:rPr>
              <w:rFonts w:ascii="Arial" w:hAnsi="Arial" w:cs="Arial"/>
              <w:sz w:val="22"/>
              <w:szCs w:val="22"/>
            </w:rPr>
            <w:delText>ine hundred and seventy-four</w:delText>
          </w:r>
        </w:del>
      </w:ins>
      <w:del w:id="170" w:author="Stenglein,Mark" w:date="2025-03-27T14:58:00Z" w16du:dateUtc="2025-03-27T20:58:00Z">
        <w:r w:rsidR="001372C9" w:rsidDel="00D40EBA">
          <w:rPr>
            <w:rFonts w:ascii="Arial" w:hAnsi="Arial" w:cs="Arial"/>
            <w:sz w:val="22"/>
            <w:szCs w:val="22"/>
          </w:rPr>
          <w:delText xml:space="preserve"> </w:delText>
        </w:r>
      </w:del>
      <w:del w:id="171" w:author="Keene-Snickers,Lexi" w:date="2025-04-02T09:54:00Z" w16du:dateUtc="2025-04-02T15:54:00Z">
        <w:r w:rsidR="001372C9" w:rsidDel="00E27066">
          <w:rPr>
            <w:rFonts w:ascii="Arial" w:hAnsi="Arial" w:cs="Arial"/>
            <w:sz w:val="22"/>
            <w:szCs w:val="22"/>
          </w:rPr>
          <w:delText>flies</w:delText>
        </w:r>
        <w:r w:rsidR="00736527" w:rsidDel="00E27066">
          <w:rPr>
            <w:rFonts w:ascii="Arial" w:hAnsi="Arial" w:cs="Arial"/>
            <w:sz w:val="22"/>
            <w:szCs w:val="22"/>
          </w:rPr>
          <w:delText xml:space="preserve">, </w:delText>
        </w:r>
        <w:r w:rsidR="001372C9" w:rsidDel="00E27066">
          <w:rPr>
            <w:rFonts w:ascii="Arial" w:hAnsi="Arial" w:cs="Arial"/>
            <w:sz w:val="22"/>
            <w:szCs w:val="22"/>
          </w:rPr>
          <w:delText>and</w:delText>
        </w:r>
      </w:del>
      <w:ins w:id="172" w:author="Keene-Snickers,Lexi" w:date="2025-04-02T09:54:00Z" w16du:dateUtc="2025-04-02T15:54:00Z">
        <w:r w:rsidR="00E27066">
          <w:rPr>
            <w:rFonts w:ascii="Arial" w:hAnsi="Arial" w:cs="Arial"/>
            <w:sz w:val="22"/>
            <w:szCs w:val="22"/>
          </w:rPr>
          <w:t>flies and</w:t>
        </w:r>
      </w:ins>
      <w:r w:rsidR="001372C9">
        <w:rPr>
          <w:rFonts w:ascii="Arial" w:hAnsi="Arial" w:cs="Arial"/>
          <w:sz w:val="22"/>
          <w:szCs w:val="22"/>
        </w:rPr>
        <w:t xml:space="preserve"> </w:t>
      </w:r>
      <w:r w:rsidR="00D40EBA">
        <w:rPr>
          <w:rFonts w:ascii="Arial" w:hAnsi="Arial" w:cs="Arial"/>
          <w:sz w:val="22"/>
          <w:szCs w:val="22"/>
        </w:rPr>
        <w:t xml:space="preserve">selected </w:t>
      </w:r>
      <w:commentRangeStart w:id="173"/>
      <w:commentRangeStart w:id="174"/>
      <w:r w:rsidR="001372C9">
        <w:rPr>
          <w:rFonts w:ascii="Arial" w:hAnsi="Arial" w:cs="Arial"/>
          <w:sz w:val="22"/>
          <w:szCs w:val="22"/>
        </w:rPr>
        <w:t>1</w:t>
      </w:r>
      <w:r w:rsidR="00263851">
        <w:rPr>
          <w:rFonts w:ascii="Arial" w:hAnsi="Arial" w:cs="Arial"/>
          <w:sz w:val="22"/>
          <w:szCs w:val="22"/>
        </w:rPr>
        <w:t>55</w:t>
      </w:r>
      <w:commentRangeEnd w:id="173"/>
      <w:r w:rsidR="00940E16">
        <w:rPr>
          <w:rStyle w:val="CommentReference"/>
        </w:rPr>
        <w:commentReference w:id="173"/>
      </w:r>
      <w:commentRangeEnd w:id="174"/>
      <w:r w:rsidR="001C3A7F">
        <w:rPr>
          <w:rStyle w:val="CommentReference"/>
        </w:rPr>
        <w:commentReference w:id="174"/>
      </w:r>
      <w:r w:rsidR="001372C9">
        <w:rPr>
          <w:rFonts w:ascii="Arial" w:hAnsi="Arial" w:cs="Arial"/>
          <w:sz w:val="22"/>
          <w:szCs w:val="22"/>
        </w:rPr>
        <w:t xml:space="preserve"> </w:t>
      </w:r>
      <w:r w:rsidR="002C39F6">
        <w:rPr>
          <w:rFonts w:ascii="Arial" w:hAnsi="Arial" w:cs="Arial"/>
          <w:sz w:val="22"/>
          <w:szCs w:val="22"/>
        </w:rPr>
        <w:t>samples</w:t>
      </w:r>
      <w:r w:rsidR="001372C9">
        <w:rPr>
          <w:rFonts w:ascii="Arial" w:hAnsi="Arial" w:cs="Arial"/>
          <w:sz w:val="22"/>
          <w:szCs w:val="22"/>
        </w:rPr>
        <w:t xml:space="preserve"> </w:t>
      </w:r>
      <w:r w:rsidR="00736527">
        <w:rPr>
          <w:rFonts w:ascii="Arial" w:hAnsi="Arial" w:cs="Arial"/>
          <w:sz w:val="22"/>
          <w:szCs w:val="22"/>
        </w:rPr>
        <w:t xml:space="preserve">for </w:t>
      </w:r>
      <w:r w:rsidR="001372C9">
        <w:rPr>
          <w:rFonts w:ascii="Arial" w:hAnsi="Arial" w:cs="Arial"/>
          <w:sz w:val="22"/>
          <w:szCs w:val="22"/>
        </w:rPr>
        <w:t>sequenc</w:t>
      </w:r>
      <w:r w:rsidR="00736527">
        <w:rPr>
          <w:rFonts w:ascii="Arial" w:hAnsi="Arial" w:cs="Arial"/>
          <w:sz w:val="22"/>
          <w:szCs w:val="22"/>
        </w:rPr>
        <w:t>ing</w:t>
      </w:r>
      <w:r w:rsidR="001372C9">
        <w:rPr>
          <w:rFonts w:ascii="Arial" w:hAnsi="Arial" w:cs="Arial"/>
          <w:sz w:val="22"/>
          <w:szCs w:val="22"/>
        </w:rPr>
        <w:t>. This resulted in the recovery of 37</w:t>
      </w:r>
      <w:ins w:id="175" w:author="Keene-Snickers,Lexi" w:date="2025-03-13T13:07:00Z" w16du:dateUtc="2025-03-13T19:07:00Z">
        <w:r w:rsidR="00FC2AE1">
          <w:rPr>
            <w:rFonts w:ascii="Arial" w:hAnsi="Arial" w:cs="Arial"/>
            <w:sz w:val="22"/>
            <w:szCs w:val="22"/>
          </w:rPr>
          <w:t>3</w:t>
        </w:r>
      </w:ins>
      <w:del w:id="176" w:author="Keene-Snickers,Lexi" w:date="2025-03-13T13:07:00Z" w16du:dateUtc="2025-03-13T19:07:00Z">
        <w:r w:rsidR="001372C9" w:rsidDel="00FC2AE1">
          <w:rPr>
            <w:rFonts w:ascii="Arial" w:hAnsi="Arial" w:cs="Arial"/>
            <w:sz w:val="22"/>
            <w:szCs w:val="22"/>
          </w:rPr>
          <w:delText>4</w:delText>
        </w:r>
      </w:del>
      <w:r w:rsidR="00884204">
        <w:rPr>
          <w:rFonts w:ascii="Arial" w:hAnsi="Arial" w:cs="Arial"/>
          <w:sz w:val="22"/>
          <w:szCs w:val="22"/>
        </w:rPr>
        <w:t xml:space="preserve"> </w:t>
      </w:r>
      <w:r w:rsidR="00CA3BA8">
        <w:rPr>
          <w:rFonts w:ascii="Arial" w:hAnsi="Arial" w:cs="Arial"/>
          <w:sz w:val="22"/>
          <w:szCs w:val="22"/>
        </w:rPr>
        <w:t xml:space="preserve">coding-complete or near-complete </w:t>
      </w:r>
      <w:r w:rsidR="00884204">
        <w:rPr>
          <w:rFonts w:ascii="Arial" w:hAnsi="Arial" w:cs="Arial"/>
          <w:sz w:val="22"/>
          <w:szCs w:val="22"/>
        </w:rPr>
        <w:t xml:space="preserve">galbut virus and chaq virus sequences. </w:t>
      </w:r>
      <w:del w:id="177" w:author="Stenglein,Mark" w:date="2025-03-26T09:35:00Z" w16du:dateUtc="2025-03-26T15:35:00Z">
        <w:r w:rsidR="002E1444" w:rsidDel="00CA3BA8">
          <w:rPr>
            <w:rFonts w:ascii="Arial" w:hAnsi="Arial" w:cs="Arial"/>
            <w:sz w:val="22"/>
            <w:szCs w:val="22"/>
          </w:rPr>
          <w:delText xml:space="preserve">We </w:delText>
        </w:r>
        <w:r w:rsidR="007A59F0" w:rsidDel="00CA3BA8">
          <w:rPr>
            <w:rFonts w:ascii="Arial" w:hAnsi="Arial" w:cs="Arial"/>
            <w:sz w:val="22"/>
            <w:szCs w:val="22"/>
          </w:rPr>
          <w:delText xml:space="preserve">primarily </w:delText>
        </w:r>
        <w:r w:rsidR="002E1444" w:rsidDel="00CA3BA8">
          <w:rPr>
            <w:rFonts w:ascii="Arial" w:hAnsi="Arial" w:cs="Arial"/>
            <w:sz w:val="22"/>
            <w:szCs w:val="22"/>
          </w:rPr>
          <w:delText xml:space="preserve">investigated </w:delText>
        </w:r>
      </w:del>
      <w:del w:id="178" w:author="Stenglein,Mark" w:date="2025-03-06T13:18:00Z" w16du:dateUtc="2025-03-06T20:18:00Z">
        <w:r w:rsidR="002E1444" w:rsidDel="00BC3D5F">
          <w:rPr>
            <w:rFonts w:ascii="Arial" w:hAnsi="Arial" w:cs="Arial"/>
            <w:sz w:val="22"/>
            <w:szCs w:val="22"/>
          </w:rPr>
          <w:delText xml:space="preserve">the differences </w:delText>
        </w:r>
        <w:r w:rsidR="007A59F0" w:rsidDel="00BC3D5F">
          <w:rPr>
            <w:rFonts w:ascii="Arial" w:hAnsi="Arial" w:cs="Arial"/>
            <w:sz w:val="22"/>
            <w:szCs w:val="22"/>
          </w:rPr>
          <w:delText>between</w:delText>
        </w:r>
        <w:r w:rsidR="002E1444" w:rsidDel="00BC3D5F">
          <w:rPr>
            <w:rFonts w:ascii="Arial" w:hAnsi="Arial" w:cs="Arial"/>
            <w:sz w:val="22"/>
            <w:szCs w:val="22"/>
          </w:rPr>
          <w:delText xml:space="preserve"> </w:delText>
        </w:r>
      </w:del>
      <w:del w:id="179" w:author="Stenglein,Mark" w:date="2025-03-26T09:35:00Z" w16du:dateUtc="2025-03-26T15:35:00Z">
        <w:r w:rsidR="002E1444" w:rsidDel="00CA3BA8">
          <w:rPr>
            <w:rFonts w:ascii="Arial" w:hAnsi="Arial" w:cs="Arial"/>
            <w:sz w:val="22"/>
            <w:szCs w:val="22"/>
          </w:rPr>
          <w:delText>genotype</w:delText>
        </w:r>
        <w:r w:rsidR="00BC3D5F" w:rsidDel="00CA3BA8">
          <w:rPr>
            <w:rFonts w:ascii="Arial" w:hAnsi="Arial" w:cs="Arial"/>
            <w:sz w:val="22"/>
            <w:szCs w:val="22"/>
          </w:rPr>
          <w:delText>-phenotype associations</w:delText>
        </w:r>
        <w:r w:rsidR="007A59F0" w:rsidDel="00CA3BA8">
          <w:rPr>
            <w:rFonts w:ascii="Arial" w:hAnsi="Arial" w:cs="Arial"/>
            <w:sz w:val="22"/>
            <w:szCs w:val="22"/>
          </w:rPr>
          <w:delText>.</w:delText>
        </w:r>
        <w:r w:rsidR="002E1444" w:rsidDel="00CA3BA8">
          <w:rPr>
            <w:rFonts w:ascii="Arial" w:hAnsi="Arial" w:cs="Arial"/>
            <w:sz w:val="22"/>
            <w:szCs w:val="22"/>
          </w:rPr>
          <w:delText xml:space="preserve"> </w:delText>
        </w:r>
      </w:del>
      <w:r w:rsidR="00263851">
        <w:rPr>
          <w:rFonts w:ascii="Arial" w:hAnsi="Arial" w:cs="Arial"/>
          <w:sz w:val="22"/>
          <w:szCs w:val="22"/>
        </w:rPr>
        <w:t>We found that overall galbut virus sequence diversity within genotype</w:t>
      </w:r>
      <w:ins w:id="180" w:author="Keene-Snickers,Lexi" w:date="2025-04-02T09:56:00Z" w16du:dateUtc="2025-04-02T15:56:00Z">
        <w:r w:rsidR="00E27066">
          <w:rPr>
            <w:rFonts w:ascii="Arial" w:hAnsi="Arial" w:cs="Arial"/>
            <w:sz w:val="22"/>
            <w:szCs w:val="22"/>
          </w:rPr>
          <w:t>s</w:t>
        </w:r>
      </w:ins>
      <w:r w:rsidR="00263851">
        <w:rPr>
          <w:rFonts w:ascii="Arial" w:hAnsi="Arial" w:cs="Arial"/>
          <w:sz w:val="22"/>
          <w:szCs w:val="22"/>
        </w:rPr>
        <w:t xml:space="preserve"> was low but </w:t>
      </w:r>
      <w:r w:rsidR="00CA3BA8">
        <w:rPr>
          <w:rFonts w:ascii="Arial" w:hAnsi="Arial" w:cs="Arial"/>
          <w:sz w:val="22"/>
          <w:szCs w:val="22"/>
        </w:rPr>
        <w:t xml:space="preserve">relatively </w:t>
      </w:r>
      <w:r w:rsidR="00263851">
        <w:rPr>
          <w:rFonts w:ascii="Arial" w:hAnsi="Arial" w:cs="Arial"/>
          <w:sz w:val="22"/>
          <w:szCs w:val="22"/>
        </w:rPr>
        <w:t xml:space="preserve">high between genotypes. </w:t>
      </w:r>
      <w:r w:rsidR="007A59F0">
        <w:rPr>
          <w:rFonts w:ascii="Arial" w:hAnsi="Arial" w:cs="Arial"/>
          <w:sz w:val="22"/>
          <w:szCs w:val="22"/>
        </w:rPr>
        <w:t>We</w:t>
      </w:r>
      <w:r w:rsidR="002E1444">
        <w:rPr>
          <w:rFonts w:ascii="Arial" w:hAnsi="Arial" w:cs="Arial"/>
          <w:sz w:val="22"/>
          <w:szCs w:val="22"/>
        </w:rPr>
        <w:t xml:space="preserve"> </w:t>
      </w:r>
      <w:r w:rsidR="00D8477A">
        <w:rPr>
          <w:rFonts w:ascii="Arial" w:hAnsi="Arial" w:cs="Arial"/>
          <w:sz w:val="22"/>
          <w:szCs w:val="22"/>
        </w:rPr>
        <w:t>investigated</w:t>
      </w:r>
      <w:r w:rsidR="00CA3BA8">
        <w:rPr>
          <w:rFonts w:ascii="Arial" w:hAnsi="Arial" w:cs="Arial"/>
          <w:sz w:val="22"/>
          <w:szCs w:val="22"/>
        </w:rPr>
        <w:t xml:space="preserve"> genotype-phenotype </w:t>
      </w:r>
      <w:r w:rsidR="00736527">
        <w:rPr>
          <w:rFonts w:ascii="Arial" w:hAnsi="Arial" w:cs="Arial"/>
          <w:sz w:val="22"/>
          <w:szCs w:val="22"/>
        </w:rPr>
        <w:t>associations</w:t>
      </w:r>
      <w:r w:rsidR="00CA3BA8">
        <w:rPr>
          <w:rFonts w:ascii="Arial" w:hAnsi="Arial" w:cs="Arial"/>
          <w:sz w:val="22"/>
          <w:szCs w:val="22"/>
        </w:rPr>
        <w:t xml:space="preserve"> and found that viral RNA levels and chaq association differed </w:t>
      </w:r>
      <w:r w:rsidR="00D8477A">
        <w:rPr>
          <w:rFonts w:ascii="Arial" w:hAnsi="Arial" w:cs="Arial"/>
          <w:sz w:val="22"/>
          <w:szCs w:val="22"/>
        </w:rPr>
        <w:t xml:space="preserve">between genotypes. We also </w:t>
      </w:r>
      <w:r w:rsidR="00CA3BA8">
        <w:rPr>
          <w:rFonts w:ascii="Arial" w:hAnsi="Arial" w:cs="Arial"/>
          <w:sz w:val="22"/>
          <w:szCs w:val="22"/>
        </w:rPr>
        <w:t xml:space="preserve">found that </w:t>
      </w:r>
      <w:del w:id="181" w:author="Stenglein,Mark" w:date="2025-03-26T09:35:00Z" w16du:dateUtc="2025-03-26T15:35:00Z">
        <w:r w:rsidR="00D8477A" w:rsidDel="00CA3BA8">
          <w:rPr>
            <w:rFonts w:ascii="Arial" w:hAnsi="Arial" w:cs="Arial"/>
            <w:sz w:val="22"/>
            <w:szCs w:val="22"/>
          </w:rPr>
          <w:delText xml:space="preserve">the </w:delText>
        </w:r>
      </w:del>
      <w:r w:rsidR="00D8477A">
        <w:rPr>
          <w:rFonts w:ascii="Arial" w:hAnsi="Arial" w:cs="Arial"/>
          <w:sz w:val="22"/>
          <w:szCs w:val="22"/>
        </w:rPr>
        <w:t xml:space="preserve">coinfection and reassortment </w:t>
      </w:r>
      <w:r w:rsidR="00CA3BA8">
        <w:rPr>
          <w:rFonts w:ascii="Arial" w:hAnsi="Arial" w:cs="Arial"/>
          <w:sz w:val="22"/>
          <w:szCs w:val="22"/>
        </w:rPr>
        <w:t xml:space="preserve">are common features of </w:t>
      </w:r>
      <w:r w:rsidR="00D8477A">
        <w:rPr>
          <w:rFonts w:ascii="Arial" w:hAnsi="Arial" w:cs="Arial"/>
          <w:sz w:val="22"/>
          <w:szCs w:val="22"/>
        </w:rPr>
        <w:t xml:space="preserve">galbut virus infection. </w:t>
      </w:r>
      <w:r w:rsidRPr="00E27066">
        <w:rPr>
          <w:rFonts w:ascii="Arial" w:hAnsi="Arial" w:cs="Arial"/>
          <w:sz w:val="22"/>
          <w:szCs w:val="22"/>
        </w:rPr>
        <w:t xml:space="preserve">Collectively, these data </w:t>
      </w:r>
      <w:del w:id="182" w:author="Keene-Snickers,Lexi" w:date="2025-04-02T09:32:00Z" w16du:dateUtc="2025-04-02T15:32:00Z">
        <w:r w:rsidRPr="00E27066" w:rsidDel="00E27066">
          <w:rPr>
            <w:rFonts w:ascii="Arial" w:hAnsi="Arial" w:cs="Arial"/>
            <w:sz w:val="22"/>
            <w:szCs w:val="22"/>
          </w:rPr>
          <w:delText>s</w:delText>
        </w:r>
        <w:r w:rsidR="00263851" w:rsidRPr="00E27066" w:rsidDel="00E27066">
          <w:rPr>
            <w:rFonts w:ascii="Arial" w:hAnsi="Arial" w:cs="Arial"/>
            <w:sz w:val="22"/>
            <w:szCs w:val="22"/>
          </w:rPr>
          <w:delText xml:space="preserve">how </w:delText>
        </w:r>
      </w:del>
      <w:ins w:id="183" w:author="Keene-Snickers,Lexi" w:date="2025-04-02T09:32:00Z" w16du:dateUtc="2025-04-02T15:32:00Z">
        <w:r w:rsidR="00E27066" w:rsidRPr="00E27066">
          <w:rPr>
            <w:rFonts w:ascii="Arial" w:hAnsi="Arial" w:cs="Arial"/>
            <w:sz w:val="22"/>
            <w:szCs w:val="22"/>
            <w:rPrChange w:id="184" w:author="Keene-Snickers,Lexi" w:date="2025-04-02T09:34:00Z" w16du:dateUtc="2025-04-02T15:34:00Z">
              <w:rPr>
                <w:rFonts w:ascii="Arial" w:hAnsi="Arial" w:cs="Arial"/>
                <w:sz w:val="22"/>
                <w:szCs w:val="22"/>
                <w:highlight w:val="yellow"/>
              </w:rPr>
            </w:rPrChange>
          </w:rPr>
          <w:t>describe the sequence diversity and genotype-phenotype associat</w:t>
        </w:r>
      </w:ins>
      <w:ins w:id="185" w:author="Keene-Snickers,Lexi" w:date="2025-04-02T09:33:00Z" w16du:dateUtc="2025-04-02T15:33:00Z">
        <w:r w:rsidR="00E27066" w:rsidRPr="00E27066">
          <w:rPr>
            <w:rFonts w:ascii="Arial" w:hAnsi="Arial" w:cs="Arial"/>
            <w:sz w:val="22"/>
            <w:szCs w:val="22"/>
            <w:rPrChange w:id="186" w:author="Keene-Snickers,Lexi" w:date="2025-04-02T09:34:00Z" w16du:dateUtc="2025-04-02T15:34:00Z">
              <w:rPr>
                <w:rFonts w:ascii="Arial" w:hAnsi="Arial" w:cs="Arial"/>
                <w:sz w:val="22"/>
                <w:szCs w:val="22"/>
                <w:highlight w:val="yellow"/>
              </w:rPr>
            </w:rPrChange>
          </w:rPr>
          <w:t>ions of galbut virus</w:t>
        </w:r>
      </w:ins>
      <w:ins w:id="187" w:author="Keene-Snickers,Lexi" w:date="2025-04-02T09:57:00Z" w16du:dateUtc="2025-04-02T15:57:00Z">
        <w:r w:rsidR="00E27066">
          <w:rPr>
            <w:rFonts w:ascii="Arial" w:hAnsi="Arial" w:cs="Arial"/>
            <w:sz w:val="22"/>
            <w:szCs w:val="22"/>
          </w:rPr>
          <w:t xml:space="preserve"> which </w:t>
        </w:r>
      </w:ins>
      <w:ins w:id="188" w:author="Keene-Snickers,Lexi" w:date="2025-04-02T09:34:00Z" w16du:dateUtc="2025-04-02T15:34:00Z">
        <w:r w:rsidR="00E27066">
          <w:rPr>
            <w:rFonts w:ascii="Arial" w:hAnsi="Arial" w:cs="Arial"/>
            <w:sz w:val="22"/>
            <w:szCs w:val="22"/>
          </w:rPr>
          <w:t>p</w:t>
        </w:r>
      </w:ins>
      <w:ins w:id="189" w:author="Keene-Snickers,Lexi" w:date="2025-04-02T09:33:00Z" w16du:dateUtc="2025-04-02T15:33:00Z">
        <w:r w:rsidR="00E27066" w:rsidRPr="00E27066">
          <w:rPr>
            <w:rFonts w:ascii="Arial" w:hAnsi="Arial" w:cs="Arial"/>
            <w:sz w:val="22"/>
            <w:szCs w:val="22"/>
            <w:rPrChange w:id="190" w:author="Keene-Snickers,Lexi" w:date="2025-04-02T09:34:00Z" w16du:dateUtc="2025-04-02T15:34:00Z">
              <w:rPr>
                <w:rFonts w:ascii="Arial" w:hAnsi="Arial" w:cs="Arial"/>
                <w:sz w:val="22"/>
                <w:szCs w:val="22"/>
                <w:highlight w:val="yellow"/>
              </w:rPr>
            </w:rPrChange>
          </w:rPr>
          <w:t>rovi</w:t>
        </w:r>
      </w:ins>
      <w:ins w:id="191" w:author="Keene-Snickers,Lexi" w:date="2025-04-02T09:34:00Z" w16du:dateUtc="2025-04-02T15:34:00Z">
        <w:r w:rsidR="00E27066">
          <w:rPr>
            <w:rFonts w:ascii="Arial" w:hAnsi="Arial" w:cs="Arial"/>
            <w:sz w:val="22"/>
            <w:szCs w:val="22"/>
          </w:rPr>
          <w:t>des</w:t>
        </w:r>
      </w:ins>
      <w:ins w:id="192" w:author="Keene-Snickers,Lexi" w:date="2025-04-02T09:33:00Z" w16du:dateUtc="2025-04-02T15:33:00Z">
        <w:r w:rsidR="00E27066" w:rsidRPr="00E27066">
          <w:rPr>
            <w:rFonts w:ascii="Arial" w:hAnsi="Arial" w:cs="Arial"/>
            <w:sz w:val="22"/>
            <w:szCs w:val="22"/>
            <w:rPrChange w:id="193" w:author="Keene-Snickers,Lexi" w:date="2025-04-02T09:34:00Z" w16du:dateUtc="2025-04-02T15:34:00Z">
              <w:rPr>
                <w:rFonts w:ascii="Arial" w:hAnsi="Arial" w:cs="Arial"/>
                <w:sz w:val="22"/>
                <w:szCs w:val="22"/>
                <w:highlight w:val="yellow"/>
              </w:rPr>
            </w:rPrChange>
          </w:rPr>
          <w:t xml:space="preserve"> insight into the </w:t>
        </w:r>
      </w:ins>
      <w:ins w:id="194" w:author="Keene-Snickers,Lexi" w:date="2025-04-02T09:34:00Z" w16du:dateUtc="2025-04-02T15:34:00Z">
        <w:r w:rsidR="00E27066" w:rsidRPr="00E27066">
          <w:rPr>
            <w:rFonts w:ascii="Arial" w:hAnsi="Arial" w:cs="Arial"/>
            <w:sz w:val="22"/>
            <w:szCs w:val="22"/>
            <w:rPrChange w:id="195" w:author="Keene-Snickers,Lexi" w:date="2025-04-02T09:34:00Z" w16du:dateUtc="2025-04-02T15:34:00Z">
              <w:rPr>
                <w:rFonts w:ascii="Arial" w:hAnsi="Arial" w:cs="Arial"/>
                <w:sz w:val="22"/>
                <w:szCs w:val="22"/>
                <w:highlight w:val="yellow"/>
              </w:rPr>
            </w:rPrChange>
          </w:rPr>
          <w:t xml:space="preserve">biology of common persistent viral infections of arthropods. </w:t>
        </w:r>
      </w:ins>
      <w:del w:id="196" w:author="Keene-Snickers,Lexi" w:date="2025-04-02T09:34:00Z" w16du:dateUtc="2025-04-02T15:34:00Z">
        <w:r w:rsidR="00263851" w:rsidRPr="00E27066" w:rsidDel="00E27066">
          <w:rPr>
            <w:rFonts w:ascii="Arial" w:hAnsi="Arial" w:cs="Arial"/>
            <w:sz w:val="22"/>
            <w:szCs w:val="22"/>
            <w:highlight w:val="yellow"/>
            <w:rPrChange w:id="197" w:author="Keene-Snickers,Lexi" w:date="2025-04-02T09:25:00Z" w16du:dateUtc="2025-04-02T15:25:00Z">
              <w:rPr>
                <w:rFonts w:ascii="Arial" w:hAnsi="Arial" w:cs="Arial"/>
                <w:sz w:val="22"/>
                <w:szCs w:val="22"/>
              </w:rPr>
            </w:rPrChange>
          </w:rPr>
          <w:delText xml:space="preserve">that galbut virus and </w:delText>
        </w:r>
        <w:r w:rsidR="00263851" w:rsidRPr="00E27066" w:rsidDel="00E27066">
          <w:rPr>
            <w:rFonts w:ascii="Arial" w:hAnsi="Arial" w:cs="Arial"/>
            <w:i/>
            <w:iCs/>
            <w:sz w:val="22"/>
            <w:szCs w:val="22"/>
            <w:highlight w:val="yellow"/>
            <w:rPrChange w:id="198" w:author="Keene-Snickers,Lexi" w:date="2025-04-02T09:25:00Z" w16du:dateUtc="2025-04-02T15:25:00Z">
              <w:rPr>
                <w:rFonts w:ascii="Arial" w:hAnsi="Arial" w:cs="Arial"/>
                <w:i/>
                <w:iCs/>
                <w:sz w:val="22"/>
                <w:szCs w:val="22"/>
              </w:rPr>
            </w:rPrChange>
          </w:rPr>
          <w:delText>D. melanogaster</w:delText>
        </w:r>
        <w:r w:rsidR="00263851" w:rsidRPr="00E27066" w:rsidDel="00E27066">
          <w:rPr>
            <w:rFonts w:ascii="Arial" w:hAnsi="Arial" w:cs="Arial"/>
            <w:sz w:val="22"/>
            <w:szCs w:val="22"/>
            <w:highlight w:val="yellow"/>
            <w:rPrChange w:id="199" w:author="Keene-Snickers,Lexi" w:date="2025-04-02T09:25:00Z" w16du:dateUtc="2025-04-02T15:25:00Z">
              <w:rPr>
                <w:rFonts w:ascii="Arial" w:hAnsi="Arial" w:cs="Arial"/>
                <w:sz w:val="22"/>
                <w:szCs w:val="22"/>
              </w:rPr>
            </w:rPrChange>
          </w:rPr>
          <w:delText xml:space="preserve"> is an excellent model to study the evolution and biology of a persistent viral infection.</w:delText>
        </w:r>
        <w:r w:rsidR="00263851" w:rsidDel="00E27066">
          <w:rPr>
            <w:rFonts w:ascii="Arial" w:hAnsi="Arial" w:cs="Arial"/>
            <w:sz w:val="22"/>
            <w:szCs w:val="22"/>
          </w:rPr>
          <w:delText xml:space="preserve"> </w:delText>
        </w:r>
      </w:del>
    </w:p>
    <w:p w14:paraId="57A42F58" w14:textId="77777777" w:rsidR="00F40749" w:rsidRDefault="00F40749" w:rsidP="00081385">
      <w:pPr>
        <w:spacing w:line="360" w:lineRule="auto"/>
        <w:rPr>
          <w:rFonts w:ascii="Arial" w:hAnsi="Arial" w:cs="Arial"/>
          <w:sz w:val="22"/>
          <w:szCs w:val="22"/>
        </w:rPr>
      </w:pPr>
    </w:p>
    <w:p w14:paraId="1A2AE373" w14:textId="4203B846" w:rsidR="00006799" w:rsidRPr="00006799" w:rsidRDefault="005B2FB6" w:rsidP="00081385">
      <w:pPr>
        <w:spacing w:line="360" w:lineRule="auto"/>
        <w:rPr>
          <w:rFonts w:ascii="Arial" w:hAnsi="Arial" w:cs="Arial"/>
          <w:b/>
          <w:bCs/>
          <w:sz w:val="22"/>
          <w:szCs w:val="22"/>
        </w:rPr>
      </w:pPr>
      <w:r>
        <w:rPr>
          <w:rFonts w:ascii="Arial" w:hAnsi="Arial" w:cs="Arial"/>
          <w:b/>
          <w:bCs/>
          <w:sz w:val="22"/>
          <w:szCs w:val="22"/>
        </w:rPr>
        <w:t>RESULTS</w:t>
      </w:r>
    </w:p>
    <w:p w14:paraId="544E06FA" w14:textId="77777777" w:rsidR="00006799" w:rsidRDefault="00006799" w:rsidP="00081385">
      <w:pPr>
        <w:spacing w:line="360" w:lineRule="auto"/>
        <w:rPr>
          <w:rFonts w:ascii="Arial" w:hAnsi="Arial" w:cs="Arial"/>
          <w:sz w:val="22"/>
          <w:szCs w:val="22"/>
        </w:rPr>
      </w:pPr>
    </w:p>
    <w:p w14:paraId="094BCBED" w14:textId="5B4D0FA0" w:rsidR="005B2FB6" w:rsidRPr="008D7015" w:rsidRDefault="005B2FB6" w:rsidP="00081385">
      <w:pPr>
        <w:spacing w:line="360" w:lineRule="auto"/>
        <w:rPr>
          <w:rFonts w:ascii="Arial" w:hAnsi="Arial" w:cs="Arial"/>
          <w:b/>
          <w:bCs/>
          <w:strike/>
          <w:sz w:val="22"/>
          <w:szCs w:val="22"/>
          <w:rPrChange w:id="200" w:author="Stenglein,Mark" w:date="2025-03-26T16:06:00Z" w16du:dateUtc="2025-03-26T22:06:00Z">
            <w:rPr>
              <w:rFonts w:ascii="Arial" w:hAnsi="Arial" w:cs="Arial"/>
              <w:b/>
              <w:bCs/>
              <w:sz w:val="22"/>
              <w:szCs w:val="22"/>
            </w:rPr>
          </w:rPrChange>
        </w:rPr>
      </w:pPr>
      <w:r w:rsidRPr="005B2FB6">
        <w:rPr>
          <w:rFonts w:ascii="Arial" w:hAnsi="Arial" w:cs="Arial"/>
          <w:b/>
          <w:bCs/>
          <w:sz w:val="22"/>
          <w:szCs w:val="22"/>
        </w:rPr>
        <w:t>Ga</w:t>
      </w:r>
      <w:r w:rsidR="00167261">
        <w:rPr>
          <w:rFonts w:ascii="Arial" w:hAnsi="Arial" w:cs="Arial"/>
          <w:b/>
          <w:bCs/>
          <w:sz w:val="22"/>
          <w:szCs w:val="22"/>
        </w:rPr>
        <w:t xml:space="preserve">lbut virus </w:t>
      </w:r>
      <w:r w:rsidR="00EC36E5">
        <w:rPr>
          <w:rFonts w:ascii="Arial" w:hAnsi="Arial" w:cs="Arial"/>
          <w:b/>
          <w:bCs/>
          <w:sz w:val="22"/>
          <w:szCs w:val="22"/>
        </w:rPr>
        <w:t xml:space="preserve">prevalence </w:t>
      </w:r>
      <w:r w:rsidR="009723A9">
        <w:rPr>
          <w:rFonts w:ascii="Arial" w:hAnsi="Arial" w:cs="Arial"/>
          <w:b/>
          <w:bCs/>
          <w:sz w:val="22"/>
          <w:szCs w:val="22"/>
        </w:rPr>
        <w:t xml:space="preserve">varies by location and time </w:t>
      </w:r>
      <w:commentRangeStart w:id="201"/>
      <w:del w:id="202" w:author="Keene-Snickers,Lexi" w:date="2025-04-02T10:06:00Z" w16du:dateUtc="2025-04-02T16:06:00Z">
        <w:r w:rsidR="00886675" w:rsidRPr="008D7015" w:rsidDel="00E27066">
          <w:rPr>
            <w:rFonts w:ascii="Arial" w:hAnsi="Arial" w:cs="Arial"/>
            <w:b/>
            <w:bCs/>
            <w:strike/>
            <w:sz w:val="22"/>
            <w:szCs w:val="22"/>
            <w:rPrChange w:id="203" w:author="Stenglein,Mark" w:date="2025-03-26T16:06:00Z" w16du:dateUtc="2025-03-26T22:06:00Z">
              <w:rPr>
                <w:rFonts w:ascii="Arial" w:hAnsi="Arial" w:cs="Arial"/>
                <w:b/>
                <w:bCs/>
                <w:sz w:val="22"/>
                <w:szCs w:val="22"/>
              </w:rPr>
            </w:rPrChange>
          </w:rPr>
          <w:delText xml:space="preserve">does not vary by location </w:delText>
        </w:r>
        <w:commentRangeEnd w:id="201"/>
        <w:r w:rsidR="009723A9" w:rsidRPr="008D7015" w:rsidDel="00E27066">
          <w:rPr>
            <w:rStyle w:val="CommentReference"/>
            <w:strike/>
            <w:rPrChange w:id="204" w:author="Stenglein,Mark" w:date="2025-03-26T16:06:00Z" w16du:dateUtc="2025-03-26T22:06:00Z">
              <w:rPr>
                <w:rStyle w:val="CommentReference"/>
              </w:rPr>
            </w:rPrChange>
          </w:rPr>
          <w:commentReference w:id="201"/>
        </w:r>
        <w:r w:rsidR="00886675" w:rsidRPr="008D7015" w:rsidDel="00E27066">
          <w:rPr>
            <w:rFonts w:ascii="Arial" w:hAnsi="Arial" w:cs="Arial"/>
            <w:b/>
            <w:bCs/>
            <w:strike/>
            <w:sz w:val="22"/>
            <w:szCs w:val="22"/>
            <w:rPrChange w:id="205" w:author="Stenglein,Mark" w:date="2025-03-26T16:06:00Z" w16du:dateUtc="2025-03-26T22:06:00Z">
              <w:rPr>
                <w:rFonts w:ascii="Arial" w:hAnsi="Arial" w:cs="Arial"/>
                <w:b/>
                <w:bCs/>
                <w:sz w:val="22"/>
                <w:szCs w:val="22"/>
              </w:rPr>
            </w:rPrChange>
          </w:rPr>
          <w:delText>but can vary over time</w:delText>
        </w:r>
      </w:del>
    </w:p>
    <w:p w14:paraId="2282CDD7" w14:textId="77777777" w:rsidR="005B2FB6" w:rsidRDefault="005B2FB6" w:rsidP="00081385">
      <w:pPr>
        <w:spacing w:line="360" w:lineRule="auto"/>
        <w:rPr>
          <w:rFonts w:ascii="Arial" w:hAnsi="Arial" w:cs="Arial"/>
          <w:sz w:val="22"/>
          <w:szCs w:val="22"/>
        </w:rPr>
      </w:pPr>
    </w:p>
    <w:p w14:paraId="4DD3B83B" w14:textId="01ADAA07" w:rsidR="005B2FB6" w:rsidRDefault="005B2FB6" w:rsidP="00081385">
      <w:pPr>
        <w:spacing w:line="360" w:lineRule="auto"/>
        <w:rPr>
          <w:rFonts w:ascii="Arial" w:hAnsi="Arial" w:cs="Arial"/>
          <w:sz w:val="22"/>
          <w:szCs w:val="22"/>
        </w:rPr>
      </w:pPr>
      <w:r>
        <w:rPr>
          <w:rFonts w:ascii="Arial" w:hAnsi="Arial" w:cs="Arial"/>
          <w:sz w:val="22"/>
          <w:szCs w:val="22"/>
        </w:rPr>
        <w:tab/>
        <w:t xml:space="preserve">To </w:t>
      </w:r>
      <w:r w:rsidR="003F10E5">
        <w:rPr>
          <w:rFonts w:ascii="Arial" w:hAnsi="Arial" w:cs="Arial"/>
          <w:sz w:val="22"/>
          <w:szCs w:val="22"/>
        </w:rPr>
        <w:t xml:space="preserve">better </w:t>
      </w:r>
      <w:r>
        <w:rPr>
          <w:rFonts w:ascii="Arial" w:hAnsi="Arial" w:cs="Arial"/>
          <w:sz w:val="22"/>
          <w:szCs w:val="22"/>
        </w:rPr>
        <w:t xml:space="preserve">understand </w:t>
      </w:r>
      <w:r w:rsidR="003F10E5">
        <w:rPr>
          <w:rFonts w:ascii="Arial" w:hAnsi="Arial" w:cs="Arial"/>
          <w:sz w:val="22"/>
          <w:szCs w:val="22"/>
        </w:rPr>
        <w:t xml:space="preserve">galbut virus prevalence and </w:t>
      </w:r>
      <w:r>
        <w:rPr>
          <w:rFonts w:ascii="Arial" w:hAnsi="Arial" w:cs="Arial"/>
          <w:sz w:val="22"/>
          <w:szCs w:val="22"/>
        </w:rPr>
        <w:t>diversity</w:t>
      </w:r>
      <w:r w:rsidR="003F10E5">
        <w:rPr>
          <w:rFonts w:ascii="Arial" w:hAnsi="Arial" w:cs="Arial"/>
          <w:sz w:val="22"/>
          <w:szCs w:val="22"/>
        </w:rPr>
        <w:t xml:space="preserve">, </w:t>
      </w:r>
      <w:r>
        <w:rPr>
          <w:rFonts w:ascii="Arial" w:hAnsi="Arial" w:cs="Arial"/>
          <w:sz w:val="22"/>
          <w:szCs w:val="22"/>
        </w:rPr>
        <w:t xml:space="preserve">we </w:t>
      </w:r>
      <w:r w:rsidR="002C39F6">
        <w:rPr>
          <w:rFonts w:ascii="Arial" w:hAnsi="Arial" w:cs="Arial"/>
          <w:sz w:val="22"/>
          <w:szCs w:val="22"/>
        </w:rPr>
        <w:t xml:space="preserve">sampled </w:t>
      </w:r>
      <w:r>
        <w:rPr>
          <w:rFonts w:ascii="Arial" w:hAnsi="Arial" w:cs="Arial"/>
          <w:sz w:val="22"/>
          <w:szCs w:val="22"/>
        </w:rPr>
        <w:t>flies from</w:t>
      </w:r>
      <w:r w:rsidR="00CA3BA8">
        <w:rPr>
          <w:rFonts w:ascii="Arial" w:hAnsi="Arial" w:cs="Arial"/>
          <w:sz w:val="22"/>
          <w:szCs w:val="22"/>
        </w:rPr>
        <w:t xml:space="preserve"> across</w:t>
      </w:r>
      <w:r w:rsidR="00CC0C29">
        <w:rPr>
          <w:rFonts w:ascii="Arial" w:hAnsi="Arial" w:cs="Arial"/>
          <w:sz w:val="22"/>
          <w:szCs w:val="22"/>
        </w:rPr>
        <w:t xml:space="preserve"> </w:t>
      </w:r>
      <w:del w:id="206" w:author="Keene-Snickers,Lexi" w:date="2025-03-13T13:31:00Z" w16du:dateUtc="2025-03-13T19:31:00Z">
        <w:r w:rsidR="00EC36E5" w:rsidDel="00940E16">
          <w:rPr>
            <w:rFonts w:ascii="Arial" w:hAnsi="Arial" w:cs="Arial"/>
            <w:sz w:val="22"/>
            <w:szCs w:val="22"/>
          </w:rPr>
          <w:delText xml:space="preserve">four </w:delText>
        </w:r>
      </w:del>
      <w:ins w:id="207" w:author="Keene-Snickers,Lexi" w:date="2025-03-13T13:31:00Z" w16du:dateUtc="2025-03-13T19:31:00Z">
        <w:r w:rsidR="00940E16">
          <w:rPr>
            <w:rFonts w:ascii="Arial" w:hAnsi="Arial" w:cs="Arial"/>
            <w:sz w:val="22"/>
            <w:szCs w:val="22"/>
          </w:rPr>
          <w:t xml:space="preserve">the </w:t>
        </w:r>
      </w:ins>
      <w:del w:id="208" w:author="Stenglein,Mark" w:date="2025-03-06T13:18:00Z" w16du:dateUtc="2025-03-06T20:18:00Z">
        <w:r w:rsidR="00EC36E5" w:rsidDel="00BC3D5F">
          <w:rPr>
            <w:rFonts w:ascii="Arial" w:hAnsi="Arial" w:cs="Arial"/>
            <w:sz w:val="22"/>
            <w:szCs w:val="22"/>
          </w:rPr>
          <w:delText xml:space="preserve">states in the </w:delText>
        </w:r>
      </w:del>
      <w:r w:rsidR="003F10E5">
        <w:rPr>
          <w:rFonts w:ascii="Arial" w:hAnsi="Arial" w:cs="Arial"/>
          <w:sz w:val="22"/>
          <w:szCs w:val="22"/>
        </w:rPr>
        <w:t>United States.</w:t>
      </w:r>
      <w:del w:id="209" w:author="Keene-Snickers,Lexi" w:date="2025-03-13T13:31:00Z" w16du:dateUtc="2025-03-13T19:31:00Z">
        <w:r w:rsidR="003F10E5" w:rsidDel="00940E16">
          <w:rPr>
            <w:rFonts w:ascii="Arial" w:hAnsi="Arial" w:cs="Arial"/>
            <w:sz w:val="22"/>
            <w:szCs w:val="22"/>
          </w:rPr>
          <w:delText xml:space="preserve"> </w:delText>
        </w:r>
      </w:del>
      <w:r w:rsidR="003F10E5">
        <w:rPr>
          <w:rFonts w:ascii="Arial" w:hAnsi="Arial" w:cs="Arial"/>
          <w:sz w:val="22"/>
          <w:szCs w:val="22"/>
        </w:rPr>
        <w:t xml:space="preserve"> We collected flies from </w:t>
      </w:r>
      <w:r w:rsidR="00EC36E5">
        <w:rPr>
          <w:rFonts w:ascii="Arial" w:hAnsi="Arial" w:cs="Arial"/>
          <w:sz w:val="22"/>
          <w:szCs w:val="22"/>
        </w:rPr>
        <w:t>nine</w:t>
      </w:r>
      <w:r>
        <w:rPr>
          <w:rFonts w:ascii="Arial" w:hAnsi="Arial" w:cs="Arial"/>
          <w:sz w:val="22"/>
          <w:szCs w:val="22"/>
        </w:rPr>
        <w:t xml:space="preserve"> locations in Larimer County, C</w:t>
      </w:r>
      <w:r w:rsidR="00CC0C29">
        <w:rPr>
          <w:rFonts w:ascii="Arial" w:hAnsi="Arial" w:cs="Arial"/>
          <w:sz w:val="22"/>
          <w:szCs w:val="22"/>
        </w:rPr>
        <w:t xml:space="preserve">olorado, </w:t>
      </w:r>
      <w:r>
        <w:rPr>
          <w:rFonts w:ascii="Arial" w:hAnsi="Arial" w:cs="Arial"/>
          <w:sz w:val="22"/>
          <w:szCs w:val="22"/>
        </w:rPr>
        <w:t xml:space="preserve">and </w:t>
      </w:r>
      <w:r w:rsidR="003F10E5">
        <w:rPr>
          <w:rFonts w:ascii="Arial" w:hAnsi="Arial" w:cs="Arial"/>
          <w:sz w:val="22"/>
          <w:szCs w:val="22"/>
        </w:rPr>
        <w:t>from o</w:t>
      </w:r>
      <w:r>
        <w:rPr>
          <w:rFonts w:ascii="Arial" w:hAnsi="Arial" w:cs="Arial"/>
          <w:sz w:val="22"/>
          <w:szCs w:val="22"/>
        </w:rPr>
        <w:t>ne location</w:t>
      </w:r>
      <w:ins w:id="210" w:author="Keene-Snickers,Lexi" w:date="2025-03-13T13:32:00Z" w16du:dateUtc="2025-03-13T19:32:00Z">
        <w:r w:rsidR="00940E16">
          <w:rPr>
            <w:rFonts w:ascii="Arial" w:hAnsi="Arial" w:cs="Arial"/>
            <w:sz w:val="22"/>
            <w:szCs w:val="22"/>
          </w:rPr>
          <w:t xml:space="preserve"> each</w:t>
        </w:r>
      </w:ins>
      <w:r>
        <w:rPr>
          <w:rFonts w:ascii="Arial" w:hAnsi="Arial" w:cs="Arial"/>
          <w:sz w:val="22"/>
          <w:szCs w:val="22"/>
        </w:rPr>
        <w:t xml:space="preserve"> in Maine, Pennsylvania</w:t>
      </w:r>
      <w:r w:rsidR="003F10E5">
        <w:rPr>
          <w:rFonts w:ascii="Arial" w:hAnsi="Arial" w:cs="Arial"/>
          <w:sz w:val="22"/>
          <w:szCs w:val="22"/>
        </w:rPr>
        <w:t>,</w:t>
      </w:r>
      <w:r>
        <w:rPr>
          <w:rFonts w:ascii="Arial" w:hAnsi="Arial" w:cs="Arial"/>
          <w:sz w:val="22"/>
          <w:szCs w:val="22"/>
        </w:rPr>
        <w:t xml:space="preserve"> and Ohio (</w:t>
      </w:r>
      <w:r w:rsidRPr="005B2FB6">
        <w:rPr>
          <w:rFonts w:ascii="Arial" w:hAnsi="Arial" w:cs="Arial"/>
          <w:b/>
          <w:bCs/>
          <w:sz w:val="22"/>
          <w:szCs w:val="22"/>
        </w:rPr>
        <w:t>Fig. 1A</w:t>
      </w:r>
      <w:r w:rsidR="00EC36E5">
        <w:rPr>
          <w:rFonts w:ascii="Arial" w:hAnsi="Arial" w:cs="Arial"/>
          <w:b/>
          <w:bCs/>
          <w:sz w:val="22"/>
          <w:szCs w:val="22"/>
        </w:rPr>
        <w:t xml:space="preserve"> &amp; 1B</w:t>
      </w:r>
      <w:r>
        <w:rPr>
          <w:rFonts w:ascii="Arial" w:hAnsi="Arial" w:cs="Arial"/>
          <w:sz w:val="22"/>
          <w:szCs w:val="22"/>
        </w:rPr>
        <w:t>).</w:t>
      </w:r>
      <w:r w:rsidR="008E38EA">
        <w:rPr>
          <w:rFonts w:ascii="Arial" w:hAnsi="Arial" w:cs="Arial"/>
          <w:sz w:val="22"/>
          <w:szCs w:val="22"/>
        </w:rPr>
        <w:t xml:space="preserve"> </w:t>
      </w:r>
      <w:del w:id="211" w:author="Keene-Snickers,Lexi" w:date="2025-03-13T13:32:00Z" w16du:dateUtc="2025-03-13T19:32:00Z">
        <w:r w:rsidR="00EC36E5" w:rsidDel="00A15842">
          <w:rPr>
            <w:rFonts w:ascii="Arial" w:hAnsi="Arial" w:cs="Arial"/>
            <w:sz w:val="22"/>
            <w:szCs w:val="22"/>
          </w:rPr>
          <w:delText xml:space="preserve">Flies </w:delText>
        </w:r>
        <w:r w:rsidR="00886675" w:rsidDel="00A15842">
          <w:rPr>
            <w:rFonts w:ascii="Arial" w:hAnsi="Arial" w:cs="Arial"/>
            <w:sz w:val="22"/>
            <w:szCs w:val="22"/>
          </w:rPr>
          <w:delText xml:space="preserve">we </w:delText>
        </w:r>
        <w:r w:rsidR="00EC36E5" w:rsidDel="00A15842">
          <w:rPr>
            <w:rFonts w:ascii="Arial" w:hAnsi="Arial" w:cs="Arial"/>
            <w:sz w:val="22"/>
            <w:szCs w:val="22"/>
          </w:rPr>
          <w:delText xml:space="preserve">collected from JFK Parkway were isolated from peaches obtained </w:delText>
        </w:r>
        <w:r w:rsidR="008E38EA" w:rsidDel="00A15842">
          <w:rPr>
            <w:rFonts w:ascii="Arial" w:hAnsi="Arial" w:cs="Arial"/>
            <w:sz w:val="22"/>
            <w:szCs w:val="22"/>
          </w:rPr>
          <w:delText xml:space="preserve">from a </w:delText>
        </w:r>
        <w:r w:rsidR="003F10E5" w:rsidDel="00A15842">
          <w:rPr>
            <w:rFonts w:ascii="Arial" w:hAnsi="Arial" w:cs="Arial"/>
            <w:sz w:val="22"/>
            <w:szCs w:val="22"/>
          </w:rPr>
          <w:delText xml:space="preserve">Colorado </w:delText>
        </w:r>
        <w:r w:rsidR="008E38EA" w:rsidDel="00A15842">
          <w:rPr>
            <w:rFonts w:ascii="Arial" w:hAnsi="Arial" w:cs="Arial"/>
            <w:sz w:val="22"/>
            <w:szCs w:val="22"/>
          </w:rPr>
          <w:delText>grocery store</w:delText>
        </w:r>
        <w:r w:rsidR="003F10E5" w:rsidDel="00A15842">
          <w:rPr>
            <w:rFonts w:ascii="Arial" w:hAnsi="Arial" w:cs="Arial"/>
            <w:sz w:val="22"/>
            <w:szCs w:val="22"/>
          </w:rPr>
          <w:delText>, which may have originated elsewhere</w:delText>
        </w:r>
        <w:r w:rsidR="00EC36E5" w:rsidDel="00A15842">
          <w:rPr>
            <w:rFonts w:ascii="Arial" w:hAnsi="Arial" w:cs="Arial"/>
            <w:sz w:val="22"/>
            <w:szCs w:val="22"/>
          </w:rPr>
          <w:delText>.</w:delText>
        </w:r>
        <w:r w:rsidR="003F10E5" w:rsidDel="00A15842">
          <w:rPr>
            <w:rFonts w:ascii="Arial" w:hAnsi="Arial" w:cs="Arial"/>
            <w:sz w:val="22"/>
            <w:szCs w:val="22"/>
          </w:rPr>
          <w:delText xml:space="preserve"> </w:delText>
        </w:r>
        <w:r w:rsidR="00886675" w:rsidDel="00A15842">
          <w:rPr>
            <w:rFonts w:ascii="Arial" w:hAnsi="Arial" w:cs="Arial"/>
            <w:sz w:val="22"/>
            <w:szCs w:val="22"/>
          </w:rPr>
          <w:delText xml:space="preserve">For the purposes of this manuscript, they have been considered as Colorado </w:delText>
        </w:r>
        <w:r w:rsidR="00802410" w:rsidDel="00A15842">
          <w:rPr>
            <w:rFonts w:ascii="Arial" w:hAnsi="Arial" w:cs="Arial"/>
            <w:sz w:val="22"/>
            <w:szCs w:val="22"/>
          </w:rPr>
          <w:delText>samples</w:delText>
        </w:r>
        <w:r w:rsidR="00886675" w:rsidDel="00A15842">
          <w:rPr>
            <w:rFonts w:ascii="Arial" w:hAnsi="Arial" w:cs="Arial"/>
            <w:sz w:val="22"/>
            <w:szCs w:val="22"/>
          </w:rPr>
          <w:delText xml:space="preserve">. </w:delText>
        </w:r>
      </w:del>
      <w:r w:rsidR="00EC36E5">
        <w:rPr>
          <w:rFonts w:ascii="Arial" w:hAnsi="Arial" w:cs="Arial"/>
          <w:sz w:val="22"/>
          <w:szCs w:val="22"/>
        </w:rPr>
        <w:t xml:space="preserve">We used </w:t>
      </w:r>
      <w:r>
        <w:rPr>
          <w:rFonts w:ascii="Arial" w:hAnsi="Arial" w:cs="Arial"/>
          <w:sz w:val="22"/>
          <w:szCs w:val="22"/>
        </w:rPr>
        <w:t>buckets baited with banana and yeast</w:t>
      </w:r>
      <w:r w:rsidR="00EC36E5">
        <w:rPr>
          <w:rFonts w:ascii="Arial" w:hAnsi="Arial" w:cs="Arial"/>
          <w:sz w:val="22"/>
          <w:szCs w:val="22"/>
        </w:rPr>
        <w:t xml:space="preserve"> to collect flies </w:t>
      </w:r>
      <w:r w:rsidR="002743E0">
        <w:rPr>
          <w:rFonts w:ascii="Arial" w:hAnsi="Arial" w:cs="Arial"/>
          <w:sz w:val="22"/>
          <w:szCs w:val="22"/>
        </w:rPr>
        <w:t xml:space="preserve">in </w:t>
      </w:r>
      <w:r w:rsidR="00EC36E5">
        <w:rPr>
          <w:rFonts w:ascii="Arial" w:hAnsi="Arial" w:cs="Arial"/>
          <w:sz w:val="22"/>
          <w:szCs w:val="22"/>
        </w:rPr>
        <w:t>Colorado</w:t>
      </w:r>
      <w:r w:rsidR="00802410">
        <w:rPr>
          <w:rFonts w:ascii="Arial" w:hAnsi="Arial" w:cs="Arial"/>
          <w:sz w:val="22"/>
          <w:szCs w:val="22"/>
        </w:rPr>
        <w:t xml:space="preserve"> and</w:t>
      </w:r>
      <w:r>
        <w:rPr>
          <w:rFonts w:ascii="Arial" w:hAnsi="Arial" w:cs="Arial"/>
          <w:sz w:val="22"/>
          <w:szCs w:val="22"/>
        </w:rPr>
        <w:t xml:space="preserve"> </w:t>
      </w:r>
      <w:r w:rsidR="00802410">
        <w:rPr>
          <w:rFonts w:ascii="Arial" w:hAnsi="Arial" w:cs="Arial"/>
          <w:sz w:val="22"/>
          <w:szCs w:val="22"/>
        </w:rPr>
        <w:t>v</w:t>
      </w:r>
      <w:r>
        <w:rPr>
          <w:rFonts w:ascii="Arial" w:hAnsi="Arial" w:cs="Arial"/>
          <w:sz w:val="22"/>
          <w:szCs w:val="22"/>
        </w:rPr>
        <w:t>olunteers us</w:t>
      </w:r>
      <w:r w:rsidR="00886675">
        <w:rPr>
          <w:rFonts w:ascii="Arial" w:hAnsi="Arial" w:cs="Arial"/>
          <w:sz w:val="22"/>
          <w:szCs w:val="22"/>
        </w:rPr>
        <w:t>ed</w:t>
      </w:r>
      <w:r>
        <w:rPr>
          <w:rFonts w:ascii="Arial" w:hAnsi="Arial" w:cs="Arial"/>
          <w:sz w:val="22"/>
          <w:szCs w:val="22"/>
        </w:rPr>
        <w:t xml:space="preserve"> 3D printed fly trap</w:t>
      </w:r>
      <w:r w:rsidR="00EC36E5">
        <w:rPr>
          <w:rFonts w:ascii="Arial" w:hAnsi="Arial" w:cs="Arial"/>
          <w:sz w:val="22"/>
          <w:szCs w:val="22"/>
        </w:rPr>
        <w:t xml:space="preserve">s </w:t>
      </w:r>
      <w:r w:rsidR="00886675">
        <w:rPr>
          <w:rFonts w:ascii="Arial" w:hAnsi="Arial" w:cs="Arial"/>
          <w:sz w:val="22"/>
          <w:szCs w:val="22"/>
        </w:rPr>
        <w:t xml:space="preserve">to </w:t>
      </w:r>
      <w:r w:rsidR="00EC36E5">
        <w:rPr>
          <w:rFonts w:ascii="Arial" w:hAnsi="Arial" w:cs="Arial"/>
          <w:sz w:val="22"/>
          <w:szCs w:val="22"/>
        </w:rPr>
        <w:t>collect flies from Maine, Ohio and Pennsylvania</w:t>
      </w:r>
      <w:sdt>
        <w:sdtPr>
          <w:rPr>
            <w:rFonts w:ascii="Arial" w:hAnsi="Arial" w:cs="Arial"/>
            <w:color w:val="000000"/>
            <w:sz w:val="22"/>
            <w:szCs w:val="22"/>
            <w:vertAlign w:val="superscript"/>
          </w:rPr>
          <w:tag w:val="MENDELEY_CITATION_v3_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ET0kiOiIxMC4xMTAxLzIwMjUuMDEuMjguNjM1MzE5IiwiaXNzdWVkIjp7ImRhdGUtcGFydHMiOltbMjAyNSwxLDI4XV19LCJhYnN0cmFjdCI6IjxwP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PC9wPiIsImNvbnRhaW5lci10aXRsZS1zaG9ydCI6IiJ9LCJpc1RlbXBvcmFyeSI6ZmFsc2V9XX0="/>
          <w:id w:val="1127657671"/>
          <w:placeholder>
            <w:docPart w:val="DefaultPlaceholder_-1854013440"/>
          </w:placeholder>
        </w:sdtPr>
        <w:sdtContent>
          <w:r w:rsidR="003C0B86" w:rsidRPr="003C0B86">
            <w:rPr>
              <w:rFonts w:ascii="Arial" w:hAnsi="Arial" w:cs="Arial"/>
              <w:color w:val="000000"/>
              <w:sz w:val="22"/>
              <w:szCs w:val="22"/>
              <w:vertAlign w:val="superscript"/>
            </w:rPr>
            <w:t>14</w:t>
          </w:r>
        </w:sdtContent>
      </w:sdt>
      <w:r>
        <w:rPr>
          <w:rFonts w:ascii="Arial" w:hAnsi="Arial" w:cs="Arial"/>
          <w:sz w:val="22"/>
          <w:szCs w:val="22"/>
        </w:rPr>
        <w:t>.</w:t>
      </w:r>
      <w:del w:id="212" w:author="Stenglein,Mark" w:date="2025-03-06T13:19:00Z" w16du:dateUtc="2025-03-06T20:19:00Z">
        <w:r w:rsidDel="00BC3D5F">
          <w:rPr>
            <w:rFonts w:ascii="Arial" w:hAnsi="Arial" w:cs="Arial"/>
            <w:sz w:val="22"/>
            <w:szCs w:val="22"/>
          </w:rPr>
          <w:delText xml:space="preserve"> </w:delText>
        </w:r>
        <w:r w:rsidR="00886675" w:rsidDel="00BC3D5F">
          <w:rPr>
            <w:rFonts w:ascii="Arial" w:hAnsi="Arial" w:cs="Arial"/>
            <w:sz w:val="22"/>
            <w:szCs w:val="22"/>
          </w:rPr>
          <w:delText xml:space="preserve">We instructed the </w:delText>
        </w:r>
        <w:r w:rsidR="00EC36E5" w:rsidDel="00BC3D5F">
          <w:rPr>
            <w:rFonts w:ascii="Arial" w:hAnsi="Arial" w:cs="Arial"/>
            <w:sz w:val="22"/>
            <w:szCs w:val="22"/>
          </w:rPr>
          <w:delText>v</w:delText>
        </w:r>
        <w:r w:rsidDel="00BC3D5F">
          <w:rPr>
            <w:rFonts w:ascii="Arial" w:hAnsi="Arial" w:cs="Arial"/>
            <w:sz w:val="22"/>
            <w:szCs w:val="22"/>
          </w:rPr>
          <w:delText>olunteers to collect from these traps for as long as possible before sending the flies to our lab.</w:delText>
        </w:r>
      </w:del>
      <w:r>
        <w:rPr>
          <w:rFonts w:ascii="Arial" w:hAnsi="Arial" w:cs="Arial"/>
          <w:sz w:val="22"/>
          <w:szCs w:val="22"/>
        </w:rPr>
        <w:t xml:space="preserve"> </w:t>
      </w:r>
      <w:r w:rsidR="00802410">
        <w:rPr>
          <w:rFonts w:ascii="Arial" w:hAnsi="Arial" w:cs="Arial"/>
          <w:sz w:val="22"/>
          <w:szCs w:val="22"/>
        </w:rPr>
        <w:t>Overall, w</w:t>
      </w:r>
      <w:r w:rsidR="003F10E5">
        <w:rPr>
          <w:rFonts w:ascii="Arial" w:hAnsi="Arial" w:cs="Arial"/>
          <w:sz w:val="22"/>
          <w:szCs w:val="22"/>
        </w:rPr>
        <w:t>e collected and tested</w:t>
      </w:r>
      <w:ins w:id="213" w:author="Keene-Snickers,Lexi" w:date="2025-03-13T13:32:00Z" w16du:dateUtc="2025-03-13T19:32:00Z">
        <w:r w:rsidR="00A15842">
          <w:rPr>
            <w:rFonts w:ascii="Arial" w:hAnsi="Arial" w:cs="Arial"/>
            <w:sz w:val="22"/>
            <w:szCs w:val="22"/>
          </w:rPr>
          <w:t xml:space="preserve"> 974</w:t>
        </w:r>
      </w:ins>
      <w:ins w:id="214" w:author="Keene-Snickers,Lexi" w:date="2025-03-13T13:33:00Z" w16du:dateUtc="2025-03-13T19:33:00Z">
        <w:r w:rsidR="00A15842">
          <w:rPr>
            <w:rFonts w:ascii="Arial" w:hAnsi="Arial" w:cs="Arial"/>
            <w:sz w:val="22"/>
            <w:szCs w:val="22"/>
          </w:rPr>
          <w:t xml:space="preserve"> </w:t>
        </w:r>
      </w:ins>
      <w:del w:id="215" w:author="Keene-Snickers,Lexi" w:date="2025-03-13T13:33:00Z" w16du:dateUtc="2025-03-13T19:33:00Z">
        <w:r w:rsidDel="00A15842">
          <w:rPr>
            <w:rFonts w:ascii="Arial" w:hAnsi="Arial" w:cs="Arial"/>
            <w:sz w:val="22"/>
            <w:szCs w:val="22"/>
          </w:rPr>
          <w:delText xml:space="preserve"> </w:delText>
        </w:r>
        <w:r w:rsidR="00D33005" w:rsidDel="00A15842">
          <w:rPr>
            <w:rFonts w:ascii="Arial" w:hAnsi="Arial" w:cs="Arial"/>
            <w:sz w:val="22"/>
            <w:szCs w:val="22"/>
          </w:rPr>
          <w:delText>~</w:delText>
        </w:r>
        <w:r w:rsidDel="00A15842">
          <w:rPr>
            <w:rFonts w:ascii="Arial" w:hAnsi="Arial" w:cs="Arial"/>
            <w:sz w:val="22"/>
            <w:szCs w:val="22"/>
          </w:rPr>
          <w:delText xml:space="preserve">1000 </w:delText>
        </w:r>
      </w:del>
      <w:r w:rsidR="003F10E5">
        <w:rPr>
          <w:rFonts w:ascii="Arial" w:hAnsi="Arial" w:cs="Arial"/>
          <w:sz w:val="22"/>
          <w:szCs w:val="22"/>
        </w:rPr>
        <w:t xml:space="preserve">individual </w:t>
      </w:r>
      <w:r>
        <w:rPr>
          <w:rFonts w:ascii="Arial" w:hAnsi="Arial" w:cs="Arial"/>
          <w:sz w:val="22"/>
          <w:szCs w:val="22"/>
        </w:rPr>
        <w:t xml:space="preserve">flies </w:t>
      </w:r>
      <w:r w:rsidR="003F10E5">
        <w:rPr>
          <w:rFonts w:ascii="Arial" w:hAnsi="Arial" w:cs="Arial"/>
          <w:sz w:val="22"/>
          <w:szCs w:val="22"/>
        </w:rPr>
        <w:t xml:space="preserve">from </w:t>
      </w:r>
      <w:r>
        <w:rPr>
          <w:rFonts w:ascii="Arial" w:hAnsi="Arial" w:cs="Arial"/>
          <w:sz w:val="22"/>
          <w:szCs w:val="22"/>
        </w:rPr>
        <w:t>all locations</w:t>
      </w:r>
      <w:r w:rsidR="00802410">
        <w:rPr>
          <w:rFonts w:ascii="Arial" w:hAnsi="Arial" w:cs="Arial"/>
          <w:sz w:val="22"/>
          <w:szCs w:val="22"/>
        </w:rPr>
        <w:t xml:space="preserve"> </w:t>
      </w:r>
      <w:r w:rsidR="00CA3BA8">
        <w:rPr>
          <w:rFonts w:ascii="Arial" w:hAnsi="Arial" w:cs="Arial"/>
          <w:sz w:val="22"/>
          <w:szCs w:val="22"/>
        </w:rPr>
        <w:t xml:space="preserve">during </w:t>
      </w:r>
      <w:r w:rsidR="00802410">
        <w:rPr>
          <w:rFonts w:ascii="Arial" w:hAnsi="Arial" w:cs="Arial"/>
          <w:sz w:val="22"/>
          <w:szCs w:val="22"/>
        </w:rPr>
        <w:t>the summer of 2023</w:t>
      </w:r>
      <w:r>
        <w:rPr>
          <w:rFonts w:ascii="Arial" w:hAnsi="Arial" w:cs="Arial"/>
          <w:sz w:val="22"/>
          <w:szCs w:val="22"/>
        </w:rPr>
        <w:t xml:space="preserve">. </w:t>
      </w:r>
    </w:p>
    <w:p w14:paraId="3BCC9011" w14:textId="77777777" w:rsidR="005B2FB6" w:rsidRDefault="005B2FB6" w:rsidP="00081385">
      <w:pPr>
        <w:spacing w:line="360" w:lineRule="auto"/>
        <w:ind w:firstLine="720"/>
        <w:rPr>
          <w:rFonts w:ascii="Arial" w:hAnsi="Arial" w:cs="Arial"/>
          <w:sz w:val="22"/>
          <w:szCs w:val="22"/>
        </w:rPr>
      </w:pPr>
    </w:p>
    <w:p w14:paraId="5C64553C" w14:textId="00B098D4" w:rsidR="00957D54" w:rsidRDefault="005B2FB6" w:rsidP="00081385">
      <w:pPr>
        <w:spacing w:line="360" w:lineRule="auto"/>
        <w:ind w:firstLine="720"/>
        <w:rPr>
          <w:ins w:id="216" w:author="Keene-Snickers,Lexi" w:date="2025-03-18T16:14:00Z" w16du:dateUtc="2025-03-18T22:14:00Z"/>
          <w:rFonts w:ascii="Arial" w:eastAsia="Times New Roman" w:hAnsi="Arial" w:cs="Arial"/>
          <w:kern w:val="0"/>
          <w:sz w:val="22"/>
          <w:szCs w:val="22"/>
          <w14:ligatures w14:val="none"/>
        </w:rPr>
      </w:pPr>
      <w:r>
        <w:rPr>
          <w:rFonts w:ascii="Arial" w:hAnsi="Arial" w:cs="Arial"/>
          <w:sz w:val="22"/>
          <w:szCs w:val="22"/>
        </w:rPr>
        <w:t>RNA from individual flies was screened for galbut virus via RT-qPCR (</w:t>
      </w:r>
      <w:r w:rsidRPr="005B2FB6">
        <w:rPr>
          <w:rFonts w:ascii="Arial" w:hAnsi="Arial" w:cs="Arial"/>
          <w:b/>
          <w:bCs/>
          <w:sz w:val="22"/>
          <w:szCs w:val="22"/>
        </w:rPr>
        <w:t>Fig. 1</w:t>
      </w:r>
      <w:r w:rsidR="00EC36E5">
        <w:rPr>
          <w:rFonts w:ascii="Arial" w:hAnsi="Arial" w:cs="Arial"/>
          <w:b/>
          <w:bCs/>
          <w:sz w:val="22"/>
          <w:szCs w:val="22"/>
        </w:rPr>
        <w:t>C</w:t>
      </w:r>
      <w:r>
        <w:rPr>
          <w:rFonts w:ascii="Arial" w:hAnsi="Arial" w:cs="Arial"/>
          <w:sz w:val="22"/>
          <w:szCs w:val="22"/>
        </w:rPr>
        <w:t xml:space="preserve">). </w:t>
      </w:r>
      <w:commentRangeStart w:id="217"/>
      <w:commentRangeStart w:id="218"/>
      <w:r>
        <w:rPr>
          <w:rFonts w:ascii="Arial" w:hAnsi="Arial" w:cs="Arial"/>
          <w:sz w:val="22"/>
          <w:szCs w:val="22"/>
        </w:rPr>
        <w:t>Ribosomal</w:t>
      </w:r>
      <w:commentRangeEnd w:id="217"/>
      <w:r w:rsidR="00A15842">
        <w:rPr>
          <w:rStyle w:val="CommentReference"/>
        </w:rPr>
        <w:commentReference w:id="217"/>
      </w:r>
      <w:commentRangeEnd w:id="218"/>
      <w:r w:rsidR="00BD654C">
        <w:rPr>
          <w:rStyle w:val="CommentReference"/>
        </w:rPr>
        <w:commentReference w:id="218"/>
      </w:r>
      <w:r>
        <w:rPr>
          <w:rFonts w:ascii="Arial" w:hAnsi="Arial" w:cs="Arial"/>
          <w:sz w:val="22"/>
          <w:szCs w:val="22"/>
        </w:rPr>
        <w:t xml:space="preserve"> protein L32 </w:t>
      </w:r>
      <w:r w:rsidR="00802410">
        <w:rPr>
          <w:rFonts w:ascii="Arial" w:hAnsi="Arial" w:cs="Arial"/>
          <w:sz w:val="22"/>
          <w:szCs w:val="22"/>
        </w:rPr>
        <w:t xml:space="preserve">(RpL32) </w:t>
      </w:r>
      <w:r w:rsidR="003F10E5">
        <w:rPr>
          <w:rFonts w:ascii="Arial" w:hAnsi="Arial" w:cs="Arial"/>
          <w:sz w:val="22"/>
          <w:szCs w:val="22"/>
        </w:rPr>
        <w:t xml:space="preserve">mRNA levels were </w:t>
      </w:r>
      <w:r>
        <w:rPr>
          <w:rFonts w:ascii="Arial" w:hAnsi="Arial" w:cs="Arial"/>
          <w:sz w:val="22"/>
          <w:szCs w:val="22"/>
        </w:rPr>
        <w:t>used to normalize galbut virus</w:t>
      </w:r>
      <w:r w:rsidR="00BC3D5F">
        <w:rPr>
          <w:rFonts w:ascii="Arial" w:hAnsi="Arial" w:cs="Arial"/>
          <w:sz w:val="22"/>
          <w:szCs w:val="22"/>
        </w:rPr>
        <w:t xml:space="preserve"> RNA</w:t>
      </w:r>
      <w:r>
        <w:rPr>
          <w:rFonts w:ascii="Arial" w:hAnsi="Arial" w:cs="Arial"/>
          <w:sz w:val="22"/>
          <w:szCs w:val="22"/>
        </w:rPr>
        <w:t xml:space="preserve"> levels</w:t>
      </w:r>
      <w:r w:rsidR="00C546A6">
        <w:rPr>
          <w:rFonts w:ascii="Arial" w:hAnsi="Arial" w:cs="Arial"/>
          <w:sz w:val="22"/>
          <w:szCs w:val="22"/>
        </w:rPr>
        <w:t xml:space="preserve"> and served as a positive control</w:t>
      </w:r>
      <w:r>
        <w:rPr>
          <w:rFonts w:ascii="Arial" w:hAnsi="Arial" w:cs="Arial"/>
          <w:sz w:val="22"/>
          <w:szCs w:val="22"/>
        </w:rPr>
        <w:t xml:space="preserve">. </w:t>
      </w:r>
      <w:r w:rsidR="00C75C6A">
        <w:rPr>
          <w:rFonts w:ascii="Arial" w:eastAsia="Times New Roman" w:hAnsi="Arial" w:cs="Arial"/>
          <w:kern w:val="0"/>
          <w:sz w:val="22"/>
          <w:szCs w:val="22"/>
          <w14:ligatures w14:val="none"/>
        </w:rPr>
        <w:t xml:space="preserve">Of the </w:t>
      </w:r>
      <w:del w:id="219" w:author="Keene-Snickers,Lexi" w:date="2025-03-13T13:34:00Z" w16du:dateUtc="2025-03-13T19:34:00Z">
        <w:r w:rsidR="00886675" w:rsidDel="00A15842">
          <w:rPr>
            <w:rFonts w:ascii="Arial" w:eastAsia="Times New Roman" w:hAnsi="Arial" w:cs="Arial"/>
            <w:kern w:val="0"/>
            <w:sz w:val="22"/>
            <w:szCs w:val="22"/>
            <w14:ligatures w14:val="none"/>
          </w:rPr>
          <w:delText>~</w:delText>
        </w:r>
        <w:r w:rsidR="00C75C6A" w:rsidDel="00A15842">
          <w:rPr>
            <w:rFonts w:ascii="Arial" w:eastAsia="Times New Roman" w:hAnsi="Arial" w:cs="Arial"/>
            <w:kern w:val="0"/>
            <w:sz w:val="22"/>
            <w:szCs w:val="22"/>
            <w14:ligatures w14:val="none"/>
          </w:rPr>
          <w:delText>1000</w:delText>
        </w:r>
      </w:del>
      <w:ins w:id="220" w:author="Keene-Snickers,Lexi" w:date="2025-03-13T13:34:00Z" w16du:dateUtc="2025-03-13T19:34:00Z">
        <w:r w:rsidR="00A15842">
          <w:rPr>
            <w:rFonts w:ascii="Arial" w:eastAsia="Times New Roman" w:hAnsi="Arial" w:cs="Arial"/>
            <w:kern w:val="0"/>
            <w:sz w:val="22"/>
            <w:szCs w:val="22"/>
            <w14:ligatures w14:val="none"/>
          </w:rPr>
          <w:t>974</w:t>
        </w:r>
      </w:ins>
      <w:r w:rsidR="00C75C6A">
        <w:rPr>
          <w:rFonts w:ascii="Arial" w:eastAsia="Times New Roman" w:hAnsi="Arial" w:cs="Arial"/>
          <w:kern w:val="0"/>
          <w:sz w:val="22"/>
          <w:szCs w:val="22"/>
          <w14:ligatures w14:val="none"/>
        </w:rPr>
        <w:t xml:space="preserve"> flies captured, 952 were positive for RpL32 mRNA, indicating successful RNA extraction </w:t>
      </w:r>
      <w:r w:rsidR="00BD654C">
        <w:rPr>
          <w:rFonts w:ascii="Arial" w:eastAsia="Times New Roman" w:hAnsi="Arial" w:cs="Arial"/>
          <w:kern w:val="0"/>
          <w:sz w:val="22"/>
          <w:szCs w:val="22"/>
          <w14:ligatures w14:val="none"/>
        </w:rPr>
        <w:t xml:space="preserve">and sufficient relatedness to </w:t>
      </w:r>
      <w:r w:rsidR="00BD654C" w:rsidRPr="00BD654C">
        <w:rPr>
          <w:rFonts w:ascii="Arial" w:eastAsia="Times New Roman" w:hAnsi="Arial" w:cs="Arial"/>
          <w:i/>
          <w:iCs/>
          <w:kern w:val="0"/>
          <w:sz w:val="22"/>
          <w:szCs w:val="22"/>
          <w14:ligatures w14:val="none"/>
          <w:rPrChange w:id="221" w:author="Stenglein,Mark" w:date="2025-03-26T09:43:00Z" w16du:dateUtc="2025-03-26T15:43:00Z">
            <w:rPr>
              <w:rFonts w:ascii="Arial" w:eastAsia="Times New Roman" w:hAnsi="Arial" w:cs="Arial"/>
              <w:kern w:val="0"/>
              <w:sz w:val="22"/>
              <w:szCs w:val="22"/>
              <w14:ligatures w14:val="none"/>
            </w:rPr>
          </w:rPrChange>
        </w:rPr>
        <w:t>D. melanogaster</w:t>
      </w:r>
      <w:r w:rsidR="00BD654C">
        <w:rPr>
          <w:rFonts w:ascii="Arial" w:eastAsia="Times New Roman" w:hAnsi="Arial" w:cs="Arial"/>
          <w:kern w:val="0"/>
          <w:sz w:val="22"/>
          <w:szCs w:val="22"/>
          <w14:ligatures w14:val="none"/>
        </w:rPr>
        <w:t xml:space="preserve"> for our RpL32-targeting primers to work. </w:t>
      </w:r>
      <w:del w:id="222" w:author="Keene-Snickers,Lexi" w:date="2025-03-15T10:59:00Z" w16du:dateUtc="2025-03-15T16:59:00Z">
        <w:r w:rsidR="00C75C6A" w:rsidDel="00371D00">
          <w:rPr>
            <w:rFonts w:ascii="Arial" w:eastAsia="Times New Roman" w:hAnsi="Arial" w:cs="Arial"/>
            <w:kern w:val="0"/>
            <w:sz w:val="22"/>
            <w:szCs w:val="22"/>
            <w14:ligatures w14:val="none"/>
          </w:rPr>
          <w:delText xml:space="preserve">641 </w:delText>
        </w:r>
      </w:del>
      <w:ins w:id="223" w:author="Keene-Snickers,Lexi" w:date="2025-03-15T10:59:00Z" w16du:dateUtc="2025-03-15T16:59:00Z">
        <w:r w:rsidR="00371D00">
          <w:rPr>
            <w:rFonts w:ascii="Arial" w:eastAsia="Times New Roman" w:hAnsi="Arial" w:cs="Arial"/>
            <w:kern w:val="0"/>
            <w:sz w:val="22"/>
            <w:szCs w:val="22"/>
            <w14:ligatures w14:val="none"/>
          </w:rPr>
          <w:t>71</w:t>
        </w:r>
      </w:ins>
      <w:ins w:id="224" w:author="Keene-Snickers,Lexi" w:date="2025-04-02T10:20:00Z" w16du:dateUtc="2025-04-02T16:20:00Z">
        <w:r w:rsidR="00E27066">
          <w:rPr>
            <w:rFonts w:ascii="Arial" w:eastAsia="Times New Roman" w:hAnsi="Arial" w:cs="Arial"/>
            <w:kern w:val="0"/>
            <w:sz w:val="22"/>
            <w:szCs w:val="22"/>
            <w14:ligatures w14:val="none"/>
          </w:rPr>
          <w:t>4</w:t>
        </w:r>
      </w:ins>
      <w:ins w:id="225" w:author="Keene-Snickers,Lexi" w:date="2025-03-15T10:59:00Z" w16du:dateUtc="2025-03-15T16:59:00Z">
        <w:r w:rsidR="00371D00">
          <w:rPr>
            <w:rFonts w:ascii="Arial" w:eastAsia="Times New Roman" w:hAnsi="Arial" w:cs="Arial"/>
            <w:kern w:val="0"/>
            <w:sz w:val="22"/>
            <w:szCs w:val="22"/>
            <w14:ligatures w14:val="none"/>
          </w:rPr>
          <w:t xml:space="preserve"> </w:t>
        </w:r>
      </w:ins>
      <w:r w:rsidR="00BD654C">
        <w:rPr>
          <w:rFonts w:ascii="Arial" w:eastAsia="Times New Roman" w:hAnsi="Arial" w:cs="Arial"/>
          <w:kern w:val="0"/>
          <w:sz w:val="22"/>
          <w:szCs w:val="22"/>
          <w14:ligatures w14:val="none"/>
        </w:rPr>
        <w:t xml:space="preserve">(75%) </w:t>
      </w:r>
      <w:r w:rsidR="00C75C6A">
        <w:rPr>
          <w:rFonts w:ascii="Arial" w:eastAsia="Times New Roman" w:hAnsi="Arial" w:cs="Arial"/>
          <w:kern w:val="0"/>
          <w:sz w:val="22"/>
          <w:szCs w:val="22"/>
          <w14:ligatures w14:val="none"/>
        </w:rPr>
        <w:t>were positive for galbut virus</w:t>
      </w:r>
      <w:r w:rsidR="00BD654C">
        <w:rPr>
          <w:rFonts w:ascii="Arial" w:eastAsia="Times New Roman" w:hAnsi="Arial" w:cs="Arial"/>
          <w:kern w:val="0"/>
          <w:sz w:val="22"/>
          <w:szCs w:val="22"/>
          <w14:ligatures w14:val="none"/>
        </w:rPr>
        <w:t xml:space="preserve"> RNA </w:t>
      </w:r>
      <w:commentRangeStart w:id="226"/>
      <w:commentRangeStart w:id="227"/>
      <w:r w:rsidR="00BD654C">
        <w:rPr>
          <w:rFonts w:ascii="Arial" w:eastAsia="Times New Roman" w:hAnsi="Arial" w:cs="Arial"/>
          <w:kern w:val="0"/>
          <w:sz w:val="22"/>
          <w:szCs w:val="22"/>
          <w14:ligatures w14:val="none"/>
        </w:rPr>
        <w:t>by RT-qPCR</w:t>
      </w:r>
      <w:commentRangeEnd w:id="226"/>
      <w:r w:rsidR="00751838">
        <w:rPr>
          <w:rStyle w:val="CommentReference"/>
        </w:rPr>
        <w:commentReference w:id="226"/>
      </w:r>
      <w:commentRangeEnd w:id="227"/>
      <w:r w:rsidR="00E27066">
        <w:rPr>
          <w:rStyle w:val="CommentReference"/>
        </w:rPr>
        <w:commentReference w:id="227"/>
      </w:r>
      <w:r w:rsidR="00C75C6A">
        <w:rPr>
          <w:rFonts w:ascii="Arial" w:eastAsia="Times New Roman" w:hAnsi="Arial" w:cs="Arial"/>
          <w:kern w:val="0"/>
          <w:sz w:val="22"/>
          <w:szCs w:val="22"/>
          <w14:ligatures w14:val="none"/>
        </w:rPr>
        <w:t>.</w:t>
      </w:r>
      <w:ins w:id="228" w:author="Keene-Snickers,Lexi" w:date="2025-03-18T16:15:00Z" w16du:dateUtc="2025-03-18T22:15:00Z">
        <w:r w:rsidR="00957D54">
          <w:rPr>
            <w:rFonts w:ascii="Arial" w:eastAsia="Times New Roman" w:hAnsi="Arial" w:cs="Arial"/>
            <w:kern w:val="0"/>
            <w:sz w:val="22"/>
            <w:szCs w:val="22"/>
            <w14:ligatures w14:val="none"/>
          </w:rPr>
          <w:t xml:space="preserve"> We </w:t>
        </w:r>
        <w:del w:id="229" w:author="Stenglein,Mark" w:date="2025-03-26T09:39:00Z" w16du:dateUtc="2025-03-26T15:39:00Z">
          <w:r w:rsidR="00957D54" w:rsidDel="00BD654C">
            <w:rPr>
              <w:rFonts w:ascii="Arial" w:eastAsia="Times New Roman" w:hAnsi="Arial" w:cs="Arial"/>
              <w:kern w:val="0"/>
              <w:sz w:val="22"/>
              <w:szCs w:val="22"/>
              <w14:ligatures w14:val="none"/>
            </w:rPr>
            <w:delText xml:space="preserve">noticed </w:delText>
          </w:r>
        </w:del>
      </w:ins>
      <w:r w:rsidR="00BD654C">
        <w:rPr>
          <w:rFonts w:ascii="Arial" w:eastAsia="Times New Roman" w:hAnsi="Arial" w:cs="Arial"/>
          <w:kern w:val="0"/>
          <w:sz w:val="22"/>
          <w:szCs w:val="22"/>
          <w14:ligatures w14:val="none"/>
        </w:rPr>
        <w:t xml:space="preserve">observed </w:t>
      </w:r>
      <w:ins w:id="230" w:author="Keene-Snickers,Lexi" w:date="2025-03-18T16:15:00Z" w16du:dateUtc="2025-03-18T22:15:00Z">
        <w:r w:rsidR="00957D54">
          <w:rPr>
            <w:rFonts w:ascii="Arial" w:eastAsia="Times New Roman" w:hAnsi="Arial" w:cs="Arial"/>
            <w:kern w:val="0"/>
            <w:sz w:val="22"/>
            <w:szCs w:val="22"/>
            <w14:ligatures w14:val="none"/>
          </w:rPr>
          <w:t xml:space="preserve">a </w:t>
        </w:r>
        <w:del w:id="231" w:author="Stenglein,Mark" w:date="2025-03-26T09:39:00Z" w16du:dateUtc="2025-03-26T15:39:00Z">
          <w:r w:rsidR="00957D54" w:rsidDel="00BD654C">
            <w:rPr>
              <w:rFonts w:ascii="Arial" w:eastAsia="Times New Roman" w:hAnsi="Arial" w:cs="Arial"/>
              <w:kern w:val="0"/>
              <w:sz w:val="22"/>
              <w:szCs w:val="22"/>
              <w14:ligatures w14:val="none"/>
            </w:rPr>
            <w:delText>bi- or tri</w:delText>
          </w:r>
        </w:del>
      </w:ins>
      <w:r w:rsidR="00BD654C">
        <w:rPr>
          <w:rFonts w:ascii="Arial" w:eastAsia="Times New Roman" w:hAnsi="Arial" w:cs="Arial"/>
          <w:kern w:val="0"/>
          <w:sz w:val="22"/>
          <w:szCs w:val="22"/>
          <w14:ligatures w14:val="none"/>
        </w:rPr>
        <w:t>multi-</w:t>
      </w:r>
      <w:ins w:id="232" w:author="Keene-Snickers,Lexi" w:date="2025-03-18T16:15:00Z" w16du:dateUtc="2025-03-18T22:15:00Z">
        <w:r w:rsidR="00957D54">
          <w:rPr>
            <w:rFonts w:ascii="Arial" w:eastAsia="Times New Roman" w:hAnsi="Arial" w:cs="Arial"/>
            <w:kern w:val="0"/>
            <w:sz w:val="22"/>
            <w:szCs w:val="22"/>
            <w14:ligatures w14:val="none"/>
          </w:rPr>
          <w:t xml:space="preserve">modal distribution of </w:t>
        </w:r>
      </w:ins>
      <w:r w:rsidR="00BD654C">
        <w:rPr>
          <w:rFonts w:ascii="Arial" w:eastAsia="Times New Roman" w:hAnsi="Arial" w:cs="Arial"/>
          <w:kern w:val="0"/>
          <w:sz w:val="22"/>
          <w:szCs w:val="22"/>
          <w14:ligatures w14:val="none"/>
        </w:rPr>
        <w:t xml:space="preserve">galbut virus </w:t>
      </w:r>
      <w:ins w:id="233" w:author="Keene-Snickers,Lexi" w:date="2025-03-18T16:15:00Z" w16du:dateUtc="2025-03-18T22:15:00Z">
        <w:r w:rsidR="00957D54">
          <w:rPr>
            <w:rFonts w:ascii="Arial" w:eastAsia="Times New Roman" w:hAnsi="Arial" w:cs="Arial"/>
            <w:kern w:val="0"/>
            <w:sz w:val="22"/>
            <w:szCs w:val="22"/>
            <w14:ligatures w14:val="none"/>
          </w:rPr>
          <w:t>levels</w:t>
        </w:r>
      </w:ins>
      <w:r w:rsidR="00BD654C">
        <w:rPr>
          <w:rFonts w:ascii="Arial" w:eastAsia="Times New Roman" w:hAnsi="Arial" w:cs="Arial"/>
          <w:kern w:val="0"/>
          <w:sz w:val="22"/>
          <w:szCs w:val="22"/>
          <w14:ligatures w14:val="none"/>
        </w:rPr>
        <w:t xml:space="preserve">, with levels in individual flies varying by as much as </w:t>
      </w:r>
      <w:commentRangeStart w:id="234"/>
      <w:del w:id="235" w:author="Keene-Snickers,Lexi" w:date="2025-04-02T10:55:00Z" w16du:dateUtc="2025-04-02T16:55:00Z">
        <w:r w:rsidR="00BD654C" w:rsidDel="009000F2">
          <w:rPr>
            <w:rFonts w:ascii="Arial" w:eastAsia="Times New Roman" w:hAnsi="Arial" w:cs="Arial"/>
            <w:kern w:val="0"/>
            <w:sz w:val="22"/>
            <w:szCs w:val="22"/>
            <w14:ligatures w14:val="none"/>
          </w:rPr>
          <w:delText>XYZ</w:delText>
        </w:r>
        <w:commentRangeEnd w:id="234"/>
        <w:r w:rsidR="00BD654C" w:rsidDel="009000F2">
          <w:rPr>
            <w:rStyle w:val="CommentReference"/>
          </w:rPr>
          <w:commentReference w:id="234"/>
        </w:r>
      </w:del>
      <w:ins w:id="236" w:author="Keene-Snickers,Lexi" w:date="2025-04-02T10:55:00Z" w16du:dateUtc="2025-04-02T16:55:00Z">
        <w:r w:rsidR="009000F2">
          <w:rPr>
            <w:rFonts w:ascii="Arial" w:eastAsia="Times New Roman" w:hAnsi="Arial" w:cs="Arial"/>
            <w:kern w:val="0"/>
            <w:sz w:val="22"/>
            <w:szCs w:val="22"/>
            <w14:ligatures w14:val="none"/>
          </w:rPr>
          <w:t>10</w:t>
        </w:r>
      </w:ins>
      <w:r w:rsidR="00BD654C">
        <w:rPr>
          <w:rFonts w:ascii="Arial" w:eastAsia="Times New Roman" w:hAnsi="Arial" w:cs="Arial"/>
          <w:kern w:val="0"/>
          <w:sz w:val="22"/>
          <w:szCs w:val="22"/>
          <w14:ligatures w14:val="none"/>
        </w:rPr>
        <w:t xml:space="preserve">-fold, ranging from </w:t>
      </w:r>
      <w:ins w:id="237" w:author="Keene-Snickers,Lexi" w:date="2025-04-02T10:55:00Z" w16du:dateUtc="2025-04-02T16:55:00Z">
        <w:r w:rsidR="009000F2" w:rsidRPr="009000F2">
          <w:rPr>
            <w:rFonts w:ascii="Arial" w:eastAsia="Times New Roman" w:hAnsi="Arial" w:cs="Arial"/>
            <w:kern w:val="0"/>
            <w:sz w:val="22"/>
            <w:szCs w:val="22"/>
            <w14:ligatures w14:val="none"/>
            <w:rPrChange w:id="238" w:author="Keene-Snickers,Lexi" w:date="2025-04-02T10:55:00Z" w16du:dateUtc="2025-04-02T16:55:00Z">
              <w:rPr>
                <w:rFonts w:ascii="Arial" w:eastAsia="Times New Roman" w:hAnsi="Arial" w:cs="Arial"/>
                <w:kern w:val="0"/>
                <w:sz w:val="22"/>
                <w:szCs w:val="22"/>
                <w:highlight w:val="yellow"/>
                <w14:ligatures w14:val="none"/>
              </w:rPr>
            </w:rPrChange>
          </w:rPr>
          <w:t>2x10</w:t>
        </w:r>
        <w:r w:rsidR="009000F2" w:rsidRPr="009000F2">
          <w:rPr>
            <w:rFonts w:ascii="Arial" w:eastAsia="Times New Roman" w:hAnsi="Arial" w:cs="Arial"/>
            <w:kern w:val="0"/>
            <w:sz w:val="22"/>
            <w:szCs w:val="22"/>
            <w:vertAlign w:val="superscript"/>
            <w14:ligatures w14:val="none"/>
            <w:rPrChange w:id="239" w:author="Keene-Snickers,Lexi" w:date="2025-04-02T10:55:00Z" w16du:dateUtc="2025-04-02T16:55:00Z">
              <w:rPr>
                <w:rFonts w:ascii="Arial" w:eastAsia="Times New Roman" w:hAnsi="Arial" w:cs="Arial"/>
                <w:kern w:val="0"/>
                <w:sz w:val="22"/>
                <w:szCs w:val="22"/>
                <w:highlight w:val="yellow"/>
                <w14:ligatures w14:val="none"/>
              </w:rPr>
            </w:rPrChange>
          </w:rPr>
          <w:t>-6</w:t>
        </w:r>
      </w:ins>
      <w:del w:id="240" w:author="Keene-Snickers,Lexi" w:date="2025-04-02T10:55:00Z" w16du:dateUtc="2025-04-02T16:55:00Z">
        <w:r w:rsidR="00BD654C" w:rsidRPr="009000F2" w:rsidDel="009000F2">
          <w:rPr>
            <w:rFonts w:ascii="Arial" w:eastAsia="Times New Roman" w:hAnsi="Arial" w:cs="Arial"/>
            <w:kern w:val="0"/>
            <w:sz w:val="22"/>
            <w:szCs w:val="22"/>
            <w:vertAlign w:val="superscript"/>
            <w14:ligatures w14:val="none"/>
            <w:rPrChange w:id="241" w:author="Keene-Snickers,Lexi" w:date="2025-04-02T10:55:00Z" w16du:dateUtc="2025-04-02T16:55:00Z">
              <w:rPr>
                <w:rFonts w:ascii="Arial" w:eastAsia="Times New Roman" w:hAnsi="Arial" w:cs="Arial"/>
                <w:kern w:val="0"/>
                <w:sz w:val="22"/>
                <w:szCs w:val="22"/>
                <w14:ligatures w14:val="none"/>
              </w:rPr>
            </w:rPrChange>
          </w:rPr>
          <w:delText>X</w:delText>
        </w:r>
      </w:del>
      <w:r w:rsidR="00BD654C">
        <w:rPr>
          <w:rFonts w:ascii="Arial" w:eastAsia="Times New Roman" w:hAnsi="Arial" w:cs="Arial"/>
          <w:kern w:val="0"/>
          <w:sz w:val="22"/>
          <w:szCs w:val="22"/>
          <w14:ligatures w14:val="none"/>
        </w:rPr>
        <w:t xml:space="preserve"> to </w:t>
      </w:r>
      <w:ins w:id="242" w:author="Keene-Snickers,Lexi" w:date="2025-04-02T10:54:00Z" w16du:dateUtc="2025-04-02T16:54:00Z">
        <w:r w:rsidR="009000F2" w:rsidRPr="009000F2">
          <w:rPr>
            <w:rFonts w:ascii="Arial" w:eastAsia="Times New Roman" w:hAnsi="Arial" w:cs="Arial"/>
            <w:kern w:val="0"/>
            <w:sz w:val="22"/>
            <w:szCs w:val="22"/>
            <w14:ligatures w14:val="none"/>
            <w:rPrChange w:id="243" w:author="Keene-Snickers,Lexi" w:date="2025-04-02T10:56:00Z" w16du:dateUtc="2025-04-02T16:56:00Z">
              <w:rPr>
                <w:rFonts w:ascii="Arial" w:eastAsia="Times New Roman" w:hAnsi="Arial" w:cs="Arial"/>
                <w:kern w:val="0"/>
                <w:sz w:val="22"/>
                <w:szCs w:val="22"/>
                <w:highlight w:val="yellow"/>
                <w14:ligatures w14:val="none"/>
              </w:rPr>
            </w:rPrChange>
          </w:rPr>
          <w:t>2x10</w:t>
        </w:r>
        <w:r w:rsidR="009000F2" w:rsidRPr="009000F2">
          <w:rPr>
            <w:rFonts w:ascii="Arial" w:eastAsia="Times New Roman" w:hAnsi="Arial" w:cs="Arial"/>
            <w:kern w:val="0"/>
            <w:sz w:val="22"/>
            <w:szCs w:val="22"/>
            <w:vertAlign w:val="superscript"/>
            <w14:ligatures w14:val="none"/>
            <w:rPrChange w:id="244" w:author="Keene-Snickers,Lexi" w:date="2025-04-02T10:56:00Z" w16du:dateUtc="2025-04-02T16:56:00Z">
              <w:rPr>
                <w:rFonts w:ascii="Arial" w:eastAsia="Times New Roman" w:hAnsi="Arial" w:cs="Arial"/>
                <w:kern w:val="0"/>
                <w:sz w:val="22"/>
                <w:szCs w:val="22"/>
                <w:highlight w:val="yellow"/>
                <w14:ligatures w14:val="none"/>
              </w:rPr>
            </w:rPrChange>
          </w:rPr>
          <w:t>4</w:t>
        </w:r>
      </w:ins>
      <w:del w:id="245" w:author="Keene-Snickers,Lexi" w:date="2025-04-02T10:54:00Z" w16du:dateUtc="2025-04-02T16:54:00Z">
        <w:r w:rsidR="00BD654C" w:rsidRPr="009000F2" w:rsidDel="009000F2">
          <w:rPr>
            <w:rFonts w:ascii="Arial" w:eastAsia="Times New Roman" w:hAnsi="Arial" w:cs="Arial"/>
            <w:kern w:val="0"/>
            <w:sz w:val="22"/>
            <w:szCs w:val="22"/>
            <w:highlight w:val="yellow"/>
            <w14:ligatures w14:val="none"/>
            <w:rPrChange w:id="246" w:author="Keene-Snickers,Lexi" w:date="2025-04-02T10:54:00Z" w16du:dateUtc="2025-04-02T16:54:00Z">
              <w:rPr>
                <w:rFonts w:ascii="Arial" w:eastAsia="Times New Roman" w:hAnsi="Arial" w:cs="Arial"/>
                <w:kern w:val="0"/>
                <w:sz w:val="22"/>
                <w:szCs w:val="22"/>
                <w14:ligatures w14:val="none"/>
              </w:rPr>
            </w:rPrChange>
          </w:rPr>
          <w:delText>Y</w:delText>
        </w:r>
      </w:del>
      <w:r w:rsidR="00BD654C">
        <w:rPr>
          <w:rFonts w:ascii="Arial" w:eastAsia="Times New Roman" w:hAnsi="Arial" w:cs="Arial"/>
          <w:kern w:val="0"/>
          <w:sz w:val="22"/>
          <w:szCs w:val="22"/>
          <w14:ligatures w14:val="none"/>
        </w:rPr>
        <w:t xml:space="preserve"> relative to levels of RpL32 mRNA</w:t>
      </w:r>
      <w:ins w:id="247" w:author="Keene-Snickers,Lexi" w:date="2025-03-18T16:15:00Z" w16du:dateUtc="2025-03-18T22:15:00Z">
        <w:r w:rsidR="00957D54">
          <w:rPr>
            <w:rFonts w:ascii="Arial" w:eastAsia="Times New Roman" w:hAnsi="Arial" w:cs="Arial"/>
            <w:kern w:val="0"/>
            <w:sz w:val="22"/>
            <w:szCs w:val="22"/>
            <w14:ligatures w14:val="none"/>
          </w:rPr>
          <w:t xml:space="preserve"> </w:t>
        </w:r>
      </w:ins>
      <w:ins w:id="248" w:author="Keene-Snickers,Lexi" w:date="2025-03-18T16:16:00Z" w16du:dateUtc="2025-03-18T22:16:00Z">
        <w:r w:rsidR="00957D54">
          <w:rPr>
            <w:rFonts w:ascii="Arial" w:hAnsi="Arial" w:cs="Arial"/>
            <w:sz w:val="22"/>
            <w:szCs w:val="22"/>
          </w:rPr>
          <w:t>(</w:t>
        </w:r>
      </w:ins>
      <w:commentRangeStart w:id="249"/>
      <w:commentRangeStart w:id="250"/>
      <w:commentRangeStart w:id="251"/>
      <w:ins w:id="252" w:author="Keene-Snickers,Lexi" w:date="2025-03-18T16:15:00Z" w16du:dateUtc="2025-03-18T22:15:00Z">
        <w:r w:rsidR="00957D54" w:rsidRPr="00E97611">
          <w:rPr>
            <w:rFonts w:ascii="Arial" w:hAnsi="Arial" w:cs="Arial"/>
            <w:b/>
            <w:bCs/>
            <w:sz w:val="22"/>
            <w:szCs w:val="22"/>
          </w:rPr>
          <w:t>Fig. 1C</w:t>
        </w:r>
        <w:commentRangeEnd w:id="249"/>
        <w:r w:rsidR="00957D54">
          <w:rPr>
            <w:rStyle w:val="CommentReference"/>
          </w:rPr>
          <w:commentReference w:id="249"/>
        </w:r>
        <w:commentRangeEnd w:id="250"/>
        <w:r w:rsidR="00957D54">
          <w:rPr>
            <w:rStyle w:val="CommentReference"/>
          </w:rPr>
          <w:commentReference w:id="250"/>
        </w:r>
      </w:ins>
      <w:commentRangeEnd w:id="251"/>
      <w:ins w:id="253" w:author="Keene-Snickers,Lexi" w:date="2025-04-02T10:56:00Z" w16du:dateUtc="2025-04-02T16:56:00Z">
        <w:r w:rsidR="009000F2">
          <w:rPr>
            <w:rStyle w:val="CommentReference"/>
          </w:rPr>
          <w:commentReference w:id="251"/>
        </w:r>
      </w:ins>
      <w:ins w:id="254" w:author="Keene-Snickers,Lexi" w:date="2025-03-18T16:15:00Z" w16du:dateUtc="2025-03-18T22:15:00Z">
        <w:r w:rsidR="00957D54">
          <w:rPr>
            <w:rFonts w:ascii="Arial" w:hAnsi="Arial" w:cs="Arial"/>
            <w:sz w:val="22"/>
            <w:szCs w:val="22"/>
          </w:rPr>
          <w:t xml:space="preserve">). </w:t>
        </w:r>
      </w:ins>
      <w:r w:rsidR="00C75C6A">
        <w:rPr>
          <w:rFonts w:ascii="Arial" w:eastAsia="Times New Roman" w:hAnsi="Arial" w:cs="Arial"/>
          <w:kern w:val="0"/>
          <w:sz w:val="22"/>
          <w:szCs w:val="22"/>
          <w14:ligatures w14:val="none"/>
        </w:rPr>
        <w:t xml:space="preserve"> </w:t>
      </w:r>
    </w:p>
    <w:p w14:paraId="253D96BC" w14:textId="77777777" w:rsidR="00957D54" w:rsidRDefault="00957D54" w:rsidP="00081385">
      <w:pPr>
        <w:spacing w:line="360" w:lineRule="auto"/>
        <w:ind w:firstLine="720"/>
        <w:rPr>
          <w:ins w:id="255" w:author="Keene-Snickers,Lexi" w:date="2025-03-18T16:14:00Z" w16du:dateUtc="2025-03-18T22:14:00Z"/>
          <w:rFonts w:ascii="Arial" w:eastAsia="Times New Roman" w:hAnsi="Arial" w:cs="Arial"/>
          <w:kern w:val="0"/>
          <w:sz w:val="22"/>
          <w:szCs w:val="22"/>
          <w14:ligatures w14:val="none"/>
        </w:rPr>
      </w:pPr>
    </w:p>
    <w:p w14:paraId="6BFEDEAD" w14:textId="00E2D020" w:rsidR="005B2FB6" w:rsidDel="009000F2" w:rsidRDefault="009723A9" w:rsidP="009000F2">
      <w:pPr>
        <w:spacing w:line="360" w:lineRule="auto"/>
        <w:ind w:firstLine="720"/>
        <w:rPr>
          <w:del w:id="256" w:author="Keene-Snickers,Lexi" w:date="2025-04-02T10:35:00Z" w16du:dateUtc="2025-04-02T16:35:00Z"/>
          <w:rFonts w:ascii="Arial" w:hAnsi="Arial" w:cs="Arial"/>
          <w:sz w:val="22"/>
          <w:szCs w:val="22"/>
        </w:rPr>
      </w:pPr>
      <w:r>
        <w:rPr>
          <w:rFonts w:ascii="Arial" w:eastAsia="Times New Roman" w:hAnsi="Arial" w:cs="Arial"/>
          <w:kern w:val="0"/>
          <w:sz w:val="22"/>
          <w:szCs w:val="22"/>
          <w14:ligatures w14:val="none"/>
        </w:rPr>
        <w:t xml:space="preserve">Among </w:t>
      </w:r>
      <w:r w:rsidR="00A85606">
        <w:rPr>
          <w:rFonts w:ascii="Arial" w:eastAsia="Times New Roman" w:hAnsi="Arial" w:cs="Arial"/>
          <w:kern w:val="0"/>
          <w:sz w:val="22"/>
          <w:szCs w:val="22"/>
          <w14:ligatures w14:val="none"/>
        </w:rPr>
        <w:t>Colorado locations</w:t>
      </w:r>
      <w:r w:rsidR="00BC3D5F">
        <w:rPr>
          <w:rFonts w:ascii="Arial" w:eastAsia="Times New Roman" w:hAnsi="Arial" w:cs="Arial"/>
          <w:kern w:val="0"/>
          <w:sz w:val="22"/>
          <w:szCs w:val="22"/>
          <w14:ligatures w14:val="none"/>
        </w:rPr>
        <w:t>,</w:t>
      </w:r>
      <w:r w:rsidR="00A85606">
        <w:rPr>
          <w:rFonts w:ascii="Arial" w:eastAsia="Times New Roman" w:hAnsi="Arial" w:cs="Arial"/>
          <w:kern w:val="0"/>
          <w:sz w:val="22"/>
          <w:szCs w:val="22"/>
          <w14:ligatures w14:val="none"/>
        </w:rPr>
        <w:t xml:space="preserve"> galbut virus prevalence varied from </w:t>
      </w:r>
      <w:ins w:id="257" w:author="Keene-Snickers,Lexi" w:date="2025-03-15T11:07:00Z" w16du:dateUtc="2025-03-15T17:07:00Z">
        <w:r w:rsidR="00E102E0">
          <w:rPr>
            <w:rFonts w:ascii="Arial" w:eastAsia="Times New Roman" w:hAnsi="Arial" w:cs="Arial"/>
            <w:kern w:val="0"/>
            <w:sz w:val="22"/>
            <w:szCs w:val="22"/>
            <w14:ligatures w14:val="none"/>
          </w:rPr>
          <w:t>40</w:t>
        </w:r>
      </w:ins>
      <w:del w:id="258" w:author="Keene-Snickers,Lexi" w:date="2025-03-15T11:07:00Z" w16du:dateUtc="2025-03-15T17:07:00Z">
        <w:r w:rsidR="00A85606" w:rsidDel="00E102E0">
          <w:rPr>
            <w:rFonts w:ascii="Arial" w:eastAsia="Times New Roman" w:hAnsi="Arial" w:cs="Arial"/>
            <w:kern w:val="0"/>
            <w:sz w:val="22"/>
            <w:szCs w:val="22"/>
            <w14:ligatures w14:val="none"/>
          </w:rPr>
          <w:delText>53</w:delText>
        </w:r>
      </w:del>
      <w:r w:rsidR="00A85606">
        <w:rPr>
          <w:rFonts w:ascii="Arial" w:eastAsia="Times New Roman" w:hAnsi="Arial" w:cs="Arial"/>
          <w:kern w:val="0"/>
          <w:sz w:val="22"/>
          <w:szCs w:val="22"/>
          <w14:ligatures w14:val="none"/>
        </w:rPr>
        <w:t>% to 100% (</w:t>
      </w:r>
      <w:del w:id="259" w:author="Stenglein,Mark" w:date="2025-03-26T09:45:00Z" w16du:dateUtc="2025-03-26T15:45:00Z">
        <w:r w:rsidR="00A85606" w:rsidRPr="009723A9" w:rsidDel="009723A9">
          <w:rPr>
            <w:rFonts w:ascii="Arial" w:eastAsia="Times New Roman" w:hAnsi="Arial" w:cs="Arial"/>
            <w:b/>
            <w:bCs/>
            <w:kern w:val="0"/>
            <w:sz w:val="22"/>
            <w:szCs w:val="22"/>
            <w14:ligatures w14:val="none"/>
            <w:rPrChange w:id="260" w:author="Stenglein,Mark" w:date="2025-03-26T09:45:00Z" w16du:dateUtc="2025-03-26T15:45:00Z">
              <w:rPr>
                <w:rFonts w:ascii="Arial" w:eastAsia="Times New Roman" w:hAnsi="Arial" w:cs="Arial"/>
                <w:kern w:val="0"/>
                <w:sz w:val="22"/>
                <w:szCs w:val="22"/>
                <w14:ligatures w14:val="none"/>
              </w:rPr>
            </w:rPrChange>
          </w:rPr>
          <w:delText>Adobe-100%, Briarwood- 40%, Elm- 69%, JFK Parkway- 97%, James- 86%, Linden- 88%, Myrtle- 65%, Rampart- 53% and Wabash- 77%</w:delText>
        </w:r>
      </w:del>
      <w:r w:rsidRPr="009723A9">
        <w:rPr>
          <w:rFonts w:ascii="Arial" w:eastAsia="Times New Roman" w:hAnsi="Arial" w:cs="Arial"/>
          <w:b/>
          <w:bCs/>
          <w:kern w:val="0"/>
          <w:sz w:val="22"/>
          <w:szCs w:val="22"/>
          <w14:ligatures w14:val="none"/>
          <w:rPrChange w:id="261" w:author="Stenglein,Mark" w:date="2025-03-26T09:45:00Z" w16du:dateUtc="2025-03-26T15:45:00Z">
            <w:rPr>
              <w:rFonts w:ascii="Arial" w:eastAsia="Times New Roman" w:hAnsi="Arial" w:cs="Arial"/>
              <w:kern w:val="0"/>
              <w:sz w:val="22"/>
              <w:szCs w:val="22"/>
              <w14:ligatures w14:val="none"/>
            </w:rPr>
          </w:rPrChange>
        </w:rPr>
        <w:t>Fig. 1D</w:t>
      </w:r>
      <w:r w:rsidR="00A85606">
        <w:rPr>
          <w:rFonts w:ascii="Arial" w:eastAsia="Times New Roman" w:hAnsi="Arial" w:cs="Arial"/>
          <w:kern w:val="0"/>
          <w:sz w:val="22"/>
          <w:szCs w:val="22"/>
          <w14:ligatures w14:val="none"/>
        </w:rPr>
        <w:t xml:space="preserve">). In Maine, Ohio and Pennsylvania prevalence was </w:t>
      </w:r>
      <w:r w:rsidR="00AC67B9">
        <w:rPr>
          <w:rFonts w:ascii="Arial" w:eastAsia="Times New Roman" w:hAnsi="Arial" w:cs="Arial"/>
          <w:kern w:val="0"/>
          <w:sz w:val="22"/>
          <w:szCs w:val="22"/>
          <w14:ligatures w14:val="none"/>
        </w:rPr>
        <w:t>77%, 33% and 97%, respectively</w:t>
      </w:r>
      <w:ins w:id="262" w:author="Keene-Snickers,Lexi" w:date="2025-03-15T10:21:00Z" w16du:dateUtc="2025-03-15T16:21:00Z">
        <w:r w:rsidR="002C08C8">
          <w:rPr>
            <w:rFonts w:ascii="Arial" w:eastAsia="Times New Roman" w:hAnsi="Arial" w:cs="Arial"/>
            <w:kern w:val="0"/>
            <w:sz w:val="22"/>
            <w:szCs w:val="22"/>
            <w14:ligatures w14:val="none"/>
          </w:rPr>
          <w:t xml:space="preserve"> (</w:t>
        </w:r>
        <w:r w:rsidR="002C08C8" w:rsidRPr="002C08C8">
          <w:rPr>
            <w:rFonts w:ascii="Arial" w:eastAsia="Times New Roman" w:hAnsi="Arial" w:cs="Arial"/>
            <w:b/>
            <w:bCs/>
            <w:kern w:val="0"/>
            <w:sz w:val="22"/>
            <w:szCs w:val="22"/>
            <w14:ligatures w14:val="none"/>
            <w:rPrChange w:id="263" w:author="Keene-Snickers,Lexi" w:date="2025-03-15T10:22:00Z" w16du:dateUtc="2025-03-15T16:22:00Z">
              <w:rPr>
                <w:rFonts w:ascii="Arial" w:eastAsia="Times New Roman" w:hAnsi="Arial" w:cs="Arial"/>
                <w:kern w:val="0"/>
                <w:sz w:val="22"/>
                <w:szCs w:val="22"/>
                <w14:ligatures w14:val="none"/>
              </w:rPr>
            </w:rPrChange>
          </w:rPr>
          <w:t>Fig. 1D</w:t>
        </w:r>
        <w:r w:rsidR="002C08C8">
          <w:rPr>
            <w:rFonts w:ascii="Arial" w:eastAsia="Times New Roman" w:hAnsi="Arial" w:cs="Arial"/>
            <w:kern w:val="0"/>
            <w:sz w:val="22"/>
            <w:szCs w:val="22"/>
            <w14:ligatures w14:val="none"/>
          </w:rPr>
          <w:t>)</w:t>
        </w:r>
      </w:ins>
      <w:r w:rsidR="00AC67B9">
        <w:rPr>
          <w:rFonts w:ascii="Arial" w:eastAsia="Times New Roman" w:hAnsi="Arial" w:cs="Arial"/>
          <w:kern w:val="0"/>
          <w:sz w:val="22"/>
          <w:szCs w:val="22"/>
          <w14:ligatures w14:val="none"/>
        </w:rPr>
        <w:t xml:space="preserve">. </w:t>
      </w:r>
      <w:commentRangeStart w:id="264"/>
      <w:ins w:id="265" w:author="Keene-Snickers,Lexi" w:date="2025-03-15T12:32:00Z" w16du:dateUtc="2025-03-15T18:32:00Z">
        <w:r w:rsidR="005B6F6A">
          <w:rPr>
            <w:rFonts w:ascii="Arial" w:eastAsia="Times New Roman" w:hAnsi="Arial" w:cs="Arial"/>
            <w:kern w:val="0"/>
            <w:sz w:val="22"/>
            <w:szCs w:val="22"/>
            <w14:ligatures w14:val="none"/>
          </w:rPr>
          <w:t xml:space="preserve">We performed a </w:t>
        </w:r>
        <w:del w:id="266" w:author="Stenglein,Mark" w:date="2025-03-27T15:10:00Z" w16du:dateUtc="2025-03-27T21:10:00Z">
          <w:r w:rsidR="005B6F6A" w:rsidDel="005D1FF6">
            <w:rPr>
              <w:rFonts w:ascii="Arial" w:eastAsia="Times New Roman" w:hAnsi="Arial" w:cs="Arial"/>
              <w:kern w:val="0"/>
              <w:sz w:val="22"/>
              <w:szCs w:val="22"/>
              <w14:ligatures w14:val="none"/>
            </w:rPr>
            <w:delText xml:space="preserve">non-parametric Anova </w:delText>
          </w:r>
        </w:del>
        <w:del w:id="267" w:author="Stenglein,Mark" w:date="2025-03-27T15:09:00Z" w16du:dateUtc="2025-03-27T21:09:00Z">
          <w:r w:rsidR="005B6F6A" w:rsidDel="004134F9">
            <w:rPr>
              <w:rFonts w:ascii="Arial" w:eastAsia="Times New Roman" w:hAnsi="Arial" w:cs="Arial"/>
              <w:kern w:val="0"/>
              <w:sz w:val="22"/>
              <w:szCs w:val="22"/>
              <w14:ligatures w14:val="none"/>
            </w:rPr>
            <w:delText xml:space="preserve">test </w:delText>
          </w:r>
        </w:del>
        <w:del w:id="268" w:author="Stenglein,Mark" w:date="2025-03-27T15:10:00Z" w16du:dateUtc="2025-03-27T21:10:00Z">
          <w:r w:rsidR="005B6F6A" w:rsidDel="005D1FF6">
            <w:rPr>
              <w:rFonts w:ascii="Arial" w:eastAsia="Times New Roman" w:hAnsi="Arial" w:cs="Arial"/>
              <w:kern w:val="0"/>
              <w:sz w:val="22"/>
              <w:szCs w:val="22"/>
              <w14:ligatures w14:val="none"/>
            </w:rPr>
            <w:delText xml:space="preserve">using the </w:delText>
          </w:r>
        </w:del>
        <w:r w:rsidR="005B6F6A">
          <w:rPr>
            <w:rFonts w:ascii="Arial" w:eastAsia="Times New Roman" w:hAnsi="Arial" w:cs="Arial"/>
            <w:kern w:val="0"/>
            <w:sz w:val="22"/>
            <w:szCs w:val="22"/>
            <w14:ligatures w14:val="none"/>
          </w:rPr>
          <w:t xml:space="preserve">Kruskal-Wallis </w:t>
        </w:r>
      </w:ins>
      <w:r w:rsidR="005D1FF6">
        <w:rPr>
          <w:rFonts w:ascii="Arial" w:eastAsia="Times New Roman" w:hAnsi="Arial" w:cs="Arial"/>
          <w:kern w:val="0"/>
          <w:sz w:val="22"/>
          <w:szCs w:val="22"/>
          <w14:ligatures w14:val="none"/>
        </w:rPr>
        <w:t xml:space="preserve">test </w:t>
      </w:r>
      <w:ins w:id="269" w:author="Keene-Snickers,Lexi" w:date="2025-03-15T12:33:00Z" w16du:dateUtc="2025-03-15T18:33:00Z">
        <w:r w:rsidR="005B6F6A">
          <w:rPr>
            <w:rFonts w:ascii="Arial" w:eastAsia="Times New Roman" w:hAnsi="Arial" w:cs="Arial"/>
            <w:kern w:val="0"/>
            <w:sz w:val="22"/>
            <w:szCs w:val="22"/>
            <w14:ligatures w14:val="none"/>
          </w:rPr>
          <w:t xml:space="preserve">with pairwise comparisons using Dunn’s </w:t>
        </w:r>
        <w:del w:id="270" w:author="Stenglein,Mark" w:date="2025-03-27T15:10:00Z" w16du:dateUtc="2025-03-27T21:10:00Z">
          <w:r w:rsidR="005B6F6A" w:rsidDel="005D1FF6">
            <w:rPr>
              <w:rFonts w:ascii="Arial" w:eastAsia="Times New Roman" w:hAnsi="Arial" w:cs="Arial"/>
              <w:kern w:val="0"/>
              <w:sz w:val="22"/>
              <w:szCs w:val="22"/>
              <w14:ligatures w14:val="none"/>
            </w:rPr>
            <w:delText>T</w:delText>
          </w:r>
        </w:del>
      </w:ins>
      <w:ins w:id="271" w:author="Stenglein,Mark" w:date="2025-03-27T15:10:00Z" w16du:dateUtc="2025-03-27T21:10:00Z">
        <w:r w:rsidR="005D1FF6">
          <w:rPr>
            <w:rFonts w:ascii="Arial" w:eastAsia="Times New Roman" w:hAnsi="Arial" w:cs="Arial"/>
            <w:kern w:val="0"/>
            <w:sz w:val="22"/>
            <w:szCs w:val="22"/>
            <w14:ligatures w14:val="none"/>
          </w:rPr>
          <w:t>t</w:t>
        </w:r>
      </w:ins>
      <w:ins w:id="272" w:author="Keene-Snickers,Lexi" w:date="2025-03-15T12:33:00Z" w16du:dateUtc="2025-03-15T18:33:00Z">
        <w:r w:rsidR="005B6F6A">
          <w:rPr>
            <w:rFonts w:ascii="Arial" w:eastAsia="Times New Roman" w:hAnsi="Arial" w:cs="Arial"/>
            <w:kern w:val="0"/>
            <w:sz w:val="22"/>
            <w:szCs w:val="22"/>
            <w14:ligatures w14:val="none"/>
          </w:rPr>
          <w:t>est</w:t>
        </w:r>
      </w:ins>
      <w:ins w:id="273" w:author="Keene-Snickers,Lexi" w:date="2025-03-15T12:32:00Z" w16du:dateUtc="2025-03-15T18:32:00Z">
        <w:r w:rsidR="005B6F6A">
          <w:rPr>
            <w:rFonts w:ascii="Arial" w:eastAsia="Times New Roman" w:hAnsi="Arial" w:cs="Arial"/>
            <w:kern w:val="0"/>
            <w:sz w:val="22"/>
            <w:szCs w:val="22"/>
            <w14:ligatures w14:val="none"/>
          </w:rPr>
          <w:t xml:space="preserve"> to determine if </w:t>
        </w:r>
        <w:r w:rsidR="005B6F6A">
          <w:rPr>
            <w:rFonts w:ascii="Arial" w:eastAsia="Times New Roman" w:hAnsi="Arial" w:cs="Arial"/>
            <w:kern w:val="0"/>
            <w:sz w:val="22"/>
            <w:szCs w:val="22"/>
            <w14:ligatures w14:val="none"/>
          </w:rPr>
          <w:lastRenderedPageBreak/>
          <w:t xml:space="preserve">there were statistically significant differences in prevalence by location. </w:t>
        </w:r>
      </w:ins>
      <w:ins w:id="274" w:author="Keene-Snickers,Lexi" w:date="2025-04-02T10:27:00Z" w16du:dateUtc="2025-04-02T16:27:00Z">
        <w:r w:rsidR="009000F2">
          <w:rPr>
            <w:rFonts w:ascii="Arial" w:eastAsia="Times New Roman" w:hAnsi="Arial" w:cs="Arial"/>
            <w:kern w:val="0"/>
            <w:sz w:val="22"/>
            <w:szCs w:val="22"/>
            <w14:ligatures w14:val="none"/>
          </w:rPr>
          <w:t>Overall, t</w:t>
        </w:r>
      </w:ins>
      <w:ins w:id="275" w:author="Keene-Snickers,Lexi" w:date="2025-04-02T10:29:00Z" w16du:dateUtc="2025-04-02T16:29:00Z">
        <w:r w:rsidR="009000F2">
          <w:rPr>
            <w:rFonts w:ascii="Arial" w:eastAsia="Times New Roman" w:hAnsi="Arial" w:cs="Arial"/>
            <w:kern w:val="0"/>
            <w:sz w:val="22"/>
            <w:szCs w:val="22"/>
            <w14:ligatures w14:val="none"/>
          </w:rPr>
          <w:t>he</w:t>
        </w:r>
      </w:ins>
      <w:ins w:id="276" w:author="Keene-Snickers,Lexi" w:date="2025-04-02T10:30:00Z" w16du:dateUtc="2025-04-02T16:30:00Z">
        <w:r w:rsidR="009000F2">
          <w:rPr>
            <w:rFonts w:ascii="Arial" w:eastAsia="Times New Roman" w:hAnsi="Arial" w:cs="Arial"/>
            <w:kern w:val="0"/>
            <w:sz w:val="22"/>
            <w:szCs w:val="22"/>
            <w14:ligatures w14:val="none"/>
          </w:rPr>
          <w:t>re was statistically significant evidence that prevalence varied by location</w:t>
        </w:r>
      </w:ins>
      <w:ins w:id="277" w:author="Keene-Snickers,Lexi" w:date="2025-04-02T10:31:00Z" w16du:dateUtc="2025-04-02T16:31:00Z">
        <w:r w:rsidR="009000F2">
          <w:rPr>
            <w:rFonts w:ascii="Arial" w:eastAsia="Times New Roman" w:hAnsi="Arial" w:cs="Arial"/>
            <w:kern w:val="0"/>
            <w:sz w:val="22"/>
            <w:szCs w:val="22"/>
            <w14:ligatures w14:val="none"/>
          </w:rPr>
          <w:t xml:space="preserve"> (</w:t>
        </w:r>
        <w:r w:rsidR="009000F2" w:rsidRPr="009000F2">
          <w:rPr>
            <w:rFonts w:ascii="Arial" w:eastAsia="Times New Roman" w:hAnsi="Arial" w:cs="Arial"/>
            <w:b/>
            <w:bCs/>
            <w:kern w:val="0"/>
            <w:sz w:val="22"/>
            <w:szCs w:val="22"/>
            <w14:ligatures w14:val="none"/>
            <w:rPrChange w:id="278" w:author="Keene-Snickers,Lexi" w:date="2025-04-02T10:31:00Z" w16du:dateUtc="2025-04-02T16:31:00Z">
              <w:rPr>
                <w:rFonts w:ascii="Arial" w:eastAsia="Times New Roman" w:hAnsi="Arial" w:cs="Arial"/>
                <w:kern w:val="0"/>
                <w:sz w:val="22"/>
                <w:szCs w:val="22"/>
                <w14:ligatures w14:val="none"/>
              </w:rPr>
            </w:rPrChange>
          </w:rPr>
          <w:t>Supp. Table 1</w:t>
        </w:r>
        <w:r w:rsidR="009000F2">
          <w:rPr>
            <w:rFonts w:ascii="Arial" w:eastAsia="Times New Roman" w:hAnsi="Arial" w:cs="Arial"/>
            <w:kern w:val="0"/>
            <w:sz w:val="22"/>
            <w:szCs w:val="22"/>
            <w14:ligatures w14:val="none"/>
          </w:rPr>
          <w:t>)</w:t>
        </w:r>
      </w:ins>
      <w:ins w:id="279" w:author="Keene-Snickers,Lexi" w:date="2025-04-02T10:30:00Z" w16du:dateUtc="2025-04-02T16:30:00Z">
        <w:r w:rsidR="009000F2">
          <w:rPr>
            <w:rFonts w:ascii="Arial" w:eastAsia="Times New Roman" w:hAnsi="Arial" w:cs="Arial"/>
            <w:kern w:val="0"/>
            <w:sz w:val="22"/>
            <w:szCs w:val="22"/>
            <w14:ligatures w14:val="none"/>
          </w:rPr>
          <w:t>.</w:t>
        </w:r>
      </w:ins>
      <w:commentRangeEnd w:id="264"/>
      <w:ins w:id="280" w:author="Keene-Snickers,Lexi" w:date="2025-04-02T10:32:00Z" w16du:dateUtc="2025-04-02T16:32:00Z">
        <w:r w:rsidR="009000F2">
          <w:rPr>
            <w:rFonts w:ascii="Arial" w:eastAsia="Times New Roman" w:hAnsi="Arial" w:cs="Arial"/>
            <w:kern w:val="0"/>
            <w:sz w:val="22"/>
            <w:szCs w:val="22"/>
            <w14:ligatures w14:val="none"/>
          </w:rPr>
          <w:t xml:space="preserve"> </w:t>
        </w:r>
      </w:ins>
      <w:del w:id="281" w:author="Keene-Snickers,Lexi" w:date="2025-04-02T10:31:00Z" w16du:dateUtc="2025-04-02T16:31:00Z">
        <w:r w:rsidDel="009000F2">
          <w:rPr>
            <w:rStyle w:val="CommentReference"/>
          </w:rPr>
          <w:commentReference w:id="264"/>
        </w:r>
      </w:del>
      <w:ins w:id="282" w:author="Keene-Snickers,Lexi" w:date="2025-03-15T12:36:00Z" w16du:dateUtc="2025-03-15T18:36:00Z">
        <w:r w:rsidR="000D1809">
          <w:rPr>
            <w:rFonts w:ascii="Arial" w:eastAsia="Times New Roman" w:hAnsi="Arial" w:cs="Arial"/>
            <w:kern w:val="0"/>
            <w:sz w:val="22"/>
            <w:szCs w:val="22"/>
            <w14:ligatures w14:val="none"/>
          </w:rPr>
          <w:t xml:space="preserve">Interestingly, James and Ohio had </w:t>
        </w:r>
        <w:proofErr w:type="gramStart"/>
        <w:r w:rsidR="000D1809">
          <w:rPr>
            <w:rFonts w:ascii="Arial" w:eastAsia="Times New Roman" w:hAnsi="Arial" w:cs="Arial"/>
            <w:kern w:val="0"/>
            <w:sz w:val="22"/>
            <w:szCs w:val="22"/>
            <w14:ligatures w14:val="none"/>
          </w:rPr>
          <w:t>no</w:t>
        </w:r>
        <w:proofErr w:type="gramEnd"/>
        <w:r w:rsidR="000D1809">
          <w:rPr>
            <w:rFonts w:ascii="Arial" w:eastAsia="Times New Roman" w:hAnsi="Arial" w:cs="Arial"/>
            <w:kern w:val="0"/>
            <w:sz w:val="22"/>
            <w:szCs w:val="22"/>
            <w14:ligatures w14:val="none"/>
          </w:rPr>
          <w:t xml:space="preserve"> statistically </w:t>
        </w:r>
      </w:ins>
      <w:ins w:id="283" w:author="Keene-Snickers,Lexi" w:date="2025-03-15T12:37:00Z" w16du:dateUtc="2025-03-15T18:37:00Z">
        <w:r w:rsidR="000D1809">
          <w:rPr>
            <w:rFonts w:ascii="Arial" w:eastAsia="Times New Roman" w:hAnsi="Arial" w:cs="Arial"/>
            <w:kern w:val="0"/>
            <w:sz w:val="22"/>
            <w:szCs w:val="22"/>
            <w14:ligatures w14:val="none"/>
          </w:rPr>
          <w:t>Signiant</w:t>
        </w:r>
      </w:ins>
      <w:ins w:id="284" w:author="Keene-Snickers,Lexi" w:date="2025-03-15T12:36:00Z" w16du:dateUtc="2025-03-15T18:36:00Z">
        <w:r w:rsidR="000D1809">
          <w:rPr>
            <w:rFonts w:ascii="Arial" w:eastAsia="Times New Roman" w:hAnsi="Arial" w:cs="Arial"/>
            <w:kern w:val="0"/>
            <w:sz w:val="22"/>
            <w:szCs w:val="22"/>
            <w14:ligatures w14:val="none"/>
          </w:rPr>
          <w:t xml:space="preserve"> </w:t>
        </w:r>
      </w:ins>
      <w:ins w:id="285" w:author="Keene-Snickers,Lexi" w:date="2025-03-15T12:37:00Z" w16du:dateUtc="2025-03-15T18:37:00Z">
        <w:r w:rsidR="000D1809">
          <w:rPr>
            <w:rFonts w:ascii="Arial" w:eastAsia="Times New Roman" w:hAnsi="Arial" w:cs="Arial"/>
            <w:kern w:val="0"/>
            <w:sz w:val="22"/>
            <w:szCs w:val="22"/>
            <w14:ligatures w14:val="none"/>
          </w:rPr>
          <w:t xml:space="preserve">differences with any locations. </w:t>
        </w:r>
        <w:del w:id="286" w:author="Stenglein,Mark" w:date="2025-03-26T09:47:00Z" w16du:dateUtc="2025-03-26T15:47:00Z">
          <w:r w:rsidR="000D1809" w:rsidDel="009723A9">
            <w:rPr>
              <w:rFonts w:ascii="Arial" w:eastAsia="Times New Roman" w:hAnsi="Arial" w:cs="Arial"/>
              <w:kern w:val="0"/>
              <w:sz w:val="22"/>
              <w:szCs w:val="22"/>
              <w14:ligatures w14:val="none"/>
            </w:rPr>
            <w:delText>This</w:delText>
          </w:r>
        </w:del>
      </w:ins>
      <w:r>
        <w:rPr>
          <w:rFonts w:ascii="Arial" w:eastAsia="Times New Roman" w:hAnsi="Arial" w:cs="Arial"/>
          <w:kern w:val="0"/>
          <w:sz w:val="22"/>
          <w:szCs w:val="22"/>
          <w14:ligatures w14:val="none"/>
        </w:rPr>
        <w:t xml:space="preserve">We collected low </w:t>
      </w:r>
      <w:r w:rsidR="007920F3">
        <w:rPr>
          <w:rFonts w:ascii="Arial" w:eastAsia="Times New Roman" w:hAnsi="Arial" w:cs="Arial"/>
          <w:kern w:val="0"/>
          <w:sz w:val="22"/>
          <w:szCs w:val="22"/>
          <w14:ligatures w14:val="none"/>
        </w:rPr>
        <w:t>number</w:t>
      </w:r>
      <w:r>
        <w:rPr>
          <w:rFonts w:ascii="Arial" w:eastAsia="Times New Roman" w:hAnsi="Arial" w:cs="Arial"/>
          <w:kern w:val="0"/>
          <w:sz w:val="22"/>
          <w:szCs w:val="22"/>
          <w14:ligatures w14:val="none"/>
        </w:rPr>
        <w:t xml:space="preserve">s of flies from </w:t>
      </w:r>
      <w:r w:rsidR="007920F3">
        <w:rPr>
          <w:rFonts w:ascii="Arial" w:eastAsia="Times New Roman" w:hAnsi="Arial" w:cs="Arial"/>
          <w:kern w:val="0"/>
          <w:sz w:val="22"/>
          <w:szCs w:val="22"/>
          <w14:ligatures w14:val="none"/>
        </w:rPr>
        <w:t xml:space="preserve">some </w:t>
      </w:r>
      <w:r>
        <w:rPr>
          <w:rFonts w:ascii="Arial" w:eastAsia="Times New Roman" w:hAnsi="Arial" w:cs="Arial"/>
          <w:kern w:val="0"/>
          <w:sz w:val="22"/>
          <w:szCs w:val="22"/>
          <w14:ligatures w14:val="none"/>
        </w:rPr>
        <w:t>locations (e.g., James, Ohio), which decrease</w:t>
      </w:r>
      <w:r w:rsidR="007920F3">
        <w:rPr>
          <w:rFonts w:ascii="Arial" w:eastAsia="Times New Roman" w:hAnsi="Arial" w:cs="Arial"/>
          <w:kern w:val="0"/>
          <w:sz w:val="22"/>
          <w:szCs w:val="22"/>
          <w14:ligatures w14:val="none"/>
        </w:rPr>
        <w:t>d</w:t>
      </w:r>
      <w:r>
        <w:rPr>
          <w:rFonts w:ascii="Arial" w:eastAsia="Times New Roman" w:hAnsi="Arial" w:cs="Arial"/>
          <w:kern w:val="0"/>
          <w:sz w:val="22"/>
          <w:szCs w:val="22"/>
          <w14:ligatures w14:val="none"/>
        </w:rPr>
        <w:t xml:space="preserve"> our power to detect differences in prevalence</w:t>
      </w:r>
      <w:ins w:id="287" w:author="Keene-Snickers,Lexi" w:date="2025-04-02T10:32:00Z" w16du:dateUtc="2025-04-02T16:32:00Z">
        <w:r w:rsidR="009000F2">
          <w:rPr>
            <w:rFonts w:ascii="Arial" w:eastAsia="Times New Roman" w:hAnsi="Arial" w:cs="Arial"/>
            <w:kern w:val="0"/>
            <w:sz w:val="22"/>
            <w:szCs w:val="22"/>
            <w14:ligatures w14:val="none"/>
          </w:rPr>
          <w:t xml:space="preserve"> for these locations</w:t>
        </w:r>
      </w:ins>
      <w:commentRangeStart w:id="288"/>
      <w:ins w:id="289" w:author="Keene-Snickers,Lexi" w:date="2025-03-15T12:37:00Z" w16du:dateUtc="2025-03-15T18:37:00Z">
        <w:r w:rsidR="000D1809">
          <w:rPr>
            <w:rFonts w:ascii="Arial" w:eastAsia="Times New Roman" w:hAnsi="Arial" w:cs="Arial"/>
            <w:kern w:val="0"/>
            <w:sz w:val="22"/>
            <w:szCs w:val="22"/>
            <w14:ligatures w14:val="none"/>
          </w:rPr>
          <w:t>.</w:t>
        </w:r>
      </w:ins>
      <w:ins w:id="290" w:author="Keene-Snickers,Lexi" w:date="2025-03-15T12:34:00Z" w16du:dateUtc="2025-03-15T18:34:00Z">
        <w:r w:rsidR="005B6F6A">
          <w:rPr>
            <w:rFonts w:ascii="Arial" w:eastAsia="Times New Roman" w:hAnsi="Arial" w:cs="Arial"/>
            <w:kern w:val="0"/>
            <w:sz w:val="22"/>
            <w:szCs w:val="22"/>
            <w14:ligatures w14:val="none"/>
          </w:rPr>
          <w:t xml:space="preserve"> </w:t>
        </w:r>
      </w:ins>
      <w:del w:id="291" w:author="Stenglein,Mark" w:date="2025-03-06T13:22:00Z" w16du:dateUtc="2025-03-06T20:22:00Z">
        <w:r w:rsidR="00802410" w:rsidDel="00BC3D5F">
          <w:rPr>
            <w:rFonts w:ascii="Arial" w:hAnsi="Arial" w:cs="Arial"/>
            <w:sz w:val="22"/>
            <w:szCs w:val="22"/>
          </w:rPr>
          <w:delText>T</w:delText>
        </w:r>
        <w:r w:rsidR="00886675" w:rsidDel="00BC3D5F">
          <w:rPr>
            <w:rFonts w:ascii="Arial" w:hAnsi="Arial" w:cs="Arial"/>
            <w:sz w:val="22"/>
            <w:szCs w:val="22"/>
          </w:rPr>
          <w:delText>o determine if location was a factor in galbut virus prevalence</w:delText>
        </w:r>
        <w:r w:rsidR="00AC67B9" w:rsidDel="00BC3D5F">
          <w:rPr>
            <w:rFonts w:ascii="Arial" w:hAnsi="Arial" w:cs="Arial"/>
            <w:sz w:val="22"/>
            <w:szCs w:val="22"/>
          </w:rPr>
          <w:delText xml:space="preserve"> w</w:delText>
        </w:r>
      </w:del>
      <w:ins w:id="292" w:author="Stenglein,Mark" w:date="2025-03-06T13:22:00Z" w16du:dateUtc="2025-03-06T20:22:00Z">
        <w:del w:id="293" w:author="Keene-Snickers,Lexi" w:date="2025-03-15T12:37:00Z" w16du:dateUtc="2025-03-15T18:37:00Z">
          <w:r w:rsidR="00BC3D5F" w:rsidDel="000D1809">
            <w:rPr>
              <w:rFonts w:ascii="Arial" w:hAnsi="Arial" w:cs="Arial"/>
              <w:sz w:val="22"/>
              <w:szCs w:val="22"/>
            </w:rPr>
            <w:delText>W</w:delText>
          </w:r>
        </w:del>
      </w:ins>
      <w:del w:id="294" w:author="Keene-Snickers,Lexi" w:date="2025-03-15T12:37:00Z" w16du:dateUtc="2025-03-15T18:37:00Z">
        <w:r w:rsidR="00AC67B9" w:rsidDel="000D1809">
          <w:rPr>
            <w:rFonts w:ascii="Arial" w:hAnsi="Arial" w:cs="Arial"/>
            <w:sz w:val="22"/>
            <w:szCs w:val="22"/>
          </w:rPr>
          <w:delText xml:space="preserve">e </w:delText>
        </w:r>
        <w:r w:rsidR="00802410" w:rsidDel="000D1809">
          <w:rPr>
            <w:rFonts w:ascii="Arial" w:hAnsi="Arial" w:cs="Arial"/>
            <w:sz w:val="22"/>
            <w:szCs w:val="22"/>
          </w:rPr>
          <w:delText xml:space="preserve">performed a linear regression and </w:delText>
        </w:r>
        <w:r w:rsidR="00AC67B9" w:rsidDel="000D1809">
          <w:rPr>
            <w:rFonts w:ascii="Arial" w:hAnsi="Arial" w:cs="Arial"/>
            <w:sz w:val="22"/>
            <w:szCs w:val="22"/>
          </w:rPr>
          <w:delText xml:space="preserve">found that </w:delText>
        </w:r>
        <w:r w:rsidR="00886675" w:rsidDel="000D1809">
          <w:rPr>
            <w:rFonts w:ascii="Arial" w:hAnsi="Arial" w:cs="Arial"/>
            <w:sz w:val="22"/>
            <w:szCs w:val="22"/>
          </w:rPr>
          <w:delText xml:space="preserve">there was no </w:delText>
        </w:r>
        <w:r w:rsidR="00BC3D5F" w:rsidDel="000D1809">
          <w:rPr>
            <w:rFonts w:ascii="Arial" w:hAnsi="Arial" w:cs="Arial"/>
            <w:sz w:val="22"/>
            <w:szCs w:val="22"/>
          </w:rPr>
          <w:delText xml:space="preserve">significant difference in </w:delText>
        </w:r>
        <w:r w:rsidR="00886675" w:rsidDel="000D1809">
          <w:rPr>
            <w:rFonts w:ascii="Arial" w:hAnsi="Arial" w:cs="Arial"/>
            <w:sz w:val="22"/>
            <w:szCs w:val="22"/>
          </w:rPr>
          <w:delText>galbut virus prevalence by location</w:delText>
        </w:r>
        <w:r w:rsidR="00AC67B9" w:rsidDel="000D1809">
          <w:rPr>
            <w:rFonts w:ascii="Arial" w:hAnsi="Arial" w:cs="Arial"/>
            <w:sz w:val="22"/>
            <w:szCs w:val="22"/>
          </w:rPr>
          <w:delText xml:space="preserve"> (p &gt; 0.9)</w:delText>
        </w:r>
        <w:r w:rsidR="00886675" w:rsidDel="000D1809">
          <w:rPr>
            <w:rFonts w:ascii="Arial" w:hAnsi="Arial" w:cs="Arial"/>
            <w:sz w:val="22"/>
            <w:szCs w:val="22"/>
          </w:rPr>
          <w:delText xml:space="preserve">. </w:delText>
        </w:r>
        <w:r w:rsidR="00802410" w:rsidDel="000D1809">
          <w:rPr>
            <w:rFonts w:ascii="Arial" w:hAnsi="Arial" w:cs="Arial"/>
            <w:sz w:val="22"/>
            <w:szCs w:val="22"/>
          </w:rPr>
          <w:delText xml:space="preserve">However, </w:delText>
        </w:r>
        <w:r w:rsidR="00802410" w:rsidDel="000D1809">
          <w:rPr>
            <w:rFonts w:ascii="Arial" w:eastAsia="Times New Roman" w:hAnsi="Arial" w:cs="Arial"/>
            <w:kern w:val="0"/>
            <w:sz w:val="22"/>
            <w:szCs w:val="22"/>
            <w14:ligatures w14:val="none"/>
          </w:rPr>
          <w:delText xml:space="preserve">it is important to note that </w:delText>
        </w:r>
        <w:r w:rsidR="00BC1278" w:rsidDel="000D1809">
          <w:rPr>
            <w:rFonts w:ascii="Arial" w:eastAsia="Times New Roman" w:hAnsi="Arial" w:cs="Arial"/>
            <w:kern w:val="0"/>
            <w:sz w:val="22"/>
            <w:szCs w:val="22"/>
            <w14:ligatures w14:val="none"/>
          </w:rPr>
          <w:delText xml:space="preserve">sampling intensity varied by </w:delText>
        </w:r>
        <w:r w:rsidR="00802410" w:rsidDel="000D1809">
          <w:rPr>
            <w:rFonts w:ascii="Arial" w:eastAsia="Times New Roman" w:hAnsi="Arial" w:cs="Arial"/>
            <w:kern w:val="0"/>
            <w:sz w:val="22"/>
            <w:szCs w:val="22"/>
            <w14:ligatures w14:val="none"/>
          </w:rPr>
          <w:delText xml:space="preserve">locations are underrepresented while others are overrepresented. For example, 287 flies were collected from the Colorado Wabash street location while only  </w:delText>
        </w:r>
        <w:r w:rsidR="003F5D8A" w:rsidDel="000D1809">
          <w:rPr>
            <w:rFonts w:ascii="Arial" w:eastAsia="Times New Roman" w:hAnsi="Arial" w:cs="Arial"/>
            <w:kern w:val="0"/>
            <w:sz w:val="22"/>
            <w:szCs w:val="22"/>
            <w14:ligatures w14:val="none"/>
          </w:rPr>
          <w:delText xml:space="preserve">seven </w:delText>
        </w:r>
        <w:r w:rsidR="00802410" w:rsidDel="000D1809">
          <w:rPr>
            <w:rFonts w:ascii="Arial" w:eastAsia="Times New Roman" w:hAnsi="Arial" w:cs="Arial"/>
            <w:kern w:val="0"/>
            <w:sz w:val="22"/>
            <w:szCs w:val="22"/>
            <w14:ligatures w14:val="none"/>
          </w:rPr>
          <w:delText>were collected from Briarwood</w:delText>
        </w:r>
      </w:del>
      <w:commentRangeEnd w:id="288"/>
      <w:r w:rsidR="000D1809">
        <w:rPr>
          <w:rStyle w:val="CommentReference"/>
        </w:rPr>
        <w:commentReference w:id="288"/>
      </w:r>
      <w:del w:id="295" w:author="Keene-Snickers,Lexi" w:date="2025-03-15T12:37:00Z" w16du:dateUtc="2025-03-15T18:37:00Z">
        <w:r w:rsidR="00802410" w:rsidDel="000D1809">
          <w:rPr>
            <w:rFonts w:ascii="Arial" w:eastAsia="Times New Roman" w:hAnsi="Arial" w:cs="Arial"/>
            <w:kern w:val="0"/>
            <w:sz w:val="22"/>
            <w:szCs w:val="22"/>
            <w14:ligatures w14:val="none"/>
          </w:rPr>
          <w:delText>.</w:delText>
        </w:r>
      </w:del>
      <w:r w:rsidR="00802410">
        <w:rPr>
          <w:rFonts w:ascii="Arial" w:eastAsia="Times New Roman" w:hAnsi="Arial" w:cs="Arial"/>
          <w:kern w:val="0"/>
          <w:sz w:val="22"/>
          <w:szCs w:val="22"/>
          <w14:ligatures w14:val="none"/>
        </w:rPr>
        <w:t xml:space="preserve"> </w:t>
      </w:r>
    </w:p>
    <w:p w14:paraId="31724A98" w14:textId="77777777" w:rsidR="009000F2" w:rsidRDefault="009000F2" w:rsidP="009000F2">
      <w:pPr>
        <w:spacing w:line="360" w:lineRule="auto"/>
        <w:ind w:firstLine="720"/>
        <w:rPr>
          <w:ins w:id="296" w:author="Keene-Snickers,Lexi" w:date="2025-04-02T10:35:00Z" w16du:dateUtc="2025-04-02T16:35:00Z"/>
          <w:rFonts w:ascii="Arial" w:hAnsi="Arial" w:cs="Arial"/>
          <w:sz w:val="22"/>
          <w:szCs w:val="22"/>
        </w:rPr>
      </w:pPr>
    </w:p>
    <w:p w14:paraId="47BA103E" w14:textId="77777777" w:rsidR="009000F2" w:rsidRDefault="009000F2" w:rsidP="009000F2">
      <w:pPr>
        <w:spacing w:line="360" w:lineRule="auto"/>
        <w:ind w:firstLine="720"/>
        <w:rPr>
          <w:ins w:id="297" w:author="Keene-Snickers,Lexi" w:date="2025-04-02T10:35:00Z" w16du:dateUtc="2025-04-02T16:35:00Z"/>
          <w:rFonts w:ascii="Arial" w:hAnsi="Arial" w:cs="Arial"/>
          <w:sz w:val="22"/>
          <w:szCs w:val="22"/>
        </w:rPr>
      </w:pPr>
    </w:p>
    <w:p w14:paraId="1682D3E3" w14:textId="77777777" w:rsidR="009000F2" w:rsidRDefault="009000F2" w:rsidP="009000F2">
      <w:pPr>
        <w:spacing w:line="360" w:lineRule="auto"/>
        <w:rPr>
          <w:ins w:id="298" w:author="Keene-Snickers,Lexi" w:date="2025-04-02T10:36:00Z" w16du:dateUtc="2025-04-02T16:36:00Z"/>
          <w:rFonts w:ascii="Arial" w:hAnsi="Arial" w:cs="Arial"/>
          <w:sz w:val="22"/>
          <w:szCs w:val="22"/>
        </w:rPr>
      </w:pPr>
    </w:p>
    <w:p w14:paraId="1CD47291" w14:textId="77777777" w:rsidR="009000F2" w:rsidRDefault="009000F2" w:rsidP="009000F2">
      <w:pPr>
        <w:spacing w:line="360" w:lineRule="auto"/>
        <w:rPr>
          <w:ins w:id="299" w:author="Keene-Snickers,Lexi" w:date="2025-04-02T10:36:00Z" w16du:dateUtc="2025-04-02T16:36:00Z"/>
          <w:rFonts w:ascii="Arial" w:hAnsi="Arial" w:cs="Arial"/>
          <w:sz w:val="22"/>
          <w:szCs w:val="22"/>
        </w:rPr>
      </w:pPr>
    </w:p>
    <w:p w14:paraId="61C3370C" w14:textId="77777777" w:rsidR="009000F2" w:rsidRDefault="009000F2" w:rsidP="009000F2">
      <w:pPr>
        <w:spacing w:line="360" w:lineRule="auto"/>
        <w:rPr>
          <w:ins w:id="300" w:author="Keene-Snickers,Lexi" w:date="2025-04-02T10:36:00Z" w16du:dateUtc="2025-04-02T16:36:00Z"/>
          <w:rFonts w:ascii="Arial" w:hAnsi="Arial" w:cs="Arial"/>
          <w:sz w:val="22"/>
          <w:szCs w:val="22"/>
        </w:rPr>
      </w:pPr>
    </w:p>
    <w:p w14:paraId="0A97E8EA" w14:textId="77777777" w:rsidR="009000F2" w:rsidRDefault="009000F2" w:rsidP="009000F2">
      <w:pPr>
        <w:spacing w:line="360" w:lineRule="auto"/>
        <w:rPr>
          <w:ins w:id="301" w:author="Keene-Snickers,Lexi" w:date="2025-04-02T10:36:00Z" w16du:dateUtc="2025-04-02T16:36:00Z"/>
          <w:rFonts w:ascii="Arial" w:hAnsi="Arial" w:cs="Arial"/>
          <w:sz w:val="22"/>
          <w:szCs w:val="22"/>
        </w:rPr>
      </w:pPr>
    </w:p>
    <w:p w14:paraId="2152ABE7" w14:textId="77777777" w:rsidR="009000F2" w:rsidRDefault="009000F2" w:rsidP="009000F2">
      <w:pPr>
        <w:spacing w:line="360" w:lineRule="auto"/>
        <w:rPr>
          <w:ins w:id="302" w:author="Keene-Snickers,Lexi" w:date="2025-04-02T10:36:00Z" w16du:dateUtc="2025-04-02T16:36:00Z"/>
          <w:rFonts w:ascii="Arial" w:hAnsi="Arial" w:cs="Arial"/>
          <w:sz w:val="22"/>
          <w:szCs w:val="22"/>
        </w:rPr>
      </w:pPr>
    </w:p>
    <w:p w14:paraId="1E90BE24" w14:textId="77777777" w:rsidR="009000F2" w:rsidRDefault="009000F2" w:rsidP="009000F2">
      <w:pPr>
        <w:spacing w:line="360" w:lineRule="auto"/>
        <w:rPr>
          <w:ins w:id="303" w:author="Keene-Snickers,Lexi" w:date="2025-04-02T10:36:00Z" w16du:dateUtc="2025-04-02T16:36:00Z"/>
          <w:rFonts w:ascii="Arial" w:hAnsi="Arial" w:cs="Arial"/>
          <w:sz w:val="22"/>
          <w:szCs w:val="22"/>
        </w:rPr>
      </w:pPr>
    </w:p>
    <w:p w14:paraId="4282AD78" w14:textId="77777777" w:rsidR="009000F2" w:rsidRDefault="009000F2" w:rsidP="009000F2">
      <w:pPr>
        <w:spacing w:line="360" w:lineRule="auto"/>
        <w:rPr>
          <w:ins w:id="304" w:author="Keene-Snickers,Lexi" w:date="2025-04-02T10:36:00Z" w16du:dateUtc="2025-04-02T16:36:00Z"/>
          <w:rFonts w:ascii="Arial" w:hAnsi="Arial" w:cs="Arial"/>
          <w:sz w:val="22"/>
          <w:szCs w:val="22"/>
        </w:rPr>
      </w:pPr>
    </w:p>
    <w:p w14:paraId="4C226270" w14:textId="77777777" w:rsidR="009000F2" w:rsidRDefault="009000F2" w:rsidP="009000F2">
      <w:pPr>
        <w:spacing w:line="360" w:lineRule="auto"/>
        <w:rPr>
          <w:ins w:id="305" w:author="Keene-Snickers,Lexi" w:date="2025-04-02T10:36:00Z" w16du:dateUtc="2025-04-02T16:36:00Z"/>
          <w:rFonts w:ascii="Arial" w:hAnsi="Arial" w:cs="Arial"/>
          <w:sz w:val="22"/>
          <w:szCs w:val="22"/>
        </w:rPr>
      </w:pPr>
    </w:p>
    <w:p w14:paraId="23F62573" w14:textId="77777777" w:rsidR="009000F2" w:rsidRDefault="009000F2" w:rsidP="009000F2">
      <w:pPr>
        <w:spacing w:line="360" w:lineRule="auto"/>
        <w:rPr>
          <w:ins w:id="306" w:author="Keene-Snickers,Lexi" w:date="2025-04-02T10:36:00Z" w16du:dateUtc="2025-04-02T16:36:00Z"/>
          <w:rFonts w:ascii="Arial" w:hAnsi="Arial" w:cs="Arial"/>
          <w:sz w:val="22"/>
          <w:szCs w:val="22"/>
        </w:rPr>
      </w:pPr>
    </w:p>
    <w:p w14:paraId="0A603408" w14:textId="77777777" w:rsidR="009000F2" w:rsidRDefault="009000F2" w:rsidP="009000F2">
      <w:pPr>
        <w:spacing w:line="360" w:lineRule="auto"/>
        <w:rPr>
          <w:ins w:id="307" w:author="Keene-Snickers,Lexi" w:date="2025-04-02T10:36:00Z" w16du:dateUtc="2025-04-02T16:36:00Z"/>
          <w:rFonts w:ascii="Arial" w:hAnsi="Arial" w:cs="Arial"/>
          <w:sz w:val="22"/>
          <w:szCs w:val="22"/>
        </w:rPr>
      </w:pPr>
    </w:p>
    <w:p w14:paraId="781BF90E" w14:textId="77777777" w:rsidR="009000F2" w:rsidRDefault="009000F2" w:rsidP="009000F2">
      <w:pPr>
        <w:spacing w:line="360" w:lineRule="auto"/>
        <w:rPr>
          <w:ins w:id="308" w:author="Keene-Snickers,Lexi" w:date="2025-04-02T10:36:00Z" w16du:dateUtc="2025-04-02T16:36:00Z"/>
          <w:rFonts w:ascii="Arial" w:hAnsi="Arial" w:cs="Arial"/>
          <w:sz w:val="22"/>
          <w:szCs w:val="22"/>
        </w:rPr>
      </w:pPr>
    </w:p>
    <w:p w14:paraId="66387F88" w14:textId="77777777" w:rsidR="009000F2" w:rsidRDefault="009000F2" w:rsidP="009000F2">
      <w:pPr>
        <w:spacing w:line="360" w:lineRule="auto"/>
        <w:rPr>
          <w:ins w:id="309" w:author="Keene-Snickers,Lexi" w:date="2025-04-02T10:36:00Z" w16du:dateUtc="2025-04-02T16:36:00Z"/>
          <w:rFonts w:ascii="Arial" w:hAnsi="Arial" w:cs="Arial"/>
          <w:sz w:val="22"/>
          <w:szCs w:val="22"/>
        </w:rPr>
      </w:pPr>
    </w:p>
    <w:p w14:paraId="523C1C6B" w14:textId="77777777" w:rsidR="009000F2" w:rsidRDefault="009000F2" w:rsidP="009000F2">
      <w:pPr>
        <w:spacing w:line="360" w:lineRule="auto"/>
        <w:rPr>
          <w:ins w:id="310" w:author="Keene-Snickers,Lexi" w:date="2025-04-02T10:36:00Z" w16du:dateUtc="2025-04-02T16:36:00Z"/>
          <w:rFonts w:ascii="Arial" w:hAnsi="Arial" w:cs="Arial"/>
          <w:sz w:val="22"/>
          <w:szCs w:val="22"/>
        </w:rPr>
      </w:pPr>
    </w:p>
    <w:p w14:paraId="15943C55" w14:textId="77777777" w:rsidR="009000F2" w:rsidRDefault="009000F2" w:rsidP="009000F2">
      <w:pPr>
        <w:spacing w:line="360" w:lineRule="auto"/>
        <w:rPr>
          <w:ins w:id="311" w:author="Keene-Snickers,Lexi" w:date="2025-04-02T10:36:00Z" w16du:dateUtc="2025-04-02T16:36:00Z"/>
          <w:rFonts w:ascii="Arial" w:hAnsi="Arial" w:cs="Arial"/>
          <w:sz w:val="22"/>
          <w:szCs w:val="22"/>
        </w:rPr>
      </w:pPr>
    </w:p>
    <w:p w14:paraId="6C8AE52D" w14:textId="77777777" w:rsidR="009000F2" w:rsidRDefault="009000F2" w:rsidP="009000F2">
      <w:pPr>
        <w:spacing w:line="360" w:lineRule="auto"/>
        <w:rPr>
          <w:ins w:id="312" w:author="Keene-Snickers,Lexi" w:date="2025-04-02T10:36:00Z" w16du:dateUtc="2025-04-02T16:36:00Z"/>
          <w:rFonts w:ascii="Arial" w:hAnsi="Arial" w:cs="Arial"/>
          <w:sz w:val="22"/>
          <w:szCs w:val="22"/>
        </w:rPr>
      </w:pPr>
    </w:p>
    <w:p w14:paraId="7BF7848B" w14:textId="77777777" w:rsidR="009000F2" w:rsidRDefault="009000F2" w:rsidP="009000F2">
      <w:pPr>
        <w:spacing w:line="360" w:lineRule="auto"/>
        <w:rPr>
          <w:ins w:id="313" w:author="Keene-Snickers,Lexi" w:date="2025-04-02T10:36:00Z" w16du:dateUtc="2025-04-02T16:36:00Z"/>
          <w:rFonts w:ascii="Arial" w:hAnsi="Arial" w:cs="Arial"/>
          <w:sz w:val="22"/>
          <w:szCs w:val="22"/>
        </w:rPr>
      </w:pPr>
    </w:p>
    <w:p w14:paraId="0686D14D" w14:textId="77777777" w:rsidR="009000F2" w:rsidRDefault="009000F2" w:rsidP="009000F2">
      <w:pPr>
        <w:spacing w:line="360" w:lineRule="auto"/>
        <w:rPr>
          <w:ins w:id="314" w:author="Keene-Snickers,Lexi" w:date="2025-04-02T10:36:00Z" w16du:dateUtc="2025-04-02T16:36:00Z"/>
          <w:rFonts w:ascii="Arial" w:hAnsi="Arial" w:cs="Arial"/>
          <w:sz w:val="22"/>
          <w:szCs w:val="22"/>
        </w:rPr>
      </w:pPr>
    </w:p>
    <w:p w14:paraId="68E91210" w14:textId="77777777" w:rsidR="009000F2" w:rsidRDefault="009000F2" w:rsidP="009000F2">
      <w:pPr>
        <w:spacing w:line="360" w:lineRule="auto"/>
        <w:rPr>
          <w:ins w:id="315" w:author="Keene-Snickers,Lexi" w:date="2025-04-02T10:36:00Z" w16du:dateUtc="2025-04-02T16:36:00Z"/>
          <w:rFonts w:ascii="Arial" w:hAnsi="Arial" w:cs="Arial"/>
          <w:sz w:val="22"/>
          <w:szCs w:val="22"/>
        </w:rPr>
      </w:pPr>
    </w:p>
    <w:p w14:paraId="18015BE7" w14:textId="77777777" w:rsidR="009000F2" w:rsidRDefault="009000F2" w:rsidP="009000F2">
      <w:pPr>
        <w:spacing w:line="360" w:lineRule="auto"/>
        <w:rPr>
          <w:ins w:id="316" w:author="Keene-Snickers,Lexi" w:date="2025-04-02T10:36:00Z" w16du:dateUtc="2025-04-02T16:36:00Z"/>
          <w:rFonts w:ascii="Arial" w:hAnsi="Arial" w:cs="Arial"/>
          <w:sz w:val="22"/>
          <w:szCs w:val="22"/>
        </w:rPr>
      </w:pPr>
    </w:p>
    <w:p w14:paraId="6ACF85A7" w14:textId="77777777" w:rsidR="009000F2" w:rsidRDefault="009000F2" w:rsidP="009000F2">
      <w:pPr>
        <w:spacing w:line="360" w:lineRule="auto"/>
        <w:rPr>
          <w:ins w:id="317" w:author="Keene-Snickers,Lexi" w:date="2025-04-02T10:36:00Z" w16du:dateUtc="2025-04-02T16:36:00Z"/>
          <w:rFonts w:ascii="Arial" w:hAnsi="Arial" w:cs="Arial"/>
          <w:sz w:val="22"/>
          <w:szCs w:val="22"/>
        </w:rPr>
      </w:pPr>
    </w:p>
    <w:p w14:paraId="652ECF5E" w14:textId="77777777" w:rsidR="009000F2" w:rsidRDefault="009000F2" w:rsidP="009000F2">
      <w:pPr>
        <w:spacing w:line="360" w:lineRule="auto"/>
        <w:rPr>
          <w:ins w:id="318" w:author="Keene-Snickers,Lexi" w:date="2025-04-02T10:36:00Z" w16du:dateUtc="2025-04-02T16:36:00Z"/>
          <w:rFonts w:ascii="Arial" w:hAnsi="Arial" w:cs="Arial"/>
          <w:sz w:val="22"/>
          <w:szCs w:val="22"/>
        </w:rPr>
      </w:pPr>
    </w:p>
    <w:p w14:paraId="671CDDA8" w14:textId="77777777" w:rsidR="009000F2" w:rsidRDefault="009000F2" w:rsidP="009000F2">
      <w:pPr>
        <w:spacing w:line="360" w:lineRule="auto"/>
        <w:rPr>
          <w:ins w:id="319" w:author="Keene-Snickers,Lexi" w:date="2025-04-02T10:36:00Z" w16du:dateUtc="2025-04-02T16:36:00Z"/>
          <w:rFonts w:ascii="Arial" w:hAnsi="Arial" w:cs="Arial"/>
          <w:sz w:val="22"/>
          <w:szCs w:val="22"/>
        </w:rPr>
      </w:pPr>
    </w:p>
    <w:p w14:paraId="7A1C208F" w14:textId="77777777" w:rsidR="009000F2" w:rsidRDefault="009000F2" w:rsidP="009000F2">
      <w:pPr>
        <w:spacing w:line="360" w:lineRule="auto"/>
        <w:rPr>
          <w:ins w:id="320" w:author="Keene-Snickers,Lexi" w:date="2025-04-02T10:36:00Z" w16du:dateUtc="2025-04-02T16:36:00Z"/>
          <w:rFonts w:ascii="Arial" w:hAnsi="Arial" w:cs="Arial"/>
          <w:sz w:val="22"/>
          <w:szCs w:val="22"/>
        </w:rPr>
      </w:pPr>
    </w:p>
    <w:p w14:paraId="15A96AD6" w14:textId="77777777" w:rsidR="009000F2" w:rsidRDefault="009000F2" w:rsidP="009000F2">
      <w:pPr>
        <w:spacing w:line="360" w:lineRule="auto"/>
        <w:rPr>
          <w:ins w:id="321" w:author="Keene-Snickers,Lexi" w:date="2025-04-02T10:36:00Z" w16du:dateUtc="2025-04-02T16:36:00Z"/>
          <w:rFonts w:ascii="Arial" w:hAnsi="Arial" w:cs="Arial"/>
          <w:sz w:val="22"/>
          <w:szCs w:val="22"/>
        </w:rPr>
      </w:pPr>
    </w:p>
    <w:p w14:paraId="4B8C5920" w14:textId="77777777" w:rsidR="009000F2" w:rsidRDefault="009000F2" w:rsidP="009000F2">
      <w:pPr>
        <w:spacing w:line="360" w:lineRule="auto"/>
        <w:rPr>
          <w:ins w:id="322" w:author="Keene-Snickers,Lexi" w:date="2025-04-02T10:36:00Z" w16du:dateUtc="2025-04-02T16:36:00Z"/>
          <w:rFonts w:ascii="Arial" w:hAnsi="Arial" w:cs="Arial"/>
          <w:sz w:val="22"/>
          <w:szCs w:val="22"/>
        </w:rPr>
      </w:pPr>
    </w:p>
    <w:p w14:paraId="2CE3C518" w14:textId="77777777" w:rsidR="009000F2" w:rsidRDefault="009000F2" w:rsidP="009000F2">
      <w:pPr>
        <w:spacing w:line="360" w:lineRule="auto"/>
        <w:rPr>
          <w:ins w:id="323" w:author="Keene-Snickers,Lexi" w:date="2025-04-02T10:36:00Z" w16du:dateUtc="2025-04-02T16:36:00Z"/>
          <w:rFonts w:ascii="Arial" w:hAnsi="Arial" w:cs="Arial"/>
          <w:sz w:val="22"/>
          <w:szCs w:val="22"/>
        </w:rPr>
      </w:pPr>
    </w:p>
    <w:p w14:paraId="13EAAC1A" w14:textId="77777777" w:rsidR="009000F2" w:rsidRDefault="009000F2" w:rsidP="009000F2">
      <w:pPr>
        <w:spacing w:line="360" w:lineRule="auto"/>
        <w:rPr>
          <w:ins w:id="324" w:author="Keene-Snickers,Lexi" w:date="2025-04-02T10:36:00Z" w16du:dateUtc="2025-04-02T16:36:00Z"/>
          <w:rFonts w:ascii="Arial" w:hAnsi="Arial" w:cs="Arial"/>
          <w:sz w:val="22"/>
          <w:szCs w:val="22"/>
        </w:rPr>
      </w:pPr>
    </w:p>
    <w:p w14:paraId="07F40DD5" w14:textId="77777777" w:rsidR="009000F2" w:rsidRDefault="009000F2" w:rsidP="009000F2">
      <w:pPr>
        <w:spacing w:line="360" w:lineRule="auto"/>
        <w:rPr>
          <w:ins w:id="325" w:author="Keene-Snickers,Lexi" w:date="2025-04-02T10:36:00Z" w16du:dateUtc="2025-04-02T16:36:00Z"/>
          <w:rFonts w:ascii="Arial" w:hAnsi="Arial" w:cs="Arial"/>
          <w:sz w:val="22"/>
          <w:szCs w:val="22"/>
        </w:rPr>
      </w:pPr>
    </w:p>
    <w:p w14:paraId="796F9AC1" w14:textId="45B85025" w:rsidR="009000F2" w:rsidRPr="009000F2" w:rsidRDefault="009000F2" w:rsidP="009000F2">
      <w:pPr>
        <w:spacing w:line="360" w:lineRule="auto"/>
        <w:rPr>
          <w:ins w:id="326" w:author="Keene-Snickers,Lexi" w:date="2025-04-02T10:35:00Z" w16du:dateUtc="2025-04-02T16:35:00Z"/>
          <w:rFonts w:ascii="Arial" w:eastAsia="Times New Roman" w:hAnsi="Arial" w:cs="Arial"/>
          <w:b/>
          <w:bCs/>
          <w:kern w:val="0"/>
          <w:sz w:val="22"/>
          <w:szCs w:val="22"/>
          <w14:ligatures w14:val="none"/>
          <w:rPrChange w:id="327" w:author="Keene-Snickers,Lexi" w:date="2025-04-02T10:36:00Z" w16du:dateUtc="2025-04-02T16:36:00Z">
            <w:rPr>
              <w:ins w:id="328" w:author="Keene-Snickers,Lexi" w:date="2025-04-02T10:35:00Z" w16du:dateUtc="2025-04-02T16:35:00Z"/>
              <w:rFonts w:ascii="Arial" w:hAnsi="Arial" w:cs="Arial"/>
              <w:sz w:val="22"/>
              <w:szCs w:val="22"/>
            </w:rPr>
          </w:rPrChange>
        </w:rPr>
      </w:pPr>
      <w:ins w:id="329" w:author="Keene-Snickers,Lexi" w:date="2025-04-02T10:35:00Z" w16du:dateUtc="2025-04-02T16:35:00Z">
        <w:r w:rsidRPr="009000F2">
          <w:rPr>
            <w:rFonts w:ascii="Arial" w:hAnsi="Arial" w:cs="Arial"/>
            <w:b/>
            <w:bCs/>
            <w:sz w:val="22"/>
            <w:szCs w:val="22"/>
            <w:rPrChange w:id="330" w:author="Keene-Snickers,Lexi" w:date="2025-04-02T10:36:00Z" w16du:dateUtc="2025-04-02T16:36:00Z">
              <w:rPr>
                <w:rFonts w:ascii="Arial" w:hAnsi="Arial" w:cs="Arial"/>
                <w:sz w:val="22"/>
                <w:szCs w:val="22"/>
              </w:rPr>
            </w:rPrChange>
          </w:rPr>
          <w:lastRenderedPageBreak/>
          <w:t xml:space="preserve">Supplemental Table 1: Dunn’s </w:t>
        </w:r>
      </w:ins>
      <w:ins w:id="331" w:author="Keene-Snickers,Lexi" w:date="2025-04-02T10:37:00Z" w16du:dateUtc="2025-04-02T16:37:00Z">
        <w:r>
          <w:rPr>
            <w:rFonts w:ascii="Arial" w:hAnsi="Arial" w:cs="Arial"/>
            <w:b/>
            <w:bCs/>
            <w:sz w:val="22"/>
            <w:szCs w:val="22"/>
          </w:rPr>
          <w:t>t</w:t>
        </w:r>
      </w:ins>
      <w:ins w:id="332" w:author="Keene-Snickers,Lexi" w:date="2025-04-02T10:35:00Z" w16du:dateUtc="2025-04-02T16:35:00Z">
        <w:r w:rsidRPr="009000F2">
          <w:rPr>
            <w:rFonts w:ascii="Arial" w:hAnsi="Arial" w:cs="Arial"/>
            <w:b/>
            <w:bCs/>
            <w:sz w:val="22"/>
            <w:szCs w:val="22"/>
            <w:rPrChange w:id="333" w:author="Keene-Snickers,Lexi" w:date="2025-04-02T10:36:00Z" w16du:dateUtc="2025-04-02T16:36:00Z">
              <w:rPr>
                <w:rFonts w:ascii="Arial" w:hAnsi="Arial" w:cs="Arial"/>
                <w:sz w:val="22"/>
                <w:szCs w:val="22"/>
              </w:rPr>
            </w:rPrChange>
          </w:rPr>
          <w:t xml:space="preserve">est pairwise comparisons </w:t>
        </w:r>
      </w:ins>
      <w:ins w:id="334" w:author="Keene-Snickers,Lexi" w:date="2025-04-02T10:36:00Z" w16du:dateUtc="2025-04-02T16:36:00Z">
        <w:r w:rsidRPr="009000F2">
          <w:rPr>
            <w:rFonts w:ascii="Arial" w:hAnsi="Arial" w:cs="Arial"/>
            <w:b/>
            <w:bCs/>
            <w:sz w:val="22"/>
            <w:szCs w:val="22"/>
            <w:rPrChange w:id="335" w:author="Keene-Snickers,Lexi" w:date="2025-04-02T10:36:00Z" w16du:dateUtc="2025-04-02T16:36:00Z">
              <w:rPr>
                <w:rFonts w:ascii="Arial" w:hAnsi="Arial" w:cs="Arial"/>
                <w:sz w:val="22"/>
                <w:szCs w:val="22"/>
              </w:rPr>
            </w:rPrChange>
          </w:rPr>
          <w:t xml:space="preserve">of prevalence between </w:t>
        </w:r>
      </w:ins>
      <w:ins w:id="336" w:author="Keene-Snickers,Lexi" w:date="2025-04-02T10:37:00Z" w16du:dateUtc="2025-04-02T16:37:00Z">
        <w:r>
          <w:rPr>
            <w:rFonts w:ascii="Arial" w:hAnsi="Arial" w:cs="Arial"/>
            <w:b/>
            <w:bCs/>
            <w:sz w:val="22"/>
            <w:szCs w:val="22"/>
          </w:rPr>
          <w:t xml:space="preserve">sampling </w:t>
        </w:r>
      </w:ins>
      <w:ins w:id="337" w:author="Keene-Snickers,Lexi" w:date="2025-04-02T10:36:00Z" w16du:dateUtc="2025-04-02T16:36:00Z">
        <w:r w:rsidRPr="009000F2">
          <w:rPr>
            <w:rFonts w:ascii="Arial" w:hAnsi="Arial" w:cs="Arial"/>
            <w:b/>
            <w:bCs/>
            <w:sz w:val="22"/>
            <w:szCs w:val="22"/>
            <w:rPrChange w:id="338" w:author="Keene-Snickers,Lexi" w:date="2025-04-02T10:36:00Z" w16du:dateUtc="2025-04-02T16:36:00Z">
              <w:rPr>
                <w:rFonts w:ascii="Arial" w:hAnsi="Arial" w:cs="Arial"/>
                <w:sz w:val="22"/>
                <w:szCs w:val="22"/>
              </w:rPr>
            </w:rPrChange>
          </w:rPr>
          <w:t>locations</w:t>
        </w:r>
      </w:ins>
    </w:p>
    <w:p w14:paraId="36370ECF" w14:textId="4C5F2733" w:rsidR="009000F2" w:rsidRDefault="009000F2" w:rsidP="00081385">
      <w:pPr>
        <w:spacing w:line="360" w:lineRule="auto"/>
        <w:rPr>
          <w:rFonts w:ascii="Arial" w:hAnsi="Arial" w:cs="Arial"/>
          <w:sz w:val="22"/>
          <w:szCs w:val="22"/>
        </w:rPr>
      </w:pPr>
      <w:ins w:id="339" w:author="Keene-Snickers,Lexi" w:date="2025-04-02T10:34:00Z" w16du:dateUtc="2025-04-02T16:34:00Z">
        <w:r w:rsidRPr="009000F2">
          <w:rPr>
            <w:rFonts w:ascii="Arial" w:hAnsi="Arial" w:cs="Arial"/>
            <w:sz w:val="22"/>
            <w:szCs w:val="22"/>
          </w:rPr>
          <w:drawing>
            <wp:inline distT="0" distB="0" distL="0" distR="0" wp14:anchorId="14BB5BB4" wp14:editId="59540CE3">
              <wp:extent cx="2624666" cy="7315200"/>
              <wp:effectExtent l="0" t="0" r="4445" b="0"/>
              <wp:docPr id="66030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05202" name=""/>
                      <pic:cNvPicPr/>
                    </pic:nvPicPr>
                    <pic:blipFill>
                      <a:blip r:embed="rId13"/>
                      <a:stretch>
                        <a:fillRect/>
                      </a:stretch>
                    </pic:blipFill>
                    <pic:spPr>
                      <a:xfrm>
                        <a:off x="0" y="0"/>
                        <a:ext cx="2644067" cy="7369271"/>
                      </a:xfrm>
                      <a:prstGeom prst="rect">
                        <a:avLst/>
                      </a:prstGeom>
                    </pic:spPr>
                  </pic:pic>
                </a:graphicData>
              </a:graphic>
            </wp:inline>
          </w:drawing>
        </w:r>
      </w:ins>
    </w:p>
    <w:p w14:paraId="532245E8" w14:textId="583E7C58" w:rsidR="00BF2330" w:rsidRDefault="005B2FB6" w:rsidP="00081385">
      <w:pPr>
        <w:spacing w:line="360" w:lineRule="auto"/>
        <w:rPr>
          <w:rFonts w:ascii="Arial" w:hAnsi="Arial" w:cs="Arial"/>
          <w:sz w:val="22"/>
          <w:szCs w:val="22"/>
        </w:rPr>
      </w:pPr>
      <w:r>
        <w:rPr>
          <w:rFonts w:ascii="Arial" w:hAnsi="Arial" w:cs="Arial"/>
          <w:sz w:val="22"/>
          <w:szCs w:val="22"/>
        </w:rPr>
        <w:lastRenderedPageBreak/>
        <w:tab/>
      </w:r>
      <w:r w:rsidR="00BC0FCB">
        <w:rPr>
          <w:rFonts w:ascii="Arial" w:hAnsi="Arial" w:cs="Arial"/>
          <w:sz w:val="22"/>
          <w:szCs w:val="22"/>
        </w:rPr>
        <w:t>We</w:t>
      </w:r>
      <w:r w:rsidR="00F952D4">
        <w:rPr>
          <w:rFonts w:ascii="Arial" w:hAnsi="Arial" w:cs="Arial"/>
          <w:sz w:val="22"/>
          <w:szCs w:val="22"/>
        </w:rPr>
        <w:t xml:space="preserve"> repeatedly</w:t>
      </w:r>
      <w:r w:rsidR="00BC0FCB">
        <w:rPr>
          <w:rFonts w:ascii="Arial" w:hAnsi="Arial" w:cs="Arial"/>
          <w:sz w:val="22"/>
          <w:szCs w:val="22"/>
        </w:rPr>
        <w:t xml:space="preserve"> sampled flies from </w:t>
      </w:r>
      <w:r w:rsidR="00F952D4">
        <w:rPr>
          <w:rFonts w:ascii="Arial" w:hAnsi="Arial" w:cs="Arial"/>
          <w:sz w:val="22"/>
          <w:szCs w:val="22"/>
        </w:rPr>
        <w:t xml:space="preserve">the Wabash and Rampart </w:t>
      </w:r>
      <w:del w:id="340" w:author="Stenglein,Mark" w:date="2025-03-06T13:23:00Z" w16du:dateUtc="2025-03-06T20:23:00Z">
        <w:r w:rsidR="00802410" w:rsidDel="00BC0FCB">
          <w:rPr>
            <w:rFonts w:ascii="Arial" w:hAnsi="Arial" w:cs="Arial"/>
            <w:sz w:val="22"/>
            <w:szCs w:val="22"/>
          </w:rPr>
          <w:delText xml:space="preserve">of our </w:delText>
        </w:r>
      </w:del>
      <w:del w:id="341" w:author="Stenglein,Mark" w:date="2025-03-06T13:24:00Z" w16du:dateUtc="2025-03-06T20:24:00Z">
        <w:r w:rsidR="00802410" w:rsidDel="00F952D4">
          <w:rPr>
            <w:rFonts w:ascii="Arial" w:hAnsi="Arial" w:cs="Arial"/>
            <w:sz w:val="22"/>
            <w:szCs w:val="22"/>
          </w:rPr>
          <w:delText xml:space="preserve">sampling </w:delText>
        </w:r>
      </w:del>
      <w:r w:rsidR="00802410">
        <w:rPr>
          <w:rFonts w:ascii="Arial" w:hAnsi="Arial" w:cs="Arial"/>
          <w:sz w:val="22"/>
          <w:szCs w:val="22"/>
        </w:rPr>
        <w:t>location</w:t>
      </w:r>
      <w:r w:rsidR="00F952D4">
        <w:rPr>
          <w:rFonts w:ascii="Arial" w:hAnsi="Arial" w:cs="Arial"/>
          <w:sz w:val="22"/>
          <w:szCs w:val="22"/>
        </w:rPr>
        <w:t xml:space="preserve">s </w:t>
      </w:r>
      <w:r w:rsidR="00AC67B9">
        <w:rPr>
          <w:rFonts w:ascii="Arial" w:hAnsi="Arial" w:cs="Arial"/>
          <w:sz w:val="22"/>
          <w:szCs w:val="22"/>
        </w:rPr>
        <w:t>over three</w:t>
      </w:r>
      <w:r>
        <w:rPr>
          <w:rFonts w:ascii="Arial" w:hAnsi="Arial" w:cs="Arial"/>
          <w:sz w:val="22"/>
          <w:szCs w:val="22"/>
        </w:rPr>
        <w:t xml:space="preserve"> months</w:t>
      </w:r>
      <w:del w:id="342" w:author="Stenglein,Mark" w:date="2025-03-06T13:24:00Z" w16du:dateUtc="2025-03-06T20:24:00Z">
        <w:r w:rsidR="00802410" w:rsidDel="00F952D4">
          <w:rPr>
            <w:rFonts w:ascii="Arial" w:hAnsi="Arial" w:cs="Arial"/>
            <w:sz w:val="22"/>
            <w:szCs w:val="22"/>
          </w:rPr>
          <w:delText>, Wabash and Rampart</w:delText>
        </w:r>
      </w:del>
      <w:r>
        <w:rPr>
          <w:rFonts w:ascii="Arial" w:hAnsi="Arial" w:cs="Arial"/>
          <w:sz w:val="22"/>
          <w:szCs w:val="22"/>
        </w:rPr>
        <w:t xml:space="preserve">. </w:t>
      </w:r>
      <w:del w:id="343" w:author="Stenglein,Mark" w:date="2025-03-06T13:27:00Z" w16du:dateUtc="2025-03-06T20:27:00Z">
        <w:r w:rsidR="00AC67B9" w:rsidDel="00F952D4">
          <w:rPr>
            <w:rFonts w:ascii="Arial" w:hAnsi="Arial" w:cs="Arial"/>
            <w:sz w:val="22"/>
            <w:szCs w:val="22"/>
          </w:rPr>
          <w:delText xml:space="preserve">When </w:delText>
        </w:r>
      </w:del>
      <w:del w:id="344" w:author="Stenglein,Mark" w:date="2025-03-06T13:24:00Z" w16du:dateUtc="2025-03-06T20:24:00Z">
        <w:r w:rsidR="00AC67B9" w:rsidDel="00F952D4">
          <w:rPr>
            <w:rFonts w:ascii="Arial" w:hAnsi="Arial" w:cs="Arial"/>
            <w:sz w:val="22"/>
            <w:szCs w:val="22"/>
          </w:rPr>
          <w:delText xml:space="preserve">we </w:delText>
        </w:r>
      </w:del>
      <w:del w:id="345" w:author="Stenglein,Mark" w:date="2025-03-06T13:27:00Z" w16du:dateUtc="2025-03-06T20:27:00Z">
        <w:r w:rsidR="00AC67B9" w:rsidDel="00F952D4">
          <w:rPr>
            <w:rFonts w:ascii="Arial" w:hAnsi="Arial" w:cs="Arial"/>
            <w:sz w:val="22"/>
            <w:szCs w:val="22"/>
          </w:rPr>
          <w:delText>stratified by time</w:delText>
        </w:r>
      </w:del>
      <w:del w:id="346" w:author="Stenglein,Mark" w:date="2025-03-06T13:24:00Z" w16du:dateUtc="2025-03-06T20:24:00Z">
        <w:r w:rsidR="00AC67B9" w:rsidDel="00F952D4">
          <w:rPr>
            <w:rFonts w:ascii="Arial" w:hAnsi="Arial" w:cs="Arial"/>
            <w:sz w:val="22"/>
            <w:szCs w:val="22"/>
          </w:rPr>
          <w:delText xml:space="preserve"> and performed </w:delText>
        </w:r>
      </w:del>
      <w:del w:id="347" w:author="Stenglein,Mark" w:date="2025-03-06T13:27:00Z" w16du:dateUtc="2025-03-06T20:27:00Z">
        <w:r w:rsidR="00AC67B9" w:rsidDel="00F952D4">
          <w:rPr>
            <w:rFonts w:ascii="Arial" w:hAnsi="Arial" w:cs="Arial"/>
            <w:sz w:val="22"/>
            <w:szCs w:val="22"/>
          </w:rPr>
          <w:delText>a</w:delText>
        </w:r>
      </w:del>
      <w:ins w:id="348" w:author="Stenglein,Mark" w:date="2025-03-06T13:27:00Z" w16du:dateUtc="2025-03-06T20:27:00Z">
        <w:r w:rsidR="00F952D4">
          <w:rPr>
            <w:rFonts w:ascii="Arial" w:hAnsi="Arial" w:cs="Arial"/>
            <w:sz w:val="22"/>
            <w:szCs w:val="22"/>
          </w:rPr>
          <w:t>A</w:t>
        </w:r>
      </w:ins>
      <w:r w:rsidR="00AC67B9">
        <w:rPr>
          <w:rFonts w:ascii="Arial" w:hAnsi="Arial" w:cs="Arial"/>
          <w:sz w:val="22"/>
          <w:szCs w:val="22"/>
        </w:rPr>
        <w:t xml:space="preserve"> </w:t>
      </w:r>
      <w:ins w:id="349" w:author="Keene-Snickers,Lexi" w:date="2025-03-15T12:22:00Z" w16du:dateUtc="2025-03-15T18:22:00Z">
        <w:r w:rsidR="00D3360F">
          <w:rPr>
            <w:rFonts w:ascii="Arial" w:hAnsi="Arial" w:cs="Arial"/>
            <w:sz w:val="22"/>
            <w:szCs w:val="22"/>
          </w:rPr>
          <w:t>Kru</w:t>
        </w:r>
      </w:ins>
      <w:ins w:id="350" w:author="Keene-Snickers,Lexi" w:date="2025-03-15T12:28:00Z" w16du:dateUtc="2025-03-15T18:28:00Z">
        <w:r w:rsidR="005B6F6A">
          <w:rPr>
            <w:rFonts w:ascii="Arial" w:hAnsi="Arial" w:cs="Arial"/>
            <w:sz w:val="22"/>
            <w:szCs w:val="22"/>
          </w:rPr>
          <w:t>s</w:t>
        </w:r>
      </w:ins>
      <w:ins w:id="351" w:author="Keene-Snickers,Lexi" w:date="2025-03-15T12:22:00Z" w16du:dateUtc="2025-03-15T18:22:00Z">
        <w:r w:rsidR="00D3360F">
          <w:rPr>
            <w:rFonts w:ascii="Arial" w:hAnsi="Arial" w:cs="Arial"/>
            <w:sz w:val="22"/>
            <w:szCs w:val="22"/>
          </w:rPr>
          <w:t>kal-</w:t>
        </w:r>
        <w:proofErr w:type="gramStart"/>
        <w:r w:rsidR="00D3360F">
          <w:rPr>
            <w:rFonts w:ascii="Arial" w:hAnsi="Arial" w:cs="Arial"/>
            <w:sz w:val="22"/>
            <w:szCs w:val="22"/>
          </w:rPr>
          <w:t>Wallis</w:t>
        </w:r>
      </w:ins>
      <w:proofErr w:type="gramEnd"/>
      <w:r w:rsidR="005D1FF6">
        <w:rPr>
          <w:rFonts w:ascii="Arial" w:hAnsi="Arial" w:cs="Arial"/>
          <w:sz w:val="22"/>
          <w:szCs w:val="22"/>
        </w:rPr>
        <w:t xml:space="preserve"> test</w:t>
      </w:r>
      <w:ins w:id="352" w:author="Keene-Snickers,Lexi" w:date="2025-03-15T12:22:00Z" w16du:dateUtc="2025-03-15T18:22:00Z">
        <w:r w:rsidR="00D3360F">
          <w:rPr>
            <w:rFonts w:ascii="Arial" w:hAnsi="Arial" w:cs="Arial"/>
            <w:sz w:val="22"/>
            <w:szCs w:val="22"/>
          </w:rPr>
          <w:t xml:space="preserve"> </w:t>
        </w:r>
        <w:del w:id="353" w:author="Stenglein,Mark" w:date="2025-03-27T15:11:00Z" w16du:dateUtc="2025-03-27T21:11:00Z">
          <w:r w:rsidR="00D3360F" w:rsidDel="005D1FF6">
            <w:rPr>
              <w:rFonts w:ascii="Arial" w:hAnsi="Arial" w:cs="Arial"/>
              <w:sz w:val="22"/>
              <w:szCs w:val="22"/>
            </w:rPr>
            <w:delText xml:space="preserve">method </w:delText>
          </w:r>
        </w:del>
      </w:ins>
      <w:del w:id="354" w:author="Keene-Snickers,Lexi" w:date="2025-03-15T12:22:00Z" w16du:dateUtc="2025-03-15T18:22:00Z">
        <w:r w:rsidR="00AC67B9" w:rsidDel="00D3360F">
          <w:rPr>
            <w:rFonts w:ascii="Arial" w:hAnsi="Arial" w:cs="Arial"/>
            <w:sz w:val="22"/>
            <w:szCs w:val="22"/>
          </w:rPr>
          <w:delText xml:space="preserve">logistical linear regression, we </w:delText>
        </w:r>
      </w:del>
      <w:r w:rsidR="00AC67B9">
        <w:rPr>
          <w:rFonts w:ascii="Arial" w:hAnsi="Arial" w:cs="Arial"/>
          <w:sz w:val="22"/>
          <w:szCs w:val="22"/>
        </w:rPr>
        <w:t xml:space="preserve">found </w:t>
      </w:r>
      <w:del w:id="355" w:author="Stenglein,Mark" w:date="2025-03-06T13:27:00Z" w16du:dateUtc="2025-03-06T20:27:00Z">
        <w:r w:rsidR="00AC67B9" w:rsidDel="00F952D4">
          <w:rPr>
            <w:rFonts w:ascii="Arial" w:hAnsi="Arial" w:cs="Arial"/>
            <w:sz w:val="22"/>
            <w:szCs w:val="22"/>
          </w:rPr>
          <w:delText xml:space="preserve">a statistically </w:delText>
        </w:r>
      </w:del>
      <w:r w:rsidR="00AC67B9">
        <w:rPr>
          <w:rFonts w:ascii="Arial" w:hAnsi="Arial" w:cs="Arial"/>
          <w:sz w:val="22"/>
          <w:szCs w:val="22"/>
        </w:rPr>
        <w:t>significant difference</w:t>
      </w:r>
      <w:r w:rsidR="00F952D4">
        <w:rPr>
          <w:rFonts w:ascii="Arial" w:hAnsi="Arial" w:cs="Arial"/>
          <w:sz w:val="22"/>
          <w:szCs w:val="22"/>
        </w:rPr>
        <w:t>s</w:t>
      </w:r>
      <w:r w:rsidR="00AC67B9">
        <w:rPr>
          <w:rFonts w:ascii="Arial" w:hAnsi="Arial" w:cs="Arial"/>
          <w:sz w:val="22"/>
          <w:szCs w:val="22"/>
        </w:rPr>
        <w:t xml:space="preserve"> in galbut virus prevalence </w:t>
      </w:r>
      <w:r w:rsidR="00F952D4">
        <w:rPr>
          <w:rFonts w:ascii="Arial" w:hAnsi="Arial" w:cs="Arial"/>
          <w:sz w:val="22"/>
          <w:szCs w:val="22"/>
        </w:rPr>
        <w:t xml:space="preserve">at </w:t>
      </w:r>
      <w:del w:id="356" w:author="Stenglein,Mark" w:date="2025-03-06T13:25:00Z" w16du:dateUtc="2025-03-06T20:25:00Z">
        <w:r w:rsidR="00AC67B9" w:rsidDel="00F952D4">
          <w:rPr>
            <w:rFonts w:ascii="Arial" w:hAnsi="Arial" w:cs="Arial"/>
            <w:sz w:val="22"/>
            <w:szCs w:val="22"/>
          </w:rPr>
          <w:delText xml:space="preserve">in </w:delText>
        </w:r>
      </w:del>
      <w:r w:rsidR="00AC67B9">
        <w:rPr>
          <w:rFonts w:ascii="Arial" w:hAnsi="Arial" w:cs="Arial"/>
          <w:sz w:val="22"/>
          <w:szCs w:val="22"/>
        </w:rPr>
        <w:t xml:space="preserve">the Rampart </w:t>
      </w:r>
      <w:ins w:id="357" w:author="Keene-Snickers,Lexi" w:date="2025-03-15T12:27:00Z" w16du:dateUtc="2025-03-15T18:27:00Z">
        <w:r w:rsidR="005B6F6A">
          <w:rPr>
            <w:rFonts w:ascii="Arial" w:hAnsi="Arial" w:cs="Arial"/>
            <w:sz w:val="22"/>
            <w:szCs w:val="22"/>
          </w:rPr>
          <w:t xml:space="preserve">and </w:t>
        </w:r>
      </w:ins>
      <w:ins w:id="358" w:author="Keene-Snickers,Lexi" w:date="2025-03-15T12:28:00Z" w16du:dateUtc="2025-03-15T18:28:00Z">
        <w:r w:rsidR="005B6F6A">
          <w:rPr>
            <w:rFonts w:ascii="Arial" w:hAnsi="Arial" w:cs="Arial"/>
            <w:sz w:val="22"/>
            <w:szCs w:val="22"/>
          </w:rPr>
          <w:t>Wabash</w:t>
        </w:r>
      </w:ins>
      <w:ins w:id="359" w:author="Keene-Snickers,Lexi" w:date="2025-03-15T12:27:00Z" w16du:dateUtc="2025-03-15T18:27:00Z">
        <w:r w:rsidR="005B6F6A">
          <w:rPr>
            <w:rFonts w:ascii="Arial" w:hAnsi="Arial" w:cs="Arial"/>
            <w:sz w:val="22"/>
            <w:szCs w:val="22"/>
          </w:rPr>
          <w:t xml:space="preserve"> </w:t>
        </w:r>
      </w:ins>
      <w:r w:rsidR="00F952D4">
        <w:rPr>
          <w:rFonts w:ascii="Arial" w:hAnsi="Arial" w:cs="Arial"/>
          <w:sz w:val="22"/>
          <w:szCs w:val="22"/>
        </w:rPr>
        <w:t>location</w:t>
      </w:r>
      <w:ins w:id="360" w:author="Keene-Snickers,Lexi" w:date="2025-03-15T12:27:00Z" w16du:dateUtc="2025-03-15T18:27:00Z">
        <w:r w:rsidR="005B6F6A">
          <w:rPr>
            <w:rFonts w:ascii="Arial" w:hAnsi="Arial" w:cs="Arial"/>
            <w:sz w:val="22"/>
            <w:szCs w:val="22"/>
          </w:rPr>
          <w:t>s</w:t>
        </w:r>
      </w:ins>
      <w:r w:rsidR="00F952D4">
        <w:rPr>
          <w:rFonts w:ascii="Arial" w:hAnsi="Arial" w:cs="Arial"/>
          <w:sz w:val="22"/>
          <w:szCs w:val="22"/>
        </w:rPr>
        <w:t xml:space="preserve"> over time</w:t>
      </w:r>
      <w:r w:rsidR="00AC67B9">
        <w:rPr>
          <w:rFonts w:ascii="Arial" w:hAnsi="Arial" w:cs="Arial"/>
          <w:sz w:val="22"/>
          <w:szCs w:val="22"/>
        </w:rPr>
        <w:t xml:space="preserve">. </w:t>
      </w:r>
      <w:r w:rsidR="00F952D4">
        <w:rPr>
          <w:rFonts w:ascii="Arial" w:hAnsi="Arial" w:cs="Arial"/>
          <w:sz w:val="22"/>
          <w:szCs w:val="22"/>
        </w:rPr>
        <w:t xml:space="preserve">Galbut virus prevalence </w:t>
      </w:r>
      <w:ins w:id="361" w:author="Keene-Snickers,Lexi" w:date="2025-03-15T12:22:00Z" w16du:dateUtc="2025-03-15T18:22:00Z">
        <w:r w:rsidR="00D3360F">
          <w:rPr>
            <w:rFonts w:ascii="Arial" w:hAnsi="Arial" w:cs="Arial"/>
            <w:sz w:val="22"/>
            <w:szCs w:val="22"/>
          </w:rPr>
          <w:t xml:space="preserve">significantly </w:t>
        </w:r>
      </w:ins>
      <w:r w:rsidR="00F952D4">
        <w:rPr>
          <w:rFonts w:ascii="Arial" w:hAnsi="Arial" w:cs="Arial"/>
          <w:sz w:val="22"/>
          <w:szCs w:val="22"/>
        </w:rPr>
        <w:t xml:space="preserve">rose from </w:t>
      </w:r>
      <w:ins w:id="362" w:author="Keene-Snickers,Lexi" w:date="2025-03-15T10:27:00Z" w16du:dateUtc="2025-03-15T16:27:00Z">
        <w:r w:rsidR="002C08C8" w:rsidRPr="002C08C8">
          <w:rPr>
            <w:rFonts w:ascii="Arial" w:hAnsi="Arial" w:cs="Arial"/>
            <w:sz w:val="22"/>
            <w:szCs w:val="22"/>
            <w:rPrChange w:id="363" w:author="Keene-Snickers,Lexi" w:date="2025-03-15T10:28:00Z" w16du:dateUtc="2025-03-15T16:28:00Z">
              <w:rPr>
                <w:rFonts w:ascii="Arial" w:hAnsi="Arial" w:cs="Arial"/>
                <w:sz w:val="22"/>
                <w:szCs w:val="22"/>
                <w:highlight w:val="yellow"/>
              </w:rPr>
            </w:rPrChange>
          </w:rPr>
          <w:t>24</w:t>
        </w:r>
      </w:ins>
      <w:del w:id="364" w:author="Keene-Snickers,Lexi" w:date="2025-03-15T10:27:00Z" w16du:dateUtc="2025-03-15T16:27:00Z">
        <w:r w:rsidR="00F952D4" w:rsidRPr="002C08C8" w:rsidDel="002C08C8">
          <w:rPr>
            <w:rFonts w:ascii="Arial" w:hAnsi="Arial" w:cs="Arial"/>
            <w:sz w:val="22"/>
            <w:szCs w:val="22"/>
            <w:highlight w:val="yellow"/>
            <w:rPrChange w:id="365" w:author="Keene-Snickers,Lexi" w:date="2025-03-15T10:22:00Z" w16du:dateUtc="2025-03-15T16:22:00Z">
              <w:rPr>
                <w:rFonts w:ascii="Arial" w:hAnsi="Arial" w:cs="Arial"/>
                <w:sz w:val="22"/>
                <w:szCs w:val="22"/>
              </w:rPr>
            </w:rPrChange>
          </w:rPr>
          <w:delText>X</w:delText>
        </w:r>
      </w:del>
      <w:r w:rsidR="00F952D4">
        <w:rPr>
          <w:rFonts w:ascii="Arial" w:hAnsi="Arial" w:cs="Arial"/>
          <w:sz w:val="22"/>
          <w:szCs w:val="22"/>
        </w:rPr>
        <w:t>% in August to</w:t>
      </w:r>
      <w:ins w:id="366" w:author="Keene-Snickers,Lexi" w:date="2025-03-15T10:27:00Z" w16du:dateUtc="2025-03-15T16:27:00Z">
        <w:r w:rsidR="002C08C8">
          <w:rPr>
            <w:rFonts w:ascii="Arial" w:hAnsi="Arial" w:cs="Arial"/>
            <w:sz w:val="22"/>
            <w:szCs w:val="22"/>
          </w:rPr>
          <w:t xml:space="preserve"> 89%</w:t>
        </w:r>
      </w:ins>
      <w:ins w:id="367" w:author="Keene-Snickers,Lexi" w:date="2025-03-15T12:22:00Z" w16du:dateUtc="2025-03-15T18:22:00Z">
        <w:r w:rsidR="00D3360F">
          <w:rPr>
            <w:rFonts w:ascii="Arial" w:hAnsi="Arial" w:cs="Arial"/>
            <w:sz w:val="22"/>
            <w:szCs w:val="22"/>
          </w:rPr>
          <w:t xml:space="preserve"> (</w:t>
        </w:r>
      </w:ins>
      <w:ins w:id="368" w:author="Keene-Snickers,Lexi" w:date="2025-03-15T12:23:00Z" w16du:dateUtc="2025-03-15T18:23:00Z">
        <w:r w:rsidR="00D3360F">
          <w:rPr>
            <w:rFonts w:ascii="Arial" w:hAnsi="Arial" w:cs="Arial"/>
            <w:sz w:val="22"/>
            <w:szCs w:val="22"/>
          </w:rPr>
          <w:t>P &lt; 0.0005). There was not a significant dif</w:t>
        </w:r>
      </w:ins>
      <w:ins w:id="369" w:author="Keene-Snickers,Lexi" w:date="2025-03-15T12:24:00Z" w16du:dateUtc="2025-03-15T18:24:00Z">
        <w:r w:rsidR="00D3360F">
          <w:rPr>
            <w:rFonts w:ascii="Arial" w:hAnsi="Arial" w:cs="Arial"/>
            <w:sz w:val="22"/>
            <w:szCs w:val="22"/>
          </w:rPr>
          <w:t>ference between September and October although the prevalence fell to 82% in October (</w:t>
        </w:r>
      </w:ins>
      <w:ins w:id="370" w:author="Keene-Snickers,Lexi" w:date="2025-03-15T12:25:00Z" w16du:dateUtc="2025-03-15T18:25:00Z">
        <w:r w:rsidR="00D3360F">
          <w:rPr>
            <w:rFonts w:ascii="Arial" w:hAnsi="Arial" w:cs="Arial"/>
            <w:sz w:val="22"/>
            <w:szCs w:val="22"/>
          </w:rPr>
          <w:t>p = 1)</w:t>
        </w:r>
      </w:ins>
      <w:del w:id="371" w:author="Keene-Snickers,Lexi" w:date="2025-03-15T10:28:00Z" w16du:dateUtc="2025-03-15T16:28:00Z">
        <w:r w:rsidR="00F952D4" w:rsidDel="002C08C8">
          <w:rPr>
            <w:rFonts w:ascii="Arial" w:hAnsi="Arial" w:cs="Arial"/>
            <w:sz w:val="22"/>
            <w:szCs w:val="22"/>
          </w:rPr>
          <w:delText xml:space="preserve"> </w:delText>
        </w:r>
        <w:r w:rsidR="00F952D4" w:rsidRPr="002C08C8" w:rsidDel="002C08C8">
          <w:rPr>
            <w:rFonts w:ascii="Arial" w:hAnsi="Arial" w:cs="Arial"/>
            <w:sz w:val="22"/>
            <w:szCs w:val="22"/>
            <w:highlight w:val="yellow"/>
            <w:rPrChange w:id="372" w:author="Keene-Snickers,Lexi" w:date="2025-03-15T10:22:00Z" w16du:dateUtc="2025-03-15T16:22:00Z">
              <w:rPr>
                <w:rFonts w:ascii="Arial" w:hAnsi="Arial" w:cs="Arial"/>
                <w:sz w:val="22"/>
                <w:szCs w:val="22"/>
              </w:rPr>
            </w:rPrChange>
          </w:rPr>
          <w:delText>Y</w:delText>
        </w:r>
      </w:del>
      <w:del w:id="373" w:author="Keene-Snickers,Lexi" w:date="2025-03-15T12:24:00Z" w16du:dateUtc="2025-03-15T18:24:00Z">
        <w:r w:rsidR="00F952D4" w:rsidDel="00D3360F">
          <w:rPr>
            <w:rFonts w:ascii="Arial" w:hAnsi="Arial" w:cs="Arial"/>
            <w:sz w:val="22"/>
            <w:szCs w:val="22"/>
          </w:rPr>
          <w:delText>% in October</w:delText>
        </w:r>
      </w:del>
      <w:r w:rsidR="00F952D4">
        <w:rPr>
          <w:rFonts w:ascii="Arial" w:hAnsi="Arial" w:cs="Arial"/>
          <w:sz w:val="22"/>
          <w:szCs w:val="22"/>
        </w:rPr>
        <w:t>.</w:t>
      </w:r>
      <w:del w:id="374" w:author="Keene-Snickers,Lexi" w:date="2025-03-15T12:24:00Z" w16du:dateUtc="2025-03-15T18:24:00Z">
        <w:r w:rsidR="00F952D4" w:rsidDel="00D3360F">
          <w:rPr>
            <w:rFonts w:ascii="Arial" w:hAnsi="Arial" w:cs="Arial"/>
            <w:sz w:val="22"/>
            <w:szCs w:val="22"/>
          </w:rPr>
          <w:delText xml:space="preserve"> </w:delText>
        </w:r>
      </w:del>
      <w:r w:rsidR="00F952D4">
        <w:rPr>
          <w:rFonts w:ascii="Arial" w:hAnsi="Arial" w:cs="Arial"/>
          <w:sz w:val="22"/>
          <w:szCs w:val="22"/>
        </w:rPr>
        <w:t xml:space="preserve"> </w:t>
      </w:r>
      <w:ins w:id="375" w:author="Keene-Snickers,Lexi" w:date="2025-03-15T12:27:00Z" w16du:dateUtc="2025-03-15T18:27:00Z">
        <w:r w:rsidR="005B6F6A">
          <w:rPr>
            <w:rFonts w:ascii="Arial" w:hAnsi="Arial" w:cs="Arial"/>
            <w:sz w:val="22"/>
            <w:szCs w:val="22"/>
          </w:rPr>
          <w:t>Similarly, a</w:t>
        </w:r>
      </w:ins>
      <w:del w:id="376" w:author="Keene-Snickers,Lexi" w:date="2025-03-15T12:27:00Z" w16du:dateUtc="2025-03-15T18:27:00Z">
        <w:r w:rsidR="00F952D4" w:rsidDel="005B6F6A">
          <w:rPr>
            <w:rFonts w:ascii="Arial" w:hAnsi="Arial" w:cs="Arial"/>
            <w:sz w:val="22"/>
            <w:szCs w:val="22"/>
          </w:rPr>
          <w:delText>A</w:delText>
        </w:r>
      </w:del>
      <w:r w:rsidR="00F952D4">
        <w:rPr>
          <w:rFonts w:ascii="Arial" w:hAnsi="Arial" w:cs="Arial"/>
          <w:sz w:val="22"/>
          <w:szCs w:val="22"/>
        </w:rPr>
        <w:t xml:space="preserve">t the </w:t>
      </w:r>
      <w:del w:id="377" w:author="Keene-Snickers,Lexi" w:date="2025-03-13T13:36:00Z" w16du:dateUtc="2025-03-13T19:36:00Z">
        <w:r w:rsidR="00F952D4" w:rsidDel="00A15842">
          <w:rPr>
            <w:rFonts w:ascii="Arial" w:hAnsi="Arial" w:cs="Arial"/>
            <w:sz w:val="22"/>
            <w:szCs w:val="22"/>
          </w:rPr>
          <w:delText>Wabash street</w:delText>
        </w:r>
      </w:del>
      <w:ins w:id="378" w:author="Keene-Snickers,Lexi" w:date="2025-03-13T13:36:00Z" w16du:dateUtc="2025-03-13T19:36:00Z">
        <w:r w:rsidR="00A15842">
          <w:rPr>
            <w:rFonts w:ascii="Arial" w:hAnsi="Arial" w:cs="Arial"/>
            <w:sz w:val="22"/>
            <w:szCs w:val="22"/>
          </w:rPr>
          <w:t>Wabash Street</w:t>
        </w:r>
      </w:ins>
      <w:r w:rsidR="00F952D4">
        <w:rPr>
          <w:rFonts w:ascii="Arial" w:hAnsi="Arial" w:cs="Arial"/>
          <w:sz w:val="22"/>
          <w:szCs w:val="22"/>
        </w:rPr>
        <w:t xml:space="preserve"> location, there was </w:t>
      </w:r>
      <w:r w:rsidR="00AC67B9">
        <w:rPr>
          <w:rFonts w:ascii="Arial" w:hAnsi="Arial" w:cs="Arial"/>
          <w:sz w:val="22"/>
          <w:szCs w:val="22"/>
        </w:rPr>
        <w:t xml:space="preserve">a </w:t>
      </w:r>
      <w:del w:id="379" w:author="Stenglein,Mark" w:date="2025-03-06T13:27:00Z" w16du:dateUtc="2025-03-06T20:27:00Z">
        <w:r w:rsidR="00AC67B9" w:rsidDel="00F952D4">
          <w:rPr>
            <w:rFonts w:ascii="Arial" w:hAnsi="Arial" w:cs="Arial"/>
            <w:sz w:val="22"/>
            <w:szCs w:val="22"/>
          </w:rPr>
          <w:delText xml:space="preserve">statistically </w:delText>
        </w:r>
      </w:del>
      <w:r w:rsidR="00AC67B9">
        <w:rPr>
          <w:rFonts w:ascii="Arial" w:hAnsi="Arial" w:cs="Arial"/>
          <w:sz w:val="22"/>
          <w:szCs w:val="22"/>
        </w:rPr>
        <w:t xml:space="preserve">significant </w:t>
      </w:r>
      <w:r w:rsidR="007920F3">
        <w:rPr>
          <w:rFonts w:ascii="Arial" w:hAnsi="Arial" w:cs="Arial"/>
          <w:sz w:val="22"/>
          <w:szCs w:val="22"/>
        </w:rPr>
        <w:t xml:space="preserve">decrease </w:t>
      </w:r>
      <w:r w:rsidR="00AC67B9">
        <w:rPr>
          <w:rFonts w:ascii="Arial" w:hAnsi="Arial" w:cs="Arial"/>
          <w:sz w:val="22"/>
          <w:szCs w:val="22"/>
        </w:rPr>
        <w:t xml:space="preserve">in prevalence between </w:t>
      </w:r>
      <w:ins w:id="380" w:author="Keene-Snickers,Lexi" w:date="2025-03-15T12:27:00Z" w16du:dateUtc="2025-03-15T18:27:00Z">
        <w:r w:rsidR="005B6F6A">
          <w:rPr>
            <w:rFonts w:ascii="Arial" w:hAnsi="Arial" w:cs="Arial"/>
            <w:sz w:val="22"/>
            <w:szCs w:val="22"/>
          </w:rPr>
          <w:t xml:space="preserve">the first two months of sampling, </w:t>
        </w:r>
      </w:ins>
      <w:r w:rsidR="00AC67B9">
        <w:rPr>
          <w:rFonts w:ascii="Arial" w:hAnsi="Arial" w:cs="Arial"/>
          <w:sz w:val="22"/>
          <w:szCs w:val="22"/>
        </w:rPr>
        <w:t>July and August (p &lt; 0.00</w:t>
      </w:r>
      <w:ins w:id="381" w:author="Keene-Snickers,Lexi" w:date="2025-03-15T12:25:00Z" w16du:dateUtc="2025-03-15T18:25:00Z">
        <w:r w:rsidR="00D3360F">
          <w:rPr>
            <w:rFonts w:ascii="Arial" w:hAnsi="Arial" w:cs="Arial"/>
            <w:sz w:val="22"/>
            <w:szCs w:val="22"/>
          </w:rPr>
          <w:t>0</w:t>
        </w:r>
      </w:ins>
      <w:r w:rsidR="00AC67B9">
        <w:rPr>
          <w:rFonts w:ascii="Arial" w:hAnsi="Arial" w:cs="Arial"/>
          <w:sz w:val="22"/>
          <w:szCs w:val="22"/>
        </w:rPr>
        <w:t>5) but not between August and September (p = 0.</w:t>
      </w:r>
      <w:ins w:id="382" w:author="Keene-Snickers,Lexi" w:date="2025-03-15T12:26:00Z" w16du:dateUtc="2025-03-15T18:26:00Z">
        <w:r w:rsidR="005B6F6A">
          <w:rPr>
            <w:rFonts w:ascii="Arial" w:hAnsi="Arial" w:cs="Arial"/>
            <w:sz w:val="22"/>
            <w:szCs w:val="22"/>
          </w:rPr>
          <w:t>0</w:t>
        </w:r>
        <w:del w:id="383" w:author="Stenglein,Mark" w:date="2025-03-27T15:11:00Z" w16du:dateUtc="2025-03-27T21:11:00Z">
          <w:r w:rsidR="005B6F6A" w:rsidDel="005D1FF6">
            <w:rPr>
              <w:rFonts w:ascii="Arial" w:hAnsi="Arial" w:cs="Arial"/>
              <w:sz w:val="22"/>
              <w:szCs w:val="22"/>
            </w:rPr>
            <w:delText>786</w:delText>
          </w:r>
        </w:del>
      </w:ins>
      <w:ins w:id="384" w:author="Stenglein,Mark" w:date="2025-03-27T15:11:00Z" w16du:dateUtc="2025-03-27T21:11:00Z">
        <w:r w:rsidR="005D1FF6">
          <w:rPr>
            <w:rFonts w:ascii="Arial" w:hAnsi="Arial" w:cs="Arial"/>
            <w:sz w:val="22"/>
            <w:szCs w:val="22"/>
          </w:rPr>
          <w:t>8</w:t>
        </w:r>
      </w:ins>
      <w:del w:id="385" w:author="Keene-Snickers,Lexi" w:date="2025-03-15T12:26:00Z" w16du:dateUtc="2025-03-15T18:26:00Z">
        <w:r w:rsidR="00AC67B9" w:rsidDel="005B6F6A">
          <w:rPr>
            <w:rFonts w:ascii="Arial" w:hAnsi="Arial" w:cs="Arial"/>
            <w:sz w:val="22"/>
            <w:szCs w:val="22"/>
          </w:rPr>
          <w:delText>414</w:delText>
        </w:r>
      </w:del>
      <w:r w:rsidR="00AC67B9">
        <w:rPr>
          <w:rFonts w:ascii="Arial" w:hAnsi="Arial" w:cs="Arial"/>
          <w:sz w:val="22"/>
          <w:szCs w:val="22"/>
        </w:rPr>
        <w:t>)</w:t>
      </w:r>
      <w:r>
        <w:rPr>
          <w:rFonts w:ascii="Arial" w:hAnsi="Arial" w:cs="Arial"/>
          <w:sz w:val="22"/>
          <w:szCs w:val="22"/>
        </w:rPr>
        <w:t xml:space="preserve"> (</w:t>
      </w:r>
      <w:r w:rsidRPr="00F87B84">
        <w:rPr>
          <w:rFonts w:ascii="Arial" w:hAnsi="Arial" w:cs="Arial"/>
          <w:b/>
          <w:bCs/>
          <w:sz w:val="22"/>
          <w:szCs w:val="22"/>
        </w:rPr>
        <w:t>Fig. 1</w:t>
      </w:r>
      <w:ins w:id="386" w:author="Keene-Snickers,Lexi" w:date="2025-03-15T10:22:00Z" w16du:dateUtc="2025-03-15T16:22:00Z">
        <w:r w:rsidR="002C08C8">
          <w:rPr>
            <w:rFonts w:ascii="Arial" w:hAnsi="Arial" w:cs="Arial"/>
            <w:b/>
            <w:bCs/>
            <w:sz w:val="22"/>
            <w:szCs w:val="22"/>
          </w:rPr>
          <w:t>E</w:t>
        </w:r>
      </w:ins>
      <w:ins w:id="387" w:author="Keene-Snickers,Lexi" w:date="2025-03-15T10:30:00Z" w16du:dateUtc="2025-03-15T16:30:00Z">
        <w:r w:rsidR="002C08C8">
          <w:rPr>
            <w:rFonts w:ascii="Arial" w:hAnsi="Arial" w:cs="Arial"/>
            <w:b/>
            <w:bCs/>
            <w:sz w:val="22"/>
            <w:szCs w:val="22"/>
          </w:rPr>
          <w:t xml:space="preserve"> &amp; F</w:t>
        </w:r>
      </w:ins>
      <w:del w:id="388" w:author="Keene-Snickers,Lexi" w:date="2025-03-15T10:22:00Z" w16du:dateUtc="2025-03-15T16:22:00Z">
        <w:r w:rsidRPr="00F87B84" w:rsidDel="002C08C8">
          <w:rPr>
            <w:rFonts w:ascii="Arial" w:hAnsi="Arial" w:cs="Arial"/>
            <w:b/>
            <w:bCs/>
            <w:sz w:val="22"/>
            <w:szCs w:val="22"/>
          </w:rPr>
          <w:delText>D</w:delText>
        </w:r>
      </w:del>
      <w:r>
        <w:rPr>
          <w:rFonts w:ascii="Arial" w:hAnsi="Arial" w:cs="Arial"/>
          <w:sz w:val="22"/>
          <w:szCs w:val="22"/>
        </w:rPr>
        <w:t>).</w:t>
      </w:r>
      <w:ins w:id="389" w:author="Stenglein,Mark" w:date="2025-03-06T13:28:00Z" w16du:dateUtc="2025-03-06T20:28:00Z">
        <w:r w:rsidR="008F73B3">
          <w:rPr>
            <w:rFonts w:ascii="Arial" w:hAnsi="Arial" w:cs="Arial"/>
            <w:sz w:val="22"/>
            <w:szCs w:val="22"/>
          </w:rPr>
          <w:t xml:space="preserve"> </w:t>
        </w:r>
      </w:ins>
      <w:del w:id="390" w:author="Stenglein,Mark" w:date="2025-03-26T09:49:00Z" w16du:dateUtc="2025-03-26T15:49:00Z">
        <w:r w:rsidR="002C08C8" w:rsidDel="00A950DD">
          <w:rPr>
            <w:rFonts w:ascii="Arial" w:hAnsi="Arial" w:cs="Arial"/>
            <w:sz w:val="22"/>
            <w:szCs w:val="22"/>
          </w:rPr>
          <w:delText>Galbut virus prevalence decreased from 99% to 67% from July to August and increased to 73% from August to September.</w:delText>
        </w:r>
        <w:r w:rsidR="008F73B3" w:rsidDel="00A950DD">
          <w:rPr>
            <w:rFonts w:ascii="Arial" w:hAnsi="Arial" w:cs="Arial"/>
            <w:sz w:val="22"/>
            <w:szCs w:val="22"/>
          </w:rPr>
          <w:delText xml:space="preserve"> </w:delText>
        </w:r>
      </w:del>
      <w:r w:rsidR="008F73B3">
        <w:rPr>
          <w:rFonts w:ascii="Arial" w:hAnsi="Arial" w:cs="Arial"/>
          <w:sz w:val="22"/>
          <w:szCs w:val="22"/>
        </w:rPr>
        <w:t xml:space="preserve">Thus, galbut virus prevalence varied </w:t>
      </w:r>
      <w:r w:rsidR="00A950DD">
        <w:rPr>
          <w:rFonts w:ascii="Arial" w:hAnsi="Arial" w:cs="Arial"/>
          <w:sz w:val="22"/>
          <w:szCs w:val="22"/>
        </w:rPr>
        <w:t xml:space="preserve">significantly </w:t>
      </w:r>
      <w:r w:rsidR="008F73B3">
        <w:rPr>
          <w:rFonts w:ascii="Arial" w:hAnsi="Arial" w:cs="Arial"/>
          <w:sz w:val="22"/>
          <w:szCs w:val="22"/>
        </w:rPr>
        <w:t>over time</w:t>
      </w:r>
      <w:del w:id="391" w:author="Stenglein,Mark" w:date="2025-03-26T09:49:00Z" w16du:dateUtc="2025-03-26T15:49:00Z">
        <w:r w:rsidR="008F73B3" w:rsidDel="00A950DD">
          <w:rPr>
            <w:rFonts w:ascii="Arial" w:hAnsi="Arial" w:cs="Arial"/>
            <w:sz w:val="22"/>
            <w:szCs w:val="22"/>
          </w:rPr>
          <w:delText xml:space="preserve"> at the same sampling location</w:delText>
        </w:r>
      </w:del>
      <w:r w:rsidR="008F73B3">
        <w:rPr>
          <w:rFonts w:ascii="Arial" w:hAnsi="Arial" w:cs="Arial"/>
          <w:sz w:val="22"/>
          <w:szCs w:val="22"/>
        </w:rPr>
        <w:t>, but in one location prevalence rose</w:t>
      </w:r>
      <w:r w:rsidR="00330C9F">
        <w:rPr>
          <w:rFonts w:ascii="Arial" w:hAnsi="Arial" w:cs="Arial"/>
          <w:sz w:val="22"/>
          <w:szCs w:val="22"/>
        </w:rPr>
        <w:t xml:space="preserve"> </w:t>
      </w:r>
      <w:del w:id="392" w:author="Stenglein,Mark" w:date="2025-03-26T09:49:00Z" w16du:dateUtc="2025-03-26T15:49:00Z">
        <w:r w:rsidR="00330C9F" w:rsidDel="00A950DD">
          <w:rPr>
            <w:rFonts w:ascii="Arial" w:hAnsi="Arial" w:cs="Arial"/>
            <w:sz w:val="22"/>
            <w:szCs w:val="22"/>
          </w:rPr>
          <w:delText>over time</w:delText>
        </w:r>
        <w:r w:rsidR="008F73B3" w:rsidDel="00A950DD">
          <w:rPr>
            <w:rFonts w:ascii="Arial" w:hAnsi="Arial" w:cs="Arial"/>
            <w:sz w:val="22"/>
            <w:szCs w:val="22"/>
          </w:rPr>
          <w:delText xml:space="preserve"> </w:delText>
        </w:r>
      </w:del>
      <w:r w:rsidR="008F73B3">
        <w:rPr>
          <w:rFonts w:ascii="Arial" w:hAnsi="Arial" w:cs="Arial"/>
          <w:sz w:val="22"/>
          <w:szCs w:val="22"/>
        </w:rPr>
        <w:t xml:space="preserve">while in the other location prevalence fell.  </w:t>
      </w:r>
    </w:p>
    <w:p w14:paraId="7FA5B20D" w14:textId="77777777" w:rsidR="00802410" w:rsidRDefault="00802410" w:rsidP="00081385">
      <w:pPr>
        <w:spacing w:line="360" w:lineRule="auto"/>
        <w:rPr>
          <w:rFonts w:ascii="Arial" w:hAnsi="Arial" w:cs="Arial"/>
          <w:sz w:val="22"/>
          <w:szCs w:val="22"/>
        </w:rPr>
      </w:pPr>
    </w:p>
    <w:p w14:paraId="29DC318A" w14:textId="19DE775F" w:rsidR="005B2FB6" w:rsidRDefault="00BF2330" w:rsidP="00BF2330">
      <w:pPr>
        <w:spacing w:line="360" w:lineRule="auto"/>
        <w:ind w:firstLine="720"/>
        <w:rPr>
          <w:rFonts w:ascii="Arial" w:hAnsi="Arial" w:cs="Arial"/>
          <w:sz w:val="22"/>
          <w:szCs w:val="22"/>
        </w:rPr>
      </w:pPr>
      <w:commentRangeStart w:id="393"/>
      <w:commentRangeStart w:id="394"/>
      <w:del w:id="395" w:author="Stenglein,Mark" w:date="2025-03-06T13:30:00Z" w16du:dateUtc="2025-03-06T20:30:00Z">
        <w:r w:rsidDel="00330C9F">
          <w:rPr>
            <w:rFonts w:ascii="Arial" w:hAnsi="Arial" w:cs="Arial"/>
            <w:sz w:val="22"/>
            <w:szCs w:val="22"/>
          </w:rPr>
          <w:delText>Overall, g</w:delText>
        </w:r>
      </w:del>
      <w:ins w:id="396" w:author="Stenglein,Mark" w:date="2025-03-06T13:30:00Z" w16du:dateUtc="2025-03-06T20:30:00Z">
        <w:r w:rsidR="00330C9F">
          <w:rPr>
            <w:rFonts w:ascii="Arial" w:hAnsi="Arial" w:cs="Arial"/>
            <w:sz w:val="22"/>
            <w:szCs w:val="22"/>
          </w:rPr>
          <w:t>G</w:t>
        </w:r>
      </w:ins>
      <w:r>
        <w:rPr>
          <w:rFonts w:ascii="Arial" w:hAnsi="Arial" w:cs="Arial"/>
          <w:sz w:val="22"/>
          <w:szCs w:val="22"/>
        </w:rPr>
        <w:t xml:space="preserve">albut virus was highly </w:t>
      </w:r>
      <w:r w:rsidR="00A950DD">
        <w:rPr>
          <w:rFonts w:ascii="Arial" w:hAnsi="Arial" w:cs="Arial"/>
          <w:sz w:val="22"/>
          <w:szCs w:val="22"/>
        </w:rPr>
        <w:t xml:space="preserve">prevalent </w:t>
      </w:r>
      <w:r>
        <w:rPr>
          <w:rFonts w:ascii="Arial" w:hAnsi="Arial" w:cs="Arial"/>
          <w:sz w:val="22"/>
          <w:szCs w:val="22"/>
        </w:rPr>
        <w:t xml:space="preserve">in all populations </w:t>
      </w:r>
      <w:del w:id="397" w:author="Stenglein,Mark" w:date="2025-03-06T13:30:00Z" w16du:dateUtc="2025-03-06T20:30:00Z">
        <w:r w:rsidDel="00330C9F">
          <w:rPr>
            <w:rFonts w:ascii="Arial" w:hAnsi="Arial" w:cs="Arial"/>
            <w:sz w:val="22"/>
            <w:szCs w:val="22"/>
          </w:rPr>
          <w:delText xml:space="preserve">tested </w:delText>
        </w:r>
      </w:del>
      <w:r>
        <w:rPr>
          <w:rFonts w:ascii="Arial" w:hAnsi="Arial" w:cs="Arial"/>
          <w:sz w:val="22"/>
          <w:szCs w:val="22"/>
        </w:rPr>
        <w:t xml:space="preserve">except </w:t>
      </w:r>
      <w:del w:id="398" w:author="Stenglein,Mark" w:date="2025-03-06T13:30:00Z" w16du:dateUtc="2025-03-06T20:30:00Z">
        <w:r w:rsidDel="00330C9F">
          <w:rPr>
            <w:rFonts w:ascii="Arial" w:hAnsi="Arial" w:cs="Arial"/>
            <w:sz w:val="22"/>
            <w:szCs w:val="22"/>
          </w:rPr>
          <w:delText xml:space="preserve">the </w:delText>
        </w:r>
      </w:del>
      <w:r>
        <w:rPr>
          <w:rFonts w:ascii="Arial" w:hAnsi="Arial" w:cs="Arial"/>
          <w:sz w:val="22"/>
          <w:szCs w:val="22"/>
        </w:rPr>
        <w:t>Ohio</w:t>
      </w:r>
      <w:ins w:id="399" w:author="Keene-Snickers,Lexi" w:date="2025-03-13T13:40:00Z" w16du:dateUtc="2025-03-13T19:40:00Z">
        <w:r w:rsidR="00A15842">
          <w:rPr>
            <w:rFonts w:ascii="Arial" w:hAnsi="Arial" w:cs="Arial"/>
            <w:sz w:val="22"/>
            <w:szCs w:val="22"/>
          </w:rPr>
          <w:t xml:space="preserve"> where recovery of </w:t>
        </w:r>
        <w:r w:rsidR="00A15842" w:rsidRPr="00A15842">
          <w:rPr>
            <w:rFonts w:ascii="Arial" w:hAnsi="Arial" w:cs="Arial"/>
            <w:i/>
            <w:iCs/>
            <w:sz w:val="22"/>
            <w:szCs w:val="22"/>
            <w:rPrChange w:id="400" w:author="Keene-Snickers,Lexi" w:date="2025-03-13T13:40:00Z" w16du:dateUtc="2025-03-13T19:40:00Z">
              <w:rPr>
                <w:rFonts w:ascii="Arial" w:hAnsi="Arial" w:cs="Arial"/>
                <w:sz w:val="22"/>
                <w:szCs w:val="22"/>
              </w:rPr>
            </w:rPrChange>
          </w:rPr>
          <w:t xml:space="preserve">D. melanogaster </w:t>
        </w:r>
        <w:r w:rsidR="00A15842">
          <w:rPr>
            <w:rFonts w:ascii="Arial" w:hAnsi="Arial" w:cs="Arial"/>
            <w:sz w:val="22"/>
            <w:szCs w:val="22"/>
          </w:rPr>
          <w:t>was limited</w:t>
        </w:r>
      </w:ins>
      <w:commentRangeEnd w:id="393"/>
      <w:r w:rsidR="00E15D50">
        <w:rPr>
          <w:rStyle w:val="CommentReference"/>
        </w:rPr>
        <w:commentReference w:id="393"/>
      </w:r>
      <w:commentRangeEnd w:id="394"/>
      <w:r w:rsidR="009000F2">
        <w:rPr>
          <w:rStyle w:val="CommentReference"/>
        </w:rPr>
        <w:commentReference w:id="394"/>
      </w:r>
      <w:del w:id="401" w:author="Stenglein,Mark" w:date="2025-03-06T13:30:00Z" w16du:dateUtc="2025-03-06T20:30:00Z">
        <w:r w:rsidDel="00330C9F">
          <w:rPr>
            <w:rFonts w:ascii="Arial" w:hAnsi="Arial" w:cs="Arial"/>
            <w:sz w:val="22"/>
            <w:szCs w:val="22"/>
          </w:rPr>
          <w:delText xml:space="preserve"> samples</w:delText>
        </w:r>
      </w:del>
      <w:r>
        <w:rPr>
          <w:rFonts w:ascii="Arial" w:hAnsi="Arial" w:cs="Arial"/>
          <w:sz w:val="22"/>
          <w:szCs w:val="22"/>
        </w:rPr>
        <w:t>.</w:t>
      </w:r>
      <w:ins w:id="402" w:author="Keene-Snickers,Lexi" w:date="2025-03-13T13:38:00Z" w16du:dateUtc="2025-03-13T19:38:00Z">
        <w:r w:rsidR="00A15842">
          <w:rPr>
            <w:rFonts w:ascii="Arial" w:hAnsi="Arial" w:cs="Arial"/>
            <w:sz w:val="22"/>
            <w:szCs w:val="22"/>
          </w:rPr>
          <w:t xml:space="preserve"> </w:t>
        </w:r>
      </w:ins>
      <w:ins w:id="403" w:author="Keene-Snickers,Lexi" w:date="2025-03-13T13:39:00Z" w16du:dateUtc="2025-03-13T19:39:00Z">
        <w:r w:rsidR="00A15842">
          <w:rPr>
            <w:rFonts w:ascii="Arial" w:hAnsi="Arial" w:cs="Arial"/>
            <w:sz w:val="22"/>
            <w:szCs w:val="22"/>
          </w:rPr>
          <w:t>Of the 17 samples collected from Ohio, only three were positive for RpL32 mRNA and one was positive for galbut virus</w:t>
        </w:r>
      </w:ins>
      <w:ins w:id="404" w:author="Keene-Snickers,Lexi" w:date="2025-03-13T13:41:00Z" w16du:dateUtc="2025-03-13T19:41:00Z">
        <w:r w:rsidR="00A15842">
          <w:rPr>
            <w:rFonts w:ascii="Arial" w:hAnsi="Arial" w:cs="Arial"/>
            <w:sz w:val="22"/>
            <w:szCs w:val="22"/>
          </w:rPr>
          <w:t>, a prevalence of 33%</w:t>
        </w:r>
      </w:ins>
      <w:ins w:id="405" w:author="Keene-Snickers,Lexi" w:date="2025-03-13T13:39:00Z" w16du:dateUtc="2025-03-13T19:39:00Z">
        <w:r w:rsidR="00A15842">
          <w:rPr>
            <w:rFonts w:ascii="Arial" w:hAnsi="Arial" w:cs="Arial"/>
            <w:sz w:val="22"/>
            <w:szCs w:val="22"/>
          </w:rPr>
          <w:t>.</w:t>
        </w:r>
      </w:ins>
      <w:r>
        <w:rPr>
          <w:rFonts w:ascii="Arial" w:hAnsi="Arial" w:cs="Arial"/>
          <w:sz w:val="22"/>
          <w:szCs w:val="22"/>
        </w:rPr>
        <w:t xml:space="preserve"> </w:t>
      </w:r>
      <w:ins w:id="406" w:author="Keene-Snickers,Lexi" w:date="2025-03-13T13:44:00Z" w16du:dateUtc="2025-03-13T19:44:00Z">
        <w:r w:rsidR="00030E8C">
          <w:rPr>
            <w:rFonts w:ascii="Arial" w:hAnsi="Arial" w:cs="Arial"/>
            <w:sz w:val="22"/>
            <w:szCs w:val="22"/>
          </w:rPr>
          <w:t xml:space="preserve">The RpL32 mRNA </w:t>
        </w:r>
        <w:del w:id="407" w:author="Stenglein,Mark" w:date="2025-03-26T09:50:00Z" w16du:dateUtc="2025-03-26T15:50:00Z">
          <w:r w:rsidR="00030E8C" w:rsidDel="00E15D50">
            <w:rPr>
              <w:rFonts w:ascii="Arial" w:hAnsi="Arial" w:cs="Arial"/>
              <w:sz w:val="22"/>
              <w:szCs w:val="22"/>
            </w:rPr>
            <w:delText>c</w:delText>
          </w:r>
        </w:del>
      </w:ins>
      <w:ins w:id="408" w:author="Stenglein,Mark" w:date="2025-03-26T09:50:00Z" w16du:dateUtc="2025-03-26T15:50:00Z">
        <w:r w:rsidR="00E15D50">
          <w:rPr>
            <w:rFonts w:ascii="Arial" w:hAnsi="Arial" w:cs="Arial"/>
            <w:sz w:val="22"/>
            <w:szCs w:val="22"/>
          </w:rPr>
          <w:t>C</w:t>
        </w:r>
      </w:ins>
      <w:ins w:id="409" w:author="Keene-Snickers,Lexi" w:date="2025-03-13T13:44:00Z" w16du:dateUtc="2025-03-13T19:44:00Z">
        <w:r w:rsidR="00030E8C">
          <w:rPr>
            <w:rFonts w:ascii="Arial" w:hAnsi="Arial" w:cs="Arial"/>
            <w:sz w:val="22"/>
            <w:szCs w:val="22"/>
          </w:rPr>
          <w:t xml:space="preserve">t values for the other two samples were higher than expected for </w:t>
        </w:r>
        <w:r w:rsidR="00030E8C" w:rsidRPr="00030E8C">
          <w:rPr>
            <w:rFonts w:ascii="Arial" w:hAnsi="Arial" w:cs="Arial"/>
            <w:i/>
            <w:iCs/>
            <w:sz w:val="22"/>
            <w:szCs w:val="22"/>
            <w:rPrChange w:id="410" w:author="Keene-Snickers,Lexi" w:date="2025-03-13T13:45:00Z" w16du:dateUtc="2025-03-13T19:45:00Z">
              <w:rPr>
                <w:rFonts w:ascii="Arial" w:hAnsi="Arial" w:cs="Arial"/>
                <w:sz w:val="22"/>
                <w:szCs w:val="22"/>
              </w:rPr>
            </w:rPrChange>
          </w:rPr>
          <w:t>D. melanogaster,</w:t>
        </w:r>
        <w:r w:rsidR="00030E8C">
          <w:rPr>
            <w:rFonts w:ascii="Arial" w:hAnsi="Arial" w:cs="Arial"/>
            <w:sz w:val="22"/>
            <w:szCs w:val="22"/>
          </w:rPr>
          <w:t xml:space="preserve"> i</w:t>
        </w:r>
      </w:ins>
      <w:ins w:id="411" w:author="Keene-Snickers,Lexi" w:date="2025-03-13T13:42:00Z" w16du:dateUtc="2025-03-13T19:42:00Z">
        <w:r w:rsidR="00030E8C">
          <w:rPr>
            <w:rFonts w:ascii="Arial" w:hAnsi="Arial" w:cs="Arial"/>
            <w:sz w:val="22"/>
            <w:szCs w:val="22"/>
          </w:rPr>
          <w:t>t is pos</w:t>
        </w:r>
      </w:ins>
      <w:ins w:id="412" w:author="Keene-Snickers,Lexi" w:date="2025-03-13T13:43:00Z" w16du:dateUtc="2025-03-13T19:43:00Z">
        <w:r w:rsidR="00030E8C">
          <w:rPr>
            <w:rFonts w:ascii="Arial" w:hAnsi="Arial" w:cs="Arial"/>
            <w:sz w:val="22"/>
            <w:szCs w:val="22"/>
          </w:rPr>
          <w:t>sible that the</w:t>
        </w:r>
      </w:ins>
      <w:ins w:id="413" w:author="Keene-Snickers,Lexi" w:date="2025-03-13T13:44:00Z" w16du:dateUtc="2025-03-13T19:44:00Z">
        <w:r w:rsidR="00030E8C">
          <w:rPr>
            <w:rFonts w:ascii="Arial" w:hAnsi="Arial" w:cs="Arial"/>
            <w:sz w:val="22"/>
            <w:szCs w:val="22"/>
          </w:rPr>
          <w:t xml:space="preserve">se </w:t>
        </w:r>
      </w:ins>
      <w:ins w:id="414" w:author="Keene-Snickers,Lexi" w:date="2025-03-13T13:43:00Z" w16du:dateUtc="2025-03-13T19:43:00Z">
        <w:r w:rsidR="00030E8C">
          <w:rPr>
            <w:rFonts w:ascii="Arial" w:hAnsi="Arial" w:cs="Arial"/>
            <w:sz w:val="22"/>
            <w:szCs w:val="22"/>
          </w:rPr>
          <w:t>samples</w:t>
        </w:r>
      </w:ins>
      <w:r w:rsidR="00E15D50">
        <w:rPr>
          <w:rFonts w:ascii="Arial" w:hAnsi="Arial" w:cs="Arial"/>
          <w:sz w:val="22"/>
          <w:szCs w:val="22"/>
        </w:rPr>
        <w:t xml:space="preserve">, which </w:t>
      </w:r>
      <w:ins w:id="415" w:author="Keene-Snickers,Lexi" w:date="2025-03-13T13:43:00Z" w16du:dateUtc="2025-03-13T19:43:00Z">
        <w:r w:rsidR="00030E8C">
          <w:rPr>
            <w:rFonts w:ascii="Arial" w:hAnsi="Arial" w:cs="Arial"/>
            <w:sz w:val="22"/>
            <w:szCs w:val="22"/>
          </w:rPr>
          <w:t xml:space="preserve">were morphologically similar to </w:t>
        </w:r>
        <w:r w:rsidR="00030E8C" w:rsidRPr="00030E8C">
          <w:rPr>
            <w:rFonts w:ascii="Arial" w:hAnsi="Arial" w:cs="Arial"/>
            <w:i/>
            <w:iCs/>
            <w:sz w:val="22"/>
            <w:szCs w:val="22"/>
            <w:rPrChange w:id="416" w:author="Keene-Snickers,Lexi" w:date="2025-03-13T13:45:00Z" w16du:dateUtc="2025-03-13T19:45:00Z">
              <w:rPr>
                <w:rFonts w:ascii="Arial" w:hAnsi="Arial" w:cs="Arial"/>
                <w:sz w:val="22"/>
                <w:szCs w:val="22"/>
              </w:rPr>
            </w:rPrChange>
          </w:rPr>
          <w:t>D. melanogaster</w:t>
        </w:r>
        <w:r w:rsidR="00030E8C">
          <w:rPr>
            <w:rFonts w:ascii="Arial" w:hAnsi="Arial" w:cs="Arial"/>
            <w:sz w:val="22"/>
            <w:szCs w:val="22"/>
          </w:rPr>
          <w:t xml:space="preserve"> but </w:t>
        </w:r>
        <w:del w:id="417" w:author="Stenglein,Mark" w:date="2025-03-26T09:50:00Z" w16du:dateUtc="2025-03-26T15:50:00Z">
          <w:r w:rsidR="00030E8C" w:rsidDel="00E15D50">
            <w:rPr>
              <w:rFonts w:ascii="Arial" w:hAnsi="Arial" w:cs="Arial"/>
              <w:sz w:val="22"/>
              <w:szCs w:val="22"/>
            </w:rPr>
            <w:delText>ultimately</w:delText>
          </w:r>
        </w:del>
      </w:ins>
      <w:ins w:id="418" w:author="Keene-Snickers,Lexi" w:date="2025-03-13T13:44:00Z" w16du:dateUtc="2025-03-13T19:44:00Z">
        <w:del w:id="419" w:author="Stenglein,Mark" w:date="2025-03-26T09:50:00Z" w16du:dateUtc="2025-03-26T15:50:00Z">
          <w:r w:rsidR="00030E8C" w:rsidDel="00E15D50">
            <w:rPr>
              <w:rFonts w:ascii="Arial" w:hAnsi="Arial" w:cs="Arial"/>
              <w:sz w:val="22"/>
              <w:szCs w:val="22"/>
            </w:rPr>
            <w:delText xml:space="preserve"> </w:delText>
          </w:r>
        </w:del>
        <w:r w:rsidR="00030E8C">
          <w:rPr>
            <w:rFonts w:ascii="Arial" w:hAnsi="Arial" w:cs="Arial"/>
            <w:sz w:val="22"/>
            <w:szCs w:val="22"/>
          </w:rPr>
          <w:t>different species</w:t>
        </w:r>
      </w:ins>
      <w:ins w:id="420" w:author="Keene-Snickers,Lexi" w:date="2025-03-15T10:19:00Z" w16du:dateUtc="2025-03-15T16:19:00Z">
        <w:del w:id="421" w:author="Stenglein,Mark" w:date="2025-03-26T09:50:00Z" w16du:dateUtc="2025-03-26T15:50:00Z">
          <w:r w:rsidR="000A3936" w:rsidDel="00E15D50">
            <w:rPr>
              <w:rFonts w:ascii="Arial" w:hAnsi="Arial" w:cs="Arial"/>
              <w:sz w:val="22"/>
              <w:szCs w:val="22"/>
            </w:rPr>
            <w:delText xml:space="preserve"> altering the prevalence</w:delText>
          </w:r>
        </w:del>
      </w:ins>
      <w:ins w:id="422" w:author="Keene-Snickers,Lexi" w:date="2025-03-13T13:44:00Z" w16du:dateUtc="2025-03-13T19:44:00Z">
        <w:r w:rsidR="00030E8C">
          <w:rPr>
            <w:rFonts w:ascii="Arial" w:hAnsi="Arial" w:cs="Arial"/>
            <w:sz w:val="22"/>
            <w:szCs w:val="22"/>
          </w:rPr>
          <w:t>.</w:t>
        </w:r>
      </w:ins>
      <w:del w:id="423" w:author="Keene-Snickers,Lexi" w:date="2025-03-13T13:42:00Z" w16du:dateUtc="2025-03-13T19:42:00Z">
        <w:r w:rsidDel="00030E8C">
          <w:rPr>
            <w:rFonts w:ascii="Arial" w:hAnsi="Arial" w:cs="Arial"/>
            <w:sz w:val="22"/>
            <w:szCs w:val="22"/>
          </w:rPr>
          <w:delText xml:space="preserve">The decrease of abundance in the Ohio samples </w:delText>
        </w:r>
        <w:r w:rsidR="00330C9F" w:rsidDel="00030E8C">
          <w:rPr>
            <w:rFonts w:ascii="Arial" w:hAnsi="Arial" w:cs="Arial"/>
            <w:sz w:val="22"/>
            <w:szCs w:val="22"/>
          </w:rPr>
          <w:delText xml:space="preserve">was </w:delText>
        </w:r>
        <w:r w:rsidDel="00030E8C">
          <w:rPr>
            <w:rFonts w:ascii="Arial" w:hAnsi="Arial" w:cs="Arial"/>
            <w:sz w:val="22"/>
            <w:szCs w:val="22"/>
          </w:rPr>
          <w:delText xml:space="preserve">likely due to these </w:delText>
        </w:r>
        <w:commentRangeStart w:id="424"/>
        <w:commentRangeStart w:id="425"/>
        <w:commentRangeStart w:id="426"/>
        <w:r w:rsidDel="00030E8C">
          <w:rPr>
            <w:rFonts w:ascii="Arial" w:hAnsi="Arial" w:cs="Arial"/>
            <w:sz w:val="22"/>
            <w:szCs w:val="22"/>
          </w:rPr>
          <w:delText xml:space="preserve">samples not being </w:delText>
        </w:r>
        <w:r w:rsidRPr="00E97611" w:rsidDel="00030E8C">
          <w:rPr>
            <w:rFonts w:ascii="Arial" w:hAnsi="Arial" w:cs="Arial"/>
            <w:i/>
            <w:iCs/>
            <w:sz w:val="22"/>
            <w:szCs w:val="22"/>
          </w:rPr>
          <w:delText>D. melanogaster</w:delText>
        </w:r>
        <w:commentRangeEnd w:id="424"/>
        <w:r w:rsidR="005F12DB" w:rsidDel="00030E8C">
          <w:rPr>
            <w:rStyle w:val="CommentReference"/>
          </w:rPr>
          <w:commentReference w:id="424"/>
        </w:r>
        <w:commentRangeEnd w:id="425"/>
        <w:r w:rsidR="005F12DB" w:rsidDel="00030E8C">
          <w:rPr>
            <w:rStyle w:val="CommentReference"/>
          </w:rPr>
          <w:commentReference w:id="425"/>
        </w:r>
      </w:del>
      <w:commentRangeEnd w:id="426"/>
      <w:r w:rsidR="00030E8C">
        <w:rPr>
          <w:rStyle w:val="CommentReference"/>
        </w:rPr>
        <w:commentReference w:id="426"/>
      </w:r>
      <w:del w:id="427" w:author="Keene-Snickers,Lexi" w:date="2025-03-13T13:42:00Z" w16du:dateUtc="2025-03-13T19:42:00Z">
        <w:r w:rsidRPr="00E97611" w:rsidDel="00030E8C">
          <w:rPr>
            <w:rFonts w:ascii="Arial" w:hAnsi="Arial" w:cs="Arial"/>
            <w:i/>
            <w:iCs/>
            <w:sz w:val="22"/>
            <w:szCs w:val="22"/>
          </w:rPr>
          <w:delText>.</w:delText>
        </w:r>
        <w:r w:rsidDel="00030E8C">
          <w:rPr>
            <w:rFonts w:ascii="Arial" w:hAnsi="Arial" w:cs="Arial"/>
            <w:sz w:val="22"/>
            <w:szCs w:val="22"/>
          </w:rPr>
          <w:delText xml:space="preserve"> Of the </w:delText>
        </w:r>
        <w:r w:rsidR="00CC6D98" w:rsidDel="00030E8C">
          <w:rPr>
            <w:rFonts w:ascii="Arial" w:hAnsi="Arial" w:cs="Arial"/>
            <w:sz w:val="22"/>
            <w:szCs w:val="22"/>
          </w:rPr>
          <w:delText>17 samples obtained from Ohio only three were positive for RpL32 mRNA and two of those samples had ct values higher than 20 (RpL32 mRNA is expected to be abundant in the fly and should therefore have ct values below 20) suggesting that these</w:delText>
        </w:r>
        <w:r w:rsidR="00802410" w:rsidDel="00030E8C">
          <w:rPr>
            <w:rFonts w:ascii="Arial" w:hAnsi="Arial" w:cs="Arial"/>
            <w:sz w:val="22"/>
            <w:szCs w:val="22"/>
          </w:rPr>
          <w:delText xml:space="preserve"> flies</w:delText>
        </w:r>
        <w:r w:rsidR="00CC6D98" w:rsidDel="00030E8C">
          <w:rPr>
            <w:rFonts w:ascii="Arial" w:hAnsi="Arial" w:cs="Arial"/>
            <w:sz w:val="22"/>
            <w:szCs w:val="22"/>
          </w:rPr>
          <w:delText xml:space="preserve"> were </w:delText>
        </w:r>
        <w:r w:rsidR="00330C9F" w:rsidDel="00030E8C">
          <w:rPr>
            <w:rFonts w:ascii="Arial" w:hAnsi="Arial" w:cs="Arial"/>
            <w:sz w:val="22"/>
            <w:szCs w:val="22"/>
          </w:rPr>
          <w:delText xml:space="preserve">morphologically similar </w:delText>
        </w:r>
        <w:r w:rsidR="00CC6D98" w:rsidDel="00030E8C">
          <w:rPr>
            <w:rFonts w:ascii="Arial" w:hAnsi="Arial" w:cs="Arial"/>
            <w:sz w:val="22"/>
            <w:szCs w:val="22"/>
          </w:rPr>
          <w:delText xml:space="preserve">to </w:delText>
        </w:r>
        <w:r w:rsidR="00CC6D98" w:rsidRPr="00E97611" w:rsidDel="00030E8C">
          <w:rPr>
            <w:rFonts w:ascii="Arial" w:hAnsi="Arial" w:cs="Arial"/>
            <w:i/>
            <w:iCs/>
            <w:sz w:val="22"/>
            <w:szCs w:val="22"/>
          </w:rPr>
          <w:delText>D. melanogaster</w:delText>
        </w:r>
        <w:r w:rsidR="00CC6D98" w:rsidDel="00030E8C">
          <w:rPr>
            <w:rFonts w:ascii="Arial" w:hAnsi="Arial" w:cs="Arial"/>
            <w:sz w:val="22"/>
            <w:szCs w:val="22"/>
          </w:rPr>
          <w:delText xml:space="preserve"> but ultimately different </w:delText>
        </w:r>
        <w:commentRangeStart w:id="428"/>
        <w:commentRangeStart w:id="429"/>
        <w:r w:rsidR="00CC6D98" w:rsidDel="00030E8C">
          <w:rPr>
            <w:rFonts w:ascii="Arial" w:hAnsi="Arial" w:cs="Arial"/>
            <w:sz w:val="22"/>
            <w:szCs w:val="22"/>
          </w:rPr>
          <w:delText>species</w:delText>
        </w:r>
        <w:commentRangeEnd w:id="428"/>
        <w:r w:rsidR="0005265A" w:rsidDel="00030E8C">
          <w:rPr>
            <w:rStyle w:val="CommentReference"/>
          </w:rPr>
          <w:commentReference w:id="428"/>
        </w:r>
      </w:del>
      <w:commentRangeEnd w:id="429"/>
      <w:r w:rsidR="005D1FF6">
        <w:rPr>
          <w:rStyle w:val="CommentReference"/>
        </w:rPr>
        <w:commentReference w:id="429"/>
      </w:r>
      <w:del w:id="430" w:author="Keene-Snickers,Lexi" w:date="2025-03-13T13:42:00Z" w16du:dateUtc="2025-03-13T19:42:00Z">
        <w:r w:rsidR="00CC6D98" w:rsidDel="00030E8C">
          <w:rPr>
            <w:rFonts w:ascii="Arial" w:hAnsi="Arial" w:cs="Arial"/>
            <w:sz w:val="22"/>
            <w:szCs w:val="22"/>
          </w:rPr>
          <w:delText>.</w:delText>
        </w:r>
      </w:del>
    </w:p>
    <w:p w14:paraId="55FC40FC" w14:textId="77777777" w:rsidR="00CC6D98" w:rsidRDefault="00CC6D98" w:rsidP="00E97611">
      <w:pPr>
        <w:spacing w:line="360" w:lineRule="auto"/>
        <w:ind w:firstLine="720"/>
        <w:rPr>
          <w:rFonts w:ascii="Arial" w:hAnsi="Arial" w:cs="Arial"/>
          <w:sz w:val="22"/>
          <w:szCs w:val="22"/>
        </w:rPr>
      </w:pPr>
    </w:p>
    <w:p w14:paraId="703870F2" w14:textId="039E7EAF" w:rsidR="00006799" w:rsidRDefault="00167261" w:rsidP="00081385">
      <w:pPr>
        <w:spacing w:line="360" w:lineRule="auto"/>
        <w:rPr>
          <w:rFonts w:ascii="Arial" w:hAnsi="Arial" w:cs="Arial"/>
          <w:sz w:val="22"/>
          <w:szCs w:val="22"/>
        </w:rPr>
      </w:pPr>
      <w:del w:id="431" w:author="Keene-Snickers,Lexi" w:date="2025-03-15T12:15:00Z" w16du:dateUtc="2025-03-15T18:15:00Z">
        <w:r w:rsidDel="00D3360F">
          <w:rPr>
            <w:rFonts w:ascii="Arial" w:hAnsi="Arial" w:cs="Arial"/>
            <w:noProof/>
            <w:sz w:val="22"/>
            <w:szCs w:val="22"/>
          </w:rPr>
          <w:lastRenderedPageBreak/>
          <w:drawing>
            <wp:inline distT="0" distB="0" distL="0" distR="0" wp14:anchorId="3D91686E" wp14:editId="734E78CD">
              <wp:extent cx="6191727" cy="5139266"/>
              <wp:effectExtent l="0" t="0" r="6350" b="4445"/>
              <wp:docPr id="250185940" name="Picture 1" descr="A map of the united states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85940" name="Picture 1" descr="A map of the united states with different colored dot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95565" cy="5142452"/>
                      </a:xfrm>
                      <a:prstGeom prst="rect">
                        <a:avLst/>
                      </a:prstGeom>
                    </pic:spPr>
                  </pic:pic>
                </a:graphicData>
              </a:graphic>
            </wp:inline>
          </w:drawing>
        </w:r>
      </w:del>
      <w:ins w:id="432" w:author="Keene-Snickers,Lexi" w:date="2025-04-02T11:20:00Z" w16du:dateUtc="2025-04-02T17:20:00Z">
        <w:r w:rsidR="009000F2">
          <w:rPr>
            <w:rFonts w:ascii="Arial" w:hAnsi="Arial" w:cs="Arial"/>
            <w:noProof/>
            <w:sz w:val="22"/>
            <w:szCs w:val="22"/>
          </w:rPr>
          <w:drawing>
            <wp:inline distT="0" distB="0" distL="0" distR="0" wp14:anchorId="726EC1F5" wp14:editId="4E451B13">
              <wp:extent cx="5943600" cy="7691755"/>
              <wp:effectExtent l="0" t="0" r="0" b="0"/>
              <wp:docPr id="167199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94647" name="Picture 1671994647"/>
                      <pic:cNvPicPr/>
                    </pic:nvPicPr>
                    <pic:blipFill>
                      <a:blip r:embed="rId15"/>
                      <a:stretch>
                        <a:fillRect/>
                      </a:stretch>
                    </pic:blipFill>
                    <pic:spPr>
                      <a:xfrm>
                        <a:off x="0" y="0"/>
                        <a:ext cx="5943600" cy="7691755"/>
                      </a:xfrm>
                      <a:prstGeom prst="rect">
                        <a:avLst/>
                      </a:prstGeom>
                    </pic:spPr>
                  </pic:pic>
                </a:graphicData>
              </a:graphic>
            </wp:inline>
          </w:drawing>
        </w:r>
      </w:ins>
    </w:p>
    <w:p w14:paraId="22375E46" w14:textId="4E770FCC" w:rsidR="00006799" w:rsidRDefault="00006799" w:rsidP="00081385">
      <w:pPr>
        <w:spacing w:line="360" w:lineRule="auto"/>
        <w:rPr>
          <w:rFonts w:ascii="Arial" w:hAnsi="Arial" w:cs="Arial"/>
          <w:sz w:val="22"/>
          <w:szCs w:val="22"/>
        </w:rPr>
      </w:pPr>
      <w:commentRangeStart w:id="433"/>
      <w:r w:rsidRPr="00006799">
        <w:rPr>
          <w:rFonts w:ascii="Arial" w:hAnsi="Arial" w:cs="Arial"/>
          <w:b/>
          <w:bCs/>
          <w:sz w:val="22"/>
          <w:szCs w:val="22"/>
        </w:rPr>
        <w:t xml:space="preserve">Figure </w:t>
      </w:r>
      <w:commentRangeEnd w:id="433"/>
      <w:r w:rsidR="006F431E">
        <w:rPr>
          <w:rStyle w:val="CommentReference"/>
        </w:rPr>
        <w:commentReference w:id="433"/>
      </w:r>
      <w:r>
        <w:rPr>
          <w:rFonts w:ascii="Arial" w:hAnsi="Arial" w:cs="Arial"/>
          <w:b/>
          <w:bCs/>
          <w:sz w:val="22"/>
          <w:szCs w:val="22"/>
        </w:rPr>
        <w:t>1</w:t>
      </w:r>
      <w:r w:rsidRPr="00006799">
        <w:rPr>
          <w:rFonts w:ascii="Arial" w:hAnsi="Arial" w:cs="Arial"/>
          <w:b/>
          <w:bCs/>
          <w:sz w:val="22"/>
          <w:szCs w:val="22"/>
        </w:rPr>
        <w:t xml:space="preserve">: Galbut virus </w:t>
      </w:r>
      <w:r w:rsidR="00167261">
        <w:rPr>
          <w:rFonts w:ascii="Arial" w:hAnsi="Arial" w:cs="Arial"/>
          <w:b/>
          <w:bCs/>
          <w:sz w:val="22"/>
          <w:szCs w:val="22"/>
        </w:rPr>
        <w:t>infection is widespread in populations studied in Colorado, Maine, Ohio and Pennsylvania</w:t>
      </w:r>
      <w:r>
        <w:rPr>
          <w:rFonts w:ascii="Arial" w:hAnsi="Arial" w:cs="Arial"/>
          <w:sz w:val="22"/>
          <w:szCs w:val="22"/>
        </w:rPr>
        <w:t xml:space="preserve">. (A) Locations in the United States </w:t>
      </w:r>
      <w:r w:rsidR="005F12DB">
        <w:rPr>
          <w:rFonts w:ascii="Arial" w:hAnsi="Arial" w:cs="Arial"/>
          <w:sz w:val="22"/>
          <w:szCs w:val="22"/>
        </w:rPr>
        <w:t xml:space="preserve">where </w:t>
      </w:r>
      <w:r>
        <w:rPr>
          <w:rFonts w:ascii="Arial" w:hAnsi="Arial" w:cs="Arial"/>
          <w:sz w:val="22"/>
          <w:szCs w:val="22"/>
        </w:rPr>
        <w:t xml:space="preserve">wild </w:t>
      </w:r>
      <w:r w:rsidRPr="00006799">
        <w:rPr>
          <w:rFonts w:ascii="Arial" w:hAnsi="Arial" w:cs="Arial"/>
          <w:i/>
          <w:iCs/>
          <w:sz w:val="22"/>
          <w:szCs w:val="22"/>
        </w:rPr>
        <w:t xml:space="preserve">Drosophila </w:t>
      </w:r>
      <w:r>
        <w:rPr>
          <w:rFonts w:ascii="Arial" w:hAnsi="Arial" w:cs="Arial"/>
          <w:sz w:val="22"/>
          <w:szCs w:val="22"/>
        </w:rPr>
        <w:t xml:space="preserve">were </w:t>
      </w:r>
      <w:r>
        <w:rPr>
          <w:rFonts w:ascii="Arial" w:hAnsi="Arial" w:cs="Arial"/>
          <w:sz w:val="22"/>
          <w:szCs w:val="22"/>
        </w:rPr>
        <w:lastRenderedPageBreak/>
        <w:t xml:space="preserve">collected in 2023. </w:t>
      </w:r>
      <w:r w:rsidR="00167261">
        <w:rPr>
          <w:rFonts w:ascii="Arial" w:hAnsi="Arial" w:cs="Arial"/>
          <w:sz w:val="22"/>
          <w:szCs w:val="22"/>
        </w:rPr>
        <w:t>(B)</w:t>
      </w:r>
      <w:r w:rsidR="00387629">
        <w:rPr>
          <w:rFonts w:ascii="Arial" w:hAnsi="Arial" w:cs="Arial"/>
          <w:sz w:val="22"/>
          <w:szCs w:val="22"/>
        </w:rPr>
        <w:t xml:space="preserve"> A map of collection locations in Colorado </w:t>
      </w:r>
      <w:ins w:id="434" w:author="Keene-Snickers,Lexi" w:date="2025-03-15T12:16:00Z" w16du:dateUtc="2025-03-15T18:16:00Z">
        <w:r w:rsidR="00D3360F">
          <w:rPr>
            <w:rFonts w:ascii="Arial" w:hAnsi="Arial" w:cs="Arial"/>
            <w:sz w:val="22"/>
            <w:szCs w:val="22"/>
          </w:rPr>
          <w:t>with</w:t>
        </w:r>
      </w:ins>
      <w:del w:id="435" w:author="Keene-Snickers,Lexi" w:date="2025-03-15T12:16:00Z" w16du:dateUtc="2025-03-15T18:16:00Z">
        <w:r w:rsidR="00387629" w:rsidDel="00D3360F">
          <w:rPr>
            <w:rFonts w:ascii="Arial" w:hAnsi="Arial" w:cs="Arial"/>
            <w:sz w:val="22"/>
            <w:szCs w:val="22"/>
          </w:rPr>
          <w:delText>and</w:delText>
        </w:r>
      </w:del>
      <w:r w:rsidR="00387629">
        <w:rPr>
          <w:rFonts w:ascii="Arial" w:hAnsi="Arial" w:cs="Arial"/>
          <w:sz w:val="22"/>
          <w:szCs w:val="22"/>
        </w:rPr>
        <w:t xml:space="preserve"> Larimer </w:t>
      </w:r>
      <w:ins w:id="436" w:author="Keene-Snickers,Lexi" w:date="2025-03-15T12:16:00Z" w16du:dateUtc="2025-03-15T18:16:00Z">
        <w:r w:rsidR="00D3360F">
          <w:rPr>
            <w:rFonts w:ascii="Arial" w:hAnsi="Arial" w:cs="Arial"/>
            <w:sz w:val="22"/>
            <w:szCs w:val="22"/>
          </w:rPr>
          <w:t xml:space="preserve">county </w:t>
        </w:r>
      </w:ins>
      <w:r w:rsidR="00387629">
        <w:rPr>
          <w:rFonts w:ascii="Arial" w:hAnsi="Arial" w:cs="Arial"/>
          <w:sz w:val="22"/>
          <w:szCs w:val="22"/>
        </w:rPr>
        <w:t xml:space="preserve">and surrounding counties (inset). </w:t>
      </w:r>
      <w:r w:rsidR="00167261">
        <w:rPr>
          <w:rFonts w:ascii="Arial" w:hAnsi="Arial" w:cs="Arial"/>
          <w:sz w:val="22"/>
          <w:szCs w:val="22"/>
        </w:rPr>
        <w:t xml:space="preserve">(C) </w:t>
      </w:r>
      <w:r w:rsidR="00387629">
        <w:rPr>
          <w:rFonts w:ascii="Arial" w:hAnsi="Arial" w:cs="Arial"/>
          <w:sz w:val="22"/>
          <w:szCs w:val="22"/>
        </w:rPr>
        <w:t xml:space="preserve">Galbut virus RNA levels in individual flies from </w:t>
      </w:r>
      <w:del w:id="437" w:author="Stenglein,Mark" w:date="2025-03-06T14:16:00Z" w16du:dateUtc="2025-03-06T21:16:00Z">
        <w:r w:rsidR="00167261" w:rsidDel="00387629">
          <w:rPr>
            <w:rFonts w:ascii="Arial" w:hAnsi="Arial" w:cs="Arial"/>
            <w:sz w:val="22"/>
            <w:szCs w:val="22"/>
          </w:rPr>
          <w:delText xml:space="preserve"> location in </w:delText>
        </w:r>
      </w:del>
      <w:r w:rsidR="00167261">
        <w:rPr>
          <w:rFonts w:ascii="Arial" w:hAnsi="Arial" w:cs="Arial"/>
          <w:sz w:val="22"/>
          <w:szCs w:val="22"/>
        </w:rPr>
        <w:t xml:space="preserve">Colorado (orange/brown colors) and other states (blue colors). Negative samples </w:t>
      </w:r>
      <w:r w:rsidR="005F12DB">
        <w:rPr>
          <w:rFonts w:ascii="Arial" w:hAnsi="Arial" w:cs="Arial"/>
          <w:sz w:val="22"/>
          <w:szCs w:val="22"/>
        </w:rPr>
        <w:t xml:space="preserve">are </w:t>
      </w:r>
      <w:r w:rsidR="00D74BA7">
        <w:rPr>
          <w:rFonts w:ascii="Arial" w:hAnsi="Arial" w:cs="Arial"/>
          <w:sz w:val="22"/>
          <w:szCs w:val="22"/>
        </w:rPr>
        <w:t>plotted</w:t>
      </w:r>
      <w:r w:rsidR="005F12DB">
        <w:rPr>
          <w:rFonts w:ascii="Arial" w:hAnsi="Arial" w:cs="Arial"/>
          <w:sz w:val="22"/>
          <w:szCs w:val="22"/>
        </w:rPr>
        <w:t xml:space="preserve"> at the minimum Y axis value</w:t>
      </w:r>
      <w:del w:id="438" w:author="Stenglein,Mark" w:date="2025-03-06T13:50:00Z" w16du:dateUtc="2025-03-06T20:50:00Z">
        <w:r w:rsidR="00167261" w:rsidDel="005F12DB">
          <w:rPr>
            <w:rFonts w:ascii="Arial" w:hAnsi="Arial" w:cs="Arial"/>
            <w:sz w:val="22"/>
            <w:szCs w:val="22"/>
          </w:rPr>
          <w:delText>set to zero</w:delText>
        </w:r>
      </w:del>
      <w:r w:rsidR="00167261">
        <w:rPr>
          <w:rFonts w:ascii="Arial" w:hAnsi="Arial" w:cs="Arial"/>
          <w:sz w:val="22"/>
          <w:szCs w:val="22"/>
        </w:rPr>
        <w:t>.</w:t>
      </w:r>
      <w:r w:rsidR="00387629">
        <w:rPr>
          <w:rFonts w:ascii="Arial" w:hAnsi="Arial" w:cs="Arial"/>
          <w:sz w:val="22"/>
          <w:szCs w:val="22"/>
        </w:rPr>
        <w:t xml:space="preserve"> Colorado locations are labeled using street names.</w:t>
      </w:r>
      <w:r w:rsidR="00167261">
        <w:rPr>
          <w:rFonts w:ascii="Arial" w:hAnsi="Arial" w:cs="Arial"/>
          <w:sz w:val="22"/>
          <w:szCs w:val="22"/>
        </w:rPr>
        <w:t xml:space="preserve"> </w:t>
      </w:r>
      <w:ins w:id="439" w:author="Keene-Snickers,Lexi" w:date="2025-03-15T12:17:00Z" w16du:dateUtc="2025-03-15T18:17:00Z">
        <w:r w:rsidR="00D3360F">
          <w:rPr>
            <w:rFonts w:ascii="Arial" w:hAnsi="Arial" w:cs="Arial"/>
            <w:sz w:val="22"/>
            <w:szCs w:val="22"/>
          </w:rPr>
          <w:t xml:space="preserve">(D) Galbut virus prevalence each location expressed as percent positive of </w:t>
        </w:r>
      </w:ins>
      <w:r w:rsidR="006F431E">
        <w:rPr>
          <w:rFonts w:ascii="Arial" w:hAnsi="Arial" w:cs="Arial"/>
          <w:sz w:val="22"/>
          <w:szCs w:val="22"/>
        </w:rPr>
        <w:t xml:space="preserve">RpL32-positive </w:t>
      </w:r>
      <w:ins w:id="440" w:author="Keene-Snickers,Lexi" w:date="2025-03-15T12:17:00Z" w16du:dateUtc="2025-03-15T18:17:00Z">
        <w:r w:rsidR="00D3360F">
          <w:rPr>
            <w:rFonts w:ascii="Arial" w:hAnsi="Arial" w:cs="Arial"/>
            <w:sz w:val="22"/>
            <w:szCs w:val="22"/>
          </w:rPr>
          <w:t>fli</w:t>
        </w:r>
      </w:ins>
      <w:ins w:id="441" w:author="Keene-Snickers,Lexi" w:date="2025-03-15T12:18:00Z" w16du:dateUtc="2025-03-15T18:18:00Z">
        <w:r w:rsidR="00D3360F">
          <w:rPr>
            <w:rFonts w:ascii="Arial" w:hAnsi="Arial" w:cs="Arial"/>
            <w:sz w:val="22"/>
            <w:szCs w:val="22"/>
          </w:rPr>
          <w:t xml:space="preserve">es </w:t>
        </w:r>
      </w:ins>
      <w:r w:rsidR="006F431E">
        <w:rPr>
          <w:rFonts w:ascii="Arial" w:hAnsi="Arial" w:cs="Arial"/>
          <w:sz w:val="22"/>
          <w:szCs w:val="22"/>
        </w:rPr>
        <w:t xml:space="preserve">also </w:t>
      </w:r>
      <w:ins w:id="442" w:author="Keene-Snickers,Lexi" w:date="2025-03-15T12:18:00Z" w16du:dateUtc="2025-03-15T18:18:00Z">
        <w:r w:rsidR="00D3360F">
          <w:rPr>
            <w:rFonts w:ascii="Arial" w:hAnsi="Arial" w:cs="Arial"/>
            <w:sz w:val="22"/>
            <w:szCs w:val="22"/>
          </w:rPr>
          <w:t xml:space="preserve">positive for </w:t>
        </w:r>
        <w:del w:id="443" w:author="Stenglein,Mark" w:date="2025-03-27T15:17:00Z" w16du:dateUtc="2025-03-27T21:17:00Z">
          <w:r w:rsidR="00D3360F" w:rsidDel="006F431E">
            <w:rPr>
              <w:rFonts w:ascii="Arial" w:hAnsi="Arial" w:cs="Arial"/>
              <w:sz w:val="22"/>
              <w:szCs w:val="22"/>
            </w:rPr>
            <w:delText>RpL32 mRNA</w:delText>
          </w:r>
        </w:del>
      </w:ins>
      <w:r w:rsidR="006F431E">
        <w:rPr>
          <w:rFonts w:ascii="Arial" w:hAnsi="Arial" w:cs="Arial"/>
          <w:sz w:val="22"/>
          <w:szCs w:val="22"/>
        </w:rPr>
        <w:t>galbut virus</w:t>
      </w:r>
      <w:ins w:id="444" w:author="Keene-Snickers,Lexi" w:date="2025-03-15T12:18:00Z" w16du:dateUtc="2025-03-15T18:18:00Z">
        <w:r w:rsidR="00D3360F">
          <w:rPr>
            <w:rFonts w:ascii="Arial" w:hAnsi="Arial" w:cs="Arial"/>
            <w:sz w:val="22"/>
            <w:szCs w:val="22"/>
          </w:rPr>
          <w:t>.</w:t>
        </w:r>
      </w:ins>
      <w:ins w:id="445" w:author="Keene-Snickers,Lexi" w:date="2025-04-02T11:24:00Z" w16du:dateUtc="2025-04-02T17:24:00Z">
        <w:r w:rsidR="009000F2">
          <w:rPr>
            <w:rFonts w:ascii="Arial" w:hAnsi="Arial" w:cs="Arial"/>
            <w:sz w:val="22"/>
            <w:szCs w:val="22"/>
          </w:rPr>
          <w:t xml:space="preserve"> Binomial confidence intervals are shown.</w:t>
        </w:r>
      </w:ins>
      <w:ins w:id="446" w:author="Keene-Snickers,Lexi" w:date="2025-03-15T12:18:00Z" w16du:dateUtc="2025-03-15T18:18:00Z">
        <w:r w:rsidR="00D3360F">
          <w:rPr>
            <w:rFonts w:ascii="Arial" w:hAnsi="Arial" w:cs="Arial"/>
            <w:sz w:val="22"/>
            <w:szCs w:val="22"/>
          </w:rPr>
          <w:t xml:space="preserve"> </w:t>
        </w:r>
      </w:ins>
      <w:r>
        <w:rPr>
          <w:rFonts w:ascii="Arial" w:hAnsi="Arial" w:cs="Arial"/>
          <w:sz w:val="22"/>
          <w:szCs w:val="22"/>
        </w:rPr>
        <w:t>(</w:t>
      </w:r>
      <w:ins w:id="447" w:author="Keene-Snickers,Lexi" w:date="2025-03-15T12:17:00Z" w16du:dateUtc="2025-03-15T18:17:00Z">
        <w:r w:rsidR="00D3360F">
          <w:rPr>
            <w:rFonts w:ascii="Arial" w:hAnsi="Arial" w:cs="Arial"/>
            <w:sz w:val="22"/>
            <w:szCs w:val="22"/>
          </w:rPr>
          <w:t>E</w:t>
        </w:r>
      </w:ins>
      <w:del w:id="448" w:author="Keene-Snickers,Lexi" w:date="2025-03-15T12:17:00Z" w16du:dateUtc="2025-03-15T18:17:00Z">
        <w:r w:rsidDel="00D3360F">
          <w:rPr>
            <w:rFonts w:ascii="Arial" w:hAnsi="Arial" w:cs="Arial"/>
            <w:sz w:val="22"/>
            <w:szCs w:val="22"/>
          </w:rPr>
          <w:delText>D</w:delText>
        </w:r>
      </w:del>
      <w:r>
        <w:rPr>
          <w:rFonts w:ascii="Arial" w:hAnsi="Arial" w:cs="Arial"/>
          <w:sz w:val="22"/>
          <w:szCs w:val="22"/>
        </w:rPr>
        <w:t xml:space="preserve">) Galbut virus </w:t>
      </w:r>
      <w:r w:rsidR="00387629">
        <w:rPr>
          <w:rFonts w:ascii="Arial" w:hAnsi="Arial" w:cs="Arial"/>
          <w:sz w:val="22"/>
          <w:szCs w:val="22"/>
        </w:rPr>
        <w:t xml:space="preserve">RNA levels in individual flies </w:t>
      </w:r>
      <w:r>
        <w:rPr>
          <w:rFonts w:ascii="Arial" w:hAnsi="Arial" w:cs="Arial"/>
          <w:sz w:val="22"/>
          <w:szCs w:val="22"/>
        </w:rPr>
        <w:t xml:space="preserve">over time </w:t>
      </w:r>
      <w:r w:rsidR="00387629">
        <w:rPr>
          <w:rFonts w:ascii="Arial" w:hAnsi="Arial" w:cs="Arial"/>
          <w:sz w:val="22"/>
          <w:szCs w:val="22"/>
        </w:rPr>
        <w:t xml:space="preserve">at the </w:t>
      </w:r>
      <w:del w:id="449" w:author="Keene-Snickers,Lexi" w:date="2025-03-15T12:18:00Z" w16du:dateUtc="2025-03-15T18:18:00Z">
        <w:r w:rsidR="003F5D8A" w:rsidDel="00D3360F">
          <w:rPr>
            <w:rFonts w:ascii="Arial" w:hAnsi="Arial" w:cs="Arial"/>
            <w:sz w:val="22"/>
            <w:szCs w:val="22"/>
          </w:rPr>
          <w:delText xml:space="preserve">Wabash and </w:delText>
        </w:r>
      </w:del>
      <w:r w:rsidR="003F5D8A">
        <w:rPr>
          <w:rFonts w:ascii="Arial" w:hAnsi="Arial" w:cs="Arial"/>
          <w:sz w:val="22"/>
          <w:szCs w:val="22"/>
        </w:rPr>
        <w:t>Rampart</w:t>
      </w:r>
      <w:ins w:id="450" w:author="Keene-Snickers,Lexi" w:date="2025-03-15T12:18:00Z" w16du:dateUtc="2025-03-15T18:18:00Z">
        <w:r w:rsidR="00D3360F">
          <w:rPr>
            <w:rFonts w:ascii="Arial" w:hAnsi="Arial" w:cs="Arial"/>
            <w:sz w:val="22"/>
            <w:szCs w:val="22"/>
          </w:rPr>
          <w:t xml:space="preserve"> and Wabash</w:t>
        </w:r>
      </w:ins>
      <w:r w:rsidR="00387629">
        <w:rPr>
          <w:rFonts w:ascii="Arial" w:hAnsi="Arial" w:cs="Arial"/>
          <w:sz w:val="22"/>
          <w:szCs w:val="22"/>
        </w:rPr>
        <w:t xml:space="preserve"> locations</w:t>
      </w:r>
      <w:r w:rsidR="003F5D8A">
        <w:rPr>
          <w:rFonts w:ascii="Arial" w:hAnsi="Arial" w:cs="Arial"/>
          <w:sz w:val="22"/>
          <w:szCs w:val="22"/>
        </w:rPr>
        <w:t xml:space="preserve">. </w:t>
      </w:r>
      <w:r>
        <w:rPr>
          <w:rFonts w:ascii="Arial" w:hAnsi="Arial" w:cs="Arial"/>
          <w:sz w:val="22"/>
          <w:szCs w:val="22"/>
        </w:rPr>
        <w:t xml:space="preserve">RT-qPCR data is normalized to levels of RpL32 mRNA. </w:t>
      </w:r>
      <w:ins w:id="451" w:author="Keene-Snickers,Lexi" w:date="2025-03-15T12:18:00Z" w16du:dateUtc="2025-03-15T18:18:00Z">
        <w:r w:rsidR="00D3360F">
          <w:rPr>
            <w:rFonts w:ascii="Arial" w:hAnsi="Arial" w:cs="Arial"/>
            <w:sz w:val="22"/>
            <w:szCs w:val="22"/>
          </w:rPr>
          <w:t>(F) Galbut virus prevalence over time at the Rampart and Wabash locations</w:t>
        </w:r>
        <w:del w:id="452" w:author="Stenglein,Mark" w:date="2025-03-27T15:17:00Z" w16du:dateUtc="2025-03-27T21:17:00Z">
          <w:r w:rsidR="00D3360F" w:rsidDel="006F431E">
            <w:rPr>
              <w:rFonts w:ascii="Arial" w:hAnsi="Arial" w:cs="Arial"/>
              <w:sz w:val="22"/>
              <w:szCs w:val="22"/>
            </w:rPr>
            <w:delText xml:space="preserve"> expressed as percent positive of flies posit</w:delText>
          </w:r>
        </w:del>
      </w:ins>
      <w:ins w:id="453" w:author="Keene-Snickers,Lexi" w:date="2025-03-15T12:19:00Z" w16du:dateUtc="2025-03-15T18:19:00Z">
        <w:del w:id="454" w:author="Stenglein,Mark" w:date="2025-03-27T15:17:00Z" w16du:dateUtc="2025-03-27T21:17:00Z">
          <w:r w:rsidR="00D3360F" w:rsidDel="006F431E">
            <w:rPr>
              <w:rFonts w:ascii="Arial" w:hAnsi="Arial" w:cs="Arial"/>
              <w:sz w:val="22"/>
              <w:szCs w:val="22"/>
            </w:rPr>
            <w:delText xml:space="preserve">ive for RpL32 </w:delText>
          </w:r>
          <w:commentRangeStart w:id="455"/>
          <w:commentRangeStart w:id="456"/>
          <w:r w:rsidR="00D3360F" w:rsidDel="006F431E">
            <w:rPr>
              <w:rFonts w:ascii="Arial" w:hAnsi="Arial" w:cs="Arial"/>
              <w:sz w:val="22"/>
              <w:szCs w:val="22"/>
            </w:rPr>
            <w:delText>mRNA</w:delText>
          </w:r>
        </w:del>
      </w:ins>
      <w:commentRangeEnd w:id="455"/>
      <w:ins w:id="457" w:author="Keene-Snickers,Lexi" w:date="2025-03-15T12:21:00Z" w16du:dateUtc="2025-03-15T18:21:00Z">
        <w:del w:id="458" w:author="Stenglein,Mark" w:date="2025-03-27T15:17:00Z" w16du:dateUtc="2025-03-27T21:17:00Z">
          <w:r w:rsidR="00D3360F" w:rsidDel="006F431E">
            <w:rPr>
              <w:rStyle w:val="CommentReference"/>
            </w:rPr>
            <w:commentReference w:id="455"/>
          </w:r>
        </w:del>
      </w:ins>
      <w:commentRangeEnd w:id="456"/>
      <w:del w:id="459" w:author="Stenglein,Mark" w:date="2025-03-27T15:17:00Z" w16du:dateUtc="2025-03-27T21:17:00Z">
        <w:r w:rsidR="009F752D" w:rsidDel="006F431E">
          <w:rPr>
            <w:rStyle w:val="CommentReference"/>
          </w:rPr>
          <w:commentReference w:id="456"/>
        </w:r>
      </w:del>
      <w:ins w:id="460" w:author="Keene-Snickers,Lexi" w:date="2025-03-15T12:19:00Z" w16du:dateUtc="2025-03-15T18:19:00Z">
        <w:r w:rsidR="00D3360F">
          <w:rPr>
            <w:rFonts w:ascii="Arial" w:hAnsi="Arial" w:cs="Arial"/>
            <w:sz w:val="22"/>
            <w:szCs w:val="22"/>
          </w:rPr>
          <w:t>.</w:t>
        </w:r>
      </w:ins>
      <w:ins w:id="461" w:author="Keene-Snickers,Lexi" w:date="2025-04-02T11:24:00Z" w16du:dateUtc="2025-04-02T17:24:00Z">
        <w:r w:rsidR="009000F2">
          <w:rPr>
            <w:rFonts w:ascii="Arial" w:hAnsi="Arial" w:cs="Arial"/>
            <w:sz w:val="22"/>
            <w:szCs w:val="22"/>
          </w:rPr>
          <w:t xml:space="preserve"> Binomial confidence intervals are shown.</w:t>
        </w:r>
      </w:ins>
      <w:del w:id="462" w:author="Stenglein,Mark" w:date="2025-03-06T14:17:00Z" w16du:dateUtc="2025-03-06T21:17:00Z">
        <w:r w:rsidR="00167261" w:rsidDel="00387629">
          <w:rPr>
            <w:rFonts w:ascii="Arial" w:hAnsi="Arial" w:cs="Arial"/>
            <w:sz w:val="22"/>
            <w:szCs w:val="22"/>
          </w:rPr>
          <w:delText>Colorado locations are denoted by street name</w:delText>
        </w:r>
        <w:r w:rsidR="003F5D8A" w:rsidDel="00387629">
          <w:rPr>
            <w:rFonts w:ascii="Arial" w:hAnsi="Arial" w:cs="Arial"/>
            <w:sz w:val="22"/>
            <w:szCs w:val="22"/>
          </w:rPr>
          <w:delText>.</w:delText>
        </w:r>
      </w:del>
    </w:p>
    <w:p w14:paraId="1803ACFA" w14:textId="77777777" w:rsidR="00167261" w:rsidRDefault="00167261" w:rsidP="00081385">
      <w:pPr>
        <w:spacing w:line="360" w:lineRule="auto"/>
        <w:rPr>
          <w:rFonts w:ascii="Arial" w:hAnsi="Arial" w:cs="Arial"/>
          <w:b/>
          <w:bCs/>
          <w:sz w:val="22"/>
          <w:szCs w:val="22"/>
        </w:rPr>
      </w:pPr>
    </w:p>
    <w:p w14:paraId="6FD94AD7" w14:textId="7A0713F6" w:rsidR="00B557DF" w:rsidRPr="00B557DF" w:rsidRDefault="009359A0" w:rsidP="00081385">
      <w:pPr>
        <w:spacing w:line="360" w:lineRule="auto"/>
        <w:rPr>
          <w:rFonts w:ascii="Arial" w:hAnsi="Arial" w:cs="Arial"/>
          <w:b/>
          <w:bCs/>
          <w:sz w:val="22"/>
          <w:szCs w:val="22"/>
        </w:rPr>
      </w:pPr>
      <w:r>
        <w:rPr>
          <w:rFonts w:ascii="Arial" w:hAnsi="Arial" w:cs="Arial"/>
          <w:b/>
          <w:bCs/>
          <w:sz w:val="22"/>
          <w:szCs w:val="22"/>
        </w:rPr>
        <w:t>Recovery of</w:t>
      </w:r>
      <w:r w:rsidR="005640D5">
        <w:rPr>
          <w:rFonts w:ascii="Arial" w:hAnsi="Arial" w:cs="Arial"/>
          <w:b/>
          <w:bCs/>
          <w:sz w:val="22"/>
          <w:szCs w:val="22"/>
        </w:rPr>
        <w:t xml:space="preserve"> coding</w:t>
      </w:r>
      <w:r>
        <w:rPr>
          <w:rFonts w:ascii="Arial" w:hAnsi="Arial" w:cs="Arial"/>
          <w:b/>
          <w:bCs/>
          <w:sz w:val="22"/>
          <w:szCs w:val="22"/>
        </w:rPr>
        <w:t xml:space="preserve"> complete galbut virus genome sequences from 1</w:t>
      </w:r>
      <w:ins w:id="463" w:author="Keene-Snickers,Lexi" w:date="2025-04-02T14:13:00Z" w16du:dateUtc="2025-04-02T20:13:00Z">
        <w:r w:rsidR="003C0B86">
          <w:rPr>
            <w:rFonts w:ascii="Arial" w:hAnsi="Arial" w:cs="Arial"/>
            <w:b/>
            <w:bCs/>
            <w:sz w:val="22"/>
            <w:szCs w:val="22"/>
          </w:rPr>
          <w:t>01</w:t>
        </w:r>
      </w:ins>
      <w:del w:id="464" w:author="Keene-Snickers,Lexi" w:date="2025-04-02T14:08:00Z" w16du:dateUtc="2025-04-02T20:08:00Z">
        <w:r w:rsidDel="003C0B86">
          <w:rPr>
            <w:rFonts w:ascii="Arial" w:hAnsi="Arial" w:cs="Arial"/>
            <w:b/>
            <w:bCs/>
            <w:sz w:val="22"/>
            <w:szCs w:val="22"/>
          </w:rPr>
          <w:delText>23</w:delText>
        </w:r>
      </w:del>
      <w:r>
        <w:rPr>
          <w:rFonts w:ascii="Arial" w:hAnsi="Arial" w:cs="Arial"/>
          <w:b/>
          <w:bCs/>
          <w:sz w:val="22"/>
          <w:szCs w:val="22"/>
        </w:rPr>
        <w:t xml:space="preserve"> infected flies.</w:t>
      </w:r>
    </w:p>
    <w:p w14:paraId="249D8653" w14:textId="77777777" w:rsidR="00B557DF" w:rsidRDefault="00B557DF" w:rsidP="00081385">
      <w:pPr>
        <w:spacing w:line="360" w:lineRule="auto"/>
        <w:rPr>
          <w:rFonts w:ascii="Arial" w:hAnsi="Arial" w:cs="Arial"/>
          <w:sz w:val="22"/>
          <w:szCs w:val="22"/>
        </w:rPr>
      </w:pPr>
    </w:p>
    <w:p w14:paraId="2C1704BB" w14:textId="2633EBF3" w:rsidR="00957D54" w:rsidRDefault="00B557DF" w:rsidP="00081385">
      <w:pPr>
        <w:spacing w:line="360" w:lineRule="auto"/>
        <w:rPr>
          <w:ins w:id="465" w:author="Keene-Snickers,Lexi" w:date="2025-03-18T16:17:00Z" w16du:dateUtc="2025-03-18T22:17:00Z"/>
          <w:rFonts w:ascii="Arial" w:hAnsi="Arial" w:cs="Arial"/>
          <w:sz w:val="22"/>
          <w:szCs w:val="22"/>
        </w:rPr>
      </w:pPr>
      <w:r>
        <w:rPr>
          <w:rFonts w:ascii="Arial" w:hAnsi="Arial" w:cs="Arial"/>
          <w:sz w:val="22"/>
          <w:szCs w:val="22"/>
        </w:rPr>
        <w:tab/>
      </w:r>
      <w:r w:rsidR="003F5D8A">
        <w:rPr>
          <w:rFonts w:ascii="Arial" w:hAnsi="Arial" w:cs="Arial"/>
          <w:sz w:val="22"/>
          <w:szCs w:val="22"/>
        </w:rPr>
        <w:t>W</w:t>
      </w:r>
      <w:r w:rsidR="00B56963">
        <w:rPr>
          <w:rFonts w:ascii="Arial" w:hAnsi="Arial" w:cs="Arial"/>
          <w:sz w:val="22"/>
          <w:szCs w:val="22"/>
        </w:rPr>
        <w:t xml:space="preserve">e selected </w:t>
      </w:r>
      <w:r>
        <w:rPr>
          <w:rFonts w:ascii="Arial" w:hAnsi="Arial" w:cs="Arial"/>
          <w:sz w:val="22"/>
          <w:szCs w:val="22"/>
        </w:rPr>
        <w:t>1</w:t>
      </w:r>
      <w:r w:rsidR="00F06884">
        <w:rPr>
          <w:rFonts w:ascii="Arial" w:hAnsi="Arial" w:cs="Arial"/>
          <w:sz w:val="22"/>
          <w:szCs w:val="22"/>
        </w:rPr>
        <w:t>46</w:t>
      </w:r>
      <w:r>
        <w:rPr>
          <w:rFonts w:ascii="Arial" w:hAnsi="Arial" w:cs="Arial"/>
          <w:sz w:val="22"/>
          <w:szCs w:val="22"/>
        </w:rPr>
        <w:t xml:space="preserve"> </w:t>
      </w:r>
      <w:r w:rsidR="003F5D8A">
        <w:rPr>
          <w:rFonts w:ascii="Arial" w:hAnsi="Arial" w:cs="Arial"/>
          <w:sz w:val="22"/>
          <w:szCs w:val="22"/>
        </w:rPr>
        <w:t xml:space="preserve">of the </w:t>
      </w:r>
      <w:r w:rsidR="00215E08">
        <w:rPr>
          <w:rFonts w:ascii="Arial" w:hAnsi="Arial" w:cs="Arial"/>
          <w:sz w:val="22"/>
          <w:szCs w:val="22"/>
        </w:rPr>
        <w:t>974</w:t>
      </w:r>
      <w:r w:rsidR="003F5D8A">
        <w:rPr>
          <w:rFonts w:ascii="Arial" w:hAnsi="Arial" w:cs="Arial"/>
          <w:sz w:val="22"/>
          <w:szCs w:val="22"/>
        </w:rPr>
        <w:t xml:space="preserve"> samples </w:t>
      </w:r>
      <w:r w:rsidR="00054C2C">
        <w:rPr>
          <w:rFonts w:ascii="Arial" w:hAnsi="Arial" w:cs="Arial"/>
          <w:sz w:val="22"/>
          <w:szCs w:val="22"/>
        </w:rPr>
        <w:t>for recovery of</w:t>
      </w:r>
      <w:r w:rsidR="00B56963">
        <w:rPr>
          <w:rFonts w:ascii="Arial" w:hAnsi="Arial" w:cs="Arial"/>
          <w:sz w:val="22"/>
          <w:szCs w:val="22"/>
        </w:rPr>
        <w:t xml:space="preserve"> galbut virus </w:t>
      </w:r>
      <w:r w:rsidR="00401012">
        <w:rPr>
          <w:rFonts w:ascii="Arial" w:hAnsi="Arial" w:cs="Arial"/>
          <w:sz w:val="22"/>
          <w:szCs w:val="22"/>
        </w:rPr>
        <w:t xml:space="preserve">genome </w:t>
      </w:r>
      <w:r w:rsidR="00B56963">
        <w:rPr>
          <w:rFonts w:ascii="Arial" w:hAnsi="Arial" w:cs="Arial"/>
          <w:sz w:val="22"/>
          <w:szCs w:val="22"/>
        </w:rPr>
        <w:t>sequences using total RNA sequencing</w:t>
      </w:r>
      <w:r>
        <w:rPr>
          <w:rFonts w:ascii="Arial" w:hAnsi="Arial" w:cs="Arial"/>
          <w:sz w:val="22"/>
          <w:szCs w:val="22"/>
        </w:rPr>
        <w:t xml:space="preserve">. </w:t>
      </w:r>
      <w:r w:rsidR="00322067">
        <w:rPr>
          <w:rFonts w:ascii="Arial" w:hAnsi="Arial" w:cs="Arial"/>
          <w:sz w:val="22"/>
          <w:szCs w:val="22"/>
        </w:rPr>
        <w:t xml:space="preserve">Samples were selected to provide </w:t>
      </w:r>
      <w:r w:rsidR="003F5D8A">
        <w:rPr>
          <w:rFonts w:ascii="Arial" w:hAnsi="Arial" w:cs="Arial"/>
          <w:sz w:val="22"/>
          <w:szCs w:val="22"/>
        </w:rPr>
        <w:t xml:space="preserve">a </w:t>
      </w:r>
      <w:r w:rsidR="00322067">
        <w:rPr>
          <w:rFonts w:ascii="Arial" w:hAnsi="Arial" w:cs="Arial"/>
          <w:sz w:val="22"/>
          <w:szCs w:val="22"/>
        </w:rPr>
        <w:t>broad representation of geography, infection level, and galbut virus genotype</w:t>
      </w:r>
      <w:r w:rsidR="00477151">
        <w:rPr>
          <w:rFonts w:ascii="Arial" w:hAnsi="Arial" w:cs="Arial"/>
          <w:sz w:val="22"/>
          <w:szCs w:val="22"/>
        </w:rPr>
        <w:t>, with genotype inferred from the pattern of qPCR positivity from our two galbut virus-</w:t>
      </w:r>
      <w:del w:id="466" w:author="Keene-Snickers,Lexi" w:date="2025-03-17T12:38:00Z" w16du:dateUtc="2025-03-17T18:38:00Z">
        <w:r w:rsidR="00477151" w:rsidDel="00CD0AF9">
          <w:rPr>
            <w:rFonts w:ascii="Arial" w:hAnsi="Arial" w:cs="Arial"/>
            <w:sz w:val="22"/>
            <w:szCs w:val="22"/>
          </w:rPr>
          <w:delText>targetting</w:delText>
        </w:r>
      </w:del>
      <w:ins w:id="467" w:author="Keene-Snickers,Lexi" w:date="2025-03-17T12:38:00Z" w16du:dateUtc="2025-03-17T18:38:00Z">
        <w:r w:rsidR="00CD0AF9">
          <w:rPr>
            <w:rFonts w:ascii="Arial" w:hAnsi="Arial" w:cs="Arial"/>
            <w:sz w:val="22"/>
            <w:szCs w:val="22"/>
          </w:rPr>
          <w:t>targeting</w:t>
        </w:r>
      </w:ins>
      <w:r w:rsidR="00477151">
        <w:rPr>
          <w:rFonts w:ascii="Arial" w:hAnsi="Arial" w:cs="Arial"/>
          <w:sz w:val="22"/>
          <w:szCs w:val="22"/>
        </w:rPr>
        <w:t xml:space="preserve"> primer sets </w:t>
      </w:r>
      <w:r w:rsidR="00541C7B">
        <w:rPr>
          <w:rFonts w:ascii="Arial" w:hAnsi="Arial" w:cs="Arial"/>
          <w:sz w:val="22"/>
          <w:szCs w:val="22"/>
        </w:rPr>
        <w:t>and qPCR melting curve</w:t>
      </w:r>
      <w:r w:rsidR="00105CB6">
        <w:rPr>
          <w:rFonts w:ascii="Arial" w:hAnsi="Arial" w:cs="Arial"/>
          <w:sz w:val="22"/>
          <w:szCs w:val="22"/>
        </w:rPr>
        <w:t xml:space="preserve"> differences </w:t>
      </w:r>
      <w:r w:rsidR="00E026FB">
        <w:rPr>
          <w:rFonts w:ascii="Arial" w:hAnsi="Arial" w:cs="Arial"/>
          <w:sz w:val="22"/>
          <w:szCs w:val="22"/>
        </w:rPr>
        <w:t>(</w:t>
      </w:r>
      <w:r w:rsidR="00E026FB" w:rsidRPr="00E026FB">
        <w:rPr>
          <w:rFonts w:ascii="Arial" w:hAnsi="Arial" w:cs="Arial"/>
          <w:b/>
          <w:bCs/>
          <w:sz w:val="22"/>
          <w:szCs w:val="22"/>
        </w:rPr>
        <w:t>Table 1</w:t>
      </w:r>
      <w:r w:rsidR="00E026FB">
        <w:rPr>
          <w:rFonts w:ascii="Arial" w:hAnsi="Arial" w:cs="Arial"/>
          <w:sz w:val="22"/>
          <w:szCs w:val="22"/>
        </w:rPr>
        <w:t>)</w:t>
      </w:r>
      <w:r>
        <w:rPr>
          <w:rFonts w:ascii="Arial" w:hAnsi="Arial" w:cs="Arial"/>
          <w:sz w:val="22"/>
          <w:szCs w:val="22"/>
        </w:rPr>
        <w:t xml:space="preserve">. </w:t>
      </w:r>
      <w:r w:rsidR="0005265A">
        <w:rPr>
          <w:rFonts w:ascii="Arial" w:hAnsi="Arial" w:cs="Arial"/>
          <w:sz w:val="22"/>
          <w:szCs w:val="22"/>
        </w:rPr>
        <w:t xml:space="preserve">We also </w:t>
      </w:r>
      <w:r w:rsidR="006F431E">
        <w:rPr>
          <w:rFonts w:ascii="Arial" w:hAnsi="Arial" w:cs="Arial"/>
          <w:sz w:val="22"/>
          <w:szCs w:val="22"/>
        </w:rPr>
        <w:t xml:space="preserve">sequenced </w:t>
      </w:r>
      <w:r w:rsidR="0005265A">
        <w:rPr>
          <w:rFonts w:ascii="Arial" w:hAnsi="Arial" w:cs="Arial"/>
          <w:sz w:val="22"/>
          <w:szCs w:val="22"/>
        </w:rPr>
        <w:t>nine samples that had been collected in 2020 and 2021</w:t>
      </w:r>
      <w:ins w:id="468" w:author="Keene-Snickers,Lexi" w:date="2025-03-18T15:23:00Z" w16du:dateUtc="2025-03-18T21:23:00Z">
        <w:r w:rsidR="00957D54">
          <w:rPr>
            <w:rFonts w:ascii="Arial" w:hAnsi="Arial" w:cs="Arial"/>
            <w:sz w:val="22"/>
            <w:szCs w:val="22"/>
          </w:rPr>
          <w:t xml:space="preserve"> from Colorado</w:t>
        </w:r>
      </w:ins>
      <w:del w:id="469" w:author="Stenglein,Mark" w:date="2025-03-06T14:28:00Z" w16du:dateUtc="2025-03-06T21:28:00Z">
        <w:r w:rsidR="0005265A" w:rsidDel="00096A57">
          <w:rPr>
            <w:rFonts w:ascii="Arial" w:hAnsi="Arial" w:cs="Arial"/>
            <w:sz w:val="22"/>
            <w:szCs w:val="22"/>
          </w:rPr>
          <w:delText xml:space="preserve"> because with the addition of a second set of galbut virus primers, they were positive for galbut virus</w:delText>
        </w:r>
      </w:del>
      <w:r w:rsidR="0005265A">
        <w:rPr>
          <w:rFonts w:ascii="Arial" w:hAnsi="Arial" w:cs="Arial"/>
          <w:sz w:val="22"/>
          <w:szCs w:val="22"/>
        </w:rPr>
        <w:t xml:space="preserve">. </w:t>
      </w:r>
    </w:p>
    <w:p w14:paraId="6208E1C4" w14:textId="77777777" w:rsidR="00957D54" w:rsidRDefault="00957D54" w:rsidP="00081385">
      <w:pPr>
        <w:spacing w:line="360" w:lineRule="auto"/>
        <w:rPr>
          <w:ins w:id="470" w:author="Keene-Snickers,Lexi" w:date="2025-03-18T16:17:00Z" w16du:dateUtc="2025-03-18T22:17:00Z"/>
          <w:rFonts w:ascii="Arial" w:hAnsi="Arial" w:cs="Arial"/>
          <w:sz w:val="22"/>
          <w:szCs w:val="22"/>
        </w:rPr>
      </w:pPr>
    </w:p>
    <w:p w14:paraId="4467A9D4" w14:textId="77777777" w:rsidR="003C0B86" w:rsidRDefault="00B557DF">
      <w:pPr>
        <w:spacing w:line="360" w:lineRule="auto"/>
        <w:ind w:firstLine="720"/>
        <w:rPr>
          <w:ins w:id="471" w:author="Keene-Snickers,Lexi" w:date="2025-04-02T14:20:00Z" w16du:dateUtc="2025-04-02T20:20:00Z"/>
          <w:rFonts w:ascii="Arial" w:hAnsi="Arial" w:cs="Arial"/>
          <w:sz w:val="22"/>
          <w:szCs w:val="22"/>
        </w:rPr>
      </w:pPr>
      <w:del w:id="472" w:author="Keene-Snickers,Lexi" w:date="2025-03-18T15:24:00Z" w16du:dateUtc="2025-03-18T21:24:00Z">
        <w:r w:rsidDel="00957D54">
          <w:rPr>
            <w:rFonts w:ascii="Arial" w:hAnsi="Arial" w:cs="Arial"/>
            <w:sz w:val="22"/>
            <w:szCs w:val="22"/>
          </w:rPr>
          <w:delText>Thirty-two</w:delText>
        </w:r>
      </w:del>
      <w:ins w:id="473" w:author="Keene-Snickers,Lexi" w:date="2025-04-02T14:13:00Z" w16du:dateUtc="2025-04-02T20:13:00Z">
        <w:r w:rsidR="003C0B86">
          <w:rPr>
            <w:rFonts w:ascii="Arial" w:hAnsi="Arial" w:cs="Arial"/>
            <w:sz w:val="22"/>
            <w:szCs w:val="22"/>
          </w:rPr>
          <w:t>Fifty-four</w:t>
        </w:r>
      </w:ins>
      <w:ins w:id="474" w:author="Keene-Snickers,Lexi" w:date="2025-03-18T15:26:00Z" w16du:dateUtc="2025-03-18T21:26:00Z">
        <w:r w:rsidR="00957D54">
          <w:rPr>
            <w:rFonts w:ascii="Arial" w:hAnsi="Arial" w:cs="Arial"/>
            <w:sz w:val="22"/>
            <w:szCs w:val="22"/>
          </w:rPr>
          <w:t xml:space="preserve"> </w:t>
        </w:r>
      </w:ins>
      <w:del w:id="475" w:author="Keene-Snickers,Lexi" w:date="2025-03-18T15:26:00Z" w16du:dateUtc="2025-03-18T21:26:00Z">
        <w:r w:rsidDel="00957D54">
          <w:rPr>
            <w:rFonts w:ascii="Arial" w:hAnsi="Arial" w:cs="Arial"/>
            <w:sz w:val="22"/>
            <w:szCs w:val="22"/>
          </w:rPr>
          <w:delText xml:space="preserve"> </w:delText>
        </w:r>
      </w:del>
      <w:r>
        <w:rPr>
          <w:rFonts w:ascii="Arial" w:hAnsi="Arial" w:cs="Arial"/>
          <w:sz w:val="22"/>
          <w:szCs w:val="22"/>
        </w:rPr>
        <w:t>of the sequenced samples did not contain enough galbut virus</w:t>
      </w:r>
      <w:r w:rsidR="00322067">
        <w:rPr>
          <w:rFonts w:ascii="Arial" w:hAnsi="Arial" w:cs="Arial"/>
          <w:sz w:val="22"/>
          <w:szCs w:val="22"/>
        </w:rPr>
        <w:t>-mapping</w:t>
      </w:r>
      <w:r>
        <w:rPr>
          <w:rFonts w:ascii="Arial" w:hAnsi="Arial" w:cs="Arial"/>
          <w:sz w:val="22"/>
          <w:szCs w:val="22"/>
        </w:rPr>
        <w:t xml:space="preserve"> reads to generate </w:t>
      </w:r>
      <w:r w:rsidR="0035280A">
        <w:rPr>
          <w:rFonts w:ascii="Arial" w:hAnsi="Arial" w:cs="Arial"/>
          <w:sz w:val="22"/>
          <w:szCs w:val="22"/>
        </w:rPr>
        <w:t xml:space="preserve">coding </w:t>
      </w:r>
      <w:r>
        <w:rPr>
          <w:rFonts w:ascii="Arial" w:hAnsi="Arial" w:cs="Arial"/>
          <w:sz w:val="22"/>
          <w:szCs w:val="22"/>
        </w:rPr>
        <w:t>complete sequences</w:t>
      </w:r>
      <w:ins w:id="476" w:author="Keene-Snickers,Lexi" w:date="2025-04-02T14:15:00Z" w16du:dateUtc="2025-04-02T20:15:00Z">
        <w:r w:rsidR="003C0B86">
          <w:rPr>
            <w:rFonts w:ascii="Arial" w:hAnsi="Arial" w:cs="Arial"/>
            <w:sz w:val="22"/>
            <w:szCs w:val="22"/>
          </w:rPr>
          <w:t xml:space="preserve">. We set a cutoff of 10 reads </w:t>
        </w:r>
      </w:ins>
      <w:ins w:id="477" w:author="Keene-Snickers,Lexi" w:date="2025-04-02T14:16:00Z" w16du:dateUtc="2025-04-02T20:16:00Z">
        <w:r w:rsidR="003C0B86">
          <w:rPr>
            <w:rFonts w:ascii="Arial" w:hAnsi="Arial" w:cs="Arial"/>
            <w:sz w:val="22"/>
            <w:szCs w:val="22"/>
          </w:rPr>
          <w:t xml:space="preserve">mapping to any galbut virus segment or chaq virus </w:t>
        </w:r>
      </w:ins>
      <w:ins w:id="478" w:author="Keene-Snickers,Lexi" w:date="2025-04-02T14:15:00Z" w16du:dateUtc="2025-04-02T20:15:00Z">
        <w:r w:rsidR="003C0B86">
          <w:rPr>
            <w:rFonts w:ascii="Arial" w:hAnsi="Arial" w:cs="Arial"/>
            <w:sz w:val="22"/>
            <w:szCs w:val="22"/>
          </w:rPr>
          <w:t>to identify a sample as positive</w:t>
        </w:r>
      </w:ins>
      <w:ins w:id="479" w:author="Keene-Snickers,Lexi" w:date="2025-04-02T14:16:00Z" w16du:dateUtc="2025-04-02T20:16:00Z">
        <w:r w:rsidR="003C0B86">
          <w:rPr>
            <w:rFonts w:ascii="Arial" w:hAnsi="Arial" w:cs="Arial"/>
            <w:sz w:val="22"/>
            <w:szCs w:val="22"/>
          </w:rPr>
          <w:t xml:space="preserve"> by sequencing</w:t>
        </w:r>
      </w:ins>
      <w:ins w:id="480" w:author="Keene-Snickers,Lexi" w:date="2025-04-02T14:15:00Z" w16du:dateUtc="2025-04-02T20:15:00Z">
        <w:r w:rsidR="003C0B86">
          <w:rPr>
            <w:rFonts w:ascii="Arial" w:hAnsi="Arial" w:cs="Arial"/>
            <w:sz w:val="22"/>
            <w:szCs w:val="22"/>
          </w:rPr>
          <w:t xml:space="preserve"> for galbut virus.</w:t>
        </w:r>
      </w:ins>
      <w:ins w:id="481" w:author="Keene-Snickers,Lexi" w:date="2025-03-18T15:25:00Z" w16du:dateUtc="2025-03-18T21:25:00Z">
        <w:r w:rsidR="00957D54">
          <w:rPr>
            <w:rFonts w:ascii="Arial" w:hAnsi="Arial" w:cs="Arial"/>
            <w:sz w:val="22"/>
            <w:szCs w:val="22"/>
          </w:rPr>
          <w:t xml:space="preserve"> </w:t>
        </w:r>
      </w:ins>
      <w:ins w:id="482" w:author="Keene-Snickers,Lexi" w:date="2025-04-02T14:15:00Z" w16du:dateUtc="2025-04-02T20:15:00Z">
        <w:r w:rsidR="003C0B86">
          <w:rPr>
            <w:rFonts w:ascii="Arial" w:hAnsi="Arial" w:cs="Arial"/>
            <w:sz w:val="22"/>
            <w:szCs w:val="22"/>
          </w:rPr>
          <w:t>Under these conditions, 38 samples</w:t>
        </w:r>
      </w:ins>
      <w:ins w:id="483" w:author="Keene-Snickers,Lexi" w:date="2025-03-18T15:25:00Z" w16du:dateUtc="2025-03-18T21:25:00Z">
        <w:r w:rsidR="00957D54">
          <w:rPr>
            <w:rFonts w:ascii="Arial" w:hAnsi="Arial" w:cs="Arial"/>
            <w:sz w:val="22"/>
            <w:szCs w:val="22"/>
          </w:rPr>
          <w:t xml:space="preserve"> did not have any galbut virus mapping reads</w:t>
        </w:r>
      </w:ins>
      <w:r>
        <w:rPr>
          <w:rFonts w:ascii="Arial" w:hAnsi="Arial" w:cs="Arial"/>
          <w:sz w:val="22"/>
          <w:szCs w:val="22"/>
        </w:rPr>
        <w:t xml:space="preserve">. </w:t>
      </w:r>
      <w:r w:rsidR="00322067">
        <w:rPr>
          <w:rFonts w:ascii="Arial" w:hAnsi="Arial" w:cs="Arial"/>
          <w:sz w:val="22"/>
          <w:szCs w:val="22"/>
        </w:rPr>
        <w:t>From</w:t>
      </w:r>
      <w:r>
        <w:rPr>
          <w:rFonts w:ascii="Arial" w:hAnsi="Arial" w:cs="Arial"/>
          <w:sz w:val="22"/>
          <w:szCs w:val="22"/>
        </w:rPr>
        <w:t xml:space="preserve"> the 1</w:t>
      </w:r>
      <w:ins w:id="484" w:author="Keene-Snickers,Lexi" w:date="2025-03-17T13:32:00Z" w16du:dateUtc="2025-03-17T19:32:00Z">
        <w:r w:rsidR="00CD0AF9">
          <w:rPr>
            <w:rFonts w:ascii="Arial" w:hAnsi="Arial" w:cs="Arial"/>
            <w:sz w:val="22"/>
            <w:szCs w:val="22"/>
          </w:rPr>
          <w:t>01</w:t>
        </w:r>
      </w:ins>
      <w:del w:id="485" w:author="Keene-Snickers,Lexi" w:date="2025-03-17T13:32:00Z" w16du:dateUtc="2025-03-17T19:32:00Z">
        <w:r w:rsidDel="00CD0AF9">
          <w:rPr>
            <w:rFonts w:ascii="Arial" w:hAnsi="Arial" w:cs="Arial"/>
            <w:sz w:val="22"/>
            <w:szCs w:val="22"/>
          </w:rPr>
          <w:delText>23</w:delText>
        </w:r>
      </w:del>
      <w:r>
        <w:rPr>
          <w:rFonts w:ascii="Arial" w:hAnsi="Arial" w:cs="Arial"/>
          <w:sz w:val="22"/>
          <w:szCs w:val="22"/>
        </w:rPr>
        <w:t xml:space="preserve"> samples</w:t>
      </w:r>
      <w:r w:rsidR="00322067">
        <w:rPr>
          <w:rFonts w:ascii="Arial" w:hAnsi="Arial" w:cs="Arial"/>
          <w:sz w:val="22"/>
          <w:szCs w:val="22"/>
        </w:rPr>
        <w:t xml:space="preserve"> with sufficient galbut virus-mapping reads</w:t>
      </w:r>
      <w:r>
        <w:rPr>
          <w:rFonts w:ascii="Arial" w:hAnsi="Arial" w:cs="Arial"/>
          <w:sz w:val="22"/>
          <w:szCs w:val="22"/>
        </w:rPr>
        <w:t xml:space="preserve">, </w:t>
      </w:r>
      <w:r w:rsidR="00322067">
        <w:rPr>
          <w:rFonts w:ascii="Arial" w:hAnsi="Arial" w:cs="Arial"/>
          <w:sz w:val="22"/>
          <w:szCs w:val="22"/>
        </w:rPr>
        <w:t xml:space="preserve">we recovered </w:t>
      </w:r>
      <w:r>
        <w:rPr>
          <w:rFonts w:ascii="Arial" w:hAnsi="Arial" w:cs="Arial"/>
          <w:sz w:val="22"/>
          <w:szCs w:val="22"/>
        </w:rPr>
        <w:t>37</w:t>
      </w:r>
      <w:ins w:id="486" w:author="Keene-Snickers,Lexi" w:date="2025-03-17T12:39:00Z" w16du:dateUtc="2025-03-17T18:39:00Z">
        <w:r w:rsidR="00CD0AF9">
          <w:rPr>
            <w:rFonts w:ascii="Arial" w:hAnsi="Arial" w:cs="Arial"/>
            <w:sz w:val="22"/>
            <w:szCs w:val="22"/>
          </w:rPr>
          <w:t>3</w:t>
        </w:r>
      </w:ins>
      <w:del w:id="487" w:author="Keene-Snickers,Lexi" w:date="2025-03-17T12:39:00Z" w16du:dateUtc="2025-03-17T18:39:00Z">
        <w:r w:rsidDel="00CD0AF9">
          <w:rPr>
            <w:rFonts w:ascii="Arial" w:hAnsi="Arial" w:cs="Arial"/>
            <w:sz w:val="22"/>
            <w:szCs w:val="22"/>
          </w:rPr>
          <w:delText>4</w:delText>
        </w:r>
      </w:del>
      <w:r>
        <w:rPr>
          <w:rFonts w:ascii="Arial" w:hAnsi="Arial" w:cs="Arial"/>
          <w:sz w:val="22"/>
          <w:szCs w:val="22"/>
        </w:rPr>
        <w:t xml:space="preserve"> </w:t>
      </w:r>
      <w:r w:rsidR="0035280A">
        <w:rPr>
          <w:rFonts w:ascii="Arial" w:hAnsi="Arial" w:cs="Arial"/>
          <w:sz w:val="22"/>
          <w:szCs w:val="22"/>
        </w:rPr>
        <w:t xml:space="preserve">coding </w:t>
      </w:r>
      <w:r>
        <w:rPr>
          <w:rFonts w:ascii="Arial" w:hAnsi="Arial" w:cs="Arial"/>
          <w:sz w:val="22"/>
          <w:szCs w:val="22"/>
        </w:rPr>
        <w:t xml:space="preserve">complete or near </w:t>
      </w:r>
      <w:r w:rsidR="004664C1">
        <w:rPr>
          <w:rFonts w:ascii="Arial" w:hAnsi="Arial" w:cs="Arial"/>
          <w:sz w:val="22"/>
          <w:szCs w:val="22"/>
        </w:rPr>
        <w:t xml:space="preserve">coding </w:t>
      </w:r>
      <w:r>
        <w:rPr>
          <w:rFonts w:ascii="Arial" w:hAnsi="Arial" w:cs="Arial"/>
          <w:sz w:val="22"/>
          <w:szCs w:val="22"/>
        </w:rPr>
        <w:t xml:space="preserve">complete </w:t>
      </w:r>
      <w:r w:rsidR="00322067">
        <w:rPr>
          <w:rFonts w:ascii="Arial" w:hAnsi="Arial" w:cs="Arial"/>
          <w:sz w:val="22"/>
          <w:szCs w:val="22"/>
        </w:rPr>
        <w:t>galbut</w:t>
      </w:r>
      <w:ins w:id="488" w:author="Keene-Snickers,Lexi" w:date="2025-03-17T12:39:00Z" w16du:dateUtc="2025-03-17T18:39:00Z">
        <w:r w:rsidR="00CD0AF9">
          <w:rPr>
            <w:rFonts w:ascii="Arial" w:hAnsi="Arial" w:cs="Arial"/>
            <w:sz w:val="22"/>
            <w:szCs w:val="22"/>
          </w:rPr>
          <w:t xml:space="preserve"> virus segments</w:t>
        </w:r>
      </w:ins>
      <w:r w:rsidR="00322067">
        <w:rPr>
          <w:rFonts w:ascii="Arial" w:hAnsi="Arial" w:cs="Arial"/>
          <w:sz w:val="22"/>
          <w:szCs w:val="22"/>
        </w:rPr>
        <w:t xml:space="preserve"> </w:t>
      </w:r>
      <w:ins w:id="489" w:author="Keene-Snickers,Lexi" w:date="2025-03-17T12:39:00Z" w16du:dateUtc="2025-03-17T18:39:00Z">
        <w:r w:rsidR="00CD0AF9">
          <w:rPr>
            <w:rFonts w:ascii="Arial" w:hAnsi="Arial" w:cs="Arial"/>
            <w:sz w:val="22"/>
            <w:szCs w:val="22"/>
          </w:rPr>
          <w:t xml:space="preserve">and chaq </w:t>
        </w:r>
      </w:ins>
      <w:r w:rsidR="00322067">
        <w:rPr>
          <w:rFonts w:ascii="Arial" w:hAnsi="Arial" w:cs="Arial"/>
          <w:sz w:val="22"/>
          <w:szCs w:val="22"/>
        </w:rPr>
        <w:t xml:space="preserve">virus </w:t>
      </w:r>
      <w:del w:id="490" w:author="Keene-Snickers,Lexi" w:date="2025-03-17T12:39:00Z" w16du:dateUtc="2025-03-17T18:39:00Z">
        <w:r w:rsidR="00322067" w:rsidDel="00CD0AF9">
          <w:rPr>
            <w:rFonts w:ascii="Arial" w:hAnsi="Arial" w:cs="Arial"/>
            <w:sz w:val="22"/>
            <w:szCs w:val="22"/>
          </w:rPr>
          <w:delText xml:space="preserve">segment </w:delText>
        </w:r>
      </w:del>
      <w:r>
        <w:rPr>
          <w:rFonts w:ascii="Arial" w:hAnsi="Arial" w:cs="Arial"/>
          <w:sz w:val="22"/>
          <w:szCs w:val="22"/>
        </w:rPr>
        <w:t>sequences.</w:t>
      </w:r>
    </w:p>
    <w:p w14:paraId="5351330B" w14:textId="77777777" w:rsidR="003C0B86" w:rsidRDefault="003C0B86">
      <w:pPr>
        <w:spacing w:line="360" w:lineRule="auto"/>
        <w:ind w:firstLine="720"/>
        <w:rPr>
          <w:ins w:id="491" w:author="Keene-Snickers,Lexi" w:date="2025-04-02T14:20:00Z" w16du:dateUtc="2025-04-02T20:20:00Z"/>
          <w:rFonts w:ascii="Arial" w:hAnsi="Arial" w:cs="Arial"/>
          <w:sz w:val="22"/>
          <w:szCs w:val="22"/>
        </w:rPr>
      </w:pPr>
    </w:p>
    <w:p w14:paraId="29A60F22" w14:textId="70F312A1" w:rsidR="00B557DF" w:rsidRDefault="00B557DF">
      <w:pPr>
        <w:spacing w:line="360" w:lineRule="auto"/>
        <w:ind w:firstLine="720"/>
        <w:rPr>
          <w:rFonts w:ascii="Arial" w:hAnsi="Arial" w:cs="Arial"/>
          <w:sz w:val="22"/>
          <w:szCs w:val="22"/>
        </w:rPr>
        <w:pPrChange w:id="492" w:author="Keene-Snickers,Lexi" w:date="2025-03-18T16:17:00Z" w16du:dateUtc="2025-03-18T22:17:00Z">
          <w:pPr>
            <w:spacing w:line="360" w:lineRule="auto"/>
          </w:pPr>
        </w:pPrChange>
      </w:pPr>
      <w:del w:id="493" w:author="Keene-Snickers,Lexi" w:date="2025-04-02T14:20:00Z" w16du:dateUtc="2025-04-02T20:20:00Z">
        <w:r w:rsidDel="003C0B86">
          <w:rPr>
            <w:rFonts w:ascii="Arial" w:hAnsi="Arial" w:cs="Arial"/>
            <w:sz w:val="22"/>
            <w:szCs w:val="22"/>
          </w:rPr>
          <w:delText xml:space="preserve"> </w:delText>
        </w:r>
      </w:del>
      <w:r>
        <w:rPr>
          <w:rFonts w:ascii="Arial" w:hAnsi="Arial" w:cs="Arial"/>
          <w:sz w:val="22"/>
          <w:szCs w:val="22"/>
        </w:rPr>
        <w:t xml:space="preserve">Of the samples that yielded no </w:t>
      </w:r>
      <w:r w:rsidR="00CA7501">
        <w:rPr>
          <w:rFonts w:ascii="Arial" w:hAnsi="Arial" w:cs="Arial"/>
          <w:sz w:val="22"/>
          <w:szCs w:val="22"/>
        </w:rPr>
        <w:t>coding</w:t>
      </w:r>
      <w:ins w:id="494" w:author="Keene-Snickers,Lexi" w:date="2025-03-17T12:39:00Z" w16du:dateUtc="2025-03-17T18:39:00Z">
        <w:r w:rsidR="00CD0AF9">
          <w:rPr>
            <w:rFonts w:ascii="Arial" w:hAnsi="Arial" w:cs="Arial"/>
            <w:sz w:val="22"/>
            <w:szCs w:val="22"/>
          </w:rPr>
          <w:t xml:space="preserve"> </w:t>
        </w:r>
      </w:ins>
      <w:del w:id="495" w:author="Keene-Snickers,Lexi" w:date="2025-03-17T12:39:00Z" w16du:dateUtc="2025-03-17T18:39:00Z">
        <w:r w:rsidR="00CA7501" w:rsidDel="00CD0AF9">
          <w:rPr>
            <w:rFonts w:ascii="Arial" w:hAnsi="Arial" w:cs="Arial"/>
            <w:sz w:val="22"/>
            <w:szCs w:val="22"/>
          </w:rPr>
          <w:delText>-</w:delText>
        </w:r>
      </w:del>
      <w:r w:rsidR="00CA7501">
        <w:rPr>
          <w:rFonts w:ascii="Arial" w:hAnsi="Arial" w:cs="Arial"/>
          <w:sz w:val="22"/>
          <w:szCs w:val="22"/>
        </w:rPr>
        <w:t xml:space="preserve">complete </w:t>
      </w:r>
      <w:r>
        <w:rPr>
          <w:rFonts w:ascii="Arial" w:hAnsi="Arial" w:cs="Arial"/>
          <w:sz w:val="22"/>
          <w:szCs w:val="22"/>
        </w:rPr>
        <w:t xml:space="preserve">galbut virus sequences, </w:t>
      </w:r>
      <w:del w:id="496" w:author="Keene-Snickers,Lexi" w:date="2025-03-18T15:27:00Z" w16du:dateUtc="2025-03-18T21:27:00Z">
        <w:r w:rsidDel="00957D54">
          <w:rPr>
            <w:rFonts w:ascii="Arial" w:hAnsi="Arial" w:cs="Arial"/>
            <w:sz w:val="22"/>
            <w:szCs w:val="22"/>
          </w:rPr>
          <w:delText xml:space="preserve">six </w:delText>
        </w:r>
      </w:del>
      <w:ins w:id="497" w:author="Keene-Snickers,Lexi" w:date="2025-04-02T14:11:00Z" w16du:dateUtc="2025-04-02T20:11:00Z">
        <w:r w:rsidR="003C0B86">
          <w:rPr>
            <w:rFonts w:ascii="Arial" w:hAnsi="Arial" w:cs="Arial"/>
            <w:sz w:val="22"/>
            <w:szCs w:val="22"/>
          </w:rPr>
          <w:t>eight</w:t>
        </w:r>
      </w:ins>
      <w:ins w:id="498" w:author="Keene-Snickers,Lexi" w:date="2025-03-18T15:27:00Z" w16du:dateUtc="2025-03-18T21:27:00Z">
        <w:r w:rsidR="00957D54">
          <w:rPr>
            <w:rFonts w:ascii="Arial" w:hAnsi="Arial" w:cs="Arial"/>
            <w:sz w:val="22"/>
            <w:szCs w:val="22"/>
          </w:rPr>
          <w:t xml:space="preserve"> </w:t>
        </w:r>
      </w:ins>
      <w:r>
        <w:rPr>
          <w:rFonts w:ascii="Arial" w:hAnsi="Arial" w:cs="Arial"/>
          <w:sz w:val="22"/>
          <w:szCs w:val="22"/>
        </w:rPr>
        <w:t xml:space="preserve">were from </w:t>
      </w:r>
      <w:ins w:id="499" w:author="Keene-Snickers,Lexi" w:date="2025-03-18T15:47:00Z" w16du:dateUtc="2025-03-18T21:47:00Z">
        <w:r w:rsidR="00957D54">
          <w:rPr>
            <w:rFonts w:ascii="Arial" w:hAnsi="Arial" w:cs="Arial"/>
            <w:sz w:val="22"/>
            <w:szCs w:val="22"/>
          </w:rPr>
          <w:t>samples</w:t>
        </w:r>
      </w:ins>
      <w:ins w:id="500" w:author="Keene-Snickers,Lexi" w:date="2025-04-02T11:25:00Z" w16du:dateUtc="2025-04-02T17:25:00Z">
        <w:r w:rsidR="009000F2">
          <w:rPr>
            <w:rFonts w:ascii="Arial" w:hAnsi="Arial" w:cs="Arial"/>
            <w:sz w:val="22"/>
            <w:szCs w:val="22"/>
          </w:rPr>
          <w:t xml:space="preserve"> collected in Ohio</w:t>
        </w:r>
      </w:ins>
      <w:ins w:id="501" w:author="Keene-Snickers,Lexi" w:date="2025-03-18T15:47:00Z" w16du:dateUtc="2025-03-18T21:47:00Z">
        <w:r w:rsidR="00957D54">
          <w:rPr>
            <w:rFonts w:ascii="Arial" w:hAnsi="Arial" w:cs="Arial"/>
            <w:sz w:val="22"/>
            <w:szCs w:val="22"/>
          </w:rPr>
          <w:t xml:space="preserve"> that were </w:t>
        </w:r>
      </w:ins>
      <w:del w:id="502" w:author="Keene-Snickers,Lexi" w:date="2025-03-18T15:47:00Z" w16du:dateUtc="2025-03-18T21:47:00Z">
        <w:r w:rsidDel="00957D54">
          <w:rPr>
            <w:rFonts w:ascii="Arial" w:hAnsi="Arial" w:cs="Arial"/>
            <w:sz w:val="22"/>
            <w:szCs w:val="22"/>
          </w:rPr>
          <w:delText>Ohio and</w:delText>
        </w:r>
        <w:r w:rsidR="00322067" w:rsidDel="00957D54">
          <w:rPr>
            <w:rFonts w:ascii="Arial" w:hAnsi="Arial" w:cs="Arial"/>
            <w:sz w:val="22"/>
            <w:szCs w:val="22"/>
          </w:rPr>
          <w:delText xml:space="preserve"> had been</w:delText>
        </w:r>
        <w:r w:rsidDel="00957D54">
          <w:rPr>
            <w:rFonts w:ascii="Arial" w:hAnsi="Arial" w:cs="Arial"/>
            <w:sz w:val="22"/>
            <w:szCs w:val="22"/>
          </w:rPr>
          <w:delText xml:space="preserve"> sequenced because they were </w:delText>
        </w:r>
      </w:del>
      <w:r>
        <w:rPr>
          <w:rFonts w:ascii="Arial" w:hAnsi="Arial" w:cs="Arial"/>
          <w:sz w:val="22"/>
          <w:szCs w:val="22"/>
        </w:rPr>
        <w:t xml:space="preserve">not </w:t>
      </w:r>
      <w:r w:rsidRPr="00B557DF">
        <w:rPr>
          <w:rFonts w:ascii="Arial" w:hAnsi="Arial" w:cs="Arial"/>
          <w:i/>
          <w:iCs/>
          <w:sz w:val="22"/>
          <w:szCs w:val="22"/>
        </w:rPr>
        <w:t>D. melanogaster</w:t>
      </w:r>
      <w:r>
        <w:rPr>
          <w:rFonts w:ascii="Arial" w:hAnsi="Arial" w:cs="Arial"/>
          <w:sz w:val="22"/>
          <w:szCs w:val="22"/>
        </w:rPr>
        <w:t xml:space="preserve"> </w:t>
      </w:r>
      <w:ins w:id="503" w:author="Keene-Snickers,Lexi" w:date="2025-04-02T14:11:00Z" w16du:dateUtc="2025-04-02T20:11:00Z">
        <w:r w:rsidR="003C0B86">
          <w:rPr>
            <w:rFonts w:ascii="Arial" w:hAnsi="Arial" w:cs="Arial"/>
            <w:sz w:val="22"/>
            <w:szCs w:val="22"/>
          </w:rPr>
          <w:t xml:space="preserve">and for which </w:t>
        </w:r>
      </w:ins>
      <w:ins w:id="504" w:author="Keene-Snickers,Lexi" w:date="2025-04-02T14:12:00Z" w16du:dateUtc="2025-04-02T20:12:00Z">
        <w:r w:rsidR="003C0B86">
          <w:rPr>
            <w:rFonts w:ascii="Arial" w:hAnsi="Arial" w:cs="Arial"/>
            <w:sz w:val="22"/>
            <w:szCs w:val="22"/>
          </w:rPr>
          <w:t>species identity</w:t>
        </w:r>
      </w:ins>
      <w:ins w:id="505" w:author="Keene-Snickers,Lexi" w:date="2025-04-02T14:29:00Z" w16du:dateUtc="2025-04-02T20:29:00Z">
        <w:r w:rsidR="003C0B86">
          <w:rPr>
            <w:rFonts w:ascii="Arial" w:hAnsi="Arial" w:cs="Arial"/>
            <w:sz w:val="22"/>
            <w:szCs w:val="22"/>
          </w:rPr>
          <w:t xml:space="preserve"> could not be determined</w:t>
        </w:r>
      </w:ins>
      <w:ins w:id="506" w:author="Keene-Snickers,Lexi" w:date="2025-04-02T14:12:00Z" w16du:dateUtc="2025-04-02T20:12:00Z">
        <w:r w:rsidR="003C0B86">
          <w:rPr>
            <w:rFonts w:ascii="Arial" w:hAnsi="Arial" w:cs="Arial"/>
            <w:sz w:val="22"/>
            <w:szCs w:val="22"/>
          </w:rPr>
          <w:t>. These samples were sequenced to determine if they were infected by</w:t>
        </w:r>
      </w:ins>
      <w:commentRangeStart w:id="507"/>
      <w:commentRangeStart w:id="508"/>
      <w:del w:id="509" w:author="Keene-Snickers,Lexi" w:date="2025-04-02T14:12:00Z" w16du:dateUtc="2025-04-02T20:12:00Z">
        <w:r w:rsidDel="003C0B86">
          <w:rPr>
            <w:rFonts w:ascii="Arial" w:hAnsi="Arial" w:cs="Arial"/>
            <w:sz w:val="22"/>
            <w:szCs w:val="22"/>
          </w:rPr>
          <w:delText>but could have been infected by</w:delText>
        </w:r>
      </w:del>
      <w:r>
        <w:rPr>
          <w:rFonts w:ascii="Arial" w:hAnsi="Arial" w:cs="Arial"/>
          <w:sz w:val="22"/>
          <w:szCs w:val="22"/>
        </w:rPr>
        <w:t xml:space="preserve"> a virus similar to galbut virus</w:t>
      </w:r>
      <w:commentRangeEnd w:id="507"/>
      <w:r w:rsidR="00387662">
        <w:rPr>
          <w:rStyle w:val="CommentReference"/>
        </w:rPr>
        <w:commentReference w:id="507"/>
      </w:r>
      <w:commentRangeEnd w:id="508"/>
      <w:r w:rsidR="003C0B86">
        <w:rPr>
          <w:rStyle w:val="CommentReference"/>
        </w:rPr>
        <w:commentReference w:id="508"/>
      </w:r>
      <w:ins w:id="510" w:author="Keene-Snickers,Lexi" w:date="2025-04-02T14:12:00Z" w16du:dateUtc="2025-04-02T20:12:00Z">
        <w:r w:rsidR="003C0B86">
          <w:rPr>
            <w:rFonts w:ascii="Arial" w:hAnsi="Arial" w:cs="Arial"/>
            <w:sz w:val="22"/>
            <w:szCs w:val="22"/>
          </w:rPr>
          <w:t>.</w:t>
        </w:r>
      </w:ins>
      <w:del w:id="511" w:author="Keene-Snickers,Lexi" w:date="2025-04-02T14:12:00Z" w16du:dateUtc="2025-04-02T20:12:00Z">
        <w:r w:rsidDel="003C0B86">
          <w:rPr>
            <w:rFonts w:ascii="Arial" w:hAnsi="Arial" w:cs="Arial"/>
            <w:sz w:val="22"/>
            <w:szCs w:val="22"/>
          </w:rPr>
          <w:delText>,</w:delText>
        </w:r>
      </w:del>
      <w:r>
        <w:rPr>
          <w:rFonts w:ascii="Arial" w:hAnsi="Arial" w:cs="Arial"/>
          <w:sz w:val="22"/>
          <w:szCs w:val="22"/>
        </w:rPr>
        <w:t xml:space="preserve"> </w:t>
      </w:r>
      <w:ins w:id="512" w:author="Keene-Snickers,Lexi" w:date="2025-04-02T14:30:00Z" w16du:dateUtc="2025-04-02T20:30:00Z">
        <w:r w:rsidR="003C0B86">
          <w:rPr>
            <w:rFonts w:ascii="Arial" w:hAnsi="Arial" w:cs="Arial"/>
            <w:sz w:val="22"/>
            <w:szCs w:val="22"/>
          </w:rPr>
          <w:t>Some of t</w:t>
        </w:r>
      </w:ins>
      <w:ins w:id="513" w:author="Keene-Snickers,Lexi" w:date="2025-04-02T14:21:00Z" w16du:dateUtc="2025-04-02T20:21:00Z">
        <w:r w:rsidR="003C0B86">
          <w:rPr>
            <w:rFonts w:ascii="Arial" w:hAnsi="Arial" w:cs="Arial"/>
            <w:sz w:val="22"/>
            <w:szCs w:val="22"/>
          </w:rPr>
          <w:t xml:space="preserve">hese samples were infected with partiti-like viruses but the exploration of these viruses </w:t>
        </w:r>
      </w:ins>
      <w:ins w:id="514" w:author="Keene-Snickers,Lexi" w:date="2025-04-02T14:30:00Z" w16du:dateUtc="2025-04-02T20:30:00Z">
        <w:r w:rsidR="003C0B86">
          <w:rPr>
            <w:rFonts w:ascii="Arial" w:hAnsi="Arial" w:cs="Arial"/>
            <w:sz w:val="22"/>
            <w:szCs w:val="22"/>
          </w:rPr>
          <w:t>were</w:t>
        </w:r>
      </w:ins>
      <w:ins w:id="515" w:author="Keene-Snickers,Lexi" w:date="2025-04-02T14:21:00Z" w16du:dateUtc="2025-04-02T20:21:00Z">
        <w:r w:rsidR="003C0B86">
          <w:rPr>
            <w:rFonts w:ascii="Arial" w:hAnsi="Arial" w:cs="Arial"/>
            <w:sz w:val="22"/>
            <w:szCs w:val="22"/>
          </w:rPr>
          <w:t xml:space="preserve"> beyond the scope of this manuscript.</w:t>
        </w:r>
      </w:ins>
      <w:del w:id="516" w:author="Keene-Snickers,Lexi" w:date="2025-03-18T15:46:00Z" w16du:dateUtc="2025-03-18T21:46:00Z">
        <w:r w:rsidDel="00957D54">
          <w:rPr>
            <w:rFonts w:ascii="Arial" w:hAnsi="Arial" w:cs="Arial"/>
            <w:sz w:val="22"/>
            <w:szCs w:val="22"/>
          </w:rPr>
          <w:delText xml:space="preserve">22 </w:delText>
        </w:r>
      </w:del>
      <w:ins w:id="517" w:author="Keene-Snickers,Lexi" w:date="2025-03-18T15:46:00Z" w16du:dateUtc="2025-03-18T21:46:00Z">
        <w:r w:rsidR="00957D54">
          <w:rPr>
            <w:rFonts w:ascii="Arial" w:hAnsi="Arial" w:cs="Arial"/>
            <w:sz w:val="22"/>
            <w:szCs w:val="22"/>
          </w:rPr>
          <w:t xml:space="preserve"> </w:t>
        </w:r>
      </w:ins>
      <w:ins w:id="518" w:author="Keene-Snickers,Lexi" w:date="2025-04-02T14:23:00Z" w16du:dateUtc="2025-04-02T20:23:00Z">
        <w:r w:rsidR="003C0B86">
          <w:rPr>
            <w:rFonts w:ascii="Arial" w:hAnsi="Arial" w:cs="Arial"/>
            <w:sz w:val="22"/>
            <w:szCs w:val="22"/>
          </w:rPr>
          <w:t xml:space="preserve">Fifteen had more than 10 galbut or chaq virus reads but were too low coverage </w:t>
        </w:r>
      </w:ins>
      <w:del w:id="519" w:author="Keene-Snickers,Lexi" w:date="2025-04-02T14:23:00Z" w16du:dateUtc="2025-04-02T20:23:00Z">
        <w:r w:rsidDel="003C0B86">
          <w:rPr>
            <w:rFonts w:ascii="Arial" w:hAnsi="Arial" w:cs="Arial"/>
            <w:sz w:val="22"/>
            <w:szCs w:val="22"/>
          </w:rPr>
          <w:delText xml:space="preserve">were </w:delText>
        </w:r>
        <w:r w:rsidR="004664C1" w:rsidDel="003C0B86">
          <w:rPr>
            <w:rFonts w:ascii="Arial" w:hAnsi="Arial" w:cs="Arial"/>
            <w:sz w:val="22"/>
            <w:szCs w:val="22"/>
          </w:rPr>
          <w:delText>infected at low levels</w:delText>
        </w:r>
        <w:r w:rsidR="00387662" w:rsidDel="003C0B86">
          <w:rPr>
            <w:rFonts w:ascii="Arial" w:hAnsi="Arial" w:cs="Arial"/>
            <w:sz w:val="22"/>
            <w:szCs w:val="22"/>
          </w:rPr>
          <w:delText xml:space="preserve"> too low </w:delText>
        </w:r>
      </w:del>
      <w:r w:rsidR="00387662">
        <w:rPr>
          <w:rFonts w:ascii="Arial" w:hAnsi="Arial" w:cs="Arial"/>
          <w:sz w:val="22"/>
          <w:szCs w:val="22"/>
        </w:rPr>
        <w:t>to assemble genome sequences (</w:t>
      </w:r>
      <w:r w:rsidR="00387662" w:rsidRPr="009000F2">
        <w:rPr>
          <w:rFonts w:ascii="Arial" w:hAnsi="Arial" w:cs="Arial"/>
          <w:b/>
          <w:bCs/>
          <w:sz w:val="22"/>
          <w:szCs w:val="22"/>
          <w:rPrChange w:id="520" w:author="Keene-Snickers,Lexi" w:date="2025-04-02T11:26:00Z" w16du:dateUtc="2025-04-02T17:26:00Z">
            <w:rPr>
              <w:rFonts w:ascii="Arial" w:hAnsi="Arial" w:cs="Arial"/>
              <w:sz w:val="22"/>
              <w:szCs w:val="22"/>
            </w:rPr>
          </w:rPrChange>
        </w:rPr>
        <w:t>Fig. 1</w:t>
      </w:r>
      <w:r w:rsidR="00387662">
        <w:rPr>
          <w:rFonts w:ascii="Arial" w:hAnsi="Arial" w:cs="Arial"/>
          <w:sz w:val="22"/>
          <w:szCs w:val="22"/>
        </w:rPr>
        <w:t>)</w:t>
      </w:r>
      <w:del w:id="521" w:author="Stenglein,Mark" w:date="2025-03-06T14:29:00Z" w16du:dateUtc="2025-03-06T21:29:00Z">
        <w:r w:rsidDel="004664C1">
          <w:rPr>
            <w:rFonts w:ascii="Arial" w:hAnsi="Arial" w:cs="Arial"/>
            <w:sz w:val="22"/>
            <w:szCs w:val="22"/>
          </w:rPr>
          <w:delText>positives</w:delText>
        </w:r>
      </w:del>
      <w:ins w:id="522" w:author="Keene-Snickers,Lexi" w:date="2025-04-02T14:24:00Z" w16du:dateUtc="2025-04-02T20:24:00Z">
        <w:r w:rsidR="003C0B86">
          <w:rPr>
            <w:rFonts w:ascii="Arial" w:hAnsi="Arial" w:cs="Arial"/>
            <w:sz w:val="22"/>
            <w:szCs w:val="22"/>
          </w:rPr>
          <w:t>.</w:t>
        </w:r>
      </w:ins>
      <w:del w:id="523" w:author="Keene-Snickers,Lexi" w:date="2025-04-02T14:24:00Z" w16du:dateUtc="2025-04-02T20:24:00Z">
        <w:r w:rsidDel="003C0B86">
          <w:rPr>
            <w:rFonts w:ascii="Arial" w:hAnsi="Arial" w:cs="Arial"/>
            <w:sz w:val="22"/>
            <w:szCs w:val="22"/>
          </w:rPr>
          <w:delText>,</w:delText>
        </w:r>
      </w:del>
      <w:r>
        <w:rPr>
          <w:rFonts w:ascii="Arial" w:hAnsi="Arial" w:cs="Arial"/>
          <w:sz w:val="22"/>
          <w:szCs w:val="22"/>
        </w:rPr>
        <w:t xml:space="preserve"> </w:t>
      </w:r>
      <w:del w:id="524" w:author="Keene-Snickers,Lexi" w:date="2025-04-02T14:28:00Z" w16du:dateUtc="2025-04-02T20:28:00Z">
        <w:r w:rsidR="002C2EDD" w:rsidDel="003C0B86">
          <w:rPr>
            <w:rFonts w:ascii="Arial" w:hAnsi="Arial" w:cs="Arial"/>
            <w:sz w:val="22"/>
            <w:szCs w:val="22"/>
          </w:rPr>
          <w:delText xml:space="preserve">and </w:delText>
        </w:r>
      </w:del>
      <w:commentRangeStart w:id="525"/>
      <w:commentRangeStart w:id="526"/>
      <w:del w:id="527" w:author="Keene-Snickers,Lexi" w:date="2025-03-18T15:54:00Z" w16du:dateUtc="2025-03-18T21:54:00Z">
        <w:r w:rsidR="00CA7501" w:rsidDel="00957D54">
          <w:rPr>
            <w:rFonts w:ascii="Arial" w:hAnsi="Arial" w:cs="Arial"/>
            <w:sz w:val="22"/>
            <w:szCs w:val="22"/>
          </w:rPr>
          <w:delText>four</w:delText>
        </w:r>
        <w:r w:rsidDel="00957D54">
          <w:rPr>
            <w:rFonts w:ascii="Arial" w:hAnsi="Arial" w:cs="Arial"/>
            <w:sz w:val="22"/>
            <w:szCs w:val="22"/>
          </w:rPr>
          <w:delText xml:space="preserve"> </w:delText>
        </w:r>
        <w:commentRangeEnd w:id="525"/>
        <w:r w:rsidR="002C2EDD" w:rsidDel="00957D54">
          <w:rPr>
            <w:rStyle w:val="CommentReference"/>
          </w:rPr>
          <w:commentReference w:id="525"/>
        </w:r>
      </w:del>
      <w:commentRangeEnd w:id="526"/>
      <w:del w:id="528" w:author="Keene-Snickers,Lexi" w:date="2025-04-02T14:28:00Z" w16du:dateUtc="2025-04-02T20:28:00Z">
        <w:r w:rsidR="00F30B4B" w:rsidDel="003C0B86">
          <w:rPr>
            <w:rStyle w:val="CommentReference"/>
          </w:rPr>
          <w:commentReference w:id="526"/>
        </w:r>
      </w:del>
      <w:ins w:id="529" w:author="Keene-Snickers,Lexi" w:date="2025-04-02T14:28:00Z" w16du:dateUtc="2025-04-02T20:28:00Z">
        <w:r w:rsidR="003C0B86">
          <w:rPr>
            <w:rFonts w:ascii="Arial" w:hAnsi="Arial" w:cs="Arial"/>
            <w:sz w:val="22"/>
            <w:szCs w:val="22"/>
          </w:rPr>
          <w:t>Five</w:t>
        </w:r>
      </w:ins>
      <w:ins w:id="530" w:author="Keene-Snickers,Lexi" w:date="2025-03-18T15:54:00Z" w16du:dateUtc="2025-03-18T21:54:00Z">
        <w:r w:rsidR="00957D54">
          <w:rPr>
            <w:rFonts w:ascii="Arial" w:hAnsi="Arial" w:cs="Arial"/>
            <w:sz w:val="22"/>
            <w:szCs w:val="22"/>
          </w:rPr>
          <w:t xml:space="preserve"> </w:t>
        </w:r>
      </w:ins>
      <w:r w:rsidR="002C2EDD">
        <w:rPr>
          <w:rFonts w:ascii="Arial" w:hAnsi="Arial" w:cs="Arial"/>
          <w:sz w:val="22"/>
          <w:szCs w:val="22"/>
        </w:rPr>
        <w:t xml:space="preserve">had been unexpectedly positive for only </w:t>
      </w:r>
      <w:r w:rsidR="00CA7501">
        <w:rPr>
          <w:rFonts w:ascii="Arial" w:hAnsi="Arial" w:cs="Arial"/>
          <w:sz w:val="22"/>
          <w:szCs w:val="22"/>
        </w:rPr>
        <w:t xml:space="preserve">one </w:t>
      </w:r>
      <w:del w:id="531" w:author="Stenglein,Mark" w:date="2025-03-06T14:30:00Z" w16du:dateUtc="2025-03-06T21:30:00Z">
        <w:r w:rsidR="00CA7501" w:rsidDel="002C2EDD">
          <w:rPr>
            <w:rFonts w:ascii="Arial" w:hAnsi="Arial" w:cs="Arial"/>
            <w:sz w:val="22"/>
            <w:szCs w:val="22"/>
          </w:rPr>
          <w:delText xml:space="preserve">set </w:delText>
        </w:r>
      </w:del>
      <w:r w:rsidR="00CA7501">
        <w:rPr>
          <w:rFonts w:ascii="Arial" w:hAnsi="Arial" w:cs="Arial"/>
          <w:sz w:val="22"/>
          <w:szCs w:val="22"/>
        </w:rPr>
        <w:t>of our galbut virus RT-qPCR primer</w:t>
      </w:r>
      <w:r w:rsidR="002C2EDD">
        <w:rPr>
          <w:rFonts w:ascii="Arial" w:hAnsi="Arial" w:cs="Arial"/>
          <w:sz w:val="22"/>
          <w:szCs w:val="22"/>
        </w:rPr>
        <w:t xml:space="preserve"> pairs</w:t>
      </w:r>
      <w:r w:rsidR="00CA7501">
        <w:rPr>
          <w:rFonts w:ascii="Arial" w:hAnsi="Arial" w:cs="Arial"/>
          <w:sz w:val="22"/>
          <w:szCs w:val="22"/>
        </w:rPr>
        <w:t xml:space="preserve">. </w:t>
      </w:r>
      <w:ins w:id="532" w:author="Keene-Snickers,Lexi" w:date="2025-04-02T14:30:00Z" w16du:dateUtc="2025-04-02T20:30:00Z">
        <w:r w:rsidR="003C0B86">
          <w:rPr>
            <w:rFonts w:ascii="Arial" w:hAnsi="Arial" w:cs="Arial"/>
            <w:sz w:val="22"/>
            <w:szCs w:val="22"/>
          </w:rPr>
          <w:t xml:space="preserve">This could be an artifact of off-target amplification of this primer pair or reflect </w:t>
        </w:r>
      </w:ins>
      <w:ins w:id="533" w:author="Keene-Snickers,Lexi" w:date="2025-04-02T14:31:00Z" w16du:dateUtc="2025-04-02T20:31:00Z">
        <w:r w:rsidR="003C0B86">
          <w:rPr>
            <w:rFonts w:ascii="Arial" w:hAnsi="Arial" w:cs="Arial"/>
            <w:sz w:val="22"/>
            <w:szCs w:val="22"/>
          </w:rPr>
          <w:t xml:space="preserve">evidence of an </w:t>
        </w:r>
        <w:r w:rsidR="003C0B86">
          <w:rPr>
            <w:rFonts w:ascii="Arial" w:hAnsi="Arial" w:cs="Arial"/>
            <w:sz w:val="22"/>
            <w:szCs w:val="22"/>
          </w:rPr>
          <w:lastRenderedPageBreak/>
          <w:t xml:space="preserve">EVE. </w:t>
        </w:r>
      </w:ins>
      <w:ins w:id="534" w:author="Keene-Snickers,Lexi" w:date="2025-03-18T15:55:00Z" w16du:dateUtc="2025-03-18T21:55:00Z">
        <w:r w:rsidR="00957D54">
          <w:rPr>
            <w:rFonts w:ascii="Arial" w:hAnsi="Arial" w:cs="Arial"/>
            <w:sz w:val="22"/>
            <w:szCs w:val="22"/>
          </w:rPr>
          <w:t xml:space="preserve">The </w:t>
        </w:r>
        <w:commentRangeStart w:id="535"/>
        <w:r w:rsidR="00957D54">
          <w:rPr>
            <w:rFonts w:ascii="Arial" w:hAnsi="Arial" w:cs="Arial"/>
            <w:sz w:val="22"/>
            <w:szCs w:val="22"/>
          </w:rPr>
          <w:t xml:space="preserve">remaining </w:t>
        </w:r>
      </w:ins>
      <w:ins w:id="536" w:author="Keene-Snickers,Lexi" w:date="2025-04-02T14:31:00Z" w16du:dateUtc="2025-04-02T20:31:00Z">
        <w:r w:rsidR="003C0B86">
          <w:rPr>
            <w:rFonts w:ascii="Arial" w:hAnsi="Arial" w:cs="Arial"/>
            <w:sz w:val="22"/>
            <w:szCs w:val="22"/>
          </w:rPr>
          <w:t xml:space="preserve">samples </w:t>
        </w:r>
      </w:ins>
      <w:ins w:id="537" w:author="Keene-Snickers,Lexi" w:date="2025-03-18T15:55:00Z" w16du:dateUtc="2025-03-18T21:55:00Z">
        <w:r w:rsidR="00957D54">
          <w:rPr>
            <w:rFonts w:ascii="Arial" w:hAnsi="Arial" w:cs="Arial"/>
            <w:sz w:val="22"/>
            <w:szCs w:val="22"/>
          </w:rPr>
          <w:t>1</w:t>
        </w:r>
      </w:ins>
      <w:ins w:id="538" w:author="Keene-Snickers,Lexi" w:date="2025-04-02T14:28:00Z" w16du:dateUtc="2025-04-02T20:28:00Z">
        <w:r w:rsidR="003C0B86">
          <w:rPr>
            <w:rFonts w:ascii="Arial" w:hAnsi="Arial" w:cs="Arial"/>
            <w:sz w:val="22"/>
            <w:szCs w:val="22"/>
          </w:rPr>
          <w:t>0 were detected as low positive samples via RT-qPCR</w:t>
        </w:r>
      </w:ins>
      <w:ins w:id="539" w:author="Keene-Snickers,Lexi" w:date="2025-04-02T14:29:00Z" w16du:dateUtc="2025-04-02T20:29:00Z">
        <w:r w:rsidR="003C0B86">
          <w:rPr>
            <w:rFonts w:ascii="Arial" w:hAnsi="Arial" w:cs="Arial"/>
            <w:sz w:val="22"/>
            <w:szCs w:val="22"/>
          </w:rPr>
          <w:t xml:space="preserve">. The low positive status of these samples </w:t>
        </w:r>
      </w:ins>
      <w:ins w:id="540" w:author="Keene-Snickers,Lexi" w:date="2025-04-02T14:31:00Z" w16du:dateUtc="2025-04-02T20:31:00Z">
        <w:r w:rsidR="003C0B86">
          <w:rPr>
            <w:rFonts w:ascii="Arial" w:hAnsi="Arial" w:cs="Arial"/>
            <w:sz w:val="22"/>
            <w:szCs w:val="22"/>
          </w:rPr>
          <w:t>resulted in low enough virus levels that the sequences were not recovered</w:t>
        </w:r>
      </w:ins>
      <w:ins w:id="541" w:author="Keene-Snickers,Lexi" w:date="2025-04-02T14:32:00Z" w16du:dateUtc="2025-04-02T20:32:00Z">
        <w:r w:rsidR="003C0B86">
          <w:rPr>
            <w:rFonts w:ascii="Arial" w:hAnsi="Arial" w:cs="Arial"/>
            <w:sz w:val="22"/>
            <w:szCs w:val="22"/>
          </w:rPr>
          <w:t>.</w:t>
        </w:r>
      </w:ins>
      <w:ins w:id="542" w:author="Keene-Snickers,Lexi" w:date="2025-03-18T15:55:00Z" w16du:dateUtc="2025-03-18T21:55:00Z">
        <w:r w:rsidR="00957D54">
          <w:rPr>
            <w:rFonts w:ascii="Arial" w:hAnsi="Arial" w:cs="Arial"/>
            <w:sz w:val="22"/>
            <w:szCs w:val="22"/>
          </w:rPr>
          <w:t xml:space="preserve"> </w:t>
        </w:r>
      </w:ins>
      <w:commentRangeEnd w:id="535"/>
      <w:del w:id="543" w:author="Keene-Snickers,Lexi" w:date="2025-04-02T14:32:00Z" w16du:dateUtc="2025-04-02T20:32:00Z">
        <w:r w:rsidR="00387662" w:rsidDel="003C0B86">
          <w:rPr>
            <w:rStyle w:val="CommentReference"/>
          </w:rPr>
          <w:commentReference w:id="535"/>
        </w:r>
      </w:del>
    </w:p>
    <w:p w14:paraId="4D982E0C" w14:textId="77777777" w:rsidR="00957D54" w:rsidRDefault="00957D54" w:rsidP="00081385">
      <w:pPr>
        <w:spacing w:line="360" w:lineRule="auto"/>
        <w:rPr>
          <w:rFonts w:ascii="Arial" w:hAnsi="Arial" w:cs="Arial"/>
          <w:sz w:val="22"/>
          <w:szCs w:val="22"/>
        </w:rPr>
      </w:pPr>
    </w:p>
    <w:p w14:paraId="780C0376" w14:textId="5627B0FE" w:rsidR="00B557DF" w:rsidRDefault="00B557DF" w:rsidP="00081385">
      <w:pPr>
        <w:spacing w:line="360" w:lineRule="auto"/>
        <w:rPr>
          <w:rFonts w:ascii="Arial" w:hAnsi="Arial" w:cs="Arial"/>
          <w:sz w:val="22"/>
          <w:szCs w:val="22"/>
        </w:rPr>
      </w:pPr>
      <w:r>
        <w:rPr>
          <w:rFonts w:ascii="Arial" w:hAnsi="Arial" w:cs="Arial"/>
          <w:sz w:val="22"/>
          <w:szCs w:val="22"/>
        </w:rPr>
        <w:tab/>
      </w:r>
      <w:ins w:id="544" w:author="Keene-Snickers,Lexi" w:date="2025-03-18T16:17:00Z" w16du:dateUtc="2025-03-18T22:17:00Z">
        <w:r w:rsidR="00957D54">
          <w:rPr>
            <w:rFonts w:ascii="Arial" w:hAnsi="Arial" w:cs="Arial"/>
            <w:sz w:val="22"/>
            <w:szCs w:val="22"/>
          </w:rPr>
          <w:t xml:space="preserve">We </w:t>
        </w:r>
      </w:ins>
      <w:ins w:id="545" w:author="Keene-Snickers,Lexi" w:date="2025-03-18T16:18:00Z" w16du:dateUtc="2025-03-18T22:18:00Z">
        <w:del w:id="546" w:author="Stenglein,Mark" w:date="2025-03-26T09:53:00Z" w16du:dateUtc="2025-03-26T15:53:00Z">
          <w:r w:rsidR="00957D54" w:rsidDel="00387662">
            <w:rPr>
              <w:rFonts w:ascii="Arial" w:hAnsi="Arial" w:cs="Arial"/>
              <w:sz w:val="22"/>
              <w:szCs w:val="22"/>
            </w:rPr>
            <w:delText>next wanted to look at the</w:delText>
          </w:r>
        </w:del>
      </w:ins>
      <w:r w:rsidR="00387662">
        <w:rPr>
          <w:rFonts w:ascii="Arial" w:hAnsi="Arial" w:cs="Arial"/>
          <w:sz w:val="22"/>
          <w:szCs w:val="22"/>
        </w:rPr>
        <w:t>examined the</w:t>
      </w:r>
      <w:ins w:id="547" w:author="Keene-Snickers,Lexi" w:date="2025-03-18T16:18:00Z" w16du:dateUtc="2025-03-18T22:18:00Z">
        <w:r w:rsidR="00957D54">
          <w:rPr>
            <w:rFonts w:ascii="Arial" w:hAnsi="Arial" w:cs="Arial"/>
            <w:sz w:val="22"/>
            <w:szCs w:val="22"/>
          </w:rPr>
          <w:t xml:space="preserve"> correlation </w:t>
        </w:r>
        <w:del w:id="548" w:author="Stenglein,Mark" w:date="2025-03-26T09:53:00Z" w16du:dateUtc="2025-03-26T15:53:00Z">
          <w:r w:rsidR="00957D54" w:rsidDel="00387662">
            <w:rPr>
              <w:rFonts w:ascii="Arial" w:hAnsi="Arial" w:cs="Arial"/>
              <w:sz w:val="22"/>
              <w:szCs w:val="22"/>
            </w:rPr>
            <w:delText xml:space="preserve">of </w:delText>
          </w:r>
        </w:del>
      </w:ins>
      <w:r w:rsidR="00387662">
        <w:rPr>
          <w:rFonts w:ascii="Arial" w:hAnsi="Arial" w:cs="Arial"/>
          <w:sz w:val="22"/>
          <w:szCs w:val="22"/>
        </w:rPr>
        <w:t xml:space="preserve">between </w:t>
      </w:r>
      <w:ins w:id="549" w:author="Keene-Snickers,Lexi" w:date="2025-03-18T16:18:00Z" w16du:dateUtc="2025-03-18T22:18:00Z">
        <w:r w:rsidR="00957D54">
          <w:rPr>
            <w:rFonts w:ascii="Arial" w:hAnsi="Arial" w:cs="Arial"/>
            <w:sz w:val="22"/>
            <w:szCs w:val="22"/>
          </w:rPr>
          <w:t xml:space="preserve">galbut virus RNA 1 levels </w:t>
        </w:r>
        <w:del w:id="550" w:author="Stenglein,Mark" w:date="2025-03-26T09:53:00Z" w16du:dateUtc="2025-03-26T15:53:00Z">
          <w:r w:rsidR="00957D54" w:rsidDel="00387662">
            <w:rPr>
              <w:rFonts w:ascii="Arial" w:hAnsi="Arial" w:cs="Arial"/>
              <w:sz w:val="22"/>
              <w:szCs w:val="22"/>
            </w:rPr>
            <w:delText>detected</w:delText>
          </w:r>
        </w:del>
      </w:ins>
      <w:r w:rsidR="001F5A4F">
        <w:rPr>
          <w:rFonts w:ascii="Arial" w:hAnsi="Arial" w:cs="Arial"/>
          <w:sz w:val="22"/>
          <w:szCs w:val="22"/>
        </w:rPr>
        <w:t>measured by</w:t>
      </w:r>
      <w:r w:rsidR="00387662">
        <w:rPr>
          <w:rFonts w:ascii="Arial" w:hAnsi="Arial" w:cs="Arial"/>
          <w:sz w:val="22"/>
          <w:szCs w:val="22"/>
        </w:rPr>
        <w:t xml:space="preserve"> </w:t>
      </w:r>
      <w:ins w:id="551" w:author="Keene-Snickers,Lexi" w:date="2025-03-18T16:18:00Z" w16du:dateUtc="2025-03-18T22:18:00Z">
        <w:r w:rsidR="00957D54">
          <w:rPr>
            <w:rFonts w:ascii="Arial" w:hAnsi="Arial" w:cs="Arial"/>
            <w:sz w:val="22"/>
            <w:szCs w:val="22"/>
          </w:rPr>
          <w:t xml:space="preserve">RT-qPCR and the number of </w:t>
        </w:r>
      </w:ins>
      <w:r w:rsidR="00387662">
        <w:rPr>
          <w:rFonts w:ascii="Arial" w:hAnsi="Arial" w:cs="Arial"/>
          <w:sz w:val="22"/>
          <w:szCs w:val="22"/>
        </w:rPr>
        <w:t xml:space="preserve">galbut-virus </w:t>
      </w:r>
      <w:ins w:id="552" w:author="Keene-Snickers,Lexi" w:date="2025-04-02T11:26:00Z" w16du:dateUtc="2025-04-02T17:26:00Z">
        <w:r w:rsidR="009000F2">
          <w:rPr>
            <w:rFonts w:ascii="Arial" w:hAnsi="Arial" w:cs="Arial"/>
            <w:sz w:val="22"/>
            <w:szCs w:val="22"/>
          </w:rPr>
          <w:t xml:space="preserve">RNA 1 </w:t>
        </w:r>
      </w:ins>
      <w:r w:rsidR="00387662">
        <w:rPr>
          <w:rFonts w:ascii="Arial" w:hAnsi="Arial" w:cs="Arial"/>
          <w:sz w:val="22"/>
          <w:szCs w:val="22"/>
        </w:rPr>
        <w:t xml:space="preserve">mapping </w:t>
      </w:r>
      <w:ins w:id="553" w:author="Keene-Snickers,Lexi" w:date="2025-03-18T16:18:00Z" w16du:dateUtc="2025-03-18T22:18:00Z">
        <w:r w:rsidR="00957D54">
          <w:rPr>
            <w:rFonts w:ascii="Arial" w:hAnsi="Arial" w:cs="Arial"/>
            <w:sz w:val="22"/>
            <w:szCs w:val="22"/>
          </w:rPr>
          <w:t>reads per million</w:t>
        </w:r>
      </w:ins>
      <w:r w:rsidR="00387662">
        <w:rPr>
          <w:rFonts w:ascii="Arial" w:hAnsi="Arial" w:cs="Arial"/>
          <w:sz w:val="22"/>
          <w:szCs w:val="22"/>
        </w:rPr>
        <w:t xml:space="preserve"> total reads</w:t>
      </w:r>
      <w:ins w:id="554" w:author="Keene-Snickers,Lexi" w:date="2025-03-18T16:18:00Z" w16du:dateUtc="2025-03-18T22:18:00Z">
        <w:r w:rsidR="00957D54">
          <w:rPr>
            <w:rFonts w:ascii="Arial" w:hAnsi="Arial" w:cs="Arial"/>
            <w:sz w:val="22"/>
            <w:szCs w:val="22"/>
          </w:rPr>
          <w:t xml:space="preserve">. We found that </w:t>
        </w:r>
      </w:ins>
      <w:commentRangeStart w:id="555"/>
      <w:del w:id="556" w:author="Keene-Snickers,Lexi" w:date="2025-03-18T16:17:00Z" w16du:dateUtc="2025-03-18T22:17:00Z">
        <w:r w:rsidR="009359A0" w:rsidDel="00957D54">
          <w:rPr>
            <w:rFonts w:ascii="Arial" w:hAnsi="Arial" w:cs="Arial"/>
            <w:sz w:val="22"/>
            <w:szCs w:val="22"/>
          </w:rPr>
          <w:delText xml:space="preserve">Galbut virus infection levels exhibited a bimodal distribution of </w:delText>
        </w:r>
        <w:r w:rsidR="0005265A" w:rsidDel="00957D54">
          <w:rPr>
            <w:rFonts w:ascii="Arial" w:hAnsi="Arial" w:cs="Arial"/>
            <w:sz w:val="22"/>
            <w:szCs w:val="22"/>
          </w:rPr>
          <w:delText xml:space="preserve">were samples with high and low </w:delText>
        </w:r>
        <w:r w:rsidR="009359A0" w:rsidDel="00957D54">
          <w:rPr>
            <w:rFonts w:ascii="Arial" w:hAnsi="Arial" w:cs="Arial"/>
            <w:sz w:val="22"/>
            <w:szCs w:val="22"/>
          </w:rPr>
          <w:delText xml:space="preserve">RNA </w:delText>
        </w:r>
        <w:r w:rsidR="0005265A" w:rsidDel="00957D54">
          <w:rPr>
            <w:rFonts w:ascii="Arial" w:hAnsi="Arial" w:cs="Arial"/>
            <w:sz w:val="22"/>
            <w:szCs w:val="22"/>
          </w:rPr>
          <w:delText xml:space="preserve">levels </w:delText>
        </w:r>
        <w:commentRangeEnd w:id="555"/>
        <w:r w:rsidR="009359A0" w:rsidDel="00957D54">
          <w:rPr>
            <w:rStyle w:val="CommentReference"/>
          </w:rPr>
          <w:commentReference w:id="555"/>
        </w:r>
        <w:r w:rsidR="0005265A" w:rsidDel="00957D54">
          <w:rPr>
            <w:rFonts w:ascii="Arial" w:hAnsi="Arial" w:cs="Arial"/>
            <w:sz w:val="22"/>
            <w:szCs w:val="22"/>
          </w:rPr>
          <w:delText>of infection (</w:delText>
        </w:r>
        <w:r w:rsidR="0005265A" w:rsidRPr="00E97611" w:rsidDel="00957D54">
          <w:rPr>
            <w:rFonts w:ascii="Arial" w:hAnsi="Arial" w:cs="Arial"/>
            <w:b/>
            <w:bCs/>
            <w:sz w:val="22"/>
            <w:szCs w:val="22"/>
          </w:rPr>
          <w:delText>Fig. 1C</w:delText>
        </w:r>
        <w:r w:rsidR="0005265A" w:rsidDel="00957D54">
          <w:rPr>
            <w:rFonts w:ascii="Arial" w:hAnsi="Arial" w:cs="Arial"/>
            <w:sz w:val="22"/>
            <w:szCs w:val="22"/>
          </w:rPr>
          <w:delText xml:space="preserve">). </w:delText>
        </w:r>
      </w:del>
      <w:del w:id="557" w:author="Stenglein,Mark" w:date="2025-03-07T09:44:00Z" w16du:dateUtc="2025-03-07T16:44:00Z">
        <w:r w:rsidR="0005265A" w:rsidDel="009359A0">
          <w:rPr>
            <w:rFonts w:ascii="Arial" w:hAnsi="Arial" w:cs="Arial"/>
            <w:sz w:val="22"/>
            <w:szCs w:val="22"/>
          </w:rPr>
          <w:delText xml:space="preserve">To determine if this was reflected in the sequencing data we </w:delText>
        </w:r>
        <w:r w:rsidR="003F5D8A" w:rsidDel="009359A0">
          <w:rPr>
            <w:rFonts w:ascii="Arial" w:hAnsi="Arial" w:cs="Arial"/>
            <w:sz w:val="22"/>
            <w:szCs w:val="22"/>
          </w:rPr>
          <w:delText xml:space="preserve">first </w:delText>
        </w:r>
        <w:r w:rsidR="002F309F" w:rsidDel="009359A0">
          <w:rPr>
            <w:rFonts w:ascii="Arial" w:hAnsi="Arial" w:cs="Arial"/>
            <w:sz w:val="22"/>
            <w:szCs w:val="22"/>
          </w:rPr>
          <w:delText>look</w:delText>
        </w:r>
        <w:r w:rsidR="0005265A" w:rsidDel="009359A0">
          <w:rPr>
            <w:rFonts w:ascii="Arial" w:hAnsi="Arial" w:cs="Arial"/>
            <w:sz w:val="22"/>
            <w:szCs w:val="22"/>
          </w:rPr>
          <w:delText>ed</w:delText>
        </w:r>
        <w:r w:rsidR="002F309F" w:rsidDel="009359A0">
          <w:rPr>
            <w:rFonts w:ascii="Arial" w:hAnsi="Arial" w:cs="Arial"/>
            <w:sz w:val="22"/>
            <w:szCs w:val="22"/>
          </w:rPr>
          <w:delText xml:space="preserve"> at whether g</w:delText>
        </w:r>
      </w:del>
      <w:ins w:id="558" w:author="Keene-Snickers,Lexi" w:date="2025-03-18T16:18:00Z" w16du:dateUtc="2025-03-18T22:18:00Z">
        <w:del w:id="559" w:author="Stenglein,Mark" w:date="2025-03-26T09:54:00Z" w16du:dateUtc="2025-03-26T15:54:00Z">
          <w:r w:rsidR="00957D54" w:rsidDel="00387662">
            <w:rPr>
              <w:rFonts w:ascii="Arial" w:hAnsi="Arial" w:cs="Arial"/>
              <w:sz w:val="22"/>
              <w:szCs w:val="22"/>
            </w:rPr>
            <w:delText>g</w:delText>
          </w:r>
        </w:del>
      </w:ins>
      <w:del w:id="560" w:author="Stenglein,Mark" w:date="2025-03-26T09:54:00Z" w16du:dateUtc="2025-03-26T15:54:00Z">
        <w:r w:rsidR="002F309F" w:rsidDel="00387662">
          <w:rPr>
            <w:rFonts w:ascii="Arial" w:hAnsi="Arial" w:cs="Arial"/>
            <w:sz w:val="22"/>
            <w:szCs w:val="22"/>
          </w:rPr>
          <w:delText xml:space="preserve">albut virus levels </w:delText>
        </w:r>
      </w:del>
      <w:r w:rsidR="00387662">
        <w:rPr>
          <w:rFonts w:ascii="Arial" w:hAnsi="Arial" w:cs="Arial"/>
          <w:sz w:val="22"/>
          <w:szCs w:val="22"/>
        </w:rPr>
        <w:t xml:space="preserve">these measures of galbut virus abundance were </w:t>
      </w:r>
      <w:r w:rsidR="009359A0">
        <w:rPr>
          <w:rFonts w:ascii="Arial" w:hAnsi="Arial" w:cs="Arial"/>
          <w:sz w:val="22"/>
          <w:szCs w:val="22"/>
        </w:rPr>
        <w:t>correlated</w:t>
      </w:r>
      <w:r w:rsidR="004936D4">
        <w:rPr>
          <w:rFonts w:ascii="Arial" w:hAnsi="Arial" w:cs="Arial"/>
          <w:sz w:val="22"/>
          <w:szCs w:val="22"/>
        </w:rPr>
        <w:t>, with a coefficient of determination of 0.7</w:t>
      </w:r>
      <w:ins w:id="561" w:author="Keene-Snickers,Lexi" w:date="2025-04-02T14:06:00Z" w16du:dateUtc="2025-04-02T20:06:00Z">
        <w:r w:rsidR="003C0B86">
          <w:rPr>
            <w:rFonts w:ascii="Arial" w:hAnsi="Arial" w:cs="Arial"/>
            <w:sz w:val="22"/>
            <w:szCs w:val="22"/>
          </w:rPr>
          <w:t>1</w:t>
        </w:r>
      </w:ins>
      <w:del w:id="562" w:author="Keene-Snickers,Lexi" w:date="2025-04-02T14:06:00Z" w16du:dateUtc="2025-04-02T20:06:00Z">
        <w:r w:rsidR="004936D4" w:rsidDel="003C0B86">
          <w:rPr>
            <w:rFonts w:ascii="Arial" w:hAnsi="Arial" w:cs="Arial"/>
            <w:sz w:val="22"/>
            <w:szCs w:val="22"/>
          </w:rPr>
          <w:delText>7</w:delText>
        </w:r>
      </w:del>
      <w:r w:rsidR="004936D4">
        <w:rPr>
          <w:rFonts w:ascii="Arial" w:hAnsi="Arial" w:cs="Arial"/>
          <w:sz w:val="22"/>
          <w:szCs w:val="22"/>
        </w:rPr>
        <w:t xml:space="preserve"> </w:t>
      </w:r>
      <w:r w:rsidR="009359A0">
        <w:rPr>
          <w:rFonts w:ascii="Arial" w:hAnsi="Arial" w:cs="Arial"/>
          <w:sz w:val="22"/>
          <w:szCs w:val="22"/>
        </w:rPr>
        <w:t>(</w:t>
      </w:r>
      <w:r w:rsidR="009359A0">
        <w:rPr>
          <w:rFonts w:ascii="Arial" w:hAnsi="Arial" w:cs="Arial"/>
          <w:b/>
          <w:bCs/>
          <w:sz w:val="22"/>
          <w:szCs w:val="22"/>
        </w:rPr>
        <w:t>p &lt; 0.001</w:t>
      </w:r>
      <w:ins w:id="563" w:author="Keene-Snickers,Lexi" w:date="2025-03-18T16:19:00Z" w16du:dateUtc="2025-03-18T22:19:00Z">
        <w:r w:rsidR="00957D54">
          <w:rPr>
            <w:rFonts w:ascii="Arial" w:hAnsi="Arial" w:cs="Arial"/>
            <w:b/>
            <w:bCs/>
            <w:sz w:val="22"/>
            <w:szCs w:val="22"/>
          </w:rPr>
          <w:t>,</w:t>
        </w:r>
      </w:ins>
      <w:r w:rsidR="009359A0">
        <w:rPr>
          <w:rFonts w:ascii="Arial" w:hAnsi="Arial" w:cs="Arial"/>
          <w:b/>
          <w:bCs/>
          <w:sz w:val="22"/>
          <w:szCs w:val="22"/>
        </w:rPr>
        <w:t xml:space="preserve"> </w:t>
      </w:r>
      <w:del w:id="564" w:author="Stenglein,Mark" w:date="2025-03-07T09:46:00Z" w16du:dateUtc="2025-03-07T16:46:00Z">
        <w:r w:rsidR="002F309F" w:rsidDel="009359A0">
          <w:rPr>
            <w:rFonts w:ascii="Arial" w:hAnsi="Arial" w:cs="Arial"/>
            <w:sz w:val="22"/>
            <w:szCs w:val="22"/>
          </w:rPr>
          <w:delText xml:space="preserve">. In a linear model, there was </w:delText>
        </w:r>
        <w:r w:rsidR="0005265A" w:rsidDel="009359A0">
          <w:rPr>
            <w:rFonts w:ascii="Arial" w:hAnsi="Arial" w:cs="Arial"/>
            <w:sz w:val="22"/>
            <w:szCs w:val="22"/>
          </w:rPr>
          <w:delText xml:space="preserve">a </w:delText>
        </w:r>
        <w:r w:rsidR="002F309F" w:rsidDel="009359A0">
          <w:rPr>
            <w:rFonts w:ascii="Arial" w:hAnsi="Arial" w:cs="Arial"/>
            <w:sz w:val="22"/>
            <w:szCs w:val="22"/>
          </w:rPr>
          <w:delText xml:space="preserve">correlation between relative galbut virus RNA </w:delText>
        </w:r>
        <w:r w:rsidR="0005265A" w:rsidDel="009359A0">
          <w:rPr>
            <w:rFonts w:ascii="Arial" w:hAnsi="Arial" w:cs="Arial"/>
            <w:sz w:val="22"/>
            <w:szCs w:val="22"/>
          </w:rPr>
          <w:delText xml:space="preserve">levels </w:delText>
        </w:r>
        <w:r w:rsidR="002F309F" w:rsidDel="009359A0">
          <w:rPr>
            <w:rFonts w:ascii="Arial" w:hAnsi="Arial" w:cs="Arial"/>
            <w:sz w:val="22"/>
            <w:szCs w:val="22"/>
          </w:rPr>
          <w:delText xml:space="preserve">and </w:delText>
        </w:r>
        <w:r w:rsidR="0005265A" w:rsidDel="009359A0">
          <w:rPr>
            <w:rFonts w:ascii="Arial" w:hAnsi="Arial" w:cs="Arial"/>
            <w:sz w:val="22"/>
            <w:szCs w:val="22"/>
          </w:rPr>
          <w:delText xml:space="preserve">the number of galbut virus </w:delText>
        </w:r>
        <w:r w:rsidR="002F309F" w:rsidDel="009359A0">
          <w:rPr>
            <w:rFonts w:ascii="Arial" w:hAnsi="Arial" w:cs="Arial"/>
            <w:sz w:val="22"/>
            <w:szCs w:val="22"/>
          </w:rPr>
          <w:delText>reads</w:delText>
        </w:r>
        <w:r w:rsidR="0005265A" w:rsidDel="009359A0">
          <w:rPr>
            <w:rFonts w:ascii="Arial" w:hAnsi="Arial" w:cs="Arial"/>
            <w:sz w:val="22"/>
            <w:szCs w:val="22"/>
          </w:rPr>
          <w:delText xml:space="preserve"> obtained</w:delText>
        </w:r>
        <w:r w:rsidR="002F309F" w:rsidDel="009359A0">
          <w:rPr>
            <w:rFonts w:ascii="Arial" w:hAnsi="Arial" w:cs="Arial"/>
            <w:sz w:val="22"/>
            <w:szCs w:val="22"/>
          </w:rPr>
          <w:delText xml:space="preserve"> (</w:delText>
        </w:r>
      </w:del>
      <w:del w:id="565" w:author="Keene-Snickers,Lexi" w:date="2025-03-18T16:18:00Z" w16du:dateUtc="2025-03-18T22:18:00Z">
        <w:r w:rsidR="002F309F" w:rsidDel="00957D54">
          <w:rPr>
            <w:rFonts w:ascii="Arial" w:hAnsi="Arial" w:cs="Arial"/>
            <w:sz w:val="22"/>
            <w:szCs w:val="22"/>
          </w:rPr>
          <w:delText>p &lt; 0.</w:delText>
        </w:r>
        <w:commentRangeStart w:id="566"/>
        <w:commentRangeStart w:id="567"/>
        <w:r w:rsidR="002F309F" w:rsidDel="00957D54">
          <w:rPr>
            <w:rFonts w:ascii="Arial" w:hAnsi="Arial" w:cs="Arial"/>
            <w:sz w:val="22"/>
            <w:szCs w:val="22"/>
          </w:rPr>
          <w:delText>001</w:delText>
        </w:r>
        <w:commentRangeEnd w:id="566"/>
        <w:r w:rsidR="002F309F" w:rsidDel="00957D54">
          <w:rPr>
            <w:rStyle w:val="CommentReference"/>
          </w:rPr>
          <w:commentReference w:id="566"/>
        </w:r>
        <w:commentRangeEnd w:id="567"/>
        <w:r w:rsidR="009359A0" w:rsidDel="00957D54">
          <w:rPr>
            <w:rStyle w:val="CommentReference"/>
          </w:rPr>
          <w:commentReference w:id="567"/>
        </w:r>
        <w:r w:rsidR="003F5D8A" w:rsidDel="00957D54">
          <w:rPr>
            <w:rFonts w:ascii="Arial" w:hAnsi="Arial" w:cs="Arial"/>
            <w:sz w:val="22"/>
            <w:szCs w:val="22"/>
          </w:rPr>
          <w:delText>,</w:delText>
        </w:r>
      </w:del>
      <w:r w:rsidR="003F5D8A">
        <w:rPr>
          <w:rFonts w:ascii="Arial" w:hAnsi="Arial" w:cs="Arial"/>
          <w:sz w:val="22"/>
          <w:szCs w:val="22"/>
        </w:rPr>
        <w:t xml:space="preserve"> </w:t>
      </w:r>
      <w:r w:rsidR="003F5D8A" w:rsidRPr="00E97611">
        <w:rPr>
          <w:rFonts w:ascii="Arial" w:hAnsi="Arial" w:cs="Arial"/>
          <w:b/>
          <w:bCs/>
          <w:sz w:val="22"/>
          <w:szCs w:val="22"/>
        </w:rPr>
        <w:t>Fig. 2</w:t>
      </w:r>
      <w:r w:rsidR="002F309F">
        <w:rPr>
          <w:rFonts w:ascii="Arial" w:hAnsi="Arial" w:cs="Arial"/>
          <w:sz w:val="22"/>
          <w:szCs w:val="22"/>
        </w:rPr>
        <w:t xml:space="preserve">). </w:t>
      </w:r>
    </w:p>
    <w:p w14:paraId="5A500997" w14:textId="77777777" w:rsidR="00E026FB" w:rsidRDefault="00E026FB" w:rsidP="00081385">
      <w:pPr>
        <w:spacing w:line="360" w:lineRule="auto"/>
        <w:rPr>
          <w:rFonts w:ascii="Arial" w:hAnsi="Arial" w:cs="Arial"/>
          <w:sz w:val="22"/>
          <w:szCs w:val="22"/>
        </w:rPr>
      </w:pPr>
    </w:p>
    <w:p w14:paraId="4D35F15B" w14:textId="1FFE06A8" w:rsidR="003A1006" w:rsidRPr="004B1DE5" w:rsidRDefault="00E026FB" w:rsidP="00081385">
      <w:pPr>
        <w:spacing w:line="360" w:lineRule="auto"/>
        <w:rPr>
          <w:rFonts w:ascii="Arial" w:hAnsi="Arial" w:cs="Arial"/>
          <w:b/>
          <w:bCs/>
          <w:sz w:val="22"/>
          <w:szCs w:val="22"/>
        </w:rPr>
      </w:pPr>
      <w:commentRangeStart w:id="568"/>
      <w:commentRangeStart w:id="569"/>
      <w:commentRangeStart w:id="570"/>
      <w:commentRangeStart w:id="571"/>
      <w:commentRangeStart w:id="572"/>
      <w:commentRangeStart w:id="573"/>
      <w:commentRangeStart w:id="574"/>
      <w:r w:rsidRPr="004B1DE5">
        <w:rPr>
          <w:rFonts w:ascii="Arial" w:hAnsi="Arial" w:cs="Arial"/>
          <w:b/>
          <w:bCs/>
          <w:sz w:val="22"/>
          <w:szCs w:val="22"/>
        </w:rPr>
        <w:t xml:space="preserve">Table </w:t>
      </w:r>
      <w:commentRangeEnd w:id="568"/>
      <w:r w:rsidR="005A32C1">
        <w:rPr>
          <w:rStyle w:val="CommentReference"/>
        </w:rPr>
        <w:commentReference w:id="568"/>
      </w:r>
      <w:commentRangeEnd w:id="569"/>
      <w:r w:rsidR="00F06884">
        <w:rPr>
          <w:rStyle w:val="CommentReference"/>
        </w:rPr>
        <w:commentReference w:id="569"/>
      </w:r>
      <w:commentRangeEnd w:id="570"/>
      <w:r w:rsidR="005D0CFB">
        <w:rPr>
          <w:rStyle w:val="CommentReference"/>
        </w:rPr>
        <w:commentReference w:id="570"/>
      </w:r>
      <w:commentRangeEnd w:id="571"/>
      <w:r w:rsidR="005D0CFB">
        <w:rPr>
          <w:rStyle w:val="CommentReference"/>
        </w:rPr>
        <w:commentReference w:id="571"/>
      </w:r>
      <w:commentRangeEnd w:id="572"/>
      <w:r w:rsidR="006200EA">
        <w:rPr>
          <w:rStyle w:val="CommentReference"/>
        </w:rPr>
        <w:commentReference w:id="572"/>
      </w:r>
      <w:commentRangeEnd w:id="573"/>
      <w:r w:rsidR="00957D54">
        <w:rPr>
          <w:rStyle w:val="CommentReference"/>
        </w:rPr>
        <w:commentReference w:id="573"/>
      </w:r>
      <w:commentRangeEnd w:id="574"/>
      <w:r w:rsidR="00A113E1">
        <w:rPr>
          <w:rStyle w:val="CommentReference"/>
        </w:rPr>
        <w:commentReference w:id="574"/>
      </w:r>
      <w:r w:rsidRPr="004B1DE5">
        <w:rPr>
          <w:rFonts w:ascii="Arial" w:hAnsi="Arial" w:cs="Arial"/>
          <w:b/>
          <w:bCs/>
          <w:sz w:val="22"/>
          <w:szCs w:val="22"/>
        </w:rPr>
        <w:t>1</w:t>
      </w:r>
      <w:r w:rsidR="004B1DE5" w:rsidRPr="004B1DE5">
        <w:rPr>
          <w:rFonts w:ascii="Arial" w:hAnsi="Arial" w:cs="Arial"/>
          <w:b/>
          <w:bCs/>
          <w:sz w:val="22"/>
          <w:szCs w:val="22"/>
        </w:rPr>
        <w:t xml:space="preserve">: </w:t>
      </w:r>
      <w:r w:rsidR="00B71B44">
        <w:rPr>
          <w:rFonts w:ascii="Arial" w:hAnsi="Arial" w:cs="Arial"/>
          <w:b/>
          <w:bCs/>
          <w:sz w:val="22"/>
          <w:szCs w:val="22"/>
        </w:rPr>
        <w:t>Sequenced</w:t>
      </w:r>
      <w:r w:rsidR="005E05A5">
        <w:rPr>
          <w:rFonts w:ascii="Arial" w:hAnsi="Arial" w:cs="Arial"/>
          <w:b/>
          <w:bCs/>
          <w:sz w:val="22"/>
          <w:szCs w:val="22"/>
        </w:rPr>
        <w:t xml:space="preserve"> wild</w:t>
      </w:r>
      <w:r w:rsidR="00B71B44">
        <w:rPr>
          <w:rFonts w:ascii="Arial" w:hAnsi="Arial" w:cs="Arial"/>
          <w:b/>
          <w:bCs/>
          <w:sz w:val="22"/>
          <w:szCs w:val="22"/>
        </w:rPr>
        <w:t xml:space="preserve"> </w:t>
      </w:r>
      <w:r w:rsidR="004B1DE5" w:rsidRPr="00B71B44">
        <w:rPr>
          <w:rFonts w:ascii="Arial" w:hAnsi="Arial" w:cs="Arial"/>
          <w:b/>
          <w:bCs/>
          <w:i/>
          <w:iCs/>
          <w:sz w:val="22"/>
          <w:szCs w:val="22"/>
        </w:rPr>
        <w:t>D. melanogaster</w:t>
      </w:r>
      <w:r w:rsidR="004B1DE5" w:rsidRPr="004B1DE5">
        <w:rPr>
          <w:rFonts w:ascii="Arial" w:hAnsi="Arial" w:cs="Arial"/>
          <w:b/>
          <w:bCs/>
          <w:sz w:val="22"/>
          <w:szCs w:val="22"/>
        </w:rPr>
        <w:t xml:space="preserve"> metadata.</w:t>
      </w:r>
    </w:p>
    <w:p w14:paraId="771E313F" w14:textId="41932954" w:rsidR="003A1006" w:rsidRDefault="009000F2" w:rsidP="00081385">
      <w:pPr>
        <w:spacing w:line="360" w:lineRule="auto"/>
        <w:rPr>
          <w:rFonts w:ascii="Arial" w:hAnsi="Arial" w:cs="Arial"/>
          <w:sz w:val="22"/>
          <w:szCs w:val="22"/>
        </w:rPr>
      </w:pPr>
      <w:ins w:id="575" w:author="Keene-Snickers,Lexi" w:date="2025-04-02T11:45:00Z" w16du:dateUtc="2025-04-02T17:45:00Z">
        <w:r w:rsidRPr="009000F2">
          <w:rPr>
            <w:rFonts w:ascii="Arial" w:hAnsi="Arial" w:cs="Arial"/>
            <w:sz w:val="22"/>
            <w:szCs w:val="22"/>
          </w:rPr>
          <w:drawing>
            <wp:inline distT="0" distB="0" distL="0" distR="0" wp14:anchorId="45A55581" wp14:editId="6007BDF4">
              <wp:extent cx="5943600" cy="5565140"/>
              <wp:effectExtent l="0" t="0" r="0" b="0"/>
              <wp:docPr id="93252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25758" name=""/>
                      <pic:cNvPicPr/>
                    </pic:nvPicPr>
                    <pic:blipFill>
                      <a:blip r:embed="rId16"/>
                      <a:stretch>
                        <a:fillRect/>
                      </a:stretch>
                    </pic:blipFill>
                    <pic:spPr>
                      <a:xfrm>
                        <a:off x="0" y="0"/>
                        <a:ext cx="5943600" cy="5565140"/>
                      </a:xfrm>
                      <a:prstGeom prst="rect">
                        <a:avLst/>
                      </a:prstGeom>
                    </pic:spPr>
                  </pic:pic>
                </a:graphicData>
              </a:graphic>
            </wp:inline>
          </w:drawing>
        </w:r>
      </w:ins>
      <w:del w:id="576" w:author="Keene-Snickers,Lexi" w:date="2025-03-18T16:48:00Z" w16du:dateUtc="2025-03-18T22:48:00Z">
        <w:r w:rsidR="00F06884" w:rsidRPr="00F06884" w:rsidDel="00957D54">
          <w:rPr>
            <w:rFonts w:ascii="Arial" w:hAnsi="Arial" w:cs="Arial"/>
            <w:noProof/>
            <w:sz w:val="22"/>
            <w:szCs w:val="22"/>
          </w:rPr>
          <w:drawing>
            <wp:inline distT="0" distB="0" distL="0" distR="0" wp14:anchorId="2131E2CA" wp14:editId="1F453C0D">
              <wp:extent cx="5943600" cy="6833235"/>
              <wp:effectExtent l="0" t="0" r="0" b="0"/>
              <wp:docPr id="44914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45937" name=""/>
                      <pic:cNvPicPr/>
                    </pic:nvPicPr>
                    <pic:blipFill>
                      <a:blip r:embed="rId17"/>
                      <a:stretch>
                        <a:fillRect/>
                      </a:stretch>
                    </pic:blipFill>
                    <pic:spPr>
                      <a:xfrm>
                        <a:off x="0" y="0"/>
                        <a:ext cx="5943600" cy="6833235"/>
                      </a:xfrm>
                      <a:prstGeom prst="rect">
                        <a:avLst/>
                      </a:prstGeom>
                    </pic:spPr>
                  </pic:pic>
                </a:graphicData>
              </a:graphic>
            </wp:inline>
          </w:drawing>
        </w:r>
      </w:del>
    </w:p>
    <w:p w14:paraId="0F917AF1" w14:textId="3210849F" w:rsidR="00006799" w:rsidRDefault="00006799" w:rsidP="00081385">
      <w:pPr>
        <w:spacing w:line="360" w:lineRule="auto"/>
        <w:rPr>
          <w:rFonts w:ascii="Arial" w:hAnsi="Arial" w:cs="Arial"/>
          <w:sz w:val="22"/>
          <w:szCs w:val="22"/>
        </w:rPr>
      </w:pPr>
    </w:p>
    <w:p w14:paraId="588A7461" w14:textId="4B2B4AE0" w:rsidR="00F06884" w:rsidRDefault="00F06884" w:rsidP="00081385">
      <w:pPr>
        <w:spacing w:line="360" w:lineRule="auto"/>
        <w:rPr>
          <w:rFonts w:ascii="Arial" w:hAnsi="Arial" w:cs="Arial"/>
          <w:sz w:val="22"/>
          <w:szCs w:val="22"/>
        </w:rPr>
      </w:pPr>
      <w:del w:id="577" w:author="Keene-Snickers,Lexi" w:date="2025-03-18T16:48:00Z" w16du:dateUtc="2025-03-18T22:48:00Z">
        <w:r w:rsidRPr="00F06884" w:rsidDel="00957D54">
          <w:rPr>
            <w:rFonts w:ascii="Arial" w:hAnsi="Arial" w:cs="Arial"/>
            <w:noProof/>
            <w:sz w:val="22"/>
            <w:szCs w:val="22"/>
          </w:rPr>
          <w:drawing>
            <wp:inline distT="0" distB="0" distL="0" distR="0" wp14:anchorId="693086BC" wp14:editId="703F2F0D">
              <wp:extent cx="5943600" cy="7225030"/>
              <wp:effectExtent l="0" t="0" r="0" b="1270"/>
              <wp:docPr id="109081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17953" name=""/>
                      <pic:cNvPicPr/>
                    </pic:nvPicPr>
                    <pic:blipFill>
                      <a:blip r:embed="rId18"/>
                      <a:stretch>
                        <a:fillRect/>
                      </a:stretch>
                    </pic:blipFill>
                    <pic:spPr>
                      <a:xfrm>
                        <a:off x="0" y="0"/>
                        <a:ext cx="5943600" cy="7225030"/>
                      </a:xfrm>
                      <a:prstGeom prst="rect">
                        <a:avLst/>
                      </a:prstGeom>
                    </pic:spPr>
                  </pic:pic>
                </a:graphicData>
              </a:graphic>
            </wp:inline>
          </w:drawing>
        </w:r>
      </w:del>
      <w:ins w:id="578" w:author="Keene-Snickers,Lexi" w:date="2025-03-18T16:49:00Z" w16du:dateUtc="2025-03-18T22:49:00Z">
        <w:r w:rsidR="00957D54" w:rsidRPr="00957D54">
          <w:rPr>
            <w:noProof/>
          </w:rPr>
          <w:t xml:space="preserve"> </w:t>
        </w:r>
      </w:ins>
      <w:ins w:id="579" w:author="Keene-Snickers,Lexi" w:date="2025-04-02T11:46:00Z" w16du:dateUtc="2025-04-02T17:46:00Z">
        <w:r w:rsidR="009000F2" w:rsidRPr="009000F2">
          <w:rPr>
            <w:noProof/>
          </w:rPr>
          <w:drawing>
            <wp:inline distT="0" distB="0" distL="0" distR="0" wp14:anchorId="56E43F93" wp14:editId="711A43F3">
              <wp:extent cx="5943600" cy="5955665"/>
              <wp:effectExtent l="0" t="0" r="0" b="635"/>
              <wp:docPr id="82298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87592" name=""/>
                      <pic:cNvPicPr/>
                    </pic:nvPicPr>
                    <pic:blipFill>
                      <a:blip r:embed="rId19"/>
                      <a:stretch>
                        <a:fillRect/>
                      </a:stretch>
                    </pic:blipFill>
                    <pic:spPr>
                      <a:xfrm>
                        <a:off x="0" y="0"/>
                        <a:ext cx="5943600" cy="5955665"/>
                      </a:xfrm>
                      <a:prstGeom prst="rect">
                        <a:avLst/>
                      </a:prstGeom>
                    </pic:spPr>
                  </pic:pic>
                </a:graphicData>
              </a:graphic>
            </wp:inline>
          </w:drawing>
        </w:r>
      </w:ins>
    </w:p>
    <w:p w14:paraId="1709F1E4" w14:textId="093621D6" w:rsidR="00F06884" w:rsidRDefault="00F06884" w:rsidP="00081385">
      <w:pPr>
        <w:spacing w:line="360" w:lineRule="auto"/>
        <w:rPr>
          <w:rFonts w:ascii="Arial" w:hAnsi="Arial" w:cs="Arial"/>
          <w:sz w:val="22"/>
          <w:szCs w:val="22"/>
        </w:rPr>
      </w:pPr>
      <w:del w:id="580" w:author="Keene-Snickers,Lexi" w:date="2025-03-18T15:21:00Z" w16du:dateUtc="2025-03-18T21:21:00Z">
        <w:r w:rsidDel="00957D54">
          <w:rPr>
            <w:rFonts w:ascii="Arial" w:hAnsi="Arial" w:cs="Arial"/>
            <w:noProof/>
            <w:sz w:val="22"/>
            <w:szCs w:val="22"/>
          </w:rPr>
          <w:lastRenderedPageBreak/>
          <w:drawing>
            <wp:inline distT="0" distB="0" distL="0" distR="0" wp14:anchorId="213AD707" wp14:editId="18B80355">
              <wp:extent cx="5943600" cy="4754880"/>
              <wp:effectExtent l="0" t="0" r="0" b="0"/>
              <wp:docPr id="911850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50383" name="Picture 911850383"/>
                      <pic:cNvPicPr/>
                    </pic:nvPicPr>
                    <pic:blipFill>
                      <a:blip r:embed="rId20"/>
                      <a:stretch>
                        <a:fillRect/>
                      </a:stretch>
                    </pic:blipFill>
                    <pic:spPr>
                      <a:xfrm>
                        <a:off x="0" y="0"/>
                        <a:ext cx="5943600" cy="4754880"/>
                      </a:xfrm>
                      <a:prstGeom prst="rect">
                        <a:avLst/>
                      </a:prstGeom>
                    </pic:spPr>
                  </pic:pic>
                </a:graphicData>
              </a:graphic>
            </wp:inline>
          </w:drawing>
        </w:r>
      </w:del>
      <w:ins w:id="581" w:author="Keene-Snickers,Lexi" w:date="2025-04-02T14:06:00Z" w16du:dateUtc="2025-04-02T20:06:00Z">
        <w:r w:rsidR="003C0B86">
          <w:rPr>
            <w:rFonts w:ascii="Arial" w:hAnsi="Arial" w:cs="Arial"/>
            <w:noProof/>
            <w:sz w:val="22"/>
            <w:szCs w:val="22"/>
          </w:rPr>
          <w:drawing>
            <wp:inline distT="0" distB="0" distL="0" distR="0" wp14:anchorId="7CBCCC38" wp14:editId="11139399">
              <wp:extent cx="5943600" cy="4754880"/>
              <wp:effectExtent l="0" t="0" r="0" b="0"/>
              <wp:docPr id="1307181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81683" name="Picture 1307181683"/>
                      <pic:cNvPicPr/>
                    </pic:nvPicPr>
                    <pic:blipFill>
                      <a:blip r:embed="rId21"/>
                      <a:stretch>
                        <a:fillRect/>
                      </a:stretch>
                    </pic:blipFill>
                    <pic:spPr>
                      <a:xfrm>
                        <a:off x="0" y="0"/>
                        <a:ext cx="5943600" cy="4754880"/>
                      </a:xfrm>
                      <a:prstGeom prst="rect">
                        <a:avLst/>
                      </a:prstGeom>
                    </pic:spPr>
                  </pic:pic>
                </a:graphicData>
              </a:graphic>
            </wp:inline>
          </w:drawing>
        </w:r>
      </w:ins>
    </w:p>
    <w:p w14:paraId="6CEF62CB" w14:textId="5FADA8F5" w:rsidR="00006799" w:rsidRDefault="00006799" w:rsidP="00081385">
      <w:pPr>
        <w:spacing w:line="360" w:lineRule="auto"/>
        <w:rPr>
          <w:rFonts w:ascii="Arial" w:hAnsi="Arial" w:cs="Arial"/>
          <w:sz w:val="22"/>
          <w:szCs w:val="22"/>
        </w:rPr>
      </w:pPr>
      <w:r w:rsidRPr="00006799">
        <w:rPr>
          <w:rFonts w:ascii="Arial" w:hAnsi="Arial" w:cs="Arial"/>
          <w:b/>
          <w:bCs/>
          <w:sz w:val="22"/>
          <w:szCs w:val="22"/>
        </w:rPr>
        <w:t xml:space="preserve">Figure 2: </w:t>
      </w:r>
      <w:r w:rsidR="006200EA">
        <w:rPr>
          <w:rFonts w:ascii="Arial" w:hAnsi="Arial" w:cs="Arial"/>
          <w:b/>
          <w:bCs/>
          <w:sz w:val="22"/>
          <w:szCs w:val="22"/>
        </w:rPr>
        <w:t>Correlation between g</w:t>
      </w:r>
      <w:r w:rsidR="00F40042">
        <w:rPr>
          <w:rFonts w:ascii="Arial" w:hAnsi="Arial" w:cs="Arial"/>
          <w:b/>
          <w:bCs/>
          <w:sz w:val="22"/>
          <w:szCs w:val="22"/>
        </w:rPr>
        <w:t xml:space="preserve">albut virus </w:t>
      </w:r>
      <w:r w:rsidR="006200EA">
        <w:rPr>
          <w:rFonts w:ascii="Arial" w:hAnsi="Arial" w:cs="Arial"/>
          <w:b/>
          <w:bCs/>
          <w:sz w:val="22"/>
          <w:szCs w:val="22"/>
        </w:rPr>
        <w:t>RNA levels measured by RT-qPCR and sequencing.</w:t>
      </w:r>
      <w:del w:id="582" w:author="Keene-Snickers,Lexi" w:date="2025-04-02T11:29:00Z" w16du:dateUtc="2025-04-02T17:29:00Z">
        <w:r w:rsidR="006200EA" w:rsidDel="009000F2">
          <w:rPr>
            <w:rFonts w:ascii="Arial" w:hAnsi="Arial" w:cs="Arial"/>
            <w:b/>
            <w:bCs/>
            <w:sz w:val="22"/>
            <w:szCs w:val="22"/>
          </w:rPr>
          <w:delText xml:space="preserve"> </w:delText>
        </w:r>
      </w:del>
      <w:r w:rsidR="006200EA">
        <w:rPr>
          <w:rFonts w:ascii="Arial" w:hAnsi="Arial" w:cs="Arial"/>
          <w:b/>
          <w:bCs/>
          <w:sz w:val="22"/>
          <w:szCs w:val="22"/>
        </w:rPr>
        <w:t xml:space="preserve"> </w:t>
      </w:r>
      <w:r w:rsidR="006200EA">
        <w:rPr>
          <w:rFonts w:ascii="Arial" w:hAnsi="Arial" w:cs="Arial"/>
          <w:sz w:val="22"/>
          <w:szCs w:val="22"/>
        </w:rPr>
        <w:t>RNA levels measured by RT-qPCR and by the number of reads</w:t>
      </w:r>
      <w:r w:rsidR="00F337C8">
        <w:rPr>
          <w:rFonts w:ascii="Arial" w:hAnsi="Arial" w:cs="Arial"/>
          <w:sz w:val="22"/>
          <w:szCs w:val="22"/>
        </w:rPr>
        <w:t xml:space="preserve"> to galbut virus RNA</w:t>
      </w:r>
      <w:ins w:id="583" w:author="Keene-Snickers,Lexi" w:date="2025-04-02T11:29:00Z" w16du:dateUtc="2025-04-02T17:29:00Z">
        <w:r w:rsidR="009000F2">
          <w:rPr>
            <w:rFonts w:ascii="Arial" w:hAnsi="Arial" w:cs="Arial"/>
            <w:sz w:val="22"/>
            <w:szCs w:val="22"/>
          </w:rPr>
          <w:t xml:space="preserve"> </w:t>
        </w:r>
      </w:ins>
      <w:r w:rsidR="00F337C8">
        <w:rPr>
          <w:rFonts w:ascii="Arial" w:hAnsi="Arial" w:cs="Arial"/>
          <w:sz w:val="22"/>
          <w:szCs w:val="22"/>
        </w:rPr>
        <w:t>1 are plotted</w:t>
      </w:r>
      <w:r w:rsidR="006200EA">
        <w:rPr>
          <w:rFonts w:ascii="Arial" w:hAnsi="Arial" w:cs="Arial"/>
          <w:sz w:val="22"/>
          <w:szCs w:val="22"/>
        </w:rPr>
        <w:t>.</w:t>
      </w:r>
      <w:del w:id="584" w:author="Keene-Snickers,Lexi" w:date="2025-04-02T11:29:00Z" w16du:dateUtc="2025-04-02T17:29:00Z">
        <w:r w:rsidR="006200EA" w:rsidDel="009000F2">
          <w:rPr>
            <w:rFonts w:ascii="Arial" w:hAnsi="Arial" w:cs="Arial"/>
            <w:sz w:val="22"/>
            <w:szCs w:val="22"/>
          </w:rPr>
          <w:delText xml:space="preserve"> </w:delText>
        </w:r>
      </w:del>
      <w:r w:rsidR="006200EA">
        <w:rPr>
          <w:rFonts w:ascii="Arial" w:hAnsi="Arial" w:cs="Arial"/>
          <w:sz w:val="22"/>
          <w:szCs w:val="22"/>
        </w:rPr>
        <w:t xml:space="preserve"> Linear </w:t>
      </w:r>
      <w:del w:id="585" w:author="Stenglein,Mark" w:date="2025-03-07T10:07:00Z" w16du:dateUtc="2025-03-07T17:07:00Z">
        <w:r w:rsidR="00CA7501" w:rsidDel="006200EA">
          <w:rPr>
            <w:rFonts w:ascii="Arial" w:hAnsi="Arial" w:cs="Arial"/>
            <w:sz w:val="22"/>
            <w:szCs w:val="22"/>
          </w:rPr>
          <w:delText xml:space="preserve">X-axis </w:delText>
        </w:r>
        <w:r w:rsidR="003F5D8A" w:rsidDel="006200EA">
          <w:rPr>
            <w:rFonts w:ascii="Arial" w:hAnsi="Arial" w:cs="Arial"/>
            <w:sz w:val="22"/>
            <w:szCs w:val="22"/>
          </w:rPr>
          <w:delText>i</w:delText>
        </w:r>
        <w:r w:rsidR="00CA7501" w:rsidDel="006200EA">
          <w:rPr>
            <w:rFonts w:ascii="Arial" w:hAnsi="Arial" w:cs="Arial"/>
            <w:sz w:val="22"/>
            <w:szCs w:val="22"/>
          </w:rPr>
          <w:delText>s the log10 of galbut virus RNA 1 in reads per million</w:delText>
        </w:r>
        <w:r w:rsidDel="006200EA">
          <w:rPr>
            <w:rFonts w:ascii="Arial" w:hAnsi="Arial" w:cs="Arial"/>
            <w:sz w:val="22"/>
            <w:szCs w:val="22"/>
          </w:rPr>
          <w:delText>.</w:delText>
        </w:r>
        <w:r w:rsidR="00CA7501" w:rsidDel="006200EA">
          <w:rPr>
            <w:rFonts w:ascii="Arial" w:hAnsi="Arial" w:cs="Arial"/>
            <w:sz w:val="22"/>
            <w:szCs w:val="22"/>
          </w:rPr>
          <w:delText xml:space="preserve"> Y-axis </w:delText>
        </w:r>
        <w:r w:rsidR="003F5D8A" w:rsidDel="006200EA">
          <w:rPr>
            <w:rFonts w:ascii="Arial" w:hAnsi="Arial" w:cs="Arial"/>
            <w:sz w:val="22"/>
            <w:szCs w:val="22"/>
          </w:rPr>
          <w:delText>i</w:delText>
        </w:r>
        <w:r w:rsidR="00CA7501" w:rsidDel="006200EA">
          <w:rPr>
            <w:rFonts w:ascii="Arial" w:hAnsi="Arial" w:cs="Arial"/>
            <w:sz w:val="22"/>
            <w:szCs w:val="22"/>
          </w:rPr>
          <w:delText>s the log 10 of relative galbut virus levels normalized to RpL32 mRNA. R</w:delText>
        </w:r>
      </w:del>
      <w:ins w:id="586" w:author="Stenglein,Mark" w:date="2025-03-07T10:07:00Z" w16du:dateUtc="2025-03-07T17:07:00Z">
        <w:r w:rsidR="006200EA">
          <w:rPr>
            <w:rFonts w:ascii="Arial" w:hAnsi="Arial" w:cs="Arial"/>
            <w:sz w:val="22"/>
            <w:szCs w:val="22"/>
          </w:rPr>
          <w:t>r</w:t>
        </w:r>
      </w:ins>
      <w:r w:rsidR="00CA7501">
        <w:rPr>
          <w:rFonts w:ascii="Arial" w:hAnsi="Arial" w:cs="Arial"/>
          <w:sz w:val="22"/>
          <w:szCs w:val="22"/>
        </w:rPr>
        <w:t xml:space="preserve">egression line </w:t>
      </w:r>
      <w:r w:rsidR="006200EA">
        <w:rPr>
          <w:rFonts w:ascii="Arial" w:hAnsi="Arial" w:cs="Arial"/>
          <w:sz w:val="22"/>
          <w:szCs w:val="22"/>
        </w:rPr>
        <w:t>is plotted.</w:t>
      </w:r>
      <w:r w:rsidR="00CA7501">
        <w:rPr>
          <w:rFonts w:ascii="Arial" w:hAnsi="Arial" w:cs="Arial"/>
          <w:sz w:val="22"/>
          <w:szCs w:val="22"/>
        </w:rPr>
        <w:t xml:space="preserve"> </w:t>
      </w:r>
      <w:ins w:id="587" w:author="Keene-Snickers,Lexi" w:date="2025-04-02T14:06:00Z" w16du:dateUtc="2025-04-02T20:06:00Z">
        <w:r w:rsidR="003C0B86">
          <w:rPr>
            <w:rFonts w:ascii="Arial" w:hAnsi="Arial" w:cs="Arial"/>
            <w:sz w:val="22"/>
            <w:szCs w:val="22"/>
          </w:rPr>
          <w:t xml:space="preserve">Samples with fewer than 10 reads were </w:t>
        </w:r>
      </w:ins>
      <w:ins w:id="588" w:author="Keene-Snickers,Lexi" w:date="2025-04-02T14:32:00Z" w16du:dateUtc="2025-04-02T20:32:00Z">
        <w:r w:rsidR="003C0B86">
          <w:rPr>
            <w:rFonts w:ascii="Arial" w:hAnsi="Arial" w:cs="Arial"/>
            <w:sz w:val="22"/>
            <w:szCs w:val="22"/>
          </w:rPr>
          <w:t>omitted</w:t>
        </w:r>
      </w:ins>
      <w:ins w:id="589" w:author="Keene-Snickers,Lexi" w:date="2025-04-02T14:06:00Z" w16du:dateUtc="2025-04-02T20:06:00Z">
        <w:r w:rsidR="003C0B86">
          <w:rPr>
            <w:rFonts w:ascii="Arial" w:hAnsi="Arial" w:cs="Arial"/>
            <w:sz w:val="22"/>
            <w:szCs w:val="22"/>
          </w:rPr>
          <w:t>.</w:t>
        </w:r>
      </w:ins>
      <w:del w:id="590" w:author="Keene-Snickers,Lexi" w:date="2025-04-02T14:06:00Z" w16du:dateUtc="2025-04-02T20:06:00Z">
        <w:r w:rsidDel="003C0B86">
          <w:rPr>
            <w:rFonts w:ascii="Arial" w:hAnsi="Arial" w:cs="Arial"/>
            <w:sz w:val="22"/>
            <w:szCs w:val="22"/>
          </w:rPr>
          <w:delText xml:space="preserve"> </w:delText>
        </w:r>
      </w:del>
    </w:p>
    <w:p w14:paraId="6B365FE5" w14:textId="77777777" w:rsidR="00A05B66" w:rsidRDefault="00A05B66" w:rsidP="00081385">
      <w:pPr>
        <w:spacing w:line="360" w:lineRule="auto"/>
        <w:rPr>
          <w:rFonts w:ascii="Arial" w:hAnsi="Arial" w:cs="Arial"/>
          <w:sz w:val="22"/>
          <w:szCs w:val="22"/>
        </w:rPr>
      </w:pPr>
    </w:p>
    <w:p w14:paraId="73530305" w14:textId="59CE5292" w:rsidR="00A53FD5" w:rsidRPr="00E97611" w:rsidRDefault="00A53FD5" w:rsidP="00081385">
      <w:pPr>
        <w:spacing w:line="360" w:lineRule="auto"/>
        <w:rPr>
          <w:rFonts w:ascii="Arial" w:hAnsi="Arial" w:cs="Arial"/>
          <w:b/>
          <w:bCs/>
          <w:sz w:val="22"/>
          <w:szCs w:val="22"/>
        </w:rPr>
      </w:pPr>
      <w:r w:rsidRPr="00E97611">
        <w:rPr>
          <w:rFonts w:ascii="Arial" w:hAnsi="Arial" w:cs="Arial"/>
          <w:b/>
          <w:bCs/>
          <w:sz w:val="22"/>
          <w:szCs w:val="22"/>
        </w:rPr>
        <w:t xml:space="preserve">Galbut virus coinfection </w:t>
      </w:r>
      <w:r w:rsidR="005E4DA0">
        <w:rPr>
          <w:rFonts w:ascii="Arial" w:hAnsi="Arial" w:cs="Arial"/>
          <w:b/>
          <w:bCs/>
          <w:sz w:val="22"/>
          <w:szCs w:val="22"/>
        </w:rPr>
        <w:t xml:space="preserve">is common and </w:t>
      </w:r>
      <w:r w:rsidRPr="00E97611">
        <w:rPr>
          <w:rFonts w:ascii="Arial" w:hAnsi="Arial" w:cs="Arial"/>
          <w:b/>
          <w:bCs/>
          <w:sz w:val="22"/>
          <w:szCs w:val="22"/>
        </w:rPr>
        <w:t xml:space="preserve">does not require </w:t>
      </w:r>
      <w:ins w:id="591" w:author="Stenglein,Mark" w:date="2025-03-27T15:21:00Z" w16du:dateUtc="2025-03-27T21:21:00Z">
        <w:r w:rsidR="001F5A4F">
          <w:rPr>
            <w:rFonts w:ascii="Arial" w:hAnsi="Arial" w:cs="Arial"/>
            <w:b/>
            <w:bCs/>
            <w:sz w:val="22"/>
            <w:szCs w:val="22"/>
          </w:rPr>
          <w:t xml:space="preserve">complete sets of </w:t>
        </w:r>
      </w:ins>
      <w:r w:rsidRPr="00E97611">
        <w:rPr>
          <w:rFonts w:ascii="Arial" w:hAnsi="Arial" w:cs="Arial"/>
          <w:b/>
          <w:bCs/>
          <w:sz w:val="22"/>
          <w:szCs w:val="22"/>
        </w:rPr>
        <w:t>all three segments</w:t>
      </w:r>
    </w:p>
    <w:p w14:paraId="0F40BF97" w14:textId="77777777" w:rsidR="00A53FD5" w:rsidRDefault="00A53FD5" w:rsidP="00081385">
      <w:pPr>
        <w:spacing w:line="360" w:lineRule="auto"/>
        <w:rPr>
          <w:rFonts w:ascii="Arial" w:hAnsi="Arial" w:cs="Arial"/>
          <w:sz w:val="22"/>
          <w:szCs w:val="22"/>
        </w:rPr>
      </w:pPr>
    </w:p>
    <w:p w14:paraId="7F796FAA" w14:textId="3202229A" w:rsidR="00006799" w:rsidRDefault="00A05B66" w:rsidP="00DA4E1F">
      <w:pPr>
        <w:spacing w:line="360" w:lineRule="auto"/>
        <w:rPr>
          <w:rFonts w:ascii="Arial" w:hAnsi="Arial" w:cs="Arial"/>
          <w:sz w:val="22"/>
          <w:szCs w:val="22"/>
        </w:rPr>
      </w:pPr>
      <w:r>
        <w:rPr>
          <w:rFonts w:ascii="Arial" w:hAnsi="Arial" w:cs="Arial"/>
          <w:sz w:val="22"/>
          <w:szCs w:val="22"/>
        </w:rPr>
        <w:tab/>
      </w:r>
      <w:del w:id="592" w:author="Stenglein,Mark" w:date="2025-03-26T09:56:00Z" w16du:dateUtc="2025-03-26T15:56:00Z">
        <w:r w:rsidDel="00FD08A3">
          <w:rPr>
            <w:rFonts w:ascii="Arial" w:hAnsi="Arial" w:cs="Arial"/>
            <w:sz w:val="22"/>
            <w:szCs w:val="22"/>
          </w:rPr>
          <w:delText xml:space="preserve">We </w:delText>
        </w:r>
        <w:r w:rsidR="00432241" w:rsidDel="00FD08A3">
          <w:rPr>
            <w:rFonts w:ascii="Arial" w:hAnsi="Arial" w:cs="Arial"/>
            <w:sz w:val="22"/>
            <w:szCs w:val="22"/>
          </w:rPr>
          <w:delText>noted that m</w:delText>
        </w:r>
      </w:del>
      <w:ins w:id="593" w:author="Stenglein,Mark" w:date="2025-03-26T09:56:00Z" w16du:dateUtc="2025-03-26T15:56:00Z">
        <w:r w:rsidR="00FD08A3">
          <w:rPr>
            <w:rFonts w:ascii="Arial" w:hAnsi="Arial" w:cs="Arial"/>
            <w:sz w:val="22"/>
            <w:szCs w:val="22"/>
          </w:rPr>
          <w:t>M</w:t>
        </w:r>
      </w:ins>
      <w:r w:rsidR="00432241">
        <w:rPr>
          <w:rFonts w:ascii="Arial" w:hAnsi="Arial" w:cs="Arial"/>
          <w:sz w:val="22"/>
          <w:szCs w:val="22"/>
        </w:rPr>
        <w:t>any samples contained evidence of</w:t>
      </w:r>
      <w:ins w:id="594" w:author="Stenglein,Mark" w:date="2025-03-26T09:56:00Z" w16du:dateUtc="2025-03-26T15:56:00Z">
        <w:r w:rsidR="002E1772">
          <w:rPr>
            <w:rFonts w:ascii="Arial" w:hAnsi="Arial" w:cs="Arial"/>
            <w:sz w:val="22"/>
            <w:szCs w:val="22"/>
          </w:rPr>
          <w:t xml:space="preserve"> </w:t>
        </w:r>
      </w:ins>
      <w:del w:id="595" w:author="Stenglein,Mark" w:date="2025-03-26T09:56:00Z" w16du:dateUtc="2025-03-26T15:56:00Z">
        <w:r w:rsidR="00432241" w:rsidDel="002E1772">
          <w:rPr>
            <w:rFonts w:ascii="Arial" w:hAnsi="Arial" w:cs="Arial"/>
            <w:sz w:val="22"/>
            <w:szCs w:val="22"/>
          </w:rPr>
          <w:delText xml:space="preserve"> </w:delText>
        </w:r>
      </w:del>
      <w:r w:rsidR="00432241">
        <w:rPr>
          <w:rFonts w:ascii="Arial" w:hAnsi="Arial" w:cs="Arial"/>
          <w:sz w:val="22"/>
          <w:szCs w:val="22"/>
        </w:rPr>
        <w:t>co-infection</w:t>
      </w:r>
      <w:ins w:id="596" w:author="Stenglein,Mark" w:date="2025-03-26T09:56:00Z" w16du:dateUtc="2025-03-26T15:56:00Z">
        <w:r w:rsidR="002E1772">
          <w:rPr>
            <w:rFonts w:ascii="Arial" w:hAnsi="Arial" w:cs="Arial"/>
            <w:sz w:val="22"/>
            <w:szCs w:val="22"/>
          </w:rPr>
          <w:t xml:space="preserve"> by more than one galbut virus genotype</w:t>
        </w:r>
      </w:ins>
      <w:r w:rsidR="00432241">
        <w:rPr>
          <w:rFonts w:ascii="Arial" w:hAnsi="Arial" w:cs="Arial"/>
          <w:sz w:val="22"/>
          <w:szCs w:val="22"/>
        </w:rPr>
        <w:t>.</w:t>
      </w:r>
      <w:del w:id="597" w:author="Stenglein,Mark" w:date="2025-03-07T10:12:00Z" w16du:dateUtc="2025-03-07T17:12:00Z">
        <w:r w:rsidR="00A53FD5" w:rsidDel="00432241">
          <w:rPr>
            <w:rFonts w:ascii="Arial" w:hAnsi="Arial" w:cs="Arial"/>
            <w:sz w:val="22"/>
            <w:szCs w:val="22"/>
          </w:rPr>
          <w:delText xml:space="preserve"> the patterns of </w:delText>
        </w:r>
        <w:r w:rsidR="0005265A" w:rsidDel="00432241">
          <w:rPr>
            <w:rFonts w:ascii="Arial" w:hAnsi="Arial" w:cs="Arial"/>
            <w:sz w:val="22"/>
            <w:szCs w:val="22"/>
          </w:rPr>
          <w:delText xml:space="preserve">coinfection in </w:delText>
        </w:r>
        <w:r w:rsidR="00A53FD5" w:rsidDel="00432241">
          <w:rPr>
            <w:rFonts w:ascii="Arial" w:hAnsi="Arial" w:cs="Arial"/>
            <w:sz w:val="22"/>
            <w:szCs w:val="22"/>
          </w:rPr>
          <w:delText>galbut virus and chaq virus</w:delText>
        </w:r>
        <w:r w:rsidDel="00432241">
          <w:rPr>
            <w:rFonts w:ascii="Arial" w:hAnsi="Arial" w:cs="Arial"/>
            <w:sz w:val="22"/>
            <w:szCs w:val="22"/>
          </w:rPr>
          <w:delText>.</w:delText>
        </w:r>
      </w:del>
      <w:r>
        <w:rPr>
          <w:rFonts w:ascii="Arial" w:hAnsi="Arial" w:cs="Arial"/>
          <w:sz w:val="22"/>
          <w:szCs w:val="22"/>
        </w:rPr>
        <w:t xml:space="preserve"> </w:t>
      </w:r>
      <w:r w:rsidR="0007567D">
        <w:rPr>
          <w:rFonts w:ascii="Arial" w:hAnsi="Arial" w:cs="Arial"/>
          <w:sz w:val="22"/>
          <w:szCs w:val="22"/>
        </w:rPr>
        <w:t xml:space="preserve">Forty one </w:t>
      </w:r>
      <w:r>
        <w:rPr>
          <w:rFonts w:ascii="Arial" w:hAnsi="Arial" w:cs="Arial"/>
          <w:sz w:val="22"/>
          <w:szCs w:val="22"/>
        </w:rPr>
        <w:t xml:space="preserve">samples </w:t>
      </w:r>
      <w:r w:rsidR="007C5AA4">
        <w:rPr>
          <w:rFonts w:ascii="Arial" w:hAnsi="Arial" w:cs="Arial"/>
          <w:sz w:val="22"/>
          <w:szCs w:val="22"/>
        </w:rPr>
        <w:t>(</w:t>
      </w:r>
      <w:r w:rsidR="00A53FD5">
        <w:rPr>
          <w:rFonts w:ascii="Arial" w:hAnsi="Arial" w:cs="Arial"/>
          <w:sz w:val="22"/>
          <w:szCs w:val="22"/>
        </w:rPr>
        <w:t>33</w:t>
      </w:r>
      <w:r w:rsidR="007C5AA4">
        <w:rPr>
          <w:rFonts w:ascii="Arial" w:hAnsi="Arial" w:cs="Arial"/>
          <w:sz w:val="22"/>
          <w:szCs w:val="22"/>
        </w:rPr>
        <w:t xml:space="preserve">%) exhibited </w:t>
      </w:r>
      <w:r>
        <w:rPr>
          <w:rFonts w:ascii="Arial" w:hAnsi="Arial" w:cs="Arial"/>
          <w:sz w:val="22"/>
          <w:szCs w:val="22"/>
        </w:rPr>
        <w:t xml:space="preserve">evidence </w:t>
      </w:r>
      <w:r w:rsidR="007C5AA4">
        <w:rPr>
          <w:rFonts w:ascii="Arial" w:hAnsi="Arial" w:cs="Arial"/>
          <w:sz w:val="22"/>
          <w:szCs w:val="22"/>
        </w:rPr>
        <w:t xml:space="preserve">of </w:t>
      </w:r>
      <w:r>
        <w:rPr>
          <w:rFonts w:ascii="Arial" w:hAnsi="Arial" w:cs="Arial"/>
          <w:sz w:val="22"/>
          <w:szCs w:val="22"/>
        </w:rPr>
        <w:t>coinfection</w:t>
      </w:r>
      <w:r w:rsidR="0007567D">
        <w:rPr>
          <w:rFonts w:ascii="Arial" w:hAnsi="Arial" w:cs="Arial"/>
          <w:sz w:val="22"/>
          <w:szCs w:val="22"/>
        </w:rPr>
        <w:t xml:space="preserve"> by various numbers of galbut virus and chaq virus segments</w:t>
      </w:r>
      <w:r w:rsidR="00471ABC">
        <w:rPr>
          <w:rFonts w:ascii="Arial" w:hAnsi="Arial" w:cs="Arial"/>
          <w:sz w:val="22"/>
          <w:szCs w:val="22"/>
        </w:rPr>
        <w:t xml:space="preserve"> (</w:t>
      </w:r>
      <w:r w:rsidR="00471ABC" w:rsidRPr="00471ABC">
        <w:rPr>
          <w:rFonts w:ascii="Arial" w:hAnsi="Arial" w:cs="Arial"/>
          <w:b/>
          <w:bCs/>
          <w:sz w:val="22"/>
          <w:szCs w:val="22"/>
          <w:rPrChange w:id="598" w:author="Stenglein,Mark" w:date="2025-03-07T10:18:00Z" w16du:dateUtc="2025-03-07T17:18:00Z">
            <w:rPr>
              <w:rFonts w:ascii="Arial" w:hAnsi="Arial" w:cs="Arial"/>
              <w:sz w:val="22"/>
              <w:szCs w:val="22"/>
            </w:rPr>
          </w:rPrChange>
        </w:rPr>
        <w:t>Fig. 3</w:t>
      </w:r>
      <w:r w:rsidR="00471ABC">
        <w:rPr>
          <w:rFonts w:ascii="Arial" w:hAnsi="Arial" w:cs="Arial"/>
          <w:sz w:val="22"/>
          <w:szCs w:val="22"/>
        </w:rPr>
        <w:t>)</w:t>
      </w:r>
      <w:r>
        <w:rPr>
          <w:rFonts w:ascii="Arial" w:hAnsi="Arial" w:cs="Arial"/>
          <w:sz w:val="22"/>
          <w:szCs w:val="22"/>
        </w:rPr>
        <w:t xml:space="preserve">. </w:t>
      </w:r>
      <w:r w:rsidR="007C5AA4">
        <w:rPr>
          <w:rFonts w:ascii="Arial" w:hAnsi="Arial" w:cs="Arial"/>
          <w:sz w:val="22"/>
          <w:szCs w:val="22"/>
        </w:rPr>
        <w:t xml:space="preserve">Three </w:t>
      </w:r>
      <w:del w:id="599" w:author="Stenglein,Mark" w:date="2025-03-07T10:13:00Z" w16du:dateUtc="2025-03-07T17:13:00Z">
        <w:r w:rsidR="007C5AA4" w:rsidDel="005E4DA0">
          <w:rPr>
            <w:rFonts w:ascii="Arial" w:hAnsi="Arial" w:cs="Arial"/>
            <w:sz w:val="22"/>
            <w:szCs w:val="22"/>
          </w:rPr>
          <w:delText xml:space="preserve">of these </w:delText>
        </w:r>
      </w:del>
      <w:r w:rsidR="007C5AA4">
        <w:rPr>
          <w:rFonts w:ascii="Arial" w:hAnsi="Arial" w:cs="Arial"/>
          <w:sz w:val="22"/>
          <w:szCs w:val="22"/>
        </w:rPr>
        <w:t xml:space="preserve">samples corresponded to simple co-infections, with </w:t>
      </w:r>
      <w:r w:rsidR="00DA4E1F">
        <w:rPr>
          <w:rFonts w:ascii="Arial" w:hAnsi="Arial" w:cs="Arial"/>
          <w:sz w:val="22"/>
          <w:szCs w:val="22"/>
        </w:rPr>
        <w:t>two</w:t>
      </w:r>
      <w:ins w:id="600" w:author="Stenglein,Mark" w:date="2025-03-27T15:21:00Z" w16du:dateUtc="2025-03-27T21:21:00Z">
        <w:r w:rsidR="00776B4A">
          <w:rPr>
            <w:rFonts w:ascii="Arial" w:hAnsi="Arial" w:cs="Arial"/>
            <w:sz w:val="22"/>
            <w:szCs w:val="22"/>
          </w:rPr>
          <w:t xml:space="preserve"> complete</w:t>
        </w:r>
      </w:ins>
      <w:r w:rsidR="007C5AA4">
        <w:rPr>
          <w:rFonts w:ascii="Arial" w:hAnsi="Arial" w:cs="Arial"/>
          <w:sz w:val="22"/>
          <w:szCs w:val="22"/>
        </w:rPr>
        <w:t xml:space="preserve"> sets of </w:t>
      </w:r>
      <w:r w:rsidR="00DA4E1F">
        <w:rPr>
          <w:rFonts w:ascii="Arial" w:hAnsi="Arial" w:cs="Arial"/>
          <w:sz w:val="22"/>
          <w:szCs w:val="22"/>
        </w:rPr>
        <w:t>three</w:t>
      </w:r>
      <w:r w:rsidR="007C5AA4">
        <w:rPr>
          <w:rFonts w:ascii="Arial" w:hAnsi="Arial" w:cs="Arial"/>
          <w:sz w:val="22"/>
          <w:szCs w:val="22"/>
        </w:rPr>
        <w:t xml:space="preserve"> galbut virus segments (</w:t>
      </w:r>
      <w:r w:rsidR="007C5AA4" w:rsidRPr="00B32DED">
        <w:rPr>
          <w:rFonts w:ascii="Arial" w:hAnsi="Arial" w:cs="Arial"/>
          <w:b/>
          <w:bCs/>
          <w:sz w:val="22"/>
          <w:szCs w:val="22"/>
        </w:rPr>
        <w:t>Fig.</w:t>
      </w:r>
      <w:r w:rsidR="007C5AA4">
        <w:rPr>
          <w:rFonts w:ascii="Arial" w:hAnsi="Arial" w:cs="Arial"/>
          <w:b/>
          <w:bCs/>
          <w:sz w:val="22"/>
          <w:szCs w:val="22"/>
        </w:rPr>
        <w:t xml:space="preserve"> </w:t>
      </w:r>
      <w:r w:rsidR="007C5AA4" w:rsidRPr="00B32DED">
        <w:rPr>
          <w:rFonts w:ascii="Arial" w:hAnsi="Arial" w:cs="Arial"/>
          <w:b/>
          <w:bCs/>
          <w:sz w:val="22"/>
          <w:szCs w:val="22"/>
        </w:rPr>
        <w:t>3</w:t>
      </w:r>
      <w:r w:rsidR="007C5AA4">
        <w:rPr>
          <w:rFonts w:ascii="Arial" w:hAnsi="Arial" w:cs="Arial"/>
          <w:sz w:val="22"/>
          <w:szCs w:val="22"/>
        </w:rPr>
        <w:t xml:space="preserve">). </w:t>
      </w:r>
      <w:del w:id="601" w:author="Stenglein,Mark" w:date="2025-03-07T10:13:00Z" w16du:dateUtc="2025-03-07T17:13:00Z">
        <w:r w:rsidR="00DA4E1F" w:rsidDel="001B58D3">
          <w:rPr>
            <w:rFonts w:ascii="Arial" w:hAnsi="Arial" w:cs="Arial"/>
            <w:sz w:val="22"/>
            <w:szCs w:val="22"/>
          </w:rPr>
          <w:delText>Interestingly</w:delText>
        </w:r>
      </w:del>
      <w:ins w:id="602" w:author="Stenglein,Mark" w:date="2025-03-07T10:14:00Z" w16du:dateUtc="2025-03-07T17:14:00Z">
        <w:r w:rsidR="001B58D3">
          <w:rPr>
            <w:rFonts w:ascii="Arial" w:hAnsi="Arial" w:cs="Arial"/>
            <w:sz w:val="22"/>
            <w:szCs w:val="22"/>
          </w:rPr>
          <w:t>T</w:t>
        </w:r>
      </w:ins>
      <w:del w:id="603" w:author="Stenglein,Mark" w:date="2025-03-07T10:14:00Z" w16du:dateUtc="2025-03-07T17:14:00Z">
        <w:r w:rsidR="00DA4E1F" w:rsidDel="001B58D3">
          <w:rPr>
            <w:rFonts w:ascii="Arial" w:hAnsi="Arial" w:cs="Arial"/>
            <w:sz w:val="22"/>
            <w:szCs w:val="22"/>
          </w:rPr>
          <w:delText>, t</w:delText>
        </w:r>
      </w:del>
      <w:r w:rsidR="00DA4E1F">
        <w:rPr>
          <w:rFonts w:ascii="Arial" w:hAnsi="Arial" w:cs="Arial"/>
          <w:sz w:val="22"/>
          <w:szCs w:val="22"/>
        </w:rPr>
        <w:t xml:space="preserve">hese were the only samples with </w:t>
      </w:r>
      <w:r w:rsidR="0005265A">
        <w:rPr>
          <w:rFonts w:ascii="Arial" w:hAnsi="Arial" w:cs="Arial"/>
          <w:sz w:val="22"/>
          <w:szCs w:val="22"/>
        </w:rPr>
        <w:t>two coding-complete</w:t>
      </w:r>
      <w:r w:rsidR="00DA4E1F">
        <w:rPr>
          <w:rFonts w:ascii="Arial" w:hAnsi="Arial" w:cs="Arial"/>
          <w:sz w:val="22"/>
          <w:szCs w:val="22"/>
        </w:rPr>
        <w:t xml:space="preserve"> RNA1 </w:t>
      </w:r>
      <w:del w:id="604" w:author="Stenglein,Mark" w:date="2025-03-26T09:56:00Z" w16du:dateUtc="2025-03-26T15:56:00Z">
        <w:r w:rsidR="00DA4E1F" w:rsidDel="00FD08A3">
          <w:rPr>
            <w:rFonts w:ascii="Arial" w:hAnsi="Arial" w:cs="Arial"/>
            <w:sz w:val="22"/>
            <w:szCs w:val="22"/>
          </w:rPr>
          <w:delText>segments</w:delText>
        </w:r>
      </w:del>
      <w:ins w:id="605" w:author="Stenglein,Mark" w:date="2025-03-26T09:56:00Z" w16du:dateUtc="2025-03-26T15:56:00Z">
        <w:r w:rsidR="00FD08A3">
          <w:rPr>
            <w:rFonts w:ascii="Arial" w:hAnsi="Arial" w:cs="Arial"/>
            <w:sz w:val="22"/>
            <w:szCs w:val="22"/>
          </w:rPr>
          <w:t>genotypes</w:t>
        </w:r>
      </w:ins>
      <w:r w:rsidR="00DA4E1F">
        <w:rPr>
          <w:rFonts w:ascii="Arial" w:hAnsi="Arial" w:cs="Arial"/>
          <w:sz w:val="22"/>
          <w:szCs w:val="22"/>
        </w:rPr>
        <w:t>.</w:t>
      </w:r>
      <w:ins w:id="606" w:author="Stenglein,Mark" w:date="2025-03-10T09:45:00Z" w16du:dateUtc="2025-03-10T15:45:00Z">
        <w:r w:rsidR="00051CBB">
          <w:rPr>
            <w:rFonts w:ascii="Arial" w:hAnsi="Arial" w:cs="Arial"/>
            <w:sz w:val="22"/>
            <w:szCs w:val="22"/>
          </w:rPr>
          <w:t xml:space="preserve"> </w:t>
        </w:r>
      </w:ins>
      <w:moveFromRangeStart w:id="607" w:author="Stenglein,Mark" w:date="2025-03-10T09:44:00Z" w:name="move192492314"/>
      <w:moveFrom w:id="608" w:author="Stenglein,Mark" w:date="2025-03-10T09:44:00Z" w16du:dateUtc="2025-03-10T15:44:00Z">
        <w:r w:rsidR="00DA4E1F" w:rsidDel="003F690D">
          <w:rPr>
            <w:rFonts w:ascii="Arial" w:hAnsi="Arial" w:cs="Arial"/>
            <w:sz w:val="22"/>
            <w:szCs w:val="22"/>
          </w:rPr>
          <w:t xml:space="preserve"> </w:t>
        </w:r>
        <w:r w:rsidR="00255235" w:rsidDel="003F690D">
          <w:rPr>
            <w:rFonts w:ascii="Arial" w:hAnsi="Arial" w:cs="Arial"/>
            <w:sz w:val="22"/>
            <w:szCs w:val="22"/>
          </w:rPr>
          <w:t>RNA 1 was the most common coding incomplete sequence. Sequencing depth was too low to recover RNA 1 sequences from 28 samples (</w:t>
        </w:r>
        <w:r w:rsidR="00255235" w:rsidRPr="00B32DED" w:rsidDel="003F690D">
          <w:rPr>
            <w:rFonts w:ascii="Arial" w:hAnsi="Arial" w:cs="Arial"/>
            <w:b/>
            <w:bCs/>
            <w:sz w:val="22"/>
            <w:szCs w:val="22"/>
          </w:rPr>
          <w:t>Fig. 3</w:t>
        </w:r>
        <w:r w:rsidR="00255235" w:rsidDel="003F690D">
          <w:rPr>
            <w:rFonts w:ascii="Arial" w:hAnsi="Arial" w:cs="Arial"/>
            <w:sz w:val="22"/>
            <w:szCs w:val="22"/>
          </w:rPr>
          <w:t>)</w:t>
        </w:r>
      </w:moveFrom>
      <w:moveFromRangeEnd w:id="607"/>
      <w:del w:id="609" w:author="Stenglein,Mark" w:date="2025-03-10T09:45:00Z" w16du:dateUtc="2025-03-10T15:45:00Z">
        <w:r w:rsidR="00255235" w:rsidDel="00051CBB">
          <w:rPr>
            <w:rFonts w:ascii="Arial" w:hAnsi="Arial" w:cs="Arial"/>
            <w:sz w:val="22"/>
            <w:szCs w:val="22"/>
          </w:rPr>
          <w:delText>.</w:delText>
        </w:r>
        <w:r w:rsidR="007C5AA4" w:rsidDel="00051CBB">
          <w:rPr>
            <w:rFonts w:ascii="Arial" w:hAnsi="Arial" w:cs="Arial"/>
            <w:sz w:val="22"/>
            <w:szCs w:val="22"/>
          </w:rPr>
          <w:delText>The o</w:delText>
        </w:r>
      </w:del>
      <w:ins w:id="610" w:author="Stenglein,Mark" w:date="2025-03-10T09:45:00Z" w16du:dateUtc="2025-03-10T15:45:00Z">
        <w:r w:rsidR="00051CBB">
          <w:rPr>
            <w:rFonts w:ascii="Arial" w:hAnsi="Arial" w:cs="Arial"/>
            <w:sz w:val="22"/>
            <w:szCs w:val="22"/>
          </w:rPr>
          <w:t>O</w:t>
        </w:r>
      </w:ins>
      <w:r w:rsidR="007C5AA4">
        <w:rPr>
          <w:rFonts w:ascii="Arial" w:hAnsi="Arial" w:cs="Arial"/>
          <w:sz w:val="22"/>
          <w:szCs w:val="22"/>
        </w:rPr>
        <w:t>ther co-infection</w:t>
      </w:r>
      <w:r w:rsidR="00DA4E1F">
        <w:rPr>
          <w:rFonts w:ascii="Arial" w:hAnsi="Arial" w:cs="Arial"/>
          <w:sz w:val="22"/>
          <w:szCs w:val="22"/>
        </w:rPr>
        <w:t>s</w:t>
      </w:r>
      <w:r w:rsidR="007C5AA4">
        <w:rPr>
          <w:rFonts w:ascii="Arial" w:hAnsi="Arial" w:cs="Arial"/>
          <w:sz w:val="22"/>
          <w:szCs w:val="22"/>
        </w:rPr>
        <w:t xml:space="preserve"> </w:t>
      </w:r>
      <w:del w:id="611" w:author="Stenglein,Mark" w:date="2025-03-26T09:57:00Z" w16du:dateUtc="2025-03-26T15:57:00Z">
        <w:r w:rsidR="007C5AA4" w:rsidDel="00FD08A3">
          <w:rPr>
            <w:rFonts w:ascii="Arial" w:hAnsi="Arial" w:cs="Arial"/>
            <w:sz w:val="22"/>
            <w:szCs w:val="22"/>
          </w:rPr>
          <w:delText xml:space="preserve">contained </w:delText>
        </w:r>
      </w:del>
      <w:ins w:id="612" w:author="Stenglein,Mark" w:date="2025-03-26T09:57:00Z" w16du:dateUtc="2025-03-26T15:57:00Z">
        <w:r w:rsidR="00FD08A3">
          <w:rPr>
            <w:rFonts w:ascii="Arial" w:hAnsi="Arial" w:cs="Arial"/>
            <w:sz w:val="22"/>
            <w:szCs w:val="22"/>
          </w:rPr>
          <w:t xml:space="preserve">yielded </w:t>
        </w:r>
      </w:ins>
      <w:r w:rsidR="007C5AA4">
        <w:rPr>
          <w:rFonts w:ascii="Arial" w:hAnsi="Arial" w:cs="Arial"/>
          <w:sz w:val="22"/>
          <w:szCs w:val="22"/>
        </w:rPr>
        <w:t xml:space="preserve">variable numbers of </w:t>
      </w:r>
      <w:ins w:id="613" w:author="Stenglein,Mark" w:date="2025-03-27T15:21:00Z" w16du:dateUtc="2025-03-27T21:21:00Z">
        <w:r w:rsidR="003E01A1">
          <w:rPr>
            <w:rFonts w:ascii="Arial" w:hAnsi="Arial" w:cs="Arial"/>
            <w:sz w:val="22"/>
            <w:szCs w:val="22"/>
          </w:rPr>
          <w:t xml:space="preserve">coding-complete sequences </w:t>
        </w:r>
      </w:ins>
      <w:del w:id="614" w:author="Stenglein,Mark" w:date="2025-03-27T15:21:00Z" w16du:dateUtc="2025-03-27T21:21:00Z">
        <w:r w:rsidR="007C5AA4" w:rsidDel="003E01A1">
          <w:rPr>
            <w:rFonts w:ascii="Arial" w:hAnsi="Arial" w:cs="Arial"/>
            <w:sz w:val="22"/>
            <w:szCs w:val="22"/>
          </w:rPr>
          <w:delText xml:space="preserve">genotypes </w:delText>
        </w:r>
      </w:del>
      <w:r w:rsidR="00051CBB">
        <w:rPr>
          <w:rFonts w:ascii="Arial" w:hAnsi="Arial" w:cs="Arial"/>
          <w:sz w:val="22"/>
          <w:szCs w:val="22"/>
        </w:rPr>
        <w:t xml:space="preserve">for </w:t>
      </w:r>
      <w:r w:rsidR="007C5AA4">
        <w:rPr>
          <w:rFonts w:ascii="Arial" w:hAnsi="Arial" w:cs="Arial"/>
          <w:sz w:val="22"/>
          <w:szCs w:val="22"/>
        </w:rPr>
        <w:t xml:space="preserve">the different segments. For instance, </w:t>
      </w:r>
      <w:ins w:id="615" w:author="Stenglein,Mark" w:date="2025-03-26T09:57:00Z" w16du:dateUtc="2025-03-26T15:57:00Z">
        <w:r w:rsidR="00FD08A3">
          <w:rPr>
            <w:rFonts w:ascii="Arial" w:hAnsi="Arial" w:cs="Arial"/>
            <w:sz w:val="22"/>
            <w:szCs w:val="22"/>
          </w:rPr>
          <w:t xml:space="preserve">from </w:t>
        </w:r>
      </w:ins>
      <w:r w:rsidR="007C5AA4">
        <w:rPr>
          <w:rFonts w:ascii="Arial" w:hAnsi="Arial" w:cs="Arial"/>
          <w:sz w:val="22"/>
          <w:szCs w:val="22"/>
        </w:rPr>
        <w:t xml:space="preserve">sample </w:t>
      </w:r>
      <w:r w:rsidR="007C5AA4">
        <w:rPr>
          <w:rFonts w:ascii="Arial" w:hAnsi="Arial" w:cs="Arial"/>
          <w:sz w:val="22"/>
          <w:szCs w:val="22"/>
        </w:rPr>
        <w:lastRenderedPageBreak/>
        <w:t>1020-A7</w:t>
      </w:r>
      <w:ins w:id="616" w:author="Stenglein,Mark" w:date="2025-03-26T09:57:00Z" w16du:dateUtc="2025-03-26T15:57:00Z">
        <w:r w:rsidR="00FD08A3">
          <w:rPr>
            <w:rFonts w:ascii="Arial" w:hAnsi="Arial" w:cs="Arial"/>
            <w:sz w:val="22"/>
            <w:szCs w:val="22"/>
          </w:rPr>
          <w:t xml:space="preserve">, we assembled </w:t>
        </w:r>
      </w:ins>
      <w:del w:id="617" w:author="Stenglein,Mark" w:date="2025-03-26T09:57:00Z" w16du:dateUtc="2025-03-26T15:57:00Z">
        <w:r w:rsidR="007C5AA4" w:rsidDel="00FD08A3">
          <w:rPr>
            <w:rFonts w:ascii="Arial" w:hAnsi="Arial" w:cs="Arial"/>
            <w:sz w:val="22"/>
            <w:szCs w:val="22"/>
          </w:rPr>
          <w:delText xml:space="preserve"> contained </w:delText>
        </w:r>
      </w:del>
      <w:r w:rsidR="007C5AA4">
        <w:rPr>
          <w:rFonts w:ascii="Arial" w:hAnsi="Arial" w:cs="Arial"/>
          <w:sz w:val="22"/>
          <w:szCs w:val="22"/>
        </w:rPr>
        <w:t>1 genotype for RNA1, RNA2, and chaq, but 2 distinct RNA3 genotypes that shared</w:t>
      </w:r>
      <w:r w:rsidR="00A53FD5">
        <w:rPr>
          <w:rFonts w:ascii="Arial" w:hAnsi="Arial" w:cs="Arial"/>
          <w:sz w:val="22"/>
          <w:szCs w:val="22"/>
        </w:rPr>
        <w:t xml:space="preserve"> 98.8</w:t>
      </w:r>
      <w:r w:rsidR="007C5AA4">
        <w:rPr>
          <w:rFonts w:ascii="Arial" w:hAnsi="Arial" w:cs="Arial"/>
          <w:sz w:val="22"/>
          <w:szCs w:val="22"/>
        </w:rPr>
        <w:t xml:space="preserve">% pairwise nucleotide identity. </w:t>
      </w:r>
      <w:r w:rsidR="00DA4E1F">
        <w:rPr>
          <w:rFonts w:ascii="Arial" w:hAnsi="Arial" w:cs="Arial"/>
          <w:sz w:val="22"/>
          <w:szCs w:val="22"/>
        </w:rPr>
        <w:t>S</w:t>
      </w:r>
      <w:r w:rsidR="00A53FD5">
        <w:rPr>
          <w:rFonts w:ascii="Arial" w:hAnsi="Arial" w:cs="Arial"/>
          <w:sz w:val="22"/>
          <w:szCs w:val="22"/>
        </w:rPr>
        <w:t xml:space="preserve">ample ME-F-1 </w:t>
      </w:r>
      <w:r w:rsidR="00541F85">
        <w:rPr>
          <w:rFonts w:ascii="Arial" w:hAnsi="Arial" w:cs="Arial"/>
          <w:sz w:val="22"/>
          <w:szCs w:val="22"/>
        </w:rPr>
        <w:t xml:space="preserve">produced </w:t>
      </w:r>
      <w:r w:rsidR="00A53FD5">
        <w:rPr>
          <w:rFonts w:ascii="Arial" w:hAnsi="Arial" w:cs="Arial"/>
          <w:sz w:val="22"/>
          <w:szCs w:val="22"/>
        </w:rPr>
        <w:t>one RNA 1</w:t>
      </w:r>
      <w:r w:rsidR="00541F85">
        <w:rPr>
          <w:rFonts w:ascii="Arial" w:hAnsi="Arial" w:cs="Arial"/>
          <w:sz w:val="22"/>
          <w:szCs w:val="22"/>
        </w:rPr>
        <w:t xml:space="preserve"> sequence</w:t>
      </w:r>
      <w:r w:rsidR="00A53FD5">
        <w:rPr>
          <w:rFonts w:ascii="Arial" w:hAnsi="Arial" w:cs="Arial"/>
          <w:sz w:val="22"/>
          <w:szCs w:val="22"/>
        </w:rPr>
        <w:t>, two RNA</w:t>
      </w:r>
      <w:r w:rsidR="00DA4E1F">
        <w:rPr>
          <w:rFonts w:ascii="Arial" w:hAnsi="Arial" w:cs="Arial"/>
          <w:sz w:val="22"/>
          <w:szCs w:val="22"/>
        </w:rPr>
        <w:t xml:space="preserve"> </w:t>
      </w:r>
      <w:r w:rsidR="00A53FD5">
        <w:rPr>
          <w:rFonts w:ascii="Arial" w:hAnsi="Arial" w:cs="Arial"/>
          <w:sz w:val="22"/>
          <w:szCs w:val="22"/>
        </w:rPr>
        <w:t>2</w:t>
      </w:r>
      <w:r w:rsidR="00DA4E1F">
        <w:rPr>
          <w:rFonts w:ascii="Arial" w:hAnsi="Arial" w:cs="Arial"/>
          <w:sz w:val="22"/>
          <w:szCs w:val="22"/>
        </w:rPr>
        <w:t>s, two</w:t>
      </w:r>
      <w:r w:rsidR="00A53FD5">
        <w:rPr>
          <w:rFonts w:ascii="Arial" w:hAnsi="Arial" w:cs="Arial"/>
          <w:sz w:val="22"/>
          <w:szCs w:val="22"/>
        </w:rPr>
        <w:t xml:space="preserve"> chaq virus</w:t>
      </w:r>
      <w:r w:rsidR="00255235">
        <w:rPr>
          <w:rFonts w:ascii="Arial" w:hAnsi="Arial" w:cs="Arial"/>
          <w:sz w:val="22"/>
          <w:szCs w:val="22"/>
        </w:rPr>
        <w:t>es</w:t>
      </w:r>
      <w:r w:rsidR="00A53FD5">
        <w:rPr>
          <w:rFonts w:ascii="Arial" w:hAnsi="Arial" w:cs="Arial"/>
          <w:sz w:val="22"/>
          <w:szCs w:val="22"/>
        </w:rPr>
        <w:t xml:space="preserve"> and three RNA 3 </w:t>
      </w:r>
      <w:r w:rsidR="00541F85">
        <w:rPr>
          <w:rFonts w:ascii="Arial" w:hAnsi="Arial" w:cs="Arial"/>
          <w:sz w:val="22"/>
          <w:szCs w:val="22"/>
        </w:rPr>
        <w:t>sequences</w:t>
      </w:r>
      <w:r w:rsidR="00A53FD5">
        <w:rPr>
          <w:rFonts w:ascii="Arial" w:hAnsi="Arial" w:cs="Arial"/>
          <w:sz w:val="22"/>
          <w:szCs w:val="22"/>
        </w:rPr>
        <w:t xml:space="preserve">. </w:t>
      </w:r>
      <w:commentRangeStart w:id="618"/>
      <w:ins w:id="619" w:author="Keene-Snickers,Lexi" w:date="2025-03-19T11:38:00Z" w16du:dateUtc="2025-03-19T17:38:00Z">
        <w:r w:rsidR="00A94DFE">
          <w:rPr>
            <w:rFonts w:ascii="Arial" w:hAnsi="Arial" w:cs="Arial"/>
            <w:sz w:val="22"/>
            <w:szCs w:val="22"/>
          </w:rPr>
          <w:t xml:space="preserve">Just one of the sequences was complete for the RNA 2 and RNA 3 sequences </w:t>
        </w:r>
      </w:ins>
      <w:commentRangeEnd w:id="618"/>
      <w:r w:rsidR="00FD08A3">
        <w:rPr>
          <w:rStyle w:val="CommentReference"/>
        </w:rPr>
        <w:commentReference w:id="618"/>
      </w:r>
      <w:ins w:id="620" w:author="Keene-Snickers,Lexi" w:date="2025-03-19T11:38:00Z" w16du:dateUtc="2025-03-19T17:38:00Z">
        <w:r w:rsidR="00A94DFE">
          <w:rPr>
            <w:rFonts w:ascii="Arial" w:hAnsi="Arial" w:cs="Arial"/>
            <w:sz w:val="22"/>
            <w:szCs w:val="22"/>
          </w:rPr>
          <w:t xml:space="preserve">but </w:t>
        </w:r>
      </w:ins>
      <w:ins w:id="621" w:author="Keene-Snickers,Lexi" w:date="2025-03-19T11:39:00Z" w16du:dateUtc="2025-03-19T17:39:00Z">
        <w:r w:rsidR="00A94DFE">
          <w:rPr>
            <w:rFonts w:ascii="Arial" w:hAnsi="Arial" w:cs="Arial"/>
            <w:sz w:val="22"/>
            <w:szCs w:val="22"/>
          </w:rPr>
          <w:t xml:space="preserve">for chaq virus, the two sequences </w:t>
        </w:r>
      </w:ins>
      <w:ins w:id="622" w:author="Keene-Snickers,Lexi" w:date="2025-03-19T11:40:00Z" w16du:dateUtc="2025-03-19T17:40:00Z">
        <w:r w:rsidR="00A94DFE">
          <w:rPr>
            <w:rFonts w:ascii="Arial" w:hAnsi="Arial" w:cs="Arial"/>
            <w:sz w:val="22"/>
            <w:szCs w:val="22"/>
          </w:rPr>
          <w:t>shared</w:t>
        </w:r>
      </w:ins>
      <w:ins w:id="623" w:author="Keene-Snickers,Lexi" w:date="2025-03-19T11:39:00Z" w16du:dateUtc="2025-03-19T17:39:00Z">
        <w:r w:rsidR="00A94DFE">
          <w:rPr>
            <w:rFonts w:ascii="Arial" w:hAnsi="Arial" w:cs="Arial"/>
            <w:sz w:val="22"/>
            <w:szCs w:val="22"/>
          </w:rPr>
          <w:t xml:space="preserve"> 91.8% pair</w:t>
        </w:r>
      </w:ins>
      <w:ins w:id="624" w:author="Keene-Snickers,Lexi" w:date="2025-03-19T11:40:00Z" w16du:dateUtc="2025-03-19T17:40:00Z">
        <w:r w:rsidR="00A94DFE">
          <w:rPr>
            <w:rFonts w:ascii="Arial" w:hAnsi="Arial" w:cs="Arial"/>
            <w:sz w:val="22"/>
            <w:szCs w:val="22"/>
          </w:rPr>
          <w:t>wise nucleotide identity.</w:t>
        </w:r>
      </w:ins>
      <w:ins w:id="625" w:author="Keene-Snickers,Lexi" w:date="2025-03-19T11:34:00Z" w16du:dateUtc="2025-03-19T17:34:00Z">
        <w:r w:rsidR="00A94DFE">
          <w:rPr>
            <w:rFonts w:ascii="Arial" w:hAnsi="Arial" w:cs="Arial"/>
            <w:sz w:val="22"/>
            <w:szCs w:val="22"/>
          </w:rPr>
          <w:t xml:space="preserve"> </w:t>
        </w:r>
      </w:ins>
      <w:r w:rsidR="00A53FD5">
        <w:rPr>
          <w:rFonts w:ascii="Arial" w:hAnsi="Arial" w:cs="Arial"/>
          <w:sz w:val="22"/>
          <w:szCs w:val="22"/>
        </w:rPr>
        <w:t xml:space="preserve">This was the only sample to show evidence of </w:t>
      </w:r>
      <w:r w:rsidR="00541F85">
        <w:rPr>
          <w:rFonts w:ascii="Arial" w:hAnsi="Arial" w:cs="Arial"/>
          <w:sz w:val="22"/>
          <w:szCs w:val="22"/>
        </w:rPr>
        <w:t>three</w:t>
      </w:r>
      <w:r w:rsidR="00A53FD5">
        <w:rPr>
          <w:rFonts w:ascii="Arial" w:hAnsi="Arial" w:cs="Arial"/>
          <w:sz w:val="22"/>
          <w:szCs w:val="22"/>
        </w:rPr>
        <w:t xml:space="preserve"> </w:t>
      </w:r>
      <w:r w:rsidR="00541F85">
        <w:rPr>
          <w:rFonts w:ascii="Arial" w:hAnsi="Arial" w:cs="Arial"/>
          <w:sz w:val="22"/>
          <w:szCs w:val="22"/>
        </w:rPr>
        <w:t xml:space="preserve">genotypes </w:t>
      </w:r>
      <w:r w:rsidR="00A53FD5">
        <w:rPr>
          <w:rFonts w:ascii="Arial" w:hAnsi="Arial" w:cs="Arial"/>
          <w:sz w:val="22"/>
          <w:szCs w:val="22"/>
        </w:rPr>
        <w:t xml:space="preserve">for </w:t>
      </w:r>
      <w:r w:rsidR="00541F85">
        <w:rPr>
          <w:rFonts w:ascii="Arial" w:hAnsi="Arial" w:cs="Arial"/>
          <w:sz w:val="22"/>
          <w:szCs w:val="22"/>
        </w:rPr>
        <w:t xml:space="preserve">one </w:t>
      </w:r>
      <w:r w:rsidR="00A53FD5">
        <w:rPr>
          <w:rFonts w:ascii="Arial" w:hAnsi="Arial" w:cs="Arial"/>
          <w:sz w:val="22"/>
          <w:szCs w:val="22"/>
        </w:rPr>
        <w:t>segment</w:t>
      </w:r>
      <w:r w:rsidR="00255235">
        <w:rPr>
          <w:rFonts w:ascii="Arial" w:hAnsi="Arial" w:cs="Arial"/>
          <w:sz w:val="22"/>
          <w:szCs w:val="22"/>
        </w:rPr>
        <w:t xml:space="preserve"> (</w:t>
      </w:r>
      <w:commentRangeStart w:id="626"/>
      <w:r w:rsidR="00255235" w:rsidRPr="00E97611">
        <w:rPr>
          <w:rFonts w:ascii="Arial" w:hAnsi="Arial" w:cs="Arial"/>
          <w:b/>
          <w:bCs/>
          <w:sz w:val="22"/>
          <w:szCs w:val="22"/>
        </w:rPr>
        <w:t>Fig</w:t>
      </w:r>
      <w:commentRangeEnd w:id="626"/>
      <w:r w:rsidR="00E849FC">
        <w:rPr>
          <w:rStyle w:val="CommentReference"/>
        </w:rPr>
        <w:commentReference w:id="626"/>
      </w:r>
      <w:r w:rsidR="00255235" w:rsidRPr="00E97611">
        <w:rPr>
          <w:rFonts w:ascii="Arial" w:hAnsi="Arial" w:cs="Arial"/>
          <w:b/>
          <w:bCs/>
          <w:sz w:val="22"/>
          <w:szCs w:val="22"/>
        </w:rPr>
        <w:t>. 3</w:t>
      </w:r>
      <w:r w:rsidR="00255235">
        <w:rPr>
          <w:rFonts w:ascii="Arial" w:hAnsi="Arial" w:cs="Arial"/>
          <w:sz w:val="22"/>
          <w:szCs w:val="22"/>
        </w:rPr>
        <w:t>)</w:t>
      </w:r>
      <w:r w:rsidR="00A53FD5">
        <w:rPr>
          <w:rFonts w:ascii="Arial" w:hAnsi="Arial" w:cs="Arial"/>
          <w:sz w:val="22"/>
          <w:szCs w:val="22"/>
        </w:rPr>
        <w:t xml:space="preserve">. </w:t>
      </w:r>
      <w:del w:id="627" w:author="Stenglein,Mark" w:date="2025-03-10T09:46:00Z" w16du:dateUtc="2025-03-10T15:46:00Z">
        <w:r w:rsidR="00255235" w:rsidDel="00541F85">
          <w:rPr>
            <w:rFonts w:ascii="Arial" w:hAnsi="Arial" w:cs="Arial"/>
            <w:sz w:val="22"/>
            <w:szCs w:val="22"/>
          </w:rPr>
          <w:delText>Additionally, no sample from Colorado had evidence of chaq virus coinfection (</w:delText>
        </w:r>
        <w:r w:rsidR="00255235" w:rsidRPr="00B32DED" w:rsidDel="00541F85">
          <w:rPr>
            <w:rFonts w:ascii="Arial" w:hAnsi="Arial" w:cs="Arial"/>
            <w:b/>
            <w:bCs/>
            <w:sz w:val="22"/>
            <w:szCs w:val="22"/>
          </w:rPr>
          <w:delText>Fig. 3</w:delText>
        </w:r>
        <w:r w:rsidR="00255235" w:rsidDel="00541F85">
          <w:rPr>
            <w:rFonts w:ascii="Arial" w:hAnsi="Arial" w:cs="Arial"/>
            <w:sz w:val="22"/>
            <w:szCs w:val="22"/>
          </w:rPr>
          <w:delText xml:space="preserve">). </w:delText>
        </w:r>
      </w:del>
      <w:r w:rsidR="0025706B">
        <w:rPr>
          <w:rFonts w:ascii="Arial" w:hAnsi="Arial" w:cs="Arial"/>
          <w:sz w:val="22"/>
          <w:szCs w:val="22"/>
        </w:rPr>
        <w:t xml:space="preserve">This type of </w:t>
      </w:r>
      <w:del w:id="628" w:author="Stenglein,Mark" w:date="2025-03-26T09:58:00Z" w16du:dateUtc="2025-03-26T15:58:00Z">
        <w:r w:rsidR="00541F85" w:rsidDel="00FD08A3">
          <w:rPr>
            <w:rFonts w:ascii="Arial" w:hAnsi="Arial" w:cs="Arial"/>
            <w:sz w:val="22"/>
            <w:szCs w:val="22"/>
          </w:rPr>
          <w:delText xml:space="preserve">mixed </w:delText>
        </w:r>
      </w:del>
      <w:ins w:id="629" w:author="Stenglein,Mark" w:date="2025-03-26T09:58:00Z" w16du:dateUtc="2025-03-26T15:58:00Z">
        <w:r w:rsidR="00FD08A3">
          <w:rPr>
            <w:rFonts w:ascii="Arial" w:hAnsi="Arial" w:cs="Arial"/>
            <w:sz w:val="22"/>
            <w:szCs w:val="22"/>
          </w:rPr>
          <w:t xml:space="preserve">complex </w:t>
        </w:r>
      </w:ins>
      <w:r w:rsidR="0025706B">
        <w:rPr>
          <w:rFonts w:ascii="Arial" w:hAnsi="Arial" w:cs="Arial"/>
          <w:sz w:val="22"/>
          <w:szCs w:val="22"/>
        </w:rPr>
        <w:t>co-infection has been observed for other segmented RNA viruses</w:t>
      </w:r>
      <w:sdt>
        <w:sdtPr>
          <w:rPr>
            <w:rFonts w:ascii="Arial" w:hAnsi="Arial" w:cs="Arial"/>
            <w:color w:val="000000"/>
            <w:sz w:val="22"/>
            <w:szCs w:val="22"/>
            <w:vertAlign w:val="superscript"/>
          </w:rPr>
          <w:tag w:val="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"/>
          <w:id w:val="1717085016"/>
          <w:placeholder>
            <w:docPart w:val="DefaultPlaceholder_-1854013440"/>
          </w:placeholder>
        </w:sdtPr>
        <w:sdtContent>
          <w:r w:rsidR="003C0B86" w:rsidRPr="003C0B86">
            <w:rPr>
              <w:rFonts w:ascii="Arial" w:hAnsi="Arial" w:cs="Arial"/>
              <w:color w:val="000000"/>
              <w:sz w:val="22"/>
              <w:szCs w:val="22"/>
              <w:vertAlign w:val="superscript"/>
            </w:rPr>
            <w:t>15–17</w:t>
          </w:r>
        </w:sdtContent>
      </w:sdt>
      <w:r w:rsidR="00255235">
        <w:rPr>
          <w:rFonts w:ascii="Arial" w:hAnsi="Arial" w:cs="Arial"/>
          <w:sz w:val="22"/>
          <w:szCs w:val="22"/>
        </w:rPr>
        <w:t>.</w:t>
      </w:r>
      <w:r w:rsidR="00DA4E1F">
        <w:rPr>
          <w:rFonts w:ascii="Arial" w:hAnsi="Arial" w:cs="Arial"/>
          <w:sz w:val="22"/>
          <w:szCs w:val="22"/>
        </w:rPr>
        <w:t xml:space="preserve"> </w:t>
      </w:r>
    </w:p>
    <w:p w14:paraId="01CF5C4A" w14:textId="77777777" w:rsidR="003F690D" w:rsidRDefault="003F690D" w:rsidP="00DA4E1F">
      <w:pPr>
        <w:spacing w:line="360" w:lineRule="auto"/>
        <w:rPr>
          <w:rFonts w:ascii="Arial" w:hAnsi="Arial" w:cs="Arial"/>
          <w:sz w:val="22"/>
          <w:szCs w:val="22"/>
        </w:rPr>
      </w:pPr>
    </w:p>
    <w:p w14:paraId="1313D43E" w14:textId="76405E10" w:rsidR="003F690D" w:rsidRDefault="00CF205B">
      <w:pPr>
        <w:spacing w:line="360" w:lineRule="auto"/>
        <w:ind w:firstLine="720"/>
        <w:rPr>
          <w:ins w:id="630" w:author="Keene-Snickers,Lexi" w:date="2025-03-19T11:23:00Z" w16du:dateUtc="2025-03-19T17:23:00Z"/>
          <w:rFonts w:ascii="Arial" w:hAnsi="Arial" w:cs="Arial"/>
          <w:sz w:val="22"/>
          <w:szCs w:val="22"/>
        </w:rPr>
        <w:pPrChange w:id="631" w:author="Keene-Snickers,Lexi" w:date="2025-03-19T11:40:00Z" w16du:dateUtc="2025-03-19T17:40:00Z">
          <w:pPr>
            <w:spacing w:line="360" w:lineRule="auto"/>
          </w:pPr>
        </w:pPrChange>
      </w:pPr>
      <w:r>
        <w:rPr>
          <w:rFonts w:ascii="Arial" w:hAnsi="Arial" w:cs="Arial"/>
          <w:sz w:val="22"/>
          <w:szCs w:val="22"/>
        </w:rPr>
        <w:t>Some samples with fewer galbut virus-mapping reads did not produce a complete set of galbut virus segments (</w:t>
      </w:r>
      <w:r w:rsidRPr="00CF205B">
        <w:rPr>
          <w:rFonts w:ascii="Arial" w:hAnsi="Arial" w:cs="Arial"/>
          <w:b/>
          <w:bCs/>
          <w:sz w:val="22"/>
          <w:szCs w:val="22"/>
          <w:rPrChange w:id="632" w:author="Stenglein,Mark" w:date="2025-03-10T10:25:00Z" w16du:dateUtc="2025-03-10T16:25:00Z">
            <w:rPr>
              <w:rFonts w:ascii="Arial" w:hAnsi="Arial" w:cs="Arial"/>
              <w:sz w:val="22"/>
              <w:szCs w:val="22"/>
            </w:rPr>
          </w:rPrChange>
        </w:rPr>
        <w:t>Fig. 3B</w:t>
      </w:r>
      <w:r>
        <w:rPr>
          <w:rFonts w:ascii="Arial" w:hAnsi="Arial" w:cs="Arial"/>
          <w:sz w:val="22"/>
          <w:szCs w:val="22"/>
        </w:rPr>
        <w:t xml:space="preserve">).  </w:t>
      </w:r>
      <w:moveToRangeStart w:id="633" w:author="Stenglein,Mark" w:date="2025-03-10T09:44:00Z" w:name="move192492314"/>
      <w:moveTo w:id="634" w:author="Stenglein,Mark" w:date="2025-03-10T09:44:00Z" w16du:dateUtc="2025-03-10T15:44:00Z">
        <w:r w:rsidR="003F690D">
          <w:rPr>
            <w:rFonts w:ascii="Arial" w:hAnsi="Arial" w:cs="Arial"/>
            <w:sz w:val="22"/>
            <w:szCs w:val="22"/>
          </w:rPr>
          <w:t>RNA 1 was the most common coding incomplete sequence</w:t>
        </w:r>
      </w:moveTo>
      <w:ins w:id="635" w:author="Stenglein,Mark" w:date="2025-03-26T10:00:00Z" w16du:dateUtc="2025-03-26T16:00:00Z">
        <w:r w:rsidR="00724957">
          <w:rPr>
            <w:rFonts w:ascii="Arial" w:hAnsi="Arial" w:cs="Arial"/>
            <w:sz w:val="22"/>
            <w:szCs w:val="22"/>
          </w:rPr>
          <w:t xml:space="preserve"> </w:t>
        </w:r>
      </w:ins>
      <w:moveTo w:id="636" w:author="Stenglein,Mark" w:date="2025-03-10T09:44:00Z" w16du:dateUtc="2025-03-10T15:44:00Z">
        <w:del w:id="637" w:author="Stenglein,Mark" w:date="2025-03-26T10:00:00Z" w16du:dateUtc="2025-03-26T16:00:00Z">
          <w:r w:rsidR="003F690D" w:rsidDel="00724957">
            <w:rPr>
              <w:rFonts w:ascii="Arial" w:hAnsi="Arial" w:cs="Arial"/>
              <w:sz w:val="22"/>
              <w:szCs w:val="22"/>
            </w:rPr>
            <w:delText xml:space="preserve">. </w:delText>
          </w:r>
        </w:del>
      </w:moveTo>
      <w:ins w:id="638" w:author="Keene-Snickers,Lexi" w:date="2025-03-19T11:41:00Z" w16du:dateUtc="2025-03-19T17:41:00Z">
        <w:del w:id="639" w:author="Stenglein,Mark" w:date="2025-03-26T10:00:00Z" w16du:dateUtc="2025-03-26T16:00:00Z">
          <w:r w:rsidR="00A94DFE" w:rsidDel="00724957">
            <w:rPr>
              <w:rFonts w:ascii="Arial" w:hAnsi="Arial" w:cs="Arial"/>
              <w:sz w:val="22"/>
              <w:szCs w:val="22"/>
            </w:rPr>
            <w:delText xml:space="preserve">Because our RT-qPCR primers target </w:delText>
          </w:r>
        </w:del>
      </w:ins>
      <w:ins w:id="640" w:author="Keene-Snickers,Lexi" w:date="2025-03-19T11:42:00Z" w16du:dateUtc="2025-03-19T17:42:00Z">
        <w:del w:id="641" w:author="Stenglein,Mark" w:date="2025-03-26T10:00:00Z" w16du:dateUtc="2025-03-26T16:00:00Z">
          <w:r w:rsidR="00A94DFE" w:rsidDel="00724957">
            <w:rPr>
              <w:rFonts w:ascii="Arial" w:hAnsi="Arial" w:cs="Arial"/>
              <w:sz w:val="22"/>
              <w:szCs w:val="22"/>
            </w:rPr>
            <w:delText>the galbut virus RNA 1 segment, it is likely that for these samples s</w:delText>
          </w:r>
        </w:del>
      </w:ins>
      <w:moveTo w:id="642" w:author="Stenglein,Mark" w:date="2025-03-10T09:44:00Z" w16du:dateUtc="2025-03-10T15:44:00Z">
        <w:del w:id="643" w:author="Stenglein,Mark" w:date="2025-03-26T10:00:00Z" w16du:dateUtc="2025-03-26T16:00:00Z">
          <w:r w:rsidR="003F690D" w:rsidDel="00724957">
            <w:rPr>
              <w:rFonts w:ascii="Arial" w:hAnsi="Arial" w:cs="Arial"/>
              <w:sz w:val="22"/>
              <w:szCs w:val="22"/>
            </w:rPr>
            <w:delText xml:space="preserve">Sequencing depth was too low to recover RNA 1 sequences from </w:delText>
          </w:r>
        </w:del>
      </w:moveTo>
      <w:ins w:id="644" w:author="Keene-Snickers,Lexi" w:date="2025-03-19T11:42:00Z" w16du:dateUtc="2025-03-19T17:42:00Z">
        <w:del w:id="645" w:author="Stenglein,Mark" w:date="2025-03-26T10:00:00Z" w16du:dateUtc="2025-03-26T16:00:00Z">
          <w:r w:rsidR="00A94DFE" w:rsidDel="00724957">
            <w:rPr>
              <w:rFonts w:ascii="Arial" w:hAnsi="Arial" w:cs="Arial"/>
              <w:sz w:val="22"/>
              <w:szCs w:val="22"/>
            </w:rPr>
            <w:delText>these 1</w:delText>
          </w:r>
        </w:del>
      </w:ins>
      <w:moveTo w:id="646" w:author="Stenglein,Mark" w:date="2025-03-10T09:44:00Z" w16du:dateUtc="2025-03-10T15:44:00Z">
        <w:del w:id="647" w:author="Stenglein,Mark" w:date="2025-03-26T10:00:00Z" w16du:dateUtc="2025-03-26T16:00:00Z">
          <w:r w:rsidR="003F690D" w:rsidDel="00724957">
            <w:rPr>
              <w:rFonts w:ascii="Arial" w:hAnsi="Arial" w:cs="Arial"/>
              <w:sz w:val="22"/>
              <w:szCs w:val="22"/>
            </w:rPr>
            <w:delText xml:space="preserve">28 samples </w:delText>
          </w:r>
        </w:del>
        <w:r w:rsidR="003F690D">
          <w:rPr>
            <w:rFonts w:ascii="Arial" w:hAnsi="Arial" w:cs="Arial"/>
            <w:sz w:val="22"/>
            <w:szCs w:val="22"/>
          </w:rPr>
          <w:t>(</w:t>
        </w:r>
        <w:r w:rsidR="003F690D" w:rsidRPr="00B32DED">
          <w:rPr>
            <w:rFonts w:ascii="Arial" w:hAnsi="Arial" w:cs="Arial"/>
            <w:b/>
            <w:bCs/>
            <w:sz w:val="22"/>
            <w:szCs w:val="22"/>
          </w:rPr>
          <w:t>Fig. 3</w:t>
        </w:r>
        <w:r w:rsidR="003F690D">
          <w:rPr>
            <w:rFonts w:ascii="Arial" w:hAnsi="Arial" w:cs="Arial"/>
            <w:sz w:val="22"/>
            <w:szCs w:val="22"/>
          </w:rPr>
          <w:t>)</w:t>
        </w:r>
      </w:moveTo>
      <w:moveToRangeEnd w:id="633"/>
      <w:r w:rsidR="00102A66">
        <w:rPr>
          <w:rFonts w:ascii="Arial" w:hAnsi="Arial" w:cs="Arial"/>
          <w:sz w:val="22"/>
          <w:szCs w:val="22"/>
        </w:rPr>
        <w:t xml:space="preserve">.  </w:t>
      </w:r>
      <w:r>
        <w:rPr>
          <w:rFonts w:ascii="Arial" w:hAnsi="Arial" w:cs="Arial"/>
          <w:sz w:val="22"/>
          <w:szCs w:val="22"/>
        </w:rPr>
        <w:t>Some datasets, including datasets with plenty of galbut virus-mapping reads, did not produce c</w:t>
      </w:r>
      <w:r w:rsidR="00102A66">
        <w:rPr>
          <w:rFonts w:ascii="Arial" w:hAnsi="Arial" w:cs="Arial"/>
          <w:sz w:val="22"/>
          <w:szCs w:val="22"/>
        </w:rPr>
        <w:t xml:space="preserve">haq virus </w:t>
      </w:r>
      <w:r>
        <w:rPr>
          <w:rFonts w:ascii="Arial" w:hAnsi="Arial" w:cs="Arial"/>
          <w:sz w:val="22"/>
          <w:szCs w:val="22"/>
        </w:rPr>
        <w:t>sequences</w:t>
      </w:r>
      <w:r w:rsidR="00102A66">
        <w:rPr>
          <w:rFonts w:ascii="Arial" w:hAnsi="Arial" w:cs="Arial"/>
          <w:sz w:val="22"/>
          <w:szCs w:val="22"/>
        </w:rPr>
        <w:t xml:space="preserve"> (</w:t>
      </w:r>
      <w:r w:rsidR="00102A66" w:rsidRPr="00102A66">
        <w:rPr>
          <w:rFonts w:ascii="Arial" w:hAnsi="Arial" w:cs="Arial"/>
          <w:b/>
          <w:bCs/>
          <w:sz w:val="22"/>
          <w:szCs w:val="22"/>
          <w:rPrChange w:id="648" w:author="Stenglein,Mark" w:date="2025-03-10T09:59:00Z" w16du:dateUtc="2025-03-10T15:59:00Z">
            <w:rPr>
              <w:rFonts w:ascii="Arial" w:hAnsi="Arial" w:cs="Arial"/>
              <w:sz w:val="22"/>
              <w:szCs w:val="22"/>
            </w:rPr>
          </w:rPrChange>
        </w:rPr>
        <w:t>Fig. 3</w:t>
      </w:r>
      <w:r w:rsidR="00102A66">
        <w:rPr>
          <w:rFonts w:ascii="Arial" w:hAnsi="Arial" w:cs="Arial"/>
          <w:sz w:val="22"/>
          <w:szCs w:val="22"/>
        </w:rPr>
        <w:t xml:space="preserve">). This reflects chaq virus’s </w:t>
      </w:r>
      <w:ins w:id="649" w:author="Stenglein,Mark" w:date="2025-03-26T10:01:00Z" w16du:dateUtc="2025-03-26T16:01:00Z">
        <w:r w:rsidR="00724957">
          <w:rPr>
            <w:rFonts w:ascii="Arial" w:hAnsi="Arial" w:cs="Arial"/>
            <w:sz w:val="22"/>
            <w:szCs w:val="22"/>
          </w:rPr>
          <w:t xml:space="preserve">likely </w:t>
        </w:r>
      </w:ins>
      <w:r w:rsidR="00102A66">
        <w:rPr>
          <w:rFonts w:ascii="Arial" w:hAnsi="Arial" w:cs="Arial"/>
          <w:sz w:val="22"/>
          <w:szCs w:val="22"/>
        </w:rPr>
        <w:t>status as a satellite of galbut virus or an optional 4</w:t>
      </w:r>
      <w:r w:rsidR="00102A66" w:rsidRPr="00102A66">
        <w:rPr>
          <w:rFonts w:ascii="Arial" w:hAnsi="Arial" w:cs="Arial"/>
          <w:sz w:val="22"/>
          <w:szCs w:val="22"/>
          <w:vertAlign w:val="superscript"/>
          <w:rPrChange w:id="650" w:author="Stenglein,Mark" w:date="2025-03-10T09:59:00Z" w16du:dateUtc="2025-03-10T15:59:00Z">
            <w:rPr>
              <w:rFonts w:ascii="Arial" w:hAnsi="Arial" w:cs="Arial"/>
              <w:sz w:val="22"/>
              <w:szCs w:val="22"/>
            </w:rPr>
          </w:rPrChange>
        </w:rPr>
        <w:t>th</w:t>
      </w:r>
      <w:r w:rsidR="00102A66">
        <w:rPr>
          <w:rFonts w:ascii="Arial" w:hAnsi="Arial" w:cs="Arial"/>
          <w:sz w:val="22"/>
          <w:szCs w:val="22"/>
        </w:rPr>
        <w:t xml:space="preserve"> galbut virus segment</w:t>
      </w:r>
      <w:sdt>
        <w:sdtPr>
          <w:rPr>
            <w:rFonts w:ascii="Arial" w:hAnsi="Arial" w:cs="Arial"/>
            <w:color w:val="000000"/>
            <w:sz w:val="22"/>
            <w:szCs w:val="22"/>
            <w:vertAlign w:val="superscript"/>
          </w:rPr>
          <w:tag w:val="MENDELEY_CITATION_v3_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969047500"/>
          <w:placeholder>
            <w:docPart w:val="DefaultPlaceholder_-1854013440"/>
          </w:placeholder>
        </w:sdtPr>
        <w:sdtContent>
          <w:r w:rsidR="003C0B86" w:rsidRPr="003C0B86">
            <w:rPr>
              <w:rFonts w:ascii="Arial" w:hAnsi="Arial" w:cs="Arial"/>
              <w:color w:val="000000"/>
              <w:sz w:val="22"/>
              <w:szCs w:val="22"/>
              <w:vertAlign w:val="superscript"/>
            </w:rPr>
            <w:t>1,2</w:t>
          </w:r>
        </w:sdtContent>
      </w:sdt>
      <w:del w:id="651" w:author="Keene-Snickers,Lexi" w:date="2025-03-19T11:43:00Z" w16du:dateUtc="2025-03-19T17:43:00Z">
        <w:r w:rsidDel="00A94DFE">
          <w:rPr>
            <w:rFonts w:ascii="Arial" w:hAnsi="Arial" w:cs="Arial"/>
            <w:sz w:val="22"/>
            <w:szCs w:val="22"/>
          </w:rPr>
          <w:delText xml:space="preserve"> </w:delText>
        </w:r>
      </w:del>
      <w:del w:id="652" w:author="Keene-Snickers,Lexi" w:date="2025-03-19T11:42:00Z" w16du:dateUtc="2025-03-19T17:42:00Z">
        <w:r w:rsidDel="00A94DFE">
          <w:rPr>
            <w:rFonts w:ascii="Arial" w:hAnsi="Arial" w:cs="Arial"/>
            <w:sz w:val="22"/>
            <w:szCs w:val="22"/>
          </w:rPr>
          <w:delText>[REFs]</w:delText>
        </w:r>
      </w:del>
      <w:r w:rsidR="00102A66">
        <w:rPr>
          <w:rFonts w:ascii="Arial" w:hAnsi="Arial" w:cs="Arial"/>
          <w:sz w:val="22"/>
          <w:szCs w:val="22"/>
        </w:rPr>
        <w:t xml:space="preserve">. </w:t>
      </w:r>
      <w:ins w:id="653" w:author="Stenglein,Mark" w:date="2025-03-26T10:01:00Z" w16du:dateUtc="2025-03-26T16:01:00Z">
        <w:r w:rsidR="000F0F6E">
          <w:rPr>
            <w:rFonts w:ascii="Arial" w:hAnsi="Arial" w:cs="Arial"/>
            <w:sz w:val="22"/>
            <w:szCs w:val="22"/>
          </w:rPr>
          <w:t xml:space="preserve"> </w:t>
        </w:r>
      </w:ins>
      <w:ins w:id="654" w:author="Stenglein,Mark" w:date="2025-03-26T10:02:00Z" w16du:dateUtc="2025-03-26T16:02:00Z">
        <w:r w:rsidR="00F4599C">
          <w:rPr>
            <w:rFonts w:ascii="Arial" w:hAnsi="Arial" w:cs="Arial"/>
            <w:sz w:val="22"/>
            <w:szCs w:val="22"/>
          </w:rPr>
          <w:t>[cite Australian papers, which also show chaq doesn’t always go with galbut].</w:t>
        </w:r>
      </w:ins>
    </w:p>
    <w:p w14:paraId="04D88F44" w14:textId="77777777" w:rsidR="00A94DFE" w:rsidRDefault="00A94DFE" w:rsidP="00DA4E1F">
      <w:pPr>
        <w:spacing w:line="360" w:lineRule="auto"/>
        <w:rPr>
          <w:rFonts w:ascii="Arial" w:hAnsi="Arial" w:cs="Arial"/>
          <w:sz w:val="22"/>
          <w:szCs w:val="22"/>
        </w:rPr>
      </w:pPr>
    </w:p>
    <w:p w14:paraId="03D89D61" w14:textId="00B5EB22" w:rsidR="003F690D" w:rsidRDefault="00A94DFE" w:rsidP="00DA4E1F">
      <w:pPr>
        <w:spacing w:line="360" w:lineRule="auto"/>
        <w:rPr>
          <w:rFonts w:ascii="Arial" w:hAnsi="Arial" w:cs="Arial"/>
          <w:sz w:val="22"/>
          <w:szCs w:val="22"/>
        </w:rPr>
      </w:pPr>
      <w:ins w:id="655" w:author="Keene-Snickers,Lexi" w:date="2025-03-19T11:23:00Z" w16du:dateUtc="2025-03-19T17:23:00Z">
        <w:r>
          <w:rPr>
            <w:rFonts w:ascii="Arial" w:hAnsi="Arial" w:cs="Arial"/>
            <w:noProof/>
            <w:sz w:val="22"/>
            <w:szCs w:val="22"/>
          </w:rPr>
          <w:drawing>
            <wp:inline distT="0" distB="0" distL="0" distR="0" wp14:anchorId="5E0A3850" wp14:editId="0717ACED">
              <wp:extent cx="6589380" cy="3707934"/>
              <wp:effectExtent l="0" t="0" r="2540" b="635"/>
              <wp:docPr id="8978054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05486" name="Picture 897805486"/>
                      <pic:cNvPicPr/>
                    </pic:nvPicPr>
                    <pic:blipFill>
                      <a:blip r:embed="rId22"/>
                      <a:stretch>
                        <a:fillRect/>
                      </a:stretch>
                    </pic:blipFill>
                    <pic:spPr>
                      <a:xfrm>
                        <a:off x="0" y="0"/>
                        <a:ext cx="6598780" cy="3713223"/>
                      </a:xfrm>
                      <a:prstGeom prst="rect">
                        <a:avLst/>
                      </a:prstGeom>
                    </pic:spPr>
                  </pic:pic>
                </a:graphicData>
              </a:graphic>
            </wp:inline>
          </w:drawing>
        </w:r>
      </w:ins>
    </w:p>
    <w:p w14:paraId="351B266C" w14:textId="516E308E" w:rsidR="003F690D" w:rsidDel="00A94DFE" w:rsidRDefault="003F690D" w:rsidP="00DA4E1F">
      <w:pPr>
        <w:spacing w:line="360" w:lineRule="auto"/>
        <w:rPr>
          <w:del w:id="656" w:author="Keene-Snickers,Lexi" w:date="2025-03-19T11:23:00Z" w16du:dateUtc="2025-03-19T17:23:00Z"/>
          <w:rFonts w:ascii="Arial" w:hAnsi="Arial" w:cs="Arial"/>
          <w:sz w:val="22"/>
          <w:szCs w:val="22"/>
        </w:rPr>
      </w:pPr>
    </w:p>
    <w:p w14:paraId="4C90EDB8" w14:textId="0B499673" w:rsidR="00006799" w:rsidDel="00A94DFE" w:rsidRDefault="00603970" w:rsidP="00081385">
      <w:pPr>
        <w:spacing w:line="360" w:lineRule="auto"/>
        <w:rPr>
          <w:del w:id="657" w:author="Keene-Snickers,Lexi" w:date="2025-03-19T11:23:00Z" w16du:dateUtc="2025-03-19T17:23:00Z"/>
          <w:rFonts w:ascii="Arial" w:hAnsi="Arial" w:cs="Arial"/>
          <w:b/>
          <w:bCs/>
          <w:sz w:val="22"/>
          <w:szCs w:val="22"/>
        </w:rPr>
      </w:pPr>
      <w:del w:id="658" w:author="Keene-Snickers,Lexi" w:date="2025-03-19T11:23:00Z" w16du:dateUtc="2025-03-19T17:23:00Z">
        <w:r w:rsidDel="00A94DFE">
          <w:rPr>
            <w:rFonts w:ascii="Arial" w:hAnsi="Arial" w:cs="Arial"/>
            <w:b/>
            <w:bCs/>
            <w:noProof/>
            <w:sz w:val="22"/>
            <w:szCs w:val="22"/>
          </w:rPr>
          <w:drawing>
            <wp:inline distT="0" distB="0" distL="0" distR="0" wp14:anchorId="588DA1D7" wp14:editId="2C6C15DF">
              <wp:extent cx="5943600" cy="5525135"/>
              <wp:effectExtent l="0" t="0" r="0" b="0"/>
              <wp:docPr id="496367954"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67954" name="Picture 5" descr="A screenshot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5525135"/>
                      </a:xfrm>
                      <a:prstGeom prst="rect">
                        <a:avLst/>
                      </a:prstGeom>
                    </pic:spPr>
                  </pic:pic>
                </a:graphicData>
              </a:graphic>
            </wp:inline>
          </w:drawing>
        </w:r>
      </w:del>
    </w:p>
    <w:p w14:paraId="381B7AAB" w14:textId="584193F7" w:rsidR="00B32DED" w:rsidRDefault="00006799" w:rsidP="00081385">
      <w:pPr>
        <w:spacing w:line="360" w:lineRule="auto"/>
        <w:rPr>
          <w:rFonts w:ascii="Arial" w:hAnsi="Arial" w:cs="Arial"/>
          <w:sz w:val="22"/>
          <w:szCs w:val="22"/>
        </w:rPr>
      </w:pPr>
      <w:commentRangeStart w:id="659"/>
      <w:commentRangeStart w:id="660"/>
      <w:r>
        <w:rPr>
          <w:rFonts w:ascii="Arial" w:hAnsi="Arial" w:cs="Arial"/>
          <w:b/>
          <w:bCs/>
          <w:sz w:val="22"/>
          <w:szCs w:val="22"/>
        </w:rPr>
        <w:t xml:space="preserve">Figure </w:t>
      </w:r>
      <w:commentRangeEnd w:id="659"/>
      <w:r w:rsidR="00DD06C2">
        <w:rPr>
          <w:rStyle w:val="CommentReference"/>
        </w:rPr>
        <w:commentReference w:id="659"/>
      </w:r>
      <w:commentRangeEnd w:id="660"/>
      <w:r w:rsidR="009D4C11">
        <w:rPr>
          <w:rStyle w:val="CommentReference"/>
        </w:rPr>
        <w:commentReference w:id="660"/>
      </w:r>
      <w:r w:rsidR="00B32DED">
        <w:rPr>
          <w:rFonts w:ascii="Arial" w:hAnsi="Arial" w:cs="Arial"/>
          <w:b/>
          <w:bCs/>
          <w:sz w:val="22"/>
          <w:szCs w:val="22"/>
        </w:rPr>
        <w:t>3</w:t>
      </w:r>
      <w:r>
        <w:rPr>
          <w:rFonts w:ascii="Arial" w:hAnsi="Arial" w:cs="Arial"/>
          <w:b/>
          <w:bCs/>
          <w:sz w:val="22"/>
          <w:szCs w:val="22"/>
        </w:rPr>
        <w:t xml:space="preserve">: </w:t>
      </w:r>
      <w:ins w:id="661" w:author="Stenglein,Mark" w:date="2025-03-26T09:59:00Z" w16du:dateUtc="2025-03-26T15:59:00Z">
        <w:r w:rsidR="00813B3C">
          <w:rPr>
            <w:rFonts w:ascii="Arial" w:hAnsi="Arial" w:cs="Arial"/>
            <w:b/>
            <w:bCs/>
            <w:sz w:val="22"/>
            <w:szCs w:val="22"/>
          </w:rPr>
          <w:t xml:space="preserve">Galbut virus </w:t>
        </w:r>
      </w:ins>
      <w:commentRangeStart w:id="662"/>
      <w:commentRangeStart w:id="663"/>
      <w:commentRangeStart w:id="664"/>
      <w:commentRangeStart w:id="665"/>
      <w:commentRangeStart w:id="666"/>
      <w:del w:id="667" w:author="Stenglein,Mark" w:date="2025-03-26T09:59:00Z" w16du:dateUtc="2025-03-26T15:59:00Z">
        <w:r w:rsidDel="00813B3C">
          <w:rPr>
            <w:rFonts w:ascii="Arial" w:hAnsi="Arial" w:cs="Arial"/>
            <w:b/>
            <w:bCs/>
            <w:sz w:val="22"/>
            <w:szCs w:val="22"/>
          </w:rPr>
          <w:delText>C</w:delText>
        </w:r>
      </w:del>
      <w:ins w:id="668" w:author="Stenglein,Mark" w:date="2025-03-26T09:59:00Z" w16du:dateUtc="2025-03-26T15:59:00Z">
        <w:r w:rsidR="00813B3C">
          <w:rPr>
            <w:rFonts w:ascii="Arial" w:hAnsi="Arial" w:cs="Arial"/>
            <w:b/>
            <w:bCs/>
            <w:sz w:val="22"/>
            <w:szCs w:val="22"/>
          </w:rPr>
          <w:t>c</w:t>
        </w:r>
      </w:ins>
      <w:r>
        <w:rPr>
          <w:rFonts w:ascii="Arial" w:hAnsi="Arial" w:cs="Arial"/>
          <w:b/>
          <w:bCs/>
          <w:sz w:val="22"/>
          <w:szCs w:val="22"/>
        </w:rPr>
        <w:t xml:space="preserve">oinfection </w:t>
      </w:r>
      <w:ins w:id="669" w:author="Stenglein,Mark" w:date="2025-03-26T10:00:00Z" w16du:dateUtc="2025-03-26T16:00:00Z">
        <w:r w:rsidR="00813B3C">
          <w:rPr>
            <w:rFonts w:ascii="Arial" w:hAnsi="Arial" w:cs="Arial"/>
            <w:b/>
            <w:bCs/>
            <w:sz w:val="22"/>
            <w:szCs w:val="22"/>
          </w:rPr>
          <w:t xml:space="preserve">is common and </w:t>
        </w:r>
      </w:ins>
      <w:del w:id="670" w:author="Stenglein,Mark" w:date="2025-03-26T10:00:00Z" w16du:dateUtc="2025-03-26T16:00:00Z">
        <w:r w:rsidDel="00813B3C">
          <w:rPr>
            <w:rFonts w:ascii="Arial" w:hAnsi="Arial" w:cs="Arial"/>
            <w:b/>
            <w:bCs/>
            <w:sz w:val="22"/>
            <w:szCs w:val="22"/>
          </w:rPr>
          <w:delText xml:space="preserve">of galbut virus </w:delText>
        </w:r>
      </w:del>
      <w:r>
        <w:rPr>
          <w:rFonts w:ascii="Arial" w:hAnsi="Arial" w:cs="Arial"/>
          <w:b/>
          <w:bCs/>
          <w:sz w:val="22"/>
          <w:szCs w:val="22"/>
        </w:rPr>
        <w:t>does not require</w:t>
      </w:r>
      <w:ins w:id="671" w:author="Stenglein,Mark" w:date="2025-03-27T15:34:00Z" w16du:dateUtc="2025-03-27T21:34:00Z">
        <w:r w:rsidR="00764BF7">
          <w:rPr>
            <w:rFonts w:ascii="Arial" w:hAnsi="Arial" w:cs="Arial"/>
            <w:b/>
            <w:bCs/>
            <w:sz w:val="22"/>
            <w:szCs w:val="22"/>
          </w:rPr>
          <w:t xml:space="preserve"> complete sets of</w:t>
        </w:r>
      </w:ins>
      <w:r>
        <w:rPr>
          <w:rFonts w:ascii="Arial" w:hAnsi="Arial" w:cs="Arial"/>
          <w:b/>
          <w:bCs/>
          <w:sz w:val="22"/>
          <w:szCs w:val="22"/>
        </w:rPr>
        <w:t xml:space="preserve"> all three segments</w:t>
      </w:r>
      <w:commentRangeEnd w:id="662"/>
      <w:r w:rsidR="00E57B47">
        <w:rPr>
          <w:rStyle w:val="CommentReference"/>
        </w:rPr>
        <w:commentReference w:id="662"/>
      </w:r>
      <w:commentRangeEnd w:id="663"/>
      <w:r w:rsidR="00603970">
        <w:rPr>
          <w:rStyle w:val="CommentReference"/>
        </w:rPr>
        <w:commentReference w:id="663"/>
      </w:r>
      <w:commentRangeEnd w:id="664"/>
      <w:r w:rsidR="0005265A">
        <w:rPr>
          <w:rStyle w:val="CommentReference"/>
        </w:rPr>
        <w:commentReference w:id="664"/>
      </w:r>
      <w:commentRangeEnd w:id="665"/>
      <w:r w:rsidR="00A94DFE">
        <w:rPr>
          <w:rStyle w:val="CommentReference"/>
        </w:rPr>
        <w:commentReference w:id="665"/>
      </w:r>
      <w:commentRangeEnd w:id="666"/>
      <w:r w:rsidR="00C7335F">
        <w:rPr>
          <w:rStyle w:val="CommentReference"/>
        </w:rPr>
        <w:commentReference w:id="666"/>
      </w:r>
      <w:r>
        <w:rPr>
          <w:rFonts w:ascii="Arial" w:hAnsi="Arial" w:cs="Arial"/>
          <w:b/>
          <w:bCs/>
          <w:sz w:val="22"/>
          <w:szCs w:val="22"/>
        </w:rPr>
        <w:t>.</w:t>
      </w:r>
      <w:r w:rsidR="00B32DED">
        <w:rPr>
          <w:rFonts w:ascii="Arial" w:hAnsi="Arial" w:cs="Arial"/>
          <w:sz w:val="22"/>
          <w:szCs w:val="22"/>
        </w:rPr>
        <w:t xml:space="preserve"> Heatmaps depicting the number of sequences </w:t>
      </w:r>
      <w:r w:rsidR="00AB7EF8">
        <w:rPr>
          <w:rFonts w:ascii="Arial" w:hAnsi="Arial" w:cs="Arial"/>
          <w:sz w:val="22"/>
          <w:szCs w:val="22"/>
        </w:rPr>
        <w:t>recovered for</w:t>
      </w:r>
      <w:r w:rsidR="00B32DED">
        <w:rPr>
          <w:rFonts w:ascii="Arial" w:hAnsi="Arial" w:cs="Arial"/>
          <w:sz w:val="22"/>
          <w:szCs w:val="22"/>
        </w:rPr>
        <w:t xml:space="preserve"> each segment</w:t>
      </w:r>
      <w:r w:rsidR="00603970">
        <w:rPr>
          <w:rFonts w:ascii="Arial" w:hAnsi="Arial" w:cs="Arial"/>
          <w:sz w:val="22"/>
          <w:szCs w:val="22"/>
        </w:rPr>
        <w:t xml:space="preserve"> for </w:t>
      </w:r>
      <w:r w:rsidR="0029546A">
        <w:rPr>
          <w:rFonts w:ascii="Arial" w:hAnsi="Arial" w:cs="Arial"/>
          <w:sz w:val="22"/>
          <w:szCs w:val="22"/>
        </w:rPr>
        <w:t xml:space="preserve">(A) </w:t>
      </w:r>
      <w:r w:rsidR="00603970">
        <w:rPr>
          <w:rFonts w:ascii="Arial" w:hAnsi="Arial" w:cs="Arial"/>
          <w:sz w:val="22"/>
          <w:szCs w:val="22"/>
        </w:rPr>
        <w:t xml:space="preserve">samples with </w:t>
      </w:r>
      <w:r w:rsidR="003D4DA6">
        <w:rPr>
          <w:rFonts w:ascii="Arial" w:hAnsi="Arial" w:cs="Arial"/>
          <w:sz w:val="22"/>
          <w:szCs w:val="22"/>
        </w:rPr>
        <w:t>evidence of</w:t>
      </w:r>
      <w:r w:rsidR="00603970">
        <w:rPr>
          <w:rFonts w:ascii="Arial" w:hAnsi="Arial" w:cs="Arial"/>
          <w:sz w:val="22"/>
          <w:szCs w:val="22"/>
        </w:rPr>
        <w:t xml:space="preserve"> </w:t>
      </w:r>
      <w:del w:id="672" w:author="Stenglein,Mark" w:date="2025-03-10T09:57:00Z" w16du:dateUtc="2025-03-10T15:57:00Z">
        <w:r w:rsidR="00603970" w:rsidDel="003D4DA6">
          <w:rPr>
            <w:rFonts w:ascii="Arial" w:hAnsi="Arial" w:cs="Arial"/>
            <w:sz w:val="22"/>
            <w:szCs w:val="22"/>
          </w:rPr>
          <w:delText xml:space="preserve">one </w:delText>
        </w:r>
      </w:del>
      <w:r w:rsidR="00603970">
        <w:rPr>
          <w:rFonts w:ascii="Arial" w:hAnsi="Arial" w:cs="Arial"/>
          <w:sz w:val="22"/>
          <w:szCs w:val="22"/>
        </w:rPr>
        <w:t>coinfectio</w:t>
      </w:r>
      <w:r w:rsidR="0029546A">
        <w:rPr>
          <w:rFonts w:ascii="Arial" w:hAnsi="Arial" w:cs="Arial"/>
          <w:sz w:val="22"/>
          <w:szCs w:val="22"/>
        </w:rPr>
        <w:t>n,</w:t>
      </w:r>
      <w:r w:rsidR="00603970">
        <w:rPr>
          <w:rFonts w:ascii="Arial" w:hAnsi="Arial" w:cs="Arial"/>
          <w:sz w:val="22"/>
          <w:szCs w:val="22"/>
        </w:rPr>
        <w:t xml:space="preserve"> or</w:t>
      </w:r>
      <w:r w:rsidR="0029546A">
        <w:rPr>
          <w:rFonts w:ascii="Arial" w:hAnsi="Arial" w:cs="Arial"/>
          <w:sz w:val="22"/>
          <w:szCs w:val="22"/>
        </w:rPr>
        <w:t xml:space="preserve"> (B)</w:t>
      </w:r>
      <w:r w:rsidR="005C2AA0">
        <w:rPr>
          <w:rFonts w:ascii="Arial" w:hAnsi="Arial" w:cs="Arial"/>
          <w:sz w:val="22"/>
          <w:szCs w:val="22"/>
        </w:rPr>
        <w:t xml:space="preserve"> samples</w:t>
      </w:r>
      <w:r w:rsidR="00603970">
        <w:rPr>
          <w:rFonts w:ascii="Arial" w:hAnsi="Arial" w:cs="Arial"/>
          <w:sz w:val="22"/>
          <w:szCs w:val="22"/>
        </w:rPr>
        <w:t xml:space="preserve"> with no evidence </w:t>
      </w:r>
      <w:r w:rsidR="003D4DA6">
        <w:rPr>
          <w:rFonts w:ascii="Arial" w:hAnsi="Arial" w:cs="Arial"/>
          <w:sz w:val="22"/>
          <w:szCs w:val="22"/>
        </w:rPr>
        <w:t xml:space="preserve">of </w:t>
      </w:r>
      <w:r w:rsidR="00603970">
        <w:rPr>
          <w:rFonts w:ascii="Arial" w:hAnsi="Arial" w:cs="Arial"/>
          <w:sz w:val="22"/>
          <w:szCs w:val="22"/>
        </w:rPr>
        <w:t>coinfection</w:t>
      </w:r>
      <w:del w:id="673" w:author="Stenglein,Mark" w:date="2025-03-07T10:15:00Z" w16du:dateUtc="2025-03-07T17:15:00Z">
        <w:r w:rsidR="00603970" w:rsidDel="0029546A">
          <w:rPr>
            <w:rFonts w:ascii="Arial" w:hAnsi="Arial" w:cs="Arial"/>
            <w:sz w:val="22"/>
            <w:szCs w:val="22"/>
          </w:rPr>
          <w:delText xml:space="preserve"> (B)</w:delText>
        </w:r>
      </w:del>
      <w:r w:rsidR="00603970">
        <w:rPr>
          <w:rFonts w:ascii="Arial" w:hAnsi="Arial" w:cs="Arial"/>
          <w:sz w:val="22"/>
          <w:szCs w:val="22"/>
        </w:rPr>
        <w:t>.</w:t>
      </w:r>
      <w:del w:id="674" w:author="Stenglein,Mark" w:date="2025-03-10T09:57:00Z" w16du:dateUtc="2025-03-10T15:57:00Z">
        <w:r w:rsidR="00603970" w:rsidDel="003D4DA6">
          <w:rPr>
            <w:rFonts w:ascii="Arial" w:hAnsi="Arial" w:cs="Arial"/>
            <w:sz w:val="22"/>
            <w:szCs w:val="22"/>
          </w:rPr>
          <w:delText xml:space="preserve"> Samples are sorted by location.</w:delText>
        </w:r>
      </w:del>
      <w:r w:rsidR="00603970">
        <w:rPr>
          <w:rFonts w:ascii="Arial" w:hAnsi="Arial" w:cs="Arial"/>
          <w:sz w:val="22"/>
          <w:szCs w:val="22"/>
        </w:rPr>
        <w:t xml:space="preserve"> </w:t>
      </w:r>
      <w:ins w:id="675" w:author="Keene-Snickers,Lexi" w:date="2025-03-19T11:43:00Z" w16du:dateUtc="2025-03-19T17:43:00Z">
        <w:r w:rsidR="00A94DFE">
          <w:rPr>
            <w:rFonts w:ascii="Arial" w:hAnsi="Arial" w:cs="Arial"/>
            <w:sz w:val="22"/>
            <w:szCs w:val="22"/>
          </w:rPr>
          <w:lastRenderedPageBreak/>
          <w:t>Asterisks</w:t>
        </w:r>
      </w:ins>
      <w:ins w:id="676" w:author="Keene-Snickers,Lexi" w:date="2025-03-19T11:24:00Z" w16du:dateUtc="2025-03-19T17:24:00Z">
        <w:r w:rsidR="00A94DFE">
          <w:rPr>
            <w:rFonts w:ascii="Arial" w:hAnsi="Arial" w:cs="Arial"/>
            <w:sz w:val="22"/>
            <w:szCs w:val="22"/>
          </w:rPr>
          <w:t xml:space="preserve"> (*) indicate </w:t>
        </w:r>
      </w:ins>
      <w:ins w:id="677" w:author="Stenglein,Mark" w:date="2025-03-26T09:59:00Z" w16du:dateUtc="2025-03-26T15:59:00Z">
        <w:r w:rsidR="00930369">
          <w:rPr>
            <w:rFonts w:ascii="Arial" w:hAnsi="Arial" w:cs="Arial"/>
            <w:sz w:val="22"/>
            <w:szCs w:val="22"/>
          </w:rPr>
          <w:t xml:space="preserve">partial </w:t>
        </w:r>
      </w:ins>
      <w:ins w:id="678" w:author="Keene-Snickers,Lexi" w:date="2025-03-19T11:24:00Z" w16du:dateUtc="2025-03-19T17:24:00Z">
        <w:del w:id="679" w:author="Stenglein,Mark" w:date="2025-03-26T09:59:00Z" w16du:dateUtc="2025-03-26T15:59:00Z">
          <w:r w:rsidR="00A94DFE" w:rsidDel="00930369">
            <w:rPr>
              <w:rFonts w:ascii="Arial" w:hAnsi="Arial" w:cs="Arial"/>
              <w:sz w:val="22"/>
              <w:szCs w:val="22"/>
            </w:rPr>
            <w:delText xml:space="preserve">segments </w:delText>
          </w:r>
        </w:del>
      </w:ins>
      <w:ins w:id="680" w:author="Stenglein,Mark" w:date="2025-03-26T09:59:00Z" w16du:dateUtc="2025-03-26T15:59:00Z">
        <w:r w:rsidR="00930369">
          <w:rPr>
            <w:rFonts w:ascii="Arial" w:hAnsi="Arial" w:cs="Arial"/>
            <w:sz w:val="22"/>
            <w:szCs w:val="22"/>
          </w:rPr>
          <w:t xml:space="preserve">sequences </w:t>
        </w:r>
        <w:r w:rsidR="006722AC">
          <w:rPr>
            <w:rFonts w:ascii="Arial" w:hAnsi="Arial" w:cs="Arial"/>
            <w:sz w:val="22"/>
            <w:szCs w:val="22"/>
          </w:rPr>
          <w:t>where</w:t>
        </w:r>
        <w:r w:rsidR="00930369">
          <w:rPr>
            <w:rFonts w:ascii="Arial" w:hAnsi="Arial" w:cs="Arial"/>
            <w:sz w:val="22"/>
            <w:szCs w:val="22"/>
          </w:rPr>
          <w:t xml:space="preserve"> coverage </w:t>
        </w:r>
        <w:r w:rsidR="006722AC">
          <w:rPr>
            <w:rFonts w:ascii="Arial" w:hAnsi="Arial" w:cs="Arial"/>
            <w:sz w:val="22"/>
            <w:szCs w:val="22"/>
          </w:rPr>
          <w:t xml:space="preserve">was not sufficient to </w:t>
        </w:r>
        <w:r w:rsidR="00930369">
          <w:rPr>
            <w:rFonts w:ascii="Arial" w:hAnsi="Arial" w:cs="Arial"/>
            <w:sz w:val="22"/>
            <w:szCs w:val="22"/>
          </w:rPr>
          <w:t>recover coding-complete sequences</w:t>
        </w:r>
      </w:ins>
      <w:ins w:id="681" w:author="Keene-Snickers,Lexi" w:date="2025-03-19T11:24:00Z" w16du:dateUtc="2025-03-19T17:24:00Z">
        <w:del w:id="682" w:author="Stenglein,Mark" w:date="2025-03-26T09:59:00Z" w16du:dateUtc="2025-03-26T15:59:00Z">
          <w:r w:rsidR="00A94DFE" w:rsidDel="00930369">
            <w:rPr>
              <w:rFonts w:ascii="Arial" w:hAnsi="Arial" w:cs="Arial"/>
              <w:sz w:val="22"/>
              <w:szCs w:val="22"/>
            </w:rPr>
            <w:delText>that were partials</w:delText>
          </w:r>
        </w:del>
        <w:r w:rsidR="00A94DFE">
          <w:rPr>
            <w:rFonts w:ascii="Arial" w:hAnsi="Arial" w:cs="Arial"/>
            <w:sz w:val="22"/>
            <w:szCs w:val="22"/>
          </w:rPr>
          <w:t>.</w:t>
        </w:r>
      </w:ins>
    </w:p>
    <w:p w14:paraId="03DB7CE5" w14:textId="2FF344D0" w:rsidR="00B32DED" w:rsidDel="00957D54" w:rsidRDefault="00B32DED" w:rsidP="00081385">
      <w:pPr>
        <w:spacing w:line="360" w:lineRule="auto"/>
        <w:rPr>
          <w:del w:id="683" w:author="Keene-Snickers,Lexi" w:date="2025-03-18T16:36:00Z" w16du:dateUtc="2025-03-18T22:36:00Z"/>
          <w:rFonts w:ascii="Arial" w:hAnsi="Arial" w:cs="Arial"/>
          <w:sz w:val="22"/>
          <w:szCs w:val="22"/>
        </w:rPr>
      </w:pPr>
      <w:del w:id="684" w:author="Keene-Snickers,Lexi" w:date="2025-03-18T16:36:00Z" w16du:dateUtc="2025-03-18T22:36:00Z">
        <w:r w:rsidDel="00957D54">
          <w:rPr>
            <w:rFonts w:ascii="Arial" w:hAnsi="Arial" w:cs="Arial"/>
            <w:noProof/>
            <w:sz w:val="22"/>
            <w:szCs w:val="22"/>
          </w:rPr>
          <w:drawing>
            <wp:inline distT="0" distB="0" distL="0" distR="0" wp14:anchorId="0D87CB97" wp14:editId="6BAB79C9">
              <wp:extent cx="5721724" cy="7404620"/>
              <wp:effectExtent l="0" t="0" r="0" b="0"/>
              <wp:docPr id="574173823"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73823" name="Picture 3" descr="A screenshot of a graph&#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53302" cy="7445486"/>
                      </a:xfrm>
                      <a:prstGeom prst="rect">
                        <a:avLst/>
                      </a:prstGeom>
                    </pic:spPr>
                  </pic:pic>
                </a:graphicData>
              </a:graphic>
            </wp:inline>
          </w:drawing>
        </w:r>
      </w:del>
    </w:p>
    <w:p w14:paraId="02787717" w14:textId="795EBE8C" w:rsidR="00B32DED" w:rsidDel="00957D54" w:rsidRDefault="00B32DED" w:rsidP="00081385">
      <w:pPr>
        <w:spacing w:line="360" w:lineRule="auto"/>
        <w:rPr>
          <w:del w:id="685" w:author="Keene-Snickers,Lexi" w:date="2025-03-18T16:36:00Z" w16du:dateUtc="2025-03-18T22:36:00Z"/>
          <w:rFonts w:ascii="Arial" w:hAnsi="Arial" w:cs="Arial"/>
          <w:sz w:val="22"/>
          <w:szCs w:val="22"/>
        </w:rPr>
      </w:pPr>
      <w:del w:id="686" w:author="Keene-Snickers,Lexi" w:date="2025-03-18T16:36:00Z" w16du:dateUtc="2025-03-18T22:36:00Z">
        <w:r w:rsidRPr="00B32DED" w:rsidDel="00957D54">
          <w:rPr>
            <w:rFonts w:ascii="Arial" w:hAnsi="Arial" w:cs="Arial"/>
            <w:b/>
            <w:bCs/>
            <w:sz w:val="22"/>
            <w:szCs w:val="22"/>
          </w:rPr>
          <w:delText xml:space="preserve">Supplemental Figure 1: Heatmap of </w:delText>
        </w:r>
        <w:r w:rsidR="00903679" w:rsidDel="00957D54">
          <w:rPr>
            <w:rFonts w:ascii="Arial" w:hAnsi="Arial" w:cs="Arial"/>
            <w:b/>
            <w:bCs/>
            <w:sz w:val="22"/>
            <w:szCs w:val="22"/>
          </w:rPr>
          <w:delText>coding-complete</w:delText>
        </w:r>
        <w:r w:rsidR="00603970" w:rsidDel="00957D54">
          <w:rPr>
            <w:rFonts w:ascii="Arial" w:hAnsi="Arial" w:cs="Arial"/>
            <w:b/>
            <w:bCs/>
            <w:sz w:val="22"/>
            <w:szCs w:val="22"/>
          </w:rPr>
          <w:delText xml:space="preserve"> and partial</w:delText>
        </w:r>
        <w:r w:rsidR="00903679" w:rsidDel="00957D54">
          <w:rPr>
            <w:rFonts w:ascii="Arial" w:hAnsi="Arial" w:cs="Arial"/>
            <w:b/>
            <w:bCs/>
            <w:sz w:val="22"/>
            <w:szCs w:val="22"/>
          </w:rPr>
          <w:delText xml:space="preserve"> </w:delText>
        </w:r>
        <w:r w:rsidRPr="00B32DED" w:rsidDel="00957D54">
          <w:rPr>
            <w:rFonts w:ascii="Arial" w:hAnsi="Arial" w:cs="Arial"/>
            <w:b/>
            <w:bCs/>
            <w:sz w:val="22"/>
            <w:szCs w:val="22"/>
          </w:rPr>
          <w:delText>sequences submitted to GenBank under accession</w:delText>
        </w:r>
        <w:r w:rsidR="00903679" w:rsidDel="00957D54">
          <w:rPr>
            <w:rFonts w:ascii="Arial" w:hAnsi="Arial" w:cs="Arial"/>
            <w:b/>
            <w:bCs/>
            <w:sz w:val="22"/>
            <w:szCs w:val="22"/>
          </w:rPr>
          <w:delText>s</w:delText>
        </w:r>
        <w:r w:rsidRPr="00B32DED" w:rsidDel="00957D54">
          <w:rPr>
            <w:rFonts w:ascii="Arial" w:hAnsi="Arial" w:cs="Arial"/>
            <w:b/>
            <w:bCs/>
            <w:sz w:val="22"/>
            <w:szCs w:val="22"/>
          </w:rPr>
          <w:delText xml:space="preserve"> PQ624841</w:delText>
        </w:r>
        <w:r w:rsidR="00603970" w:rsidDel="00957D54">
          <w:rPr>
            <w:rFonts w:ascii="Arial" w:hAnsi="Arial" w:cs="Arial"/>
            <w:b/>
            <w:bCs/>
            <w:sz w:val="22"/>
            <w:szCs w:val="22"/>
          </w:rPr>
          <w:delText xml:space="preserve"> - PQ625194 and PQ625196 </w:delText>
        </w:r>
        <w:r w:rsidRPr="00B32DED" w:rsidDel="00957D54">
          <w:rPr>
            <w:rFonts w:ascii="Arial" w:hAnsi="Arial" w:cs="Arial"/>
            <w:b/>
            <w:bCs/>
            <w:sz w:val="22"/>
            <w:szCs w:val="22"/>
          </w:rPr>
          <w:delText>- PQ625214</w:delText>
        </w:r>
        <w:r w:rsidDel="00957D54">
          <w:rPr>
            <w:rFonts w:ascii="Arial" w:hAnsi="Arial" w:cs="Arial"/>
            <w:sz w:val="22"/>
            <w:szCs w:val="22"/>
          </w:rPr>
          <w:delText>. Data as in Figure 3 except only s</w:delText>
        </w:r>
        <w:r w:rsidR="00B71B44" w:rsidDel="00957D54">
          <w:rPr>
            <w:rFonts w:ascii="Arial" w:hAnsi="Arial" w:cs="Arial"/>
            <w:sz w:val="22"/>
            <w:szCs w:val="22"/>
          </w:rPr>
          <w:delText>amples with sequences</w:delText>
        </w:r>
        <w:r w:rsidDel="00957D54">
          <w:rPr>
            <w:rFonts w:ascii="Arial" w:hAnsi="Arial" w:cs="Arial"/>
            <w:sz w:val="22"/>
            <w:szCs w:val="22"/>
          </w:rPr>
          <w:delText xml:space="preserve"> submitted to GenBank are shown.</w:delText>
        </w:r>
      </w:del>
    </w:p>
    <w:p w14:paraId="2F7FE59B" w14:textId="77777777" w:rsidR="007C5AA4" w:rsidRDefault="007C5AA4" w:rsidP="00081385">
      <w:pPr>
        <w:spacing w:line="360" w:lineRule="auto"/>
        <w:rPr>
          <w:rFonts w:ascii="Arial" w:hAnsi="Arial" w:cs="Arial"/>
          <w:b/>
          <w:bCs/>
          <w:sz w:val="22"/>
          <w:szCs w:val="22"/>
        </w:rPr>
      </w:pPr>
    </w:p>
    <w:p w14:paraId="679F917E" w14:textId="71F2A693" w:rsidR="001726F4" w:rsidRPr="001726F4" w:rsidRDefault="00D84535" w:rsidP="00081385">
      <w:pPr>
        <w:spacing w:line="360" w:lineRule="auto"/>
        <w:rPr>
          <w:rFonts w:ascii="Arial" w:hAnsi="Arial" w:cs="Arial"/>
          <w:b/>
          <w:bCs/>
          <w:sz w:val="22"/>
          <w:szCs w:val="22"/>
        </w:rPr>
      </w:pPr>
      <w:r>
        <w:rPr>
          <w:rFonts w:ascii="Arial" w:hAnsi="Arial" w:cs="Arial"/>
          <w:b/>
          <w:bCs/>
          <w:sz w:val="22"/>
          <w:szCs w:val="22"/>
        </w:rPr>
        <w:t>Galbut</w:t>
      </w:r>
      <w:r w:rsidR="000B063B">
        <w:rPr>
          <w:rFonts w:ascii="Arial" w:hAnsi="Arial" w:cs="Arial"/>
          <w:b/>
          <w:bCs/>
          <w:sz w:val="22"/>
          <w:szCs w:val="22"/>
        </w:rPr>
        <w:t xml:space="preserve"> virus diversity</w:t>
      </w:r>
      <w:r w:rsidR="00603970">
        <w:rPr>
          <w:rFonts w:ascii="Arial" w:hAnsi="Arial" w:cs="Arial"/>
          <w:b/>
          <w:bCs/>
          <w:sz w:val="22"/>
          <w:szCs w:val="22"/>
        </w:rPr>
        <w:t xml:space="preserve"> </w:t>
      </w:r>
      <w:r w:rsidR="00522D59">
        <w:rPr>
          <w:rFonts w:ascii="Arial" w:hAnsi="Arial" w:cs="Arial"/>
          <w:b/>
          <w:bCs/>
          <w:sz w:val="22"/>
          <w:szCs w:val="22"/>
        </w:rPr>
        <w:t>and evolutionary history</w:t>
      </w:r>
    </w:p>
    <w:p w14:paraId="2D2D7727" w14:textId="77777777" w:rsidR="00D4631F" w:rsidRDefault="00D4631F" w:rsidP="00081385">
      <w:pPr>
        <w:spacing w:line="360" w:lineRule="auto"/>
        <w:rPr>
          <w:rFonts w:ascii="Arial" w:hAnsi="Arial" w:cs="Arial"/>
          <w:sz w:val="22"/>
          <w:szCs w:val="22"/>
        </w:rPr>
      </w:pPr>
    </w:p>
    <w:p w14:paraId="4854FA26" w14:textId="74A72427" w:rsidR="006558CD" w:rsidRDefault="001726F4" w:rsidP="00081385">
      <w:pPr>
        <w:spacing w:line="360" w:lineRule="auto"/>
        <w:rPr>
          <w:rFonts w:ascii="Arial" w:hAnsi="Arial" w:cs="Arial"/>
          <w:sz w:val="22"/>
          <w:szCs w:val="22"/>
        </w:rPr>
      </w:pPr>
      <w:r>
        <w:rPr>
          <w:rFonts w:ascii="Arial" w:hAnsi="Arial" w:cs="Arial"/>
          <w:sz w:val="22"/>
          <w:szCs w:val="22"/>
        </w:rPr>
        <w:tab/>
      </w:r>
      <w:del w:id="687" w:author="Stenglein,Mark" w:date="2025-03-10T10:29:00Z" w16du:dateUtc="2025-03-10T16:29:00Z">
        <w:r w:rsidDel="00E849FC">
          <w:rPr>
            <w:rFonts w:ascii="Arial" w:hAnsi="Arial" w:cs="Arial"/>
            <w:sz w:val="22"/>
            <w:szCs w:val="22"/>
          </w:rPr>
          <w:delText xml:space="preserve">We next wanted to investigate the similarity of galbut virus sequences across populations. </w:delText>
        </w:r>
      </w:del>
      <w:r w:rsidR="00E026FB">
        <w:rPr>
          <w:rFonts w:ascii="Arial" w:hAnsi="Arial" w:cs="Arial"/>
          <w:sz w:val="22"/>
          <w:szCs w:val="22"/>
        </w:rPr>
        <w:t xml:space="preserve">We </w:t>
      </w:r>
      <w:r>
        <w:rPr>
          <w:rFonts w:ascii="Arial" w:hAnsi="Arial" w:cs="Arial"/>
          <w:sz w:val="22"/>
          <w:szCs w:val="22"/>
        </w:rPr>
        <w:t xml:space="preserve">generated maximum likelihood phylogenetic trees using the galbut virus sequences generated </w:t>
      </w:r>
      <w:r w:rsidR="008E38EA">
        <w:rPr>
          <w:rFonts w:ascii="Arial" w:hAnsi="Arial" w:cs="Arial"/>
          <w:sz w:val="22"/>
          <w:szCs w:val="22"/>
        </w:rPr>
        <w:t>here</w:t>
      </w:r>
      <w:r>
        <w:rPr>
          <w:rFonts w:ascii="Arial" w:hAnsi="Arial" w:cs="Arial"/>
          <w:sz w:val="22"/>
          <w:szCs w:val="22"/>
        </w:rPr>
        <w:t xml:space="preserve"> and those available </w:t>
      </w:r>
      <w:del w:id="688" w:author="Stenglein,Mark" w:date="2025-03-26T10:02:00Z" w16du:dateUtc="2025-03-26T16:02:00Z">
        <w:r w:rsidDel="007F4E8D">
          <w:rPr>
            <w:rFonts w:ascii="Arial" w:hAnsi="Arial" w:cs="Arial"/>
            <w:sz w:val="22"/>
            <w:szCs w:val="22"/>
          </w:rPr>
          <w:delText xml:space="preserve">through </w:delText>
        </w:r>
      </w:del>
      <w:ins w:id="689" w:author="Stenglein,Mark" w:date="2025-03-26T10:02:00Z" w16du:dateUtc="2025-03-26T16:02:00Z">
        <w:r w:rsidR="007F4E8D">
          <w:rPr>
            <w:rFonts w:ascii="Arial" w:hAnsi="Arial" w:cs="Arial"/>
            <w:sz w:val="22"/>
            <w:szCs w:val="22"/>
          </w:rPr>
          <w:t xml:space="preserve">in </w:t>
        </w:r>
      </w:ins>
      <w:del w:id="690" w:author="Stenglein,Mark" w:date="2025-03-26T10:02:00Z" w16du:dateUtc="2025-03-26T16:02:00Z">
        <w:r w:rsidDel="007F4E8D">
          <w:rPr>
            <w:rFonts w:ascii="Arial" w:hAnsi="Arial" w:cs="Arial"/>
            <w:sz w:val="22"/>
            <w:szCs w:val="22"/>
          </w:rPr>
          <w:delText>GenBank</w:delText>
        </w:r>
      </w:del>
      <w:ins w:id="691" w:author="Stenglein,Mark" w:date="2025-03-27T15:23:00Z" w16du:dateUtc="2025-03-27T21:23:00Z">
        <w:r w:rsidR="00FA7C17">
          <w:rPr>
            <w:rFonts w:ascii="Arial" w:hAnsi="Arial" w:cs="Arial"/>
            <w:sz w:val="22"/>
            <w:szCs w:val="22"/>
          </w:rPr>
          <w:t>the National Center for Biotechnology Information (NCBI) nucleotide</w:t>
        </w:r>
      </w:ins>
      <w:ins w:id="692" w:author="Stenglein,Mark" w:date="2025-03-27T15:22:00Z" w16du:dateUtc="2025-03-27T21:22:00Z">
        <w:r w:rsidR="00806DC7">
          <w:rPr>
            <w:rFonts w:ascii="Arial" w:hAnsi="Arial" w:cs="Arial"/>
            <w:sz w:val="22"/>
            <w:szCs w:val="22"/>
          </w:rPr>
          <w:t xml:space="preserve"> </w:t>
        </w:r>
      </w:ins>
      <w:ins w:id="693" w:author="Stenglein,Mark" w:date="2025-03-26T10:02:00Z" w16du:dateUtc="2025-03-26T16:02:00Z">
        <w:r w:rsidR="007F4E8D">
          <w:rPr>
            <w:rFonts w:ascii="Arial" w:hAnsi="Arial" w:cs="Arial"/>
            <w:sz w:val="22"/>
            <w:szCs w:val="22"/>
          </w:rPr>
          <w:t>database</w:t>
        </w:r>
      </w:ins>
      <w:r>
        <w:rPr>
          <w:rFonts w:ascii="Arial" w:hAnsi="Arial" w:cs="Arial"/>
          <w:sz w:val="22"/>
          <w:szCs w:val="22"/>
        </w:rPr>
        <w:t>.</w:t>
      </w:r>
      <w:r w:rsidR="0035280A">
        <w:rPr>
          <w:rFonts w:ascii="Arial" w:hAnsi="Arial" w:cs="Arial"/>
          <w:sz w:val="22"/>
          <w:szCs w:val="22"/>
        </w:rPr>
        <w:t xml:space="preserve"> To be included</w:t>
      </w:r>
      <w:del w:id="694" w:author="Stenglein,Mark" w:date="2025-03-26T10:02:00Z" w16du:dateUtc="2025-03-26T16:02:00Z">
        <w:r w:rsidR="0035280A" w:rsidDel="007F4E8D">
          <w:rPr>
            <w:rFonts w:ascii="Arial" w:hAnsi="Arial" w:cs="Arial"/>
            <w:sz w:val="22"/>
            <w:szCs w:val="22"/>
          </w:rPr>
          <w:delText xml:space="preserve"> in the alignment</w:delText>
        </w:r>
      </w:del>
      <w:r w:rsidR="0035280A">
        <w:rPr>
          <w:rFonts w:ascii="Arial" w:hAnsi="Arial" w:cs="Arial"/>
          <w:sz w:val="22"/>
          <w:szCs w:val="22"/>
        </w:rPr>
        <w:t>, existing sequences had to derive from a</w:t>
      </w:r>
      <w:r w:rsidR="007C5AA4">
        <w:rPr>
          <w:rFonts w:ascii="Arial" w:hAnsi="Arial" w:cs="Arial"/>
          <w:sz w:val="22"/>
          <w:szCs w:val="22"/>
        </w:rPr>
        <w:t xml:space="preserve"> single fly (not a pool</w:t>
      </w:r>
      <w:del w:id="695" w:author="Stenglein,Mark" w:date="2025-03-27T15:22:00Z" w16du:dateUtc="2025-03-27T21:22:00Z">
        <w:r w:rsidR="007C5AA4" w:rsidDel="00806DC7">
          <w:rPr>
            <w:rFonts w:ascii="Arial" w:hAnsi="Arial" w:cs="Arial"/>
            <w:sz w:val="22"/>
            <w:szCs w:val="22"/>
          </w:rPr>
          <w:delText xml:space="preserve"> of flies</w:delText>
        </w:r>
      </w:del>
      <w:r w:rsidR="001D7EE0">
        <w:rPr>
          <w:rFonts w:ascii="Arial" w:hAnsi="Arial" w:cs="Arial"/>
          <w:sz w:val="22"/>
          <w:szCs w:val="22"/>
        </w:rPr>
        <w:t>) and</w:t>
      </w:r>
      <w:r w:rsidR="007C5AA4">
        <w:rPr>
          <w:rFonts w:ascii="Arial" w:hAnsi="Arial" w:cs="Arial"/>
          <w:sz w:val="22"/>
          <w:szCs w:val="22"/>
        </w:rPr>
        <w:t xml:space="preserve"> </w:t>
      </w:r>
      <w:r w:rsidR="0035280A">
        <w:rPr>
          <w:rFonts w:ascii="Arial" w:hAnsi="Arial" w:cs="Arial"/>
          <w:sz w:val="22"/>
          <w:szCs w:val="22"/>
        </w:rPr>
        <w:t>have a known collection year and location.</w:t>
      </w:r>
      <w:r w:rsidR="006558CD">
        <w:rPr>
          <w:rFonts w:ascii="Arial" w:hAnsi="Arial" w:cs="Arial"/>
          <w:sz w:val="22"/>
          <w:szCs w:val="22"/>
        </w:rPr>
        <w:t xml:space="preserve"> </w:t>
      </w:r>
      <w:r w:rsidR="0035280A">
        <w:rPr>
          <w:rFonts w:ascii="Arial" w:hAnsi="Arial" w:cs="Arial"/>
          <w:sz w:val="22"/>
          <w:szCs w:val="22"/>
        </w:rPr>
        <w:t xml:space="preserve">We also generated galbut virus RNA 2 and 3 sequences </w:t>
      </w:r>
      <w:del w:id="696" w:author="Stenglein,Mark" w:date="2025-03-27T15:23:00Z" w16du:dateUtc="2025-03-27T21:23:00Z">
        <w:r w:rsidR="00D67639" w:rsidDel="00806DC7">
          <w:rPr>
            <w:rFonts w:ascii="Arial" w:hAnsi="Arial" w:cs="Arial"/>
            <w:sz w:val="22"/>
            <w:szCs w:val="22"/>
          </w:rPr>
          <w:delText>(</w:delText>
        </w:r>
      </w:del>
      <w:ins w:id="697" w:author="Keene-Snickers,Lexi" w:date="2025-03-17T13:47:00Z" w16du:dateUtc="2025-03-17T19:47:00Z">
        <w:del w:id="698" w:author="Stenglein,Mark" w:date="2025-03-27T15:23:00Z" w16du:dateUtc="2025-03-27T21:23:00Z">
          <w:r w:rsidR="00CD0AF9" w:rsidDel="00806DC7">
            <w:rPr>
              <w:rFonts w:ascii="Arial" w:hAnsi="Arial" w:cs="Arial"/>
              <w:sz w:val="22"/>
              <w:szCs w:val="22"/>
            </w:rPr>
            <w:delText>PV185866-PV185894</w:delText>
          </w:r>
        </w:del>
      </w:ins>
      <w:del w:id="699" w:author="Stenglein,Mark" w:date="2025-03-27T15:23:00Z" w16du:dateUtc="2025-03-27T21:23:00Z">
        <w:r w:rsidR="00D67639" w:rsidDel="00806DC7">
          <w:rPr>
            <w:rFonts w:ascii="Arial" w:hAnsi="Arial" w:cs="Arial"/>
            <w:sz w:val="22"/>
            <w:szCs w:val="22"/>
          </w:rPr>
          <w:delText xml:space="preserve">NCBI accessions X-Y) </w:delText>
        </w:r>
      </w:del>
      <w:r w:rsidR="0035280A">
        <w:rPr>
          <w:rFonts w:ascii="Arial" w:hAnsi="Arial" w:cs="Arial"/>
          <w:sz w:val="22"/>
          <w:szCs w:val="22"/>
        </w:rPr>
        <w:t xml:space="preserve">from </w:t>
      </w:r>
      <w:r w:rsidR="001758BA">
        <w:rPr>
          <w:rFonts w:ascii="Arial" w:hAnsi="Arial" w:cs="Arial"/>
          <w:sz w:val="22"/>
          <w:szCs w:val="22"/>
        </w:rPr>
        <w:t xml:space="preserve">Sequence Read Archive </w:t>
      </w:r>
      <w:r w:rsidR="0035280A">
        <w:rPr>
          <w:rFonts w:ascii="Arial" w:hAnsi="Arial" w:cs="Arial"/>
          <w:sz w:val="22"/>
          <w:szCs w:val="22"/>
        </w:rPr>
        <w:t xml:space="preserve">(SRA) datasets </w:t>
      </w:r>
      <w:r w:rsidR="00AE49C3">
        <w:rPr>
          <w:rFonts w:ascii="Arial" w:hAnsi="Arial" w:cs="Arial"/>
          <w:sz w:val="22"/>
          <w:szCs w:val="22"/>
        </w:rPr>
        <w:t xml:space="preserve">from Australian </w:t>
      </w:r>
      <w:r w:rsidR="00AE49C3" w:rsidRPr="00AE49C3">
        <w:rPr>
          <w:rFonts w:ascii="Arial" w:hAnsi="Arial" w:cs="Arial"/>
          <w:i/>
          <w:iCs/>
          <w:sz w:val="22"/>
          <w:szCs w:val="22"/>
          <w:rPrChange w:id="700" w:author="Stenglein,Mark" w:date="2025-03-10T10:30:00Z" w16du:dateUtc="2025-03-10T16:30:00Z">
            <w:rPr>
              <w:rFonts w:ascii="Arial" w:hAnsi="Arial" w:cs="Arial"/>
              <w:sz w:val="22"/>
              <w:szCs w:val="22"/>
            </w:rPr>
          </w:rPrChange>
        </w:rPr>
        <w:t>D. simulans</w:t>
      </w:r>
      <w:r w:rsidR="00AE49C3">
        <w:rPr>
          <w:rFonts w:ascii="Arial" w:hAnsi="Arial" w:cs="Arial"/>
          <w:sz w:val="22"/>
          <w:szCs w:val="22"/>
        </w:rPr>
        <w:t xml:space="preserve"> </w:t>
      </w:r>
      <w:r w:rsidR="0035280A">
        <w:rPr>
          <w:rFonts w:ascii="Arial" w:hAnsi="Arial" w:cs="Arial"/>
          <w:sz w:val="22"/>
          <w:szCs w:val="22"/>
        </w:rPr>
        <w:t xml:space="preserve">for which galbut virus RNA 1 and Chaq virus sequences were </w:t>
      </w:r>
      <w:r w:rsidR="00D3689C">
        <w:rPr>
          <w:rFonts w:ascii="Arial" w:hAnsi="Arial" w:cs="Arial"/>
          <w:sz w:val="22"/>
          <w:szCs w:val="22"/>
        </w:rPr>
        <w:t>already</w:t>
      </w:r>
      <w:r w:rsidR="005C2B46">
        <w:rPr>
          <w:rFonts w:ascii="Arial" w:hAnsi="Arial" w:cs="Arial"/>
          <w:sz w:val="22"/>
          <w:szCs w:val="22"/>
        </w:rPr>
        <w:t xml:space="preserve"> </w:t>
      </w:r>
      <w:r w:rsidR="0035280A">
        <w:rPr>
          <w:rFonts w:ascii="Arial" w:hAnsi="Arial" w:cs="Arial"/>
          <w:sz w:val="22"/>
          <w:szCs w:val="22"/>
        </w:rPr>
        <w:t>available</w:t>
      </w:r>
      <w:sdt>
        <w:sdtPr>
          <w:rPr>
            <w:rFonts w:ascii="Arial" w:hAnsi="Arial" w:cs="Arial"/>
            <w:color w:val="000000"/>
            <w:sz w:val="22"/>
            <w:szCs w:val="22"/>
            <w:vertAlign w:val="superscript"/>
          </w:rPr>
          <w:tag w:val="MENDELEY_CITATION_v3_eyJjaXRhdGlvbklEIjoiTUVOREVMRVlfQ0lUQVRJT05fZGQwMDk5MTctNDVlNy00ZWU2LWE5YjItYjI5YTA3YTZjY2VhIiwicHJvcGVydGllcyI6eyJub3RlSW5kZXgiOjB9LCJpc0VkaXRlZCI6ZmFsc2UsIm1hbnVhbE92ZXJyaWRlIjp7ImlzTWFudWFsbHlPdmVycmlkZGVuIjpmYWxzZSwiY2l0ZXByb2NUZXh0IjoiPHN1cD44PC9zdXA+IiwibWFudWFsT3ZlcnJpZGVUZXh0IjoiIn0sImNpdGF0aW9uSXRlbXMiOlt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IsImNvbnRhaW5lci10aXRsZS1zaG9ydCI6IkogR2VuIFZpcm9sIn0sImlzVGVtcG9yYXJ5IjpmYWxzZX1dfQ=="/>
          <w:id w:val="-1419859980"/>
          <w:placeholder>
            <w:docPart w:val="DefaultPlaceholder_-1854013440"/>
          </w:placeholder>
        </w:sdtPr>
        <w:sdtContent>
          <w:r w:rsidR="003C0B86" w:rsidRPr="003C0B86">
            <w:rPr>
              <w:rFonts w:ascii="Arial" w:hAnsi="Arial" w:cs="Arial"/>
              <w:color w:val="000000"/>
              <w:sz w:val="22"/>
              <w:szCs w:val="22"/>
              <w:vertAlign w:val="superscript"/>
            </w:rPr>
            <w:t>8</w:t>
          </w:r>
        </w:sdtContent>
      </w:sdt>
      <w:r w:rsidR="0035280A">
        <w:rPr>
          <w:rFonts w:ascii="Arial" w:hAnsi="Arial" w:cs="Arial"/>
          <w:sz w:val="22"/>
          <w:szCs w:val="22"/>
        </w:rPr>
        <w:t xml:space="preserve">. </w:t>
      </w:r>
      <w:ins w:id="701" w:author="Stenglein,Mark" w:date="2025-03-27T15:23:00Z" w16du:dateUtc="2025-03-27T21:23:00Z">
        <w:r w:rsidR="00806DC7">
          <w:rPr>
            <w:rFonts w:ascii="Arial" w:hAnsi="Arial" w:cs="Arial"/>
            <w:sz w:val="22"/>
            <w:szCs w:val="22"/>
          </w:rPr>
          <w:t>These new Australian sequences have been deposited to the NCBI nucleotide database under accessions PV185866-PV185894.</w:t>
        </w:r>
      </w:ins>
    </w:p>
    <w:p w14:paraId="56003AC2" w14:textId="77777777" w:rsidR="006558CD" w:rsidDel="00CD0AF9" w:rsidRDefault="006558CD" w:rsidP="00081385">
      <w:pPr>
        <w:spacing w:line="360" w:lineRule="auto"/>
        <w:rPr>
          <w:del w:id="702" w:author="Keene-Snickers,Lexi" w:date="2025-03-17T13:50:00Z" w16du:dateUtc="2025-03-17T19:50:00Z"/>
          <w:rFonts w:ascii="Arial" w:hAnsi="Arial" w:cs="Arial"/>
          <w:sz w:val="22"/>
          <w:szCs w:val="22"/>
        </w:rPr>
      </w:pPr>
    </w:p>
    <w:p w14:paraId="6A77D7D8" w14:textId="7E845265" w:rsidR="00D02166" w:rsidRDefault="00FF5DED">
      <w:pPr>
        <w:spacing w:line="360" w:lineRule="auto"/>
        <w:rPr>
          <w:rFonts w:ascii="Arial" w:hAnsi="Arial" w:cs="Arial"/>
          <w:sz w:val="22"/>
          <w:szCs w:val="22"/>
        </w:rPr>
        <w:pPrChange w:id="703" w:author="Keene-Snickers,Lexi" w:date="2025-03-17T13:50:00Z" w16du:dateUtc="2025-03-17T19:50:00Z">
          <w:pPr>
            <w:spacing w:line="360" w:lineRule="auto"/>
            <w:ind w:firstLine="720"/>
          </w:pPr>
        </w:pPrChange>
      </w:pPr>
      <w:del w:id="704" w:author="Keene-Snickers,Lexi" w:date="2025-03-17T13:50:00Z" w16du:dateUtc="2025-03-17T19:50:00Z">
        <w:r w:rsidDel="00CD0AF9">
          <w:rPr>
            <w:rFonts w:ascii="Arial" w:hAnsi="Arial" w:cs="Arial"/>
            <w:sz w:val="22"/>
            <w:szCs w:val="22"/>
          </w:rPr>
          <w:delText xml:space="preserve">Overall, galbut virus diversity within clades is </w:delText>
        </w:r>
      </w:del>
      <w:ins w:id="705" w:author="Stenglein,Mark" w:date="2025-03-10T10:31:00Z" w16du:dateUtc="2025-03-10T16:31:00Z">
        <w:del w:id="706" w:author="Keene-Snickers,Lexi" w:date="2025-03-17T13:50:00Z" w16du:dateUtc="2025-03-17T19:50:00Z">
          <w:r w:rsidR="00537428" w:rsidDel="00CD0AF9">
            <w:rPr>
              <w:rFonts w:ascii="Arial" w:hAnsi="Arial" w:cs="Arial"/>
              <w:sz w:val="22"/>
              <w:szCs w:val="22"/>
            </w:rPr>
            <w:delText xml:space="preserve">was </w:delText>
          </w:r>
        </w:del>
      </w:ins>
      <w:del w:id="707" w:author="Keene-Snickers,Lexi" w:date="2025-03-17T13:50:00Z" w16du:dateUtc="2025-03-17T19:50:00Z">
        <w:r w:rsidDel="00CD0AF9">
          <w:rPr>
            <w:rFonts w:ascii="Arial" w:hAnsi="Arial" w:cs="Arial"/>
            <w:sz w:val="22"/>
            <w:szCs w:val="22"/>
          </w:rPr>
          <w:delText>low with many sequences &lt;</w:delText>
        </w:r>
      </w:del>
      <w:ins w:id="708" w:author="Stenglein,Mark" w:date="2025-03-10T10:31:00Z" w16du:dateUtc="2025-03-10T16:31:00Z">
        <w:del w:id="709" w:author="Keene-Snickers,Lexi" w:date="2025-03-17T13:50:00Z" w16du:dateUtc="2025-03-17T19:50:00Z">
          <w:r w:rsidR="00C26DB3" w:rsidDel="00CD0AF9">
            <w:rPr>
              <w:rFonts w:ascii="Arial" w:hAnsi="Arial" w:cs="Arial"/>
              <w:sz w:val="22"/>
              <w:szCs w:val="22"/>
            </w:rPr>
            <w:delText xml:space="preserve">sharing over </w:delText>
          </w:r>
        </w:del>
      </w:ins>
      <w:del w:id="710" w:author="Keene-Snickers,Lexi" w:date="2025-03-17T13:50:00Z" w16du:dateUtc="2025-03-17T19:50:00Z">
        <w:r w:rsidDel="00CD0AF9">
          <w:rPr>
            <w:rFonts w:ascii="Arial" w:hAnsi="Arial" w:cs="Arial"/>
            <w:sz w:val="22"/>
            <w:szCs w:val="22"/>
          </w:rPr>
          <w:delText xml:space="preserve">99% similar </w:delText>
        </w:r>
      </w:del>
      <w:ins w:id="711" w:author="Stenglein,Mark" w:date="2025-03-10T10:31:00Z" w16du:dateUtc="2025-03-10T16:31:00Z">
        <w:del w:id="712" w:author="Keene-Snickers,Lexi" w:date="2025-03-17T13:50:00Z" w16du:dateUtc="2025-03-17T19:50:00Z">
          <w:r w:rsidR="00C26DB3" w:rsidDel="00CD0AF9">
            <w:rPr>
              <w:rFonts w:ascii="Arial" w:hAnsi="Arial" w:cs="Arial"/>
              <w:sz w:val="22"/>
              <w:szCs w:val="22"/>
            </w:rPr>
            <w:delText>pairwise nucleotide identity (</w:delText>
          </w:r>
        </w:del>
      </w:ins>
      <w:ins w:id="713" w:author="Stenglein,Mark" w:date="2025-03-10T10:32:00Z" w16du:dateUtc="2025-03-10T16:32:00Z">
        <w:del w:id="714" w:author="Keene-Snickers,Lexi" w:date="2025-03-17T13:50:00Z" w16du:dateUtc="2025-03-17T19:50:00Z">
          <w:r w:rsidR="00C26DB3" w:rsidRPr="006558CD" w:rsidDel="00CD0AF9">
            <w:rPr>
              <w:rFonts w:ascii="Arial" w:hAnsi="Arial" w:cs="Arial"/>
              <w:b/>
              <w:bCs/>
              <w:sz w:val="22"/>
              <w:szCs w:val="22"/>
            </w:rPr>
            <w:delText>Fig</w:delText>
          </w:r>
          <w:r w:rsidR="00C26DB3" w:rsidDel="00CD0AF9">
            <w:rPr>
              <w:rFonts w:ascii="Arial" w:hAnsi="Arial" w:cs="Arial"/>
              <w:b/>
              <w:bCs/>
              <w:sz w:val="22"/>
              <w:szCs w:val="22"/>
            </w:rPr>
            <w:delText>s</w:delText>
          </w:r>
          <w:r w:rsidR="00C26DB3" w:rsidRPr="006558CD" w:rsidDel="00CD0AF9">
            <w:rPr>
              <w:rFonts w:ascii="Arial" w:hAnsi="Arial" w:cs="Arial"/>
              <w:b/>
              <w:bCs/>
              <w:sz w:val="22"/>
              <w:szCs w:val="22"/>
            </w:rPr>
            <w:delText>. 4, 5, 6 &amp; 7</w:delText>
          </w:r>
        </w:del>
      </w:ins>
      <w:ins w:id="715" w:author="Stenglein,Mark" w:date="2025-03-10T10:31:00Z" w16du:dateUtc="2025-03-10T16:31:00Z">
        <w:del w:id="716" w:author="Keene-Snickers,Lexi" w:date="2025-03-17T13:50:00Z" w16du:dateUtc="2025-03-17T19:50:00Z">
          <w:r w:rsidR="00C26DB3" w:rsidDel="00CD0AF9">
            <w:rPr>
              <w:rFonts w:ascii="Arial" w:hAnsi="Arial" w:cs="Arial"/>
              <w:sz w:val="22"/>
              <w:szCs w:val="22"/>
            </w:rPr>
            <w:delText>).  H</w:delText>
          </w:r>
        </w:del>
      </w:ins>
      <w:del w:id="717" w:author="Keene-Snickers,Lexi" w:date="2025-03-17T13:50:00Z" w16du:dateUtc="2025-03-17T19:50:00Z">
        <w:r w:rsidDel="00CD0AF9">
          <w:rPr>
            <w:rFonts w:ascii="Arial" w:hAnsi="Arial" w:cs="Arial"/>
            <w:sz w:val="22"/>
            <w:szCs w:val="22"/>
          </w:rPr>
          <w:delText xml:space="preserve">however galbut virus diversity between clades is </w:delText>
        </w:r>
      </w:del>
      <w:ins w:id="718" w:author="Stenglein,Mark" w:date="2025-03-10T10:31:00Z" w16du:dateUtc="2025-03-10T16:31:00Z">
        <w:del w:id="719" w:author="Keene-Snickers,Lexi" w:date="2025-03-17T13:50:00Z" w16du:dateUtc="2025-03-17T19:50:00Z">
          <w:r w:rsidR="00C26DB3" w:rsidDel="00CD0AF9">
            <w:rPr>
              <w:rFonts w:ascii="Arial" w:hAnsi="Arial" w:cs="Arial"/>
              <w:sz w:val="22"/>
              <w:szCs w:val="22"/>
            </w:rPr>
            <w:delText xml:space="preserve">was </w:delText>
          </w:r>
        </w:del>
      </w:ins>
      <w:del w:id="720" w:author="Keene-Snickers,Lexi" w:date="2025-03-17T13:50:00Z" w16du:dateUtc="2025-03-17T19:50:00Z">
        <w:r w:rsidDel="00CD0AF9">
          <w:rPr>
            <w:rFonts w:ascii="Arial" w:hAnsi="Arial" w:cs="Arial"/>
            <w:sz w:val="22"/>
            <w:szCs w:val="22"/>
          </w:rPr>
          <w:delText>high</w:delText>
        </w:r>
      </w:del>
      <w:ins w:id="721" w:author="Stenglein,Mark" w:date="2025-03-10T10:32:00Z" w16du:dateUtc="2025-03-10T16:32:00Z">
        <w:del w:id="722" w:author="Keene-Snickers,Lexi" w:date="2025-03-17T13:50:00Z" w16du:dateUtc="2025-03-17T19:50:00Z">
          <w:r w:rsidR="002C7AF2" w:rsidDel="00CD0AF9">
            <w:rPr>
              <w:rFonts w:ascii="Arial" w:hAnsi="Arial" w:cs="Arial"/>
              <w:sz w:val="22"/>
              <w:szCs w:val="22"/>
            </w:rPr>
            <w:delText>er</w:delText>
          </w:r>
        </w:del>
      </w:ins>
      <w:ins w:id="723" w:author="Stenglein,Mark" w:date="2025-03-10T10:33:00Z" w16du:dateUtc="2025-03-10T16:33:00Z">
        <w:del w:id="724" w:author="Keene-Snickers,Lexi" w:date="2025-03-17T13:50:00Z" w16du:dateUtc="2025-03-17T19:50:00Z">
          <w:r w:rsidR="00E94176" w:rsidDel="00CD0AF9">
            <w:rPr>
              <w:rFonts w:ascii="Arial" w:hAnsi="Arial" w:cs="Arial"/>
              <w:sz w:val="22"/>
              <w:szCs w:val="22"/>
            </w:rPr>
            <w:delText>,</w:delText>
          </w:r>
        </w:del>
      </w:ins>
      <w:del w:id="725" w:author="Keene-Snickers,Lexi" w:date="2025-03-17T13:50:00Z" w16du:dateUtc="2025-03-17T19:50:00Z">
        <w:r w:rsidDel="00CD0AF9">
          <w:rPr>
            <w:rFonts w:ascii="Arial" w:hAnsi="Arial" w:cs="Arial"/>
            <w:sz w:val="22"/>
            <w:szCs w:val="22"/>
          </w:rPr>
          <w:delText xml:space="preserve"> with sequences</w:delText>
        </w:r>
      </w:del>
      <w:ins w:id="726" w:author="Stenglein,Mark" w:date="2025-03-12T10:52:00Z" w16du:dateUtc="2025-03-12T16:52:00Z">
        <w:del w:id="727" w:author="Keene-Snickers,Lexi" w:date="2025-03-17T13:50:00Z" w16du:dateUtc="2025-03-17T19:50:00Z">
          <w:r w:rsidR="0069679F" w:rsidDel="00CD0AF9">
            <w:rPr>
              <w:rFonts w:ascii="Arial" w:hAnsi="Arial" w:cs="Arial"/>
              <w:sz w:val="22"/>
              <w:szCs w:val="22"/>
            </w:rPr>
            <w:delText xml:space="preserve"> from different clades</w:delText>
          </w:r>
        </w:del>
      </w:ins>
      <w:del w:id="728" w:author="Keene-Snickers,Lexi" w:date="2025-03-17T13:50:00Z" w16du:dateUtc="2025-03-17T19:50:00Z">
        <w:r w:rsidDel="00CD0AF9">
          <w:rPr>
            <w:rFonts w:ascii="Arial" w:hAnsi="Arial" w:cs="Arial"/>
            <w:sz w:val="22"/>
            <w:szCs w:val="22"/>
          </w:rPr>
          <w:delText xml:space="preserve"> as </w:delText>
        </w:r>
      </w:del>
      <w:ins w:id="729" w:author="Stenglein,Mark" w:date="2025-03-10T10:32:00Z" w16du:dateUtc="2025-03-10T16:32:00Z">
        <w:del w:id="730" w:author="Keene-Snickers,Lexi" w:date="2025-03-17T13:50:00Z" w16du:dateUtc="2025-03-17T19:50:00Z">
          <w:r w:rsidR="002C7AF2" w:rsidDel="00CD0AF9">
            <w:rPr>
              <w:rFonts w:ascii="Arial" w:hAnsi="Arial" w:cs="Arial"/>
              <w:sz w:val="22"/>
              <w:szCs w:val="22"/>
            </w:rPr>
            <w:delText xml:space="preserve">sharing </w:delText>
          </w:r>
        </w:del>
      </w:ins>
      <w:ins w:id="731" w:author="Stenglein,Mark" w:date="2025-03-10T10:33:00Z" w16du:dateUtc="2025-03-10T16:33:00Z">
        <w:del w:id="732" w:author="Keene-Snickers,Lexi" w:date="2025-03-17T13:50:00Z" w16du:dateUtc="2025-03-17T19:50:00Z">
          <w:r w:rsidR="00E94176" w:rsidDel="00CD0AF9">
            <w:rPr>
              <w:rFonts w:ascii="Arial" w:hAnsi="Arial" w:cs="Arial"/>
              <w:sz w:val="22"/>
              <w:szCs w:val="22"/>
            </w:rPr>
            <w:delText>~</w:delText>
          </w:r>
        </w:del>
      </w:ins>
      <w:del w:id="733" w:author="Keene-Snickers,Lexi" w:date="2025-03-17T13:50:00Z" w16du:dateUtc="2025-03-17T19:50:00Z">
        <w:r w:rsidDel="00CD0AF9">
          <w:rPr>
            <w:rFonts w:ascii="Arial" w:hAnsi="Arial" w:cs="Arial"/>
            <w:sz w:val="22"/>
            <w:szCs w:val="22"/>
          </w:rPr>
          <w:delText>low as 76% similar</w:delText>
        </w:r>
      </w:del>
      <w:ins w:id="734" w:author="Stenglein,Mark" w:date="2025-03-10T10:33:00Z" w16du:dateUtc="2025-03-10T16:33:00Z">
        <w:del w:id="735" w:author="Keene-Snickers,Lexi" w:date="2025-03-17T13:50:00Z" w16du:dateUtc="2025-03-17T19:50:00Z">
          <w:r w:rsidR="00E94176" w:rsidDel="00CD0AF9">
            <w:rPr>
              <w:rFonts w:ascii="Arial" w:hAnsi="Arial" w:cs="Arial"/>
              <w:sz w:val="22"/>
              <w:szCs w:val="22"/>
            </w:rPr>
            <w:delText>pairwise identity</w:delText>
          </w:r>
        </w:del>
      </w:ins>
      <w:del w:id="736" w:author="Keene-Snickers,Lexi" w:date="2025-03-17T13:50:00Z" w16du:dateUtc="2025-03-17T19:50:00Z">
        <w:r w:rsidDel="00CD0AF9">
          <w:rPr>
            <w:rFonts w:ascii="Arial" w:hAnsi="Arial" w:cs="Arial"/>
            <w:sz w:val="22"/>
            <w:szCs w:val="22"/>
          </w:rPr>
          <w:delText xml:space="preserve">. </w:delText>
        </w:r>
        <w:r w:rsidR="006558CD" w:rsidDel="00CD0AF9">
          <w:rPr>
            <w:rFonts w:ascii="Arial" w:hAnsi="Arial" w:cs="Arial"/>
            <w:sz w:val="22"/>
            <w:szCs w:val="22"/>
          </w:rPr>
          <w:delText>(</w:delText>
        </w:r>
        <w:r w:rsidR="006558CD" w:rsidRPr="006558CD" w:rsidDel="00CD0AF9">
          <w:rPr>
            <w:rFonts w:ascii="Arial" w:hAnsi="Arial" w:cs="Arial"/>
            <w:b/>
            <w:bCs/>
            <w:sz w:val="22"/>
            <w:szCs w:val="22"/>
          </w:rPr>
          <w:delText>Fig</w:delText>
        </w:r>
      </w:del>
      <w:ins w:id="737" w:author="Stenglein,Mark" w:date="2025-03-10T10:32:00Z" w16du:dateUtc="2025-03-10T16:32:00Z">
        <w:del w:id="738" w:author="Keene-Snickers,Lexi" w:date="2025-03-17T13:50:00Z" w16du:dateUtc="2025-03-17T19:50:00Z">
          <w:r w:rsidR="00C26DB3" w:rsidDel="00CD0AF9">
            <w:rPr>
              <w:rFonts w:ascii="Arial" w:hAnsi="Arial" w:cs="Arial"/>
              <w:b/>
              <w:bCs/>
              <w:sz w:val="22"/>
              <w:szCs w:val="22"/>
            </w:rPr>
            <w:delText>s</w:delText>
          </w:r>
        </w:del>
      </w:ins>
      <w:del w:id="739" w:author="Keene-Snickers,Lexi" w:date="2025-03-17T13:50:00Z" w16du:dateUtc="2025-03-17T19:50:00Z">
        <w:r w:rsidR="006558CD" w:rsidRPr="006558CD" w:rsidDel="00CD0AF9">
          <w:rPr>
            <w:rFonts w:ascii="Arial" w:hAnsi="Arial" w:cs="Arial"/>
            <w:b/>
            <w:bCs/>
            <w:sz w:val="22"/>
            <w:szCs w:val="22"/>
          </w:rPr>
          <w:delText>. 4, 5, 6 &amp; 7</w:delText>
        </w:r>
        <w:r w:rsidR="006558CD" w:rsidDel="00CD0AF9">
          <w:rPr>
            <w:rFonts w:ascii="Arial" w:hAnsi="Arial" w:cs="Arial"/>
            <w:sz w:val="22"/>
            <w:szCs w:val="22"/>
          </w:rPr>
          <w:delText xml:space="preserve">). </w:delText>
        </w:r>
        <w:r w:rsidR="0094697A" w:rsidDel="00CD0AF9">
          <w:rPr>
            <w:rFonts w:ascii="Arial" w:hAnsi="Arial" w:cs="Arial"/>
            <w:sz w:val="22"/>
            <w:szCs w:val="22"/>
          </w:rPr>
          <w:delText xml:space="preserve">Full maximum likelihood trees without clades collapsed can be found in </w:delText>
        </w:r>
        <w:r w:rsidR="0094697A" w:rsidRPr="00E97611" w:rsidDel="00CD0AF9">
          <w:rPr>
            <w:rFonts w:ascii="Arial" w:hAnsi="Arial" w:cs="Arial"/>
            <w:b/>
            <w:bCs/>
            <w:sz w:val="22"/>
            <w:szCs w:val="22"/>
          </w:rPr>
          <w:delText>Supplemental Figures 2, 3, 4, and 5</w:delText>
        </w:r>
        <w:r w:rsidR="0094697A" w:rsidDel="00CD0AF9">
          <w:rPr>
            <w:rFonts w:ascii="Arial" w:hAnsi="Arial" w:cs="Arial"/>
            <w:sz w:val="22"/>
            <w:szCs w:val="22"/>
          </w:rPr>
          <w:delText xml:space="preserve">. </w:delText>
        </w:r>
      </w:del>
    </w:p>
    <w:p w14:paraId="44CF713D" w14:textId="3F380CDB" w:rsidR="005025F9" w:rsidRDefault="00680287" w:rsidP="00081385">
      <w:pPr>
        <w:spacing w:line="360" w:lineRule="auto"/>
        <w:ind w:firstLine="720"/>
        <w:rPr>
          <w:rFonts w:ascii="Arial" w:hAnsi="Arial" w:cs="Arial"/>
          <w:color w:val="000000"/>
          <w:sz w:val="22"/>
          <w:szCs w:val="22"/>
        </w:rPr>
      </w:pPr>
      <w:r>
        <w:rPr>
          <w:rFonts w:ascii="Arial" w:hAnsi="Arial" w:cs="Arial"/>
          <w:color w:val="000000"/>
          <w:sz w:val="22"/>
          <w:szCs w:val="22"/>
        </w:rPr>
        <w:t xml:space="preserve">Galbut virus sequences </w:t>
      </w:r>
      <w:del w:id="740" w:author="Stenglein,Mark" w:date="2025-03-26T10:04:00Z" w16du:dateUtc="2025-03-26T16:04:00Z">
        <w:r w:rsidDel="00C206CE">
          <w:rPr>
            <w:rFonts w:ascii="Arial" w:hAnsi="Arial" w:cs="Arial"/>
            <w:color w:val="000000"/>
            <w:sz w:val="22"/>
            <w:szCs w:val="22"/>
          </w:rPr>
          <w:delText xml:space="preserve">split </w:delText>
        </w:r>
      </w:del>
      <w:ins w:id="741" w:author="Stenglein,Mark" w:date="2025-03-26T10:04:00Z" w16du:dateUtc="2025-03-26T16:04:00Z">
        <w:r w:rsidR="00C206CE">
          <w:rPr>
            <w:rFonts w:ascii="Arial" w:hAnsi="Arial" w:cs="Arial"/>
            <w:color w:val="000000"/>
            <w:sz w:val="22"/>
            <w:szCs w:val="22"/>
          </w:rPr>
          <w:t>cluster</w:t>
        </w:r>
      </w:ins>
      <w:ins w:id="742" w:author="Stenglein,Mark" w:date="2025-03-27T15:23:00Z" w16du:dateUtc="2025-03-27T21:23:00Z">
        <w:r w:rsidR="00556CFD">
          <w:rPr>
            <w:rFonts w:ascii="Arial" w:hAnsi="Arial" w:cs="Arial"/>
            <w:color w:val="000000"/>
            <w:sz w:val="22"/>
            <w:szCs w:val="22"/>
          </w:rPr>
          <w:t>ed</w:t>
        </w:r>
      </w:ins>
      <w:ins w:id="743" w:author="Stenglein,Mark" w:date="2025-03-26T10:04:00Z" w16du:dateUtc="2025-03-26T16:04:00Z">
        <w:r w:rsidR="00C206CE">
          <w:rPr>
            <w:rFonts w:ascii="Arial" w:hAnsi="Arial" w:cs="Arial"/>
            <w:color w:val="000000"/>
            <w:sz w:val="22"/>
            <w:szCs w:val="22"/>
          </w:rPr>
          <w:t xml:space="preserve"> </w:t>
        </w:r>
      </w:ins>
      <w:r>
        <w:rPr>
          <w:rFonts w:ascii="Arial" w:hAnsi="Arial" w:cs="Arial"/>
          <w:color w:val="000000"/>
          <w:sz w:val="22"/>
          <w:szCs w:val="22"/>
        </w:rPr>
        <w:t xml:space="preserve">into several major </w:t>
      </w:r>
      <w:del w:id="744" w:author="Stenglein,Mark" w:date="2025-03-27T15:30:00Z" w16du:dateUtc="2025-03-27T21:30:00Z">
        <w:r w:rsidDel="00A113E1">
          <w:rPr>
            <w:rFonts w:ascii="Arial" w:hAnsi="Arial" w:cs="Arial"/>
            <w:color w:val="000000"/>
            <w:sz w:val="22"/>
            <w:szCs w:val="22"/>
          </w:rPr>
          <w:delText>clades</w:delText>
        </w:r>
      </w:del>
      <w:ins w:id="745" w:author="Stenglein,Mark" w:date="2025-03-27T15:30:00Z" w16du:dateUtc="2025-03-27T21:30:00Z">
        <w:r w:rsidR="00A113E1">
          <w:rPr>
            <w:rFonts w:ascii="Arial" w:hAnsi="Arial" w:cs="Arial"/>
            <w:color w:val="000000"/>
            <w:sz w:val="22"/>
            <w:szCs w:val="22"/>
          </w:rPr>
          <w:t>genotypes</w:t>
        </w:r>
      </w:ins>
      <w:r>
        <w:rPr>
          <w:rFonts w:ascii="Arial" w:hAnsi="Arial" w:cs="Arial"/>
          <w:color w:val="000000"/>
          <w:sz w:val="22"/>
          <w:szCs w:val="22"/>
        </w:rPr>
        <w:t xml:space="preserve">.  </w:t>
      </w:r>
      <w:r w:rsidR="0094697A">
        <w:rPr>
          <w:rFonts w:ascii="Arial" w:hAnsi="Arial" w:cs="Arial"/>
          <w:color w:val="000000"/>
          <w:sz w:val="22"/>
          <w:szCs w:val="22"/>
        </w:rPr>
        <w:t xml:space="preserve">We defined </w:t>
      </w:r>
      <w:r w:rsidR="009F0D35">
        <w:rPr>
          <w:rFonts w:ascii="Arial" w:hAnsi="Arial" w:cs="Arial"/>
          <w:color w:val="000000"/>
          <w:sz w:val="22"/>
          <w:szCs w:val="22"/>
        </w:rPr>
        <w:t xml:space="preserve">galbut virus </w:t>
      </w:r>
      <w:r w:rsidR="0094697A">
        <w:rPr>
          <w:rFonts w:ascii="Arial" w:hAnsi="Arial" w:cs="Arial"/>
          <w:color w:val="000000"/>
          <w:sz w:val="22"/>
          <w:szCs w:val="22"/>
        </w:rPr>
        <w:t>genotypes as groups of sequences that share</w:t>
      </w:r>
      <w:ins w:id="746" w:author="Stenglein,Mark" w:date="2025-03-10T11:09:00Z" w16du:dateUtc="2025-03-10T17:09:00Z">
        <w:r w:rsidR="00D02166">
          <w:rPr>
            <w:rFonts w:ascii="Arial" w:hAnsi="Arial" w:cs="Arial"/>
            <w:color w:val="000000"/>
            <w:sz w:val="22"/>
            <w:szCs w:val="22"/>
          </w:rPr>
          <w:t>d</w:t>
        </w:r>
      </w:ins>
      <w:r w:rsidR="0094697A">
        <w:rPr>
          <w:rFonts w:ascii="Arial" w:hAnsi="Arial" w:cs="Arial"/>
          <w:color w:val="000000"/>
          <w:sz w:val="22"/>
          <w:szCs w:val="22"/>
        </w:rPr>
        <w:t xml:space="preserve"> </w:t>
      </w:r>
      <w:r w:rsidR="00D02166">
        <w:rPr>
          <w:rFonts w:ascii="Arial" w:hAnsi="Arial" w:cs="Arial"/>
          <w:color w:val="000000"/>
          <w:sz w:val="22"/>
          <w:szCs w:val="22"/>
        </w:rPr>
        <w:t>&gt;</w:t>
      </w:r>
      <w:r w:rsidR="009F0D35">
        <w:rPr>
          <w:rFonts w:ascii="Arial" w:hAnsi="Arial" w:cs="Arial"/>
          <w:color w:val="000000"/>
          <w:sz w:val="22"/>
          <w:szCs w:val="22"/>
        </w:rPr>
        <w:t xml:space="preserve"> ~</w:t>
      </w:r>
      <w:r w:rsidR="0094697A">
        <w:rPr>
          <w:rFonts w:ascii="Arial" w:hAnsi="Arial" w:cs="Arial"/>
          <w:color w:val="000000"/>
          <w:sz w:val="22"/>
          <w:szCs w:val="22"/>
        </w:rPr>
        <w:t xml:space="preserve">95% pairwise nucleotide identity and </w:t>
      </w:r>
      <w:r w:rsidR="00D02166">
        <w:rPr>
          <w:rFonts w:ascii="Arial" w:hAnsi="Arial" w:cs="Arial"/>
          <w:color w:val="000000"/>
          <w:sz w:val="22"/>
          <w:szCs w:val="22"/>
        </w:rPr>
        <w:t>that formed monophyletic clades</w:t>
      </w:r>
      <w:del w:id="747" w:author="Stenglein,Mark" w:date="2025-03-12T11:03:00Z" w16du:dateUtc="2025-03-12T17:03:00Z">
        <w:r w:rsidR="0094697A" w:rsidDel="00847D9F">
          <w:rPr>
            <w:rFonts w:ascii="Arial" w:hAnsi="Arial" w:cs="Arial"/>
            <w:color w:val="000000"/>
            <w:sz w:val="22"/>
            <w:szCs w:val="22"/>
          </w:rPr>
          <w:delText xml:space="preserve"> </w:delText>
        </w:r>
      </w:del>
      <w:del w:id="748" w:author="Stenglein,Mark" w:date="2025-03-10T11:09:00Z" w16du:dateUtc="2025-03-10T17:09:00Z">
        <w:r w:rsidR="0094697A" w:rsidDel="00D02166">
          <w:rPr>
            <w:rFonts w:ascii="Arial" w:hAnsi="Arial" w:cs="Arial"/>
            <w:color w:val="000000"/>
            <w:sz w:val="22"/>
            <w:szCs w:val="22"/>
          </w:rPr>
          <w:delText xml:space="preserve">phylogenetic </w:delText>
        </w:r>
      </w:del>
      <w:del w:id="749" w:author="Stenglein,Mark" w:date="2025-03-12T11:03:00Z" w16du:dateUtc="2025-03-12T17:03:00Z">
        <w:r w:rsidR="0094697A" w:rsidDel="00847D9F">
          <w:rPr>
            <w:rFonts w:ascii="Arial" w:hAnsi="Arial" w:cs="Arial"/>
            <w:color w:val="000000"/>
            <w:sz w:val="22"/>
            <w:szCs w:val="22"/>
          </w:rPr>
          <w:delText>trees</w:delText>
        </w:r>
      </w:del>
      <w:r w:rsidR="0094697A">
        <w:rPr>
          <w:rFonts w:ascii="Arial" w:hAnsi="Arial" w:cs="Arial"/>
          <w:color w:val="000000"/>
          <w:sz w:val="22"/>
          <w:szCs w:val="22"/>
        </w:rPr>
        <w:t xml:space="preserve">. </w:t>
      </w:r>
      <w:del w:id="750" w:author="Stenglein,Mark" w:date="2025-03-27T15:24:00Z" w16du:dateUtc="2025-03-27T21:24:00Z">
        <w:r w:rsidR="006558CD" w:rsidDel="00DB5E87">
          <w:rPr>
            <w:rFonts w:ascii="Arial" w:hAnsi="Arial" w:cs="Arial"/>
            <w:sz w:val="22"/>
            <w:szCs w:val="22"/>
          </w:rPr>
          <w:delText xml:space="preserve">Following </w:delText>
        </w:r>
      </w:del>
      <w:del w:id="751" w:author="Stenglein,Mark" w:date="2025-03-27T15:23:00Z" w16du:dateUtc="2025-03-27T21:23:00Z">
        <w:r w:rsidR="006558CD" w:rsidDel="00556CFD">
          <w:rPr>
            <w:rFonts w:ascii="Arial" w:hAnsi="Arial" w:cs="Arial"/>
            <w:sz w:val="22"/>
            <w:szCs w:val="22"/>
          </w:rPr>
          <w:delText xml:space="preserve">previous </w:delText>
        </w:r>
      </w:del>
      <w:del w:id="752" w:author="Stenglein,Mark" w:date="2025-03-27T15:24:00Z" w16du:dateUtc="2025-03-27T21:24:00Z">
        <w:r w:rsidR="000E3157" w:rsidDel="00DB5E87">
          <w:rPr>
            <w:rFonts w:ascii="Arial" w:hAnsi="Arial" w:cs="Arial"/>
            <w:sz w:val="22"/>
            <w:szCs w:val="22"/>
          </w:rPr>
          <w:delText>conventions</w:delText>
        </w:r>
        <w:r w:rsidR="006558CD" w:rsidDel="00DB5E87">
          <w:rPr>
            <w:rFonts w:ascii="Arial" w:hAnsi="Arial" w:cs="Arial"/>
            <w:sz w:val="22"/>
            <w:szCs w:val="22"/>
          </w:rPr>
          <w:delText>, g</w:delText>
        </w:r>
      </w:del>
      <w:ins w:id="753" w:author="Stenglein,Mark" w:date="2025-03-27T15:24:00Z" w16du:dateUtc="2025-03-27T21:24:00Z">
        <w:r w:rsidR="00DB5E87">
          <w:rPr>
            <w:rFonts w:ascii="Arial" w:hAnsi="Arial" w:cs="Arial"/>
            <w:sz w:val="22"/>
            <w:szCs w:val="22"/>
          </w:rPr>
          <w:t>G</w:t>
        </w:r>
      </w:ins>
      <w:r w:rsidR="006558CD">
        <w:rPr>
          <w:rFonts w:ascii="Arial" w:hAnsi="Arial" w:cs="Arial"/>
          <w:sz w:val="22"/>
          <w:szCs w:val="22"/>
        </w:rPr>
        <w:t>albut virus</w:t>
      </w:r>
      <w:r w:rsidR="0094697A">
        <w:rPr>
          <w:rFonts w:ascii="Arial" w:hAnsi="Arial" w:cs="Arial"/>
          <w:sz w:val="22"/>
          <w:szCs w:val="22"/>
        </w:rPr>
        <w:t xml:space="preserve"> </w:t>
      </w:r>
      <w:r w:rsidR="006D22A5">
        <w:rPr>
          <w:rFonts w:ascii="Arial" w:hAnsi="Arial" w:cs="Arial"/>
          <w:sz w:val="22"/>
          <w:szCs w:val="22"/>
        </w:rPr>
        <w:t>RNA</w:t>
      </w:r>
      <w:ins w:id="754" w:author="Keene-Snickers,Lexi" w:date="2025-03-17T13:51:00Z" w16du:dateUtc="2025-03-17T19:51:00Z">
        <w:r w:rsidR="00CD0AF9">
          <w:rPr>
            <w:rFonts w:ascii="Arial" w:hAnsi="Arial" w:cs="Arial"/>
            <w:sz w:val="22"/>
            <w:szCs w:val="22"/>
          </w:rPr>
          <w:t xml:space="preserve"> </w:t>
        </w:r>
      </w:ins>
      <w:r w:rsidR="006D22A5">
        <w:rPr>
          <w:rFonts w:ascii="Arial" w:hAnsi="Arial" w:cs="Arial"/>
          <w:sz w:val="22"/>
          <w:szCs w:val="22"/>
        </w:rPr>
        <w:t>1</w:t>
      </w:r>
      <w:ins w:id="755" w:author="Keene-Snickers,Lexi" w:date="2025-03-17T13:51:00Z" w16du:dateUtc="2025-03-17T19:51:00Z">
        <w:r w:rsidR="00CD0AF9">
          <w:rPr>
            <w:rFonts w:ascii="Arial" w:hAnsi="Arial" w:cs="Arial"/>
            <w:sz w:val="22"/>
            <w:szCs w:val="22"/>
          </w:rPr>
          <w:t xml:space="preserve"> and RNA 2</w:t>
        </w:r>
      </w:ins>
      <w:r w:rsidR="006D22A5">
        <w:rPr>
          <w:rFonts w:ascii="Arial" w:hAnsi="Arial" w:cs="Arial"/>
          <w:sz w:val="22"/>
          <w:szCs w:val="22"/>
        </w:rPr>
        <w:t xml:space="preserve"> </w:t>
      </w:r>
      <w:r w:rsidR="0094697A">
        <w:rPr>
          <w:rFonts w:ascii="Arial" w:hAnsi="Arial" w:cs="Arial"/>
          <w:sz w:val="22"/>
          <w:szCs w:val="22"/>
        </w:rPr>
        <w:t xml:space="preserve">sequences </w:t>
      </w:r>
      <w:r w:rsidR="00847D9F">
        <w:rPr>
          <w:rFonts w:ascii="Arial" w:hAnsi="Arial" w:cs="Arial"/>
          <w:sz w:val="22"/>
          <w:szCs w:val="22"/>
        </w:rPr>
        <w:t>grouped into</w:t>
      </w:r>
      <w:r w:rsidR="0094697A">
        <w:rPr>
          <w:rFonts w:ascii="Arial" w:hAnsi="Arial" w:cs="Arial"/>
          <w:sz w:val="22"/>
          <w:szCs w:val="22"/>
        </w:rPr>
        <w:t xml:space="preserve"> three</w:t>
      </w:r>
      <w:r w:rsidR="005A77AB">
        <w:rPr>
          <w:rFonts w:ascii="Arial" w:hAnsi="Arial" w:cs="Arial"/>
          <w:sz w:val="22"/>
          <w:szCs w:val="22"/>
        </w:rPr>
        <w:t xml:space="preserve"> major</w:t>
      </w:r>
      <w:r w:rsidR="0094697A">
        <w:rPr>
          <w:rFonts w:ascii="Arial" w:hAnsi="Arial" w:cs="Arial"/>
          <w:sz w:val="22"/>
          <w:szCs w:val="22"/>
        </w:rPr>
        <w:t xml:space="preserve"> genotypes</w:t>
      </w:r>
      <w:ins w:id="756" w:author="Stenglein,Mark" w:date="2025-03-27T15:25:00Z" w16du:dateUtc="2025-03-27T21:25:00Z">
        <w:r w:rsidR="00DB5E87">
          <w:rPr>
            <w:rFonts w:ascii="Arial" w:hAnsi="Arial" w:cs="Arial"/>
            <w:sz w:val="22"/>
            <w:szCs w:val="22"/>
          </w:rPr>
          <w:t xml:space="preserve">, two containing viruses from D. melanogaster and the third containing viruses from </w:t>
        </w:r>
        <w:r w:rsidR="00DB5E87" w:rsidRPr="00DB5E87">
          <w:rPr>
            <w:rFonts w:ascii="Arial" w:hAnsi="Arial" w:cs="Arial"/>
            <w:i/>
            <w:iCs/>
            <w:sz w:val="22"/>
            <w:szCs w:val="22"/>
            <w:rPrChange w:id="757" w:author="Stenglein,Mark" w:date="2025-03-27T15:25:00Z" w16du:dateUtc="2025-03-27T21:25:00Z">
              <w:rPr>
                <w:rFonts w:ascii="Arial" w:hAnsi="Arial" w:cs="Arial"/>
                <w:sz w:val="22"/>
                <w:szCs w:val="22"/>
              </w:rPr>
            </w:rPrChange>
          </w:rPr>
          <w:t>D. simulans</w:t>
        </w:r>
      </w:ins>
      <w:ins w:id="758" w:author="Stenglein,Mark" w:date="2025-03-27T15:24:00Z" w16du:dateUtc="2025-03-27T21:24:00Z">
        <w:r w:rsidR="00DB5E87">
          <w:rPr>
            <w:rFonts w:ascii="Arial" w:hAnsi="Arial" w:cs="Arial"/>
            <w:sz w:val="22"/>
            <w:szCs w:val="22"/>
          </w:rPr>
          <w:t>.  Following existing convention, we</w:t>
        </w:r>
      </w:ins>
      <w:del w:id="759" w:author="Stenglein,Mark" w:date="2025-03-27T15:24:00Z" w16du:dateUtc="2025-03-27T21:24:00Z">
        <w:r w:rsidR="005A77AB" w:rsidDel="00DB5E87">
          <w:rPr>
            <w:rFonts w:ascii="Arial" w:hAnsi="Arial" w:cs="Arial"/>
            <w:sz w:val="22"/>
            <w:szCs w:val="22"/>
          </w:rPr>
          <w:delText>,</w:delText>
        </w:r>
      </w:del>
      <w:r w:rsidR="005A77AB">
        <w:rPr>
          <w:rFonts w:ascii="Arial" w:hAnsi="Arial" w:cs="Arial"/>
          <w:sz w:val="22"/>
          <w:szCs w:val="22"/>
        </w:rPr>
        <w:t xml:space="preserve"> termed</w:t>
      </w:r>
      <w:r w:rsidR="0094697A">
        <w:rPr>
          <w:rFonts w:ascii="Arial" w:hAnsi="Arial" w:cs="Arial"/>
          <w:sz w:val="22"/>
          <w:szCs w:val="22"/>
        </w:rPr>
        <w:t xml:space="preserve"> </w:t>
      </w:r>
      <w:ins w:id="760" w:author="Stenglein,Mark" w:date="2025-03-27T15:24:00Z" w16du:dateUtc="2025-03-27T21:24:00Z">
        <w:r w:rsidR="00DB5E87">
          <w:rPr>
            <w:rFonts w:ascii="Arial" w:hAnsi="Arial" w:cs="Arial"/>
            <w:sz w:val="22"/>
            <w:szCs w:val="22"/>
          </w:rPr>
          <w:t xml:space="preserve">the two </w:t>
        </w:r>
        <w:r w:rsidR="00DB5E87" w:rsidRPr="00DB5E87">
          <w:rPr>
            <w:rFonts w:ascii="Arial" w:hAnsi="Arial" w:cs="Arial"/>
            <w:i/>
            <w:iCs/>
            <w:sz w:val="22"/>
            <w:szCs w:val="22"/>
            <w:rPrChange w:id="761" w:author="Stenglein,Mark" w:date="2025-03-27T15:24:00Z" w16du:dateUtc="2025-03-27T21:24:00Z">
              <w:rPr>
                <w:rFonts w:ascii="Arial" w:hAnsi="Arial" w:cs="Arial"/>
                <w:sz w:val="22"/>
                <w:szCs w:val="22"/>
              </w:rPr>
            </w:rPrChange>
          </w:rPr>
          <w:t>D. melanogaster</w:t>
        </w:r>
        <w:r w:rsidR="00DB5E87">
          <w:rPr>
            <w:rFonts w:ascii="Arial" w:hAnsi="Arial" w:cs="Arial"/>
            <w:sz w:val="22"/>
            <w:szCs w:val="22"/>
          </w:rPr>
          <w:t xml:space="preserve"> clades </w:t>
        </w:r>
      </w:ins>
      <w:r w:rsidR="0094697A">
        <w:rPr>
          <w:rFonts w:ascii="Arial" w:hAnsi="Arial" w:cs="Arial"/>
          <w:sz w:val="22"/>
          <w:szCs w:val="22"/>
        </w:rPr>
        <w:t>clade A</w:t>
      </w:r>
      <w:ins w:id="762" w:author="Stenglein,Mark" w:date="2025-03-27T15:24:00Z" w16du:dateUtc="2025-03-27T21:24:00Z">
        <w:r w:rsidR="00DB5E87">
          <w:rPr>
            <w:rFonts w:ascii="Arial" w:hAnsi="Arial" w:cs="Arial"/>
            <w:sz w:val="22"/>
            <w:szCs w:val="22"/>
          </w:rPr>
          <w:t xml:space="preserve"> and </w:t>
        </w:r>
      </w:ins>
      <w:del w:id="763" w:author="Stenglein,Mark" w:date="2025-03-27T15:24:00Z" w16du:dateUtc="2025-03-27T21:24:00Z">
        <w:r w:rsidR="0094697A" w:rsidDel="00DB5E87">
          <w:rPr>
            <w:rFonts w:ascii="Arial" w:hAnsi="Arial" w:cs="Arial"/>
            <w:sz w:val="22"/>
            <w:szCs w:val="22"/>
          </w:rPr>
          <w:delText xml:space="preserve">, </w:delText>
        </w:r>
      </w:del>
      <w:r w:rsidR="0094697A">
        <w:rPr>
          <w:rFonts w:ascii="Arial" w:hAnsi="Arial" w:cs="Arial"/>
          <w:sz w:val="22"/>
          <w:szCs w:val="22"/>
        </w:rPr>
        <w:t>clade B</w:t>
      </w:r>
      <w:ins w:id="764" w:author="Stenglein,Mark" w:date="2025-03-27T15:25:00Z" w16du:dateUtc="2025-03-27T21:25:00Z">
        <w:r w:rsidR="00DB5E87">
          <w:rPr>
            <w:rFonts w:ascii="Arial" w:hAnsi="Arial" w:cs="Arial"/>
            <w:sz w:val="22"/>
            <w:szCs w:val="22"/>
          </w:rPr>
          <w:t xml:space="preserve"> </w:t>
        </w:r>
      </w:ins>
      <w:del w:id="765" w:author="Stenglein,Mark" w:date="2025-03-27T15:24:00Z" w16du:dateUtc="2025-03-27T21:24:00Z">
        <w:r w:rsidR="0094697A" w:rsidDel="00DB5E87">
          <w:rPr>
            <w:rFonts w:ascii="Arial" w:hAnsi="Arial" w:cs="Arial"/>
            <w:sz w:val="22"/>
            <w:szCs w:val="22"/>
          </w:rPr>
          <w:delText xml:space="preserve"> </w:delText>
        </w:r>
      </w:del>
      <w:del w:id="766" w:author="Stenglein,Mark" w:date="2025-03-27T15:25:00Z" w16du:dateUtc="2025-03-27T21:25:00Z">
        <w:r w:rsidR="0094697A" w:rsidDel="00DB5E87">
          <w:rPr>
            <w:rFonts w:ascii="Arial" w:hAnsi="Arial" w:cs="Arial"/>
            <w:sz w:val="22"/>
            <w:szCs w:val="22"/>
          </w:rPr>
          <w:delText xml:space="preserve">and a </w:delText>
        </w:r>
        <w:r w:rsidR="0094697A" w:rsidRPr="005A77AB" w:rsidDel="00DB5E87">
          <w:rPr>
            <w:rFonts w:ascii="Arial" w:hAnsi="Arial" w:cs="Arial"/>
            <w:i/>
            <w:iCs/>
            <w:sz w:val="22"/>
            <w:szCs w:val="22"/>
            <w:rPrChange w:id="767" w:author="Stenglein,Mark" w:date="2025-03-12T11:04:00Z" w16du:dateUtc="2025-03-12T17:04:00Z">
              <w:rPr>
                <w:rFonts w:ascii="Arial" w:hAnsi="Arial" w:cs="Arial"/>
                <w:sz w:val="22"/>
                <w:szCs w:val="22"/>
              </w:rPr>
            </w:rPrChange>
          </w:rPr>
          <w:delText>D. simulans</w:delText>
        </w:r>
        <w:r w:rsidR="0094697A" w:rsidDel="00DB5E87">
          <w:rPr>
            <w:rFonts w:ascii="Arial" w:hAnsi="Arial" w:cs="Arial"/>
            <w:sz w:val="22"/>
            <w:szCs w:val="22"/>
          </w:rPr>
          <w:delText xml:space="preserve"> clade </w:delText>
        </w:r>
      </w:del>
      <w:r w:rsidR="006558CD">
        <w:rPr>
          <w:rFonts w:ascii="Arial" w:hAnsi="Arial" w:cs="Arial"/>
          <w:sz w:val="22"/>
          <w:szCs w:val="22"/>
        </w:rPr>
        <w:t>(</w:t>
      </w:r>
      <w:r w:rsidR="006558CD" w:rsidRPr="006558CD">
        <w:rPr>
          <w:rFonts w:ascii="Arial" w:hAnsi="Arial" w:cs="Arial"/>
          <w:b/>
          <w:bCs/>
          <w:sz w:val="22"/>
          <w:szCs w:val="22"/>
        </w:rPr>
        <w:t>Fig</w:t>
      </w:r>
      <w:ins w:id="768" w:author="Keene-Snickers,Lexi" w:date="2025-03-17T13:55:00Z" w16du:dateUtc="2025-03-17T19:55:00Z">
        <w:r w:rsidR="00CD0AF9">
          <w:rPr>
            <w:rFonts w:ascii="Arial" w:hAnsi="Arial" w:cs="Arial"/>
            <w:b/>
            <w:bCs/>
            <w:sz w:val="22"/>
            <w:szCs w:val="22"/>
          </w:rPr>
          <w:t>s</w:t>
        </w:r>
      </w:ins>
      <w:r w:rsidR="006558CD" w:rsidRPr="006558CD">
        <w:rPr>
          <w:rFonts w:ascii="Arial" w:hAnsi="Arial" w:cs="Arial"/>
          <w:b/>
          <w:bCs/>
          <w:sz w:val="22"/>
          <w:szCs w:val="22"/>
        </w:rPr>
        <w:t>. 4 &amp; 5</w:t>
      </w:r>
      <w:r w:rsidR="006558CD">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Nzk3ZjhhYWUtYTQ1MC00MmM2LWJhZDEtYjg0MGEwZGVkNWVm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2030718687"/>
          <w:placeholder>
            <w:docPart w:val="DefaultPlaceholder_-1854013440"/>
          </w:placeholder>
        </w:sdtPr>
        <w:sdtContent>
          <w:r w:rsidR="003C0B86" w:rsidRPr="003C0B86">
            <w:rPr>
              <w:rFonts w:ascii="Arial" w:hAnsi="Arial" w:cs="Arial"/>
              <w:color w:val="000000"/>
              <w:sz w:val="22"/>
              <w:szCs w:val="22"/>
              <w:vertAlign w:val="superscript"/>
            </w:rPr>
            <w:t>11</w:t>
          </w:r>
        </w:sdtContent>
      </w:sdt>
      <w:r w:rsidR="006558CD">
        <w:rPr>
          <w:rFonts w:ascii="Arial" w:hAnsi="Arial" w:cs="Arial"/>
          <w:color w:val="000000"/>
          <w:sz w:val="22"/>
          <w:szCs w:val="22"/>
        </w:rPr>
        <w:t>.</w:t>
      </w:r>
      <w:r w:rsidR="00B94D81">
        <w:rPr>
          <w:rFonts w:ascii="Arial" w:hAnsi="Arial" w:cs="Arial"/>
          <w:color w:val="000000"/>
          <w:sz w:val="22"/>
          <w:szCs w:val="22"/>
        </w:rPr>
        <w:t xml:space="preserve"> </w:t>
      </w:r>
      <w:r w:rsidR="00A164DD">
        <w:rPr>
          <w:rFonts w:ascii="Arial" w:hAnsi="Arial" w:cs="Arial"/>
          <w:color w:val="000000"/>
          <w:sz w:val="22"/>
          <w:szCs w:val="22"/>
        </w:rPr>
        <w:t xml:space="preserve">For </w:t>
      </w:r>
      <w:commentRangeStart w:id="769"/>
      <w:r w:rsidR="00A164DD">
        <w:rPr>
          <w:rFonts w:ascii="Arial" w:hAnsi="Arial" w:cs="Arial"/>
          <w:color w:val="000000"/>
          <w:sz w:val="22"/>
          <w:szCs w:val="22"/>
        </w:rPr>
        <w:t xml:space="preserve">RNA1 </w:t>
      </w:r>
      <w:commentRangeEnd w:id="769"/>
      <w:r w:rsidR="009E7ACF">
        <w:rPr>
          <w:rStyle w:val="CommentReference"/>
        </w:rPr>
        <w:commentReference w:id="769"/>
      </w:r>
      <w:r w:rsidR="00A164DD">
        <w:rPr>
          <w:rFonts w:ascii="Arial" w:hAnsi="Arial" w:cs="Arial"/>
          <w:color w:val="000000"/>
          <w:sz w:val="22"/>
          <w:szCs w:val="22"/>
        </w:rPr>
        <w:t xml:space="preserve">and RNA2, the </w:t>
      </w:r>
      <w:ins w:id="770" w:author="Stenglein,Mark" w:date="2025-03-27T15:25:00Z" w16du:dateUtc="2025-03-27T21:25:00Z">
        <w:r w:rsidR="00DB5E87">
          <w:rPr>
            <w:rFonts w:ascii="Arial" w:hAnsi="Arial" w:cs="Arial"/>
            <w:color w:val="000000"/>
            <w:sz w:val="22"/>
            <w:szCs w:val="22"/>
          </w:rPr>
          <w:t xml:space="preserve">clade </w:t>
        </w:r>
      </w:ins>
      <w:r w:rsidR="00A164DD">
        <w:rPr>
          <w:rFonts w:ascii="Arial" w:hAnsi="Arial" w:cs="Arial"/>
          <w:color w:val="000000"/>
          <w:sz w:val="22"/>
          <w:szCs w:val="22"/>
        </w:rPr>
        <w:t xml:space="preserve">B </w:t>
      </w:r>
      <w:del w:id="771" w:author="Stenglein,Mark" w:date="2025-03-27T15:25:00Z" w16du:dateUtc="2025-03-27T21:25:00Z">
        <w:r w:rsidR="009F0D35" w:rsidDel="00DB5E87">
          <w:rPr>
            <w:rFonts w:ascii="Arial" w:hAnsi="Arial" w:cs="Arial"/>
            <w:color w:val="000000"/>
            <w:sz w:val="22"/>
            <w:szCs w:val="22"/>
          </w:rPr>
          <w:delText xml:space="preserve">genotypes </w:delText>
        </w:r>
      </w:del>
      <w:ins w:id="772" w:author="Stenglein,Mark" w:date="2025-03-27T15:25:00Z" w16du:dateUtc="2025-03-27T21:25:00Z">
        <w:r w:rsidR="00DB5E87">
          <w:rPr>
            <w:rFonts w:ascii="Arial" w:hAnsi="Arial" w:cs="Arial"/>
            <w:color w:val="000000"/>
            <w:sz w:val="22"/>
            <w:szCs w:val="22"/>
          </w:rPr>
          <w:t xml:space="preserve">sequences </w:t>
        </w:r>
      </w:ins>
      <w:ins w:id="773" w:author="Stenglein,Mark" w:date="2025-03-26T10:05:00Z" w16du:dateUtc="2025-03-26T16:05:00Z">
        <w:r w:rsidR="00406436">
          <w:rPr>
            <w:rFonts w:ascii="Arial" w:hAnsi="Arial" w:cs="Arial"/>
            <w:color w:val="000000"/>
            <w:sz w:val="22"/>
            <w:szCs w:val="22"/>
          </w:rPr>
          <w:t xml:space="preserve">further </w:t>
        </w:r>
      </w:ins>
      <w:r w:rsidR="009F0D35">
        <w:rPr>
          <w:rFonts w:ascii="Arial" w:hAnsi="Arial" w:cs="Arial"/>
          <w:color w:val="000000"/>
          <w:sz w:val="22"/>
          <w:szCs w:val="22"/>
        </w:rPr>
        <w:t>subdivided into clades</w:t>
      </w:r>
      <w:ins w:id="774" w:author="Stenglein,Mark" w:date="2025-03-27T15:25:00Z" w16du:dateUtc="2025-03-27T21:25:00Z">
        <w:r w:rsidR="00DB5E87">
          <w:rPr>
            <w:rFonts w:ascii="Arial" w:hAnsi="Arial" w:cs="Arial"/>
            <w:color w:val="000000"/>
            <w:sz w:val="22"/>
            <w:szCs w:val="22"/>
          </w:rPr>
          <w:t xml:space="preserve"> we named</w:t>
        </w:r>
      </w:ins>
      <w:r w:rsidR="009F0D35">
        <w:rPr>
          <w:rFonts w:ascii="Arial" w:hAnsi="Arial" w:cs="Arial"/>
          <w:color w:val="000000"/>
          <w:sz w:val="22"/>
          <w:szCs w:val="22"/>
        </w:rPr>
        <w:t xml:space="preserve"> </w:t>
      </w:r>
      <w:r w:rsidR="0094697A">
        <w:rPr>
          <w:rFonts w:ascii="Arial" w:hAnsi="Arial" w:cs="Arial"/>
          <w:color w:val="000000"/>
          <w:sz w:val="22"/>
          <w:szCs w:val="22"/>
        </w:rPr>
        <w:t xml:space="preserve">B.1 and B.2 </w:t>
      </w:r>
      <w:r w:rsidR="006558CD">
        <w:rPr>
          <w:rFonts w:ascii="Arial" w:hAnsi="Arial" w:cs="Arial"/>
          <w:color w:val="000000"/>
          <w:sz w:val="22"/>
          <w:szCs w:val="22"/>
        </w:rPr>
        <w:t>(</w:t>
      </w:r>
      <w:r w:rsidR="006558CD" w:rsidRPr="006558CD">
        <w:rPr>
          <w:rFonts w:ascii="Arial" w:hAnsi="Arial" w:cs="Arial"/>
          <w:b/>
          <w:bCs/>
          <w:color w:val="000000"/>
          <w:sz w:val="22"/>
          <w:szCs w:val="22"/>
        </w:rPr>
        <w:t>Fig</w:t>
      </w:r>
      <w:ins w:id="775" w:author="Keene-Snickers,Lexi" w:date="2025-03-17T13:55:00Z" w16du:dateUtc="2025-03-17T19:55:00Z">
        <w:r w:rsidR="00CD0AF9">
          <w:rPr>
            <w:rFonts w:ascii="Arial" w:hAnsi="Arial" w:cs="Arial"/>
            <w:b/>
            <w:bCs/>
            <w:color w:val="000000"/>
            <w:sz w:val="22"/>
            <w:szCs w:val="22"/>
          </w:rPr>
          <w:t>s</w:t>
        </w:r>
      </w:ins>
      <w:r w:rsidR="006558CD" w:rsidRPr="006558CD">
        <w:rPr>
          <w:rFonts w:ascii="Arial" w:hAnsi="Arial" w:cs="Arial"/>
          <w:b/>
          <w:bCs/>
          <w:color w:val="000000"/>
          <w:sz w:val="22"/>
          <w:szCs w:val="22"/>
        </w:rPr>
        <w:t xml:space="preserve">. </w:t>
      </w:r>
      <w:ins w:id="776" w:author="Keene-Snickers,Lexi" w:date="2025-03-17T13:51:00Z" w16du:dateUtc="2025-03-17T19:51:00Z">
        <w:r w:rsidR="00CD0AF9">
          <w:rPr>
            <w:rFonts w:ascii="Arial" w:hAnsi="Arial" w:cs="Arial"/>
            <w:b/>
            <w:bCs/>
            <w:color w:val="000000"/>
            <w:sz w:val="22"/>
            <w:szCs w:val="22"/>
          </w:rPr>
          <w:t>4 &amp; 5</w:t>
        </w:r>
      </w:ins>
      <w:del w:id="777" w:author="Keene-Snickers,Lexi" w:date="2025-03-17T13:51:00Z" w16du:dateUtc="2025-03-17T19:51:00Z">
        <w:r w:rsidR="006558CD" w:rsidRPr="006558CD" w:rsidDel="00CD0AF9">
          <w:rPr>
            <w:rFonts w:ascii="Arial" w:hAnsi="Arial" w:cs="Arial"/>
            <w:b/>
            <w:bCs/>
            <w:color w:val="000000"/>
            <w:sz w:val="22"/>
            <w:szCs w:val="22"/>
          </w:rPr>
          <w:delText>6</w:delText>
        </w:r>
      </w:del>
      <w:r w:rsidR="006558CD">
        <w:rPr>
          <w:rFonts w:ascii="Arial" w:hAnsi="Arial" w:cs="Arial"/>
          <w:color w:val="000000"/>
          <w:sz w:val="22"/>
          <w:szCs w:val="22"/>
        </w:rPr>
        <w:t xml:space="preserve">). </w:t>
      </w:r>
      <w:ins w:id="778" w:author="Keene-Snickers,Lexi" w:date="2025-03-17T13:52:00Z" w16du:dateUtc="2025-03-17T19:52:00Z">
        <w:r w:rsidR="00CD0AF9">
          <w:rPr>
            <w:rFonts w:ascii="Arial" w:hAnsi="Arial" w:cs="Arial"/>
            <w:color w:val="000000"/>
            <w:sz w:val="22"/>
            <w:szCs w:val="22"/>
          </w:rPr>
          <w:t>RNA 3 also had three major genotype</w:t>
        </w:r>
      </w:ins>
      <w:ins w:id="779" w:author="Stenglein,Mark" w:date="2025-03-26T10:06:00Z" w16du:dateUtc="2025-03-26T16:06:00Z">
        <w:r w:rsidR="001F040E">
          <w:rPr>
            <w:rFonts w:ascii="Arial" w:hAnsi="Arial" w:cs="Arial"/>
            <w:color w:val="000000"/>
            <w:sz w:val="22"/>
            <w:szCs w:val="22"/>
          </w:rPr>
          <w:t xml:space="preserve">s, including </w:t>
        </w:r>
      </w:ins>
      <w:ins w:id="780" w:author="Keene-Snickers,Lexi" w:date="2025-03-17T13:52:00Z" w16du:dateUtc="2025-03-17T19:52:00Z">
        <w:del w:id="781" w:author="Stenglein,Mark" w:date="2025-03-26T10:06:00Z" w16du:dateUtc="2025-03-26T16:06:00Z">
          <w:r w:rsidR="00CD0AF9" w:rsidDel="001F040E">
            <w:rPr>
              <w:rFonts w:ascii="Arial" w:hAnsi="Arial" w:cs="Arial"/>
              <w:color w:val="000000"/>
              <w:sz w:val="22"/>
              <w:szCs w:val="22"/>
            </w:rPr>
            <w:delText xml:space="preserve">s with </w:delText>
          </w:r>
        </w:del>
        <w:r w:rsidR="00CD0AF9">
          <w:rPr>
            <w:rFonts w:ascii="Arial" w:hAnsi="Arial" w:cs="Arial"/>
            <w:color w:val="000000"/>
            <w:sz w:val="22"/>
            <w:szCs w:val="22"/>
          </w:rPr>
          <w:t>subclade</w:t>
        </w:r>
      </w:ins>
      <w:ins w:id="782" w:author="Stenglein,Mark" w:date="2025-03-26T10:06:00Z" w16du:dateUtc="2025-03-26T16:06:00Z">
        <w:r w:rsidR="001F040E">
          <w:rPr>
            <w:rFonts w:ascii="Arial" w:hAnsi="Arial" w:cs="Arial"/>
            <w:color w:val="000000"/>
            <w:sz w:val="22"/>
            <w:szCs w:val="22"/>
          </w:rPr>
          <w:t>s</w:t>
        </w:r>
      </w:ins>
      <w:ins w:id="783" w:author="Keene-Snickers,Lexi" w:date="2025-03-17T13:52:00Z" w16du:dateUtc="2025-03-17T19:52:00Z">
        <w:r w:rsidR="00CD0AF9">
          <w:rPr>
            <w:rFonts w:ascii="Arial" w:hAnsi="Arial" w:cs="Arial"/>
            <w:color w:val="000000"/>
            <w:sz w:val="22"/>
            <w:szCs w:val="22"/>
          </w:rPr>
          <w:t xml:space="preserve"> B.1 and B.2. Additio</w:t>
        </w:r>
      </w:ins>
      <w:ins w:id="784" w:author="Keene-Snickers,Lexi" w:date="2025-03-17T13:53:00Z" w16du:dateUtc="2025-03-17T19:53:00Z">
        <w:r w:rsidR="00CD0AF9">
          <w:rPr>
            <w:rFonts w:ascii="Arial" w:hAnsi="Arial" w:cs="Arial"/>
            <w:color w:val="000000"/>
            <w:sz w:val="22"/>
            <w:szCs w:val="22"/>
          </w:rPr>
          <w:t xml:space="preserve">nally, </w:t>
        </w:r>
        <w:del w:id="785" w:author="Stenglein,Mark" w:date="2025-03-26T10:06:00Z" w16du:dateUtc="2025-03-26T16:06:00Z">
          <w:r w:rsidR="00CD0AF9" w:rsidDel="001F040E">
            <w:rPr>
              <w:rFonts w:ascii="Arial" w:hAnsi="Arial" w:cs="Arial"/>
              <w:color w:val="000000"/>
              <w:sz w:val="22"/>
              <w:szCs w:val="22"/>
            </w:rPr>
            <w:delText xml:space="preserve">the </w:delText>
          </w:r>
        </w:del>
      </w:ins>
      <w:ins w:id="786" w:author="Stenglein,Mark" w:date="2025-03-26T10:06:00Z" w16du:dateUtc="2025-03-26T16:06:00Z">
        <w:r w:rsidR="001F040E">
          <w:rPr>
            <w:rFonts w:ascii="Arial" w:hAnsi="Arial" w:cs="Arial"/>
            <w:color w:val="000000"/>
            <w:sz w:val="22"/>
            <w:szCs w:val="22"/>
          </w:rPr>
          <w:t xml:space="preserve">RNA 3 </w:t>
        </w:r>
      </w:ins>
      <w:ins w:id="787" w:author="Keene-Snickers,Lexi" w:date="2025-03-17T13:53:00Z" w16du:dateUtc="2025-03-17T19:53:00Z">
        <w:r w:rsidR="00CD0AF9">
          <w:rPr>
            <w:rFonts w:ascii="Arial" w:hAnsi="Arial" w:cs="Arial"/>
            <w:color w:val="000000"/>
            <w:sz w:val="22"/>
            <w:szCs w:val="22"/>
          </w:rPr>
          <w:t>clad</w:t>
        </w:r>
      </w:ins>
      <w:ins w:id="788" w:author="Stenglein,Mark" w:date="2025-03-26T10:06:00Z" w16du:dateUtc="2025-03-26T16:06:00Z">
        <w:r w:rsidR="001F040E">
          <w:rPr>
            <w:rFonts w:ascii="Arial" w:hAnsi="Arial" w:cs="Arial"/>
            <w:color w:val="000000"/>
            <w:sz w:val="22"/>
            <w:szCs w:val="22"/>
          </w:rPr>
          <w:t>e</w:t>
        </w:r>
      </w:ins>
      <w:ins w:id="789" w:author="Keene-Snickers,Lexi" w:date="2025-03-17T13:53:00Z" w16du:dateUtc="2025-03-17T19:53:00Z">
        <w:r w:rsidR="00CD0AF9">
          <w:rPr>
            <w:rFonts w:ascii="Arial" w:hAnsi="Arial" w:cs="Arial"/>
            <w:color w:val="000000"/>
            <w:sz w:val="22"/>
            <w:szCs w:val="22"/>
          </w:rPr>
          <w:t xml:space="preserve"> A </w:t>
        </w:r>
        <w:del w:id="790" w:author="Stenglein,Mark" w:date="2025-03-26T10:06:00Z" w16du:dateUtc="2025-03-26T16:06:00Z">
          <w:r w:rsidR="00CD0AF9" w:rsidDel="001F040E">
            <w:rPr>
              <w:rFonts w:ascii="Arial" w:hAnsi="Arial" w:cs="Arial"/>
              <w:color w:val="000000"/>
              <w:sz w:val="22"/>
              <w:szCs w:val="22"/>
            </w:rPr>
            <w:delText xml:space="preserve">genotype </w:delText>
          </w:r>
        </w:del>
        <w:r w:rsidR="00CD0AF9">
          <w:rPr>
            <w:rFonts w:ascii="Arial" w:hAnsi="Arial" w:cs="Arial"/>
            <w:color w:val="000000"/>
            <w:sz w:val="22"/>
            <w:szCs w:val="22"/>
          </w:rPr>
          <w:t>subdivided in</w:t>
        </w:r>
      </w:ins>
      <w:ins w:id="791" w:author="Stenglein,Mark" w:date="2025-03-26T10:06:00Z" w16du:dateUtc="2025-03-26T16:06:00Z">
        <w:r w:rsidR="001F040E">
          <w:rPr>
            <w:rFonts w:ascii="Arial" w:hAnsi="Arial" w:cs="Arial"/>
            <w:color w:val="000000"/>
            <w:sz w:val="22"/>
            <w:szCs w:val="22"/>
          </w:rPr>
          <w:t>to</w:t>
        </w:r>
      </w:ins>
      <w:ins w:id="792" w:author="Keene-Snickers,Lexi" w:date="2025-03-17T13:53:00Z" w16du:dateUtc="2025-03-17T19:53:00Z">
        <w:r w:rsidR="00CD0AF9">
          <w:rPr>
            <w:rFonts w:ascii="Arial" w:hAnsi="Arial" w:cs="Arial"/>
            <w:color w:val="000000"/>
            <w:sz w:val="22"/>
            <w:szCs w:val="22"/>
          </w:rPr>
          <w:t xml:space="preserve"> clades A.1 and A.2 (</w:t>
        </w:r>
        <w:r w:rsidR="00CD0AF9" w:rsidRPr="00CD0AF9">
          <w:rPr>
            <w:rFonts w:ascii="Arial" w:hAnsi="Arial" w:cs="Arial"/>
            <w:b/>
            <w:bCs/>
            <w:color w:val="000000"/>
            <w:sz w:val="22"/>
            <w:szCs w:val="22"/>
            <w:rPrChange w:id="793" w:author="Keene-Snickers,Lexi" w:date="2025-03-17T13:53:00Z" w16du:dateUtc="2025-03-17T19:53:00Z">
              <w:rPr>
                <w:rFonts w:ascii="Arial" w:hAnsi="Arial" w:cs="Arial"/>
                <w:color w:val="000000"/>
                <w:sz w:val="22"/>
                <w:szCs w:val="22"/>
              </w:rPr>
            </w:rPrChange>
          </w:rPr>
          <w:t>Fig. 6</w:t>
        </w:r>
        <w:r w:rsidR="00CD0AF9">
          <w:rPr>
            <w:rFonts w:ascii="Arial" w:hAnsi="Arial" w:cs="Arial"/>
            <w:color w:val="000000"/>
            <w:sz w:val="22"/>
            <w:szCs w:val="22"/>
          </w:rPr>
          <w:t xml:space="preserve">). </w:t>
        </w:r>
      </w:ins>
      <w:r w:rsidR="006558CD">
        <w:rPr>
          <w:rFonts w:ascii="Arial" w:hAnsi="Arial" w:cs="Arial"/>
          <w:color w:val="000000"/>
          <w:sz w:val="22"/>
          <w:szCs w:val="22"/>
        </w:rPr>
        <w:t xml:space="preserve">Chaq virus </w:t>
      </w:r>
      <w:del w:id="794" w:author="Stenglein,Mark" w:date="2025-03-26T10:06:00Z" w16du:dateUtc="2025-03-26T16:06:00Z">
        <w:r w:rsidR="006558CD" w:rsidDel="001F040E">
          <w:rPr>
            <w:rFonts w:ascii="Arial" w:hAnsi="Arial" w:cs="Arial"/>
            <w:color w:val="000000"/>
            <w:sz w:val="22"/>
            <w:szCs w:val="22"/>
          </w:rPr>
          <w:delText xml:space="preserve">also </w:delText>
        </w:r>
      </w:del>
      <w:r w:rsidR="001758BA">
        <w:rPr>
          <w:rFonts w:ascii="Arial" w:hAnsi="Arial" w:cs="Arial"/>
          <w:color w:val="000000"/>
          <w:sz w:val="22"/>
          <w:szCs w:val="22"/>
        </w:rPr>
        <w:t xml:space="preserve">clustered into </w:t>
      </w:r>
      <w:r w:rsidR="006558CD">
        <w:rPr>
          <w:rFonts w:ascii="Arial" w:hAnsi="Arial" w:cs="Arial"/>
          <w:color w:val="000000"/>
          <w:sz w:val="22"/>
          <w:szCs w:val="22"/>
        </w:rPr>
        <w:t>three clades</w:t>
      </w:r>
      <w:r w:rsidR="009F0D35">
        <w:rPr>
          <w:rFonts w:ascii="Arial" w:hAnsi="Arial" w:cs="Arial"/>
          <w:color w:val="000000"/>
          <w:sz w:val="22"/>
          <w:szCs w:val="22"/>
        </w:rPr>
        <w:t>,</w:t>
      </w:r>
      <w:r w:rsidR="0094697A">
        <w:rPr>
          <w:rFonts w:ascii="Arial" w:hAnsi="Arial" w:cs="Arial"/>
          <w:color w:val="000000"/>
          <w:sz w:val="22"/>
          <w:szCs w:val="22"/>
        </w:rPr>
        <w:t xml:space="preserve"> which we </w:t>
      </w:r>
      <w:del w:id="795" w:author="Stenglein,Mark" w:date="2025-03-12T12:06:00Z" w16du:dateUtc="2025-03-12T18:06:00Z">
        <w:r w:rsidR="0094697A" w:rsidDel="009F0D35">
          <w:rPr>
            <w:rFonts w:ascii="Arial" w:hAnsi="Arial" w:cs="Arial"/>
            <w:color w:val="000000"/>
            <w:sz w:val="22"/>
            <w:szCs w:val="22"/>
          </w:rPr>
          <w:delText xml:space="preserve">have </w:delText>
        </w:r>
      </w:del>
      <w:r w:rsidR="0094697A">
        <w:rPr>
          <w:rFonts w:ascii="Arial" w:hAnsi="Arial" w:cs="Arial"/>
          <w:color w:val="000000"/>
          <w:sz w:val="22"/>
          <w:szCs w:val="22"/>
        </w:rPr>
        <w:t xml:space="preserve">termed </w:t>
      </w:r>
      <w:del w:id="796" w:author="Stenglein,Mark" w:date="2025-03-12T12:06:00Z" w16du:dateUtc="2025-03-12T18:06:00Z">
        <w:r w:rsidR="0094697A" w:rsidDel="009F0D35">
          <w:rPr>
            <w:rFonts w:ascii="Arial" w:hAnsi="Arial" w:cs="Arial"/>
            <w:color w:val="000000"/>
            <w:sz w:val="22"/>
            <w:szCs w:val="22"/>
          </w:rPr>
          <w:delText xml:space="preserve">clades </w:delText>
        </w:r>
      </w:del>
      <w:r w:rsidR="0094697A">
        <w:rPr>
          <w:rFonts w:ascii="Arial" w:hAnsi="Arial" w:cs="Arial"/>
          <w:color w:val="000000"/>
          <w:sz w:val="22"/>
          <w:szCs w:val="22"/>
        </w:rPr>
        <w:t>A.1, A.2</w:t>
      </w:r>
      <w:ins w:id="797" w:author="Stenglein,Mark" w:date="2025-03-26T10:06:00Z" w16du:dateUtc="2025-03-26T16:06:00Z">
        <w:r w:rsidR="009159C7">
          <w:rPr>
            <w:rFonts w:ascii="Arial" w:hAnsi="Arial" w:cs="Arial"/>
            <w:color w:val="000000"/>
            <w:sz w:val="22"/>
            <w:szCs w:val="22"/>
          </w:rPr>
          <w:t>,</w:t>
        </w:r>
      </w:ins>
      <w:r w:rsidR="0094697A">
        <w:rPr>
          <w:rFonts w:ascii="Arial" w:hAnsi="Arial" w:cs="Arial"/>
          <w:color w:val="000000"/>
          <w:sz w:val="22"/>
          <w:szCs w:val="22"/>
        </w:rPr>
        <w:t xml:space="preserve"> and </w:t>
      </w:r>
      <w:r w:rsidR="0094697A" w:rsidRPr="00E97611">
        <w:rPr>
          <w:rFonts w:ascii="Arial" w:hAnsi="Arial" w:cs="Arial"/>
          <w:i/>
          <w:iCs/>
          <w:color w:val="000000"/>
          <w:sz w:val="22"/>
          <w:szCs w:val="22"/>
        </w:rPr>
        <w:t>D. simulans</w:t>
      </w:r>
      <w:r w:rsidR="006558CD">
        <w:rPr>
          <w:rFonts w:ascii="Arial" w:hAnsi="Arial" w:cs="Arial"/>
          <w:color w:val="000000"/>
          <w:sz w:val="22"/>
          <w:szCs w:val="22"/>
        </w:rPr>
        <w:t xml:space="preserve"> (</w:t>
      </w:r>
      <w:r w:rsidR="006558CD" w:rsidRPr="00456285">
        <w:rPr>
          <w:rFonts w:ascii="Arial" w:hAnsi="Arial" w:cs="Arial"/>
          <w:b/>
          <w:bCs/>
          <w:color w:val="000000"/>
          <w:sz w:val="22"/>
          <w:szCs w:val="22"/>
        </w:rPr>
        <w:t>Fig</w:t>
      </w:r>
      <w:r w:rsidR="00456285" w:rsidRPr="00456285">
        <w:rPr>
          <w:rFonts w:ascii="Arial" w:hAnsi="Arial" w:cs="Arial"/>
          <w:b/>
          <w:bCs/>
          <w:color w:val="000000"/>
          <w:sz w:val="22"/>
          <w:szCs w:val="22"/>
        </w:rPr>
        <w:t>. 7</w:t>
      </w:r>
      <w:r w:rsidR="00456285">
        <w:rPr>
          <w:rFonts w:ascii="Arial" w:hAnsi="Arial" w:cs="Arial"/>
          <w:color w:val="000000"/>
          <w:sz w:val="22"/>
          <w:szCs w:val="22"/>
        </w:rPr>
        <w:t xml:space="preserve">). </w:t>
      </w:r>
    </w:p>
    <w:p w14:paraId="0DCC4F50" w14:textId="77777777" w:rsidR="005025F9" w:rsidRDefault="005025F9" w:rsidP="00081385">
      <w:pPr>
        <w:spacing w:line="360" w:lineRule="auto"/>
        <w:ind w:firstLine="720"/>
        <w:rPr>
          <w:ins w:id="798" w:author="Keene-Snickers,Lexi" w:date="2025-03-17T13:49:00Z" w16du:dateUtc="2025-03-17T19:49:00Z"/>
          <w:rFonts w:ascii="Arial" w:hAnsi="Arial" w:cs="Arial"/>
          <w:color w:val="000000"/>
          <w:sz w:val="22"/>
          <w:szCs w:val="22"/>
        </w:rPr>
      </w:pPr>
    </w:p>
    <w:p w14:paraId="561FC36C" w14:textId="458B025A" w:rsidR="00CD0AF9" w:rsidRDefault="00CD0AF9" w:rsidP="00CD0AF9">
      <w:pPr>
        <w:spacing w:line="360" w:lineRule="auto"/>
        <w:ind w:firstLine="720"/>
        <w:rPr>
          <w:ins w:id="799" w:author="Keene-Snickers,Lexi" w:date="2025-03-17T13:49:00Z" w16du:dateUtc="2025-03-17T19:49:00Z"/>
          <w:rFonts w:ascii="Arial" w:hAnsi="Arial" w:cs="Arial"/>
          <w:sz w:val="22"/>
          <w:szCs w:val="22"/>
        </w:rPr>
      </w:pPr>
      <w:ins w:id="800" w:author="Keene-Snickers,Lexi" w:date="2025-03-17T13:49:00Z" w16du:dateUtc="2025-03-17T19:49:00Z">
        <w:r>
          <w:rPr>
            <w:rFonts w:ascii="Arial" w:hAnsi="Arial" w:cs="Arial"/>
            <w:sz w:val="22"/>
            <w:szCs w:val="22"/>
          </w:rPr>
          <w:t>Overall, galbut virus diversity within clades was low with many sequences sharing over 99% pairwise nucleotide identity (</w:t>
        </w:r>
        <w:r w:rsidRPr="006558CD">
          <w:rPr>
            <w:rFonts w:ascii="Arial" w:hAnsi="Arial" w:cs="Arial"/>
            <w:b/>
            <w:bCs/>
            <w:sz w:val="22"/>
            <w:szCs w:val="22"/>
          </w:rPr>
          <w:t>Fig</w:t>
        </w:r>
        <w:r>
          <w:rPr>
            <w:rFonts w:ascii="Arial" w:hAnsi="Arial" w:cs="Arial"/>
            <w:b/>
            <w:bCs/>
            <w:sz w:val="22"/>
            <w:szCs w:val="22"/>
          </w:rPr>
          <w:t>s</w:t>
        </w:r>
        <w:r w:rsidRPr="006558CD">
          <w:rPr>
            <w:rFonts w:ascii="Arial" w:hAnsi="Arial" w:cs="Arial"/>
            <w:b/>
            <w:bCs/>
            <w:sz w:val="22"/>
            <w:szCs w:val="22"/>
          </w:rPr>
          <w:t>. 4, 5, 6 &amp; 7</w:t>
        </w:r>
        <w:r>
          <w:rPr>
            <w:rFonts w:ascii="Arial" w:hAnsi="Arial" w:cs="Arial"/>
            <w:sz w:val="22"/>
            <w:szCs w:val="22"/>
          </w:rPr>
          <w:t xml:space="preserve">). </w:t>
        </w:r>
      </w:ins>
      <w:ins w:id="801" w:author="Keene-Snickers,Lexi" w:date="2025-03-19T11:54:00Z" w16du:dateUtc="2025-03-19T17:54:00Z">
        <w:r w:rsidR="00A94DFE">
          <w:rPr>
            <w:rFonts w:ascii="Arial" w:hAnsi="Arial" w:cs="Arial"/>
            <w:sz w:val="22"/>
            <w:szCs w:val="22"/>
          </w:rPr>
          <w:t xml:space="preserve">However, galbut virus diversity between clades was higher. </w:t>
        </w:r>
      </w:ins>
      <w:ins w:id="802" w:author="Keene-Snickers,Lexi" w:date="2025-03-19T11:53:00Z" w16du:dateUtc="2025-03-19T17:53:00Z">
        <w:r w:rsidR="00A94DFE">
          <w:rPr>
            <w:rFonts w:ascii="Arial" w:hAnsi="Arial" w:cs="Arial"/>
            <w:sz w:val="22"/>
            <w:szCs w:val="22"/>
          </w:rPr>
          <w:t xml:space="preserve">There was more </w:t>
        </w:r>
        <w:commentRangeStart w:id="803"/>
        <w:r w:rsidR="00A94DFE">
          <w:rPr>
            <w:rFonts w:ascii="Arial" w:hAnsi="Arial" w:cs="Arial"/>
            <w:sz w:val="22"/>
            <w:szCs w:val="22"/>
          </w:rPr>
          <w:t xml:space="preserve">diversity between the </w:t>
        </w:r>
        <w:r w:rsidR="00A94DFE" w:rsidRPr="00A94DFE">
          <w:rPr>
            <w:rFonts w:ascii="Arial" w:hAnsi="Arial" w:cs="Arial"/>
            <w:i/>
            <w:iCs/>
            <w:sz w:val="22"/>
            <w:szCs w:val="22"/>
            <w:rPrChange w:id="804" w:author="Keene-Snickers,Lexi" w:date="2025-03-19T11:53:00Z" w16du:dateUtc="2025-03-19T17:53:00Z">
              <w:rPr>
                <w:rFonts w:ascii="Arial" w:hAnsi="Arial" w:cs="Arial"/>
                <w:sz w:val="22"/>
                <w:szCs w:val="22"/>
              </w:rPr>
            </w:rPrChange>
          </w:rPr>
          <w:t xml:space="preserve">D. melanogaster </w:t>
        </w:r>
        <w:r w:rsidR="00A94DFE">
          <w:rPr>
            <w:rFonts w:ascii="Arial" w:hAnsi="Arial" w:cs="Arial"/>
            <w:sz w:val="22"/>
            <w:szCs w:val="22"/>
          </w:rPr>
          <w:t xml:space="preserve">and </w:t>
        </w:r>
        <w:r w:rsidR="00A94DFE" w:rsidRPr="00A94DFE">
          <w:rPr>
            <w:rFonts w:ascii="Arial" w:hAnsi="Arial" w:cs="Arial"/>
            <w:i/>
            <w:iCs/>
            <w:sz w:val="22"/>
            <w:szCs w:val="22"/>
            <w:rPrChange w:id="805" w:author="Keene-Snickers,Lexi" w:date="2025-03-19T11:53:00Z" w16du:dateUtc="2025-03-19T17:53:00Z">
              <w:rPr>
                <w:rFonts w:ascii="Arial" w:hAnsi="Arial" w:cs="Arial"/>
                <w:sz w:val="22"/>
                <w:szCs w:val="22"/>
              </w:rPr>
            </w:rPrChange>
          </w:rPr>
          <w:t>D. simulans</w:t>
        </w:r>
        <w:r w:rsidR="00A94DFE">
          <w:rPr>
            <w:rFonts w:ascii="Arial" w:hAnsi="Arial" w:cs="Arial"/>
            <w:sz w:val="22"/>
            <w:szCs w:val="22"/>
          </w:rPr>
          <w:t xml:space="preserve"> clades than between the </w:t>
        </w:r>
        <w:r w:rsidR="00A94DFE" w:rsidRPr="00A94DFE">
          <w:rPr>
            <w:rFonts w:ascii="Arial" w:hAnsi="Arial" w:cs="Arial"/>
            <w:i/>
            <w:iCs/>
            <w:sz w:val="22"/>
            <w:szCs w:val="22"/>
            <w:rPrChange w:id="806" w:author="Keene-Snickers,Lexi" w:date="2025-03-19T11:53:00Z" w16du:dateUtc="2025-03-19T17:53:00Z">
              <w:rPr>
                <w:rFonts w:ascii="Arial" w:hAnsi="Arial" w:cs="Arial"/>
                <w:sz w:val="22"/>
                <w:szCs w:val="22"/>
              </w:rPr>
            </w:rPrChange>
          </w:rPr>
          <w:t>D. melanogaster</w:t>
        </w:r>
        <w:r w:rsidR="00A94DFE">
          <w:rPr>
            <w:rFonts w:ascii="Arial" w:hAnsi="Arial" w:cs="Arial"/>
            <w:sz w:val="22"/>
            <w:szCs w:val="22"/>
          </w:rPr>
          <w:t xml:space="preserve"> clades</w:t>
        </w:r>
      </w:ins>
      <w:commentRangeEnd w:id="803"/>
      <w:r w:rsidR="00C3134A">
        <w:rPr>
          <w:rStyle w:val="CommentReference"/>
        </w:rPr>
        <w:commentReference w:id="803"/>
      </w:r>
      <w:ins w:id="807" w:author="Keene-Snickers,Lexi" w:date="2025-03-19T11:53:00Z" w16du:dateUtc="2025-03-19T17:53:00Z">
        <w:r w:rsidR="00A94DFE">
          <w:rPr>
            <w:rFonts w:ascii="Arial" w:hAnsi="Arial" w:cs="Arial"/>
            <w:sz w:val="22"/>
            <w:szCs w:val="22"/>
          </w:rPr>
          <w:t xml:space="preserve">. </w:t>
        </w:r>
      </w:ins>
      <w:ins w:id="808" w:author="Keene-Snickers,Lexi" w:date="2025-03-19T11:52:00Z" w16du:dateUtc="2025-03-19T17:52:00Z">
        <w:r w:rsidR="00A94DFE">
          <w:rPr>
            <w:rFonts w:ascii="Arial" w:hAnsi="Arial" w:cs="Arial"/>
            <w:sz w:val="22"/>
            <w:szCs w:val="22"/>
          </w:rPr>
          <w:t>Between</w:t>
        </w:r>
      </w:ins>
      <w:ins w:id="809" w:author="Keene-Snickers,Lexi" w:date="2025-03-19T11:48:00Z" w16du:dateUtc="2025-03-19T17:48:00Z">
        <w:r w:rsidR="00A94DFE">
          <w:rPr>
            <w:rFonts w:ascii="Arial" w:hAnsi="Arial" w:cs="Arial"/>
            <w:sz w:val="22"/>
            <w:szCs w:val="22"/>
          </w:rPr>
          <w:t xml:space="preserve"> clades </w:t>
        </w:r>
      </w:ins>
      <w:ins w:id="810" w:author="Keene-Snickers,Lexi" w:date="2025-03-19T11:52:00Z" w16du:dateUtc="2025-03-19T17:52:00Z">
        <w:r w:rsidR="00A94DFE">
          <w:rPr>
            <w:rFonts w:ascii="Arial" w:hAnsi="Arial" w:cs="Arial"/>
            <w:sz w:val="22"/>
            <w:szCs w:val="22"/>
          </w:rPr>
          <w:t>pairwise identity</w:t>
        </w:r>
      </w:ins>
      <w:ins w:id="811" w:author="Stenglein,Mark" w:date="2025-03-26T10:07:00Z" w16du:dateUtc="2025-03-26T16:07:00Z">
        <w:r w:rsidR="00755CAE">
          <w:rPr>
            <w:rFonts w:ascii="Arial" w:hAnsi="Arial" w:cs="Arial"/>
            <w:sz w:val="22"/>
            <w:szCs w:val="22"/>
          </w:rPr>
          <w:t xml:space="preserve"> values</w:t>
        </w:r>
      </w:ins>
      <w:ins w:id="812" w:author="Keene-Snickers,Lexi" w:date="2025-03-19T11:52:00Z" w16du:dateUtc="2025-03-19T17:52:00Z">
        <w:r w:rsidR="00A94DFE">
          <w:rPr>
            <w:rFonts w:ascii="Arial" w:hAnsi="Arial" w:cs="Arial"/>
            <w:sz w:val="22"/>
            <w:szCs w:val="22"/>
          </w:rPr>
          <w:t xml:space="preserve"> </w:t>
        </w:r>
        <w:del w:id="813" w:author="Stenglein,Mark" w:date="2025-03-26T10:07:00Z" w16du:dateUtc="2025-03-26T16:07:00Z">
          <w:r w:rsidR="00A94DFE" w:rsidDel="00755CAE">
            <w:rPr>
              <w:rFonts w:ascii="Arial" w:hAnsi="Arial" w:cs="Arial"/>
              <w:sz w:val="22"/>
              <w:szCs w:val="22"/>
            </w:rPr>
            <w:delText xml:space="preserve">was </w:delText>
          </w:r>
        </w:del>
      </w:ins>
      <w:ins w:id="814" w:author="Stenglein,Mark" w:date="2025-03-26T10:07:00Z" w16du:dateUtc="2025-03-26T16:07:00Z">
        <w:r w:rsidR="00755CAE">
          <w:rPr>
            <w:rFonts w:ascii="Arial" w:hAnsi="Arial" w:cs="Arial"/>
            <w:sz w:val="22"/>
            <w:szCs w:val="22"/>
          </w:rPr>
          <w:t xml:space="preserve">were </w:t>
        </w:r>
      </w:ins>
      <w:ins w:id="815" w:author="Keene-Snickers,Lexi" w:date="2025-03-19T11:52:00Z" w16du:dateUtc="2025-03-19T17:52:00Z">
        <w:del w:id="816" w:author="Stenglein,Mark" w:date="2025-03-26T10:07:00Z" w16du:dateUtc="2025-03-26T16:07:00Z">
          <w:r w:rsidR="00A94DFE" w:rsidDel="00755CAE">
            <w:rPr>
              <w:rFonts w:ascii="Arial" w:hAnsi="Arial" w:cs="Arial"/>
              <w:sz w:val="22"/>
              <w:szCs w:val="22"/>
            </w:rPr>
            <w:delText xml:space="preserve">at most </w:delText>
          </w:r>
        </w:del>
      </w:ins>
      <w:ins w:id="817" w:author="Keene-Snickers,Lexi" w:date="2025-03-19T11:50:00Z" w16du:dateUtc="2025-03-19T17:50:00Z">
        <w:r w:rsidR="00A94DFE">
          <w:rPr>
            <w:rFonts w:ascii="Arial" w:hAnsi="Arial" w:cs="Arial"/>
            <w:sz w:val="22"/>
            <w:szCs w:val="22"/>
          </w:rPr>
          <w:t>~</w:t>
        </w:r>
      </w:ins>
      <w:ins w:id="818" w:author="Keene-Snickers,Lexi" w:date="2025-03-19T11:48:00Z" w16du:dateUtc="2025-03-19T17:48:00Z">
        <w:r w:rsidR="00A94DFE">
          <w:rPr>
            <w:rFonts w:ascii="Arial" w:hAnsi="Arial" w:cs="Arial"/>
            <w:sz w:val="22"/>
            <w:szCs w:val="22"/>
          </w:rPr>
          <w:t>87%</w:t>
        </w:r>
      </w:ins>
      <w:ins w:id="819" w:author="Keene-Snickers,Lexi" w:date="2025-03-19T11:52:00Z" w16du:dateUtc="2025-03-19T17:52:00Z">
        <w:r w:rsidR="00A94DFE">
          <w:rPr>
            <w:rFonts w:ascii="Arial" w:hAnsi="Arial" w:cs="Arial"/>
            <w:sz w:val="22"/>
            <w:szCs w:val="22"/>
          </w:rPr>
          <w:t xml:space="preserve">, </w:t>
        </w:r>
      </w:ins>
      <w:ins w:id="820" w:author="Keene-Snickers,Lexi" w:date="2025-03-19T11:50:00Z" w16du:dateUtc="2025-03-19T17:50:00Z">
        <w:r w:rsidR="00A94DFE">
          <w:rPr>
            <w:rFonts w:ascii="Arial" w:hAnsi="Arial" w:cs="Arial"/>
            <w:sz w:val="22"/>
            <w:szCs w:val="22"/>
          </w:rPr>
          <w:t>~</w:t>
        </w:r>
      </w:ins>
      <w:ins w:id="821" w:author="Keene-Snickers,Lexi" w:date="2025-03-19T11:49:00Z" w16du:dateUtc="2025-03-19T17:49:00Z">
        <w:r w:rsidR="00A94DFE">
          <w:rPr>
            <w:rFonts w:ascii="Arial" w:hAnsi="Arial" w:cs="Arial"/>
            <w:sz w:val="22"/>
            <w:szCs w:val="22"/>
          </w:rPr>
          <w:t>88%,</w:t>
        </w:r>
      </w:ins>
      <w:ins w:id="822" w:author="Keene-Snickers,Lexi" w:date="2025-03-17T13:49:00Z" w16du:dateUtc="2025-03-17T19:49:00Z">
        <w:r>
          <w:rPr>
            <w:rFonts w:ascii="Arial" w:hAnsi="Arial" w:cs="Arial"/>
            <w:sz w:val="22"/>
            <w:szCs w:val="22"/>
          </w:rPr>
          <w:t xml:space="preserve"> ~76%</w:t>
        </w:r>
      </w:ins>
      <w:ins w:id="823" w:author="Keene-Snickers,Lexi" w:date="2025-03-19T11:53:00Z" w16du:dateUtc="2025-03-19T17:53:00Z">
        <w:r w:rsidR="00A94DFE">
          <w:rPr>
            <w:rFonts w:ascii="Arial" w:hAnsi="Arial" w:cs="Arial"/>
            <w:sz w:val="22"/>
            <w:szCs w:val="22"/>
          </w:rPr>
          <w:t xml:space="preserve"> </w:t>
        </w:r>
      </w:ins>
      <w:ins w:id="824" w:author="Keene-Snickers,Lexi" w:date="2025-03-19T11:50:00Z" w16du:dateUtc="2025-03-19T17:50:00Z">
        <w:r w:rsidR="00A94DFE">
          <w:rPr>
            <w:rFonts w:ascii="Arial" w:hAnsi="Arial" w:cs="Arial"/>
            <w:sz w:val="22"/>
            <w:szCs w:val="22"/>
          </w:rPr>
          <w:t xml:space="preserve">and ~80% </w:t>
        </w:r>
      </w:ins>
      <w:ins w:id="825" w:author="Keene-Snickers,Lexi" w:date="2025-03-19T11:53:00Z" w16du:dateUtc="2025-03-19T17:53:00Z">
        <w:r w:rsidR="00A94DFE">
          <w:rPr>
            <w:rFonts w:ascii="Arial" w:hAnsi="Arial" w:cs="Arial"/>
            <w:sz w:val="22"/>
            <w:szCs w:val="22"/>
          </w:rPr>
          <w:t>for RNA 1, RNA 2 RNA 3 and chaq virus, respectively</w:t>
        </w:r>
      </w:ins>
      <w:ins w:id="826" w:author="Keene-Snickers,Lexi" w:date="2025-03-17T13:49:00Z" w16du:dateUtc="2025-03-17T19:49:00Z">
        <w:r>
          <w:rPr>
            <w:rFonts w:ascii="Arial" w:hAnsi="Arial" w:cs="Arial"/>
            <w:sz w:val="22"/>
            <w:szCs w:val="22"/>
          </w:rPr>
          <w:t>.</w:t>
        </w:r>
      </w:ins>
      <w:ins w:id="827" w:author="Keene-Snickers,Lexi" w:date="2025-03-19T11:51:00Z" w16du:dateUtc="2025-03-19T17:51:00Z">
        <w:r w:rsidR="00A94DFE">
          <w:rPr>
            <w:rFonts w:ascii="Arial" w:hAnsi="Arial" w:cs="Arial"/>
            <w:sz w:val="22"/>
            <w:szCs w:val="22"/>
          </w:rPr>
          <w:t xml:space="preserve"> </w:t>
        </w:r>
      </w:ins>
      <w:ins w:id="828" w:author="Keene-Snickers,Lexi" w:date="2025-03-17T13:49:00Z" w16du:dateUtc="2025-03-17T19:49:00Z">
        <w:r>
          <w:rPr>
            <w:rFonts w:ascii="Arial" w:hAnsi="Arial" w:cs="Arial"/>
            <w:sz w:val="22"/>
            <w:szCs w:val="22"/>
          </w:rPr>
          <w:t xml:space="preserve">Full maximum likelihood trees without </w:t>
        </w:r>
        <w:del w:id="829" w:author="Stenglein,Mark" w:date="2025-03-26T10:07:00Z" w16du:dateUtc="2025-03-26T16:07:00Z">
          <w:r w:rsidDel="00755CAE">
            <w:rPr>
              <w:rFonts w:ascii="Arial" w:hAnsi="Arial" w:cs="Arial"/>
              <w:sz w:val="22"/>
              <w:szCs w:val="22"/>
            </w:rPr>
            <w:delText>clades</w:delText>
          </w:r>
        </w:del>
      </w:ins>
      <w:ins w:id="830" w:author="Stenglein,Mark" w:date="2025-03-26T10:07:00Z" w16du:dateUtc="2025-03-26T16:07:00Z">
        <w:r w:rsidR="00755CAE">
          <w:rPr>
            <w:rFonts w:ascii="Arial" w:hAnsi="Arial" w:cs="Arial"/>
            <w:sz w:val="22"/>
            <w:szCs w:val="22"/>
          </w:rPr>
          <w:t>any</w:t>
        </w:r>
      </w:ins>
      <w:ins w:id="831" w:author="Keene-Snickers,Lexi" w:date="2025-03-17T13:49:00Z" w16du:dateUtc="2025-03-17T19:49:00Z">
        <w:r>
          <w:rPr>
            <w:rFonts w:ascii="Arial" w:hAnsi="Arial" w:cs="Arial"/>
            <w:sz w:val="22"/>
            <w:szCs w:val="22"/>
          </w:rPr>
          <w:t xml:space="preserve"> collapsed </w:t>
        </w:r>
      </w:ins>
      <w:ins w:id="832" w:author="Stenglein,Mark" w:date="2025-03-26T10:08:00Z" w16du:dateUtc="2025-03-26T16:08:00Z">
        <w:r w:rsidR="00755CAE">
          <w:rPr>
            <w:rFonts w:ascii="Arial" w:hAnsi="Arial" w:cs="Arial"/>
            <w:sz w:val="22"/>
            <w:szCs w:val="22"/>
          </w:rPr>
          <w:t xml:space="preserve">tips </w:t>
        </w:r>
      </w:ins>
      <w:ins w:id="833" w:author="Keene-Snickers,Lexi" w:date="2025-03-17T13:49:00Z" w16du:dateUtc="2025-03-17T19:49:00Z">
        <w:r>
          <w:rPr>
            <w:rFonts w:ascii="Arial" w:hAnsi="Arial" w:cs="Arial"/>
            <w:sz w:val="22"/>
            <w:szCs w:val="22"/>
          </w:rPr>
          <w:t xml:space="preserve">can be found in </w:t>
        </w:r>
        <w:r w:rsidRPr="00E97611">
          <w:rPr>
            <w:rFonts w:ascii="Arial" w:hAnsi="Arial" w:cs="Arial"/>
            <w:b/>
            <w:bCs/>
            <w:sz w:val="22"/>
            <w:szCs w:val="22"/>
          </w:rPr>
          <w:t>Supplemental Figures 2, 3, 4, and 5</w:t>
        </w:r>
        <w:r>
          <w:rPr>
            <w:rFonts w:ascii="Arial" w:hAnsi="Arial" w:cs="Arial"/>
            <w:sz w:val="22"/>
            <w:szCs w:val="22"/>
          </w:rPr>
          <w:t xml:space="preserve">. </w:t>
        </w:r>
      </w:ins>
    </w:p>
    <w:p w14:paraId="1B03FCB3" w14:textId="77777777" w:rsidR="00CD0AF9" w:rsidRDefault="00CD0AF9" w:rsidP="00081385">
      <w:pPr>
        <w:spacing w:line="360" w:lineRule="auto"/>
        <w:ind w:firstLine="720"/>
        <w:rPr>
          <w:ins w:id="834" w:author="Keene-Snickers,Lexi" w:date="2025-03-17T13:49:00Z" w16du:dateUtc="2025-03-17T19:49:00Z"/>
          <w:rFonts w:ascii="Arial" w:hAnsi="Arial" w:cs="Arial"/>
          <w:color w:val="000000"/>
          <w:sz w:val="22"/>
          <w:szCs w:val="22"/>
        </w:rPr>
      </w:pPr>
    </w:p>
    <w:p w14:paraId="0C95016C" w14:textId="78D89944" w:rsidR="00CD0AF9" w:rsidRDefault="00CD0AF9" w:rsidP="00CD0AF9">
      <w:pPr>
        <w:spacing w:line="360" w:lineRule="auto"/>
        <w:ind w:firstLine="720"/>
        <w:rPr>
          <w:ins w:id="835" w:author="Keene-Snickers,Lexi" w:date="2025-03-17T14:02:00Z" w16du:dateUtc="2025-03-17T20:02:00Z"/>
          <w:rFonts w:ascii="Arial" w:hAnsi="Arial" w:cs="Arial"/>
          <w:color w:val="000000"/>
          <w:sz w:val="22"/>
          <w:szCs w:val="22"/>
        </w:rPr>
      </w:pPr>
      <w:ins w:id="836" w:author="Keene-Snickers,Lexi" w:date="2025-03-17T14:02:00Z" w16du:dateUtc="2025-03-17T20:02:00Z">
        <w:r>
          <w:rPr>
            <w:rFonts w:ascii="Arial" w:hAnsi="Arial" w:cs="Arial"/>
            <w:color w:val="000000"/>
            <w:sz w:val="22"/>
            <w:szCs w:val="22"/>
          </w:rPr>
          <w:lastRenderedPageBreak/>
          <w:t>Geography partially explained phylogenetic clustering</w:t>
        </w:r>
      </w:ins>
      <w:ins w:id="837" w:author="Stenglein,Mark" w:date="2025-03-26T10:08:00Z" w16du:dateUtc="2025-03-26T16:08:00Z">
        <w:r w:rsidR="00121343">
          <w:rPr>
            <w:rFonts w:ascii="Arial" w:hAnsi="Arial" w:cs="Arial"/>
            <w:color w:val="000000"/>
            <w:sz w:val="22"/>
            <w:szCs w:val="22"/>
          </w:rPr>
          <w:t xml:space="preserve"> </w:t>
        </w:r>
        <w:r w:rsidR="00121343">
          <w:rPr>
            <w:rFonts w:ascii="Arial" w:hAnsi="Arial" w:cs="Arial"/>
            <w:sz w:val="22"/>
            <w:szCs w:val="22"/>
          </w:rPr>
          <w:t>(</w:t>
        </w:r>
        <w:r w:rsidR="00121343" w:rsidRPr="006558CD">
          <w:rPr>
            <w:rFonts w:ascii="Arial" w:hAnsi="Arial" w:cs="Arial"/>
            <w:b/>
            <w:bCs/>
            <w:sz w:val="22"/>
            <w:szCs w:val="22"/>
          </w:rPr>
          <w:t>Fig</w:t>
        </w:r>
        <w:r w:rsidR="00121343">
          <w:rPr>
            <w:rFonts w:ascii="Arial" w:hAnsi="Arial" w:cs="Arial"/>
            <w:b/>
            <w:bCs/>
            <w:sz w:val="22"/>
            <w:szCs w:val="22"/>
          </w:rPr>
          <w:t>s</w:t>
        </w:r>
        <w:r w:rsidR="00121343" w:rsidRPr="006558CD">
          <w:rPr>
            <w:rFonts w:ascii="Arial" w:hAnsi="Arial" w:cs="Arial"/>
            <w:b/>
            <w:bCs/>
            <w:sz w:val="22"/>
            <w:szCs w:val="22"/>
          </w:rPr>
          <w:t>. 4, 5, 6 &amp; 7</w:t>
        </w:r>
        <w:r w:rsidR="00121343">
          <w:rPr>
            <w:rFonts w:ascii="Arial" w:hAnsi="Arial" w:cs="Arial"/>
            <w:sz w:val="22"/>
            <w:szCs w:val="22"/>
          </w:rPr>
          <w:t>).</w:t>
        </w:r>
      </w:ins>
      <w:ins w:id="838" w:author="Keene-Snickers,Lexi" w:date="2025-03-17T14:02:00Z" w16du:dateUtc="2025-03-17T20:02:00Z">
        <w:del w:id="839" w:author="Stenglein,Mark" w:date="2025-03-26T10:08:00Z" w16du:dateUtc="2025-03-26T16:08:00Z">
          <w:r w:rsidDel="0049753A">
            <w:rPr>
              <w:rFonts w:ascii="Arial" w:hAnsi="Arial" w:cs="Arial"/>
              <w:color w:val="000000"/>
              <w:sz w:val="22"/>
              <w:szCs w:val="22"/>
            </w:rPr>
            <w:delText>.</w:delText>
          </w:r>
        </w:del>
        <w:r>
          <w:rPr>
            <w:rFonts w:ascii="Arial" w:hAnsi="Arial" w:cs="Arial"/>
            <w:color w:val="000000"/>
            <w:sz w:val="22"/>
            <w:szCs w:val="22"/>
          </w:rPr>
          <w:t xml:space="preserve"> Subsets of samples from the same location and the same date tended to form clusters of identical or nearly identical sequences. For example, most RNA</w:t>
        </w:r>
      </w:ins>
      <w:ins w:id="840" w:author="Keene-Snickers,Lexi" w:date="2025-03-17T14:04:00Z" w16du:dateUtc="2025-03-17T20:04:00Z">
        <w:r>
          <w:rPr>
            <w:rFonts w:ascii="Arial" w:hAnsi="Arial" w:cs="Arial"/>
            <w:color w:val="000000"/>
            <w:sz w:val="22"/>
            <w:szCs w:val="22"/>
          </w:rPr>
          <w:t xml:space="preserve"> </w:t>
        </w:r>
      </w:ins>
      <w:ins w:id="841" w:author="Keene-Snickers,Lexi" w:date="2025-03-17T14:02:00Z" w16du:dateUtc="2025-03-17T20:02:00Z">
        <w:r>
          <w:rPr>
            <w:rFonts w:ascii="Arial" w:hAnsi="Arial" w:cs="Arial"/>
            <w:color w:val="000000"/>
            <w:sz w:val="22"/>
            <w:szCs w:val="22"/>
          </w:rPr>
          <w:t xml:space="preserve">1 sequences from flies from </w:t>
        </w:r>
      </w:ins>
      <w:ins w:id="842" w:author="Keene-Snickers,Lexi" w:date="2025-03-17T14:03:00Z" w16du:dateUtc="2025-03-17T20:03:00Z">
        <w:r>
          <w:rPr>
            <w:rFonts w:ascii="Arial" w:hAnsi="Arial" w:cs="Arial"/>
            <w:color w:val="000000"/>
            <w:sz w:val="22"/>
            <w:szCs w:val="22"/>
          </w:rPr>
          <w:t>Pennsylvania</w:t>
        </w:r>
      </w:ins>
      <w:ins w:id="843" w:author="Keene-Snickers,Lexi" w:date="2025-03-17T14:02:00Z" w16du:dateUtc="2025-03-17T20:02:00Z">
        <w:r>
          <w:rPr>
            <w:rFonts w:ascii="Arial" w:hAnsi="Arial" w:cs="Arial"/>
            <w:color w:val="000000"/>
            <w:sz w:val="22"/>
            <w:szCs w:val="22"/>
          </w:rPr>
          <w:t xml:space="preserve"> formed a monophyletic cluster (</w:t>
        </w:r>
        <w:r w:rsidRPr="009170D5">
          <w:rPr>
            <w:rFonts w:ascii="Arial" w:hAnsi="Arial" w:cs="Arial"/>
            <w:b/>
            <w:bCs/>
            <w:color w:val="000000"/>
            <w:sz w:val="22"/>
            <w:szCs w:val="22"/>
          </w:rPr>
          <w:t>Fig. 4</w:t>
        </w:r>
        <w:r>
          <w:rPr>
            <w:rFonts w:ascii="Arial" w:hAnsi="Arial" w:cs="Arial"/>
            <w:color w:val="000000"/>
            <w:sz w:val="22"/>
            <w:szCs w:val="22"/>
          </w:rPr>
          <w:t>). But other sequences from Pennsylvania were spread across the RNA</w:t>
        </w:r>
      </w:ins>
      <w:ins w:id="844" w:author="Keene-Snickers,Lexi" w:date="2025-03-17T14:04:00Z" w16du:dateUtc="2025-03-17T20:04:00Z">
        <w:r>
          <w:rPr>
            <w:rFonts w:ascii="Arial" w:hAnsi="Arial" w:cs="Arial"/>
            <w:color w:val="000000"/>
            <w:sz w:val="22"/>
            <w:szCs w:val="22"/>
          </w:rPr>
          <w:t xml:space="preserve"> </w:t>
        </w:r>
      </w:ins>
      <w:ins w:id="845" w:author="Keene-Snickers,Lexi" w:date="2025-03-17T14:02:00Z" w16du:dateUtc="2025-03-17T20:02:00Z">
        <w:r>
          <w:rPr>
            <w:rFonts w:ascii="Arial" w:hAnsi="Arial" w:cs="Arial"/>
            <w:color w:val="000000"/>
            <w:sz w:val="22"/>
            <w:szCs w:val="22"/>
          </w:rPr>
          <w:t xml:space="preserve">1 tree. In general, sequences from different locations, including Australia, were intermixed throughout trees. These patterns support the existence of location-specific micro-lineages that probably reflected shared ancestry through vertical transmission. But individual locations </w:t>
        </w:r>
        <w:del w:id="846" w:author="Stenglein,Mark" w:date="2025-03-26T10:08:00Z" w16du:dateUtc="2025-03-26T16:08:00Z">
          <w:r w:rsidDel="00ED2323">
            <w:rPr>
              <w:rFonts w:ascii="Arial" w:hAnsi="Arial" w:cs="Arial"/>
              <w:color w:val="000000"/>
              <w:sz w:val="22"/>
              <w:szCs w:val="22"/>
            </w:rPr>
            <w:delText xml:space="preserve">can </w:delText>
          </w:r>
        </w:del>
        <w:del w:id="847" w:author="Stenglein,Mark" w:date="2025-03-26T10:09:00Z" w16du:dateUtc="2025-03-26T16:09:00Z">
          <w:r w:rsidDel="00ED2323">
            <w:rPr>
              <w:rFonts w:ascii="Arial" w:hAnsi="Arial" w:cs="Arial"/>
              <w:color w:val="000000"/>
              <w:sz w:val="22"/>
              <w:szCs w:val="22"/>
            </w:rPr>
            <w:delText xml:space="preserve">also </w:delText>
          </w:r>
        </w:del>
        <w:r>
          <w:rPr>
            <w:rFonts w:ascii="Arial" w:hAnsi="Arial" w:cs="Arial"/>
            <w:color w:val="000000"/>
            <w:sz w:val="22"/>
            <w:szCs w:val="22"/>
          </w:rPr>
          <w:t>harbor</w:t>
        </w:r>
      </w:ins>
      <w:ins w:id="848" w:author="Stenglein,Mark" w:date="2025-03-26T10:08:00Z" w16du:dateUtc="2025-03-26T16:08:00Z">
        <w:r w:rsidR="00ED2323">
          <w:rPr>
            <w:rFonts w:ascii="Arial" w:hAnsi="Arial" w:cs="Arial"/>
            <w:color w:val="000000"/>
            <w:sz w:val="22"/>
            <w:szCs w:val="22"/>
          </w:rPr>
          <w:t>ed</w:t>
        </w:r>
      </w:ins>
      <w:ins w:id="849" w:author="Keene-Snickers,Lexi" w:date="2025-03-17T14:02:00Z" w16du:dateUtc="2025-03-17T20:02:00Z">
        <w:r>
          <w:rPr>
            <w:rFonts w:ascii="Arial" w:hAnsi="Arial" w:cs="Arial"/>
            <w:color w:val="000000"/>
            <w:sz w:val="22"/>
            <w:szCs w:val="22"/>
          </w:rPr>
          <w:t xml:space="preserve"> galbut virus diversity from across the phylogeny, which </w:t>
        </w:r>
      </w:ins>
      <w:ins w:id="850" w:author="Stenglein,Mark" w:date="2025-03-26T10:09:00Z" w16du:dateUtc="2025-03-26T16:09:00Z">
        <w:r w:rsidR="00ED2323">
          <w:rPr>
            <w:rFonts w:ascii="Arial" w:hAnsi="Arial" w:cs="Arial"/>
            <w:color w:val="000000"/>
            <w:sz w:val="22"/>
            <w:szCs w:val="22"/>
          </w:rPr>
          <w:t xml:space="preserve">likely </w:t>
        </w:r>
      </w:ins>
      <w:ins w:id="851" w:author="Keene-Snickers,Lexi" w:date="2025-03-17T14:02:00Z" w16du:dateUtc="2025-03-17T20:02:00Z">
        <w:del w:id="852" w:author="Stenglein,Mark" w:date="2025-03-26T10:09:00Z" w16du:dateUtc="2025-03-26T16:09:00Z">
          <w:r w:rsidDel="00ED2323">
            <w:rPr>
              <w:rFonts w:ascii="Arial" w:hAnsi="Arial" w:cs="Arial"/>
              <w:color w:val="000000"/>
              <w:sz w:val="22"/>
              <w:szCs w:val="22"/>
            </w:rPr>
            <w:delText xml:space="preserve">may </w:delText>
          </w:r>
        </w:del>
        <w:r>
          <w:rPr>
            <w:rFonts w:ascii="Arial" w:hAnsi="Arial" w:cs="Arial"/>
            <w:color w:val="000000"/>
            <w:sz w:val="22"/>
            <w:szCs w:val="22"/>
          </w:rPr>
          <w:t>reflect</w:t>
        </w:r>
      </w:ins>
      <w:ins w:id="853" w:author="Stenglein,Mark" w:date="2025-03-26T10:09:00Z" w16du:dateUtc="2025-03-26T16:09:00Z">
        <w:r w:rsidR="00ED2323">
          <w:rPr>
            <w:rFonts w:ascii="Arial" w:hAnsi="Arial" w:cs="Arial"/>
            <w:color w:val="000000"/>
            <w:sz w:val="22"/>
            <w:szCs w:val="22"/>
          </w:rPr>
          <w:t>s</w:t>
        </w:r>
      </w:ins>
      <w:ins w:id="854" w:author="Keene-Snickers,Lexi" w:date="2025-03-17T14:02:00Z" w16du:dateUtc="2025-03-17T20:02:00Z">
        <w:r>
          <w:rPr>
            <w:rFonts w:ascii="Arial" w:hAnsi="Arial" w:cs="Arial"/>
            <w:color w:val="000000"/>
            <w:sz w:val="22"/>
            <w:szCs w:val="22"/>
          </w:rPr>
          <w:t xml:space="preserve"> global dispersal of </w:t>
        </w:r>
        <w:r w:rsidRPr="009170D5">
          <w:rPr>
            <w:rFonts w:ascii="Arial" w:hAnsi="Arial" w:cs="Arial"/>
            <w:i/>
            <w:iCs/>
            <w:color w:val="000000"/>
            <w:sz w:val="22"/>
            <w:szCs w:val="22"/>
          </w:rPr>
          <w:t>D. melanogaster</w:t>
        </w:r>
        <w:r>
          <w:rPr>
            <w:rFonts w:ascii="Arial" w:hAnsi="Arial" w:cs="Arial"/>
            <w:color w:val="000000"/>
            <w:sz w:val="22"/>
            <w:szCs w:val="22"/>
          </w:rPr>
          <w:t xml:space="preserve">. Samples obtained from museum specimens clustered </w:t>
        </w:r>
        <w:del w:id="855" w:author="Stenglein,Mark" w:date="2025-03-26T10:09:00Z" w16du:dateUtc="2025-03-26T16:09:00Z">
          <w:r w:rsidDel="009B75EF">
            <w:rPr>
              <w:rFonts w:ascii="Arial" w:hAnsi="Arial" w:cs="Arial"/>
              <w:color w:val="000000"/>
              <w:sz w:val="22"/>
              <w:szCs w:val="22"/>
            </w:rPr>
            <w:delText>within</w:delText>
          </w:r>
        </w:del>
      </w:ins>
      <w:ins w:id="856" w:author="Stenglein,Mark" w:date="2025-03-26T10:09:00Z" w16du:dateUtc="2025-03-26T16:09:00Z">
        <w:r w:rsidR="009B75EF">
          <w:rPr>
            <w:rFonts w:ascii="Arial" w:hAnsi="Arial" w:cs="Arial"/>
            <w:color w:val="000000"/>
            <w:sz w:val="22"/>
            <w:szCs w:val="22"/>
          </w:rPr>
          <w:t>near</w:t>
        </w:r>
      </w:ins>
      <w:ins w:id="857" w:author="Keene-Snickers,Lexi" w:date="2025-03-17T14:02:00Z" w16du:dateUtc="2025-03-17T20:02:00Z">
        <w:r>
          <w:rPr>
            <w:rFonts w:ascii="Arial" w:hAnsi="Arial" w:cs="Arial"/>
            <w:color w:val="000000"/>
            <w:sz w:val="22"/>
            <w:szCs w:val="22"/>
          </w:rPr>
          <w:t xml:space="preserve"> contemporary </w:t>
        </w:r>
      </w:ins>
      <w:proofErr w:type="gramStart"/>
      <w:ins w:id="858" w:author="Keene-Snickers,Lexi" w:date="2025-03-19T11:55:00Z" w16du:dateUtc="2025-03-19T17:55:00Z">
        <w:r w:rsidR="00A94DFE">
          <w:rPr>
            <w:rFonts w:ascii="Arial" w:hAnsi="Arial" w:cs="Arial"/>
            <w:color w:val="000000"/>
            <w:sz w:val="22"/>
            <w:szCs w:val="22"/>
          </w:rPr>
          <w:t>sequences</w:t>
        </w:r>
      </w:ins>
      <w:ins w:id="859" w:author="Stenglein,Mark" w:date="2025-03-26T10:09:00Z" w16du:dateUtc="2025-03-26T16:09:00Z">
        <w:r w:rsidR="009B75EF">
          <w:rPr>
            <w:rFonts w:ascii="Arial" w:hAnsi="Arial" w:cs="Arial"/>
            <w:color w:val="000000"/>
            <w:sz w:val="22"/>
            <w:szCs w:val="22"/>
          </w:rPr>
          <w:t>,</w:t>
        </w:r>
      </w:ins>
      <w:ins w:id="860" w:author="Keene-Snickers,Lexi" w:date="2025-03-19T11:55:00Z" w16du:dateUtc="2025-03-19T17:55:00Z">
        <w:r w:rsidR="00A94DFE">
          <w:rPr>
            <w:rFonts w:ascii="Arial" w:hAnsi="Arial" w:cs="Arial"/>
            <w:color w:val="000000"/>
            <w:sz w:val="22"/>
            <w:szCs w:val="22"/>
          </w:rPr>
          <w:t xml:space="preserve"> but</w:t>
        </w:r>
      </w:ins>
      <w:proofErr w:type="gramEnd"/>
      <w:ins w:id="861" w:author="Keene-Snickers,Lexi" w:date="2025-03-17T14:02:00Z" w16du:dateUtc="2025-03-17T20:02:00Z">
        <w:r>
          <w:rPr>
            <w:rFonts w:ascii="Arial" w:hAnsi="Arial" w:cs="Arial"/>
            <w:color w:val="000000"/>
            <w:sz w:val="22"/>
            <w:szCs w:val="22"/>
          </w:rPr>
          <w:t xml:space="preserve"> were not identical to contemporary sequences</w:t>
        </w:r>
      </w:ins>
      <w:ins w:id="862" w:author="Keene-Snickers,Lexi" w:date="2025-03-17T14:04:00Z" w16du:dateUtc="2025-03-17T20:04:00Z">
        <w:r>
          <w:rPr>
            <w:rFonts w:ascii="Arial" w:hAnsi="Arial" w:cs="Arial"/>
            <w:color w:val="000000"/>
            <w:sz w:val="22"/>
            <w:szCs w:val="22"/>
          </w:rPr>
          <w:t xml:space="preserve"> </w:t>
        </w:r>
      </w:ins>
      <w:ins w:id="863" w:author="Keene-Snickers,Lexi" w:date="2025-03-17T14:02:00Z" w16du:dateUtc="2025-03-17T20:02:00Z">
        <w:r>
          <w:rPr>
            <w:rFonts w:ascii="Arial" w:hAnsi="Arial" w:cs="Arial"/>
            <w:color w:val="000000"/>
            <w:sz w:val="22"/>
            <w:szCs w:val="22"/>
          </w:rPr>
          <w:t>(</w:t>
        </w:r>
        <w:r w:rsidRPr="00DD52CF">
          <w:rPr>
            <w:rFonts w:ascii="Arial" w:hAnsi="Arial" w:cs="Arial"/>
            <w:b/>
            <w:bCs/>
            <w:color w:val="000000"/>
            <w:sz w:val="22"/>
            <w:szCs w:val="22"/>
          </w:rPr>
          <w:t>Fig. 4</w:t>
        </w:r>
      </w:ins>
      <w:ins w:id="864" w:author="Keene-Snickers,Lexi" w:date="2025-03-17T14:04:00Z" w16du:dateUtc="2025-03-17T20:04:00Z">
        <w:r>
          <w:rPr>
            <w:rFonts w:ascii="Arial" w:hAnsi="Arial" w:cs="Arial"/>
            <w:b/>
            <w:bCs/>
            <w:color w:val="000000"/>
            <w:sz w:val="22"/>
            <w:szCs w:val="22"/>
          </w:rPr>
          <w:t>-</w:t>
        </w:r>
      </w:ins>
      <w:ins w:id="865" w:author="Keene-Snickers,Lexi" w:date="2025-03-17T14:02:00Z" w16du:dateUtc="2025-03-17T20:02:00Z">
        <w:r w:rsidRPr="00DD52CF">
          <w:rPr>
            <w:rFonts w:ascii="Arial" w:hAnsi="Arial" w:cs="Arial"/>
            <w:b/>
            <w:bCs/>
            <w:color w:val="000000"/>
            <w:sz w:val="22"/>
            <w:szCs w:val="22"/>
          </w:rPr>
          <w:t>6</w:t>
        </w:r>
        <w:r>
          <w:rPr>
            <w:rFonts w:ascii="Arial" w:hAnsi="Arial" w:cs="Arial"/>
            <w:color w:val="000000"/>
            <w:sz w:val="22"/>
            <w:szCs w:val="22"/>
          </w:rPr>
          <w:t>)</w:t>
        </w:r>
      </w:ins>
      <w:sdt>
        <w:sdtPr>
          <w:rPr>
            <w:rFonts w:ascii="Arial" w:hAnsi="Arial" w:cs="Arial"/>
            <w:color w:val="000000"/>
            <w:sz w:val="22"/>
            <w:szCs w:val="22"/>
            <w:vertAlign w:val="superscript"/>
          </w:rPr>
          <w:tag w:val="MENDELEY_CITATION_v3_eyJjaXRhdGlvbklEIjoiTUVOREVMRVlfQ0lUQVRJT05fZGIxMzEzYzctMDNiMS00NDMzLTliNDUtNzhjZDlkOTcxNzlh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714704382"/>
          <w:placeholder>
            <w:docPart w:val="DefaultPlaceholder_-1854013440"/>
          </w:placeholder>
        </w:sdtPr>
        <w:sdtContent>
          <w:r w:rsidR="003C0B86" w:rsidRPr="003C0B86">
            <w:rPr>
              <w:rFonts w:ascii="Arial" w:hAnsi="Arial" w:cs="Arial"/>
              <w:color w:val="000000"/>
              <w:sz w:val="22"/>
              <w:szCs w:val="22"/>
              <w:vertAlign w:val="superscript"/>
            </w:rPr>
            <w:t>11</w:t>
          </w:r>
        </w:sdtContent>
      </w:sdt>
      <w:ins w:id="866" w:author="Keene-Snickers,Lexi" w:date="2025-03-17T14:02:00Z" w16du:dateUtc="2025-03-17T20:02:00Z">
        <w:r>
          <w:rPr>
            <w:rFonts w:ascii="Arial" w:hAnsi="Arial" w:cs="Arial"/>
            <w:color w:val="000000"/>
            <w:sz w:val="22"/>
            <w:szCs w:val="22"/>
          </w:rPr>
          <w:t xml:space="preserve">. </w:t>
        </w:r>
      </w:ins>
    </w:p>
    <w:p w14:paraId="6750F152" w14:textId="77777777" w:rsidR="00CD0AF9" w:rsidRDefault="00CD0AF9" w:rsidP="00081385">
      <w:pPr>
        <w:spacing w:line="360" w:lineRule="auto"/>
        <w:ind w:firstLine="720"/>
        <w:rPr>
          <w:rFonts w:ascii="Arial" w:hAnsi="Arial" w:cs="Arial"/>
          <w:color w:val="000000"/>
          <w:sz w:val="22"/>
          <w:szCs w:val="22"/>
        </w:rPr>
      </w:pPr>
    </w:p>
    <w:p w14:paraId="577835A1" w14:textId="4F5EE1ED" w:rsidR="00D10830" w:rsidRDefault="00946E3E" w:rsidP="00081385">
      <w:pPr>
        <w:spacing w:line="360" w:lineRule="auto"/>
        <w:ind w:firstLine="720"/>
        <w:rPr>
          <w:ins w:id="867" w:author="Stenglein,Mark" w:date="2025-03-10T10:39:00Z" w16du:dateUtc="2025-03-10T16:39:00Z"/>
          <w:rFonts w:ascii="Arial" w:hAnsi="Arial" w:cs="Arial"/>
          <w:color w:val="000000"/>
          <w:sz w:val="22"/>
          <w:szCs w:val="22"/>
        </w:rPr>
      </w:pPr>
      <w:r>
        <w:rPr>
          <w:rFonts w:ascii="Arial" w:hAnsi="Arial" w:cs="Arial"/>
          <w:color w:val="000000"/>
          <w:sz w:val="22"/>
          <w:szCs w:val="22"/>
        </w:rPr>
        <w:t xml:space="preserve">There were differences in the relative branching order of the </w:t>
      </w:r>
      <w:r w:rsidRPr="00D10830">
        <w:rPr>
          <w:rFonts w:ascii="Arial" w:hAnsi="Arial" w:cs="Arial"/>
          <w:i/>
          <w:iCs/>
          <w:color w:val="000000"/>
          <w:sz w:val="22"/>
          <w:szCs w:val="22"/>
          <w:rPrChange w:id="868" w:author="Stenglein,Mark" w:date="2025-03-10T10:39:00Z" w16du:dateUtc="2025-03-10T16:39:00Z">
            <w:rPr>
              <w:rFonts w:ascii="Arial" w:hAnsi="Arial" w:cs="Arial"/>
              <w:color w:val="000000"/>
              <w:sz w:val="22"/>
              <w:szCs w:val="22"/>
            </w:rPr>
          </w:rPrChange>
        </w:rPr>
        <w:t>D. melanogaster</w:t>
      </w:r>
      <w:r>
        <w:rPr>
          <w:rFonts w:ascii="Arial" w:hAnsi="Arial" w:cs="Arial"/>
          <w:color w:val="000000"/>
          <w:sz w:val="22"/>
          <w:szCs w:val="22"/>
        </w:rPr>
        <w:t xml:space="preserve"> and </w:t>
      </w:r>
      <w:r w:rsidRPr="00D10830">
        <w:rPr>
          <w:rFonts w:ascii="Arial" w:hAnsi="Arial" w:cs="Arial"/>
          <w:i/>
          <w:iCs/>
          <w:color w:val="000000"/>
          <w:sz w:val="22"/>
          <w:szCs w:val="22"/>
          <w:rPrChange w:id="869" w:author="Stenglein,Mark" w:date="2025-03-10T10:39:00Z" w16du:dateUtc="2025-03-10T16:39:00Z">
            <w:rPr>
              <w:rFonts w:ascii="Arial" w:hAnsi="Arial" w:cs="Arial"/>
              <w:color w:val="000000"/>
              <w:sz w:val="22"/>
              <w:szCs w:val="22"/>
            </w:rPr>
          </w:rPrChange>
        </w:rPr>
        <w:t>D. simulans</w:t>
      </w:r>
      <w:r>
        <w:rPr>
          <w:rFonts w:ascii="Arial" w:hAnsi="Arial" w:cs="Arial"/>
          <w:color w:val="000000"/>
          <w:sz w:val="22"/>
          <w:szCs w:val="22"/>
        </w:rPr>
        <w:t xml:space="preserve"> clades in the different trees (</w:t>
      </w:r>
      <w:r w:rsidRPr="00456285">
        <w:rPr>
          <w:rFonts w:ascii="Arial" w:hAnsi="Arial" w:cs="Arial"/>
          <w:b/>
          <w:bCs/>
          <w:color w:val="000000"/>
          <w:sz w:val="22"/>
          <w:szCs w:val="22"/>
        </w:rPr>
        <w:t>Fig</w:t>
      </w:r>
      <w:r>
        <w:rPr>
          <w:rFonts w:ascii="Arial" w:hAnsi="Arial" w:cs="Arial"/>
          <w:b/>
          <w:bCs/>
          <w:color w:val="000000"/>
          <w:sz w:val="22"/>
          <w:szCs w:val="22"/>
        </w:rPr>
        <w:t>s</w:t>
      </w:r>
      <w:r w:rsidRPr="00456285">
        <w:rPr>
          <w:rFonts w:ascii="Arial" w:hAnsi="Arial" w:cs="Arial"/>
          <w:b/>
          <w:bCs/>
          <w:color w:val="000000"/>
          <w:sz w:val="22"/>
          <w:szCs w:val="22"/>
        </w:rPr>
        <w:t>. 4</w:t>
      </w:r>
      <w:del w:id="870" w:author="Keene-Snickers,Lexi" w:date="2025-03-17T13:55:00Z" w16du:dateUtc="2025-03-17T19:55:00Z">
        <w:r w:rsidRPr="00456285" w:rsidDel="00CD0AF9">
          <w:rPr>
            <w:rFonts w:ascii="Arial" w:hAnsi="Arial" w:cs="Arial"/>
            <w:b/>
            <w:bCs/>
            <w:color w:val="000000"/>
            <w:sz w:val="22"/>
            <w:szCs w:val="22"/>
          </w:rPr>
          <w:delText>, 5, &amp;</w:delText>
        </w:r>
      </w:del>
      <w:ins w:id="871" w:author="Keene-Snickers,Lexi" w:date="2025-03-17T13:55:00Z" w16du:dateUtc="2025-03-17T19:55:00Z">
        <w:r w:rsidR="00CD0AF9">
          <w:rPr>
            <w:rFonts w:ascii="Arial" w:hAnsi="Arial" w:cs="Arial"/>
            <w:b/>
            <w:bCs/>
            <w:color w:val="000000"/>
            <w:sz w:val="22"/>
            <w:szCs w:val="22"/>
          </w:rPr>
          <w:t>-</w:t>
        </w:r>
      </w:ins>
      <w:del w:id="872" w:author="Keene-Snickers,Lexi" w:date="2025-03-17T13:55:00Z" w16du:dateUtc="2025-03-17T19:55:00Z">
        <w:r w:rsidRPr="00456285" w:rsidDel="00CD0AF9">
          <w:rPr>
            <w:rFonts w:ascii="Arial" w:hAnsi="Arial" w:cs="Arial"/>
            <w:b/>
            <w:bCs/>
            <w:color w:val="000000"/>
            <w:sz w:val="22"/>
            <w:szCs w:val="22"/>
          </w:rPr>
          <w:delText xml:space="preserve"> </w:delText>
        </w:r>
      </w:del>
      <w:r w:rsidRPr="00456285">
        <w:rPr>
          <w:rFonts w:ascii="Arial" w:hAnsi="Arial" w:cs="Arial"/>
          <w:b/>
          <w:bCs/>
          <w:color w:val="000000"/>
          <w:sz w:val="22"/>
          <w:szCs w:val="22"/>
        </w:rPr>
        <w:t>6</w:t>
      </w:r>
      <w:r>
        <w:rPr>
          <w:rFonts w:ascii="Arial" w:hAnsi="Arial" w:cs="Arial"/>
          <w:color w:val="000000"/>
          <w:sz w:val="22"/>
          <w:szCs w:val="22"/>
        </w:rPr>
        <w:t xml:space="preserve">). </w:t>
      </w:r>
      <w:r w:rsidR="00E822D1">
        <w:rPr>
          <w:rFonts w:ascii="Arial" w:hAnsi="Arial" w:cs="Arial"/>
          <w:color w:val="000000"/>
          <w:sz w:val="22"/>
          <w:szCs w:val="22"/>
        </w:rPr>
        <w:t xml:space="preserve">In the </w:t>
      </w:r>
      <w:del w:id="873" w:author="Stenglein,Mark" w:date="2025-03-10T10:37:00Z" w16du:dateUtc="2025-03-10T16:37:00Z">
        <w:r w:rsidR="00456285" w:rsidDel="00E822D1">
          <w:rPr>
            <w:rFonts w:ascii="Arial" w:hAnsi="Arial" w:cs="Arial"/>
            <w:color w:val="000000"/>
            <w:sz w:val="22"/>
            <w:szCs w:val="22"/>
          </w:rPr>
          <w:delText>Interestingly, g</w:delText>
        </w:r>
      </w:del>
      <w:ins w:id="874" w:author="Stenglein,Mark" w:date="2025-03-10T10:37:00Z" w16du:dateUtc="2025-03-10T16:37:00Z">
        <w:r w:rsidR="00E822D1">
          <w:rPr>
            <w:rFonts w:ascii="Arial" w:hAnsi="Arial" w:cs="Arial"/>
            <w:color w:val="000000"/>
            <w:sz w:val="22"/>
            <w:szCs w:val="22"/>
          </w:rPr>
          <w:t>g</w:t>
        </w:r>
      </w:ins>
      <w:r w:rsidR="00456285">
        <w:rPr>
          <w:rFonts w:ascii="Arial" w:hAnsi="Arial" w:cs="Arial"/>
          <w:color w:val="000000"/>
          <w:sz w:val="22"/>
          <w:szCs w:val="22"/>
        </w:rPr>
        <w:t xml:space="preserve">albut virus </w:t>
      </w:r>
      <w:r w:rsidR="00E822D1">
        <w:rPr>
          <w:rFonts w:ascii="Arial" w:hAnsi="Arial" w:cs="Arial"/>
          <w:color w:val="000000"/>
          <w:sz w:val="22"/>
          <w:szCs w:val="22"/>
        </w:rPr>
        <w:t xml:space="preserve">RNA2 and RNA3 trees, </w:t>
      </w:r>
      <w:r w:rsidR="00456285">
        <w:rPr>
          <w:rFonts w:ascii="Arial" w:hAnsi="Arial" w:cs="Arial"/>
          <w:color w:val="000000"/>
          <w:sz w:val="22"/>
          <w:szCs w:val="22"/>
        </w:rPr>
        <w:t xml:space="preserve">the </w:t>
      </w:r>
      <w:r w:rsidR="00456285" w:rsidRPr="006C74D5">
        <w:rPr>
          <w:rFonts w:ascii="Arial" w:hAnsi="Arial" w:cs="Arial"/>
          <w:i/>
          <w:iCs/>
          <w:color w:val="000000"/>
          <w:sz w:val="22"/>
          <w:szCs w:val="22"/>
        </w:rPr>
        <w:t>D. simulans</w:t>
      </w:r>
      <w:r w:rsidR="00456285">
        <w:rPr>
          <w:rFonts w:ascii="Arial" w:hAnsi="Arial" w:cs="Arial"/>
          <w:color w:val="000000"/>
          <w:sz w:val="22"/>
          <w:szCs w:val="22"/>
        </w:rPr>
        <w:t xml:space="preserve"> clade </w:t>
      </w:r>
      <w:r w:rsidR="008E38EA">
        <w:rPr>
          <w:rFonts w:ascii="Arial" w:hAnsi="Arial" w:cs="Arial"/>
          <w:color w:val="000000"/>
          <w:sz w:val="22"/>
          <w:szCs w:val="22"/>
        </w:rPr>
        <w:t>was</w:t>
      </w:r>
      <w:r w:rsidR="00456285">
        <w:rPr>
          <w:rFonts w:ascii="Arial" w:hAnsi="Arial" w:cs="Arial"/>
          <w:color w:val="000000"/>
          <w:sz w:val="22"/>
          <w:szCs w:val="22"/>
        </w:rPr>
        <w:t xml:space="preserve"> </w:t>
      </w:r>
      <w:r w:rsidR="00E822D1">
        <w:rPr>
          <w:rFonts w:ascii="Arial" w:hAnsi="Arial" w:cs="Arial"/>
          <w:color w:val="000000"/>
          <w:sz w:val="22"/>
          <w:szCs w:val="22"/>
        </w:rPr>
        <w:t xml:space="preserve">more closely </w:t>
      </w:r>
      <w:r w:rsidR="00456285">
        <w:rPr>
          <w:rFonts w:ascii="Arial" w:hAnsi="Arial" w:cs="Arial"/>
          <w:color w:val="000000"/>
          <w:sz w:val="22"/>
          <w:szCs w:val="22"/>
        </w:rPr>
        <w:t>related to galbut virus clade A</w:t>
      </w:r>
      <w:r w:rsidR="00E822D1">
        <w:rPr>
          <w:rFonts w:ascii="Arial" w:hAnsi="Arial" w:cs="Arial"/>
          <w:color w:val="000000"/>
          <w:sz w:val="22"/>
          <w:szCs w:val="22"/>
        </w:rPr>
        <w:t>.</w:t>
      </w:r>
      <w:del w:id="875" w:author="Keene-Snickers,Lexi" w:date="2025-03-17T13:55:00Z" w16du:dateUtc="2025-03-17T19:55:00Z">
        <w:r w:rsidR="00E822D1" w:rsidDel="00CD0AF9">
          <w:rPr>
            <w:rFonts w:ascii="Arial" w:hAnsi="Arial" w:cs="Arial"/>
            <w:color w:val="000000"/>
            <w:sz w:val="22"/>
            <w:szCs w:val="22"/>
          </w:rPr>
          <w:delText xml:space="preserve"> </w:delText>
        </w:r>
      </w:del>
      <w:r w:rsidR="00E822D1">
        <w:rPr>
          <w:rFonts w:ascii="Arial" w:hAnsi="Arial" w:cs="Arial"/>
          <w:color w:val="000000"/>
          <w:sz w:val="22"/>
          <w:szCs w:val="22"/>
        </w:rPr>
        <w:t xml:space="preserve"> In the RNA1 tree,</w:t>
      </w:r>
      <w:r w:rsidR="00456285">
        <w:rPr>
          <w:rFonts w:ascii="Arial" w:hAnsi="Arial" w:cs="Arial"/>
          <w:color w:val="000000"/>
          <w:sz w:val="22"/>
          <w:szCs w:val="22"/>
        </w:rPr>
        <w:t xml:space="preserve"> </w:t>
      </w:r>
      <w:del w:id="876" w:author="Stenglein,Mark" w:date="2025-03-10T10:37:00Z" w16du:dateUtc="2025-03-10T16:37:00Z">
        <w:r w:rsidR="00456285" w:rsidDel="00E822D1">
          <w:rPr>
            <w:rFonts w:ascii="Arial" w:hAnsi="Arial" w:cs="Arial"/>
            <w:color w:val="000000"/>
            <w:sz w:val="22"/>
            <w:szCs w:val="22"/>
          </w:rPr>
          <w:delText xml:space="preserve">while </w:delText>
        </w:r>
      </w:del>
      <w:r w:rsidR="00456285">
        <w:rPr>
          <w:rFonts w:ascii="Arial" w:hAnsi="Arial" w:cs="Arial"/>
          <w:color w:val="000000"/>
          <w:sz w:val="22"/>
          <w:szCs w:val="22"/>
        </w:rPr>
        <w:t xml:space="preserve">the </w:t>
      </w:r>
      <w:r w:rsidR="00456285" w:rsidRPr="006C74D5">
        <w:rPr>
          <w:rFonts w:ascii="Arial" w:hAnsi="Arial" w:cs="Arial"/>
          <w:i/>
          <w:iCs/>
          <w:color w:val="000000"/>
          <w:sz w:val="22"/>
          <w:szCs w:val="22"/>
        </w:rPr>
        <w:t>D. simulans</w:t>
      </w:r>
      <w:r w:rsidR="00456285">
        <w:rPr>
          <w:rFonts w:ascii="Arial" w:hAnsi="Arial" w:cs="Arial"/>
          <w:color w:val="000000"/>
          <w:sz w:val="22"/>
          <w:szCs w:val="22"/>
        </w:rPr>
        <w:t xml:space="preserve"> clade </w:t>
      </w:r>
      <w:del w:id="877" w:author="Stenglein,Mark" w:date="2025-03-10T10:37:00Z" w16du:dateUtc="2025-03-10T16:37:00Z">
        <w:r w:rsidR="00456285" w:rsidDel="00E822D1">
          <w:rPr>
            <w:rFonts w:ascii="Arial" w:hAnsi="Arial" w:cs="Arial"/>
            <w:color w:val="000000"/>
            <w:sz w:val="22"/>
            <w:szCs w:val="22"/>
          </w:rPr>
          <w:delText xml:space="preserve">in segment one </w:delText>
        </w:r>
      </w:del>
      <w:r w:rsidR="008E38EA">
        <w:rPr>
          <w:rFonts w:ascii="Arial" w:hAnsi="Arial" w:cs="Arial"/>
          <w:color w:val="000000"/>
          <w:sz w:val="22"/>
          <w:szCs w:val="22"/>
        </w:rPr>
        <w:t>was</w:t>
      </w:r>
      <w:r w:rsidR="00456285">
        <w:rPr>
          <w:rFonts w:ascii="Arial" w:hAnsi="Arial" w:cs="Arial"/>
          <w:color w:val="000000"/>
          <w:sz w:val="22"/>
          <w:szCs w:val="22"/>
        </w:rPr>
        <w:t xml:space="preserve"> </w:t>
      </w:r>
      <w:r w:rsidR="00E822D1">
        <w:rPr>
          <w:rFonts w:ascii="Arial" w:hAnsi="Arial" w:cs="Arial"/>
          <w:color w:val="000000"/>
          <w:sz w:val="22"/>
          <w:szCs w:val="22"/>
        </w:rPr>
        <w:t xml:space="preserve">more closely </w:t>
      </w:r>
      <w:r w:rsidR="00456285">
        <w:rPr>
          <w:rFonts w:ascii="Arial" w:hAnsi="Arial" w:cs="Arial"/>
          <w:color w:val="000000"/>
          <w:sz w:val="22"/>
          <w:szCs w:val="22"/>
        </w:rPr>
        <w:t>related to clade B (</w:t>
      </w:r>
      <w:r w:rsidR="00456285" w:rsidRPr="00456285">
        <w:rPr>
          <w:rFonts w:ascii="Arial" w:hAnsi="Arial" w:cs="Arial"/>
          <w:b/>
          <w:bCs/>
          <w:color w:val="000000"/>
          <w:sz w:val="22"/>
          <w:szCs w:val="22"/>
        </w:rPr>
        <w:t>Fig</w:t>
      </w:r>
      <w:r>
        <w:rPr>
          <w:rFonts w:ascii="Arial" w:hAnsi="Arial" w:cs="Arial"/>
          <w:b/>
          <w:bCs/>
          <w:color w:val="000000"/>
          <w:sz w:val="22"/>
          <w:szCs w:val="22"/>
        </w:rPr>
        <w:t>s</w:t>
      </w:r>
      <w:r w:rsidR="00456285" w:rsidRPr="00456285">
        <w:rPr>
          <w:rFonts w:ascii="Arial" w:hAnsi="Arial" w:cs="Arial"/>
          <w:b/>
          <w:bCs/>
          <w:color w:val="000000"/>
          <w:sz w:val="22"/>
          <w:szCs w:val="22"/>
        </w:rPr>
        <w:t>. 4</w:t>
      </w:r>
      <w:ins w:id="878" w:author="Keene-Snickers,Lexi" w:date="2025-03-17T13:55:00Z" w16du:dateUtc="2025-03-17T19:55:00Z">
        <w:r w:rsidR="00CD0AF9">
          <w:rPr>
            <w:rFonts w:ascii="Arial" w:hAnsi="Arial" w:cs="Arial"/>
            <w:b/>
            <w:bCs/>
            <w:color w:val="000000"/>
            <w:sz w:val="22"/>
            <w:szCs w:val="22"/>
          </w:rPr>
          <w:t>-</w:t>
        </w:r>
      </w:ins>
      <w:del w:id="879" w:author="Keene-Snickers,Lexi" w:date="2025-03-17T13:55:00Z" w16du:dateUtc="2025-03-17T19:55:00Z">
        <w:r w:rsidR="00456285" w:rsidRPr="00456285" w:rsidDel="00CD0AF9">
          <w:rPr>
            <w:rFonts w:ascii="Arial" w:hAnsi="Arial" w:cs="Arial"/>
            <w:b/>
            <w:bCs/>
            <w:color w:val="000000"/>
            <w:sz w:val="22"/>
            <w:szCs w:val="22"/>
          </w:rPr>
          <w:delText xml:space="preserve">, 5, &amp; </w:delText>
        </w:r>
      </w:del>
      <w:r w:rsidR="00456285" w:rsidRPr="00456285">
        <w:rPr>
          <w:rFonts w:ascii="Arial" w:hAnsi="Arial" w:cs="Arial"/>
          <w:b/>
          <w:bCs/>
          <w:color w:val="000000"/>
          <w:sz w:val="22"/>
          <w:szCs w:val="22"/>
        </w:rPr>
        <w:t>6</w:t>
      </w:r>
      <w:r w:rsidR="00456285">
        <w:rPr>
          <w:rFonts w:ascii="Arial" w:hAnsi="Arial" w:cs="Arial"/>
          <w:color w:val="000000"/>
          <w:sz w:val="22"/>
          <w:szCs w:val="22"/>
        </w:rPr>
        <w:t xml:space="preserve">). </w:t>
      </w:r>
      <w:r w:rsidR="00E822D1">
        <w:rPr>
          <w:rFonts w:ascii="Arial" w:hAnsi="Arial" w:cs="Arial"/>
          <w:color w:val="000000"/>
          <w:sz w:val="22"/>
          <w:szCs w:val="22"/>
        </w:rPr>
        <w:t>It is possible that these topological differences reflect a historic reassortment event</w:t>
      </w:r>
      <w:r w:rsidR="00541FBD">
        <w:rPr>
          <w:rFonts w:ascii="Arial" w:hAnsi="Arial" w:cs="Arial"/>
          <w:color w:val="000000"/>
          <w:sz w:val="22"/>
          <w:szCs w:val="22"/>
        </w:rPr>
        <w:t>.  Or, the difference</w:t>
      </w:r>
      <w:ins w:id="880" w:author="Stenglein,Mark" w:date="2025-03-12T12:47:00Z" w16du:dateUtc="2025-03-12T18:47:00Z">
        <w:r w:rsidR="00541FBD">
          <w:rPr>
            <w:rFonts w:ascii="Arial" w:hAnsi="Arial" w:cs="Arial"/>
            <w:color w:val="000000"/>
            <w:sz w:val="22"/>
            <w:szCs w:val="22"/>
          </w:rPr>
          <w:t xml:space="preserve"> </w:t>
        </w:r>
      </w:ins>
      <w:r w:rsidR="00783917">
        <w:rPr>
          <w:rFonts w:ascii="Arial" w:hAnsi="Arial" w:cs="Arial"/>
          <w:color w:val="000000"/>
          <w:sz w:val="22"/>
          <w:szCs w:val="22"/>
        </w:rPr>
        <w:t xml:space="preserve">could </w:t>
      </w:r>
      <w:r w:rsidR="00E822D1">
        <w:rPr>
          <w:rFonts w:ascii="Arial" w:hAnsi="Arial" w:cs="Arial"/>
          <w:color w:val="000000"/>
          <w:sz w:val="22"/>
          <w:szCs w:val="22"/>
        </w:rPr>
        <w:t xml:space="preserve">result from </w:t>
      </w:r>
      <w:r w:rsidR="00783917">
        <w:rPr>
          <w:rFonts w:ascii="Arial" w:hAnsi="Arial" w:cs="Arial"/>
          <w:color w:val="000000"/>
          <w:sz w:val="22"/>
          <w:szCs w:val="22"/>
        </w:rPr>
        <w:t xml:space="preserve">an artifact of </w:t>
      </w:r>
      <w:del w:id="881" w:author="Stenglein,Mark" w:date="2025-03-10T10:35:00Z" w16du:dateUtc="2025-03-10T16:35:00Z">
        <w:r w:rsidR="00783917" w:rsidDel="000321DE">
          <w:rPr>
            <w:rFonts w:ascii="Arial" w:hAnsi="Arial" w:cs="Arial"/>
            <w:color w:val="000000"/>
            <w:sz w:val="22"/>
            <w:szCs w:val="22"/>
          </w:rPr>
          <w:delText xml:space="preserve">midpoint </w:delText>
        </w:r>
      </w:del>
      <w:r w:rsidR="00783917">
        <w:rPr>
          <w:rFonts w:ascii="Arial" w:hAnsi="Arial" w:cs="Arial"/>
          <w:color w:val="000000"/>
          <w:sz w:val="22"/>
          <w:szCs w:val="22"/>
        </w:rPr>
        <w:t>rooting on tree topology</w:t>
      </w:r>
      <w:ins w:id="882" w:author="Keene-Snickers,Lexi" w:date="2025-03-17T13:56:00Z" w16du:dateUtc="2025-03-17T19:56:00Z">
        <w:r w:rsidR="00CD0AF9">
          <w:rPr>
            <w:rFonts w:ascii="Arial" w:hAnsi="Arial" w:cs="Arial"/>
            <w:color w:val="000000"/>
            <w:sz w:val="22"/>
            <w:szCs w:val="22"/>
          </w:rPr>
          <w:t>.</w:t>
        </w:r>
      </w:ins>
      <w:del w:id="883" w:author="Keene-Snickers,Lexi" w:date="2025-03-17T13:56:00Z" w16du:dateUtc="2025-03-17T19:56:00Z">
        <w:r w:rsidR="00783917" w:rsidDel="00CD0AF9">
          <w:rPr>
            <w:rFonts w:ascii="Arial" w:hAnsi="Arial" w:cs="Arial"/>
            <w:color w:val="000000"/>
            <w:sz w:val="22"/>
            <w:szCs w:val="22"/>
          </w:rPr>
          <w:delText xml:space="preserve">. </w:delText>
        </w:r>
        <w:r w:rsidR="0094697A" w:rsidDel="00CD0AF9">
          <w:rPr>
            <w:rFonts w:ascii="Arial" w:hAnsi="Arial" w:cs="Arial"/>
            <w:color w:val="000000"/>
            <w:sz w:val="22"/>
            <w:szCs w:val="22"/>
          </w:rPr>
          <w:delText>The topology of the chaq virus tree showed that t</w:delText>
        </w:r>
        <w:r w:rsidR="00456285" w:rsidDel="00CD0AF9">
          <w:rPr>
            <w:rFonts w:ascii="Arial" w:hAnsi="Arial" w:cs="Arial"/>
            <w:color w:val="000000"/>
            <w:sz w:val="22"/>
            <w:szCs w:val="22"/>
          </w:rPr>
          <w:delText xml:space="preserve">he </w:delText>
        </w:r>
        <w:r w:rsidR="00456285" w:rsidRPr="006C74D5" w:rsidDel="00CD0AF9">
          <w:rPr>
            <w:rFonts w:ascii="Arial" w:hAnsi="Arial" w:cs="Arial"/>
            <w:i/>
            <w:iCs/>
            <w:color w:val="000000"/>
            <w:sz w:val="22"/>
            <w:szCs w:val="22"/>
          </w:rPr>
          <w:delText>D. simulans</w:delText>
        </w:r>
        <w:r w:rsidR="00456285" w:rsidDel="00CD0AF9">
          <w:rPr>
            <w:rFonts w:ascii="Arial" w:hAnsi="Arial" w:cs="Arial"/>
            <w:color w:val="000000"/>
            <w:sz w:val="22"/>
            <w:szCs w:val="22"/>
          </w:rPr>
          <w:delText xml:space="preserve"> clade of chaq virus </w:delText>
        </w:r>
        <w:r w:rsidR="008E38EA" w:rsidDel="00CD0AF9">
          <w:rPr>
            <w:rFonts w:ascii="Arial" w:hAnsi="Arial" w:cs="Arial"/>
            <w:color w:val="000000"/>
            <w:sz w:val="22"/>
            <w:szCs w:val="22"/>
          </w:rPr>
          <w:delText>was</w:delText>
        </w:r>
        <w:r w:rsidR="00456285" w:rsidDel="00CD0AF9">
          <w:rPr>
            <w:rFonts w:ascii="Arial" w:hAnsi="Arial" w:cs="Arial"/>
            <w:color w:val="000000"/>
            <w:sz w:val="22"/>
            <w:szCs w:val="22"/>
          </w:rPr>
          <w:delText xml:space="preserve"> separate from </w:delText>
        </w:r>
        <w:r w:rsidR="006C74D5" w:rsidDel="00CD0AF9">
          <w:rPr>
            <w:rFonts w:ascii="Arial" w:hAnsi="Arial" w:cs="Arial"/>
            <w:color w:val="000000"/>
            <w:sz w:val="22"/>
            <w:szCs w:val="22"/>
          </w:rPr>
          <w:delText xml:space="preserve">all </w:delText>
        </w:r>
        <w:r w:rsidR="00456285" w:rsidDel="00CD0AF9">
          <w:rPr>
            <w:rFonts w:ascii="Arial" w:hAnsi="Arial" w:cs="Arial"/>
            <w:color w:val="000000"/>
            <w:sz w:val="22"/>
            <w:szCs w:val="22"/>
          </w:rPr>
          <w:delText xml:space="preserve">the </w:delText>
        </w:r>
        <w:r w:rsidR="00456285" w:rsidRPr="006C74D5" w:rsidDel="00CD0AF9">
          <w:rPr>
            <w:rFonts w:ascii="Arial" w:hAnsi="Arial" w:cs="Arial"/>
            <w:i/>
            <w:iCs/>
            <w:color w:val="000000"/>
            <w:sz w:val="22"/>
            <w:szCs w:val="22"/>
          </w:rPr>
          <w:delText>D. melanogaster</w:delText>
        </w:r>
        <w:r w:rsidR="00456285" w:rsidDel="00CD0AF9">
          <w:rPr>
            <w:rFonts w:ascii="Arial" w:hAnsi="Arial" w:cs="Arial"/>
            <w:color w:val="000000"/>
            <w:sz w:val="22"/>
            <w:szCs w:val="22"/>
          </w:rPr>
          <w:delText xml:space="preserve"> sequences (</w:delText>
        </w:r>
        <w:r w:rsidR="00456285" w:rsidRPr="00456285" w:rsidDel="00CD0AF9">
          <w:rPr>
            <w:rFonts w:ascii="Arial" w:hAnsi="Arial" w:cs="Arial"/>
            <w:b/>
            <w:bCs/>
            <w:color w:val="000000"/>
            <w:sz w:val="22"/>
            <w:szCs w:val="22"/>
          </w:rPr>
          <w:delText>Fig. 7</w:delText>
        </w:r>
        <w:r w:rsidR="00456285" w:rsidDel="00CD0AF9">
          <w:rPr>
            <w:rFonts w:ascii="Arial" w:hAnsi="Arial" w:cs="Arial"/>
            <w:color w:val="000000"/>
            <w:sz w:val="22"/>
            <w:szCs w:val="22"/>
          </w:rPr>
          <w:delText>).</w:delText>
        </w:r>
      </w:del>
      <w:r w:rsidR="005025F9">
        <w:rPr>
          <w:rFonts w:ascii="Arial" w:hAnsi="Arial" w:cs="Arial"/>
          <w:color w:val="000000"/>
          <w:sz w:val="22"/>
          <w:szCs w:val="22"/>
        </w:rPr>
        <w:t xml:space="preserve"> </w:t>
      </w:r>
    </w:p>
    <w:p w14:paraId="18A77195" w14:textId="77777777" w:rsidR="00CD0AF9" w:rsidRDefault="00CD0AF9" w:rsidP="00CD0AF9">
      <w:pPr>
        <w:spacing w:line="360" w:lineRule="auto"/>
        <w:rPr>
          <w:ins w:id="884" w:author="Keene-Snickers,Lexi" w:date="2025-03-17T14:47:00Z" w16du:dateUtc="2025-03-17T20:47:00Z"/>
          <w:rFonts w:ascii="Arial" w:hAnsi="Arial" w:cs="Arial"/>
          <w:color w:val="000000"/>
          <w:sz w:val="22"/>
          <w:szCs w:val="22"/>
        </w:rPr>
      </w:pPr>
    </w:p>
    <w:p w14:paraId="242CB55B" w14:textId="484891CC" w:rsidR="00CD0AF9" w:rsidRDefault="00CD0AF9" w:rsidP="00CD0AF9">
      <w:pPr>
        <w:spacing w:line="360" w:lineRule="auto"/>
        <w:rPr>
          <w:ins w:id="885" w:author="Keene-Snickers,Lexi" w:date="2025-03-17T14:48:00Z" w16du:dateUtc="2025-03-17T20:48:00Z"/>
          <w:rFonts w:ascii="Arial" w:hAnsi="Arial" w:cs="Arial"/>
          <w:color w:val="000000"/>
          <w:sz w:val="22"/>
          <w:szCs w:val="22"/>
        </w:rPr>
      </w:pPr>
      <w:ins w:id="886" w:author="Keene-Snickers,Lexi" w:date="2025-03-17T14:47:00Z" w16du:dateUtc="2025-03-17T20:47:00Z">
        <w:r>
          <w:rPr>
            <w:rFonts w:ascii="Arial" w:hAnsi="Arial" w:cs="Arial"/>
            <w:noProof/>
            <w:color w:val="000000"/>
            <w:sz w:val="22"/>
            <w:szCs w:val="22"/>
          </w:rPr>
          <w:lastRenderedPageBreak/>
          <w:drawing>
            <wp:inline distT="0" distB="0" distL="0" distR="0" wp14:anchorId="230E264A" wp14:editId="1B878FB5">
              <wp:extent cx="3473169" cy="6913266"/>
              <wp:effectExtent l="0" t="0" r="0" b="0"/>
              <wp:docPr id="15461374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37409" name="Picture 1546137409"/>
                      <pic:cNvPicPr/>
                    </pic:nvPicPr>
                    <pic:blipFill>
                      <a:blip r:embed="rId25"/>
                      <a:stretch>
                        <a:fillRect/>
                      </a:stretch>
                    </pic:blipFill>
                    <pic:spPr>
                      <a:xfrm>
                        <a:off x="0" y="0"/>
                        <a:ext cx="3515355" cy="6997237"/>
                      </a:xfrm>
                      <a:prstGeom prst="rect">
                        <a:avLst/>
                      </a:prstGeom>
                    </pic:spPr>
                  </pic:pic>
                </a:graphicData>
              </a:graphic>
            </wp:inline>
          </w:drawing>
        </w:r>
      </w:ins>
    </w:p>
    <w:p w14:paraId="436C4A09" w14:textId="0E8C0909" w:rsidR="00CD0AF9" w:rsidRDefault="00CD0AF9" w:rsidP="00CD0AF9">
      <w:pPr>
        <w:spacing w:line="360" w:lineRule="auto"/>
        <w:rPr>
          <w:ins w:id="887" w:author="Keene-Snickers,Lexi" w:date="2025-03-17T14:25:00Z" w16du:dateUtc="2025-03-17T20:25:00Z"/>
          <w:rFonts w:ascii="Arial" w:hAnsi="Arial" w:cs="Arial"/>
          <w:color w:val="000000"/>
          <w:sz w:val="22"/>
          <w:szCs w:val="22"/>
        </w:rPr>
      </w:pPr>
      <w:ins w:id="888" w:author="Keene-Snickers,Lexi" w:date="2025-03-17T14:48:00Z" w16du:dateUtc="2025-03-17T20:48:00Z">
        <w:r w:rsidRPr="000709C9">
          <w:rPr>
            <w:rFonts w:ascii="Arial" w:hAnsi="Arial" w:cs="Arial"/>
            <w:b/>
            <w:bCs/>
            <w:sz w:val="22"/>
            <w:szCs w:val="22"/>
          </w:rPr>
          <w:t>Figure 4: Midpoint rooted maximum likelihood phylogenetic tree of galbut virus RNA1</w:t>
        </w:r>
        <w:r>
          <w:rPr>
            <w:rFonts w:ascii="Arial" w:hAnsi="Arial" w:cs="Arial"/>
            <w:b/>
            <w:bCs/>
            <w:sz w:val="22"/>
            <w:szCs w:val="22"/>
          </w:rPr>
          <w:t xml:space="preserve"> 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others are indicated with an asterisk (*). Sequences from museum specimens are indicated by a caret (^)</w:t>
        </w:r>
      </w:ins>
      <w:customXmlInsRangeStart w:id="889" w:author="Keene-Snickers,Lexi" w:date="2025-03-17T14:48:00Z"/>
      <w:sdt>
        <w:sdtPr>
          <w:rPr>
            <w:rFonts w:ascii="Arial" w:hAnsi="Arial" w:cs="Arial"/>
            <w:color w:val="000000"/>
            <w:sz w:val="22"/>
            <w:szCs w:val="22"/>
            <w:vertAlign w:val="superscript"/>
          </w:rPr>
          <w:tag w:val="MENDELEY_CITATION_v3_eyJjaXRhdGlvbklEIjoiTUVOREVMRVlfQ0lUQVRJT05fNmY5YWY1OGMtZDEwOC00YWUwLTgwNTgtNTk2ZDJjMzhhMDZh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361892856"/>
          <w:placeholder>
            <w:docPart w:val="E4636D8D4B6FD24BA5C25A2C77143843"/>
          </w:placeholder>
        </w:sdtPr>
        <w:sdtContent>
          <w:customXmlInsRangeEnd w:id="889"/>
          <w:r w:rsidR="003C0B86" w:rsidRPr="003C0B86">
            <w:rPr>
              <w:rFonts w:ascii="Arial" w:hAnsi="Arial" w:cs="Arial"/>
              <w:color w:val="000000"/>
              <w:sz w:val="22"/>
              <w:szCs w:val="22"/>
              <w:vertAlign w:val="superscript"/>
            </w:rPr>
            <w:t>11</w:t>
          </w:r>
          <w:customXmlInsRangeStart w:id="890" w:author="Keene-Snickers,Lexi" w:date="2025-03-17T14:48:00Z"/>
        </w:sdtContent>
      </w:sdt>
      <w:customXmlInsRangeEnd w:id="890"/>
      <w:ins w:id="891" w:author="Keene-Snickers,Lexi" w:date="2025-03-17T14:48:00Z" w16du:dateUtc="2025-03-17T20:48:00Z">
        <w:r>
          <w:rPr>
            <w:rFonts w:ascii="Arial" w:hAnsi="Arial" w:cs="Arial"/>
            <w:sz w:val="22"/>
            <w:szCs w:val="22"/>
          </w:rPr>
          <w:t xml:space="preserve">. </w:t>
        </w:r>
      </w:ins>
      <w:ins w:id="892" w:author="Stenglein,Mark" w:date="2025-03-27T15:39:00Z" w16du:dateUtc="2025-03-27T21:39:00Z">
        <w:r w:rsidR="001568E0">
          <w:rPr>
            <w:rFonts w:ascii="Arial" w:hAnsi="Arial" w:cs="Arial"/>
            <w:sz w:val="22"/>
            <w:szCs w:val="22"/>
          </w:rPr>
          <w:t xml:space="preserve"> </w:t>
        </w:r>
        <w:r w:rsidR="001568E0">
          <w:rPr>
            <w:rFonts w:ascii="Helvetica" w:hAnsi="Helvetica" w:cs="Helvetica"/>
            <w:color w:val="000000"/>
            <w:kern w:val="0"/>
          </w:rPr>
          <w:t xml:space="preserve">EVE indicates an endogenized galbut virus sequence present in some D. </w:t>
        </w:r>
        <w:r w:rsidR="001568E0">
          <w:rPr>
            <w:rFonts w:ascii="Helvetica" w:hAnsi="Helvetica" w:cs="Helvetica"/>
            <w:color w:val="000000"/>
            <w:kern w:val="0"/>
          </w:rPr>
          <w:lastRenderedPageBreak/>
          <w:t>melanogaster genomes (</w:t>
        </w:r>
        <w:r w:rsidR="001568E0" w:rsidRPr="001568E0">
          <w:rPr>
            <w:rFonts w:ascii="Helvetica" w:hAnsi="Helvetica" w:cs="Helvetica"/>
            <w:color w:val="000000"/>
            <w:kern w:val="0"/>
            <w:highlight w:val="yellow"/>
            <w:rPrChange w:id="893" w:author="Stenglein,Mark" w:date="2025-03-27T15:39:00Z" w16du:dateUtc="2025-03-27T21:39:00Z">
              <w:rPr>
                <w:rFonts w:ascii="Helvetica" w:hAnsi="Helvetica" w:cs="Helvetica"/>
                <w:color w:val="000000"/>
                <w:kern w:val="0"/>
              </w:rPr>
            </w:rPrChange>
          </w:rPr>
          <w:t>ref #X</w:t>
        </w:r>
        <w:r w:rsidR="001568E0">
          <w:rPr>
            <w:rFonts w:ascii="Helvetica" w:hAnsi="Helvetica" w:cs="Helvetica"/>
            <w:color w:val="000000"/>
            <w:kern w:val="0"/>
          </w:rPr>
          <w:t xml:space="preserve">). </w:t>
        </w:r>
      </w:ins>
      <w:ins w:id="894" w:author="Keene-Snickers,Lexi" w:date="2025-03-17T14:48:00Z" w16du:dateUtc="2025-03-17T20:48:00Z">
        <w:r>
          <w:rPr>
            <w:rFonts w:ascii="Arial" w:hAnsi="Arial" w:cs="Arial"/>
            <w:sz w:val="22"/>
            <w:szCs w:val="22"/>
          </w:rPr>
          <w:t xml:space="preserve">Support values </w:t>
        </w:r>
        <w:del w:id="895" w:author="Stenglein,Mark" w:date="2025-03-27T15:43:00Z" w16du:dateUtc="2025-03-27T21:43:00Z">
          <w:r w:rsidDel="00E40397">
            <w:rPr>
              <w:rFonts w:ascii="Arial" w:hAnsi="Arial" w:cs="Arial"/>
              <w:sz w:val="22"/>
              <w:szCs w:val="22"/>
            </w:rPr>
            <w:delText xml:space="preserve">are shown </w:delText>
          </w:r>
        </w:del>
      </w:ins>
      <w:ins w:id="896" w:author="Stenglein,Mark" w:date="2025-03-27T15:43:00Z" w16du:dateUtc="2025-03-27T21:43:00Z">
        <w:r w:rsidR="00E40397">
          <w:rPr>
            <w:rFonts w:ascii="Arial" w:hAnsi="Arial" w:cs="Arial"/>
            <w:sz w:val="22"/>
            <w:szCs w:val="22"/>
          </w:rPr>
          <w:t xml:space="preserve">for select </w:t>
        </w:r>
      </w:ins>
      <w:ins w:id="897" w:author="Keene-Snickers,Lexi" w:date="2025-03-17T14:48:00Z" w16du:dateUtc="2025-03-17T20:48:00Z">
        <w:r>
          <w:rPr>
            <w:rFonts w:ascii="Arial" w:hAnsi="Arial" w:cs="Arial"/>
            <w:sz w:val="22"/>
            <w:szCs w:val="22"/>
          </w:rPr>
          <w:t xml:space="preserve">nodes </w:t>
        </w:r>
        <w:del w:id="898" w:author="Stenglein,Mark" w:date="2025-03-27T15:43:00Z" w16du:dateUtc="2025-03-27T21:43:00Z">
          <w:r w:rsidDel="00E40397">
            <w:rPr>
              <w:rFonts w:ascii="Arial" w:hAnsi="Arial" w:cs="Arial"/>
              <w:sz w:val="22"/>
              <w:szCs w:val="22"/>
            </w:rPr>
            <w:delText>with a bootstrap value of &lt; 75</w:delText>
          </w:r>
        </w:del>
      </w:ins>
      <w:ins w:id="899" w:author="Stenglein,Mark" w:date="2025-03-27T15:43:00Z" w16du:dateUtc="2025-03-27T21:43:00Z">
        <w:r w:rsidR="00E40397">
          <w:rPr>
            <w:rFonts w:ascii="Arial" w:hAnsi="Arial" w:cs="Arial"/>
            <w:sz w:val="22"/>
            <w:szCs w:val="22"/>
          </w:rPr>
          <w:t>are indicated</w:t>
        </w:r>
      </w:ins>
      <w:ins w:id="900" w:author="Keene-Snickers,Lexi" w:date="2025-03-17T14:48:00Z" w16du:dateUtc="2025-03-17T20:48:00Z">
        <w:r>
          <w:rPr>
            <w:rFonts w:ascii="Arial" w:hAnsi="Arial" w:cs="Arial"/>
            <w:sz w:val="22"/>
            <w:szCs w:val="22"/>
          </w:rPr>
          <w:t>. Accession numbers are noted except where groups of closely related sequences were collapsed.</w:t>
        </w:r>
      </w:ins>
      <w:ins w:id="901" w:author="Stenglein,Mark" w:date="2025-03-27T15:38:00Z" w16du:dateUtc="2025-03-27T21:38:00Z">
        <w:r w:rsidR="001568E0">
          <w:rPr>
            <w:rFonts w:ascii="Arial" w:hAnsi="Arial" w:cs="Arial"/>
            <w:sz w:val="22"/>
            <w:szCs w:val="22"/>
          </w:rPr>
          <w:t xml:space="preserve"> </w:t>
        </w:r>
      </w:ins>
    </w:p>
    <w:p w14:paraId="34CD172D" w14:textId="4B6B82F5" w:rsidR="00CD0AF9" w:rsidRDefault="00A94DFE" w:rsidP="00CD0AF9">
      <w:pPr>
        <w:spacing w:line="360" w:lineRule="auto"/>
        <w:rPr>
          <w:ins w:id="902" w:author="Keene-Snickers,Lexi" w:date="2025-03-17T14:26:00Z" w16du:dateUtc="2025-03-17T20:26:00Z"/>
          <w:rFonts w:ascii="Arial" w:hAnsi="Arial" w:cs="Arial"/>
          <w:color w:val="000000"/>
          <w:sz w:val="22"/>
          <w:szCs w:val="22"/>
        </w:rPr>
      </w:pPr>
      <w:ins w:id="903" w:author="Keene-Snickers,Lexi" w:date="2025-03-19T12:28:00Z" w16du:dateUtc="2025-03-19T18:28:00Z">
        <w:r>
          <w:rPr>
            <w:rFonts w:ascii="Arial" w:hAnsi="Arial" w:cs="Arial"/>
            <w:noProof/>
            <w:color w:val="000000"/>
            <w:sz w:val="22"/>
            <w:szCs w:val="22"/>
          </w:rPr>
          <w:drawing>
            <wp:inline distT="0" distB="0" distL="0" distR="0" wp14:anchorId="768BD1E2" wp14:editId="70B01A91">
              <wp:extent cx="2426139" cy="7387868"/>
              <wp:effectExtent l="0" t="0" r="0" b="3810"/>
              <wp:docPr id="12111796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79680" name="Picture 1211179680"/>
                      <pic:cNvPicPr/>
                    </pic:nvPicPr>
                    <pic:blipFill>
                      <a:blip r:embed="rId26"/>
                      <a:stretch>
                        <a:fillRect/>
                      </a:stretch>
                    </pic:blipFill>
                    <pic:spPr>
                      <a:xfrm>
                        <a:off x="0" y="0"/>
                        <a:ext cx="2466665" cy="7511275"/>
                      </a:xfrm>
                      <a:prstGeom prst="rect">
                        <a:avLst/>
                      </a:prstGeom>
                    </pic:spPr>
                  </pic:pic>
                </a:graphicData>
              </a:graphic>
            </wp:inline>
          </w:drawing>
        </w:r>
      </w:ins>
    </w:p>
    <w:p w14:paraId="00F09699" w14:textId="71043C0E" w:rsidR="00CD0AF9" w:rsidRDefault="00CD0AF9" w:rsidP="00CD0AF9">
      <w:pPr>
        <w:spacing w:line="360" w:lineRule="auto"/>
        <w:rPr>
          <w:ins w:id="904" w:author="Keene-Snickers,Lexi" w:date="2025-03-17T14:48:00Z" w16du:dateUtc="2025-03-17T20:48:00Z"/>
          <w:rFonts w:ascii="Arial" w:hAnsi="Arial" w:cs="Arial"/>
          <w:sz w:val="22"/>
          <w:szCs w:val="22"/>
        </w:rPr>
      </w:pPr>
      <w:commentRangeStart w:id="905"/>
      <w:ins w:id="906" w:author="Keene-Snickers,Lexi" w:date="2025-03-17T14:27:00Z" w16du:dateUtc="2025-03-17T20:27:00Z">
        <w:r w:rsidRPr="00E97611">
          <w:rPr>
            <w:rFonts w:ascii="Arial" w:hAnsi="Arial" w:cs="Arial"/>
            <w:b/>
            <w:bCs/>
            <w:sz w:val="22"/>
            <w:szCs w:val="22"/>
          </w:rPr>
          <w:lastRenderedPageBreak/>
          <w:t>Supplemental Figure 2</w:t>
        </w:r>
      </w:ins>
      <w:commentRangeEnd w:id="905"/>
      <w:r w:rsidR="00ED778D">
        <w:rPr>
          <w:rStyle w:val="CommentReference"/>
        </w:rPr>
        <w:commentReference w:id="905"/>
      </w:r>
      <w:ins w:id="907" w:author="Keene-Snickers,Lexi" w:date="2025-03-17T14:27:00Z" w16du:dateUtc="2025-03-17T20:27:00Z">
        <w:r w:rsidRPr="00E97611">
          <w:rPr>
            <w:rFonts w:ascii="Arial" w:hAnsi="Arial" w:cs="Arial"/>
            <w:b/>
            <w:bCs/>
            <w:sz w:val="22"/>
            <w:szCs w:val="22"/>
          </w:rPr>
          <w:t>: Midpoint rooted maximum likelihood tree of galbut virus RNA</w:t>
        </w:r>
        <w:r>
          <w:rPr>
            <w:rFonts w:ascii="Arial" w:hAnsi="Arial" w:cs="Arial"/>
            <w:b/>
            <w:bCs/>
            <w:sz w:val="22"/>
            <w:szCs w:val="22"/>
          </w:rPr>
          <w:t xml:space="preserve"> </w:t>
        </w:r>
        <w:r w:rsidRPr="00E97611">
          <w:rPr>
            <w:rFonts w:ascii="Arial" w:hAnsi="Arial" w:cs="Arial"/>
            <w:b/>
            <w:bCs/>
            <w:sz w:val="22"/>
            <w:szCs w:val="22"/>
          </w:rPr>
          <w:t>1 nucleotide sequences extended data.</w:t>
        </w:r>
        <w:r>
          <w:rPr>
            <w:rFonts w:ascii="Arial" w:hAnsi="Arial" w:cs="Arial"/>
            <w:sz w:val="22"/>
            <w:szCs w:val="22"/>
          </w:rPr>
          <w:t xml:space="preserve"> Data as shown in Figure 4 but with no clades collapsed.</w:t>
        </w:r>
      </w:ins>
    </w:p>
    <w:p w14:paraId="0EDD3009" w14:textId="563B7F45" w:rsidR="00CD0AF9" w:rsidRDefault="00CD0AF9" w:rsidP="00CD0AF9">
      <w:pPr>
        <w:spacing w:line="360" w:lineRule="auto"/>
        <w:rPr>
          <w:ins w:id="908" w:author="Keene-Snickers,Lexi" w:date="2025-03-17T14:49:00Z" w16du:dateUtc="2025-03-17T20:49:00Z"/>
          <w:rFonts w:ascii="Arial" w:hAnsi="Arial" w:cs="Arial"/>
          <w:sz w:val="22"/>
          <w:szCs w:val="22"/>
        </w:rPr>
      </w:pPr>
      <w:ins w:id="909" w:author="Keene-Snickers,Lexi" w:date="2025-03-17T14:48:00Z" w16du:dateUtc="2025-03-17T20:48:00Z">
        <w:r>
          <w:rPr>
            <w:rFonts w:ascii="Arial" w:hAnsi="Arial" w:cs="Arial"/>
            <w:noProof/>
            <w:sz w:val="22"/>
            <w:szCs w:val="22"/>
          </w:rPr>
          <w:drawing>
            <wp:inline distT="0" distB="0" distL="0" distR="0" wp14:anchorId="438E6E94" wp14:editId="79D23F42">
              <wp:extent cx="3185568" cy="6883121"/>
              <wp:effectExtent l="0" t="0" r="2540" b="635"/>
              <wp:docPr id="15504031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03158" name="Picture 1550403158"/>
                      <pic:cNvPicPr/>
                    </pic:nvPicPr>
                    <pic:blipFill>
                      <a:blip r:embed="rId27"/>
                      <a:stretch>
                        <a:fillRect/>
                      </a:stretch>
                    </pic:blipFill>
                    <pic:spPr>
                      <a:xfrm>
                        <a:off x="0" y="0"/>
                        <a:ext cx="3214734" cy="6946140"/>
                      </a:xfrm>
                      <a:prstGeom prst="rect">
                        <a:avLst/>
                      </a:prstGeom>
                    </pic:spPr>
                  </pic:pic>
                </a:graphicData>
              </a:graphic>
            </wp:inline>
          </w:drawing>
        </w:r>
      </w:ins>
    </w:p>
    <w:p w14:paraId="4BA875F7" w14:textId="72473C96" w:rsidR="00CD0AF9" w:rsidDel="00CD0AF9" w:rsidRDefault="00CD0AF9">
      <w:pPr>
        <w:spacing w:line="360" w:lineRule="auto"/>
        <w:rPr>
          <w:ins w:id="910" w:author="Keene-Snickers,Lexi" w:date="2025-03-17T14:49:00Z" w16du:dateUtc="2025-03-17T20:49:00Z"/>
          <w:del w:id="911" w:author="Keene-Snickers,Lexi" w:date="2025-03-17T14:28:00Z" w16du:dateUtc="2025-03-17T20:28:00Z"/>
          <w:rFonts w:ascii="Arial" w:hAnsi="Arial" w:cs="Arial"/>
          <w:sz w:val="22"/>
          <w:szCs w:val="22"/>
        </w:rPr>
      </w:pPr>
      <w:ins w:id="912" w:author="Keene-Snickers,Lexi" w:date="2025-03-17T14:49:00Z" w16du:dateUtc="2025-03-17T20:49:00Z">
        <w:r w:rsidRPr="000709C9">
          <w:rPr>
            <w:rFonts w:ascii="Arial" w:hAnsi="Arial" w:cs="Arial"/>
            <w:b/>
            <w:bCs/>
            <w:sz w:val="22"/>
            <w:szCs w:val="22"/>
          </w:rPr>
          <w:t>Figure 5: Midpoint rooted maximum likelihood phylogenetic tree of galbut virus RNA</w:t>
        </w:r>
        <w:r>
          <w:rPr>
            <w:rFonts w:ascii="Arial" w:hAnsi="Arial" w:cs="Arial"/>
            <w:b/>
            <w:bCs/>
            <w:sz w:val="22"/>
            <w:szCs w:val="22"/>
          </w:rPr>
          <w:t>2 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 </w:t>
        </w:r>
        <w:del w:id="913" w:author="Stenglein,Mark" w:date="2025-03-12T12:46:00Z" w16du:dateUtc="2025-03-12T18:46:00Z">
          <w:r w:rsidDel="00037111">
            <w:rPr>
              <w:rFonts w:ascii="Arial" w:hAnsi="Arial" w:cs="Arial"/>
              <w:sz w:val="22"/>
              <w:szCs w:val="22"/>
            </w:rPr>
            <w:lastRenderedPageBreak/>
            <w:delText xml:space="preserve">investigators </w:delText>
          </w:r>
        </w:del>
        <w:r>
          <w:rPr>
            <w:rFonts w:ascii="Arial" w:hAnsi="Arial" w:cs="Arial"/>
            <w:sz w:val="22"/>
            <w:szCs w:val="22"/>
          </w:rPr>
          <w:t>are indicated with an asterisk (*). Sequences from museum specimens are indicated by a caret (^)</w:t>
        </w:r>
      </w:ins>
      <w:customXmlInsRangeStart w:id="914" w:author="Keene-Snickers,Lexi" w:date="2025-03-17T14:49:00Z"/>
      <w:sdt>
        <w:sdtPr>
          <w:rPr>
            <w:rFonts w:ascii="Arial" w:hAnsi="Arial" w:cs="Arial"/>
            <w:color w:val="000000"/>
            <w:sz w:val="22"/>
            <w:szCs w:val="22"/>
            <w:vertAlign w:val="superscript"/>
          </w:rPr>
          <w:tag w:val="MENDELEY_CITATION_v3_eyJjaXRhdGlvbklEIjoiTUVOREVMRVlfQ0lUQVRJT05fOTYwMDA1ODYtMDZmNS00Njk1LWI4M2YtOWRlYjNlNWM0Yjcz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107886486"/>
          <w:placeholder>
            <w:docPart w:val="A118E2E23F11404A8EF6A6237444685F"/>
          </w:placeholder>
        </w:sdtPr>
        <w:sdtContent>
          <w:customXmlInsRangeEnd w:id="914"/>
          <w:r w:rsidR="003C0B86" w:rsidRPr="003C0B86">
            <w:rPr>
              <w:rFonts w:ascii="Arial" w:hAnsi="Arial" w:cs="Arial"/>
              <w:color w:val="000000"/>
              <w:sz w:val="22"/>
              <w:szCs w:val="22"/>
              <w:vertAlign w:val="superscript"/>
            </w:rPr>
            <w:t>11</w:t>
          </w:r>
          <w:customXmlInsRangeStart w:id="915" w:author="Keene-Snickers,Lexi" w:date="2025-03-17T14:49:00Z"/>
        </w:sdtContent>
      </w:sdt>
      <w:customXmlInsRangeEnd w:id="915"/>
      <w:ins w:id="916" w:author="Keene-Snickers,Lexi" w:date="2025-03-17T14:49:00Z" w16du:dateUtc="2025-03-17T20:49:00Z">
        <w:r>
          <w:rPr>
            <w:rFonts w:ascii="Arial" w:hAnsi="Arial" w:cs="Arial"/>
            <w:sz w:val="22"/>
            <w:szCs w:val="22"/>
          </w:rPr>
          <w:t xml:space="preserve">.  Support values </w:t>
        </w:r>
        <w:del w:id="917" w:author="Stenglein,Mark" w:date="2025-03-27T15:43:00Z" w16du:dateUtc="2025-03-27T21:43:00Z">
          <w:r w:rsidDel="00E40397">
            <w:rPr>
              <w:rFonts w:ascii="Arial" w:hAnsi="Arial" w:cs="Arial"/>
              <w:sz w:val="22"/>
              <w:szCs w:val="22"/>
            </w:rPr>
            <w:delText>are shown for</w:delText>
          </w:r>
        </w:del>
      </w:ins>
      <w:ins w:id="918" w:author="Stenglein,Mark" w:date="2025-03-27T15:43:00Z" w16du:dateUtc="2025-03-27T21:43:00Z">
        <w:r w:rsidR="00E40397">
          <w:rPr>
            <w:rFonts w:ascii="Arial" w:hAnsi="Arial" w:cs="Arial"/>
            <w:sz w:val="22"/>
            <w:szCs w:val="22"/>
          </w:rPr>
          <w:t>for select</w:t>
        </w:r>
      </w:ins>
      <w:ins w:id="919" w:author="Keene-Snickers,Lexi" w:date="2025-03-17T14:49:00Z" w16du:dateUtc="2025-03-17T20:49:00Z">
        <w:r>
          <w:rPr>
            <w:rFonts w:ascii="Arial" w:hAnsi="Arial" w:cs="Arial"/>
            <w:sz w:val="22"/>
            <w:szCs w:val="22"/>
          </w:rPr>
          <w:t xml:space="preserve"> nodes </w:t>
        </w:r>
        <w:del w:id="920" w:author="Stenglein,Mark" w:date="2025-03-27T15:43:00Z" w16du:dateUtc="2025-03-27T21:43:00Z">
          <w:r w:rsidDel="00E40397">
            <w:rPr>
              <w:rFonts w:ascii="Arial" w:hAnsi="Arial" w:cs="Arial"/>
              <w:sz w:val="22"/>
              <w:szCs w:val="22"/>
            </w:rPr>
            <w:delText>with a bootstrap value of &lt; 75</w:delText>
          </w:r>
        </w:del>
      </w:ins>
      <w:ins w:id="921" w:author="Stenglein,Mark" w:date="2025-03-27T15:43:00Z" w16du:dateUtc="2025-03-27T21:43:00Z">
        <w:r w:rsidR="00E40397">
          <w:rPr>
            <w:rFonts w:ascii="Arial" w:hAnsi="Arial" w:cs="Arial"/>
            <w:sz w:val="22"/>
            <w:szCs w:val="22"/>
          </w:rPr>
          <w:t>are indicated</w:t>
        </w:r>
      </w:ins>
      <w:ins w:id="922" w:author="Keene-Snickers,Lexi" w:date="2025-03-17T14:49:00Z" w16du:dateUtc="2025-03-17T20:49:00Z">
        <w:r>
          <w:rPr>
            <w:rFonts w:ascii="Arial" w:hAnsi="Arial" w:cs="Arial"/>
            <w:sz w:val="22"/>
            <w:szCs w:val="22"/>
          </w:rPr>
          <w:t xml:space="preserve">. Accession numbers are noted except where groups of closely related sequences were collapsed. </w:t>
        </w:r>
      </w:ins>
    </w:p>
    <w:p w14:paraId="03ABD82F" w14:textId="77777777" w:rsidR="00CD0AF9" w:rsidRPr="00CD0AF9" w:rsidRDefault="00CD0AF9">
      <w:pPr>
        <w:spacing w:line="360" w:lineRule="auto"/>
        <w:rPr>
          <w:ins w:id="923" w:author="Keene-Snickers,Lexi" w:date="2025-03-17T13:56:00Z" w16du:dateUtc="2025-03-17T19:56:00Z"/>
          <w:rFonts w:ascii="Arial" w:hAnsi="Arial" w:cs="Arial"/>
          <w:sz w:val="22"/>
          <w:szCs w:val="22"/>
          <w:rPrChange w:id="924" w:author="Keene-Snickers,Lexi" w:date="2025-03-17T14:27:00Z" w16du:dateUtc="2025-03-17T20:27:00Z">
            <w:rPr>
              <w:ins w:id="925" w:author="Keene-Snickers,Lexi" w:date="2025-03-17T13:56:00Z" w16du:dateUtc="2025-03-17T19:56:00Z"/>
              <w:rFonts w:ascii="Arial" w:hAnsi="Arial" w:cs="Arial"/>
              <w:color w:val="000000"/>
              <w:sz w:val="22"/>
              <w:szCs w:val="22"/>
            </w:rPr>
          </w:rPrChange>
        </w:rPr>
        <w:pPrChange w:id="926" w:author="Keene-Snickers,Lexi" w:date="2025-03-17T14:25:00Z" w16du:dateUtc="2025-03-17T20:25:00Z">
          <w:pPr>
            <w:spacing w:line="360" w:lineRule="auto"/>
            <w:ind w:firstLine="720"/>
          </w:pPr>
        </w:pPrChange>
      </w:pPr>
    </w:p>
    <w:p w14:paraId="1BAA64E3" w14:textId="22BA7FB3" w:rsidR="00CD0AF9" w:rsidRDefault="00CD0AF9" w:rsidP="00CD0AF9">
      <w:pPr>
        <w:spacing w:line="360" w:lineRule="auto"/>
        <w:rPr>
          <w:ins w:id="927" w:author="Keene-Snickers,Lexi" w:date="2025-03-17T14:27:00Z" w16du:dateUtc="2025-03-17T20:27:00Z"/>
          <w:rFonts w:ascii="Arial" w:hAnsi="Arial" w:cs="Arial"/>
          <w:color w:val="000000"/>
          <w:sz w:val="22"/>
          <w:szCs w:val="22"/>
        </w:rPr>
      </w:pPr>
      <w:ins w:id="928" w:author="Keene-Snickers,Lexi" w:date="2025-03-17T14:47:00Z" w16du:dateUtc="2025-03-17T20:47:00Z">
        <w:r>
          <w:rPr>
            <w:rFonts w:ascii="Arial" w:hAnsi="Arial" w:cs="Arial"/>
            <w:noProof/>
            <w:color w:val="000000"/>
            <w:sz w:val="22"/>
            <w:szCs w:val="22"/>
          </w:rPr>
          <w:drawing>
            <wp:inline distT="0" distB="0" distL="0" distR="0" wp14:anchorId="67C1B963" wp14:editId="357366BC">
              <wp:extent cx="2119884" cy="7375490"/>
              <wp:effectExtent l="0" t="0" r="1270" b="3810"/>
              <wp:docPr id="16136454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45473" name="Picture 1613645473"/>
                      <pic:cNvPicPr/>
                    </pic:nvPicPr>
                    <pic:blipFill>
                      <a:blip r:embed="rId28"/>
                      <a:stretch>
                        <a:fillRect/>
                      </a:stretch>
                    </pic:blipFill>
                    <pic:spPr>
                      <a:xfrm>
                        <a:off x="0" y="0"/>
                        <a:ext cx="2132158" cy="7418195"/>
                      </a:xfrm>
                      <a:prstGeom prst="rect">
                        <a:avLst/>
                      </a:prstGeom>
                    </pic:spPr>
                  </pic:pic>
                </a:graphicData>
              </a:graphic>
            </wp:inline>
          </w:drawing>
        </w:r>
      </w:ins>
    </w:p>
    <w:p w14:paraId="4BDB27A1" w14:textId="02890A39" w:rsidR="00CD0AF9" w:rsidRDefault="00CD0AF9" w:rsidP="00CD0AF9">
      <w:pPr>
        <w:spacing w:line="360" w:lineRule="auto"/>
        <w:rPr>
          <w:ins w:id="929" w:author="Keene-Snickers,Lexi" w:date="2025-03-17T14:48:00Z" w16du:dateUtc="2025-03-17T20:48:00Z"/>
          <w:rFonts w:ascii="Arial" w:hAnsi="Arial" w:cs="Arial"/>
          <w:sz w:val="22"/>
          <w:szCs w:val="22"/>
        </w:rPr>
      </w:pPr>
      <w:commentRangeStart w:id="930"/>
      <w:ins w:id="931" w:author="Keene-Snickers,Lexi" w:date="2025-03-17T14:27:00Z" w16du:dateUtc="2025-03-17T20:27:00Z">
        <w:r w:rsidRPr="00E97611">
          <w:rPr>
            <w:rFonts w:ascii="Arial" w:hAnsi="Arial" w:cs="Arial"/>
            <w:b/>
            <w:bCs/>
            <w:sz w:val="22"/>
            <w:szCs w:val="22"/>
          </w:rPr>
          <w:lastRenderedPageBreak/>
          <w:t>Supplemental Figure 3</w:t>
        </w:r>
      </w:ins>
      <w:commentRangeEnd w:id="930"/>
      <w:r w:rsidR="00ED778D">
        <w:rPr>
          <w:rStyle w:val="CommentReference"/>
        </w:rPr>
        <w:commentReference w:id="930"/>
      </w:r>
      <w:ins w:id="932" w:author="Keene-Snickers,Lexi" w:date="2025-03-17T14:27:00Z" w16du:dateUtc="2025-03-17T20:27:00Z">
        <w:r w:rsidRPr="00E97611">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Midpoint rooted maximum likelihood tree of galbut virus RNA</w:t>
        </w:r>
        <w:r>
          <w:rPr>
            <w:rFonts w:ascii="Arial" w:hAnsi="Arial" w:cs="Arial"/>
            <w:b/>
            <w:bCs/>
            <w:sz w:val="22"/>
            <w:szCs w:val="22"/>
          </w:rPr>
          <w:t xml:space="preserve"> 2</w:t>
        </w:r>
        <w:r w:rsidRPr="00C96C0F">
          <w:rPr>
            <w:rFonts w:ascii="Arial" w:hAnsi="Arial" w:cs="Arial"/>
            <w:b/>
            <w:bCs/>
            <w:sz w:val="22"/>
            <w:szCs w:val="22"/>
          </w:rPr>
          <w:t xml:space="preserve"> nucleotide sequences extended data.</w:t>
        </w:r>
        <w:r>
          <w:rPr>
            <w:rFonts w:ascii="Arial" w:hAnsi="Arial" w:cs="Arial"/>
            <w:sz w:val="22"/>
            <w:szCs w:val="22"/>
          </w:rPr>
          <w:t xml:space="preserve"> Data as shown in Figure 5 but with no clades collapsed.</w:t>
        </w:r>
      </w:ins>
    </w:p>
    <w:p w14:paraId="51BC4B15" w14:textId="151CE81F" w:rsidR="00CD0AF9" w:rsidRDefault="00CD0AF9" w:rsidP="00CD0AF9">
      <w:pPr>
        <w:spacing w:line="360" w:lineRule="auto"/>
        <w:rPr>
          <w:rFonts w:ascii="Arial" w:hAnsi="Arial" w:cs="Arial"/>
          <w:sz w:val="22"/>
          <w:szCs w:val="22"/>
        </w:rPr>
      </w:pPr>
      <w:ins w:id="933" w:author="Keene-Snickers,Lexi" w:date="2025-03-17T14:54:00Z" w16du:dateUtc="2025-03-17T20:54:00Z">
        <w:r>
          <w:rPr>
            <w:rFonts w:ascii="Arial" w:hAnsi="Arial" w:cs="Arial"/>
            <w:noProof/>
            <w:sz w:val="22"/>
            <w:szCs w:val="22"/>
          </w:rPr>
          <w:drawing>
            <wp:inline distT="0" distB="0" distL="0" distR="0" wp14:anchorId="1101B1AD" wp14:editId="08474A3A">
              <wp:extent cx="2576383" cy="6887361"/>
              <wp:effectExtent l="0" t="0" r="1905" b="0"/>
              <wp:docPr id="7421831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83153" name="Picture 742183153"/>
                      <pic:cNvPicPr/>
                    </pic:nvPicPr>
                    <pic:blipFill>
                      <a:blip r:embed="rId29"/>
                      <a:stretch>
                        <a:fillRect/>
                      </a:stretch>
                    </pic:blipFill>
                    <pic:spPr>
                      <a:xfrm>
                        <a:off x="0" y="0"/>
                        <a:ext cx="2604973" cy="6963790"/>
                      </a:xfrm>
                      <a:prstGeom prst="rect">
                        <a:avLst/>
                      </a:prstGeom>
                    </pic:spPr>
                  </pic:pic>
                </a:graphicData>
              </a:graphic>
            </wp:inline>
          </w:drawing>
        </w:r>
      </w:ins>
    </w:p>
    <w:p w14:paraId="76BC2C1A" w14:textId="0B007149" w:rsidR="00CD0AF9" w:rsidDel="00CD0AF9" w:rsidRDefault="00CD0AF9" w:rsidP="00CD0AF9">
      <w:pPr>
        <w:spacing w:line="360" w:lineRule="auto"/>
        <w:rPr>
          <w:ins w:id="934" w:author="Keene-Snickers,Lexi" w:date="2025-03-17T14:50:00Z" w16du:dateUtc="2025-03-17T20:50:00Z"/>
          <w:del w:id="935" w:author="Keene-Snickers,Lexi" w:date="2025-03-17T14:29:00Z" w16du:dateUtc="2025-03-17T20:29:00Z"/>
          <w:rFonts w:ascii="Arial" w:hAnsi="Arial" w:cs="Arial"/>
          <w:sz w:val="22"/>
          <w:szCs w:val="22"/>
        </w:rPr>
      </w:pPr>
      <w:commentRangeStart w:id="936"/>
      <w:ins w:id="937" w:author="Keene-Snickers,Lexi" w:date="2025-03-17T14:50:00Z" w16du:dateUtc="2025-03-17T20:50:00Z">
        <w:r w:rsidRPr="000709C9">
          <w:rPr>
            <w:rFonts w:ascii="Arial" w:hAnsi="Arial" w:cs="Arial"/>
            <w:b/>
            <w:bCs/>
            <w:sz w:val="22"/>
            <w:szCs w:val="22"/>
          </w:rPr>
          <w:t xml:space="preserve">Figure </w:t>
        </w:r>
        <w:r>
          <w:rPr>
            <w:rFonts w:ascii="Arial" w:hAnsi="Arial" w:cs="Arial"/>
            <w:b/>
            <w:bCs/>
            <w:sz w:val="22"/>
            <w:szCs w:val="22"/>
          </w:rPr>
          <w:t>6</w:t>
        </w:r>
      </w:ins>
      <w:commentRangeEnd w:id="936"/>
      <w:r w:rsidR="003C3D28">
        <w:rPr>
          <w:rStyle w:val="CommentReference"/>
        </w:rPr>
        <w:commentReference w:id="936"/>
      </w:r>
      <w:ins w:id="938" w:author="Keene-Snickers,Lexi" w:date="2025-03-17T14:50:00Z" w16du:dateUtc="2025-03-17T20:50:00Z">
        <w:r w:rsidRPr="000709C9">
          <w:rPr>
            <w:rFonts w:ascii="Arial" w:hAnsi="Arial" w:cs="Arial"/>
            <w:b/>
            <w:bCs/>
            <w:sz w:val="22"/>
            <w:szCs w:val="22"/>
          </w:rPr>
          <w:t>: Midpoint rooted maximum likelihood phylogenetic tree of galbut virus RNA</w:t>
        </w:r>
        <w:r>
          <w:rPr>
            <w:rFonts w:ascii="Arial" w:hAnsi="Arial" w:cs="Arial"/>
            <w:b/>
            <w:bCs/>
            <w:sz w:val="22"/>
            <w:szCs w:val="22"/>
          </w:rPr>
          <w:t>3 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 </w:t>
        </w:r>
        <w:r>
          <w:rPr>
            <w:rFonts w:ascii="Arial" w:hAnsi="Arial" w:cs="Arial"/>
            <w:sz w:val="22"/>
            <w:szCs w:val="22"/>
          </w:rPr>
          <w:lastRenderedPageBreak/>
          <w:t xml:space="preserve">investigators are indicated with an </w:t>
        </w:r>
      </w:ins>
      <w:ins w:id="939" w:author="Stenglein,Mark" w:date="2025-03-27T15:43:00Z" w16du:dateUtc="2025-03-27T21:43:00Z">
        <w:r w:rsidR="001513DD">
          <w:rPr>
            <w:rFonts w:ascii="Arial" w:hAnsi="Arial" w:cs="Arial"/>
            <w:sz w:val="22"/>
            <w:szCs w:val="22"/>
          </w:rPr>
          <w:t>asterisk</w:t>
        </w:r>
      </w:ins>
      <w:ins w:id="940" w:author="Stenglein,Mark" w:date="2025-03-27T15:44:00Z" w16du:dateUtc="2025-03-27T21:44:00Z">
        <w:r w:rsidR="001513DD">
          <w:rPr>
            <w:rFonts w:ascii="Arial" w:hAnsi="Arial" w:cs="Arial"/>
            <w:sz w:val="22"/>
            <w:szCs w:val="22"/>
          </w:rPr>
          <w:t xml:space="preserve"> </w:t>
        </w:r>
      </w:ins>
      <w:ins w:id="941" w:author="Keene-Snickers,Lexi" w:date="2025-03-17T14:50:00Z" w16du:dateUtc="2025-03-17T20:50:00Z">
        <w:r>
          <w:rPr>
            <w:rFonts w:ascii="Arial" w:hAnsi="Arial" w:cs="Arial"/>
            <w:sz w:val="22"/>
            <w:szCs w:val="22"/>
          </w:rPr>
          <w:t>(*).</w:t>
        </w:r>
      </w:ins>
      <w:ins w:id="942" w:author="Keene-Snickers,Lexi" w:date="2025-03-17T14:54:00Z" w16du:dateUtc="2025-03-17T20:54:00Z">
        <w:r>
          <w:rPr>
            <w:rFonts w:ascii="Arial" w:hAnsi="Arial" w:cs="Arial"/>
            <w:sz w:val="22"/>
            <w:szCs w:val="22"/>
          </w:rPr>
          <w:t xml:space="preserve"> </w:t>
        </w:r>
      </w:ins>
      <w:ins w:id="943" w:author="Keene-Snickers,Lexi" w:date="2025-03-17T14:50:00Z" w16du:dateUtc="2025-03-17T20:50:00Z">
        <w:r>
          <w:rPr>
            <w:rFonts w:ascii="Arial" w:hAnsi="Arial" w:cs="Arial"/>
            <w:sz w:val="22"/>
            <w:szCs w:val="22"/>
          </w:rPr>
          <w:t xml:space="preserve">Sequences from museum specimens are indicated by a </w:t>
        </w:r>
      </w:ins>
      <w:ins w:id="944" w:author="Stenglein,Mark" w:date="2025-03-27T15:43:00Z" w16du:dateUtc="2025-03-27T21:43:00Z">
        <w:r w:rsidR="00364F79">
          <w:rPr>
            <w:rFonts w:ascii="Arial" w:hAnsi="Arial" w:cs="Arial"/>
            <w:sz w:val="22"/>
            <w:szCs w:val="22"/>
          </w:rPr>
          <w:t xml:space="preserve">caret </w:t>
        </w:r>
      </w:ins>
      <w:ins w:id="945" w:author="Keene-Snickers,Lexi" w:date="2025-03-17T14:50:00Z" w16du:dateUtc="2025-03-17T20:50:00Z">
        <w:r>
          <w:rPr>
            <w:rFonts w:ascii="Arial" w:hAnsi="Arial" w:cs="Arial"/>
            <w:sz w:val="22"/>
            <w:szCs w:val="22"/>
          </w:rPr>
          <w:t>(^)</w:t>
        </w:r>
      </w:ins>
      <w:customXmlInsRangeStart w:id="946" w:author="Keene-Snickers,Lexi" w:date="2025-03-17T14:50:00Z"/>
      <w:sdt>
        <w:sdtPr>
          <w:rPr>
            <w:rFonts w:ascii="Arial" w:hAnsi="Arial" w:cs="Arial"/>
            <w:color w:val="000000"/>
            <w:sz w:val="22"/>
            <w:szCs w:val="22"/>
            <w:vertAlign w:val="superscript"/>
          </w:rPr>
          <w:tag w:val="MENDELEY_CITATION_v3_eyJjaXRhdGlvbklEIjoiTUVOREVMRVlfQ0lUQVRJT05fMDkzNzFmZDgtNDMwOS00ZTQwLTk3OTUtNDU3ZTk5ZWZhZDMx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992988116"/>
          <w:placeholder>
            <w:docPart w:val="4C0B5C0835F7074E851AB2DEE77E3CAF"/>
          </w:placeholder>
        </w:sdtPr>
        <w:sdtContent>
          <w:customXmlInsRangeEnd w:id="946"/>
          <w:r w:rsidR="003C0B86" w:rsidRPr="003C0B86">
            <w:rPr>
              <w:rFonts w:ascii="Arial" w:hAnsi="Arial" w:cs="Arial"/>
              <w:color w:val="000000"/>
              <w:sz w:val="22"/>
              <w:szCs w:val="22"/>
              <w:vertAlign w:val="superscript"/>
            </w:rPr>
            <w:t>11</w:t>
          </w:r>
          <w:customXmlInsRangeStart w:id="947" w:author="Keene-Snickers,Lexi" w:date="2025-03-17T14:50:00Z"/>
        </w:sdtContent>
      </w:sdt>
      <w:customXmlInsRangeEnd w:id="947"/>
      <w:ins w:id="948" w:author="Keene-Snickers,Lexi" w:date="2025-03-17T14:50:00Z" w16du:dateUtc="2025-03-17T20:50:00Z">
        <w:r>
          <w:rPr>
            <w:rFonts w:ascii="Arial" w:hAnsi="Arial" w:cs="Arial"/>
            <w:sz w:val="22"/>
            <w:szCs w:val="22"/>
          </w:rPr>
          <w:t xml:space="preserve">. </w:t>
        </w:r>
      </w:ins>
      <w:ins w:id="949" w:author="Stenglein,Mark" w:date="2025-03-27T15:43:00Z" w16du:dateUtc="2025-03-27T21:43:00Z">
        <w:r w:rsidR="00C1256B">
          <w:rPr>
            <w:rFonts w:ascii="Arial" w:hAnsi="Arial" w:cs="Arial"/>
            <w:sz w:val="22"/>
            <w:szCs w:val="22"/>
          </w:rPr>
          <w:t xml:space="preserve">Support values for select nodes are indicated. </w:t>
        </w:r>
      </w:ins>
      <w:ins w:id="950" w:author="Keene-Snickers,Lexi" w:date="2025-03-17T14:50:00Z" w16du:dateUtc="2025-03-17T20:50:00Z">
        <w:del w:id="951" w:author="Stenglein,Mark" w:date="2025-03-27T15:43:00Z" w16du:dateUtc="2025-03-27T21:43:00Z">
          <w:r w:rsidDel="00C1256B">
            <w:rPr>
              <w:rFonts w:ascii="Arial" w:hAnsi="Arial" w:cs="Arial"/>
              <w:sz w:val="22"/>
              <w:szCs w:val="22"/>
            </w:rPr>
            <w:delText>Support values are shown</w:delText>
          </w:r>
          <w:r w:rsidRPr="005025F9" w:rsidDel="00C1256B">
            <w:rPr>
              <w:rFonts w:ascii="Arial" w:hAnsi="Arial" w:cs="Arial"/>
              <w:sz w:val="22"/>
              <w:szCs w:val="22"/>
            </w:rPr>
            <w:delText xml:space="preserve"> </w:delText>
          </w:r>
          <w:r w:rsidDel="00C1256B">
            <w:rPr>
              <w:rFonts w:ascii="Arial" w:hAnsi="Arial" w:cs="Arial"/>
              <w:sz w:val="22"/>
              <w:szCs w:val="22"/>
            </w:rPr>
            <w:delText>for nodes with a bootstrap value of &lt; 75</w:delText>
          </w:r>
        </w:del>
        <w:del w:id="952" w:author="Stenglein,Mark" w:date="2025-03-27T15:44:00Z" w16du:dateUtc="2025-03-27T21:44:00Z">
          <w:r w:rsidDel="001513DD">
            <w:rPr>
              <w:rFonts w:ascii="Arial" w:hAnsi="Arial" w:cs="Arial"/>
              <w:sz w:val="22"/>
              <w:szCs w:val="22"/>
            </w:rPr>
            <w:delText>.</w:delText>
          </w:r>
        </w:del>
        <w:r>
          <w:rPr>
            <w:rFonts w:ascii="Arial" w:hAnsi="Arial" w:cs="Arial"/>
            <w:sz w:val="22"/>
            <w:szCs w:val="22"/>
          </w:rPr>
          <w:t xml:space="preserve"> Accession numbers are noted except where groups of closely related sequences were collapsed. </w:t>
        </w:r>
      </w:ins>
    </w:p>
    <w:p w14:paraId="57169866" w14:textId="389B84ED" w:rsidR="00CD0AF9" w:rsidRPr="00CD0AF9" w:rsidRDefault="00CD0AF9" w:rsidP="00CD0AF9">
      <w:pPr>
        <w:spacing w:line="360" w:lineRule="auto"/>
        <w:rPr>
          <w:ins w:id="953" w:author="Keene-Snickers,Lexi" w:date="2025-03-17T14:25:00Z" w16du:dateUtc="2025-03-17T20:25:00Z"/>
          <w:rFonts w:ascii="Arial" w:hAnsi="Arial" w:cs="Arial"/>
          <w:sz w:val="22"/>
          <w:szCs w:val="22"/>
          <w:rPrChange w:id="954" w:author="Keene-Snickers,Lexi" w:date="2025-03-17T14:27:00Z" w16du:dateUtc="2025-03-17T20:27:00Z">
            <w:rPr>
              <w:ins w:id="955" w:author="Keene-Snickers,Lexi" w:date="2025-03-17T14:25:00Z" w16du:dateUtc="2025-03-17T20:25:00Z"/>
              <w:rFonts w:ascii="Arial" w:hAnsi="Arial" w:cs="Arial"/>
              <w:color w:val="000000"/>
              <w:sz w:val="22"/>
              <w:szCs w:val="22"/>
            </w:rPr>
          </w:rPrChange>
        </w:rPr>
      </w:pPr>
    </w:p>
    <w:p w14:paraId="25E313E6" w14:textId="50083027" w:rsidR="00CD0AF9" w:rsidRDefault="00CD0AF9" w:rsidP="00CD0AF9">
      <w:pPr>
        <w:spacing w:line="360" w:lineRule="auto"/>
        <w:rPr>
          <w:ins w:id="956" w:author="Keene-Snickers,Lexi" w:date="2025-03-17T14:28:00Z" w16du:dateUtc="2025-03-17T20:28:00Z"/>
          <w:rFonts w:ascii="Arial" w:hAnsi="Arial" w:cs="Arial"/>
          <w:color w:val="000000"/>
          <w:sz w:val="22"/>
          <w:szCs w:val="22"/>
        </w:rPr>
      </w:pPr>
      <w:ins w:id="957" w:author="Keene-Snickers,Lexi" w:date="2025-03-17T14:26:00Z" w16du:dateUtc="2025-03-17T20:26:00Z">
        <w:r>
          <w:rPr>
            <w:rFonts w:ascii="Arial" w:hAnsi="Arial" w:cs="Arial"/>
            <w:noProof/>
            <w:color w:val="000000"/>
            <w:sz w:val="22"/>
            <w:szCs w:val="22"/>
          </w:rPr>
          <w:drawing>
            <wp:inline distT="0" distB="0" distL="0" distR="0" wp14:anchorId="652C25C0" wp14:editId="6852C676">
              <wp:extent cx="1999407" cy="7340600"/>
              <wp:effectExtent l="0" t="0" r="0" b="0"/>
              <wp:docPr id="389359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59604" name="Picture 389359604"/>
                      <pic:cNvPicPr/>
                    </pic:nvPicPr>
                    <pic:blipFill>
                      <a:blip r:embed="rId30"/>
                      <a:stretch>
                        <a:fillRect/>
                      </a:stretch>
                    </pic:blipFill>
                    <pic:spPr>
                      <a:xfrm>
                        <a:off x="0" y="0"/>
                        <a:ext cx="2021558" cy="7421924"/>
                      </a:xfrm>
                      <a:prstGeom prst="rect">
                        <a:avLst/>
                      </a:prstGeom>
                    </pic:spPr>
                  </pic:pic>
                </a:graphicData>
              </a:graphic>
            </wp:inline>
          </w:drawing>
        </w:r>
      </w:ins>
    </w:p>
    <w:p w14:paraId="16E85594" w14:textId="0DA4EDC2" w:rsidR="00CD0AF9" w:rsidRDefault="00CD0AF9" w:rsidP="00CD0AF9">
      <w:pPr>
        <w:spacing w:line="360" w:lineRule="auto"/>
        <w:rPr>
          <w:ins w:id="958" w:author="Keene-Snickers,Lexi" w:date="2025-03-17T14:48:00Z" w16du:dateUtc="2025-03-17T20:48:00Z"/>
          <w:rFonts w:ascii="Arial" w:hAnsi="Arial" w:cs="Arial"/>
          <w:sz w:val="22"/>
          <w:szCs w:val="22"/>
        </w:rPr>
      </w:pPr>
      <w:ins w:id="959" w:author="Keene-Snickers,Lexi" w:date="2025-03-17T14:28:00Z" w16du:dateUtc="2025-03-17T20:28:00Z">
        <w:r w:rsidRPr="00C96C0F">
          <w:rPr>
            <w:rFonts w:ascii="Arial" w:hAnsi="Arial" w:cs="Arial"/>
            <w:b/>
            <w:bCs/>
            <w:sz w:val="22"/>
            <w:szCs w:val="22"/>
          </w:rPr>
          <w:lastRenderedPageBreak/>
          <w:t xml:space="preserve">Supplemental Figure </w:t>
        </w:r>
        <w:r>
          <w:rPr>
            <w:rFonts w:ascii="Arial" w:hAnsi="Arial" w:cs="Arial"/>
            <w:b/>
            <w:bCs/>
            <w:sz w:val="22"/>
            <w:szCs w:val="22"/>
          </w:rPr>
          <w:t>4</w:t>
        </w:r>
        <w:r w:rsidRPr="00C96C0F">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Midpoint rooted maximum likelihood tree of galbut virus RNA</w:t>
        </w:r>
        <w:r>
          <w:rPr>
            <w:rFonts w:ascii="Arial" w:hAnsi="Arial" w:cs="Arial"/>
            <w:b/>
            <w:bCs/>
            <w:sz w:val="22"/>
            <w:szCs w:val="22"/>
          </w:rPr>
          <w:t xml:space="preserve"> 3</w:t>
        </w:r>
        <w:r w:rsidRPr="00C96C0F">
          <w:rPr>
            <w:rFonts w:ascii="Arial" w:hAnsi="Arial" w:cs="Arial"/>
            <w:b/>
            <w:bCs/>
            <w:sz w:val="22"/>
            <w:szCs w:val="22"/>
          </w:rPr>
          <w:t xml:space="preserve"> nucleotide sequences extended data.</w:t>
        </w:r>
        <w:r>
          <w:rPr>
            <w:rFonts w:ascii="Arial" w:hAnsi="Arial" w:cs="Arial"/>
            <w:sz w:val="22"/>
            <w:szCs w:val="22"/>
          </w:rPr>
          <w:t xml:space="preserve"> Data as shown in Figure 5 but with no clades collapsed.</w:t>
        </w:r>
      </w:ins>
    </w:p>
    <w:p w14:paraId="0716832E" w14:textId="09626D24" w:rsidR="00CD0AF9" w:rsidRDefault="00CD0AF9" w:rsidP="00CD0AF9">
      <w:pPr>
        <w:spacing w:line="360" w:lineRule="auto"/>
        <w:rPr>
          <w:ins w:id="960" w:author="Keene-Snickers,Lexi" w:date="2025-03-17T14:50:00Z" w16du:dateUtc="2025-03-17T20:50:00Z"/>
          <w:rFonts w:ascii="Arial" w:hAnsi="Arial" w:cs="Arial"/>
          <w:sz w:val="22"/>
          <w:szCs w:val="22"/>
        </w:rPr>
      </w:pPr>
      <w:ins w:id="961" w:author="Keene-Snickers,Lexi" w:date="2025-03-17T14:48:00Z" w16du:dateUtc="2025-03-17T20:48:00Z">
        <w:r>
          <w:rPr>
            <w:rFonts w:ascii="Arial" w:hAnsi="Arial" w:cs="Arial"/>
            <w:noProof/>
            <w:sz w:val="22"/>
            <w:szCs w:val="22"/>
          </w:rPr>
          <w:drawing>
            <wp:inline distT="0" distB="0" distL="0" distR="0" wp14:anchorId="2001A6D7" wp14:editId="6DACD16A">
              <wp:extent cx="5090589" cy="6842927"/>
              <wp:effectExtent l="0" t="0" r="2540" b="2540"/>
              <wp:docPr id="6631036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03683" name="Picture 663103683"/>
                      <pic:cNvPicPr/>
                    </pic:nvPicPr>
                    <pic:blipFill>
                      <a:blip r:embed="rId31"/>
                      <a:stretch>
                        <a:fillRect/>
                      </a:stretch>
                    </pic:blipFill>
                    <pic:spPr>
                      <a:xfrm>
                        <a:off x="0" y="0"/>
                        <a:ext cx="5113597" cy="6873855"/>
                      </a:xfrm>
                      <a:prstGeom prst="rect">
                        <a:avLst/>
                      </a:prstGeom>
                    </pic:spPr>
                  </pic:pic>
                </a:graphicData>
              </a:graphic>
            </wp:inline>
          </w:drawing>
        </w:r>
      </w:ins>
    </w:p>
    <w:p w14:paraId="0960071F" w14:textId="2F7D57C5" w:rsidR="00CD0AF9" w:rsidRPr="00CD0AF9" w:rsidRDefault="00CD0AF9">
      <w:pPr>
        <w:spacing w:line="360" w:lineRule="auto"/>
        <w:rPr>
          <w:ins w:id="962" w:author="Keene-Snickers,Lexi" w:date="2025-03-17T14:26:00Z" w16du:dateUtc="2025-03-17T20:26:00Z"/>
          <w:rFonts w:ascii="Arial" w:hAnsi="Arial" w:cs="Arial"/>
          <w:b/>
          <w:bCs/>
          <w:sz w:val="22"/>
          <w:szCs w:val="22"/>
          <w:rPrChange w:id="963" w:author="Keene-Snickers,Lexi" w:date="2025-03-17T14:50:00Z" w16du:dateUtc="2025-03-17T20:50:00Z">
            <w:rPr>
              <w:ins w:id="964" w:author="Keene-Snickers,Lexi" w:date="2025-03-17T14:26:00Z" w16du:dateUtc="2025-03-17T20:26:00Z"/>
              <w:rFonts w:ascii="Arial" w:hAnsi="Arial" w:cs="Arial"/>
              <w:color w:val="000000"/>
              <w:sz w:val="22"/>
              <w:szCs w:val="22"/>
            </w:rPr>
          </w:rPrChange>
        </w:rPr>
        <w:pPrChange w:id="965" w:author="Keene-Snickers,Lexi" w:date="2025-03-17T14:26:00Z" w16du:dateUtc="2025-03-17T20:26:00Z">
          <w:pPr>
            <w:spacing w:line="360" w:lineRule="auto"/>
            <w:ind w:firstLine="720"/>
          </w:pPr>
        </w:pPrChange>
      </w:pPr>
      <w:ins w:id="966" w:author="Keene-Snickers,Lexi" w:date="2025-03-17T14:50:00Z" w16du:dateUtc="2025-03-17T20:50:00Z">
        <w:r w:rsidRPr="000709C9">
          <w:rPr>
            <w:rFonts w:ascii="Arial" w:hAnsi="Arial" w:cs="Arial"/>
            <w:b/>
            <w:bCs/>
            <w:sz w:val="22"/>
            <w:szCs w:val="22"/>
          </w:rPr>
          <w:t xml:space="preserve">Figure </w:t>
        </w:r>
        <w:r>
          <w:rPr>
            <w:rFonts w:ascii="Arial" w:hAnsi="Arial" w:cs="Arial"/>
            <w:b/>
            <w:bCs/>
            <w:sz w:val="22"/>
            <w:szCs w:val="22"/>
          </w:rPr>
          <w:t>7</w:t>
        </w:r>
        <w:r w:rsidRPr="000709C9">
          <w:rPr>
            <w:rFonts w:ascii="Arial" w:hAnsi="Arial" w:cs="Arial"/>
            <w:b/>
            <w:bCs/>
            <w:sz w:val="22"/>
            <w:szCs w:val="22"/>
          </w:rPr>
          <w:t xml:space="preserve">: Midpoint rooted maximum likelihood phylogenetic tree of </w:t>
        </w:r>
        <w:r>
          <w:rPr>
            <w:rFonts w:ascii="Arial" w:hAnsi="Arial" w:cs="Arial"/>
            <w:b/>
            <w:bCs/>
            <w:sz w:val="22"/>
            <w:szCs w:val="22"/>
          </w:rPr>
          <w:t>chaq</w:t>
        </w:r>
        <w:r w:rsidRPr="000709C9">
          <w:rPr>
            <w:rFonts w:ascii="Arial" w:hAnsi="Arial" w:cs="Arial"/>
            <w:b/>
            <w:bCs/>
            <w:sz w:val="22"/>
            <w:szCs w:val="22"/>
          </w:rPr>
          <w:t xml:space="preserve"> virus.</w:t>
        </w:r>
        <w:r>
          <w:rPr>
            <w:rFonts w:ascii="Arial" w:hAnsi="Arial" w:cs="Arial"/>
            <w:sz w:val="22"/>
            <w:szCs w:val="22"/>
          </w:rPr>
          <w:t xml:space="preserve"> Sample names are colored by location. Sequences generated by other investigators are indicated with </w:t>
        </w:r>
        <w:r>
          <w:rPr>
            <w:rFonts w:ascii="Arial" w:hAnsi="Arial" w:cs="Arial"/>
            <w:sz w:val="22"/>
            <w:szCs w:val="22"/>
          </w:rPr>
          <w:lastRenderedPageBreak/>
          <w:t>an (*).</w:t>
        </w:r>
      </w:ins>
      <w:r>
        <w:rPr>
          <w:rFonts w:ascii="Arial" w:hAnsi="Arial" w:cs="Arial"/>
          <w:sz w:val="22"/>
          <w:szCs w:val="22"/>
        </w:rPr>
        <w:t xml:space="preserve"> </w:t>
      </w:r>
      <w:ins w:id="967" w:author="Keene-Snickers,Lexi" w:date="2025-03-17T14:50:00Z" w16du:dateUtc="2025-03-17T20:50:00Z">
        <w:r>
          <w:rPr>
            <w:rFonts w:ascii="Arial" w:hAnsi="Arial" w:cs="Arial"/>
            <w:sz w:val="22"/>
            <w:szCs w:val="22"/>
          </w:rPr>
          <w:t>Sequences from museum specimens are indicated by a (^)</w:t>
        </w:r>
      </w:ins>
      <w:customXmlInsRangeStart w:id="968" w:author="Keene-Snickers,Lexi" w:date="2025-03-17T14:50:00Z"/>
      <w:sdt>
        <w:sdtPr>
          <w:rPr>
            <w:rFonts w:ascii="Arial" w:hAnsi="Arial" w:cs="Arial"/>
            <w:color w:val="000000"/>
            <w:sz w:val="22"/>
            <w:szCs w:val="22"/>
            <w:vertAlign w:val="superscript"/>
          </w:rPr>
          <w:tag w:val="MENDELEY_CITATION_v3_eyJjaXRhdGlvbklEIjoiTUVOREVMRVlfQ0lUQVRJT05fNWQ2NjU1MDMtY2QyNC00YjE3LTkzYjMtYzRmZjk0NTViYmYx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55203129"/>
          <w:placeholder>
            <w:docPart w:val="25D0F709A5F26E4091E73683A3E76604"/>
          </w:placeholder>
        </w:sdtPr>
        <w:sdtContent>
          <w:customXmlInsRangeEnd w:id="968"/>
          <w:r w:rsidR="003C0B86" w:rsidRPr="003C0B86">
            <w:rPr>
              <w:rFonts w:ascii="Arial" w:hAnsi="Arial" w:cs="Arial"/>
              <w:color w:val="000000"/>
              <w:sz w:val="22"/>
              <w:szCs w:val="22"/>
              <w:vertAlign w:val="superscript"/>
            </w:rPr>
            <w:t>11</w:t>
          </w:r>
          <w:customXmlInsRangeStart w:id="969" w:author="Keene-Snickers,Lexi" w:date="2025-03-17T14:50:00Z"/>
        </w:sdtContent>
      </w:sdt>
      <w:customXmlInsRangeEnd w:id="969"/>
      <w:ins w:id="970" w:author="Keene-Snickers,Lexi" w:date="2025-03-17T14:50:00Z" w16du:dateUtc="2025-03-17T20:50:00Z">
        <w:r>
          <w:rPr>
            <w:rFonts w:ascii="Arial" w:hAnsi="Arial" w:cs="Arial"/>
            <w:sz w:val="22"/>
            <w:szCs w:val="22"/>
          </w:rPr>
          <w:t>.  Support values are shown for nodes with a bootstrap value of &lt; 75. Accession numbers are noted except where groups of closely related sequences were collapsed.</w:t>
        </w:r>
      </w:ins>
    </w:p>
    <w:p w14:paraId="35A18449" w14:textId="02283169" w:rsidR="00CD0AF9" w:rsidRDefault="00CD0AF9" w:rsidP="00CD0AF9">
      <w:pPr>
        <w:spacing w:line="360" w:lineRule="auto"/>
        <w:rPr>
          <w:ins w:id="971" w:author="Keene-Snickers,Lexi" w:date="2025-03-17T14:29:00Z" w16du:dateUtc="2025-03-17T20:29:00Z"/>
          <w:rFonts w:ascii="Arial" w:hAnsi="Arial" w:cs="Arial"/>
          <w:color w:val="000000"/>
          <w:sz w:val="22"/>
          <w:szCs w:val="22"/>
        </w:rPr>
      </w:pPr>
      <w:ins w:id="972" w:author="Keene-Snickers,Lexi" w:date="2025-03-17T14:26:00Z" w16du:dateUtc="2025-03-17T20:26:00Z">
        <w:r>
          <w:rPr>
            <w:rFonts w:ascii="Arial" w:hAnsi="Arial" w:cs="Arial"/>
            <w:noProof/>
            <w:color w:val="000000"/>
            <w:sz w:val="22"/>
            <w:szCs w:val="22"/>
          </w:rPr>
          <w:drawing>
            <wp:inline distT="0" distB="0" distL="0" distR="0" wp14:anchorId="5AFC4084" wp14:editId="5E3FA4C2">
              <wp:extent cx="3343499" cy="7272867"/>
              <wp:effectExtent l="0" t="0" r="0" b="4445"/>
              <wp:docPr id="17251805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80594" name="Picture 1725180594"/>
                      <pic:cNvPicPr/>
                    </pic:nvPicPr>
                    <pic:blipFill>
                      <a:blip r:embed="rId32"/>
                      <a:stretch>
                        <a:fillRect/>
                      </a:stretch>
                    </pic:blipFill>
                    <pic:spPr>
                      <a:xfrm>
                        <a:off x="0" y="0"/>
                        <a:ext cx="3355711" cy="7299430"/>
                      </a:xfrm>
                      <a:prstGeom prst="rect">
                        <a:avLst/>
                      </a:prstGeom>
                    </pic:spPr>
                  </pic:pic>
                </a:graphicData>
              </a:graphic>
            </wp:inline>
          </w:drawing>
        </w:r>
      </w:ins>
    </w:p>
    <w:p w14:paraId="19E98B81" w14:textId="77777777" w:rsidR="00CD0AF9" w:rsidRDefault="00CD0AF9" w:rsidP="00CD0AF9">
      <w:pPr>
        <w:spacing w:line="360" w:lineRule="auto"/>
        <w:rPr>
          <w:ins w:id="973" w:author="Keene-Snickers,Lexi" w:date="2025-03-17T14:29:00Z" w16du:dateUtc="2025-03-17T20:29:00Z"/>
          <w:rFonts w:ascii="Arial" w:hAnsi="Arial" w:cs="Arial"/>
          <w:sz w:val="22"/>
          <w:szCs w:val="22"/>
        </w:rPr>
      </w:pPr>
      <w:ins w:id="974" w:author="Keene-Snickers,Lexi" w:date="2025-03-17T14:29:00Z" w16du:dateUtc="2025-03-17T20:29:00Z">
        <w:r w:rsidRPr="00C96C0F">
          <w:rPr>
            <w:rFonts w:ascii="Arial" w:hAnsi="Arial" w:cs="Arial"/>
            <w:b/>
            <w:bCs/>
            <w:sz w:val="22"/>
            <w:szCs w:val="22"/>
          </w:rPr>
          <w:lastRenderedPageBreak/>
          <w:t xml:space="preserve">Supplemental Figure </w:t>
        </w:r>
        <w:r>
          <w:rPr>
            <w:rFonts w:ascii="Arial" w:hAnsi="Arial" w:cs="Arial"/>
            <w:b/>
            <w:bCs/>
            <w:sz w:val="22"/>
            <w:szCs w:val="22"/>
          </w:rPr>
          <w:t>5</w:t>
        </w:r>
        <w:r w:rsidRPr="00C96C0F">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 xml:space="preserve">Midpoint rooted maximum likelihood tree of </w:t>
        </w:r>
        <w:r>
          <w:rPr>
            <w:rFonts w:ascii="Arial" w:hAnsi="Arial" w:cs="Arial"/>
            <w:b/>
            <w:bCs/>
            <w:sz w:val="22"/>
            <w:szCs w:val="22"/>
          </w:rPr>
          <w:t>chaq virus</w:t>
        </w:r>
        <w:r w:rsidRPr="00C96C0F">
          <w:rPr>
            <w:rFonts w:ascii="Arial" w:hAnsi="Arial" w:cs="Arial"/>
            <w:b/>
            <w:bCs/>
            <w:sz w:val="22"/>
            <w:szCs w:val="22"/>
          </w:rPr>
          <w:t xml:space="preserve"> nucleotide sequences extended data.</w:t>
        </w:r>
        <w:r>
          <w:rPr>
            <w:rFonts w:ascii="Arial" w:hAnsi="Arial" w:cs="Arial"/>
            <w:sz w:val="22"/>
            <w:szCs w:val="22"/>
          </w:rPr>
          <w:t xml:space="preserve"> Data as shown in Figure 5 but with no clades collapsed.</w:t>
        </w:r>
      </w:ins>
    </w:p>
    <w:p w14:paraId="4B8A40A3" w14:textId="77777777" w:rsidR="00CD0AF9" w:rsidRDefault="00CD0AF9">
      <w:pPr>
        <w:spacing w:line="360" w:lineRule="auto"/>
        <w:rPr>
          <w:ins w:id="975" w:author="Keene-Snickers,Lexi" w:date="2025-03-17T14:26:00Z" w16du:dateUtc="2025-03-17T20:26:00Z"/>
          <w:rFonts w:ascii="Arial" w:hAnsi="Arial" w:cs="Arial"/>
          <w:color w:val="000000"/>
          <w:sz w:val="22"/>
          <w:szCs w:val="22"/>
        </w:rPr>
        <w:pPrChange w:id="976" w:author="Keene-Snickers,Lexi" w:date="2025-03-17T14:26:00Z" w16du:dateUtc="2025-03-17T20:26:00Z">
          <w:pPr>
            <w:spacing w:line="360" w:lineRule="auto"/>
            <w:ind w:firstLine="720"/>
          </w:pPr>
        </w:pPrChange>
      </w:pPr>
    </w:p>
    <w:p w14:paraId="0B5C320A" w14:textId="34AD148B" w:rsidR="00A94DFE" w:rsidRDefault="00A94DFE" w:rsidP="00A94DFE">
      <w:pPr>
        <w:spacing w:line="360" w:lineRule="auto"/>
        <w:ind w:firstLine="720"/>
        <w:rPr>
          <w:ins w:id="977" w:author="Keene-Snickers,Lexi" w:date="2025-03-19T13:08:00Z" w16du:dateUtc="2025-03-19T19:08:00Z"/>
          <w:rFonts w:ascii="Arial" w:hAnsi="Arial" w:cs="Arial"/>
          <w:sz w:val="22"/>
          <w:szCs w:val="22"/>
        </w:rPr>
      </w:pPr>
      <w:ins w:id="978" w:author="Keene-Snickers,Lexi" w:date="2025-03-19T12:51:00Z" w16du:dateUtc="2025-03-19T18:51:00Z">
        <w:r>
          <w:rPr>
            <w:rFonts w:ascii="Arial" w:hAnsi="Arial" w:cs="Arial"/>
            <w:sz w:val="22"/>
            <w:szCs w:val="22"/>
          </w:rPr>
          <w:t xml:space="preserve">We </w:t>
        </w:r>
        <w:del w:id="979" w:author="Stenglein,Mark" w:date="2025-03-26T10:10:00Z" w16du:dateUtc="2025-03-26T16:10:00Z">
          <w:r w:rsidDel="00BE4AE3">
            <w:rPr>
              <w:rFonts w:ascii="Arial" w:hAnsi="Arial" w:cs="Arial"/>
              <w:sz w:val="22"/>
              <w:szCs w:val="22"/>
            </w:rPr>
            <w:delText xml:space="preserve">used the percent pairwise identity to </w:delText>
          </w:r>
        </w:del>
        <w:r>
          <w:rPr>
            <w:rFonts w:ascii="Arial" w:hAnsi="Arial" w:cs="Arial"/>
            <w:sz w:val="22"/>
            <w:szCs w:val="22"/>
          </w:rPr>
          <w:t>quantif</w:t>
        </w:r>
      </w:ins>
      <w:ins w:id="980" w:author="Stenglein,Mark" w:date="2025-03-26T10:10:00Z" w16du:dateUtc="2025-03-26T16:10:00Z">
        <w:r w:rsidR="00BE4AE3">
          <w:rPr>
            <w:rFonts w:ascii="Arial" w:hAnsi="Arial" w:cs="Arial"/>
            <w:sz w:val="22"/>
            <w:szCs w:val="22"/>
          </w:rPr>
          <w:t>ied</w:t>
        </w:r>
      </w:ins>
      <w:ins w:id="981" w:author="Keene-Snickers,Lexi" w:date="2025-03-19T12:51:00Z" w16du:dateUtc="2025-03-19T18:51:00Z">
        <w:del w:id="982" w:author="Stenglein,Mark" w:date="2025-03-26T10:10:00Z" w16du:dateUtc="2025-03-26T16:10:00Z">
          <w:r w:rsidDel="00BE4AE3">
            <w:rPr>
              <w:rFonts w:ascii="Arial" w:hAnsi="Arial" w:cs="Arial"/>
              <w:sz w:val="22"/>
              <w:szCs w:val="22"/>
            </w:rPr>
            <w:delText>y</w:delText>
          </w:r>
        </w:del>
        <w:r>
          <w:rPr>
            <w:rFonts w:ascii="Arial" w:hAnsi="Arial" w:cs="Arial"/>
            <w:sz w:val="22"/>
            <w:szCs w:val="22"/>
          </w:rPr>
          <w:t xml:space="preserve"> the </w:t>
        </w:r>
      </w:ins>
      <w:ins w:id="983" w:author="Keene-Snickers,Lexi" w:date="2025-03-19T12:52:00Z" w16du:dateUtc="2025-03-19T18:52:00Z">
        <w:r>
          <w:rPr>
            <w:rFonts w:ascii="Arial" w:hAnsi="Arial" w:cs="Arial"/>
            <w:sz w:val="22"/>
            <w:szCs w:val="22"/>
          </w:rPr>
          <w:t xml:space="preserve">within segment </w:t>
        </w:r>
      </w:ins>
      <w:ins w:id="984" w:author="Keene-Snickers,Lexi" w:date="2025-03-19T12:51:00Z" w16du:dateUtc="2025-03-19T18:51:00Z">
        <w:r>
          <w:rPr>
            <w:rFonts w:ascii="Arial" w:hAnsi="Arial" w:cs="Arial"/>
            <w:sz w:val="22"/>
            <w:szCs w:val="22"/>
          </w:rPr>
          <w:t xml:space="preserve">diversity of galbut </w:t>
        </w:r>
      </w:ins>
      <w:ins w:id="985" w:author="Keene-Snickers,Lexi" w:date="2025-03-19T12:52:00Z" w16du:dateUtc="2025-03-19T18:52:00Z">
        <w:r>
          <w:rPr>
            <w:rFonts w:ascii="Arial" w:hAnsi="Arial" w:cs="Arial"/>
            <w:sz w:val="22"/>
            <w:szCs w:val="22"/>
          </w:rPr>
          <w:t>virus and chaq virus</w:t>
        </w:r>
      </w:ins>
      <w:ins w:id="986" w:author="Stenglein,Mark" w:date="2025-03-26T10:10:00Z" w16du:dateUtc="2025-03-26T16:10:00Z">
        <w:r w:rsidR="00BE4AE3">
          <w:rPr>
            <w:rFonts w:ascii="Arial" w:hAnsi="Arial" w:cs="Arial"/>
            <w:sz w:val="22"/>
            <w:szCs w:val="22"/>
          </w:rPr>
          <w:t xml:space="preserve"> sequences</w:t>
        </w:r>
      </w:ins>
      <w:ins w:id="987" w:author="Keene-Snickers,Lexi" w:date="2025-03-19T12:52:00Z" w16du:dateUtc="2025-03-19T18:52:00Z">
        <w:r>
          <w:rPr>
            <w:rFonts w:ascii="Arial" w:hAnsi="Arial" w:cs="Arial"/>
            <w:sz w:val="22"/>
            <w:szCs w:val="22"/>
          </w:rPr>
          <w:t xml:space="preserve">. </w:t>
        </w:r>
      </w:ins>
      <w:ins w:id="988" w:author="Keene-Snickers,Lexi" w:date="2025-03-19T12:49:00Z" w16du:dateUtc="2025-03-19T18:49:00Z">
        <w:r w:rsidRPr="001F717A">
          <w:rPr>
            <w:rFonts w:ascii="Arial" w:hAnsi="Arial" w:cs="Arial"/>
            <w:sz w:val="22"/>
            <w:szCs w:val="22"/>
          </w:rPr>
          <w:t>Galbut virus segments exhibited varying levels of sequence diversity (Kruskal-</w:t>
        </w:r>
        <w:proofErr w:type="gramStart"/>
        <w:r w:rsidRPr="001F717A">
          <w:rPr>
            <w:rFonts w:ascii="Arial" w:hAnsi="Arial" w:cs="Arial"/>
            <w:sz w:val="22"/>
            <w:szCs w:val="22"/>
          </w:rPr>
          <w:t>Wallis</w:t>
        </w:r>
        <w:proofErr w:type="gramEnd"/>
        <w:r w:rsidRPr="001F717A">
          <w:rPr>
            <w:rFonts w:ascii="Arial" w:hAnsi="Arial" w:cs="Arial"/>
            <w:sz w:val="22"/>
            <w:szCs w:val="22"/>
          </w:rPr>
          <w:t xml:space="preserve"> test</w:t>
        </w:r>
        <w:r>
          <w:rPr>
            <w:rFonts w:ascii="Arial" w:hAnsi="Arial" w:cs="Arial"/>
            <w:sz w:val="22"/>
            <w:szCs w:val="22"/>
          </w:rPr>
          <w:t xml:space="preserve"> </w:t>
        </w:r>
        <w:r w:rsidRPr="001F717A">
          <w:rPr>
            <w:rFonts w:ascii="Arial" w:hAnsi="Arial" w:cs="Arial"/>
            <w:sz w:val="22"/>
            <w:szCs w:val="22"/>
          </w:rPr>
          <w:t>p &lt; 2.2</w:t>
        </w:r>
        <w:r>
          <w:rPr>
            <w:rFonts w:ascii="Arial" w:hAnsi="Arial" w:cs="Arial"/>
            <w:sz w:val="22"/>
            <w:szCs w:val="22"/>
          </w:rPr>
          <w:t>x10</w:t>
        </w:r>
        <w:r w:rsidRPr="009170D5">
          <w:rPr>
            <w:rFonts w:ascii="Arial" w:hAnsi="Arial" w:cs="Arial"/>
            <w:sz w:val="22"/>
            <w:szCs w:val="22"/>
            <w:vertAlign w:val="superscript"/>
          </w:rPr>
          <w:t>-16</w:t>
        </w:r>
        <w:r w:rsidRPr="001F717A">
          <w:rPr>
            <w:rFonts w:ascii="Arial" w:hAnsi="Arial" w:cs="Arial"/>
            <w:sz w:val="22"/>
            <w:szCs w:val="22"/>
          </w:rPr>
          <w:t>). RNA3 sequences exhibited the most diversity and RNA2 the least (</w:t>
        </w:r>
        <w:r w:rsidRPr="009170D5">
          <w:rPr>
            <w:rFonts w:ascii="Arial" w:hAnsi="Arial" w:cs="Arial"/>
            <w:b/>
            <w:bCs/>
            <w:sz w:val="22"/>
            <w:szCs w:val="22"/>
          </w:rPr>
          <w:t>Figs. 4, 5, 6, and 8</w:t>
        </w:r>
        <w:r w:rsidRPr="001F717A">
          <w:rPr>
            <w:rFonts w:ascii="Arial" w:hAnsi="Arial" w:cs="Arial"/>
            <w:sz w:val="22"/>
            <w:szCs w:val="22"/>
          </w:rPr>
          <w:t>). The median percent identity between RNA1, RNA2, RNA3, and chaq sequences was 89.7%, 91.7%, 83.0%, 91.1%, respectively (</w:t>
        </w:r>
        <w:r w:rsidRPr="009170D5">
          <w:rPr>
            <w:rFonts w:ascii="Arial" w:hAnsi="Arial" w:cs="Arial"/>
            <w:b/>
            <w:bCs/>
            <w:sz w:val="22"/>
            <w:szCs w:val="22"/>
          </w:rPr>
          <w:t>Fig. 8</w:t>
        </w:r>
        <w:r w:rsidRPr="001F717A">
          <w:rPr>
            <w:rFonts w:ascii="Arial" w:hAnsi="Arial" w:cs="Arial"/>
            <w:sz w:val="22"/>
            <w:szCs w:val="22"/>
          </w:rPr>
          <w:t>).</w:t>
        </w:r>
        <w:r>
          <w:rPr>
            <w:rFonts w:ascii="Arial" w:hAnsi="Arial" w:cs="Arial"/>
            <w:sz w:val="22"/>
            <w:szCs w:val="22"/>
          </w:rPr>
          <w:t xml:space="preserve"> </w:t>
        </w:r>
        <w:r w:rsidRPr="001F717A">
          <w:rPr>
            <w:rFonts w:ascii="Arial" w:hAnsi="Arial" w:cs="Arial"/>
            <w:sz w:val="22"/>
            <w:szCs w:val="22"/>
          </w:rPr>
          <w:t>Because there are no clade B chaq virus sequences</w:t>
        </w:r>
      </w:ins>
      <w:ins w:id="989" w:author="Stenglein,Mark" w:date="2025-03-26T10:10:00Z" w16du:dateUtc="2025-03-26T16:10:00Z">
        <w:r w:rsidR="00BE4AE3">
          <w:rPr>
            <w:rFonts w:ascii="Arial" w:hAnsi="Arial" w:cs="Arial"/>
            <w:sz w:val="22"/>
            <w:szCs w:val="22"/>
          </w:rPr>
          <w:t xml:space="preserve"> (see below)</w:t>
        </w:r>
      </w:ins>
      <w:ins w:id="990" w:author="Keene-Snickers,Lexi" w:date="2025-03-19T12:49:00Z" w16du:dateUtc="2025-03-19T18:49:00Z">
        <w:r w:rsidRPr="001F717A">
          <w:rPr>
            <w:rFonts w:ascii="Arial" w:hAnsi="Arial" w:cs="Arial"/>
            <w:sz w:val="22"/>
            <w:szCs w:val="22"/>
          </w:rPr>
          <w:t>, the diversity of chaq sequences is underestimated by this measure.</w:t>
        </w:r>
      </w:ins>
    </w:p>
    <w:p w14:paraId="28FEA788" w14:textId="77777777" w:rsidR="00A94DFE" w:rsidRPr="001F717A" w:rsidRDefault="00A94DFE">
      <w:pPr>
        <w:spacing w:line="360" w:lineRule="auto"/>
        <w:ind w:firstLine="720"/>
        <w:rPr>
          <w:ins w:id="991" w:author="Keene-Snickers,Lexi" w:date="2025-03-19T12:49:00Z" w16du:dateUtc="2025-03-19T18:49:00Z"/>
          <w:rFonts w:ascii="Arial" w:hAnsi="Arial" w:cs="Arial"/>
          <w:sz w:val="22"/>
          <w:szCs w:val="22"/>
        </w:rPr>
        <w:pPrChange w:id="992" w:author="Keene-Snickers,Lexi" w:date="2025-03-19T12:49:00Z" w16du:dateUtc="2025-03-19T18:49:00Z">
          <w:pPr>
            <w:spacing w:line="360" w:lineRule="auto"/>
          </w:pPr>
        </w:pPrChange>
      </w:pPr>
    </w:p>
    <w:p w14:paraId="0EB19CDE" w14:textId="791D3B48" w:rsidR="00A94DFE" w:rsidRPr="00A94DFE" w:rsidRDefault="00A94DFE" w:rsidP="00A94DFE">
      <w:pPr>
        <w:spacing w:line="360" w:lineRule="auto"/>
        <w:rPr>
          <w:ins w:id="993" w:author="Keene-Snickers,Lexi" w:date="2025-03-19T13:08:00Z" w16du:dateUtc="2025-03-19T19:08:00Z"/>
          <w:rFonts w:ascii="Arial" w:hAnsi="Arial" w:cs="Arial"/>
          <w:sz w:val="22"/>
          <w:szCs w:val="22"/>
        </w:rPr>
      </w:pPr>
      <w:ins w:id="994" w:author="Keene-Snickers,Lexi" w:date="2025-03-19T13:08:00Z" w16du:dateUtc="2025-03-19T19:08:00Z">
        <w:r>
          <w:rPr>
            <w:rFonts w:ascii="Arial" w:hAnsi="Arial" w:cs="Arial"/>
            <w:noProof/>
            <w:sz w:val="22"/>
            <w:szCs w:val="22"/>
          </w:rPr>
          <w:drawing>
            <wp:inline distT="0" distB="0" distL="0" distR="0" wp14:anchorId="4EDB9B22" wp14:editId="59DB40D1">
              <wp:extent cx="5943600" cy="4457700"/>
              <wp:effectExtent l="0" t="0" r="0" b="0"/>
              <wp:docPr id="3482163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54110" name="Picture 1199354110"/>
                      <pic:cNvPicPr/>
                    </pic:nvPicPr>
                    <pic:blipFill>
                      <a:blip r:embed="rId33"/>
                      <a:stretch>
                        <a:fillRect/>
                      </a:stretch>
                    </pic:blipFill>
                    <pic:spPr>
                      <a:xfrm>
                        <a:off x="0" y="0"/>
                        <a:ext cx="5943600" cy="4457700"/>
                      </a:xfrm>
                      <a:prstGeom prst="rect">
                        <a:avLst/>
                      </a:prstGeom>
                    </pic:spPr>
                  </pic:pic>
                </a:graphicData>
              </a:graphic>
            </wp:inline>
          </w:drawing>
        </w:r>
        <w:r w:rsidRPr="00A94DFE">
          <w:rPr>
            <w:rFonts w:ascii="Arial" w:hAnsi="Arial" w:cs="Arial"/>
            <w:b/>
            <w:bCs/>
            <w:sz w:val="22"/>
            <w:szCs w:val="22"/>
            <w:rPrChange w:id="995" w:author="Keene-Snickers,Lexi" w:date="2025-03-19T14:03:00Z" w16du:dateUtc="2025-03-19T20:03:00Z">
              <w:rPr>
                <w:rFonts w:ascii="Arial" w:hAnsi="Arial" w:cs="Arial"/>
                <w:sz w:val="22"/>
                <w:szCs w:val="22"/>
              </w:rPr>
            </w:rPrChange>
          </w:rPr>
          <w:t>Figure 8:</w:t>
        </w:r>
      </w:ins>
      <w:ins w:id="996" w:author="Keene-Snickers,Lexi" w:date="2025-03-19T14:03:00Z" w16du:dateUtc="2025-03-19T20:03:00Z">
        <w:r>
          <w:rPr>
            <w:rFonts w:ascii="Arial" w:hAnsi="Arial" w:cs="Arial"/>
            <w:sz w:val="22"/>
            <w:szCs w:val="22"/>
          </w:rPr>
          <w:t xml:space="preserve"> </w:t>
        </w:r>
        <w:r>
          <w:rPr>
            <w:rFonts w:ascii="Arial" w:hAnsi="Arial" w:cs="Arial"/>
            <w:b/>
            <w:bCs/>
            <w:sz w:val="22"/>
            <w:szCs w:val="22"/>
          </w:rPr>
          <w:t xml:space="preserve">Galbut virus RNA 3 is more diverse than </w:t>
        </w:r>
      </w:ins>
      <w:ins w:id="997" w:author="Keene-Snickers,Lexi" w:date="2025-03-19T14:04:00Z" w16du:dateUtc="2025-03-19T20:04:00Z">
        <w:r>
          <w:rPr>
            <w:rFonts w:ascii="Arial" w:hAnsi="Arial" w:cs="Arial"/>
            <w:b/>
            <w:bCs/>
            <w:sz w:val="22"/>
            <w:szCs w:val="22"/>
          </w:rPr>
          <w:t xml:space="preserve">galbut virus RNAs 1 and 2 or chaq virus. </w:t>
        </w:r>
      </w:ins>
      <w:ins w:id="998" w:author="Keene-Snickers,Lexi" w:date="2025-03-19T14:06:00Z" w16du:dateUtc="2025-03-19T20:06:00Z">
        <w:r>
          <w:rPr>
            <w:rFonts w:ascii="Arial" w:hAnsi="Arial" w:cs="Arial"/>
            <w:sz w:val="22"/>
            <w:szCs w:val="22"/>
          </w:rPr>
          <w:t>The pairwise nucleotide identity</w:t>
        </w:r>
      </w:ins>
      <w:ins w:id="999" w:author="Keene-Snickers,Lexi" w:date="2025-03-19T14:07:00Z" w16du:dateUtc="2025-03-19T20:07:00Z">
        <w:r>
          <w:rPr>
            <w:rFonts w:ascii="Arial" w:hAnsi="Arial" w:cs="Arial"/>
            <w:sz w:val="22"/>
            <w:szCs w:val="22"/>
          </w:rPr>
          <w:t xml:space="preserve"> (%)</w:t>
        </w:r>
      </w:ins>
      <w:ins w:id="1000" w:author="Keene-Snickers,Lexi" w:date="2025-03-19T14:06:00Z" w16du:dateUtc="2025-03-19T20:06:00Z">
        <w:r>
          <w:rPr>
            <w:rFonts w:ascii="Arial" w:hAnsi="Arial" w:cs="Arial"/>
            <w:sz w:val="22"/>
            <w:szCs w:val="22"/>
          </w:rPr>
          <w:t xml:space="preserve"> is shown as a histogram of the number of pairwise alignments for each </w:t>
        </w:r>
      </w:ins>
      <w:ins w:id="1001" w:author="Keene-Snickers,Lexi" w:date="2025-03-19T14:07:00Z" w16du:dateUtc="2025-03-19T20:07:00Z">
        <w:r>
          <w:rPr>
            <w:rFonts w:ascii="Arial" w:hAnsi="Arial" w:cs="Arial"/>
            <w:sz w:val="22"/>
            <w:szCs w:val="22"/>
          </w:rPr>
          <w:t>nucleotide</w:t>
        </w:r>
      </w:ins>
      <w:ins w:id="1002" w:author="Keene-Snickers,Lexi" w:date="2025-03-19T14:08:00Z" w16du:dateUtc="2025-03-19T20:08:00Z">
        <w:r>
          <w:rPr>
            <w:rFonts w:ascii="Arial" w:hAnsi="Arial" w:cs="Arial"/>
            <w:sz w:val="22"/>
            <w:szCs w:val="22"/>
          </w:rPr>
          <w:t xml:space="preserve"> at each position</w:t>
        </w:r>
      </w:ins>
      <w:ins w:id="1003" w:author="Keene-Snickers,Lexi" w:date="2025-03-19T14:07:00Z" w16du:dateUtc="2025-03-19T20:07:00Z">
        <w:r>
          <w:rPr>
            <w:rFonts w:ascii="Arial" w:hAnsi="Arial" w:cs="Arial"/>
            <w:sz w:val="22"/>
            <w:szCs w:val="22"/>
          </w:rPr>
          <w:t xml:space="preserve"> </w:t>
        </w:r>
      </w:ins>
      <w:ins w:id="1004" w:author="Keene-Snickers,Lexi" w:date="2025-03-19T14:08:00Z" w16du:dateUtc="2025-03-19T20:08:00Z">
        <w:r>
          <w:rPr>
            <w:rFonts w:ascii="Arial" w:hAnsi="Arial" w:cs="Arial"/>
            <w:sz w:val="22"/>
            <w:szCs w:val="22"/>
          </w:rPr>
          <w:t>for individual</w:t>
        </w:r>
      </w:ins>
      <w:ins w:id="1005" w:author="Keene-Snickers,Lexi" w:date="2025-03-19T14:07:00Z" w16du:dateUtc="2025-03-19T20:07:00Z">
        <w:r>
          <w:rPr>
            <w:rFonts w:ascii="Arial" w:hAnsi="Arial" w:cs="Arial"/>
            <w:sz w:val="22"/>
            <w:szCs w:val="22"/>
          </w:rPr>
          <w:t xml:space="preserve"> galbut virus segment</w:t>
        </w:r>
      </w:ins>
      <w:ins w:id="1006" w:author="Keene-Snickers,Lexi" w:date="2025-03-19T14:08:00Z" w16du:dateUtc="2025-03-19T20:08:00Z">
        <w:r>
          <w:rPr>
            <w:rFonts w:ascii="Arial" w:hAnsi="Arial" w:cs="Arial"/>
            <w:sz w:val="22"/>
            <w:szCs w:val="22"/>
          </w:rPr>
          <w:t>s</w:t>
        </w:r>
      </w:ins>
      <w:ins w:id="1007" w:author="Keene-Snickers,Lexi" w:date="2025-03-19T14:07:00Z" w16du:dateUtc="2025-03-19T20:07:00Z">
        <w:r>
          <w:rPr>
            <w:rFonts w:ascii="Arial" w:hAnsi="Arial" w:cs="Arial"/>
            <w:sz w:val="22"/>
            <w:szCs w:val="22"/>
          </w:rPr>
          <w:t xml:space="preserve"> and chaq virus.</w:t>
        </w:r>
      </w:ins>
    </w:p>
    <w:p w14:paraId="78F2E35A" w14:textId="7B5612CC" w:rsidR="001726F4" w:rsidDel="00A94DFE" w:rsidRDefault="004536CB" w:rsidP="00081385">
      <w:pPr>
        <w:spacing w:line="360" w:lineRule="auto"/>
        <w:ind w:firstLine="720"/>
        <w:rPr>
          <w:del w:id="1008" w:author="Keene-Snickers,Lexi" w:date="2025-03-19T12:49:00Z" w16du:dateUtc="2025-03-19T18:49:00Z"/>
          <w:rFonts w:ascii="Arial" w:hAnsi="Arial" w:cs="Arial"/>
          <w:color w:val="000000"/>
          <w:sz w:val="22"/>
          <w:szCs w:val="22"/>
        </w:rPr>
      </w:pPr>
      <w:del w:id="1009" w:author="Keene-Snickers,Lexi" w:date="2025-03-19T12:49:00Z" w16du:dateUtc="2025-03-19T18:49:00Z">
        <w:r w:rsidDel="00A94DFE">
          <w:rPr>
            <w:rFonts w:ascii="Arial" w:hAnsi="Arial" w:cs="Arial"/>
            <w:color w:val="000000"/>
            <w:sz w:val="22"/>
            <w:szCs w:val="22"/>
          </w:rPr>
          <w:lastRenderedPageBreak/>
          <w:delText xml:space="preserve">We quantified </w:delText>
        </w:r>
        <w:r w:rsidR="005025F9" w:rsidDel="00A94DFE">
          <w:rPr>
            <w:rFonts w:ascii="Arial" w:hAnsi="Arial" w:cs="Arial"/>
            <w:color w:val="000000"/>
            <w:sz w:val="22"/>
            <w:szCs w:val="22"/>
          </w:rPr>
          <w:delText xml:space="preserve">the root to tip </w:delText>
        </w:r>
        <w:r w:rsidDel="00A94DFE">
          <w:rPr>
            <w:rFonts w:ascii="Arial" w:hAnsi="Arial" w:cs="Arial"/>
            <w:color w:val="000000"/>
            <w:sz w:val="22"/>
            <w:szCs w:val="22"/>
          </w:rPr>
          <w:delText>distances of trees to assess overall genetic diversity of segment</w:delText>
        </w:r>
        <w:r w:rsidR="008B3DC3" w:rsidDel="00A94DFE">
          <w:rPr>
            <w:rFonts w:ascii="Arial" w:hAnsi="Arial" w:cs="Arial"/>
            <w:color w:val="000000"/>
            <w:sz w:val="22"/>
            <w:szCs w:val="22"/>
          </w:rPr>
          <w:delText>s</w:delText>
        </w:r>
        <w:r w:rsidDel="00A94DFE">
          <w:rPr>
            <w:rFonts w:ascii="Arial" w:hAnsi="Arial" w:cs="Arial"/>
            <w:color w:val="000000"/>
            <w:sz w:val="22"/>
            <w:szCs w:val="22"/>
          </w:rPr>
          <w:delText xml:space="preserve"> (</w:delText>
        </w:r>
        <w:r w:rsidRPr="004536CB" w:rsidDel="00A94DFE">
          <w:rPr>
            <w:rFonts w:ascii="Arial" w:hAnsi="Arial" w:cs="Arial"/>
            <w:b/>
            <w:bCs/>
            <w:color w:val="000000"/>
            <w:sz w:val="22"/>
            <w:szCs w:val="22"/>
            <w:rPrChange w:id="1010" w:author="Stenglein,Mark" w:date="2025-03-10T10:50:00Z" w16du:dateUtc="2025-03-10T16:50:00Z">
              <w:rPr>
                <w:rFonts w:ascii="Arial" w:hAnsi="Arial" w:cs="Arial"/>
                <w:color w:val="000000"/>
                <w:sz w:val="22"/>
                <w:szCs w:val="22"/>
              </w:rPr>
            </w:rPrChange>
          </w:rPr>
          <w:delText>Fig. 8</w:delText>
        </w:r>
        <w:r w:rsidDel="00A94DFE">
          <w:rPr>
            <w:rFonts w:ascii="Arial" w:hAnsi="Arial" w:cs="Arial"/>
            <w:color w:val="000000"/>
            <w:sz w:val="22"/>
            <w:szCs w:val="22"/>
          </w:rPr>
          <w:delText>)</w:delText>
        </w:r>
        <w:r w:rsidR="005025F9" w:rsidDel="00A94DFE">
          <w:rPr>
            <w:rFonts w:ascii="Arial" w:hAnsi="Arial" w:cs="Arial"/>
            <w:color w:val="000000"/>
            <w:sz w:val="22"/>
            <w:szCs w:val="22"/>
          </w:rPr>
          <w:delText xml:space="preserve">for each galbut virus segment and chaq virus. </w:delText>
        </w:r>
        <w:r w:rsidR="0069340C" w:rsidDel="00A94DFE">
          <w:rPr>
            <w:rFonts w:ascii="Arial" w:hAnsi="Arial" w:cs="Arial"/>
            <w:color w:val="000000"/>
            <w:sz w:val="22"/>
            <w:szCs w:val="22"/>
          </w:rPr>
          <w:delText>Galbut virus RNA 3 and chaq virus were the most diverse</w:delText>
        </w:r>
      </w:del>
      <w:ins w:id="1011" w:author="Stenglein,Mark" w:date="2025-03-10T10:50:00Z" w16du:dateUtc="2025-03-10T16:50:00Z">
        <w:del w:id="1012" w:author="Keene-Snickers,Lexi" w:date="2025-03-19T12:49:00Z" w16du:dateUtc="2025-03-19T18:49:00Z">
          <w:r w:rsidDel="00A94DFE">
            <w:rPr>
              <w:rFonts w:ascii="Arial" w:hAnsi="Arial" w:cs="Arial"/>
              <w:color w:val="000000"/>
              <w:sz w:val="22"/>
              <w:szCs w:val="22"/>
            </w:rPr>
            <w:delText>,</w:delText>
          </w:r>
        </w:del>
      </w:ins>
      <w:del w:id="1013" w:author="Keene-Snickers,Lexi" w:date="2025-03-19T12:49:00Z" w16du:dateUtc="2025-03-19T18:49:00Z">
        <w:r w:rsidR="0069340C" w:rsidDel="00A94DFE">
          <w:rPr>
            <w:rFonts w:ascii="Arial" w:hAnsi="Arial" w:cs="Arial"/>
            <w:color w:val="000000"/>
            <w:sz w:val="22"/>
            <w:szCs w:val="22"/>
          </w:rPr>
          <w:delText xml:space="preserve"> while RNA 2 was the least diverse (</w:delText>
        </w:r>
        <w:r w:rsidR="0069340C" w:rsidRPr="00E97611" w:rsidDel="00A94DFE">
          <w:rPr>
            <w:rFonts w:ascii="Arial" w:hAnsi="Arial" w:cs="Arial"/>
            <w:b/>
            <w:bCs/>
            <w:color w:val="000000"/>
            <w:sz w:val="22"/>
            <w:szCs w:val="22"/>
          </w:rPr>
          <w:delText>Fig. 8</w:delText>
        </w:r>
        <w:r w:rsidR="0069340C" w:rsidDel="00A94DFE">
          <w:rPr>
            <w:rFonts w:ascii="Arial" w:hAnsi="Arial" w:cs="Arial"/>
            <w:color w:val="000000"/>
            <w:sz w:val="22"/>
            <w:szCs w:val="22"/>
          </w:rPr>
          <w:delText xml:space="preserve">). When we stratified by genotype, we found that the RNA 3 from </w:delText>
        </w:r>
        <w:r w:rsidR="0069340C" w:rsidRPr="00E97611" w:rsidDel="00A94DFE">
          <w:rPr>
            <w:rFonts w:ascii="Arial" w:hAnsi="Arial" w:cs="Arial"/>
            <w:i/>
            <w:iCs/>
            <w:color w:val="000000"/>
            <w:sz w:val="22"/>
            <w:szCs w:val="22"/>
          </w:rPr>
          <w:delText>D. simulans</w:delText>
        </w:r>
        <w:r w:rsidR="0069340C" w:rsidDel="00A94DFE">
          <w:rPr>
            <w:rFonts w:ascii="Arial" w:hAnsi="Arial" w:cs="Arial"/>
            <w:color w:val="000000"/>
            <w:sz w:val="22"/>
            <w:szCs w:val="22"/>
          </w:rPr>
          <w:delText xml:space="preserve"> was less diverse than the RNA 3 from the </w:delText>
        </w:r>
        <w:r w:rsidR="0069340C" w:rsidRPr="00E97611" w:rsidDel="00A94DFE">
          <w:rPr>
            <w:rFonts w:ascii="Arial" w:hAnsi="Arial" w:cs="Arial"/>
            <w:b/>
            <w:bCs/>
            <w:color w:val="000000"/>
            <w:sz w:val="22"/>
            <w:szCs w:val="22"/>
          </w:rPr>
          <w:delText>D. melanogaster</w:delText>
        </w:r>
        <w:r w:rsidR="0069340C" w:rsidDel="00A94DFE">
          <w:rPr>
            <w:rFonts w:ascii="Arial" w:hAnsi="Arial" w:cs="Arial"/>
            <w:color w:val="000000"/>
            <w:sz w:val="22"/>
            <w:szCs w:val="22"/>
          </w:rPr>
          <w:delText xml:space="preserve"> infecting clades (</w:delText>
        </w:r>
        <w:r w:rsidR="0069340C" w:rsidRPr="00E97611" w:rsidDel="00A94DFE">
          <w:rPr>
            <w:rFonts w:ascii="Arial" w:hAnsi="Arial" w:cs="Arial"/>
            <w:b/>
            <w:bCs/>
            <w:color w:val="000000"/>
            <w:sz w:val="22"/>
            <w:szCs w:val="22"/>
          </w:rPr>
          <w:delText>Supp. Fig. 6</w:delText>
        </w:r>
        <w:r w:rsidR="0069340C" w:rsidDel="00A94DFE">
          <w:rPr>
            <w:rFonts w:ascii="Arial" w:hAnsi="Arial" w:cs="Arial"/>
            <w:color w:val="000000"/>
            <w:sz w:val="22"/>
            <w:szCs w:val="22"/>
          </w:rPr>
          <w:delText xml:space="preserve">) </w:delText>
        </w:r>
        <w:r w:rsidR="0069340C" w:rsidRPr="00E97611" w:rsidDel="00A94DFE">
          <w:rPr>
            <w:rFonts w:ascii="Arial" w:hAnsi="Arial" w:cs="Arial"/>
            <w:color w:val="000000"/>
            <w:sz w:val="22"/>
            <w:szCs w:val="22"/>
            <w:highlight w:val="yellow"/>
          </w:rPr>
          <w:delText>STATS</w:delText>
        </w:r>
      </w:del>
    </w:p>
    <w:p w14:paraId="6DDE2C57" w14:textId="77777777" w:rsidR="00456285" w:rsidDel="00CD0AF9" w:rsidRDefault="00456285" w:rsidP="00081385">
      <w:pPr>
        <w:spacing w:line="360" w:lineRule="auto"/>
        <w:ind w:firstLine="720"/>
        <w:rPr>
          <w:del w:id="1014" w:author="Keene-Snickers,Lexi" w:date="2025-03-17T14:01:00Z" w16du:dateUtc="2025-03-17T20:01:00Z"/>
          <w:rFonts w:ascii="Arial" w:hAnsi="Arial" w:cs="Arial"/>
          <w:color w:val="000000"/>
          <w:sz w:val="22"/>
          <w:szCs w:val="22"/>
        </w:rPr>
      </w:pPr>
    </w:p>
    <w:p w14:paraId="7568724A" w14:textId="08388AB6" w:rsidR="00456285" w:rsidDel="00CD0AF9" w:rsidRDefault="0069340C">
      <w:pPr>
        <w:spacing w:line="360" w:lineRule="auto"/>
        <w:rPr>
          <w:del w:id="1015" w:author="Keene-Snickers,Lexi" w:date="2025-03-17T14:01:00Z" w16du:dateUtc="2025-03-17T20:01:00Z"/>
          <w:rFonts w:ascii="Arial" w:hAnsi="Arial" w:cs="Arial"/>
          <w:color w:val="000000"/>
          <w:sz w:val="22"/>
          <w:szCs w:val="22"/>
        </w:rPr>
        <w:pPrChange w:id="1016" w:author="Keene-Snickers,Lexi" w:date="2025-03-17T14:01:00Z" w16du:dateUtc="2025-03-17T20:01:00Z">
          <w:pPr>
            <w:spacing w:line="360" w:lineRule="auto"/>
            <w:ind w:firstLine="720"/>
          </w:pPr>
        </w:pPrChange>
      </w:pPr>
      <w:del w:id="1017" w:author="Keene-Snickers,Lexi" w:date="2025-03-17T14:01:00Z" w16du:dateUtc="2025-03-17T20:01:00Z">
        <w:r w:rsidDel="00CD0AF9">
          <w:rPr>
            <w:rFonts w:ascii="Arial" w:hAnsi="Arial" w:cs="Arial"/>
            <w:color w:val="000000"/>
            <w:sz w:val="22"/>
            <w:szCs w:val="22"/>
          </w:rPr>
          <w:delText xml:space="preserve">Previous maximum likelihood trees of galbut virus were represented mostly by clade A and </w:delText>
        </w:r>
        <w:r w:rsidRPr="00E97611" w:rsidDel="00CD0AF9">
          <w:rPr>
            <w:rFonts w:ascii="Arial" w:hAnsi="Arial" w:cs="Arial"/>
            <w:i/>
            <w:iCs/>
            <w:color w:val="000000"/>
            <w:sz w:val="22"/>
            <w:szCs w:val="22"/>
          </w:rPr>
          <w:delText>D. simulans</w:delText>
        </w:r>
        <w:r w:rsidDel="00CD0AF9">
          <w:rPr>
            <w:rFonts w:ascii="Arial" w:hAnsi="Arial" w:cs="Arial"/>
            <w:i/>
            <w:iCs/>
            <w:color w:val="000000"/>
            <w:sz w:val="22"/>
            <w:szCs w:val="22"/>
          </w:rPr>
          <w:delText xml:space="preserve"> </w:delText>
        </w:r>
        <w:r w:rsidDel="00CD0AF9">
          <w:rPr>
            <w:rFonts w:ascii="Arial" w:hAnsi="Arial" w:cs="Arial"/>
            <w:color w:val="000000"/>
            <w:sz w:val="22"/>
            <w:szCs w:val="22"/>
          </w:rPr>
          <w:delText xml:space="preserve">sequences. To determine if the clade B genotype was rarer, we needed more sequences. </w:delText>
        </w:r>
        <w:r w:rsidR="00FF5DED" w:rsidDel="00CD0AF9">
          <w:rPr>
            <w:rFonts w:ascii="Arial" w:hAnsi="Arial" w:cs="Arial"/>
            <w:color w:val="000000"/>
            <w:sz w:val="22"/>
            <w:szCs w:val="22"/>
          </w:rPr>
          <w:delText xml:space="preserve">If with the goal to enrich for clade B sequences, we </w:delText>
        </w:r>
        <w:r w:rsidR="00783917" w:rsidDel="00CD0AF9">
          <w:rPr>
            <w:rFonts w:ascii="Arial" w:hAnsi="Arial" w:cs="Arial"/>
            <w:color w:val="000000"/>
            <w:sz w:val="22"/>
            <w:szCs w:val="22"/>
          </w:rPr>
          <w:delText xml:space="preserve">recovered more clade A sequences. Of the 123 samples with galbut virus reads, </w:delText>
        </w:r>
        <w:r w:rsidR="00FF5DED" w:rsidDel="00CD0AF9">
          <w:rPr>
            <w:rFonts w:ascii="Arial" w:hAnsi="Arial" w:cs="Arial"/>
            <w:color w:val="000000"/>
            <w:sz w:val="22"/>
            <w:szCs w:val="22"/>
          </w:rPr>
          <w:delText>82</w:delText>
        </w:r>
        <w:r w:rsidR="00783917" w:rsidDel="00CD0AF9">
          <w:rPr>
            <w:rFonts w:ascii="Arial" w:hAnsi="Arial" w:cs="Arial"/>
            <w:color w:val="000000"/>
            <w:sz w:val="22"/>
            <w:szCs w:val="22"/>
          </w:rPr>
          <w:delText xml:space="preserve"> sequences fell into clade A and </w:delText>
        </w:r>
        <w:r w:rsidR="00FF5DED" w:rsidDel="00CD0AF9">
          <w:rPr>
            <w:rFonts w:ascii="Arial" w:hAnsi="Arial" w:cs="Arial"/>
            <w:color w:val="000000"/>
            <w:sz w:val="22"/>
            <w:szCs w:val="22"/>
          </w:rPr>
          <w:delText>35</w:delText>
        </w:r>
        <w:r w:rsidR="00783917" w:rsidDel="00CD0AF9">
          <w:rPr>
            <w:rFonts w:ascii="Arial" w:hAnsi="Arial" w:cs="Arial"/>
            <w:color w:val="000000"/>
            <w:sz w:val="22"/>
            <w:szCs w:val="22"/>
          </w:rPr>
          <w:delText xml:space="preserve"> fell into clade B</w:delText>
        </w:r>
        <w:r w:rsidR="00FF5DED" w:rsidDel="00CD0AF9">
          <w:rPr>
            <w:rFonts w:ascii="Arial" w:hAnsi="Arial" w:cs="Arial"/>
            <w:color w:val="000000"/>
            <w:sz w:val="22"/>
            <w:szCs w:val="22"/>
          </w:rPr>
          <w:delText xml:space="preserve"> and six had evidence of infection by both genotypes</w:delText>
        </w:r>
        <w:r w:rsidR="00783917" w:rsidDel="00CD0AF9">
          <w:rPr>
            <w:rFonts w:ascii="Arial" w:hAnsi="Arial" w:cs="Arial"/>
            <w:color w:val="000000"/>
            <w:sz w:val="22"/>
            <w:szCs w:val="22"/>
          </w:rPr>
          <w:delText>.</w:delText>
        </w:r>
      </w:del>
    </w:p>
    <w:p w14:paraId="0E000C1C" w14:textId="77777777" w:rsidR="00DD52CF" w:rsidDel="00CD0AF9" w:rsidRDefault="00DD52CF">
      <w:pPr>
        <w:spacing w:line="360" w:lineRule="auto"/>
        <w:rPr>
          <w:del w:id="1018" w:author="Keene-Snickers,Lexi" w:date="2025-03-17T14:03:00Z" w16du:dateUtc="2025-03-17T20:03:00Z"/>
          <w:rFonts w:ascii="Arial" w:hAnsi="Arial" w:cs="Arial"/>
          <w:color w:val="000000"/>
          <w:sz w:val="22"/>
          <w:szCs w:val="22"/>
        </w:rPr>
        <w:pPrChange w:id="1019" w:author="Keene-Snickers,Lexi" w:date="2025-03-17T14:01:00Z" w16du:dateUtc="2025-03-17T20:01:00Z">
          <w:pPr>
            <w:spacing w:line="360" w:lineRule="auto"/>
            <w:ind w:firstLine="720"/>
          </w:pPr>
        </w:pPrChange>
      </w:pPr>
    </w:p>
    <w:p w14:paraId="3852BC32" w14:textId="56731B53" w:rsidR="00DD52CF" w:rsidDel="00CD0AF9" w:rsidRDefault="00AF369B">
      <w:pPr>
        <w:spacing w:line="360" w:lineRule="auto"/>
        <w:rPr>
          <w:del w:id="1020" w:author="Keene-Snickers,Lexi" w:date="2025-03-17T14:03:00Z" w16du:dateUtc="2025-03-17T20:03:00Z"/>
          <w:rFonts w:ascii="Arial" w:hAnsi="Arial" w:cs="Arial"/>
          <w:color w:val="000000"/>
          <w:sz w:val="22"/>
          <w:szCs w:val="22"/>
        </w:rPr>
        <w:pPrChange w:id="1021" w:author="Keene-Snickers,Lexi" w:date="2025-03-17T14:03:00Z" w16du:dateUtc="2025-03-17T20:03:00Z">
          <w:pPr>
            <w:spacing w:line="360" w:lineRule="auto"/>
            <w:ind w:firstLine="720"/>
          </w:pPr>
        </w:pPrChange>
      </w:pPr>
      <w:del w:id="1022" w:author="Keene-Snickers,Lexi" w:date="2025-03-17T14:03:00Z" w16du:dateUtc="2025-03-17T20:03:00Z">
        <w:r w:rsidDel="00CD0AF9">
          <w:rPr>
            <w:rFonts w:ascii="Arial" w:hAnsi="Arial" w:cs="Arial"/>
            <w:color w:val="000000"/>
            <w:sz w:val="22"/>
            <w:szCs w:val="22"/>
          </w:rPr>
          <w:delText xml:space="preserve">Geography partially explained phylogenetic clustering. </w:delText>
        </w:r>
      </w:del>
      <w:ins w:id="1023" w:author="Stenglein,Mark" w:date="2025-03-12T13:06:00Z" w16du:dateUtc="2025-03-12T19:06:00Z">
        <w:del w:id="1024" w:author="Keene-Snickers,Lexi" w:date="2025-03-17T14:03:00Z" w16du:dateUtc="2025-03-17T20:03:00Z">
          <w:r w:rsidR="00981B78" w:rsidDel="00CD0AF9">
            <w:rPr>
              <w:rFonts w:ascii="Arial" w:hAnsi="Arial" w:cs="Arial"/>
              <w:color w:val="000000"/>
              <w:sz w:val="22"/>
              <w:szCs w:val="22"/>
            </w:rPr>
            <w:delText xml:space="preserve">Subsets of samples </w:delText>
          </w:r>
        </w:del>
      </w:ins>
      <w:ins w:id="1025" w:author="Stenglein,Mark" w:date="2025-03-12T13:04:00Z" w16du:dateUtc="2025-03-12T19:04:00Z">
        <w:del w:id="1026" w:author="Keene-Snickers,Lexi" w:date="2025-03-17T14:03:00Z" w16du:dateUtc="2025-03-17T20:03:00Z">
          <w:r w:rsidR="00981B78" w:rsidDel="00CD0AF9">
            <w:rPr>
              <w:rFonts w:ascii="Arial" w:hAnsi="Arial" w:cs="Arial"/>
              <w:color w:val="000000"/>
              <w:sz w:val="22"/>
              <w:szCs w:val="22"/>
            </w:rPr>
            <w:delText xml:space="preserve">from the same location </w:delText>
          </w:r>
        </w:del>
      </w:ins>
      <w:ins w:id="1027" w:author="Stenglein,Mark" w:date="2025-03-12T13:10:00Z" w16du:dateUtc="2025-03-12T19:10:00Z">
        <w:del w:id="1028" w:author="Keene-Snickers,Lexi" w:date="2025-03-17T14:03:00Z" w16du:dateUtc="2025-03-17T20:03:00Z">
          <w:r w:rsidR="00981B78" w:rsidDel="00CD0AF9">
            <w:rPr>
              <w:rFonts w:ascii="Arial" w:hAnsi="Arial" w:cs="Arial"/>
              <w:color w:val="000000"/>
              <w:sz w:val="22"/>
              <w:szCs w:val="22"/>
            </w:rPr>
            <w:delText xml:space="preserve">and the same date </w:delText>
          </w:r>
        </w:del>
      </w:ins>
      <w:ins w:id="1029" w:author="Stenglein,Mark" w:date="2025-03-12T13:04:00Z" w16du:dateUtc="2025-03-12T19:04:00Z">
        <w:del w:id="1030" w:author="Keene-Snickers,Lexi" w:date="2025-03-17T14:03:00Z" w16du:dateUtc="2025-03-17T20:03:00Z">
          <w:r w:rsidR="00981B78" w:rsidDel="00CD0AF9">
            <w:rPr>
              <w:rFonts w:ascii="Arial" w:hAnsi="Arial" w:cs="Arial"/>
              <w:color w:val="000000"/>
              <w:sz w:val="22"/>
              <w:szCs w:val="22"/>
            </w:rPr>
            <w:delText>tended to form clusters</w:delText>
          </w:r>
        </w:del>
      </w:ins>
      <w:ins w:id="1031" w:author="Stenglein,Mark" w:date="2025-03-12T13:06:00Z" w16du:dateUtc="2025-03-12T19:06:00Z">
        <w:del w:id="1032" w:author="Keene-Snickers,Lexi" w:date="2025-03-17T14:03:00Z" w16du:dateUtc="2025-03-17T20:03:00Z">
          <w:r w:rsidR="00981B78" w:rsidDel="00CD0AF9">
            <w:rPr>
              <w:rFonts w:ascii="Arial" w:hAnsi="Arial" w:cs="Arial"/>
              <w:color w:val="000000"/>
              <w:sz w:val="22"/>
              <w:szCs w:val="22"/>
            </w:rPr>
            <w:delText xml:space="preserve"> of identical or near</w:delText>
          </w:r>
        </w:del>
      </w:ins>
      <w:ins w:id="1033" w:author="Stenglein,Mark" w:date="2025-03-12T13:07:00Z" w16du:dateUtc="2025-03-12T19:07:00Z">
        <w:del w:id="1034" w:author="Keene-Snickers,Lexi" w:date="2025-03-17T14:03:00Z" w16du:dateUtc="2025-03-17T20:03:00Z">
          <w:r w:rsidR="00981B78" w:rsidDel="00CD0AF9">
            <w:rPr>
              <w:rFonts w:ascii="Arial" w:hAnsi="Arial" w:cs="Arial"/>
              <w:color w:val="000000"/>
              <w:sz w:val="22"/>
              <w:szCs w:val="22"/>
            </w:rPr>
            <w:delText>ly</w:delText>
          </w:r>
        </w:del>
      </w:ins>
      <w:ins w:id="1035" w:author="Stenglein,Mark" w:date="2025-03-12T13:06:00Z" w16du:dateUtc="2025-03-12T19:06:00Z">
        <w:del w:id="1036" w:author="Keene-Snickers,Lexi" w:date="2025-03-17T14:03:00Z" w16du:dateUtc="2025-03-17T20:03:00Z">
          <w:r w:rsidR="00981B78" w:rsidDel="00CD0AF9">
            <w:rPr>
              <w:rFonts w:ascii="Arial" w:hAnsi="Arial" w:cs="Arial"/>
              <w:color w:val="000000"/>
              <w:sz w:val="22"/>
              <w:szCs w:val="22"/>
            </w:rPr>
            <w:delText xml:space="preserve"> identical sequences</w:delText>
          </w:r>
        </w:del>
      </w:ins>
      <w:ins w:id="1037" w:author="Stenglein,Mark" w:date="2025-03-12T13:04:00Z" w16du:dateUtc="2025-03-12T19:04:00Z">
        <w:del w:id="1038" w:author="Keene-Snickers,Lexi" w:date="2025-03-17T14:03:00Z" w16du:dateUtc="2025-03-17T20:03:00Z">
          <w:r w:rsidR="00981B78" w:rsidDel="00CD0AF9">
            <w:rPr>
              <w:rFonts w:ascii="Arial" w:hAnsi="Arial" w:cs="Arial"/>
              <w:color w:val="000000"/>
              <w:sz w:val="22"/>
              <w:szCs w:val="22"/>
            </w:rPr>
            <w:delText xml:space="preserve">.  </w:delText>
          </w:r>
        </w:del>
      </w:ins>
      <w:ins w:id="1039" w:author="Stenglein,Mark" w:date="2025-03-12T13:09:00Z" w16du:dateUtc="2025-03-12T19:09:00Z">
        <w:del w:id="1040" w:author="Keene-Snickers,Lexi" w:date="2025-03-17T14:03:00Z" w16du:dateUtc="2025-03-17T20:03:00Z">
          <w:r w:rsidR="00981B78" w:rsidDel="00CD0AF9">
            <w:rPr>
              <w:rFonts w:ascii="Arial" w:hAnsi="Arial" w:cs="Arial"/>
              <w:color w:val="000000"/>
              <w:sz w:val="22"/>
              <w:szCs w:val="22"/>
            </w:rPr>
            <w:delText xml:space="preserve">For example, most RNA1 sequences from </w:delText>
          </w:r>
        </w:del>
      </w:ins>
      <w:ins w:id="1041" w:author="Stenglein,Mark" w:date="2025-03-12T13:13:00Z" w16du:dateUtc="2025-03-12T19:13:00Z">
        <w:del w:id="1042" w:author="Keene-Snickers,Lexi" w:date="2025-03-17T14:03:00Z" w16du:dateUtc="2025-03-17T20:03:00Z">
          <w:r w:rsidR="00E651F2" w:rsidDel="00CD0AF9">
            <w:rPr>
              <w:rFonts w:ascii="Arial" w:hAnsi="Arial" w:cs="Arial"/>
              <w:color w:val="000000"/>
              <w:sz w:val="22"/>
              <w:szCs w:val="22"/>
            </w:rPr>
            <w:delText xml:space="preserve">flies from </w:delText>
          </w:r>
        </w:del>
      </w:ins>
      <w:ins w:id="1043" w:author="Stenglein,Mark" w:date="2025-03-12T13:09:00Z" w16du:dateUtc="2025-03-12T19:09:00Z">
        <w:del w:id="1044" w:author="Keene-Snickers,Lexi" w:date="2025-03-17T14:03:00Z" w16du:dateUtc="2025-03-17T20:03:00Z">
          <w:r w:rsidR="00981B78" w:rsidDel="00CD0AF9">
            <w:rPr>
              <w:rFonts w:ascii="Arial" w:hAnsi="Arial" w:cs="Arial"/>
              <w:color w:val="000000"/>
              <w:sz w:val="22"/>
              <w:szCs w:val="22"/>
            </w:rPr>
            <w:delText>Pennslyvania formed a monophyletic cluster (</w:delText>
          </w:r>
          <w:r w:rsidR="00981B78" w:rsidRPr="00981B78" w:rsidDel="00CD0AF9">
            <w:rPr>
              <w:rFonts w:ascii="Arial" w:hAnsi="Arial" w:cs="Arial"/>
              <w:b/>
              <w:bCs/>
              <w:color w:val="000000"/>
              <w:sz w:val="22"/>
              <w:szCs w:val="22"/>
              <w:rPrChange w:id="1045" w:author="Stenglein,Mark" w:date="2025-03-12T13:10:00Z" w16du:dateUtc="2025-03-12T19:10:00Z">
                <w:rPr>
                  <w:rFonts w:ascii="Arial" w:hAnsi="Arial" w:cs="Arial"/>
                  <w:color w:val="000000"/>
                  <w:sz w:val="22"/>
                  <w:szCs w:val="22"/>
                </w:rPr>
              </w:rPrChange>
            </w:rPr>
            <w:delText>Fig. 4</w:delText>
          </w:r>
          <w:r w:rsidR="00981B78" w:rsidDel="00CD0AF9">
            <w:rPr>
              <w:rFonts w:ascii="Arial" w:hAnsi="Arial" w:cs="Arial"/>
              <w:color w:val="000000"/>
              <w:sz w:val="22"/>
              <w:szCs w:val="22"/>
            </w:rPr>
            <w:delText>).</w:delText>
          </w:r>
        </w:del>
      </w:ins>
      <w:ins w:id="1046" w:author="Stenglein,Mark" w:date="2025-03-12T13:10:00Z" w16du:dateUtc="2025-03-12T19:10:00Z">
        <w:del w:id="1047" w:author="Keene-Snickers,Lexi" w:date="2025-03-17T14:03:00Z" w16du:dateUtc="2025-03-17T20:03:00Z">
          <w:r w:rsidR="00981B78" w:rsidDel="00CD0AF9">
            <w:rPr>
              <w:rFonts w:ascii="Arial" w:hAnsi="Arial" w:cs="Arial"/>
              <w:color w:val="000000"/>
              <w:sz w:val="22"/>
              <w:szCs w:val="22"/>
            </w:rPr>
            <w:delText xml:space="preserve"> But other sequences from Pennsylvania were spread </w:delText>
          </w:r>
        </w:del>
      </w:ins>
      <w:ins w:id="1048" w:author="Stenglein,Mark" w:date="2025-03-12T13:13:00Z" w16du:dateUtc="2025-03-12T19:13:00Z">
        <w:del w:id="1049" w:author="Keene-Snickers,Lexi" w:date="2025-03-17T14:03:00Z" w16du:dateUtc="2025-03-17T20:03:00Z">
          <w:r w:rsidR="00E651F2" w:rsidDel="00CD0AF9">
            <w:rPr>
              <w:rFonts w:ascii="Arial" w:hAnsi="Arial" w:cs="Arial"/>
              <w:color w:val="000000"/>
              <w:sz w:val="22"/>
              <w:szCs w:val="22"/>
            </w:rPr>
            <w:delText xml:space="preserve">across </w:delText>
          </w:r>
        </w:del>
      </w:ins>
      <w:ins w:id="1050" w:author="Stenglein,Mark" w:date="2025-03-12T13:10:00Z" w16du:dateUtc="2025-03-12T19:10:00Z">
        <w:del w:id="1051" w:author="Keene-Snickers,Lexi" w:date="2025-03-17T14:03:00Z" w16du:dateUtc="2025-03-17T20:03:00Z">
          <w:r w:rsidR="00981B78" w:rsidDel="00CD0AF9">
            <w:rPr>
              <w:rFonts w:ascii="Arial" w:hAnsi="Arial" w:cs="Arial"/>
              <w:color w:val="000000"/>
              <w:sz w:val="22"/>
              <w:szCs w:val="22"/>
            </w:rPr>
            <w:delText xml:space="preserve">the </w:delText>
          </w:r>
        </w:del>
      </w:ins>
      <w:ins w:id="1052" w:author="Stenglein,Mark" w:date="2025-03-12T13:13:00Z" w16du:dateUtc="2025-03-12T19:13:00Z">
        <w:del w:id="1053" w:author="Keene-Snickers,Lexi" w:date="2025-03-17T14:03:00Z" w16du:dateUtc="2025-03-17T20:03:00Z">
          <w:r w:rsidR="00E651F2" w:rsidDel="00CD0AF9">
            <w:rPr>
              <w:rFonts w:ascii="Arial" w:hAnsi="Arial" w:cs="Arial"/>
              <w:color w:val="000000"/>
              <w:sz w:val="22"/>
              <w:szCs w:val="22"/>
            </w:rPr>
            <w:delText xml:space="preserve">RNA1 </w:delText>
          </w:r>
        </w:del>
      </w:ins>
      <w:ins w:id="1054" w:author="Stenglein,Mark" w:date="2025-03-12T13:10:00Z" w16du:dateUtc="2025-03-12T19:10:00Z">
        <w:del w:id="1055" w:author="Keene-Snickers,Lexi" w:date="2025-03-17T14:03:00Z" w16du:dateUtc="2025-03-17T20:03:00Z">
          <w:r w:rsidR="00981B78" w:rsidDel="00CD0AF9">
            <w:rPr>
              <w:rFonts w:ascii="Arial" w:hAnsi="Arial" w:cs="Arial"/>
              <w:color w:val="000000"/>
              <w:sz w:val="22"/>
              <w:szCs w:val="22"/>
            </w:rPr>
            <w:delText xml:space="preserve">tree. </w:delText>
          </w:r>
        </w:del>
      </w:ins>
      <w:ins w:id="1056" w:author="Stenglein,Mark" w:date="2025-03-12T13:11:00Z" w16du:dateUtc="2025-03-12T19:11:00Z">
        <w:del w:id="1057" w:author="Keene-Snickers,Lexi" w:date="2025-03-17T14:03:00Z" w16du:dateUtc="2025-03-17T20:03:00Z">
          <w:r w:rsidR="00981B78" w:rsidDel="00CD0AF9">
            <w:rPr>
              <w:rFonts w:ascii="Arial" w:hAnsi="Arial" w:cs="Arial"/>
              <w:color w:val="000000"/>
              <w:sz w:val="22"/>
              <w:szCs w:val="22"/>
            </w:rPr>
            <w:delText>I</w:delText>
          </w:r>
        </w:del>
      </w:ins>
      <w:ins w:id="1058" w:author="Stenglein,Mark" w:date="2025-03-12T13:10:00Z" w16du:dateUtc="2025-03-12T19:10:00Z">
        <w:del w:id="1059" w:author="Keene-Snickers,Lexi" w:date="2025-03-17T14:03:00Z" w16du:dateUtc="2025-03-17T20:03:00Z">
          <w:r w:rsidR="00981B78" w:rsidDel="00CD0AF9">
            <w:rPr>
              <w:rFonts w:ascii="Arial" w:hAnsi="Arial" w:cs="Arial"/>
              <w:color w:val="000000"/>
              <w:sz w:val="22"/>
              <w:szCs w:val="22"/>
            </w:rPr>
            <w:delText xml:space="preserve">n general, </w:delText>
          </w:r>
        </w:del>
      </w:ins>
      <w:ins w:id="1060" w:author="Stenglein,Mark" w:date="2025-03-12T13:11:00Z" w16du:dateUtc="2025-03-12T19:11:00Z">
        <w:del w:id="1061" w:author="Keene-Snickers,Lexi" w:date="2025-03-17T14:03:00Z" w16du:dateUtc="2025-03-17T20:03:00Z">
          <w:r w:rsidR="00981B78" w:rsidDel="00CD0AF9">
            <w:rPr>
              <w:rFonts w:ascii="Arial" w:hAnsi="Arial" w:cs="Arial"/>
              <w:color w:val="000000"/>
              <w:sz w:val="22"/>
              <w:szCs w:val="22"/>
            </w:rPr>
            <w:delText>sequences from different location</w:delText>
          </w:r>
        </w:del>
      </w:ins>
      <w:ins w:id="1062" w:author="Stenglein,Mark" w:date="2025-03-12T13:12:00Z" w16du:dateUtc="2025-03-12T19:12:00Z">
        <w:del w:id="1063" w:author="Keene-Snickers,Lexi" w:date="2025-03-17T14:03:00Z" w16du:dateUtc="2025-03-17T20:03:00Z">
          <w:r w:rsidR="00981B78" w:rsidDel="00CD0AF9">
            <w:rPr>
              <w:rFonts w:ascii="Arial" w:hAnsi="Arial" w:cs="Arial"/>
              <w:color w:val="000000"/>
              <w:sz w:val="22"/>
              <w:szCs w:val="22"/>
            </w:rPr>
            <w:delText>s, including Australia,</w:delText>
          </w:r>
        </w:del>
      </w:ins>
      <w:ins w:id="1064" w:author="Stenglein,Mark" w:date="2025-03-12T13:11:00Z" w16du:dateUtc="2025-03-12T19:11:00Z">
        <w:del w:id="1065" w:author="Keene-Snickers,Lexi" w:date="2025-03-17T14:03:00Z" w16du:dateUtc="2025-03-17T20:03:00Z">
          <w:r w:rsidR="00981B78" w:rsidDel="00CD0AF9">
            <w:rPr>
              <w:rFonts w:ascii="Arial" w:hAnsi="Arial" w:cs="Arial"/>
              <w:color w:val="000000"/>
              <w:sz w:val="22"/>
              <w:szCs w:val="22"/>
            </w:rPr>
            <w:delText xml:space="preserve"> were </w:delText>
          </w:r>
        </w:del>
      </w:ins>
      <w:ins w:id="1066" w:author="Stenglein,Mark" w:date="2025-03-12T13:12:00Z" w16du:dateUtc="2025-03-12T19:12:00Z">
        <w:del w:id="1067" w:author="Keene-Snickers,Lexi" w:date="2025-03-17T14:03:00Z" w16du:dateUtc="2025-03-17T20:03:00Z">
          <w:r w:rsidR="00981B78" w:rsidDel="00CD0AF9">
            <w:rPr>
              <w:rFonts w:ascii="Arial" w:hAnsi="Arial" w:cs="Arial"/>
              <w:color w:val="000000"/>
              <w:sz w:val="22"/>
              <w:szCs w:val="22"/>
            </w:rPr>
            <w:delText>intermixed</w:delText>
          </w:r>
        </w:del>
      </w:ins>
      <w:ins w:id="1068" w:author="Stenglein,Mark" w:date="2025-03-12T13:11:00Z" w16du:dateUtc="2025-03-12T19:11:00Z">
        <w:del w:id="1069" w:author="Keene-Snickers,Lexi" w:date="2025-03-17T14:03:00Z" w16du:dateUtc="2025-03-17T20:03:00Z">
          <w:r w:rsidR="00981B78" w:rsidDel="00CD0AF9">
            <w:rPr>
              <w:rFonts w:ascii="Arial" w:hAnsi="Arial" w:cs="Arial"/>
              <w:color w:val="000000"/>
              <w:sz w:val="22"/>
              <w:szCs w:val="22"/>
            </w:rPr>
            <w:delText xml:space="preserve"> throughout trees.  </w:delText>
          </w:r>
        </w:del>
      </w:ins>
      <w:ins w:id="1070" w:author="Stenglein,Mark" w:date="2025-03-12T13:12:00Z" w16du:dateUtc="2025-03-12T19:12:00Z">
        <w:del w:id="1071" w:author="Keene-Snickers,Lexi" w:date="2025-03-17T14:03:00Z" w16du:dateUtc="2025-03-17T20:03:00Z">
          <w:r w:rsidR="00981B78" w:rsidDel="00CD0AF9">
            <w:rPr>
              <w:rFonts w:ascii="Arial" w:hAnsi="Arial" w:cs="Arial"/>
              <w:color w:val="000000"/>
              <w:sz w:val="22"/>
              <w:szCs w:val="22"/>
            </w:rPr>
            <w:delText>Th</w:delText>
          </w:r>
        </w:del>
      </w:ins>
      <w:ins w:id="1072" w:author="Stenglein,Mark" w:date="2025-03-12T13:16:00Z" w16du:dateUtc="2025-03-12T19:16:00Z">
        <w:del w:id="1073" w:author="Keene-Snickers,Lexi" w:date="2025-03-17T14:03:00Z" w16du:dateUtc="2025-03-17T20:03:00Z">
          <w:r w:rsidR="00E651F2" w:rsidDel="00CD0AF9">
            <w:rPr>
              <w:rFonts w:ascii="Arial" w:hAnsi="Arial" w:cs="Arial"/>
              <w:color w:val="000000"/>
              <w:sz w:val="22"/>
              <w:szCs w:val="22"/>
            </w:rPr>
            <w:delText xml:space="preserve">ese patterns support the existence of </w:delText>
          </w:r>
        </w:del>
      </w:ins>
      <w:ins w:id="1074" w:author="Stenglein,Mark" w:date="2025-03-12T13:13:00Z" w16du:dateUtc="2025-03-12T19:13:00Z">
        <w:del w:id="1075" w:author="Keene-Snickers,Lexi" w:date="2025-03-17T14:03:00Z" w16du:dateUtc="2025-03-17T20:03:00Z">
          <w:r w:rsidR="00E651F2" w:rsidDel="00CD0AF9">
            <w:rPr>
              <w:rFonts w:ascii="Arial" w:hAnsi="Arial" w:cs="Arial"/>
              <w:color w:val="000000"/>
              <w:sz w:val="22"/>
              <w:szCs w:val="22"/>
            </w:rPr>
            <w:delText>loca</w:delText>
          </w:r>
        </w:del>
      </w:ins>
      <w:ins w:id="1076" w:author="Stenglein,Mark" w:date="2025-03-12T13:14:00Z" w16du:dateUtc="2025-03-12T19:14:00Z">
        <w:del w:id="1077" w:author="Keene-Snickers,Lexi" w:date="2025-03-17T14:03:00Z" w16du:dateUtc="2025-03-17T20:03:00Z">
          <w:r w:rsidR="00E651F2" w:rsidDel="00CD0AF9">
            <w:rPr>
              <w:rFonts w:ascii="Arial" w:hAnsi="Arial" w:cs="Arial"/>
              <w:color w:val="000000"/>
              <w:sz w:val="22"/>
              <w:szCs w:val="22"/>
            </w:rPr>
            <w:delText>tion</w:delText>
          </w:r>
        </w:del>
      </w:ins>
      <w:ins w:id="1078" w:author="Stenglein,Mark" w:date="2025-03-12T13:13:00Z" w16du:dateUtc="2025-03-12T19:13:00Z">
        <w:del w:id="1079" w:author="Keene-Snickers,Lexi" w:date="2025-03-17T14:03:00Z" w16du:dateUtc="2025-03-17T20:03:00Z">
          <w:r w:rsidR="00E651F2" w:rsidDel="00CD0AF9">
            <w:rPr>
              <w:rFonts w:ascii="Arial" w:hAnsi="Arial" w:cs="Arial"/>
              <w:color w:val="000000"/>
              <w:sz w:val="22"/>
              <w:szCs w:val="22"/>
            </w:rPr>
            <w:delText xml:space="preserve">-specific </w:delText>
          </w:r>
        </w:del>
      </w:ins>
      <w:ins w:id="1080" w:author="Stenglein,Mark" w:date="2025-03-12T13:14:00Z" w16du:dateUtc="2025-03-12T19:14:00Z">
        <w:del w:id="1081" w:author="Keene-Snickers,Lexi" w:date="2025-03-17T14:03:00Z" w16du:dateUtc="2025-03-17T20:03:00Z">
          <w:r w:rsidR="00E651F2" w:rsidDel="00CD0AF9">
            <w:rPr>
              <w:rFonts w:ascii="Arial" w:hAnsi="Arial" w:cs="Arial"/>
              <w:color w:val="000000"/>
              <w:sz w:val="22"/>
              <w:szCs w:val="22"/>
            </w:rPr>
            <w:delText>micro-lineages</w:delText>
          </w:r>
        </w:del>
      </w:ins>
      <w:ins w:id="1082" w:author="Stenglein,Mark" w:date="2025-03-12T13:16:00Z" w16du:dateUtc="2025-03-12T19:16:00Z">
        <w:del w:id="1083" w:author="Keene-Snickers,Lexi" w:date="2025-03-17T14:03:00Z" w16du:dateUtc="2025-03-17T20:03:00Z">
          <w:r w:rsidR="00E651F2" w:rsidDel="00CD0AF9">
            <w:rPr>
              <w:rFonts w:ascii="Arial" w:hAnsi="Arial" w:cs="Arial"/>
              <w:color w:val="000000"/>
              <w:sz w:val="22"/>
              <w:szCs w:val="22"/>
            </w:rPr>
            <w:delText xml:space="preserve"> that </w:delText>
          </w:r>
        </w:del>
      </w:ins>
      <w:ins w:id="1084" w:author="Stenglein,Mark" w:date="2025-03-12T13:15:00Z" w16du:dateUtc="2025-03-12T19:15:00Z">
        <w:del w:id="1085" w:author="Keene-Snickers,Lexi" w:date="2025-03-17T14:03:00Z" w16du:dateUtc="2025-03-17T20:03:00Z">
          <w:r w:rsidR="00E651F2" w:rsidDel="00CD0AF9">
            <w:rPr>
              <w:rFonts w:ascii="Arial" w:hAnsi="Arial" w:cs="Arial"/>
              <w:color w:val="000000"/>
              <w:sz w:val="22"/>
              <w:szCs w:val="22"/>
            </w:rPr>
            <w:delText>probably reflect</w:delText>
          </w:r>
        </w:del>
      </w:ins>
      <w:ins w:id="1086" w:author="Stenglein,Mark" w:date="2025-03-12T13:16:00Z" w16du:dateUtc="2025-03-12T19:16:00Z">
        <w:del w:id="1087" w:author="Keene-Snickers,Lexi" w:date="2025-03-17T14:03:00Z" w16du:dateUtc="2025-03-17T20:03:00Z">
          <w:r w:rsidR="00E651F2" w:rsidDel="00CD0AF9">
            <w:rPr>
              <w:rFonts w:ascii="Arial" w:hAnsi="Arial" w:cs="Arial"/>
              <w:color w:val="000000"/>
              <w:sz w:val="22"/>
              <w:szCs w:val="22"/>
            </w:rPr>
            <w:delText>ed</w:delText>
          </w:r>
        </w:del>
      </w:ins>
      <w:ins w:id="1088" w:author="Stenglein,Mark" w:date="2025-03-12T13:15:00Z" w16du:dateUtc="2025-03-12T19:15:00Z">
        <w:del w:id="1089" w:author="Keene-Snickers,Lexi" w:date="2025-03-17T14:03:00Z" w16du:dateUtc="2025-03-17T20:03:00Z">
          <w:r w:rsidR="00E651F2" w:rsidDel="00CD0AF9">
            <w:rPr>
              <w:rFonts w:ascii="Arial" w:hAnsi="Arial" w:cs="Arial"/>
              <w:color w:val="000000"/>
              <w:sz w:val="22"/>
              <w:szCs w:val="22"/>
            </w:rPr>
            <w:delText xml:space="preserve"> shared ancestry through vertical transmission.</w:delText>
          </w:r>
        </w:del>
      </w:ins>
      <w:ins w:id="1090" w:author="Stenglein,Mark" w:date="2025-03-12T13:14:00Z" w16du:dateUtc="2025-03-12T19:14:00Z">
        <w:del w:id="1091" w:author="Keene-Snickers,Lexi" w:date="2025-03-17T14:03:00Z" w16du:dateUtc="2025-03-17T20:03:00Z">
          <w:r w:rsidR="00E651F2" w:rsidDel="00CD0AF9">
            <w:rPr>
              <w:rFonts w:ascii="Arial" w:hAnsi="Arial" w:cs="Arial"/>
              <w:color w:val="000000"/>
              <w:sz w:val="22"/>
              <w:szCs w:val="22"/>
            </w:rPr>
            <w:delText xml:space="preserve"> </w:delText>
          </w:r>
        </w:del>
      </w:ins>
      <w:ins w:id="1092" w:author="Stenglein,Mark" w:date="2025-03-12T13:15:00Z" w16du:dateUtc="2025-03-12T19:15:00Z">
        <w:del w:id="1093" w:author="Keene-Snickers,Lexi" w:date="2025-03-17T14:03:00Z" w16du:dateUtc="2025-03-17T20:03:00Z">
          <w:r w:rsidR="00E651F2" w:rsidDel="00CD0AF9">
            <w:rPr>
              <w:rFonts w:ascii="Arial" w:hAnsi="Arial" w:cs="Arial"/>
              <w:color w:val="000000"/>
              <w:sz w:val="22"/>
              <w:szCs w:val="22"/>
            </w:rPr>
            <w:delText>B</w:delText>
          </w:r>
        </w:del>
      </w:ins>
      <w:ins w:id="1094" w:author="Stenglein,Mark" w:date="2025-03-12T13:14:00Z" w16du:dateUtc="2025-03-12T19:14:00Z">
        <w:del w:id="1095" w:author="Keene-Snickers,Lexi" w:date="2025-03-17T14:03:00Z" w16du:dateUtc="2025-03-17T20:03:00Z">
          <w:r w:rsidR="00E651F2" w:rsidDel="00CD0AF9">
            <w:rPr>
              <w:rFonts w:ascii="Arial" w:hAnsi="Arial" w:cs="Arial"/>
              <w:color w:val="000000"/>
              <w:sz w:val="22"/>
              <w:szCs w:val="22"/>
            </w:rPr>
            <w:delText xml:space="preserve">ut </w:delText>
          </w:r>
        </w:del>
      </w:ins>
      <w:ins w:id="1096" w:author="Stenglein,Mark" w:date="2025-03-12T13:16:00Z" w16du:dateUtc="2025-03-12T19:16:00Z">
        <w:del w:id="1097" w:author="Keene-Snickers,Lexi" w:date="2025-03-17T14:03:00Z" w16du:dateUtc="2025-03-17T20:03:00Z">
          <w:r w:rsidR="00E651F2" w:rsidDel="00CD0AF9">
            <w:rPr>
              <w:rFonts w:ascii="Arial" w:hAnsi="Arial" w:cs="Arial"/>
              <w:color w:val="000000"/>
              <w:sz w:val="22"/>
              <w:szCs w:val="22"/>
            </w:rPr>
            <w:delText xml:space="preserve">individual </w:delText>
          </w:r>
        </w:del>
      </w:ins>
      <w:ins w:id="1098" w:author="Stenglein,Mark" w:date="2025-03-12T13:15:00Z" w16du:dateUtc="2025-03-12T19:15:00Z">
        <w:del w:id="1099" w:author="Keene-Snickers,Lexi" w:date="2025-03-17T14:03:00Z" w16du:dateUtc="2025-03-17T20:03:00Z">
          <w:r w:rsidR="00E651F2" w:rsidDel="00CD0AF9">
            <w:rPr>
              <w:rFonts w:ascii="Arial" w:hAnsi="Arial" w:cs="Arial"/>
              <w:color w:val="000000"/>
              <w:sz w:val="22"/>
              <w:szCs w:val="22"/>
            </w:rPr>
            <w:delText xml:space="preserve">locations can also harbor </w:delText>
          </w:r>
        </w:del>
      </w:ins>
      <w:ins w:id="1100" w:author="Stenglein,Mark" w:date="2025-03-12T13:14:00Z" w16du:dateUtc="2025-03-12T19:14:00Z">
        <w:del w:id="1101" w:author="Keene-Snickers,Lexi" w:date="2025-03-17T14:03:00Z" w16du:dateUtc="2025-03-17T20:03:00Z">
          <w:r w:rsidR="00E651F2" w:rsidDel="00CD0AF9">
            <w:rPr>
              <w:rFonts w:ascii="Arial" w:hAnsi="Arial" w:cs="Arial"/>
              <w:color w:val="000000"/>
              <w:sz w:val="22"/>
              <w:szCs w:val="22"/>
            </w:rPr>
            <w:delText>galbut virus diversit</w:delText>
          </w:r>
        </w:del>
      </w:ins>
      <w:ins w:id="1102" w:author="Stenglein,Mark" w:date="2025-03-12T13:15:00Z" w16du:dateUtc="2025-03-12T19:15:00Z">
        <w:del w:id="1103" w:author="Keene-Snickers,Lexi" w:date="2025-03-17T14:03:00Z" w16du:dateUtc="2025-03-17T20:03:00Z">
          <w:r w:rsidR="00E651F2" w:rsidDel="00CD0AF9">
            <w:rPr>
              <w:rFonts w:ascii="Arial" w:hAnsi="Arial" w:cs="Arial"/>
              <w:color w:val="000000"/>
              <w:sz w:val="22"/>
              <w:szCs w:val="22"/>
            </w:rPr>
            <w:delText>y from ac</w:delText>
          </w:r>
        </w:del>
      </w:ins>
      <w:ins w:id="1104" w:author="Stenglein,Mark" w:date="2025-03-12T13:16:00Z" w16du:dateUtc="2025-03-12T19:16:00Z">
        <w:del w:id="1105" w:author="Keene-Snickers,Lexi" w:date="2025-03-17T14:03:00Z" w16du:dateUtc="2025-03-17T20:03:00Z">
          <w:r w:rsidR="00E651F2" w:rsidDel="00CD0AF9">
            <w:rPr>
              <w:rFonts w:ascii="Arial" w:hAnsi="Arial" w:cs="Arial"/>
              <w:color w:val="000000"/>
              <w:sz w:val="22"/>
              <w:szCs w:val="22"/>
            </w:rPr>
            <w:delText>ross the phylogeny</w:delText>
          </w:r>
        </w:del>
      </w:ins>
      <w:ins w:id="1106" w:author="Stenglein,Mark" w:date="2025-03-12T13:17:00Z" w16du:dateUtc="2025-03-12T19:17:00Z">
        <w:del w:id="1107" w:author="Keene-Snickers,Lexi" w:date="2025-03-17T14:03:00Z" w16du:dateUtc="2025-03-17T20:03:00Z">
          <w:r w:rsidR="00E651F2" w:rsidDel="00CD0AF9">
            <w:rPr>
              <w:rFonts w:ascii="Arial" w:hAnsi="Arial" w:cs="Arial"/>
              <w:color w:val="000000"/>
              <w:sz w:val="22"/>
              <w:szCs w:val="22"/>
            </w:rPr>
            <w:delText xml:space="preserve">, which may reflect global dispersal of </w:delText>
          </w:r>
          <w:r w:rsidR="00E651F2" w:rsidRPr="00E651F2" w:rsidDel="00CD0AF9">
            <w:rPr>
              <w:rFonts w:ascii="Arial" w:hAnsi="Arial" w:cs="Arial"/>
              <w:i/>
              <w:iCs/>
              <w:color w:val="000000"/>
              <w:sz w:val="22"/>
              <w:szCs w:val="22"/>
              <w:rPrChange w:id="1108" w:author="Stenglein,Mark" w:date="2025-03-12T13:17:00Z" w16du:dateUtc="2025-03-12T19:17:00Z">
                <w:rPr>
                  <w:rFonts w:ascii="Arial" w:hAnsi="Arial" w:cs="Arial"/>
                  <w:color w:val="000000"/>
                  <w:sz w:val="22"/>
                  <w:szCs w:val="22"/>
                </w:rPr>
              </w:rPrChange>
            </w:rPr>
            <w:delText>D. melanogaster</w:delText>
          </w:r>
        </w:del>
      </w:ins>
      <w:ins w:id="1109" w:author="Stenglein,Mark" w:date="2025-03-12T13:16:00Z" w16du:dateUtc="2025-03-12T19:16:00Z">
        <w:del w:id="1110" w:author="Keene-Snickers,Lexi" w:date="2025-03-17T14:03:00Z" w16du:dateUtc="2025-03-17T20:03:00Z">
          <w:r w:rsidR="00E651F2" w:rsidDel="00CD0AF9">
            <w:rPr>
              <w:rFonts w:ascii="Arial" w:hAnsi="Arial" w:cs="Arial"/>
              <w:color w:val="000000"/>
              <w:sz w:val="22"/>
              <w:szCs w:val="22"/>
            </w:rPr>
            <w:delText xml:space="preserve">. </w:delText>
          </w:r>
        </w:del>
        <w:del w:id="1111" w:author="Keene-Snickers,Lexi" w:date="2025-03-17T14:02:00Z" w16du:dateUtc="2025-03-17T20:02:00Z">
          <w:r w:rsidR="00E651F2" w:rsidDel="00CD0AF9">
            <w:rPr>
              <w:rFonts w:ascii="Arial" w:hAnsi="Arial" w:cs="Arial"/>
              <w:color w:val="000000"/>
              <w:sz w:val="22"/>
              <w:szCs w:val="22"/>
            </w:rPr>
            <w:delText xml:space="preserve"> </w:delText>
          </w:r>
        </w:del>
      </w:ins>
      <w:del w:id="1112" w:author="Keene-Snickers,Lexi" w:date="2025-03-17T14:02:00Z" w16du:dateUtc="2025-03-17T20:02:00Z">
        <w:r w:rsidR="00DD52CF" w:rsidRPr="00981B78" w:rsidDel="00CD0AF9">
          <w:rPr>
            <w:rFonts w:ascii="Arial" w:hAnsi="Arial" w:cs="Arial"/>
            <w:strike/>
            <w:color w:val="000000"/>
            <w:sz w:val="22"/>
            <w:szCs w:val="22"/>
            <w:rPrChange w:id="1113" w:author="Stenglein,Mark" w:date="2025-03-12T13:05:00Z" w16du:dateUtc="2025-03-12T19:05:00Z">
              <w:rPr>
                <w:rFonts w:ascii="Arial" w:hAnsi="Arial" w:cs="Arial"/>
                <w:color w:val="000000"/>
                <w:sz w:val="22"/>
                <w:szCs w:val="22"/>
              </w:rPr>
            </w:rPrChange>
          </w:rPr>
          <w:delText>For example, all the Pennsylvania samples cluste</w:delText>
        </w:r>
        <w:r w:rsidRPr="00981B78" w:rsidDel="00CD0AF9">
          <w:rPr>
            <w:rFonts w:ascii="Arial" w:hAnsi="Arial" w:cs="Arial"/>
            <w:strike/>
            <w:color w:val="000000"/>
            <w:sz w:val="22"/>
            <w:szCs w:val="22"/>
            <w:rPrChange w:id="1114" w:author="Stenglein,Mark" w:date="2025-03-12T13:05:00Z" w16du:dateUtc="2025-03-12T19:05:00Z">
              <w:rPr>
                <w:rFonts w:ascii="Arial" w:hAnsi="Arial" w:cs="Arial"/>
                <w:color w:val="000000"/>
                <w:sz w:val="22"/>
                <w:szCs w:val="22"/>
              </w:rPr>
            </w:rPrChange>
          </w:rPr>
          <w:delText>red</w:delText>
        </w:r>
        <w:r w:rsidR="00DD52CF" w:rsidRPr="00981B78" w:rsidDel="00CD0AF9">
          <w:rPr>
            <w:rFonts w:ascii="Arial" w:hAnsi="Arial" w:cs="Arial"/>
            <w:strike/>
            <w:color w:val="000000"/>
            <w:sz w:val="22"/>
            <w:szCs w:val="22"/>
            <w:rPrChange w:id="1115" w:author="Stenglein,Mark" w:date="2025-03-12T13:05:00Z" w16du:dateUtc="2025-03-12T19:05:00Z">
              <w:rPr>
                <w:rFonts w:ascii="Arial" w:hAnsi="Arial" w:cs="Arial"/>
                <w:color w:val="000000"/>
                <w:sz w:val="22"/>
                <w:szCs w:val="22"/>
              </w:rPr>
            </w:rPrChange>
          </w:rPr>
          <w:delText xml:space="preserve"> together (</w:delText>
        </w:r>
        <w:r w:rsidR="00DD52CF" w:rsidRPr="00981B78" w:rsidDel="00CD0AF9">
          <w:rPr>
            <w:rFonts w:ascii="Arial" w:hAnsi="Arial" w:cs="Arial"/>
            <w:b/>
            <w:bCs/>
            <w:strike/>
            <w:color w:val="000000"/>
            <w:sz w:val="22"/>
            <w:szCs w:val="22"/>
            <w:rPrChange w:id="1116" w:author="Stenglein,Mark" w:date="2025-03-12T13:05:00Z" w16du:dateUtc="2025-03-12T19:05:00Z">
              <w:rPr>
                <w:rFonts w:ascii="Arial" w:hAnsi="Arial" w:cs="Arial"/>
                <w:b/>
                <w:bCs/>
                <w:color w:val="000000"/>
                <w:sz w:val="22"/>
                <w:szCs w:val="22"/>
              </w:rPr>
            </w:rPrChange>
          </w:rPr>
          <w:delText>Fig. 4, 5 &amp; 6</w:delText>
        </w:r>
        <w:r w:rsidR="00DD52CF" w:rsidRPr="00981B78" w:rsidDel="00CD0AF9">
          <w:rPr>
            <w:rFonts w:ascii="Arial" w:hAnsi="Arial" w:cs="Arial"/>
            <w:strike/>
            <w:color w:val="000000"/>
            <w:sz w:val="22"/>
            <w:szCs w:val="22"/>
            <w:rPrChange w:id="1117" w:author="Stenglein,Mark" w:date="2025-03-12T13:05:00Z" w16du:dateUtc="2025-03-12T19:05:00Z">
              <w:rPr>
                <w:rFonts w:ascii="Arial" w:hAnsi="Arial" w:cs="Arial"/>
                <w:color w:val="000000"/>
                <w:sz w:val="22"/>
                <w:szCs w:val="22"/>
              </w:rPr>
            </w:rPrChange>
          </w:rPr>
          <w:delText>)</w:delText>
        </w:r>
        <w:r w:rsidR="00DD52CF" w:rsidDel="00CD0AF9">
          <w:rPr>
            <w:rFonts w:ascii="Arial" w:hAnsi="Arial" w:cs="Arial"/>
            <w:color w:val="000000"/>
            <w:sz w:val="22"/>
            <w:szCs w:val="22"/>
          </w:rPr>
          <w:delText xml:space="preserve">. </w:delText>
        </w:r>
        <w:r w:rsidR="00DD52CF" w:rsidRPr="00594E82" w:rsidDel="00CD0AF9">
          <w:rPr>
            <w:rFonts w:ascii="Arial" w:hAnsi="Arial" w:cs="Arial"/>
            <w:strike/>
            <w:color w:val="000000"/>
            <w:sz w:val="22"/>
            <w:szCs w:val="22"/>
            <w:rPrChange w:id="1118" w:author="Stenglein,Mark" w:date="2025-03-12T13:23:00Z" w16du:dateUtc="2025-03-12T19:23:00Z">
              <w:rPr>
                <w:rFonts w:ascii="Arial" w:hAnsi="Arial" w:cs="Arial"/>
                <w:color w:val="000000"/>
                <w:sz w:val="22"/>
                <w:szCs w:val="22"/>
              </w:rPr>
            </w:rPrChange>
          </w:rPr>
          <w:delText>Similarly, the Australia samples cluster</w:delText>
        </w:r>
        <w:r w:rsidR="00783917" w:rsidRPr="00594E82" w:rsidDel="00CD0AF9">
          <w:rPr>
            <w:rFonts w:ascii="Arial" w:hAnsi="Arial" w:cs="Arial"/>
            <w:strike/>
            <w:color w:val="000000"/>
            <w:sz w:val="22"/>
            <w:szCs w:val="22"/>
            <w:rPrChange w:id="1119" w:author="Stenglein,Mark" w:date="2025-03-12T13:23:00Z" w16du:dateUtc="2025-03-12T19:23:00Z">
              <w:rPr>
                <w:rFonts w:ascii="Arial" w:hAnsi="Arial" w:cs="Arial"/>
                <w:color w:val="000000"/>
                <w:sz w:val="22"/>
                <w:szCs w:val="22"/>
              </w:rPr>
            </w:rPrChange>
          </w:rPr>
          <w:delText>ed</w:delText>
        </w:r>
        <w:r w:rsidR="00DD52CF" w:rsidRPr="00594E82" w:rsidDel="00CD0AF9">
          <w:rPr>
            <w:rFonts w:ascii="Arial" w:hAnsi="Arial" w:cs="Arial"/>
            <w:strike/>
            <w:color w:val="000000"/>
            <w:sz w:val="22"/>
            <w:szCs w:val="22"/>
            <w:rPrChange w:id="1120" w:author="Stenglein,Mark" w:date="2025-03-12T13:23:00Z" w16du:dateUtc="2025-03-12T19:23:00Z">
              <w:rPr>
                <w:rFonts w:ascii="Arial" w:hAnsi="Arial" w:cs="Arial"/>
                <w:color w:val="000000"/>
                <w:sz w:val="22"/>
                <w:szCs w:val="22"/>
              </w:rPr>
            </w:rPrChange>
          </w:rPr>
          <w:delText xml:space="preserve"> together except for a reassortant sample in RNA 1 (</w:delText>
        </w:r>
        <w:r w:rsidR="00DD52CF" w:rsidRPr="00594E82" w:rsidDel="00CD0AF9">
          <w:rPr>
            <w:rFonts w:ascii="Arial" w:hAnsi="Arial" w:cs="Arial"/>
            <w:b/>
            <w:bCs/>
            <w:strike/>
            <w:color w:val="000000"/>
            <w:sz w:val="22"/>
            <w:szCs w:val="22"/>
            <w:rPrChange w:id="1121" w:author="Stenglein,Mark" w:date="2025-03-12T13:23:00Z" w16du:dateUtc="2025-03-12T19:23:00Z">
              <w:rPr>
                <w:rFonts w:ascii="Arial" w:hAnsi="Arial" w:cs="Arial"/>
                <w:b/>
                <w:bCs/>
                <w:color w:val="000000"/>
                <w:sz w:val="22"/>
                <w:szCs w:val="22"/>
              </w:rPr>
            </w:rPrChange>
          </w:rPr>
          <w:delText>Fig. 4, 5 &amp; 6</w:delText>
        </w:r>
        <w:r w:rsidR="00DD52CF" w:rsidRPr="00594E82" w:rsidDel="00CD0AF9">
          <w:rPr>
            <w:rFonts w:ascii="Arial" w:hAnsi="Arial" w:cs="Arial"/>
            <w:strike/>
            <w:color w:val="000000"/>
            <w:sz w:val="22"/>
            <w:szCs w:val="22"/>
            <w:rPrChange w:id="1122" w:author="Stenglein,Mark" w:date="2025-03-12T13:23:00Z" w16du:dateUtc="2025-03-12T19:23:00Z">
              <w:rPr>
                <w:rFonts w:ascii="Arial" w:hAnsi="Arial" w:cs="Arial"/>
                <w:color w:val="000000"/>
                <w:sz w:val="22"/>
                <w:szCs w:val="22"/>
              </w:rPr>
            </w:rPrChange>
          </w:rPr>
          <w:delText xml:space="preserve">). The Maine samples however </w:delText>
        </w:r>
        <w:r w:rsidR="00591612" w:rsidRPr="00594E82" w:rsidDel="00CD0AF9">
          <w:rPr>
            <w:rFonts w:ascii="Arial" w:hAnsi="Arial" w:cs="Arial"/>
            <w:strike/>
            <w:color w:val="000000"/>
            <w:sz w:val="22"/>
            <w:szCs w:val="22"/>
            <w:rPrChange w:id="1123" w:author="Stenglein,Mark" w:date="2025-03-12T13:23:00Z" w16du:dateUtc="2025-03-12T19:23:00Z">
              <w:rPr>
                <w:rFonts w:ascii="Arial" w:hAnsi="Arial" w:cs="Arial"/>
                <w:color w:val="000000"/>
                <w:sz w:val="22"/>
                <w:szCs w:val="22"/>
              </w:rPr>
            </w:rPrChange>
          </w:rPr>
          <w:delText>were</w:delText>
        </w:r>
        <w:r w:rsidR="00DD52CF" w:rsidRPr="00594E82" w:rsidDel="00CD0AF9">
          <w:rPr>
            <w:rFonts w:ascii="Arial" w:hAnsi="Arial" w:cs="Arial"/>
            <w:strike/>
            <w:color w:val="000000"/>
            <w:sz w:val="22"/>
            <w:szCs w:val="22"/>
            <w:rPrChange w:id="1124" w:author="Stenglein,Mark" w:date="2025-03-12T13:23:00Z" w16du:dateUtc="2025-03-12T19:23:00Z">
              <w:rPr>
                <w:rFonts w:ascii="Arial" w:hAnsi="Arial" w:cs="Arial"/>
                <w:color w:val="000000"/>
                <w:sz w:val="22"/>
                <w:szCs w:val="22"/>
              </w:rPr>
            </w:rPrChange>
          </w:rPr>
          <w:delText xml:space="preserve"> more diverse and </w:delText>
        </w:r>
        <w:r w:rsidR="00591612" w:rsidRPr="00594E82" w:rsidDel="00CD0AF9">
          <w:rPr>
            <w:rFonts w:ascii="Arial" w:hAnsi="Arial" w:cs="Arial"/>
            <w:strike/>
            <w:color w:val="000000"/>
            <w:sz w:val="22"/>
            <w:szCs w:val="22"/>
            <w:rPrChange w:id="1125" w:author="Stenglein,Mark" w:date="2025-03-12T13:23:00Z" w16du:dateUtc="2025-03-12T19:23:00Z">
              <w:rPr>
                <w:rFonts w:ascii="Arial" w:hAnsi="Arial" w:cs="Arial"/>
                <w:color w:val="000000"/>
                <w:sz w:val="22"/>
                <w:szCs w:val="22"/>
              </w:rPr>
            </w:rPrChange>
          </w:rPr>
          <w:delText>were</w:delText>
        </w:r>
        <w:r w:rsidR="00DD52CF" w:rsidRPr="00594E82" w:rsidDel="00CD0AF9">
          <w:rPr>
            <w:rFonts w:ascii="Arial" w:hAnsi="Arial" w:cs="Arial"/>
            <w:strike/>
            <w:color w:val="000000"/>
            <w:sz w:val="22"/>
            <w:szCs w:val="22"/>
            <w:rPrChange w:id="1126" w:author="Stenglein,Mark" w:date="2025-03-12T13:23:00Z" w16du:dateUtc="2025-03-12T19:23:00Z">
              <w:rPr>
                <w:rFonts w:ascii="Arial" w:hAnsi="Arial" w:cs="Arial"/>
                <w:color w:val="000000"/>
                <w:sz w:val="22"/>
                <w:szCs w:val="22"/>
              </w:rPr>
            </w:rPrChange>
          </w:rPr>
          <w:delText xml:space="preserve"> </w:delText>
        </w:r>
        <w:r w:rsidRPr="00594E82" w:rsidDel="00CD0AF9">
          <w:rPr>
            <w:rFonts w:ascii="Arial" w:hAnsi="Arial" w:cs="Arial"/>
            <w:strike/>
            <w:color w:val="000000"/>
            <w:sz w:val="22"/>
            <w:szCs w:val="22"/>
            <w:rPrChange w:id="1127" w:author="Stenglein,Mark" w:date="2025-03-12T13:23:00Z" w16du:dateUtc="2025-03-12T19:23:00Z">
              <w:rPr>
                <w:rFonts w:ascii="Arial" w:hAnsi="Arial" w:cs="Arial"/>
                <w:color w:val="000000"/>
                <w:sz w:val="22"/>
                <w:szCs w:val="22"/>
              </w:rPr>
            </w:rPrChange>
          </w:rPr>
          <w:delText xml:space="preserve">spread </w:delText>
        </w:r>
        <w:r w:rsidR="00DD52CF" w:rsidRPr="00594E82" w:rsidDel="00CD0AF9">
          <w:rPr>
            <w:rFonts w:ascii="Arial" w:hAnsi="Arial" w:cs="Arial"/>
            <w:strike/>
            <w:color w:val="000000"/>
            <w:sz w:val="22"/>
            <w:szCs w:val="22"/>
            <w:rPrChange w:id="1128" w:author="Stenglein,Mark" w:date="2025-03-12T13:23:00Z" w16du:dateUtc="2025-03-12T19:23:00Z">
              <w:rPr>
                <w:rFonts w:ascii="Arial" w:hAnsi="Arial" w:cs="Arial"/>
                <w:color w:val="000000"/>
                <w:sz w:val="22"/>
                <w:szCs w:val="22"/>
              </w:rPr>
            </w:rPrChange>
          </w:rPr>
          <w:delText>throughout the trees (</w:delText>
        </w:r>
        <w:r w:rsidR="00DD52CF" w:rsidRPr="00594E82" w:rsidDel="00CD0AF9">
          <w:rPr>
            <w:rFonts w:ascii="Arial" w:hAnsi="Arial" w:cs="Arial"/>
            <w:b/>
            <w:bCs/>
            <w:strike/>
            <w:color w:val="000000"/>
            <w:sz w:val="22"/>
            <w:szCs w:val="22"/>
            <w:rPrChange w:id="1129" w:author="Stenglein,Mark" w:date="2025-03-12T13:23:00Z" w16du:dateUtc="2025-03-12T19:23:00Z">
              <w:rPr>
                <w:rFonts w:ascii="Arial" w:hAnsi="Arial" w:cs="Arial"/>
                <w:b/>
                <w:bCs/>
                <w:color w:val="000000"/>
                <w:sz w:val="22"/>
                <w:szCs w:val="22"/>
              </w:rPr>
            </w:rPrChange>
          </w:rPr>
          <w:delText>Fig. 4, 5 &amp; 6</w:delText>
        </w:r>
        <w:r w:rsidR="00DD52CF" w:rsidRPr="00594E82" w:rsidDel="00CD0AF9">
          <w:rPr>
            <w:rFonts w:ascii="Arial" w:hAnsi="Arial" w:cs="Arial"/>
            <w:strike/>
            <w:color w:val="000000"/>
            <w:sz w:val="22"/>
            <w:szCs w:val="22"/>
            <w:rPrChange w:id="1130" w:author="Stenglein,Mark" w:date="2025-03-12T13:23:00Z" w16du:dateUtc="2025-03-12T19:23:00Z">
              <w:rPr>
                <w:rFonts w:ascii="Arial" w:hAnsi="Arial" w:cs="Arial"/>
                <w:color w:val="000000"/>
                <w:sz w:val="22"/>
                <w:szCs w:val="22"/>
              </w:rPr>
            </w:rPrChange>
          </w:rPr>
          <w:delText xml:space="preserve">). </w:delText>
        </w:r>
        <w:r w:rsidR="00290FAD" w:rsidRPr="00594E82" w:rsidDel="00CD0AF9">
          <w:rPr>
            <w:rFonts w:ascii="Arial" w:hAnsi="Arial" w:cs="Arial"/>
            <w:strike/>
            <w:color w:val="000000"/>
            <w:sz w:val="22"/>
            <w:szCs w:val="22"/>
            <w:rPrChange w:id="1131" w:author="Stenglein,Mark" w:date="2025-03-12T13:23:00Z" w16du:dateUtc="2025-03-12T19:23:00Z">
              <w:rPr>
                <w:rFonts w:ascii="Arial" w:hAnsi="Arial" w:cs="Arial"/>
                <w:color w:val="000000"/>
                <w:sz w:val="22"/>
                <w:szCs w:val="22"/>
              </w:rPr>
            </w:rPrChange>
          </w:rPr>
          <w:delText>It is important to note that</w:delText>
        </w:r>
        <w:r w:rsidR="00E731A6" w:rsidRPr="00594E82" w:rsidDel="00CD0AF9">
          <w:rPr>
            <w:rFonts w:ascii="Arial" w:hAnsi="Arial" w:cs="Arial"/>
            <w:strike/>
            <w:color w:val="000000"/>
            <w:sz w:val="22"/>
            <w:szCs w:val="22"/>
            <w:rPrChange w:id="1132" w:author="Stenglein,Mark" w:date="2025-03-12T13:23:00Z" w16du:dateUtc="2025-03-12T19:23:00Z">
              <w:rPr>
                <w:rFonts w:ascii="Arial" w:hAnsi="Arial" w:cs="Arial"/>
                <w:color w:val="000000"/>
                <w:sz w:val="22"/>
                <w:szCs w:val="22"/>
              </w:rPr>
            </w:rPrChange>
          </w:rPr>
          <w:delText xml:space="preserve"> all other sequences fell within the diversity of the Colorado sequences whether they were clade A or B</w:delText>
        </w:r>
        <w:r w:rsidR="00E731A6" w:rsidDel="00CD0AF9">
          <w:rPr>
            <w:rFonts w:ascii="Arial" w:hAnsi="Arial" w:cs="Arial"/>
            <w:color w:val="000000"/>
            <w:sz w:val="22"/>
            <w:szCs w:val="22"/>
          </w:rPr>
          <w:delText xml:space="preserve">. </w:delText>
        </w:r>
        <w:r w:rsidR="00FF5DED" w:rsidRPr="006361A2" w:rsidDel="00CD0AF9">
          <w:rPr>
            <w:rFonts w:ascii="Arial" w:hAnsi="Arial" w:cs="Arial"/>
            <w:strike/>
            <w:color w:val="000000"/>
            <w:sz w:val="22"/>
            <w:szCs w:val="22"/>
            <w:rPrChange w:id="1133" w:author="Stenglein,Mark" w:date="2025-03-12T15:27:00Z" w16du:dateUtc="2025-03-12T21:27:00Z">
              <w:rPr>
                <w:rFonts w:ascii="Arial" w:hAnsi="Arial" w:cs="Arial"/>
                <w:color w:val="000000"/>
                <w:sz w:val="22"/>
                <w:szCs w:val="22"/>
              </w:rPr>
            </w:rPrChange>
          </w:rPr>
          <w:delText>The sampling date did not explain phylogenetic clustering</w:delText>
        </w:r>
        <w:r w:rsidR="00FF5DED" w:rsidDel="00CD0AF9">
          <w:rPr>
            <w:rFonts w:ascii="Arial" w:hAnsi="Arial" w:cs="Arial"/>
            <w:color w:val="000000"/>
            <w:sz w:val="22"/>
            <w:szCs w:val="22"/>
          </w:rPr>
          <w:delText xml:space="preserve">. </w:delText>
        </w:r>
      </w:del>
      <w:del w:id="1134" w:author="Keene-Snickers,Lexi" w:date="2025-03-17T14:03:00Z" w16du:dateUtc="2025-03-17T20:03:00Z">
        <w:r w:rsidR="00FF5DED" w:rsidDel="00CD0AF9">
          <w:rPr>
            <w:rFonts w:ascii="Arial" w:hAnsi="Arial" w:cs="Arial"/>
            <w:color w:val="000000"/>
            <w:sz w:val="22"/>
            <w:szCs w:val="22"/>
          </w:rPr>
          <w:delText xml:space="preserve">Samples obtained from old RNA </w:delText>
        </w:r>
      </w:del>
      <w:ins w:id="1135" w:author="Stenglein,Mark" w:date="2025-03-12T13:23:00Z" w16du:dateUtc="2025-03-12T19:23:00Z">
        <w:del w:id="1136" w:author="Keene-Snickers,Lexi" w:date="2025-03-17T14:03:00Z" w16du:dateUtc="2025-03-17T20:03:00Z">
          <w:r w:rsidR="00594E82" w:rsidDel="00CD0AF9">
            <w:rPr>
              <w:rFonts w:ascii="Arial" w:hAnsi="Arial" w:cs="Arial"/>
              <w:color w:val="000000"/>
              <w:sz w:val="22"/>
              <w:szCs w:val="22"/>
            </w:rPr>
            <w:delText xml:space="preserve">museum specimens </w:delText>
          </w:r>
        </w:del>
      </w:ins>
      <w:del w:id="1137" w:author="Keene-Snickers,Lexi" w:date="2025-03-17T14:03:00Z" w16du:dateUtc="2025-03-17T20:03:00Z">
        <w:r w:rsidR="00FF5DED" w:rsidDel="00CD0AF9">
          <w:rPr>
            <w:rFonts w:ascii="Arial" w:hAnsi="Arial" w:cs="Arial"/>
            <w:color w:val="000000"/>
            <w:sz w:val="22"/>
            <w:szCs w:val="22"/>
          </w:rPr>
          <w:delText>clustered within contemporary sequences</w:delText>
        </w:r>
      </w:del>
      <w:ins w:id="1138" w:author="Stenglein,Mark" w:date="2025-03-12T13:23:00Z" w16du:dateUtc="2025-03-12T19:23:00Z">
        <w:del w:id="1139" w:author="Keene-Snickers,Lexi" w:date="2025-03-17T14:03:00Z" w16du:dateUtc="2025-03-17T20:03:00Z">
          <w:r w:rsidR="00594E82" w:rsidDel="00CD0AF9">
            <w:rPr>
              <w:rFonts w:ascii="Arial" w:hAnsi="Arial" w:cs="Arial"/>
              <w:color w:val="000000"/>
              <w:sz w:val="22"/>
              <w:szCs w:val="22"/>
            </w:rPr>
            <w:delText xml:space="preserve">, but were not identical to </w:delText>
          </w:r>
        </w:del>
      </w:ins>
      <w:ins w:id="1140" w:author="Stenglein,Mark" w:date="2025-03-12T13:24:00Z" w16du:dateUtc="2025-03-12T19:24:00Z">
        <w:del w:id="1141" w:author="Keene-Snickers,Lexi" w:date="2025-03-17T14:03:00Z" w16du:dateUtc="2025-03-17T20:03:00Z">
          <w:r w:rsidR="00594E82" w:rsidDel="00CD0AF9">
            <w:rPr>
              <w:rFonts w:ascii="Arial" w:hAnsi="Arial" w:cs="Arial"/>
              <w:color w:val="000000"/>
              <w:sz w:val="22"/>
              <w:szCs w:val="22"/>
            </w:rPr>
            <w:delText xml:space="preserve">contemporary sequences </w:delText>
          </w:r>
          <w:r w:rsidR="00AF0964" w:rsidDel="00CD0AF9">
            <w:rPr>
              <w:rFonts w:ascii="Arial" w:hAnsi="Arial" w:cs="Arial"/>
              <w:color w:val="000000"/>
              <w:sz w:val="22"/>
              <w:szCs w:val="22"/>
            </w:rPr>
            <w:delText>[</w:delText>
          </w:r>
          <w:r w:rsidR="00AF0964" w:rsidRPr="00AF0964" w:rsidDel="00CD0AF9">
            <w:rPr>
              <w:rFonts w:ascii="Arial" w:hAnsi="Arial" w:cs="Arial"/>
              <w:color w:val="000000"/>
              <w:sz w:val="22"/>
              <w:szCs w:val="22"/>
              <w:highlight w:val="yellow"/>
              <w:rPrChange w:id="1142" w:author="Stenglein,Mark" w:date="2025-03-12T13:24:00Z" w16du:dateUtc="2025-03-12T19:24:00Z">
                <w:rPr>
                  <w:rFonts w:ascii="Arial" w:hAnsi="Arial" w:cs="Arial"/>
                  <w:color w:val="000000"/>
                  <w:sz w:val="22"/>
                  <w:szCs w:val="22"/>
                </w:rPr>
              </w:rPrChange>
            </w:rPr>
            <w:delText>REF</w:delText>
          </w:r>
          <w:r w:rsidR="00AF0964" w:rsidDel="00CD0AF9">
            <w:rPr>
              <w:rFonts w:ascii="Arial" w:hAnsi="Arial" w:cs="Arial"/>
              <w:color w:val="000000"/>
              <w:sz w:val="22"/>
              <w:szCs w:val="22"/>
            </w:rPr>
            <w:delText>]</w:delText>
          </w:r>
        </w:del>
      </w:ins>
      <w:del w:id="1143" w:author="Keene-Snickers,Lexi" w:date="2025-03-17T14:03:00Z" w16du:dateUtc="2025-03-17T20:03:00Z">
        <w:r w:rsidR="00FF5DED" w:rsidDel="00CD0AF9">
          <w:rPr>
            <w:rFonts w:ascii="Arial" w:hAnsi="Arial" w:cs="Arial"/>
            <w:color w:val="000000"/>
            <w:sz w:val="22"/>
            <w:szCs w:val="22"/>
          </w:rPr>
          <w:delText xml:space="preserve"> (</w:delText>
        </w:r>
        <w:r w:rsidR="00FF5DED" w:rsidRPr="00DD52CF" w:rsidDel="00CD0AF9">
          <w:rPr>
            <w:rFonts w:ascii="Arial" w:hAnsi="Arial" w:cs="Arial"/>
            <w:b/>
            <w:bCs/>
            <w:color w:val="000000"/>
            <w:sz w:val="22"/>
            <w:szCs w:val="22"/>
          </w:rPr>
          <w:delText>Fig. 4, 5 &amp; 6</w:delText>
        </w:r>
        <w:r w:rsidR="00FF5DED" w:rsidDel="00CD0AF9">
          <w:rPr>
            <w:rFonts w:ascii="Arial" w:hAnsi="Arial" w:cs="Arial"/>
            <w:color w:val="000000"/>
            <w:sz w:val="22"/>
            <w:szCs w:val="22"/>
          </w:rPr>
          <w:delText xml:space="preserve">). </w:delText>
        </w:r>
      </w:del>
    </w:p>
    <w:p w14:paraId="49BD84EA" w14:textId="77777777" w:rsidR="00B71B44" w:rsidRDefault="00B71B44">
      <w:pPr>
        <w:spacing w:line="360" w:lineRule="auto"/>
        <w:rPr>
          <w:rFonts w:ascii="Arial" w:hAnsi="Arial" w:cs="Arial"/>
          <w:color w:val="000000"/>
          <w:sz w:val="22"/>
          <w:szCs w:val="22"/>
        </w:rPr>
        <w:pPrChange w:id="1144" w:author="Keene-Snickers,Lexi" w:date="2025-03-17T14:03:00Z" w16du:dateUtc="2025-03-17T20:03:00Z">
          <w:pPr>
            <w:spacing w:line="360" w:lineRule="auto"/>
            <w:ind w:firstLine="720"/>
          </w:pPr>
        </w:pPrChange>
      </w:pPr>
    </w:p>
    <w:p w14:paraId="54BC2951" w14:textId="312D83C0" w:rsidR="00631ADB" w:rsidDel="00CD0AF9" w:rsidRDefault="00B71B44">
      <w:pPr>
        <w:spacing w:line="360" w:lineRule="auto"/>
        <w:ind w:firstLine="720"/>
        <w:rPr>
          <w:del w:id="1145" w:author="Keene-Snickers,Lexi" w:date="2025-03-17T14:50:00Z" w16du:dateUtc="2025-03-17T20:50:00Z"/>
          <w:rFonts w:ascii="Arial" w:hAnsi="Arial" w:cs="Arial"/>
          <w:color w:val="000000"/>
          <w:sz w:val="22"/>
          <w:szCs w:val="22"/>
        </w:rPr>
      </w:pPr>
      <w:r>
        <w:rPr>
          <w:rFonts w:ascii="Arial" w:hAnsi="Arial" w:cs="Arial"/>
          <w:color w:val="000000"/>
          <w:sz w:val="22"/>
          <w:szCs w:val="22"/>
        </w:rPr>
        <w:t xml:space="preserve">We </w:t>
      </w:r>
      <w:del w:id="1146" w:author="Stenglein,Mark" w:date="2025-03-10T11:13:00Z" w16du:dateUtc="2025-03-10T17:13:00Z">
        <w:r w:rsidDel="00012FDD">
          <w:rPr>
            <w:rFonts w:ascii="Arial" w:hAnsi="Arial" w:cs="Arial"/>
            <w:color w:val="000000"/>
            <w:sz w:val="22"/>
            <w:szCs w:val="22"/>
          </w:rPr>
          <w:delText xml:space="preserve">next </w:delText>
        </w:r>
      </w:del>
      <w:del w:id="1147" w:author="Stenglein,Mark" w:date="2025-03-26T10:11:00Z" w16du:dateUtc="2025-03-26T16:11:00Z">
        <w:r w:rsidR="00786908" w:rsidDel="00B24F4F">
          <w:rPr>
            <w:rFonts w:ascii="Arial" w:hAnsi="Arial" w:cs="Arial"/>
            <w:color w:val="000000"/>
            <w:sz w:val="22"/>
            <w:szCs w:val="22"/>
          </w:rPr>
          <w:delText>evaluated</w:delText>
        </w:r>
        <w:r w:rsidDel="00B24F4F">
          <w:rPr>
            <w:rFonts w:ascii="Arial" w:hAnsi="Arial" w:cs="Arial"/>
            <w:color w:val="000000"/>
            <w:sz w:val="22"/>
            <w:szCs w:val="22"/>
          </w:rPr>
          <w:delText xml:space="preserve"> </w:delText>
        </w:r>
      </w:del>
      <w:ins w:id="1148" w:author="Stenglein,Mark" w:date="2025-03-26T10:11:00Z" w16du:dateUtc="2025-03-26T16:11:00Z">
        <w:r w:rsidR="00B24F4F">
          <w:rPr>
            <w:rFonts w:ascii="Arial" w:hAnsi="Arial" w:cs="Arial"/>
            <w:color w:val="000000"/>
            <w:sz w:val="22"/>
            <w:szCs w:val="22"/>
          </w:rPr>
          <w:t xml:space="preserve">examined galbut virus sequences for </w:t>
        </w:r>
      </w:ins>
      <w:r>
        <w:rPr>
          <w:rFonts w:ascii="Arial" w:hAnsi="Arial" w:cs="Arial"/>
          <w:color w:val="000000"/>
          <w:sz w:val="22"/>
          <w:szCs w:val="22"/>
        </w:rPr>
        <w:t>evidence for</w:t>
      </w:r>
      <w:ins w:id="1149" w:author="Stenglein,Mark" w:date="2025-03-26T10:11:00Z" w16du:dateUtc="2025-03-26T16:11:00Z">
        <w:r w:rsidR="002C4DDD">
          <w:rPr>
            <w:rFonts w:ascii="Arial" w:hAnsi="Arial" w:cs="Arial"/>
            <w:color w:val="000000"/>
            <w:sz w:val="22"/>
            <w:szCs w:val="22"/>
          </w:rPr>
          <w:t xml:space="preserve"> natural</w:t>
        </w:r>
      </w:ins>
      <w:r>
        <w:rPr>
          <w:rFonts w:ascii="Arial" w:hAnsi="Arial" w:cs="Arial"/>
          <w:color w:val="000000"/>
          <w:sz w:val="22"/>
          <w:szCs w:val="22"/>
        </w:rPr>
        <w:t xml:space="preserve"> </w:t>
      </w:r>
      <w:del w:id="1150" w:author="Stenglein,Mark" w:date="2025-03-12T15:25:00Z" w16du:dateUtc="2025-03-12T21:25:00Z">
        <w:r w:rsidDel="00EB3A05">
          <w:rPr>
            <w:rFonts w:ascii="Arial" w:hAnsi="Arial" w:cs="Arial"/>
            <w:color w:val="000000"/>
            <w:sz w:val="22"/>
            <w:szCs w:val="22"/>
          </w:rPr>
          <w:delText xml:space="preserve">diversifying or purifying </w:delText>
        </w:r>
      </w:del>
      <w:r>
        <w:rPr>
          <w:rFonts w:ascii="Arial" w:hAnsi="Arial" w:cs="Arial"/>
          <w:color w:val="000000"/>
          <w:sz w:val="22"/>
          <w:szCs w:val="22"/>
        </w:rPr>
        <w:t>selection</w:t>
      </w:r>
      <w:del w:id="1151" w:author="Stenglein,Mark" w:date="2025-03-26T10:11:00Z" w16du:dateUtc="2025-03-26T16:11:00Z">
        <w:r w:rsidR="003E7DAD" w:rsidDel="00B24F4F">
          <w:rPr>
            <w:rFonts w:ascii="Arial" w:hAnsi="Arial" w:cs="Arial"/>
            <w:color w:val="000000"/>
            <w:sz w:val="22"/>
            <w:szCs w:val="22"/>
          </w:rPr>
          <w:delText xml:space="preserve"> in galbut virus</w:delText>
        </w:r>
        <w:r w:rsidR="00012FDD" w:rsidDel="00B24F4F">
          <w:rPr>
            <w:rFonts w:ascii="Arial" w:hAnsi="Arial" w:cs="Arial"/>
            <w:color w:val="000000"/>
            <w:sz w:val="22"/>
            <w:szCs w:val="22"/>
          </w:rPr>
          <w:delText xml:space="preserve"> sequences</w:delText>
        </w:r>
      </w:del>
      <w:r w:rsidR="003E7DAD">
        <w:rPr>
          <w:rFonts w:ascii="Arial" w:hAnsi="Arial" w:cs="Arial"/>
          <w:color w:val="000000"/>
          <w:sz w:val="22"/>
          <w:szCs w:val="22"/>
        </w:rPr>
        <w:t xml:space="preserve">. </w:t>
      </w:r>
      <w:r w:rsidR="002E5ED6">
        <w:rPr>
          <w:rFonts w:ascii="Arial" w:hAnsi="Arial" w:cs="Arial"/>
          <w:color w:val="000000"/>
          <w:sz w:val="22"/>
          <w:szCs w:val="22"/>
        </w:rPr>
        <w:t xml:space="preserve">Botella et al reported purifying selection in </w:t>
      </w:r>
      <w:r w:rsidR="008E38EA">
        <w:rPr>
          <w:rFonts w:ascii="Arial" w:hAnsi="Arial" w:cs="Arial"/>
          <w:color w:val="000000"/>
          <w:sz w:val="22"/>
          <w:szCs w:val="22"/>
        </w:rPr>
        <w:t xml:space="preserve">the RNA 1 and RNA 2 segments of </w:t>
      </w:r>
      <w:r w:rsidR="009D5865">
        <w:rPr>
          <w:rFonts w:ascii="Arial" w:hAnsi="Arial" w:cs="Arial"/>
          <w:color w:val="000000"/>
          <w:sz w:val="22"/>
          <w:szCs w:val="22"/>
        </w:rPr>
        <w:t xml:space="preserve">a </w:t>
      </w:r>
      <w:r w:rsidR="002E5ED6">
        <w:rPr>
          <w:rFonts w:ascii="Arial" w:hAnsi="Arial" w:cs="Arial"/>
          <w:color w:val="000000"/>
          <w:sz w:val="22"/>
          <w:szCs w:val="22"/>
        </w:rPr>
        <w:t>fung</w:t>
      </w:r>
      <w:r w:rsidR="009D5865">
        <w:rPr>
          <w:rFonts w:ascii="Arial" w:hAnsi="Arial" w:cs="Arial"/>
          <w:color w:val="000000"/>
          <w:sz w:val="22"/>
          <w:szCs w:val="22"/>
        </w:rPr>
        <w:t>us-</w:t>
      </w:r>
      <w:r w:rsidR="002E5ED6">
        <w:rPr>
          <w:rFonts w:ascii="Arial" w:hAnsi="Arial" w:cs="Arial"/>
          <w:color w:val="000000"/>
          <w:sz w:val="22"/>
          <w:szCs w:val="22"/>
        </w:rPr>
        <w:t>infecting partitivirus</w:t>
      </w:r>
      <w:sdt>
        <w:sdtPr>
          <w:rPr>
            <w:rFonts w:ascii="Arial" w:hAnsi="Arial" w:cs="Arial"/>
            <w:color w:val="000000"/>
            <w:sz w:val="22"/>
            <w:szCs w:val="22"/>
            <w:vertAlign w:val="superscript"/>
          </w:rPr>
          <w:tag w:val="MENDELEY_CITATION_v3_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"/>
          <w:id w:val="1485502032"/>
          <w:placeholder>
            <w:docPart w:val="DefaultPlaceholder_-1854013440"/>
          </w:placeholder>
        </w:sdtPr>
        <w:sdtContent>
          <w:r w:rsidR="003C0B86" w:rsidRPr="003C0B86">
            <w:rPr>
              <w:rFonts w:ascii="Arial" w:hAnsi="Arial" w:cs="Arial"/>
              <w:color w:val="000000"/>
              <w:sz w:val="22"/>
              <w:szCs w:val="22"/>
              <w:vertAlign w:val="superscript"/>
            </w:rPr>
            <w:t>18</w:t>
          </w:r>
        </w:sdtContent>
      </w:sdt>
      <w:r w:rsidR="002E5ED6">
        <w:rPr>
          <w:rFonts w:ascii="Arial" w:hAnsi="Arial" w:cs="Arial"/>
          <w:color w:val="000000"/>
          <w:sz w:val="22"/>
          <w:szCs w:val="22"/>
        </w:rPr>
        <w:t xml:space="preserve">. </w:t>
      </w:r>
      <w:r w:rsidR="003E7DAD">
        <w:rPr>
          <w:rFonts w:ascii="Arial" w:hAnsi="Arial" w:cs="Arial"/>
          <w:color w:val="000000"/>
          <w:sz w:val="22"/>
          <w:szCs w:val="22"/>
        </w:rPr>
        <w:t xml:space="preserve">We employed the Fixed Effects Likelihood model </w:t>
      </w:r>
      <w:del w:id="1152" w:author="Stenglein,Mark" w:date="2025-03-12T15:26:00Z" w16du:dateUtc="2025-03-12T21:26:00Z">
        <w:r w:rsidR="003E7DAD" w:rsidDel="00EB3A05">
          <w:rPr>
            <w:rFonts w:ascii="Arial" w:hAnsi="Arial" w:cs="Arial"/>
            <w:color w:val="000000"/>
            <w:sz w:val="22"/>
            <w:szCs w:val="22"/>
          </w:rPr>
          <w:delText xml:space="preserve">described by Kosakovsky-Pond and Frost </w:delText>
        </w:r>
      </w:del>
      <w:r w:rsidR="003E7DAD">
        <w:rPr>
          <w:rFonts w:ascii="Arial" w:hAnsi="Arial" w:cs="Arial"/>
          <w:color w:val="000000"/>
          <w:sz w:val="22"/>
          <w:szCs w:val="22"/>
        </w:rPr>
        <w:t xml:space="preserve">to </w:t>
      </w:r>
      <w:r w:rsidR="00962FA9">
        <w:rPr>
          <w:rFonts w:ascii="Arial" w:hAnsi="Arial" w:cs="Arial"/>
          <w:color w:val="000000"/>
          <w:sz w:val="22"/>
          <w:szCs w:val="22"/>
        </w:rPr>
        <w:t>quantify</w:t>
      </w:r>
      <w:r w:rsidR="003E7DAD">
        <w:rPr>
          <w:rFonts w:ascii="Arial" w:hAnsi="Arial" w:cs="Arial"/>
          <w:color w:val="000000"/>
          <w:sz w:val="22"/>
          <w:szCs w:val="22"/>
        </w:rPr>
        <w:t xml:space="preserve"> evidence of selection in each galbut virus segment and chaq virus</w:t>
      </w:r>
      <w:sdt>
        <w:sdtPr>
          <w:rPr>
            <w:rFonts w:ascii="Arial" w:hAnsi="Arial" w:cs="Arial"/>
            <w:color w:val="000000"/>
            <w:sz w:val="22"/>
            <w:szCs w:val="22"/>
            <w:vertAlign w:val="superscript"/>
          </w:rPr>
          <w:tag w:val="MENDELEY_CITATION_v3_eyJjaXRhdGlvbklEIjoiTUVOREVMRVlfQ0lUQVRJT05fNjBiOWFlZWEtYjAzYS00YjY2LWFlYWItNWUzZmRkMWI2MmM2IiwicHJvcGVydGllcyI6eyJub3RlSW5kZXgiOjB9LCJpc0VkaXRlZCI6ZmFsc2UsIm1hbnVhbE92ZXJyaWRlIjp7ImlzTWFudWFsbHlPdmVycmlkZGVuIjpmYWxzZSwiY2l0ZXByb2NUZXh0IjoiPHN1cD4xOT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
          <w:id w:val="612644873"/>
          <w:placeholder>
            <w:docPart w:val="DefaultPlaceholder_-1854013440"/>
          </w:placeholder>
        </w:sdtPr>
        <w:sdtContent>
          <w:r w:rsidR="003C0B86" w:rsidRPr="003C0B86">
            <w:rPr>
              <w:rFonts w:ascii="Arial" w:hAnsi="Arial" w:cs="Arial"/>
              <w:color w:val="000000"/>
              <w:sz w:val="22"/>
              <w:szCs w:val="22"/>
              <w:vertAlign w:val="superscript"/>
            </w:rPr>
            <w:t>19</w:t>
          </w:r>
        </w:sdtContent>
      </w:sdt>
      <w:r w:rsidR="003E7DAD">
        <w:rPr>
          <w:rFonts w:ascii="Arial" w:hAnsi="Arial" w:cs="Arial"/>
          <w:color w:val="000000"/>
          <w:sz w:val="22"/>
          <w:szCs w:val="22"/>
        </w:rPr>
        <w:t xml:space="preserve">. </w:t>
      </w:r>
      <w:r w:rsidR="008E38EA">
        <w:rPr>
          <w:rFonts w:ascii="Arial" w:hAnsi="Arial" w:cs="Arial"/>
          <w:color w:val="000000"/>
          <w:sz w:val="22"/>
          <w:szCs w:val="22"/>
        </w:rPr>
        <w:t>T</w:t>
      </w:r>
      <w:r w:rsidR="003E7DAD">
        <w:rPr>
          <w:rFonts w:ascii="Arial" w:hAnsi="Arial" w:cs="Arial"/>
          <w:color w:val="000000"/>
          <w:sz w:val="22"/>
          <w:szCs w:val="22"/>
        </w:rPr>
        <w:t>here was little evidence of diversifying selection in galbut virus RNA 1, RNA 2</w:t>
      </w:r>
      <w:ins w:id="1153" w:author="Stenglein,Mark" w:date="2025-03-26T10:11:00Z" w16du:dateUtc="2025-03-26T16:11:00Z">
        <w:r w:rsidR="00B24F4F">
          <w:rPr>
            <w:rFonts w:ascii="Arial" w:hAnsi="Arial" w:cs="Arial"/>
            <w:color w:val="000000"/>
            <w:sz w:val="22"/>
            <w:szCs w:val="22"/>
          </w:rPr>
          <w:t>,</w:t>
        </w:r>
      </w:ins>
      <w:r w:rsidR="003E7DAD">
        <w:rPr>
          <w:rFonts w:ascii="Arial" w:hAnsi="Arial" w:cs="Arial"/>
          <w:color w:val="000000"/>
          <w:sz w:val="22"/>
          <w:szCs w:val="22"/>
        </w:rPr>
        <w:t xml:space="preserve"> </w:t>
      </w:r>
      <w:r w:rsidR="00012FDD">
        <w:rPr>
          <w:rFonts w:ascii="Arial" w:hAnsi="Arial" w:cs="Arial"/>
          <w:color w:val="000000"/>
          <w:sz w:val="22"/>
          <w:szCs w:val="22"/>
        </w:rPr>
        <w:t xml:space="preserve">or </w:t>
      </w:r>
      <w:r w:rsidR="003E7DAD">
        <w:rPr>
          <w:rFonts w:ascii="Arial" w:hAnsi="Arial" w:cs="Arial"/>
          <w:color w:val="000000"/>
          <w:sz w:val="22"/>
          <w:szCs w:val="22"/>
        </w:rPr>
        <w:t xml:space="preserve">chaq virus with </w:t>
      </w:r>
      <w:del w:id="1154" w:author="Stenglein,Mark" w:date="2025-03-10T11:13:00Z" w16du:dateUtc="2025-03-10T17:13:00Z">
        <w:r w:rsidR="003E7DAD" w:rsidDel="00012FDD">
          <w:rPr>
            <w:rFonts w:ascii="Arial" w:hAnsi="Arial" w:cs="Arial"/>
            <w:color w:val="000000"/>
            <w:sz w:val="22"/>
            <w:szCs w:val="22"/>
          </w:rPr>
          <w:delText>two</w:delText>
        </w:r>
      </w:del>
      <w:ins w:id="1155" w:author="Stenglein,Mark" w:date="2025-03-10T11:13:00Z" w16du:dateUtc="2025-03-10T17:13:00Z">
        <w:r w:rsidR="00012FDD">
          <w:rPr>
            <w:rFonts w:ascii="Arial" w:hAnsi="Arial" w:cs="Arial"/>
            <w:color w:val="000000"/>
            <w:sz w:val="22"/>
            <w:szCs w:val="22"/>
          </w:rPr>
          <w:t>2</w:t>
        </w:r>
      </w:ins>
      <w:r w:rsidR="003E7DAD">
        <w:rPr>
          <w:rFonts w:ascii="Arial" w:hAnsi="Arial" w:cs="Arial"/>
          <w:color w:val="000000"/>
          <w:sz w:val="22"/>
          <w:szCs w:val="22"/>
        </w:rPr>
        <w:t xml:space="preserve">, </w:t>
      </w:r>
      <w:r w:rsidR="00012FDD">
        <w:rPr>
          <w:rFonts w:ascii="Arial" w:hAnsi="Arial" w:cs="Arial"/>
          <w:color w:val="000000"/>
          <w:sz w:val="22"/>
          <w:szCs w:val="22"/>
        </w:rPr>
        <w:t xml:space="preserve">2 </w:t>
      </w:r>
      <w:r w:rsidR="003E7DAD">
        <w:rPr>
          <w:rFonts w:ascii="Arial" w:hAnsi="Arial" w:cs="Arial"/>
          <w:color w:val="000000"/>
          <w:sz w:val="22"/>
          <w:szCs w:val="22"/>
        </w:rPr>
        <w:t xml:space="preserve">and </w:t>
      </w:r>
      <w:r w:rsidR="00012FDD">
        <w:rPr>
          <w:rFonts w:ascii="Arial" w:hAnsi="Arial" w:cs="Arial"/>
          <w:color w:val="000000"/>
          <w:sz w:val="22"/>
          <w:szCs w:val="22"/>
        </w:rPr>
        <w:t xml:space="preserve">4 </w:t>
      </w:r>
      <w:r w:rsidR="00EB3A05">
        <w:rPr>
          <w:rFonts w:ascii="Arial" w:hAnsi="Arial" w:cs="Arial"/>
          <w:color w:val="000000"/>
          <w:sz w:val="22"/>
          <w:szCs w:val="22"/>
        </w:rPr>
        <w:t xml:space="preserve">diversifying </w:t>
      </w:r>
      <w:r w:rsidR="003E7DAD">
        <w:rPr>
          <w:rFonts w:ascii="Arial" w:hAnsi="Arial" w:cs="Arial"/>
          <w:color w:val="000000"/>
          <w:sz w:val="22"/>
          <w:szCs w:val="22"/>
        </w:rPr>
        <w:t>sites</w:t>
      </w:r>
      <w:r w:rsidR="00096E27">
        <w:rPr>
          <w:rFonts w:ascii="Arial" w:hAnsi="Arial" w:cs="Arial"/>
          <w:color w:val="000000"/>
          <w:sz w:val="22"/>
          <w:szCs w:val="22"/>
        </w:rPr>
        <w:t xml:space="preserve"> </w:t>
      </w:r>
      <w:r w:rsidR="003E7DAD">
        <w:rPr>
          <w:rFonts w:ascii="Arial" w:hAnsi="Arial" w:cs="Arial"/>
          <w:color w:val="000000"/>
          <w:sz w:val="22"/>
          <w:szCs w:val="22"/>
        </w:rPr>
        <w:t xml:space="preserve">identified, respectively </w:t>
      </w:r>
      <w:del w:id="1156" w:author="Stenglein,Mark" w:date="2025-03-12T15:26:00Z" w16du:dateUtc="2025-03-12T21:26:00Z">
        <w:r w:rsidR="00D165E2" w:rsidDel="00EB3A05">
          <w:rPr>
            <w:rFonts w:ascii="Arial" w:hAnsi="Arial" w:cs="Arial"/>
            <w:color w:val="000000"/>
            <w:sz w:val="22"/>
            <w:szCs w:val="22"/>
          </w:rPr>
          <w:delText xml:space="preserve">in </w:delText>
        </w:r>
        <w:r w:rsidR="008E38EA" w:rsidDel="00EB3A05">
          <w:rPr>
            <w:rFonts w:ascii="Arial" w:hAnsi="Arial" w:cs="Arial"/>
            <w:color w:val="000000"/>
            <w:sz w:val="22"/>
            <w:szCs w:val="22"/>
          </w:rPr>
          <w:delText xml:space="preserve">each segment </w:delText>
        </w:r>
      </w:del>
      <w:r w:rsidR="003E7DAD">
        <w:rPr>
          <w:rFonts w:ascii="Arial" w:hAnsi="Arial" w:cs="Arial"/>
          <w:color w:val="000000"/>
          <w:sz w:val="22"/>
          <w:szCs w:val="22"/>
        </w:rPr>
        <w:t>(</w:t>
      </w:r>
      <w:commentRangeStart w:id="1157"/>
      <w:r w:rsidR="003E7DAD" w:rsidRPr="003E7DAD">
        <w:rPr>
          <w:rFonts w:ascii="Arial" w:hAnsi="Arial" w:cs="Arial"/>
          <w:b/>
          <w:bCs/>
          <w:color w:val="000000"/>
          <w:sz w:val="22"/>
          <w:szCs w:val="22"/>
        </w:rPr>
        <w:t>Table 2</w:t>
      </w:r>
      <w:commentRangeEnd w:id="1157"/>
      <w:r w:rsidR="00B24F4F">
        <w:rPr>
          <w:rStyle w:val="CommentReference"/>
        </w:rPr>
        <w:commentReference w:id="1157"/>
      </w:r>
      <w:r w:rsidR="003E7DAD">
        <w:rPr>
          <w:rFonts w:ascii="Arial" w:hAnsi="Arial" w:cs="Arial"/>
          <w:color w:val="000000"/>
          <w:sz w:val="22"/>
          <w:szCs w:val="22"/>
        </w:rPr>
        <w:t>). However, galbut virus RNA 3 showed</w:t>
      </w:r>
      <w:r w:rsidR="009D5865">
        <w:rPr>
          <w:rFonts w:ascii="Arial" w:hAnsi="Arial" w:cs="Arial"/>
          <w:color w:val="000000"/>
          <w:sz w:val="22"/>
          <w:szCs w:val="22"/>
        </w:rPr>
        <w:t xml:space="preserve"> more</w:t>
      </w:r>
      <w:r w:rsidR="003E7DAD">
        <w:rPr>
          <w:rFonts w:ascii="Arial" w:hAnsi="Arial" w:cs="Arial"/>
          <w:color w:val="000000"/>
          <w:sz w:val="22"/>
          <w:szCs w:val="22"/>
        </w:rPr>
        <w:t xml:space="preserve"> evidence of </w:t>
      </w:r>
      <w:r w:rsidR="00D165E2">
        <w:rPr>
          <w:rFonts w:ascii="Arial" w:hAnsi="Arial" w:cs="Arial"/>
          <w:color w:val="000000"/>
          <w:sz w:val="22"/>
          <w:szCs w:val="22"/>
        </w:rPr>
        <w:t xml:space="preserve">diversifying </w:t>
      </w:r>
      <w:r w:rsidR="003E7DAD">
        <w:rPr>
          <w:rFonts w:ascii="Arial" w:hAnsi="Arial" w:cs="Arial"/>
          <w:color w:val="000000"/>
          <w:sz w:val="22"/>
          <w:szCs w:val="22"/>
        </w:rPr>
        <w:t>selection</w:t>
      </w:r>
      <w:r w:rsidR="00D165E2">
        <w:rPr>
          <w:rFonts w:ascii="Arial" w:hAnsi="Arial" w:cs="Arial"/>
          <w:color w:val="000000"/>
          <w:sz w:val="22"/>
          <w:szCs w:val="22"/>
        </w:rPr>
        <w:t>,</w:t>
      </w:r>
      <w:r w:rsidR="003E7DAD">
        <w:rPr>
          <w:rFonts w:ascii="Arial" w:hAnsi="Arial" w:cs="Arial"/>
          <w:color w:val="000000"/>
          <w:sz w:val="22"/>
          <w:szCs w:val="22"/>
        </w:rPr>
        <w:t xml:space="preserve"> with 20 sites identified (</w:t>
      </w:r>
      <w:r w:rsidR="003E7DAD" w:rsidRPr="003E7DAD">
        <w:rPr>
          <w:rFonts w:ascii="Arial" w:hAnsi="Arial" w:cs="Arial"/>
          <w:b/>
          <w:bCs/>
          <w:color w:val="000000"/>
          <w:sz w:val="22"/>
          <w:szCs w:val="22"/>
        </w:rPr>
        <w:t>Table 2</w:t>
      </w:r>
      <w:r w:rsidR="003E7DAD">
        <w:rPr>
          <w:rFonts w:ascii="Arial" w:hAnsi="Arial" w:cs="Arial"/>
          <w:color w:val="000000"/>
          <w:sz w:val="22"/>
          <w:szCs w:val="22"/>
        </w:rPr>
        <w:t xml:space="preserve">). For all segments </w:t>
      </w:r>
      <w:r w:rsidR="00D165E2">
        <w:rPr>
          <w:rFonts w:ascii="Arial" w:hAnsi="Arial" w:cs="Arial"/>
          <w:color w:val="000000"/>
          <w:sz w:val="22"/>
          <w:szCs w:val="22"/>
        </w:rPr>
        <w:t>there was more evidence of</w:t>
      </w:r>
      <w:r w:rsidR="003E7DAD">
        <w:rPr>
          <w:rFonts w:ascii="Arial" w:hAnsi="Arial" w:cs="Arial"/>
          <w:color w:val="000000"/>
          <w:sz w:val="22"/>
          <w:szCs w:val="22"/>
        </w:rPr>
        <w:t xml:space="preserve"> purifying </w:t>
      </w:r>
      <w:r w:rsidR="008E38EA">
        <w:rPr>
          <w:rFonts w:ascii="Arial" w:hAnsi="Arial" w:cs="Arial"/>
          <w:color w:val="000000"/>
          <w:sz w:val="22"/>
          <w:szCs w:val="22"/>
        </w:rPr>
        <w:t>selection</w:t>
      </w:r>
      <w:r w:rsidR="00D165E2">
        <w:rPr>
          <w:rFonts w:ascii="Arial" w:hAnsi="Arial" w:cs="Arial"/>
          <w:color w:val="000000"/>
          <w:sz w:val="22"/>
          <w:szCs w:val="22"/>
        </w:rPr>
        <w:t>,</w:t>
      </w:r>
      <w:r w:rsidR="003E7DAD">
        <w:rPr>
          <w:rFonts w:ascii="Arial" w:hAnsi="Arial" w:cs="Arial"/>
          <w:color w:val="000000"/>
          <w:sz w:val="22"/>
          <w:szCs w:val="22"/>
        </w:rPr>
        <w:t xml:space="preserve"> with 135, 58, 51, and 21</w:t>
      </w:r>
      <w:r w:rsidR="00897E5E">
        <w:rPr>
          <w:rFonts w:ascii="Arial" w:hAnsi="Arial" w:cs="Arial"/>
          <w:color w:val="000000"/>
          <w:sz w:val="22"/>
          <w:szCs w:val="22"/>
        </w:rPr>
        <w:t xml:space="preserve"> sites </w:t>
      </w:r>
      <w:r w:rsidR="00361782">
        <w:rPr>
          <w:rFonts w:ascii="Arial" w:hAnsi="Arial" w:cs="Arial"/>
          <w:color w:val="000000"/>
          <w:sz w:val="22"/>
          <w:szCs w:val="22"/>
        </w:rPr>
        <w:t xml:space="preserve">experiencing purifying selection </w:t>
      </w:r>
      <w:r w:rsidR="00897E5E">
        <w:rPr>
          <w:rFonts w:ascii="Arial" w:hAnsi="Arial" w:cs="Arial"/>
          <w:color w:val="000000"/>
          <w:sz w:val="22"/>
          <w:szCs w:val="22"/>
        </w:rPr>
        <w:t>identified in galbut virus segments RNA 1, 2, 3 and chaq virus respectively</w:t>
      </w:r>
      <w:r w:rsidR="00783917">
        <w:rPr>
          <w:rFonts w:ascii="Arial" w:hAnsi="Arial" w:cs="Arial"/>
          <w:color w:val="000000"/>
          <w:sz w:val="22"/>
          <w:szCs w:val="22"/>
        </w:rPr>
        <w:t xml:space="preserve"> (</w:t>
      </w:r>
      <w:r w:rsidR="00783917" w:rsidRPr="00E97611">
        <w:rPr>
          <w:rFonts w:ascii="Arial" w:hAnsi="Arial" w:cs="Arial"/>
          <w:b/>
          <w:bCs/>
          <w:color w:val="000000"/>
          <w:sz w:val="22"/>
          <w:szCs w:val="22"/>
        </w:rPr>
        <w:t>Supplemental Table 1</w:t>
      </w:r>
      <w:r w:rsidR="00783917">
        <w:rPr>
          <w:rFonts w:ascii="Arial" w:hAnsi="Arial" w:cs="Arial"/>
          <w:color w:val="000000"/>
          <w:sz w:val="22"/>
          <w:szCs w:val="22"/>
        </w:rPr>
        <w:t>)</w:t>
      </w:r>
      <w:r w:rsidR="00192F0F">
        <w:rPr>
          <w:rFonts w:ascii="Arial" w:hAnsi="Arial" w:cs="Arial"/>
          <w:color w:val="000000"/>
          <w:sz w:val="22"/>
          <w:szCs w:val="22"/>
        </w:rPr>
        <w:t>.</w:t>
      </w:r>
      <w:del w:id="1158" w:author="Keene-Snickers,Lexi" w:date="2025-03-17T14:50:00Z" w16du:dateUtc="2025-03-17T20:50:00Z">
        <w:r w:rsidR="00192F0F" w:rsidDel="00CD0AF9">
          <w:rPr>
            <w:rFonts w:ascii="Arial" w:hAnsi="Arial" w:cs="Arial"/>
            <w:color w:val="000000"/>
            <w:sz w:val="22"/>
            <w:szCs w:val="22"/>
          </w:rPr>
          <w:delText xml:space="preserve"> </w:delText>
        </w:r>
      </w:del>
    </w:p>
    <w:p w14:paraId="30BE459B" w14:textId="72F7A509" w:rsidR="00552117" w:rsidDel="00CD0AF9" w:rsidRDefault="00552117">
      <w:pPr>
        <w:spacing w:line="360" w:lineRule="auto"/>
        <w:ind w:firstLine="720"/>
        <w:rPr>
          <w:del w:id="1159" w:author="Keene-Snickers,Lexi" w:date="2025-03-17T14:50:00Z" w16du:dateUtc="2025-03-17T20:50:00Z"/>
          <w:rFonts w:ascii="Arial" w:hAnsi="Arial" w:cs="Arial"/>
          <w:sz w:val="22"/>
          <w:szCs w:val="22"/>
        </w:rPr>
        <w:pPrChange w:id="1160" w:author="Keene-Snickers,Lexi" w:date="2025-03-19T12:51:00Z" w16du:dateUtc="2025-03-19T18:51:00Z">
          <w:pPr>
            <w:spacing w:line="360" w:lineRule="auto"/>
          </w:pPr>
        </w:pPrChange>
      </w:pPr>
      <w:del w:id="1161" w:author="Keene-Snickers,Lexi" w:date="2025-03-17T14:27:00Z" w16du:dateUtc="2025-03-17T20:27:00Z">
        <w:r w:rsidDel="00CD0AF9">
          <w:rPr>
            <w:rFonts w:ascii="Arial" w:hAnsi="Arial" w:cs="Arial"/>
            <w:noProof/>
            <w:sz w:val="22"/>
            <w:szCs w:val="22"/>
          </w:rPr>
          <w:drawing>
            <wp:inline distT="0" distB="0" distL="0" distR="0" wp14:anchorId="397C7FAC" wp14:editId="21834C1F">
              <wp:extent cx="2362430" cy="7451226"/>
              <wp:effectExtent l="0" t="0" r="0" b="3810"/>
              <wp:docPr id="124128932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89321" name="Picture 7"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2383054" cy="7516275"/>
                      </a:xfrm>
                      <a:prstGeom prst="rect">
                        <a:avLst/>
                      </a:prstGeom>
                    </pic:spPr>
                  </pic:pic>
                </a:graphicData>
              </a:graphic>
            </wp:inline>
          </w:drawing>
        </w:r>
      </w:del>
    </w:p>
    <w:p w14:paraId="26171CC4" w14:textId="6A604EDA" w:rsidR="00552117" w:rsidDel="00CD0AF9" w:rsidRDefault="00552117">
      <w:pPr>
        <w:spacing w:line="360" w:lineRule="auto"/>
        <w:ind w:firstLine="720"/>
        <w:rPr>
          <w:del w:id="1162" w:author="Keene-Snickers,Lexi" w:date="2025-03-17T14:27:00Z" w16du:dateUtc="2025-03-17T20:27:00Z"/>
          <w:rFonts w:ascii="Arial" w:hAnsi="Arial" w:cs="Arial"/>
          <w:sz w:val="22"/>
          <w:szCs w:val="22"/>
        </w:rPr>
        <w:pPrChange w:id="1163" w:author="Keene-Snickers,Lexi" w:date="2025-03-19T12:51:00Z" w16du:dateUtc="2025-03-19T18:51:00Z">
          <w:pPr>
            <w:spacing w:line="360" w:lineRule="auto"/>
          </w:pPr>
        </w:pPrChange>
      </w:pPr>
      <w:del w:id="1164" w:author="Keene-Snickers,Lexi" w:date="2025-03-17T14:27:00Z" w16du:dateUtc="2025-03-17T20:27:00Z">
        <w:r w:rsidRPr="00E97611" w:rsidDel="00CD0AF9">
          <w:rPr>
            <w:rFonts w:ascii="Arial" w:hAnsi="Arial" w:cs="Arial"/>
            <w:b/>
            <w:bCs/>
            <w:sz w:val="22"/>
            <w:szCs w:val="22"/>
          </w:rPr>
          <w:delText>Supplemental Figure 2: Midpoint rooted maximum likelihood tree of galbut virus RNA</w:delText>
        </w:r>
        <w:r w:rsidR="006B3066" w:rsidDel="00CD0AF9">
          <w:rPr>
            <w:rFonts w:ascii="Arial" w:hAnsi="Arial" w:cs="Arial"/>
            <w:b/>
            <w:bCs/>
            <w:sz w:val="22"/>
            <w:szCs w:val="22"/>
          </w:rPr>
          <w:delText xml:space="preserve"> </w:delText>
        </w:r>
        <w:r w:rsidRPr="00E97611" w:rsidDel="00CD0AF9">
          <w:rPr>
            <w:rFonts w:ascii="Arial" w:hAnsi="Arial" w:cs="Arial"/>
            <w:b/>
            <w:bCs/>
            <w:sz w:val="22"/>
            <w:szCs w:val="22"/>
          </w:rPr>
          <w:delText>1 nucleotide sequences extended data.</w:delText>
        </w:r>
        <w:r w:rsidDel="00CD0AF9">
          <w:rPr>
            <w:rFonts w:ascii="Arial" w:hAnsi="Arial" w:cs="Arial"/>
            <w:sz w:val="22"/>
            <w:szCs w:val="22"/>
          </w:rPr>
          <w:delText xml:space="preserve"> Data as shown in Figure 4 but with no clades collapsed.</w:delText>
        </w:r>
      </w:del>
    </w:p>
    <w:p w14:paraId="73E8EA10" w14:textId="77777777" w:rsidR="00CD0AF9" w:rsidDel="00A94DFE" w:rsidRDefault="00CD0AF9" w:rsidP="00081385">
      <w:pPr>
        <w:spacing w:line="360" w:lineRule="auto"/>
        <w:rPr>
          <w:del w:id="1165" w:author="Keene-Snickers,Lexi" w:date="2025-03-19T13:08:00Z" w16du:dateUtc="2025-03-19T19:08:00Z"/>
          <w:rFonts w:ascii="Arial" w:hAnsi="Arial" w:cs="Arial"/>
          <w:sz w:val="22"/>
          <w:szCs w:val="22"/>
        </w:rPr>
      </w:pPr>
    </w:p>
    <w:p w14:paraId="2EC8CD40" w14:textId="77777777" w:rsidR="00A94DFE" w:rsidRDefault="00A94DFE">
      <w:pPr>
        <w:spacing w:line="360" w:lineRule="auto"/>
        <w:ind w:firstLine="720"/>
        <w:rPr>
          <w:ins w:id="1166" w:author="Keene-Snickers,Lexi" w:date="2025-03-19T13:08:00Z" w16du:dateUtc="2025-03-19T19:08:00Z"/>
          <w:rFonts w:ascii="Arial" w:hAnsi="Arial" w:cs="Arial"/>
          <w:b/>
          <w:bCs/>
          <w:noProof/>
          <w:sz w:val="22"/>
          <w:szCs w:val="22"/>
        </w:rPr>
        <w:pPrChange w:id="1167" w:author="Keene-Snickers,Lexi" w:date="2025-03-19T12:51:00Z" w16du:dateUtc="2025-03-19T18:51:00Z">
          <w:pPr>
            <w:spacing w:line="360" w:lineRule="auto"/>
          </w:pPr>
        </w:pPrChange>
      </w:pPr>
    </w:p>
    <w:p w14:paraId="0F7BD725" w14:textId="77777777" w:rsidR="00CD0AF9" w:rsidDel="00A94DFE" w:rsidRDefault="00CD0AF9" w:rsidP="00081385">
      <w:pPr>
        <w:spacing w:line="360" w:lineRule="auto"/>
        <w:rPr>
          <w:del w:id="1168" w:author="Keene-Snickers,Lexi" w:date="2025-03-19T13:08:00Z" w16du:dateUtc="2025-03-19T19:08:00Z"/>
          <w:rFonts w:ascii="Arial" w:hAnsi="Arial" w:cs="Arial"/>
          <w:b/>
          <w:bCs/>
          <w:noProof/>
          <w:sz w:val="22"/>
          <w:szCs w:val="22"/>
        </w:rPr>
      </w:pPr>
    </w:p>
    <w:p w14:paraId="49933656" w14:textId="70755B41" w:rsidR="004604B9" w:rsidDel="00A94DFE" w:rsidRDefault="00812026" w:rsidP="00081385">
      <w:pPr>
        <w:spacing w:line="360" w:lineRule="auto"/>
        <w:rPr>
          <w:del w:id="1169" w:author="Keene-Snickers,Lexi" w:date="2025-03-19T12:47:00Z" w16du:dateUtc="2025-03-19T18:47:00Z"/>
          <w:rFonts w:ascii="Arial" w:hAnsi="Arial" w:cs="Arial"/>
          <w:sz w:val="22"/>
          <w:szCs w:val="22"/>
        </w:rPr>
      </w:pPr>
      <w:del w:id="1170" w:author="Keene-Snickers,Lexi" w:date="2025-03-19T12:47:00Z" w16du:dateUtc="2025-03-19T18:47:00Z">
        <w:r w:rsidDel="00A94DFE">
          <w:rPr>
            <w:rFonts w:ascii="Arial" w:hAnsi="Arial" w:cs="Arial"/>
            <w:noProof/>
            <w:sz w:val="22"/>
            <w:szCs w:val="22"/>
          </w:rPr>
          <w:drawing>
            <wp:inline distT="0" distB="0" distL="0" distR="0" wp14:anchorId="29839338" wp14:editId="7B2FDB42">
              <wp:extent cx="5943600" cy="3599180"/>
              <wp:effectExtent l="0" t="0" r="0" b="0"/>
              <wp:docPr id="1712083480" name="Picture 1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83480" name="Picture 17" descr="A screenshot of a computer screen&#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943600" cy="3599180"/>
                      </a:xfrm>
                      <a:prstGeom prst="rect">
                        <a:avLst/>
                      </a:prstGeom>
                    </pic:spPr>
                  </pic:pic>
                </a:graphicData>
              </a:graphic>
            </wp:inline>
          </w:drawing>
        </w:r>
      </w:del>
    </w:p>
    <w:p w14:paraId="65435229" w14:textId="7434E8CC" w:rsidR="00812026" w:rsidRPr="00E97611" w:rsidDel="00A94DFE" w:rsidRDefault="00812026" w:rsidP="00081385">
      <w:pPr>
        <w:spacing w:line="360" w:lineRule="auto"/>
        <w:rPr>
          <w:del w:id="1171" w:author="Keene-Snickers,Lexi" w:date="2025-03-19T12:47:00Z" w16du:dateUtc="2025-03-19T18:47:00Z"/>
          <w:rFonts w:ascii="Arial" w:hAnsi="Arial" w:cs="Arial"/>
          <w:sz w:val="22"/>
          <w:szCs w:val="22"/>
        </w:rPr>
      </w:pPr>
      <w:del w:id="1172" w:author="Keene-Snickers,Lexi" w:date="2025-03-19T12:47:00Z" w16du:dateUtc="2025-03-19T18:47:00Z">
        <w:r w:rsidDel="00A94DFE">
          <w:rPr>
            <w:rFonts w:ascii="Arial" w:hAnsi="Arial" w:cs="Arial"/>
            <w:b/>
            <w:bCs/>
            <w:sz w:val="22"/>
            <w:szCs w:val="22"/>
          </w:rPr>
          <w:delText>Figure 8: Galbut virus RNA 3 and Chaq virus sequences are more divergent than galbut virus RNA 1 and 2.</w:delText>
        </w:r>
        <w:r w:rsidR="005025F9" w:rsidDel="00A94DFE">
          <w:rPr>
            <w:rFonts w:ascii="Arial" w:hAnsi="Arial" w:cs="Arial"/>
            <w:b/>
            <w:bCs/>
            <w:sz w:val="22"/>
            <w:szCs w:val="22"/>
          </w:rPr>
          <w:delText xml:space="preserve"> </w:delText>
        </w:r>
        <w:r w:rsidR="005025F9" w:rsidDel="00A94DFE">
          <w:rPr>
            <w:rFonts w:ascii="Arial" w:hAnsi="Arial" w:cs="Arial"/>
            <w:sz w:val="22"/>
            <w:szCs w:val="22"/>
          </w:rPr>
          <w:delText xml:space="preserve">Root to tip distances for each galbut virus segment and chaq virus calculated from the maximum likelihood trees (Fig, 4, 5, 6 &amp;7; Supplemental Fig. 2, 3, 4 &amp; 5) are shown, </w:delText>
        </w:r>
        <w:r w:rsidR="005025F9" w:rsidRPr="00E97611" w:rsidDel="00A94DFE">
          <w:rPr>
            <w:rFonts w:ascii="Arial" w:hAnsi="Arial" w:cs="Arial"/>
            <w:sz w:val="22"/>
            <w:szCs w:val="22"/>
            <w:highlight w:val="yellow"/>
          </w:rPr>
          <w:delText>INFO ON STATS, ADD STATS BARS/VALUES</w:delText>
        </w:r>
      </w:del>
    </w:p>
    <w:p w14:paraId="2B835087" w14:textId="749D16DE" w:rsidR="00812026" w:rsidDel="00A94DFE" w:rsidRDefault="00812026" w:rsidP="00081385">
      <w:pPr>
        <w:spacing w:line="360" w:lineRule="auto"/>
        <w:rPr>
          <w:ins w:id="1173" w:author="Stenglein,Mark" w:date="2025-03-12T13:31:00Z" w16du:dateUtc="2025-03-12T19:31:00Z"/>
          <w:del w:id="1174" w:author="Keene-Snickers,Lexi" w:date="2025-03-19T12:49:00Z" w16du:dateUtc="2025-03-19T18:49:00Z"/>
          <w:rFonts w:ascii="Arial" w:hAnsi="Arial" w:cs="Arial"/>
          <w:b/>
          <w:bCs/>
          <w:sz w:val="22"/>
          <w:szCs w:val="22"/>
        </w:rPr>
      </w:pPr>
    </w:p>
    <w:p w14:paraId="693A07DE" w14:textId="169314F1" w:rsidR="00BD38A7" w:rsidDel="00A94DFE" w:rsidRDefault="00BD38A7" w:rsidP="00081385">
      <w:pPr>
        <w:spacing w:line="360" w:lineRule="auto"/>
        <w:rPr>
          <w:ins w:id="1175" w:author="Stenglein,Mark" w:date="2025-03-12T14:30:00Z" w16du:dateUtc="2025-03-12T20:30:00Z"/>
          <w:del w:id="1176" w:author="Keene-Snickers,Lexi" w:date="2025-03-19T12:49:00Z" w16du:dateUtc="2025-03-19T18:49:00Z"/>
          <w:rFonts w:ascii="Arial" w:hAnsi="Arial" w:cs="Arial"/>
          <w:sz w:val="22"/>
          <w:szCs w:val="22"/>
        </w:rPr>
      </w:pPr>
      <w:ins w:id="1177" w:author="Stenglein,Mark" w:date="2025-03-12T13:31:00Z" w16du:dateUtc="2025-03-12T19:31:00Z">
        <w:del w:id="1178" w:author="Keene-Snickers,Lexi" w:date="2025-03-19T12:49:00Z" w16du:dateUtc="2025-03-19T18:49:00Z">
          <w:r w:rsidRPr="00BD38A7" w:rsidDel="00A94DFE">
            <w:rPr>
              <w:rFonts w:ascii="Arial" w:hAnsi="Arial" w:cs="Arial"/>
              <w:sz w:val="22"/>
              <w:szCs w:val="22"/>
              <w:rPrChange w:id="1179" w:author="Stenglein,Mark" w:date="2025-03-12T13:33:00Z" w16du:dateUtc="2025-03-12T19:33:00Z">
                <w:rPr>
                  <w:rFonts w:ascii="Arial" w:hAnsi="Arial" w:cs="Arial"/>
                  <w:b/>
                  <w:bCs/>
                  <w:sz w:val="22"/>
                  <w:szCs w:val="22"/>
                </w:rPr>
              </w:rPrChange>
            </w:rPr>
            <w:delText xml:space="preserve">[Putting this here because it won’t go in a comment]: I am confused about these RTT distances.  </w:delText>
          </w:r>
          <w:r w:rsidRPr="00BD38A7" w:rsidDel="00A94DFE">
            <w:rPr>
              <w:rFonts w:ascii="Arial" w:hAnsi="Arial" w:cs="Arial"/>
              <w:i/>
              <w:iCs/>
              <w:sz w:val="22"/>
              <w:szCs w:val="22"/>
              <w:rPrChange w:id="1180" w:author="Stenglein,Mark" w:date="2025-03-12T13:33:00Z" w16du:dateUtc="2025-03-12T19:33:00Z">
                <w:rPr>
                  <w:rFonts w:ascii="Arial" w:hAnsi="Arial" w:cs="Arial"/>
                  <w:b/>
                  <w:bCs/>
                  <w:sz w:val="22"/>
                  <w:szCs w:val="22"/>
                </w:rPr>
              </w:rPrChange>
            </w:rPr>
            <w:delText>D. sim</w:delText>
          </w:r>
        </w:del>
      </w:ins>
      <w:ins w:id="1181" w:author="Stenglein,Mark" w:date="2025-03-12T13:33:00Z" w16du:dateUtc="2025-03-12T19:33:00Z">
        <w:del w:id="1182" w:author="Keene-Snickers,Lexi" w:date="2025-03-19T12:49:00Z" w16du:dateUtc="2025-03-19T18:49:00Z">
          <w:r w:rsidDel="00A94DFE">
            <w:rPr>
              <w:rFonts w:ascii="Arial" w:hAnsi="Arial" w:cs="Arial"/>
              <w:i/>
              <w:iCs/>
              <w:sz w:val="22"/>
              <w:szCs w:val="22"/>
            </w:rPr>
            <w:delText>ulans</w:delText>
          </w:r>
        </w:del>
      </w:ins>
      <w:ins w:id="1183" w:author="Stenglein,Mark" w:date="2025-03-12T13:31:00Z" w16du:dateUtc="2025-03-12T19:31:00Z">
        <w:del w:id="1184" w:author="Keene-Snickers,Lexi" w:date="2025-03-19T12:49:00Z" w16du:dateUtc="2025-03-19T18:49:00Z">
          <w:r w:rsidRPr="00BD38A7" w:rsidDel="00A94DFE">
            <w:rPr>
              <w:rFonts w:ascii="Arial" w:hAnsi="Arial" w:cs="Arial"/>
              <w:sz w:val="22"/>
              <w:szCs w:val="22"/>
              <w:rPrChange w:id="1185" w:author="Stenglein,Mark" w:date="2025-03-12T13:33:00Z" w16du:dateUtc="2025-03-12T19:33:00Z">
                <w:rPr>
                  <w:rFonts w:ascii="Arial" w:hAnsi="Arial" w:cs="Arial"/>
                  <w:b/>
                  <w:bCs/>
                  <w:sz w:val="22"/>
                  <w:szCs w:val="22"/>
                </w:rPr>
              </w:rPrChange>
            </w:rPr>
            <w:delText xml:space="preserve"> tips have the shorted RTT distances in this plot but that’s not what it looks like from Fig 4, where </w:delText>
          </w:r>
          <w:r w:rsidRPr="00BD38A7" w:rsidDel="00A94DFE">
            <w:rPr>
              <w:rFonts w:ascii="Arial" w:hAnsi="Arial" w:cs="Arial"/>
              <w:i/>
              <w:iCs/>
              <w:sz w:val="22"/>
              <w:szCs w:val="22"/>
              <w:rPrChange w:id="1186" w:author="Stenglein,Mark" w:date="2025-03-12T13:33:00Z" w16du:dateUtc="2025-03-12T19:33:00Z">
                <w:rPr>
                  <w:rFonts w:ascii="Arial" w:hAnsi="Arial" w:cs="Arial"/>
                  <w:b/>
                  <w:bCs/>
                  <w:sz w:val="22"/>
                  <w:szCs w:val="22"/>
                </w:rPr>
              </w:rPrChange>
            </w:rPr>
            <w:delText>D. mel</w:delText>
          </w:r>
          <w:r w:rsidRPr="00BD38A7" w:rsidDel="00A94DFE">
            <w:rPr>
              <w:rFonts w:ascii="Arial" w:hAnsi="Arial" w:cs="Arial"/>
              <w:sz w:val="22"/>
              <w:szCs w:val="22"/>
              <w:rPrChange w:id="1187" w:author="Stenglein,Mark" w:date="2025-03-12T13:33:00Z" w16du:dateUtc="2025-03-12T19:33:00Z">
                <w:rPr>
                  <w:rFonts w:ascii="Arial" w:hAnsi="Arial" w:cs="Arial"/>
                  <w:b/>
                  <w:bCs/>
                  <w:sz w:val="22"/>
                  <w:szCs w:val="22"/>
                </w:rPr>
              </w:rPrChange>
            </w:rPr>
            <w:delText xml:space="preserve"> clade A </w:delText>
          </w:r>
        </w:del>
      </w:ins>
      <w:ins w:id="1188" w:author="Stenglein,Mark" w:date="2025-03-12T13:33:00Z" w16du:dateUtc="2025-03-12T19:33:00Z">
        <w:del w:id="1189" w:author="Keene-Snickers,Lexi" w:date="2025-03-19T12:49:00Z" w16du:dateUtc="2025-03-19T18:49:00Z">
          <w:r w:rsidDel="00A94DFE">
            <w:rPr>
              <w:rFonts w:ascii="Arial" w:hAnsi="Arial" w:cs="Arial"/>
              <w:sz w:val="22"/>
              <w:szCs w:val="22"/>
            </w:rPr>
            <w:delText>is closest to the root</w:delText>
          </w:r>
        </w:del>
      </w:ins>
      <w:ins w:id="1190" w:author="Stenglein,Mark" w:date="2025-03-12T13:31:00Z" w16du:dateUtc="2025-03-12T19:31:00Z">
        <w:del w:id="1191" w:author="Keene-Snickers,Lexi" w:date="2025-03-19T12:49:00Z" w16du:dateUtc="2025-03-19T18:49:00Z">
          <w:r w:rsidRPr="00BD38A7" w:rsidDel="00A94DFE">
            <w:rPr>
              <w:rFonts w:ascii="Arial" w:hAnsi="Arial" w:cs="Arial"/>
              <w:sz w:val="22"/>
              <w:szCs w:val="22"/>
              <w:rPrChange w:id="1192" w:author="Stenglein,Mark" w:date="2025-03-12T13:33:00Z" w16du:dateUtc="2025-03-12T19:33:00Z">
                <w:rPr>
                  <w:rFonts w:ascii="Arial" w:hAnsi="Arial" w:cs="Arial"/>
                  <w:b/>
                  <w:bCs/>
                  <w:sz w:val="22"/>
                  <w:szCs w:val="22"/>
                </w:rPr>
              </w:rPrChange>
            </w:rPr>
            <w:delText>.</w:delText>
          </w:r>
        </w:del>
      </w:ins>
      <w:ins w:id="1193" w:author="Stenglein,Mark" w:date="2025-03-12T13:33:00Z" w16du:dateUtc="2025-03-12T19:33:00Z">
        <w:del w:id="1194" w:author="Keene-Snickers,Lexi" w:date="2025-03-19T12:49:00Z" w16du:dateUtc="2025-03-19T18:49:00Z">
          <w:r w:rsidDel="00A94DFE">
            <w:rPr>
              <w:rFonts w:ascii="Arial" w:hAnsi="Arial" w:cs="Arial"/>
              <w:sz w:val="22"/>
              <w:szCs w:val="22"/>
            </w:rPr>
            <w:delText xml:space="preserve">  Are you using the same trees for RTT calculations and for tree plotting?  Are they rooted the same?  </w:delText>
          </w:r>
        </w:del>
      </w:ins>
      <w:ins w:id="1195" w:author="Stenglein,Mark" w:date="2025-03-12T14:29:00Z" w16du:dateUtc="2025-03-12T20:29:00Z">
        <w:del w:id="1196" w:author="Keene-Snickers,Lexi" w:date="2025-03-19T12:49:00Z" w16du:dateUtc="2025-03-19T18:49:00Z">
          <w:r w:rsidR="003676A2" w:rsidDel="00A94DFE">
            <w:rPr>
              <w:rFonts w:ascii="Arial" w:hAnsi="Arial" w:cs="Arial"/>
              <w:sz w:val="22"/>
              <w:szCs w:val="22"/>
            </w:rPr>
            <w:delText xml:space="preserve">This is the </w:delText>
          </w:r>
        </w:del>
      </w:ins>
      <w:ins w:id="1197" w:author="Stenglein,Mark" w:date="2025-03-12T14:30:00Z" w16du:dateUtc="2025-03-12T20:30:00Z">
        <w:del w:id="1198" w:author="Keene-Snickers,Lexi" w:date="2025-03-19T12:49:00Z" w16du:dateUtc="2025-03-19T18:49:00Z">
          <w:r w:rsidR="003676A2" w:rsidDel="00A94DFE">
            <w:rPr>
              <w:rFonts w:ascii="Arial" w:hAnsi="Arial" w:cs="Arial"/>
              <w:sz w:val="22"/>
              <w:szCs w:val="22"/>
            </w:rPr>
            <w:delText xml:space="preserve">RNA1 </w:delText>
          </w:r>
        </w:del>
      </w:ins>
      <w:ins w:id="1199" w:author="Stenglein,Mark" w:date="2025-03-12T14:29:00Z" w16du:dateUtc="2025-03-12T20:29:00Z">
        <w:del w:id="1200" w:author="Keene-Snickers,Lexi" w:date="2025-03-19T12:49:00Z" w16du:dateUtc="2025-03-19T18:49:00Z">
          <w:r w:rsidR="003676A2" w:rsidDel="00A94DFE">
            <w:rPr>
              <w:rFonts w:ascii="Arial" w:hAnsi="Arial" w:cs="Arial"/>
              <w:sz w:val="22"/>
              <w:szCs w:val="22"/>
            </w:rPr>
            <w:delText>tree structure I see from your R script on github for the RTT analysis:</w:delText>
          </w:r>
        </w:del>
      </w:ins>
    </w:p>
    <w:p w14:paraId="3A370566" w14:textId="25826C45" w:rsidR="003676A2" w:rsidDel="00A94DFE" w:rsidRDefault="003676A2" w:rsidP="00081385">
      <w:pPr>
        <w:spacing w:line="360" w:lineRule="auto"/>
        <w:rPr>
          <w:ins w:id="1201" w:author="Stenglein,Mark" w:date="2025-03-12T13:33:00Z" w16du:dateUtc="2025-03-12T19:33:00Z"/>
          <w:del w:id="1202" w:author="Keene-Snickers,Lexi" w:date="2025-03-19T12:48:00Z" w16du:dateUtc="2025-03-19T18:48:00Z"/>
          <w:rFonts w:ascii="Arial" w:hAnsi="Arial" w:cs="Arial"/>
          <w:sz w:val="22"/>
          <w:szCs w:val="22"/>
        </w:rPr>
      </w:pPr>
      <w:ins w:id="1203" w:author="Stenglein,Mark" w:date="2025-03-12T14:30:00Z" w16du:dateUtc="2025-03-12T20:30:00Z">
        <w:del w:id="1204" w:author="Keene-Snickers,Lexi" w:date="2025-03-19T12:48:00Z" w16du:dateUtc="2025-03-19T18:48:00Z">
          <w:r w:rsidRPr="003676A2" w:rsidDel="00A94DFE">
            <w:rPr>
              <w:rFonts w:ascii="Arial" w:hAnsi="Arial" w:cs="Arial"/>
              <w:noProof/>
              <w:sz w:val="22"/>
              <w:szCs w:val="22"/>
            </w:rPr>
            <w:drawing>
              <wp:inline distT="0" distB="0" distL="0" distR="0" wp14:anchorId="10CD5CB8" wp14:editId="365DE056">
                <wp:extent cx="2629447" cy="1214996"/>
                <wp:effectExtent l="0" t="0" r="0" b="4445"/>
                <wp:docPr id="220936610" name="Picture 1"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36610" name="Picture 1" descr="A graph of a number of data&#10;&#10;AI-generated content may be incorrect."/>
                        <pic:cNvPicPr/>
                      </pic:nvPicPr>
                      <pic:blipFill>
                        <a:blip r:embed="rId36"/>
                        <a:stretch>
                          <a:fillRect/>
                        </a:stretch>
                      </pic:blipFill>
                      <pic:spPr>
                        <a:xfrm>
                          <a:off x="0" y="0"/>
                          <a:ext cx="2647156" cy="1223179"/>
                        </a:xfrm>
                        <a:prstGeom prst="rect">
                          <a:avLst/>
                        </a:prstGeom>
                      </pic:spPr>
                    </pic:pic>
                  </a:graphicData>
                </a:graphic>
              </wp:inline>
            </w:drawing>
          </w:r>
        </w:del>
      </w:ins>
    </w:p>
    <w:p w14:paraId="51282037" w14:textId="17806C75" w:rsidR="00BD38A7" w:rsidDel="00A94DFE" w:rsidRDefault="00BD38A7" w:rsidP="00081385">
      <w:pPr>
        <w:spacing w:line="360" w:lineRule="auto"/>
        <w:rPr>
          <w:ins w:id="1205" w:author="Stenglein,Mark" w:date="2025-03-12T14:30:00Z" w16du:dateUtc="2025-03-12T20:30:00Z"/>
          <w:del w:id="1206" w:author="Keene-Snickers,Lexi" w:date="2025-03-19T12:48:00Z" w16du:dateUtc="2025-03-19T18:48:00Z"/>
          <w:rFonts w:ascii="Arial" w:hAnsi="Arial" w:cs="Arial"/>
          <w:sz w:val="22"/>
          <w:szCs w:val="22"/>
        </w:rPr>
      </w:pPr>
    </w:p>
    <w:p w14:paraId="1BC73FCD" w14:textId="3032BAEB" w:rsidR="003676A2" w:rsidDel="00A94DFE" w:rsidRDefault="003676A2" w:rsidP="00081385">
      <w:pPr>
        <w:spacing w:line="360" w:lineRule="auto"/>
        <w:rPr>
          <w:ins w:id="1207" w:author="Stenglein,Mark" w:date="2025-03-12T13:33:00Z" w16du:dateUtc="2025-03-12T19:33:00Z"/>
          <w:del w:id="1208" w:author="Keene-Snickers,Lexi" w:date="2025-03-19T12:48:00Z" w16du:dateUtc="2025-03-19T18:48:00Z"/>
          <w:rFonts w:ascii="Arial" w:hAnsi="Arial" w:cs="Arial"/>
          <w:sz w:val="22"/>
          <w:szCs w:val="22"/>
        </w:rPr>
      </w:pPr>
      <w:ins w:id="1209" w:author="Stenglein,Mark" w:date="2025-03-12T14:30:00Z" w16du:dateUtc="2025-03-12T20:30:00Z">
        <w:del w:id="1210" w:author="Keene-Snickers,Lexi" w:date="2025-03-19T12:48:00Z" w16du:dateUtc="2025-03-19T18:48:00Z">
          <w:r w:rsidDel="00A94DFE">
            <w:rPr>
              <w:rFonts w:ascii="Arial" w:hAnsi="Arial" w:cs="Arial"/>
              <w:sz w:val="22"/>
              <w:szCs w:val="22"/>
            </w:rPr>
            <w:delText>You can see that the simulans clade is closest to the root here, which differs from Fig 4.</w:delText>
          </w:r>
        </w:del>
      </w:ins>
    </w:p>
    <w:p w14:paraId="7193DDAE" w14:textId="7916C1E4" w:rsidR="00BD38A7" w:rsidDel="00A94DFE" w:rsidRDefault="003676A2" w:rsidP="00081385">
      <w:pPr>
        <w:spacing w:line="360" w:lineRule="auto"/>
        <w:rPr>
          <w:ins w:id="1211" w:author="Stenglein,Mark" w:date="2025-03-12T14:48:00Z" w16du:dateUtc="2025-03-12T20:48:00Z"/>
          <w:del w:id="1212" w:author="Keene-Snickers,Lexi" w:date="2025-03-19T12:48:00Z" w16du:dateUtc="2025-03-19T18:48:00Z"/>
          <w:rFonts w:ascii="Arial" w:hAnsi="Arial" w:cs="Arial"/>
          <w:sz w:val="22"/>
          <w:szCs w:val="22"/>
        </w:rPr>
      </w:pPr>
      <w:ins w:id="1213" w:author="Stenglein,Mark" w:date="2025-03-12T14:30:00Z" w16du:dateUtc="2025-03-12T20:30:00Z">
        <w:del w:id="1214" w:author="Keene-Snickers,Lexi" w:date="2025-03-19T12:48:00Z" w16du:dateUtc="2025-03-19T18:48:00Z">
          <w:r w:rsidDel="00A94DFE">
            <w:rPr>
              <w:rFonts w:ascii="Arial" w:hAnsi="Arial" w:cs="Arial"/>
              <w:sz w:val="22"/>
              <w:szCs w:val="22"/>
            </w:rPr>
            <w:delText>Give</w:delText>
          </w:r>
        </w:del>
      </w:ins>
      <w:ins w:id="1215" w:author="Stenglein,Mark" w:date="2025-03-12T14:31:00Z" w16du:dateUtc="2025-03-12T20:31:00Z">
        <w:del w:id="1216" w:author="Keene-Snickers,Lexi" w:date="2025-03-19T12:48:00Z" w16du:dateUtc="2025-03-19T18:48:00Z">
          <w:r w:rsidDel="00A94DFE">
            <w:rPr>
              <w:rFonts w:ascii="Arial" w:hAnsi="Arial" w:cs="Arial"/>
              <w:sz w:val="22"/>
              <w:szCs w:val="22"/>
            </w:rPr>
            <w:delText xml:space="preserve">n the possible confounding impact of rooting, </w:delText>
          </w:r>
        </w:del>
      </w:ins>
      <w:ins w:id="1217" w:author="Stenglein,Mark" w:date="2025-03-12T13:34:00Z" w16du:dateUtc="2025-03-12T19:34:00Z">
        <w:del w:id="1218" w:author="Keene-Snickers,Lexi" w:date="2025-03-19T12:48:00Z" w16du:dateUtc="2025-03-19T18:48:00Z">
          <w:r w:rsidR="00BD38A7" w:rsidDel="00A94DFE">
            <w:rPr>
              <w:rFonts w:ascii="Arial" w:hAnsi="Arial" w:cs="Arial"/>
              <w:sz w:val="22"/>
              <w:szCs w:val="22"/>
            </w:rPr>
            <w:delText xml:space="preserve">I wonder if a pairwise distance distribution plot would be better.  </w:delText>
          </w:r>
        </w:del>
      </w:ins>
      <w:ins w:id="1219" w:author="Stenglein,Mark" w:date="2025-03-12T14:29:00Z" w16du:dateUtc="2025-03-12T20:29:00Z">
        <w:del w:id="1220" w:author="Keene-Snickers,Lexi" w:date="2025-03-19T12:48:00Z" w16du:dateUtc="2025-03-19T18:48:00Z">
          <w:r w:rsidDel="00A94DFE">
            <w:rPr>
              <w:rFonts w:ascii="Arial" w:hAnsi="Arial" w:cs="Arial"/>
              <w:sz w:val="22"/>
              <w:szCs w:val="22"/>
            </w:rPr>
            <w:delText xml:space="preserve">I made an R figure to </w:delText>
          </w:r>
        </w:del>
      </w:ins>
      <w:ins w:id="1221" w:author="Stenglein,Mark" w:date="2025-03-12T14:31:00Z" w16du:dateUtc="2025-03-12T20:31:00Z">
        <w:del w:id="1222" w:author="Keene-Snickers,Lexi" w:date="2025-03-19T12:48:00Z" w16du:dateUtc="2025-03-19T18:48:00Z">
          <w:r w:rsidDel="00A94DFE">
            <w:rPr>
              <w:rFonts w:ascii="Arial" w:hAnsi="Arial" w:cs="Arial"/>
              <w:sz w:val="22"/>
              <w:szCs w:val="22"/>
            </w:rPr>
            <w:delText xml:space="preserve">show a histogram of pairwise </w:delText>
          </w:r>
        </w:del>
      </w:ins>
      <w:ins w:id="1223" w:author="Stenglein,Mark" w:date="2025-03-12T14:51:00Z" w16du:dateUtc="2025-03-12T20:51:00Z">
        <w:del w:id="1224" w:author="Keene-Snickers,Lexi" w:date="2025-03-19T12:48:00Z" w16du:dateUtc="2025-03-19T18:48:00Z">
          <w:r w:rsidR="000E3926" w:rsidDel="00A94DFE">
            <w:rPr>
              <w:rFonts w:ascii="Arial" w:hAnsi="Arial" w:cs="Arial"/>
              <w:sz w:val="22"/>
              <w:szCs w:val="22"/>
            </w:rPr>
            <w:delText>identity</w:delText>
          </w:r>
        </w:del>
      </w:ins>
      <w:ins w:id="1225" w:author="Stenglein,Mark" w:date="2025-03-12T14:44:00Z" w16du:dateUtc="2025-03-12T20:44:00Z">
        <w:del w:id="1226" w:author="Keene-Snickers,Lexi" w:date="2025-03-19T12:48:00Z" w16du:dateUtc="2025-03-19T18:48:00Z">
          <w:r w:rsidR="000E3926" w:rsidDel="00A94DFE">
            <w:rPr>
              <w:rFonts w:ascii="Arial" w:hAnsi="Arial" w:cs="Arial"/>
              <w:sz w:val="22"/>
              <w:szCs w:val="22"/>
            </w:rPr>
            <w:delText xml:space="preserve"> between all sequences and calculate a median pairwise </w:delText>
          </w:r>
        </w:del>
      </w:ins>
      <w:ins w:id="1227" w:author="Stenglein,Mark" w:date="2025-03-12T14:45:00Z" w16du:dateUtc="2025-03-12T20:45:00Z">
        <w:del w:id="1228" w:author="Keene-Snickers,Lexi" w:date="2025-03-19T12:48:00Z" w16du:dateUtc="2025-03-19T18:48:00Z">
          <w:r w:rsidR="000E3926" w:rsidDel="00A94DFE">
            <w:rPr>
              <w:rFonts w:ascii="Arial" w:hAnsi="Arial" w:cs="Arial"/>
              <w:sz w:val="22"/>
              <w:szCs w:val="22"/>
            </w:rPr>
            <w:delText>% identity.  This code is in a fork of your repo</w:delText>
          </w:r>
        </w:del>
      </w:ins>
      <w:ins w:id="1229" w:author="Stenglein,Mark" w:date="2025-03-12T14:48:00Z" w16du:dateUtc="2025-03-12T20:48:00Z">
        <w:del w:id="1230" w:author="Keene-Snickers,Lexi" w:date="2025-03-19T12:48:00Z" w16du:dateUtc="2025-03-19T18:48:00Z">
          <w:r w:rsidR="000E3926" w:rsidDel="00A94DFE">
            <w:rPr>
              <w:rFonts w:ascii="Arial" w:hAnsi="Arial" w:cs="Arial"/>
              <w:sz w:val="22"/>
              <w:szCs w:val="22"/>
            </w:rPr>
            <w:delText>, here:</w:delText>
          </w:r>
        </w:del>
      </w:ins>
    </w:p>
    <w:p w14:paraId="51216347" w14:textId="06CCC809" w:rsidR="000E3926" w:rsidDel="00A94DFE" w:rsidRDefault="000E3926" w:rsidP="00081385">
      <w:pPr>
        <w:spacing w:line="360" w:lineRule="auto"/>
        <w:rPr>
          <w:ins w:id="1231" w:author="Stenglein,Mark" w:date="2025-03-12T14:48:00Z" w16du:dateUtc="2025-03-12T20:48:00Z"/>
          <w:del w:id="1232" w:author="Keene-Snickers,Lexi" w:date="2025-03-19T12:48:00Z" w16du:dateUtc="2025-03-19T18:48:00Z"/>
          <w:rFonts w:ascii="Arial" w:hAnsi="Arial" w:cs="Arial"/>
          <w:sz w:val="22"/>
          <w:szCs w:val="22"/>
        </w:rPr>
      </w:pPr>
    </w:p>
    <w:p w14:paraId="25330068" w14:textId="5E063F2D" w:rsidR="000E3926" w:rsidDel="00A94DFE" w:rsidRDefault="000E3926" w:rsidP="00081385">
      <w:pPr>
        <w:spacing w:line="360" w:lineRule="auto"/>
        <w:rPr>
          <w:ins w:id="1233" w:author="Stenglein,Mark" w:date="2025-03-12T14:48:00Z" w16du:dateUtc="2025-03-12T20:48:00Z"/>
          <w:del w:id="1234" w:author="Keene-Snickers,Lexi" w:date="2025-03-19T12:48:00Z" w16du:dateUtc="2025-03-19T18:48:00Z"/>
          <w:rFonts w:ascii="Arial" w:hAnsi="Arial" w:cs="Arial"/>
          <w:sz w:val="22"/>
          <w:szCs w:val="22"/>
        </w:rPr>
      </w:pPr>
      <w:ins w:id="1235" w:author="Stenglein,Mark" w:date="2025-03-12T14:48:00Z" w16du:dateUtc="2025-03-12T20:48:00Z">
        <w:del w:id="1236" w:author="Keene-Snickers,Lexi" w:date="2025-03-19T12:48:00Z" w16du:dateUtc="2025-03-19T18:48:00Z">
          <w:r w:rsidDel="00A94DFE">
            <w:rPr>
              <w:rFonts w:ascii="Arial" w:hAnsi="Arial" w:cs="Arial"/>
              <w:sz w:val="22"/>
              <w:szCs w:val="22"/>
            </w:rPr>
            <w:fldChar w:fldCharType="begin"/>
          </w:r>
          <w:r w:rsidDel="00A94DFE">
            <w:rPr>
              <w:rFonts w:ascii="Arial" w:hAnsi="Arial" w:cs="Arial"/>
              <w:sz w:val="22"/>
              <w:szCs w:val="22"/>
            </w:rPr>
            <w:delInstrText>HYPERLINK "</w:delInstrText>
          </w:r>
          <w:r w:rsidRPr="000E3926" w:rsidDel="00A94DFE">
            <w:rPr>
              <w:rFonts w:ascii="Arial" w:hAnsi="Arial" w:cs="Arial"/>
              <w:sz w:val="22"/>
              <w:szCs w:val="22"/>
            </w:rPr>
            <w:delInstrText>https://github.com/stenglein-lab/DiverseCollections/blob/main/analyses/scripts/plot_pairwise_distances.R</w:delInstrText>
          </w:r>
          <w:r w:rsidDel="00A94DFE">
            <w:rPr>
              <w:rFonts w:ascii="Arial" w:hAnsi="Arial" w:cs="Arial"/>
              <w:sz w:val="22"/>
              <w:szCs w:val="22"/>
            </w:rPr>
            <w:delInstrText>"</w:delInstrText>
          </w:r>
          <w:r w:rsidDel="00A94DFE">
            <w:rPr>
              <w:rFonts w:ascii="Arial" w:hAnsi="Arial" w:cs="Arial"/>
              <w:sz w:val="22"/>
              <w:szCs w:val="22"/>
            </w:rPr>
          </w:r>
          <w:r w:rsidDel="00A94DFE">
            <w:rPr>
              <w:rFonts w:ascii="Arial" w:hAnsi="Arial" w:cs="Arial"/>
              <w:sz w:val="22"/>
              <w:szCs w:val="22"/>
            </w:rPr>
            <w:fldChar w:fldCharType="separate"/>
          </w:r>
          <w:r w:rsidRPr="00E958D8" w:rsidDel="00A94DFE">
            <w:rPr>
              <w:rStyle w:val="Hyperlink"/>
              <w:rFonts w:ascii="Arial" w:hAnsi="Arial" w:cs="Arial"/>
              <w:sz w:val="22"/>
              <w:szCs w:val="22"/>
            </w:rPr>
            <w:delText>https://github.com/stenglein-lab/DiverseCollections/blob/main/analyses/scripts/plot_pairwise_distances.R</w:delText>
          </w:r>
          <w:r w:rsidDel="00A94DFE">
            <w:rPr>
              <w:rFonts w:ascii="Arial" w:hAnsi="Arial" w:cs="Arial"/>
              <w:sz w:val="22"/>
              <w:szCs w:val="22"/>
            </w:rPr>
            <w:fldChar w:fldCharType="end"/>
          </w:r>
        </w:del>
      </w:ins>
    </w:p>
    <w:p w14:paraId="4372EC7E" w14:textId="30B287A0" w:rsidR="000E3926" w:rsidDel="00A94DFE" w:rsidRDefault="000E3926" w:rsidP="00081385">
      <w:pPr>
        <w:spacing w:line="360" w:lineRule="auto"/>
        <w:rPr>
          <w:ins w:id="1237" w:author="Stenglein,Mark" w:date="2025-03-12T14:48:00Z" w16du:dateUtc="2025-03-12T20:48:00Z"/>
          <w:del w:id="1238" w:author="Keene-Snickers,Lexi" w:date="2025-03-19T12:48:00Z" w16du:dateUtc="2025-03-19T18:48:00Z"/>
          <w:rFonts w:ascii="Arial" w:hAnsi="Arial" w:cs="Arial"/>
          <w:sz w:val="22"/>
          <w:szCs w:val="22"/>
        </w:rPr>
      </w:pPr>
    </w:p>
    <w:p w14:paraId="33757BEE" w14:textId="25F32533" w:rsidR="000E3926" w:rsidDel="00A94DFE" w:rsidRDefault="000E3926" w:rsidP="00081385">
      <w:pPr>
        <w:spacing w:line="360" w:lineRule="auto"/>
        <w:rPr>
          <w:ins w:id="1239" w:author="Stenglein,Mark" w:date="2025-03-12T14:48:00Z" w16du:dateUtc="2025-03-12T20:48:00Z"/>
          <w:del w:id="1240" w:author="Keene-Snickers,Lexi" w:date="2025-03-19T12:48:00Z" w16du:dateUtc="2025-03-19T18:48:00Z"/>
          <w:rFonts w:ascii="Arial" w:hAnsi="Arial" w:cs="Arial"/>
          <w:sz w:val="22"/>
          <w:szCs w:val="22"/>
        </w:rPr>
      </w:pPr>
      <w:ins w:id="1241" w:author="Stenglein,Mark" w:date="2025-03-12T14:48:00Z" w16du:dateUtc="2025-03-12T20:48:00Z">
        <w:del w:id="1242" w:author="Keene-Snickers,Lexi" w:date="2025-03-19T12:48:00Z" w16du:dateUtc="2025-03-19T18:48:00Z">
          <w:r w:rsidDel="00A94DFE">
            <w:rPr>
              <w:rFonts w:ascii="Arial" w:hAnsi="Arial" w:cs="Arial"/>
              <w:sz w:val="22"/>
              <w:szCs w:val="22"/>
            </w:rPr>
            <w:delText>I created a pull request to add this to your repo from my fork.</w:delText>
          </w:r>
        </w:del>
      </w:ins>
    </w:p>
    <w:p w14:paraId="534214B0" w14:textId="7BE6D823" w:rsidR="000E3926" w:rsidDel="00A94DFE" w:rsidRDefault="000E3926" w:rsidP="00081385">
      <w:pPr>
        <w:spacing w:line="360" w:lineRule="auto"/>
        <w:rPr>
          <w:ins w:id="1243" w:author="Stenglein,Mark" w:date="2025-03-12T15:17:00Z" w16du:dateUtc="2025-03-12T21:17:00Z"/>
          <w:del w:id="1244" w:author="Keene-Snickers,Lexi" w:date="2025-03-19T12:48:00Z" w16du:dateUtc="2025-03-19T18:48:00Z"/>
          <w:rFonts w:ascii="Arial" w:hAnsi="Arial" w:cs="Arial"/>
          <w:sz w:val="22"/>
          <w:szCs w:val="22"/>
        </w:rPr>
      </w:pPr>
    </w:p>
    <w:p w14:paraId="2CCC178C" w14:textId="60C23994" w:rsidR="00C96596" w:rsidDel="00A94DFE" w:rsidRDefault="00C96596" w:rsidP="00081385">
      <w:pPr>
        <w:spacing w:line="360" w:lineRule="auto"/>
        <w:rPr>
          <w:ins w:id="1245" w:author="Stenglein,Mark" w:date="2025-03-12T15:18:00Z" w16du:dateUtc="2025-03-12T21:18:00Z"/>
          <w:del w:id="1246" w:author="Keene-Snickers,Lexi" w:date="2025-03-19T12:48:00Z" w16du:dateUtc="2025-03-19T18:48:00Z"/>
          <w:rFonts w:ascii="Arial" w:hAnsi="Arial" w:cs="Arial"/>
          <w:sz w:val="22"/>
          <w:szCs w:val="22"/>
        </w:rPr>
      </w:pPr>
      <w:ins w:id="1247" w:author="Stenglein,Mark" w:date="2025-03-12T15:17:00Z" w16du:dateUtc="2025-03-12T21:17:00Z">
        <w:del w:id="1248" w:author="Keene-Snickers,Lexi" w:date="2025-03-19T12:48:00Z" w16du:dateUtc="2025-03-19T18:48:00Z">
          <w:r w:rsidDel="00A94DFE">
            <w:rPr>
              <w:rFonts w:ascii="Arial" w:hAnsi="Arial" w:cs="Arial"/>
              <w:sz w:val="22"/>
              <w:szCs w:val="22"/>
            </w:rPr>
            <w:delText>Here’s the possible new figure 8 (could be pre</w:delText>
          </w:r>
        </w:del>
      </w:ins>
      <w:ins w:id="1249" w:author="Stenglein,Mark" w:date="2025-03-12T15:18:00Z" w16du:dateUtc="2025-03-12T21:18:00Z">
        <w:del w:id="1250" w:author="Keene-Snickers,Lexi" w:date="2025-03-19T12:48:00Z" w16du:dateUtc="2025-03-19T18:48:00Z">
          <w:r w:rsidDel="00A94DFE">
            <w:rPr>
              <w:rFonts w:ascii="Arial" w:hAnsi="Arial" w:cs="Arial"/>
              <w:sz w:val="22"/>
              <w:szCs w:val="22"/>
            </w:rPr>
            <w:delText>ttied up to match other figures):</w:delText>
          </w:r>
        </w:del>
      </w:ins>
    </w:p>
    <w:p w14:paraId="18590406" w14:textId="1627C00E" w:rsidR="00C96596" w:rsidDel="00A94DFE" w:rsidRDefault="00C96596" w:rsidP="00081385">
      <w:pPr>
        <w:spacing w:line="360" w:lineRule="auto"/>
        <w:rPr>
          <w:ins w:id="1251" w:author="Stenglein,Mark" w:date="2025-03-12T14:48:00Z" w16du:dateUtc="2025-03-12T20:48:00Z"/>
          <w:del w:id="1252" w:author="Keene-Snickers,Lexi" w:date="2025-03-19T12:48:00Z" w16du:dateUtc="2025-03-19T18:48:00Z"/>
          <w:rFonts w:ascii="Arial" w:hAnsi="Arial" w:cs="Arial"/>
          <w:sz w:val="22"/>
          <w:szCs w:val="22"/>
        </w:rPr>
      </w:pPr>
    </w:p>
    <w:p w14:paraId="5FDC1D93" w14:textId="749D16DE" w:rsidR="000E3926" w:rsidRPr="00BD38A7" w:rsidDel="00A94DFE" w:rsidRDefault="008E6BC4" w:rsidP="00081385">
      <w:pPr>
        <w:spacing w:line="360" w:lineRule="auto"/>
        <w:rPr>
          <w:ins w:id="1253" w:author="Stenglein,Mark" w:date="2025-03-12T13:31:00Z" w16du:dateUtc="2025-03-12T19:31:00Z"/>
          <w:del w:id="1254" w:author="Keene-Snickers,Lexi" w:date="2025-03-19T12:48:00Z" w16du:dateUtc="2025-03-19T18:48:00Z"/>
          <w:rFonts w:ascii="Arial" w:hAnsi="Arial" w:cs="Arial"/>
          <w:sz w:val="22"/>
          <w:szCs w:val="22"/>
          <w:rPrChange w:id="1255" w:author="Stenglein,Mark" w:date="2025-03-12T13:33:00Z" w16du:dateUtc="2025-03-12T19:33:00Z">
            <w:rPr>
              <w:ins w:id="1256" w:author="Stenglein,Mark" w:date="2025-03-12T13:31:00Z" w16du:dateUtc="2025-03-12T19:31:00Z"/>
              <w:del w:id="1257" w:author="Keene-Snickers,Lexi" w:date="2025-03-19T12:48:00Z" w16du:dateUtc="2025-03-19T18:48:00Z"/>
              <w:rFonts w:ascii="Arial" w:hAnsi="Arial" w:cs="Arial"/>
              <w:b/>
              <w:bCs/>
              <w:sz w:val="22"/>
              <w:szCs w:val="22"/>
            </w:rPr>
          </w:rPrChange>
        </w:rPr>
      </w:pPr>
      <w:ins w:id="1258" w:author="Stenglein,Mark" w:date="2025-03-12T15:22:00Z" w16du:dateUtc="2025-03-12T21:22:00Z">
        <w:del w:id="1259" w:author="Keene-Snickers,Lexi" w:date="2025-03-19T12:48:00Z" w16du:dateUtc="2025-03-19T18:48:00Z">
          <w:r w:rsidRPr="008E6BC4" w:rsidDel="00A94DFE">
            <w:rPr>
              <w:rFonts w:ascii="Arial" w:hAnsi="Arial" w:cs="Arial"/>
              <w:noProof/>
              <w:sz w:val="22"/>
              <w:szCs w:val="22"/>
            </w:rPr>
            <w:drawing>
              <wp:inline distT="0" distB="0" distL="0" distR="0" wp14:anchorId="64628985" wp14:editId="1A756466">
                <wp:extent cx="4313437" cy="2135059"/>
                <wp:effectExtent l="0" t="0" r="5080" b="0"/>
                <wp:docPr id="814487927" name="Picture 1" descr="A graph of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87927" name="Picture 1" descr="A graph of different numbers&#10;&#10;AI-generated content may be incorrect."/>
                        <pic:cNvPicPr/>
                      </pic:nvPicPr>
                      <pic:blipFill>
                        <a:blip r:embed="rId37"/>
                        <a:stretch>
                          <a:fillRect/>
                        </a:stretch>
                      </pic:blipFill>
                      <pic:spPr>
                        <a:xfrm>
                          <a:off x="0" y="0"/>
                          <a:ext cx="4328004" cy="2142269"/>
                        </a:xfrm>
                        <a:prstGeom prst="rect">
                          <a:avLst/>
                        </a:prstGeom>
                      </pic:spPr>
                    </pic:pic>
                  </a:graphicData>
                </a:graphic>
              </wp:inline>
            </w:drawing>
          </w:r>
        </w:del>
      </w:ins>
    </w:p>
    <w:p w14:paraId="734DECC0" w14:textId="77777777" w:rsidR="00651CEC" w:rsidDel="00A94DFE" w:rsidRDefault="00651CEC" w:rsidP="00081385">
      <w:pPr>
        <w:spacing w:line="360" w:lineRule="auto"/>
        <w:rPr>
          <w:ins w:id="1260" w:author="Stenglein,Mark" w:date="2025-03-12T15:23:00Z" w16du:dateUtc="2025-03-12T21:23:00Z"/>
          <w:del w:id="1261" w:author="Keene-Snickers,Lexi" w:date="2025-03-19T12:48:00Z" w16du:dateUtc="2025-03-19T18:48:00Z"/>
          <w:rFonts w:ascii="Arial" w:hAnsi="Arial" w:cs="Arial"/>
          <w:sz w:val="22"/>
          <w:szCs w:val="22"/>
        </w:rPr>
      </w:pPr>
    </w:p>
    <w:p w14:paraId="2F6352DB" w14:textId="5BAB1F83" w:rsidR="007919E6" w:rsidDel="00A94DFE" w:rsidRDefault="007919E6" w:rsidP="00081385">
      <w:pPr>
        <w:spacing w:line="360" w:lineRule="auto"/>
        <w:rPr>
          <w:ins w:id="1262" w:author="Stenglein,Mark" w:date="2025-03-12T14:52:00Z" w16du:dateUtc="2025-03-12T20:52:00Z"/>
          <w:del w:id="1263" w:author="Keene-Snickers,Lexi" w:date="2025-03-19T12:48:00Z" w16du:dateUtc="2025-03-19T18:48:00Z"/>
          <w:rFonts w:ascii="Arial" w:hAnsi="Arial" w:cs="Arial"/>
          <w:sz w:val="22"/>
          <w:szCs w:val="22"/>
        </w:rPr>
      </w:pPr>
      <w:ins w:id="1264" w:author="Stenglein,Mark" w:date="2025-03-12T14:51:00Z" w16du:dateUtc="2025-03-12T20:51:00Z">
        <w:del w:id="1265" w:author="Keene-Snickers,Lexi" w:date="2025-03-19T12:48:00Z" w16du:dateUtc="2025-03-19T18:48:00Z">
          <w:r w:rsidRPr="007919E6" w:rsidDel="00A94DFE">
            <w:rPr>
              <w:rFonts w:ascii="Arial" w:hAnsi="Arial" w:cs="Arial"/>
              <w:sz w:val="22"/>
              <w:szCs w:val="22"/>
              <w:rPrChange w:id="1266" w:author="Stenglein,Mark" w:date="2025-03-12T14:52:00Z" w16du:dateUtc="2025-03-12T20:52:00Z">
                <w:rPr>
                  <w:rFonts w:ascii="Arial" w:hAnsi="Arial" w:cs="Arial"/>
                  <w:b/>
                  <w:bCs/>
                  <w:sz w:val="22"/>
                  <w:szCs w:val="22"/>
                </w:rPr>
              </w:rPrChange>
            </w:rPr>
            <w:delText xml:space="preserve">This script outputs this text, which could </w:delText>
          </w:r>
        </w:del>
      </w:ins>
      <w:ins w:id="1267" w:author="Stenglein,Mark" w:date="2025-03-12T14:52:00Z" w16du:dateUtc="2025-03-12T20:52:00Z">
        <w:del w:id="1268" w:author="Keene-Snickers,Lexi" w:date="2025-03-19T12:48:00Z" w16du:dateUtc="2025-03-19T18:48:00Z">
          <w:r w:rsidRPr="007919E6" w:rsidDel="00A94DFE">
            <w:rPr>
              <w:rFonts w:ascii="Arial" w:hAnsi="Arial" w:cs="Arial"/>
              <w:sz w:val="22"/>
              <w:szCs w:val="22"/>
              <w:rPrChange w:id="1269" w:author="Stenglein,Mark" w:date="2025-03-12T14:52:00Z" w16du:dateUtc="2025-03-12T20:52:00Z">
                <w:rPr>
                  <w:rFonts w:ascii="Arial" w:hAnsi="Arial" w:cs="Arial"/>
                  <w:b/>
                  <w:bCs/>
                  <w:sz w:val="22"/>
                  <w:szCs w:val="22"/>
                </w:rPr>
              </w:rPrChange>
            </w:rPr>
            <w:delText>go in paper</w:delText>
          </w:r>
          <w:r w:rsidDel="00A94DFE">
            <w:rPr>
              <w:rFonts w:ascii="Arial" w:hAnsi="Arial" w:cs="Arial"/>
              <w:sz w:val="22"/>
              <w:szCs w:val="22"/>
            </w:rPr>
            <w:delText xml:space="preserve"> (I am trying to have R code output paper text in the name of reproducibility)</w:delText>
          </w:r>
          <w:r w:rsidRPr="007919E6" w:rsidDel="00A94DFE">
            <w:rPr>
              <w:rFonts w:ascii="Arial" w:hAnsi="Arial" w:cs="Arial"/>
              <w:sz w:val="22"/>
              <w:szCs w:val="22"/>
              <w:rPrChange w:id="1270" w:author="Stenglein,Mark" w:date="2025-03-12T14:52:00Z" w16du:dateUtc="2025-03-12T20:52:00Z">
                <w:rPr>
                  <w:rFonts w:ascii="Arial" w:hAnsi="Arial" w:cs="Arial"/>
                  <w:b/>
                  <w:bCs/>
                  <w:sz w:val="22"/>
                  <w:szCs w:val="22"/>
                </w:rPr>
              </w:rPrChange>
            </w:rPr>
            <w:delText>:</w:delText>
          </w:r>
        </w:del>
      </w:ins>
    </w:p>
    <w:p w14:paraId="0D94813E" w14:textId="77777777" w:rsidR="007919E6" w:rsidRPr="007919E6" w:rsidRDefault="007919E6" w:rsidP="00081385">
      <w:pPr>
        <w:spacing w:line="360" w:lineRule="auto"/>
        <w:rPr>
          <w:ins w:id="1271" w:author="Stenglein,Mark" w:date="2025-03-12T14:50:00Z" w16du:dateUtc="2025-03-12T20:50:00Z"/>
          <w:rFonts w:ascii="Arial" w:hAnsi="Arial" w:cs="Arial"/>
          <w:sz w:val="22"/>
          <w:szCs w:val="22"/>
          <w:rPrChange w:id="1272" w:author="Stenglein,Mark" w:date="2025-03-12T14:52:00Z" w16du:dateUtc="2025-03-12T20:52:00Z">
            <w:rPr>
              <w:ins w:id="1273" w:author="Stenglein,Mark" w:date="2025-03-12T14:50:00Z" w16du:dateUtc="2025-03-12T20:50:00Z"/>
              <w:rFonts w:ascii="Arial" w:hAnsi="Arial" w:cs="Arial"/>
              <w:b/>
              <w:bCs/>
              <w:sz w:val="22"/>
              <w:szCs w:val="22"/>
            </w:rPr>
          </w:rPrChange>
        </w:rPr>
      </w:pPr>
    </w:p>
    <w:p w14:paraId="3E2536A3" w14:textId="082D4D39" w:rsidR="001F717A" w:rsidRPr="001F717A" w:rsidDel="00A94DFE" w:rsidRDefault="001F717A" w:rsidP="001F717A">
      <w:pPr>
        <w:spacing w:line="360" w:lineRule="auto"/>
        <w:rPr>
          <w:ins w:id="1274" w:author="Stenglein,Mark" w:date="2025-03-12T15:12:00Z"/>
          <w:del w:id="1275" w:author="Keene-Snickers,Lexi" w:date="2025-03-19T12:50:00Z" w16du:dateUtc="2025-03-19T18:50:00Z"/>
          <w:rFonts w:ascii="Arial" w:hAnsi="Arial" w:cs="Arial"/>
          <w:sz w:val="22"/>
          <w:szCs w:val="22"/>
        </w:rPr>
      </w:pPr>
      <w:commentRangeStart w:id="1276"/>
      <w:ins w:id="1277" w:author="Stenglein,Mark" w:date="2025-03-12T15:12:00Z">
        <w:del w:id="1278" w:author="Keene-Snickers,Lexi" w:date="2025-03-19T12:50:00Z" w16du:dateUtc="2025-03-19T18:50:00Z">
          <w:r w:rsidRPr="001F717A" w:rsidDel="00A94DFE">
            <w:rPr>
              <w:rFonts w:ascii="Arial" w:hAnsi="Arial" w:cs="Arial"/>
              <w:sz w:val="22"/>
              <w:szCs w:val="22"/>
            </w:rPr>
            <w:delText>Galbut virus segments exhibited varying levels of sequence diversity (Kruskal-Wallis test</w:delText>
          </w:r>
        </w:del>
      </w:ins>
      <w:ins w:id="1279" w:author="Stenglein,Mark" w:date="2025-03-12T15:13:00Z" w16du:dateUtc="2025-03-12T21:13:00Z">
        <w:del w:id="1280" w:author="Keene-Snickers,Lexi" w:date="2025-03-19T12:50:00Z" w16du:dateUtc="2025-03-19T18:50:00Z">
          <w:r w:rsidR="00A36BC3" w:rsidDel="00A94DFE">
            <w:rPr>
              <w:rFonts w:ascii="Arial" w:hAnsi="Arial" w:cs="Arial"/>
              <w:sz w:val="22"/>
              <w:szCs w:val="22"/>
            </w:rPr>
            <w:delText xml:space="preserve"> </w:delText>
          </w:r>
        </w:del>
      </w:ins>
      <w:ins w:id="1281" w:author="Stenglein,Mark" w:date="2025-03-12T15:12:00Z">
        <w:del w:id="1282" w:author="Keene-Snickers,Lexi" w:date="2025-03-19T12:50:00Z" w16du:dateUtc="2025-03-19T18:50:00Z">
          <w:r w:rsidRPr="001F717A" w:rsidDel="00A94DFE">
            <w:rPr>
              <w:rFonts w:ascii="Arial" w:hAnsi="Arial" w:cs="Arial"/>
              <w:sz w:val="22"/>
              <w:szCs w:val="22"/>
            </w:rPr>
            <w:delText>p &lt; 2.2</w:delText>
          </w:r>
        </w:del>
      </w:ins>
      <w:ins w:id="1283" w:author="Stenglein,Mark" w:date="2025-03-12T15:12:00Z" w16du:dateUtc="2025-03-12T21:12:00Z">
        <w:del w:id="1284" w:author="Keene-Snickers,Lexi" w:date="2025-03-19T12:50:00Z" w16du:dateUtc="2025-03-19T18:50:00Z">
          <w:r w:rsidDel="00A94DFE">
            <w:rPr>
              <w:rFonts w:ascii="Arial" w:hAnsi="Arial" w:cs="Arial"/>
              <w:sz w:val="22"/>
              <w:szCs w:val="22"/>
            </w:rPr>
            <w:delText>x10</w:delText>
          </w:r>
          <w:r w:rsidRPr="001F717A" w:rsidDel="00A94DFE">
            <w:rPr>
              <w:rFonts w:ascii="Arial" w:hAnsi="Arial" w:cs="Arial"/>
              <w:sz w:val="22"/>
              <w:szCs w:val="22"/>
              <w:vertAlign w:val="superscript"/>
              <w:rPrChange w:id="1285" w:author="Stenglein,Mark" w:date="2025-03-12T15:12:00Z" w16du:dateUtc="2025-03-12T21:12:00Z">
                <w:rPr>
                  <w:rFonts w:ascii="Arial" w:hAnsi="Arial" w:cs="Arial"/>
                  <w:sz w:val="22"/>
                  <w:szCs w:val="22"/>
                </w:rPr>
              </w:rPrChange>
            </w:rPr>
            <w:delText>-</w:delText>
          </w:r>
        </w:del>
      </w:ins>
      <w:ins w:id="1286" w:author="Stenglein,Mark" w:date="2025-03-12T15:12:00Z">
        <w:del w:id="1287" w:author="Keene-Snickers,Lexi" w:date="2025-03-19T12:50:00Z" w16du:dateUtc="2025-03-19T18:50:00Z">
          <w:r w:rsidRPr="001F717A" w:rsidDel="00A94DFE">
            <w:rPr>
              <w:rFonts w:ascii="Arial" w:hAnsi="Arial" w:cs="Arial"/>
              <w:sz w:val="22"/>
              <w:szCs w:val="22"/>
              <w:vertAlign w:val="superscript"/>
              <w:rPrChange w:id="1288" w:author="Stenglein,Mark" w:date="2025-03-12T15:12:00Z" w16du:dateUtc="2025-03-12T21:12:00Z">
                <w:rPr>
                  <w:rFonts w:ascii="Arial" w:hAnsi="Arial" w:cs="Arial"/>
                  <w:sz w:val="22"/>
                  <w:szCs w:val="22"/>
                </w:rPr>
              </w:rPrChange>
            </w:rPr>
            <w:delText>16</w:delText>
          </w:r>
          <w:r w:rsidRPr="001F717A" w:rsidDel="00A94DFE">
            <w:rPr>
              <w:rFonts w:ascii="Arial" w:hAnsi="Arial" w:cs="Arial"/>
              <w:sz w:val="22"/>
              <w:szCs w:val="22"/>
            </w:rPr>
            <w:delText>). RNA3 sequences exhibited the most diversity and RNA2 the least (</w:delText>
          </w:r>
          <w:r w:rsidRPr="001F717A" w:rsidDel="00A94DFE">
            <w:rPr>
              <w:rFonts w:ascii="Arial" w:hAnsi="Arial" w:cs="Arial"/>
              <w:b/>
              <w:bCs/>
              <w:sz w:val="22"/>
              <w:szCs w:val="22"/>
              <w:rPrChange w:id="1289" w:author="Stenglein,Mark" w:date="2025-03-12T15:13:00Z" w16du:dateUtc="2025-03-12T21:13:00Z">
                <w:rPr>
                  <w:rFonts w:ascii="Arial" w:hAnsi="Arial" w:cs="Arial"/>
                  <w:sz w:val="22"/>
                  <w:szCs w:val="22"/>
                </w:rPr>
              </w:rPrChange>
            </w:rPr>
            <w:delText>Fig</w:delText>
          </w:r>
        </w:del>
      </w:ins>
      <w:ins w:id="1290" w:author="Stenglein,Mark" w:date="2025-03-12T15:12:00Z" w16du:dateUtc="2025-03-12T21:12:00Z">
        <w:del w:id="1291" w:author="Keene-Snickers,Lexi" w:date="2025-03-19T12:50:00Z" w16du:dateUtc="2025-03-19T18:50:00Z">
          <w:r w:rsidRPr="001F717A" w:rsidDel="00A94DFE">
            <w:rPr>
              <w:rFonts w:ascii="Arial" w:hAnsi="Arial" w:cs="Arial"/>
              <w:b/>
              <w:bCs/>
              <w:sz w:val="22"/>
              <w:szCs w:val="22"/>
              <w:rPrChange w:id="1292" w:author="Stenglein,Mark" w:date="2025-03-12T15:13:00Z" w16du:dateUtc="2025-03-12T21:13:00Z">
                <w:rPr>
                  <w:rFonts w:ascii="Arial" w:hAnsi="Arial" w:cs="Arial"/>
                  <w:sz w:val="22"/>
                  <w:szCs w:val="22"/>
                </w:rPr>
              </w:rPrChange>
            </w:rPr>
            <w:delText>s.</w:delText>
          </w:r>
        </w:del>
      </w:ins>
      <w:ins w:id="1293" w:author="Stenglein,Mark" w:date="2025-03-12T15:12:00Z">
        <w:del w:id="1294" w:author="Keene-Snickers,Lexi" w:date="2025-03-19T12:50:00Z" w16du:dateUtc="2025-03-19T18:50:00Z">
          <w:r w:rsidRPr="001F717A" w:rsidDel="00A94DFE">
            <w:rPr>
              <w:rFonts w:ascii="Arial" w:hAnsi="Arial" w:cs="Arial"/>
              <w:b/>
              <w:bCs/>
              <w:sz w:val="22"/>
              <w:szCs w:val="22"/>
              <w:rPrChange w:id="1295" w:author="Stenglein,Mark" w:date="2025-03-12T15:13:00Z" w16du:dateUtc="2025-03-12T21:13:00Z">
                <w:rPr>
                  <w:rFonts w:ascii="Arial" w:hAnsi="Arial" w:cs="Arial"/>
                  <w:sz w:val="22"/>
                  <w:szCs w:val="22"/>
                </w:rPr>
              </w:rPrChange>
            </w:rPr>
            <w:delText xml:space="preserve"> 4, 5, 6, and 8</w:delText>
          </w:r>
          <w:r w:rsidRPr="001F717A" w:rsidDel="00A94DFE">
            <w:rPr>
              <w:rFonts w:ascii="Arial" w:hAnsi="Arial" w:cs="Arial"/>
              <w:sz w:val="22"/>
              <w:szCs w:val="22"/>
            </w:rPr>
            <w:delText>). The median percent identity between RNA1, RNA2, RNA3, and chaq sequences was 89.7%, 91.7%, 83.0%, 91.1%, respectively (</w:delText>
          </w:r>
          <w:r w:rsidRPr="001F717A" w:rsidDel="00A94DFE">
            <w:rPr>
              <w:rFonts w:ascii="Arial" w:hAnsi="Arial" w:cs="Arial"/>
              <w:b/>
              <w:bCs/>
              <w:sz w:val="22"/>
              <w:szCs w:val="22"/>
              <w:rPrChange w:id="1296" w:author="Stenglein,Mark" w:date="2025-03-12T15:13:00Z" w16du:dateUtc="2025-03-12T21:13:00Z">
                <w:rPr>
                  <w:rFonts w:ascii="Arial" w:hAnsi="Arial" w:cs="Arial"/>
                  <w:sz w:val="22"/>
                  <w:szCs w:val="22"/>
                </w:rPr>
              </w:rPrChange>
            </w:rPr>
            <w:delText>Fig. 8</w:delText>
          </w:r>
          <w:r w:rsidRPr="001F717A" w:rsidDel="00A94DFE">
            <w:rPr>
              <w:rFonts w:ascii="Arial" w:hAnsi="Arial" w:cs="Arial"/>
              <w:sz w:val="22"/>
              <w:szCs w:val="22"/>
            </w:rPr>
            <w:delText>).</w:delText>
          </w:r>
        </w:del>
      </w:ins>
      <w:ins w:id="1297" w:author="Stenglein,Mark" w:date="2025-03-12T15:13:00Z" w16du:dateUtc="2025-03-12T21:13:00Z">
        <w:del w:id="1298" w:author="Keene-Snickers,Lexi" w:date="2025-03-19T12:50:00Z" w16du:dateUtc="2025-03-19T18:50:00Z">
          <w:r w:rsidDel="00A94DFE">
            <w:rPr>
              <w:rFonts w:ascii="Arial" w:hAnsi="Arial" w:cs="Arial"/>
              <w:sz w:val="22"/>
              <w:szCs w:val="22"/>
            </w:rPr>
            <w:delText xml:space="preserve"> </w:delText>
          </w:r>
        </w:del>
      </w:ins>
      <w:ins w:id="1299" w:author="Stenglein,Mark" w:date="2025-03-12T15:12:00Z">
        <w:del w:id="1300" w:author="Keene-Snickers,Lexi" w:date="2025-03-19T12:50:00Z" w16du:dateUtc="2025-03-19T18:50:00Z">
          <w:r w:rsidRPr="001F717A" w:rsidDel="00A94DFE">
            <w:rPr>
              <w:rFonts w:ascii="Arial" w:hAnsi="Arial" w:cs="Arial"/>
              <w:sz w:val="22"/>
              <w:szCs w:val="22"/>
            </w:rPr>
            <w:delText>Because there are no clade B chaq virus sequences, the diversity of chaq sequences is underestimated by this measure.</w:delText>
          </w:r>
        </w:del>
      </w:ins>
    </w:p>
    <w:p w14:paraId="5AEDEC27" w14:textId="21F1944D" w:rsidR="00446FAE" w:rsidDel="00A94DFE" w:rsidRDefault="00446FAE" w:rsidP="00081385">
      <w:pPr>
        <w:spacing w:line="360" w:lineRule="auto"/>
        <w:rPr>
          <w:ins w:id="1301" w:author="Stenglein,Mark" w:date="2025-03-12T15:16:00Z" w16du:dateUtc="2025-03-12T21:16:00Z"/>
          <w:del w:id="1302" w:author="Keene-Snickers,Lexi" w:date="2025-03-19T12:49:00Z" w16du:dateUtc="2025-03-19T18:49:00Z"/>
          <w:rFonts w:ascii="Arial" w:hAnsi="Arial" w:cs="Arial"/>
          <w:b/>
          <w:bCs/>
          <w:sz w:val="22"/>
          <w:szCs w:val="22"/>
        </w:rPr>
      </w:pPr>
    </w:p>
    <w:p w14:paraId="7BF66766" w14:textId="36EA1737" w:rsidR="00446FAE" w:rsidDel="00A94DFE" w:rsidRDefault="00446FAE" w:rsidP="00081385">
      <w:pPr>
        <w:spacing w:line="360" w:lineRule="auto"/>
        <w:rPr>
          <w:ins w:id="1303" w:author="Stenglein,Mark" w:date="2025-03-12T15:16:00Z" w16du:dateUtc="2025-03-12T21:16:00Z"/>
          <w:del w:id="1304" w:author="Keene-Snickers,Lexi" w:date="2025-03-19T12:49:00Z" w16du:dateUtc="2025-03-19T18:49:00Z"/>
          <w:rFonts w:ascii="Arial" w:hAnsi="Arial" w:cs="Arial"/>
          <w:b/>
          <w:bCs/>
          <w:sz w:val="22"/>
          <w:szCs w:val="22"/>
        </w:rPr>
      </w:pPr>
    </w:p>
    <w:p w14:paraId="1ECFD163" w14:textId="18A067DE" w:rsidR="00446FAE" w:rsidRPr="00446FAE" w:rsidDel="00A94DFE" w:rsidRDefault="00446FAE" w:rsidP="00081385">
      <w:pPr>
        <w:spacing w:line="360" w:lineRule="auto"/>
        <w:rPr>
          <w:ins w:id="1305" w:author="Stenglein,Mark" w:date="2025-03-12T14:52:00Z" w16du:dateUtc="2025-03-12T20:52:00Z"/>
          <w:del w:id="1306" w:author="Keene-Snickers,Lexi" w:date="2025-03-19T12:49:00Z" w16du:dateUtc="2025-03-19T18:49:00Z"/>
          <w:rFonts w:ascii="Arial" w:hAnsi="Arial" w:cs="Arial"/>
          <w:sz w:val="22"/>
          <w:szCs w:val="22"/>
          <w:rPrChange w:id="1307" w:author="Stenglein,Mark" w:date="2025-03-12T15:16:00Z" w16du:dateUtc="2025-03-12T21:16:00Z">
            <w:rPr>
              <w:ins w:id="1308" w:author="Stenglein,Mark" w:date="2025-03-12T14:52:00Z" w16du:dateUtc="2025-03-12T20:52:00Z"/>
              <w:del w:id="1309" w:author="Keene-Snickers,Lexi" w:date="2025-03-19T12:49:00Z" w16du:dateUtc="2025-03-19T18:49:00Z"/>
              <w:rFonts w:ascii="Arial" w:hAnsi="Arial" w:cs="Arial"/>
              <w:b/>
              <w:bCs/>
              <w:sz w:val="22"/>
              <w:szCs w:val="22"/>
            </w:rPr>
          </w:rPrChange>
        </w:rPr>
      </w:pPr>
      <w:ins w:id="1310" w:author="Stenglein,Mark" w:date="2025-03-12T15:16:00Z" w16du:dateUtc="2025-03-12T21:16:00Z">
        <w:del w:id="1311" w:author="Keene-Snickers,Lexi" w:date="2025-03-19T12:49:00Z" w16du:dateUtc="2025-03-19T18:49:00Z">
          <w:r w:rsidRPr="00446FAE" w:rsidDel="00A94DFE">
            <w:rPr>
              <w:rFonts w:ascii="Arial" w:hAnsi="Arial" w:cs="Arial"/>
              <w:sz w:val="22"/>
              <w:szCs w:val="22"/>
              <w:rPrChange w:id="1312" w:author="Stenglein,Mark" w:date="2025-03-12T15:16:00Z" w16du:dateUtc="2025-03-12T21:16:00Z">
                <w:rPr>
                  <w:rFonts w:ascii="Arial" w:hAnsi="Arial" w:cs="Arial"/>
                  <w:b/>
                  <w:bCs/>
                  <w:sz w:val="22"/>
                  <w:szCs w:val="22"/>
                </w:rPr>
              </w:rPrChange>
            </w:rPr>
            <w:delText xml:space="preserve">Re: stats: I used the </w:delText>
          </w:r>
        </w:del>
      </w:ins>
      <w:ins w:id="1313" w:author="Stenglein,Mark" w:date="2025-03-12T15:16:00Z">
        <w:del w:id="1314" w:author="Keene-Snickers,Lexi" w:date="2025-03-19T12:49:00Z" w16du:dateUtc="2025-03-19T18:49:00Z">
          <w:r w:rsidRPr="00446FAE" w:rsidDel="00A94DFE">
            <w:rPr>
              <w:rFonts w:ascii="Arial" w:hAnsi="Arial" w:cs="Arial"/>
              <w:sz w:val="22"/>
              <w:szCs w:val="22"/>
              <w:rPrChange w:id="1315" w:author="Stenglein,Mark" w:date="2025-03-12T15:16:00Z" w16du:dateUtc="2025-03-12T21:16:00Z">
                <w:rPr>
                  <w:rFonts w:ascii="Arial" w:hAnsi="Arial" w:cs="Arial"/>
                  <w:b/>
                  <w:bCs/>
                  <w:sz w:val="22"/>
                  <w:szCs w:val="22"/>
                </w:rPr>
              </w:rPrChange>
            </w:rPr>
            <w:delText>Kruskal-Wallis test</w:delText>
          </w:r>
        </w:del>
      </w:ins>
      <w:ins w:id="1316" w:author="Stenglein,Mark" w:date="2025-03-12T15:16:00Z" w16du:dateUtc="2025-03-12T21:16:00Z">
        <w:del w:id="1317" w:author="Keene-Snickers,Lexi" w:date="2025-03-19T12:49:00Z" w16du:dateUtc="2025-03-19T18:49:00Z">
          <w:r w:rsidRPr="00446FAE" w:rsidDel="00A94DFE">
            <w:rPr>
              <w:rFonts w:ascii="Arial" w:hAnsi="Arial" w:cs="Arial"/>
              <w:sz w:val="22"/>
              <w:szCs w:val="22"/>
              <w:rPrChange w:id="1318" w:author="Stenglein,Mark" w:date="2025-03-12T15:16:00Z" w16du:dateUtc="2025-03-12T21:16:00Z">
                <w:rPr>
                  <w:rFonts w:ascii="Arial" w:hAnsi="Arial" w:cs="Arial"/>
                  <w:b/>
                  <w:bCs/>
                  <w:sz w:val="22"/>
                  <w:szCs w:val="22"/>
                </w:rPr>
              </w:rPrChange>
            </w:rPr>
            <w:delText>, basically a non-parameteric ANOVA</w:delText>
          </w:r>
        </w:del>
      </w:ins>
      <w:ins w:id="1319" w:author="Stenglein,Mark" w:date="2025-03-12T15:17:00Z" w16du:dateUtc="2025-03-12T21:17:00Z">
        <w:del w:id="1320" w:author="Keene-Snickers,Lexi" w:date="2025-03-19T12:49:00Z" w16du:dateUtc="2025-03-19T18:49:00Z">
          <w:r w:rsidDel="00A94DFE">
            <w:rPr>
              <w:rFonts w:ascii="Arial" w:hAnsi="Arial" w:cs="Arial"/>
              <w:sz w:val="22"/>
              <w:szCs w:val="22"/>
            </w:rPr>
            <w:delText xml:space="preserve">, </w:delText>
          </w:r>
        </w:del>
      </w:ins>
      <w:ins w:id="1321" w:author="Stenglein,Mark" w:date="2025-03-12T15:16:00Z" w16du:dateUtc="2025-03-12T21:16:00Z">
        <w:del w:id="1322" w:author="Keene-Snickers,Lexi" w:date="2025-03-19T12:49:00Z" w16du:dateUtc="2025-03-19T18:49:00Z">
          <w:r w:rsidRPr="00446FAE" w:rsidDel="00A94DFE">
            <w:rPr>
              <w:rFonts w:ascii="Arial" w:hAnsi="Arial" w:cs="Arial"/>
              <w:sz w:val="22"/>
              <w:szCs w:val="22"/>
              <w:rPrChange w:id="1323" w:author="Stenglein,Mark" w:date="2025-03-12T15:16:00Z" w16du:dateUtc="2025-03-12T21:16:00Z">
                <w:rPr>
                  <w:rFonts w:ascii="Arial" w:hAnsi="Arial" w:cs="Arial"/>
                  <w:b/>
                  <w:bCs/>
                  <w:sz w:val="22"/>
                  <w:szCs w:val="22"/>
                </w:rPr>
              </w:rPrChange>
            </w:rPr>
            <w:delText xml:space="preserve">because these aren’t normal distributions.  </w:delText>
          </w:r>
          <w:r w:rsidDel="00A94DFE">
            <w:rPr>
              <w:rFonts w:ascii="Arial" w:hAnsi="Arial" w:cs="Arial"/>
              <w:sz w:val="22"/>
              <w:szCs w:val="22"/>
            </w:rPr>
            <w:delText>The K-W test does assume similarly-shaped distributions and non-indepen</w:delText>
          </w:r>
        </w:del>
      </w:ins>
      <w:ins w:id="1324" w:author="Stenglein,Mark" w:date="2025-03-12T15:17:00Z" w16du:dateUtc="2025-03-12T21:17:00Z">
        <w:del w:id="1325" w:author="Keene-Snickers,Lexi" w:date="2025-03-19T12:49:00Z" w16du:dateUtc="2025-03-19T18:49:00Z">
          <w:r w:rsidDel="00A94DFE">
            <w:rPr>
              <w:rFonts w:ascii="Arial" w:hAnsi="Arial" w:cs="Arial"/>
              <w:sz w:val="22"/>
              <w:szCs w:val="22"/>
            </w:rPr>
            <w:delText xml:space="preserve">dence of samples in the groups, which is maybe not a good match?  I think it’s OK for this purpose.  </w:delText>
          </w:r>
        </w:del>
      </w:ins>
    </w:p>
    <w:p w14:paraId="44F865FC" w14:textId="13903C01" w:rsidR="007919E6" w:rsidRPr="007919E6" w:rsidDel="00BF3CD4" w:rsidRDefault="007919E6" w:rsidP="00081385">
      <w:pPr>
        <w:spacing w:line="360" w:lineRule="auto"/>
        <w:rPr>
          <w:del w:id="1326" w:author="Stenglein,Mark" w:date="2025-03-12T15:07:00Z" w16du:dateUtc="2025-03-12T21:07:00Z"/>
          <w:rFonts w:ascii="Arial" w:hAnsi="Arial" w:cs="Arial"/>
          <w:sz w:val="22"/>
          <w:szCs w:val="22"/>
          <w:rPrChange w:id="1327" w:author="Stenglein,Mark" w:date="2025-03-12T14:52:00Z" w16du:dateUtc="2025-03-12T20:52:00Z">
            <w:rPr>
              <w:del w:id="1328" w:author="Stenglein,Mark" w:date="2025-03-12T15:07:00Z" w16du:dateUtc="2025-03-12T21:07:00Z"/>
              <w:rFonts w:ascii="Arial" w:hAnsi="Arial" w:cs="Arial"/>
              <w:b/>
              <w:bCs/>
              <w:sz w:val="22"/>
              <w:szCs w:val="22"/>
            </w:rPr>
          </w:rPrChange>
        </w:rPr>
      </w:pPr>
    </w:p>
    <w:p w14:paraId="2CFBF5A5" w14:textId="5B36C3B5" w:rsidR="00812026" w:rsidDel="00A94DFE" w:rsidRDefault="00812026" w:rsidP="00081385">
      <w:pPr>
        <w:spacing w:line="360" w:lineRule="auto"/>
        <w:rPr>
          <w:del w:id="1329" w:author="Keene-Snickers,Lexi" w:date="2025-03-19T12:47:00Z" w16du:dateUtc="2025-03-19T18:47:00Z"/>
          <w:rFonts w:ascii="Arial" w:hAnsi="Arial" w:cs="Arial"/>
          <w:b/>
          <w:bCs/>
          <w:sz w:val="22"/>
          <w:szCs w:val="22"/>
        </w:rPr>
      </w:pPr>
      <w:del w:id="1330" w:author="Keene-Snickers,Lexi" w:date="2025-03-19T12:47:00Z" w16du:dateUtc="2025-03-19T18:47:00Z">
        <w:r w:rsidDel="00A94DFE">
          <w:rPr>
            <w:rFonts w:ascii="Arial" w:hAnsi="Arial" w:cs="Arial"/>
            <w:b/>
            <w:bCs/>
            <w:noProof/>
            <w:sz w:val="22"/>
            <w:szCs w:val="22"/>
          </w:rPr>
          <w:drawing>
            <wp:inline distT="0" distB="0" distL="0" distR="0" wp14:anchorId="40776314" wp14:editId="3E16FF9D">
              <wp:extent cx="5943600" cy="4587875"/>
              <wp:effectExtent l="0" t="0" r="0" b="0"/>
              <wp:docPr id="1761932638" name="Picture 1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32638" name="Picture 18" descr="A screenshot of a graph&#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943600" cy="4587875"/>
                      </a:xfrm>
                      <a:prstGeom prst="rect">
                        <a:avLst/>
                      </a:prstGeom>
                    </pic:spPr>
                  </pic:pic>
                </a:graphicData>
              </a:graphic>
            </wp:inline>
          </w:drawing>
        </w:r>
      </w:del>
    </w:p>
    <w:p w14:paraId="2691FA9C" w14:textId="0BA2E6E2" w:rsidR="00812026" w:rsidRPr="00E97611" w:rsidDel="00A94DFE" w:rsidRDefault="00812026" w:rsidP="00081385">
      <w:pPr>
        <w:spacing w:line="360" w:lineRule="auto"/>
        <w:rPr>
          <w:del w:id="1331" w:author="Keene-Snickers,Lexi" w:date="2025-03-19T12:47:00Z" w16du:dateUtc="2025-03-19T18:47:00Z"/>
          <w:rFonts w:ascii="Arial" w:hAnsi="Arial" w:cs="Arial"/>
          <w:sz w:val="22"/>
          <w:szCs w:val="22"/>
        </w:rPr>
      </w:pPr>
      <w:del w:id="1332" w:author="Keene-Snickers,Lexi" w:date="2025-03-19T12:47:00Z" w16du:dateUtc="2025-03-19T18:47:00Z">
        <w:r w:rsidDel="00A94DFE">
          <w:rPr>
            <w:rFonts w:ascii="Arial" w:hAnsi="Arial" w:cs="Arial"/>
            <w:b/>
            <w:bCs/>
            <w:sz w:val="22"/>
            <w:szCs w:val="22"/>
          </w:rPr>
          <w:delText>Supplemental Figure 6: Galbut virus and chaq virus sequence diversity between genotype is similar.</w:delText>
        </w:r>
        <w:r w:rsidR="005025F9" w:rsidDel="00A94DFE">
          <w:rPr>
            <w:rFonts w:ascii="Arial" w:hAnsi="Arial" w:cs="Arial"/>
            <w:b/>
            <w:bCs/>
            <w:sz w:val="22"/>
            <w:szCs w:val="22"/>
          </w:rPr>
          <w:delText xml:space="preserve"> </w:delText>
        </w:r>
        <w:r w:rsidR="005025F9" w:rsidDel="00A94DFE">
          <w:rPr>
            <w:rFonts w:ascii="Arial" w:hAnsi="Arial" w:cs="Arial"/>
            <w:sz w:val="22"/>
            <w:szCs w:val="22"/>
          </w:rPr>
          <w:delText xml:space="preserve">Data as in </w:delText>
        </w:r>
        <w:r w:rsidR="005025F9" w:rsidRPr="00E97611" w:rsidDel="00A94DFE">
          <w:rPr>
            <w:rFonts w:ascii="Arial" w:hAnsi="Arial" w:cs="Arial"/>
            <w:b/>
            <w:bCs/>
            <w:sz w:val="22"/>
            <w:szCs w:val="22"/>
          </w:rPr>
          <w:delText>Figure 8</w:delText>
        </w:r>
        <w:r w:rsidR="005025F9" w:rsidDel="00A94DFE">
          <w:rPr>
            <w:rFonts w:ascii="Arial" w:hAnsi="Arial" w:cs="Arial"/>
            <w:sz w:val="22"/>
            <w:szCs w:val="22"/>
          </w:rPr>
          <w:delText xml:space="preserve"> but stratified by galbut virus/chaq virus clade. </w:delText>
        </w:r>
        <w:r w:rsidR="005025F9" w:rsidRPr="005E70EB" w:rsidDel="00A94DFE">
          <w:rPr>
            <w:rFonts w:ascii="Arial" w:hAnsi="Arial" w:cs="Arial"/>
            <w:sz w:val="22"/>
            <w:szCs w:val="22"/>
            <w:highlight w:val="yellow"/>
          </w:rPr>
          <w:delText>INFO ON STATS, ADD STATS BARS/VALUES</w:delText>
        </w:r>
      </w:del>
    </w:p>
    <w:p w14:paraId="25009E4A" w14:textId="2087E903" w:rsidR="00192F0F" w:rsidRDefault="001D5C8A" w:rsidP="00081385">
      <w:pPr>
        <w:spacing w:line="360" w:lineRule="auto"/>
        <w:rPr>
          <w:rFonts w:ascii="Arial" w:hAnsi="Arial" w:cs="Arial"/>
          <w:b/>
          <w:bCs/>
          <w:sz w:val="22"/>
          <w:szCs w:val="22"/>
        </w:rPr>
      </w:pPr>
      <w:commentRangeStart w:id="1333"/>
      <w:commentRangeStart w:id="1334"/>
      <w:commentRangeStart w:id="1335"/>
      <w:commentRangeStart w:id="1336"/>
      <w:commentRangeStart w:id="1337"/>
      <w:commentRangeStart w:id="1338"/>
      <w:r>
        <w:rPr>
          <w:rFonts w:ascii="Arial" w:hAnsi="Arial" w:cs="Arial"/>
          <w:b/>
          <w:bCs/>
          <w:sz w:val="22"/>
          <w:szCs w:val="22"/>
        </w:rPr>
        <w:t xml:space="preserve">Table </w:t>
      </w:r>
      <w:commentRangeEnd w:id="1333"/>
      <w:r w:rsidR="00AF255A">
        <w:rPr>
          <w:rStyle w:val="CommentReference"/>
        </w:rPr>
        <w:commentReference w:id="1333"/>
      </w:r>
      <w:commentRangeEnd w:id="1334"/>
      <w:r w:rsidR="005025F9">
        <w:rPr>
          <w:rStyle w:val="CommentReference"/>
        </w:rPr>
        <w:commentReference w:id="1334"/>
      </w:r>
      <w:commentRangeEnd w:id="1335"/>
      <w:r w:rsidR="0041243B">
        <w:rPr>
          <w:rStyle w:val="CommentReference"/>
        </w:rPr>
        <w:commentReference w:id="1335"/>
      </w:r>
      <w:commentRangeEnd w:id="1336"/>
      <w:r w:rsidR="00E82364">
        <w:rPr>
          <w:rStyle w:val="CommentReference"/>
        </w:rPr>
        <w:commentReference w:id="1336"/>
      </w:r>
      <w:commentRangeEnd w:id="1337"/>
      <w:r w:rsidR="00A94DFE">
        <w:rPr>
          <w:rStyle w:val="CommentReference"/>
        </w:rPr>
        <w:commentReference w:id="1337"/>
      </w:r>
      <w:commentRangeEnd w:id="1276"/>
      <w:commentRangeEnd w:id="1338"/>
      <w:r w:rsidR="00EB10A1">
        <w:rPr>
          <w:rStyle w:val="CommentReference"/>
        </w:rPr>
        <w:commentReference w:id="1338"/>
      </w:r>
      <w:r w:rsidR="00C10F7B">
        <w:rPr>
          <w:rStyle w:val="CommentReference"/>
        </w:rPr>
        <w:commentReference w:id="1276"/>
      </w:r>
      <w:r>
        <w:rPr>
          <w:rFonts w:ascii="Arial" w:hAnsi="Arial" w:cs="Arial"/>
          <w:b/>
          <w:bCs/>
          <w:sz w:val="22"/>
          <w:szCs w:val="22"/>
        </w:rPr>
        <w:t xml:space="preserve">2: Sites </w:t>
      </w:r>
      <w:r w:rsidR="005C4C2E">
        <w:rPr>
          <w:rFonts w:ascii="Arial" w:hAnsi="Arial" w:cs="Arial"/>
          <w:b/>
          <w:bCs/>
          <w:sz w:val="22"/>
          <w:szCs w:val="22"/>
        </w:rPr>
        <w:t>experiencing</w:t>
      </w:r>
      <w:r>
        <w:rPr>
          <w:rFonts w:ascii="Arial" w:hAnsi="Arial" w:cs="Arial"/>
          <w:b/>
          <w:bCs/>
          <w:sz w:val="22"/>
          <w:szCs w:val="22"/>
        </w:rPr>
        <w:t xml:space="preserve"> diversifying selection.</w:t>
      </w:r>
      <w:r w:rsidRPr="001D5C8A">
        <w:rPr>
          <w:rFonts w:ascii="Arial" w:hAnsi="Arial" w:cs="Arial"/>
          <w:b/>
          <w:bCs/>
          <w:noProof/>
          <w:sz w:val="22"/>
          <w:szCs w:val="22"/>
        </w:rPr>
        <w:drawing>
          <wp:inline distT="0" distB="0" distL="0" distR="0" wp14:anchorId="7A43A702" wp14:editId="54A438EA">
            <wp:extent cx="4528457" cy="4038115"/>
            <wp:effectExtent l="0" t="0" r="5715" b="635"/>
            <wp:docPr id="769131374" name="Picture 1" descr="A table with numbers and a few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31374" name="Picture 1" descr="A table with numbers and a few letters&#10;&#10;Description automatically generated"/>
                    <pic:cNvPicPr/>
                  </pic:nvPicPr>
                  <pic:blipFill>
                    <a:blip r:embed="rId39"/>
                    <a:stretch>
                      <a:fillRect/>
                    </a:stretch>
                  </pic:blipFill>
                  <pic:spPr>
                    <a:xfrm>
                      <a:off x="0" y="0"/>
                      <a:ext cx="4553025" cy="4060023"/>
                    </a:xfrm>
                    <a:prstGeom prst="rect">
                      <a:avLst/>
                    </a:prstGeom>
                  </pic:spPr>
                </pic:pic>
              </a:graphicData>
            </a:graphic>
          </wp:inline>
        </w:drawing>
      </w:r>
    </w:p>
    <w:p w14:paraId="05DB9AD6" w14:textId="77777777" w:rsidR="002474A2" w:rsidRDefault="002474A2" w:rsidP="00081385">
      <w:pPr>
        <w:spacing w:line="360" w:lineRule="auto"/>
        <w:rPr>
          <w:rFonts w:ascii="Arial" w:hAnsi="Arial" w:cs="Arial"/>
          <w:b/>
          <w:bCs/>
          <w:sz w:val="22"/>
          <w:szCs w:val="22"/>
        </w:rPr>
      </w:pPr>
    </w:p>
    <w:p w14:paraId="5A9EB002" w14:textId="51E2EFA9" w:rsidR="002474A2" w:rsidRDefault="002474A2" w:rsidP="00081385">
      <w:pPr>
        <w:spacing w:line="360" w:lineRule="auto"/>
        <w:rPr>
          <w:rFonts w:ascii="Arial" w:hAnsi="Arial" w:cs="Arial"/>
          <w:b/>
          <w:bCs/>
          <w:sz w:val="22"/>
          <w:szCs w:val="22"/>
        </w:rPr>
      </w:pPr>
      <w:r>
        <w:rPr>
          <w:rFonts w:ascii="Arial" w:hAnsi="Arial" w:cs="Arial"/>
          <w:b/>
          <w:bCs/>
          <w:sz w:val="22"/>
          <w:szCs w:val="22"/>
        </w:rPr>
        <w:t>Supplemental Table 1: Sites experiencing purifying selection.</w:t>
      </w:r>
    </w:p>
    <w:p w14:paraId="1EE4619E" w14:textId="77777777" w:rsidR="002474A2" w:rsidRDefault="002474A2" w:rsidP="00081385">
      <w:pPr>
        <w:spacing w:line="360" w:lineRule="auto"/>
        <w:rPr>
          <w:ins w:id="1339" w:author="Stenglein,Mark" w:date="2025-03-12T16:16:00Z" w16du:dateUtc="2025-03-12T22:16:00Z"/>
          <w:rFonts w:ascii="Arial" w:hAnsi="Arial" w:cs="Arial"/>
          <w:b/>
          <w:bCs/>
          <w:sz w:val="22"/>
          <w:szCs w:val="22"/>
        </w:rPr>
      </w:pPr>
    </w:p>
    <w:p w14:paraId="79A21868" w14:textId="15226E9C" w:rsidR="0093677A" w:rsidRDefault="0093677A" w:rsidP="00081385">
      <w:pPr>
        <w:spacing w:line="360" w:lineRule="auto"/>
        <w:rPr>
          <w:ins w:id="1340" w:author="Keene-Snickers,Lexi" w:date="2025-03-19T13:07:00Z" w16du:dateUtc="2025-03-19T19:07:00Z"/>
          <w:rFonts w:ascii="Arial" w:hAnsi="Arial" w:cs="Arial"/>
          <w:b/>
          <w:bCs/>
          <w:sz w:val="22"/>
          <w:szCs w:val="22"/>
        </w:rPr>
      </w:pPr>
      <w:ins w:id="1341" w:author="Stenglein,Mark" w:date="2025-03-12T16:16:00Z" w16du:dateUtc="2025-03-12T22:16:00Z">
        <w:del w:id="1342" w:author="Keene-Snickers,Lexi" w:date="2025-03-19T13:07:00Z" w16du:dateUtc="2025-03-19T19:07:00Z">
          <w:r w:rsidRPr="0093677A" w:rsidDel="00A94DFE">
            <w:rPr>
              <w:rFonts w:ascii="Arial" w:hAnsi="Arial" w:cs="Arial"/>
              <w:b/>
              <w:bCs/>
              <w:noProof/>
              <w:sz w:val="22"/>
              <w:szCs w:val="22"/>
            </w:rPr>
            <w:lastRenderedPageBreak/>
            <w:drawing>
              <wp:inline distT="0" distB="0" distL="0" distR="0" wp14:anchorId="0BF14125" wp14:editId="08369DAB">
                <wp:extent cx="3902965" cy="1990679"/>
                <wp:effectExtent l="0" t="0" r="0" b="3810"/>
                <wp:docPr id="750887768" name="Picture 1" descr="A group of blue and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87768" name="Picture 1" descr="A group of blue and purple lines&#10;&#10;AI-generated content may be incorrect."/>
                        <pic:cNvPicPr/>
                      </pic:nvPicPr>
                      <pic:blipFill>
                        <a:blip r:embed="rId40"/>
                        <a:stretch>
                          <a:fillRect/>
                        </a:stretch>
                      </pic:blipFill>
                      <pic:spPr>
                        <a:xfrm>
                          <a:off x="0" y="0"/>
                          <a:ext cx="3917903" cy="1998298"/>
                        </a:xfrm>
                        <a:prstGeom prst="rect">
                          <a:avLst/>
                        </a:prstGeom>
                      </pic:spPr>
                    </pic:pic>
                  </a:graphicData>
                </a:graphic>
              </wp:inline>
            </w:drawing>
          </w:r>
        </w:del>
      </w:ins>
      <w:ins w:id="1343" w:author="Keene-Snickers,Lexi" w:date="2025-03-19T13:07:00Z" w16du:dateUtc="2025-03-19T19:07:00Z">
        <w:r w:rsidR="00A94DFE">
          <w:rPr>
            <w:rFonts w:ascii="Arial" w:hAnsi="Arial" w:cs="Arial"/>
            <w:b/>
            <w:bCs/>
            <w:noProof/>
            <w:sz w:val="22"/>
            <w:szCs w:val="22"/>
          </w:rPr>
          <w:drawing>
            <wp:inline distT="0" distB="0" distL="0" distR="0" wp14:anchorId="64FA2366" wp14:editId="32AFF7DD">
              <wp:extent cx="5753100" cy="5346700"/>
              <wp:effectExtent l="0" t="0" r="0" b="0"/>
              <wp:docPr id="10806777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7740" name="Picture 1080677740"/>
                      <pic:cNvPicPr/>
                    </pic:nvPicPr>
                    <pic:blipFill>
                      <a:blip r:embed="rId41"/>
                      <a:stretch>
                        <a:fillRect/>
                      </a:stretch>
                    </pic:blipFill>
                    <pic:spPr>
                      <a:xfrm>
                        <a:off x="0" y="0"/>
                        <a:ext cx="5753100" cy="5346700"/>
                      </a:xfrm>
                      <a:prstGeom prst="rect">
                        <a:avLst/>
                      </a:prstGeom>
                    </pic:spPr>
                  </pic:pic>
                </a:graphicData>
              </a:graphic>
            </wp:inline>
          </w:drawing>
        </w:r>
      </w:ins>
    </w:p>
    <w:p w14:paraId="3BBC2A68" w14:textId="245C731C" w:rsidR="00A94DFE" w:rsidRPr="00A94DFE" w:rsidRDefault="00A94DFE" w:rsidP="00081385">
      <w:pPr>
        <w:spacing w:line="360" w:lineRule="auto"/>
        <w:rPr>
          <w:rFonts w:ascii="Arial" w:hAnsi="Arial" w:cs="Arial"/>
          <w:sz w:val="22"/>
          <w:szCs w:val="22"/>
          <w:rPrChange w:id="1344" w:author="Keene-Snickers,Lexi" w:date="2025-03-19T13:57:00Z" w16du:dateUtc="2025-03-19T19:57:00Z">
            <w:rPr>
              <w:rFonts w:ascii="Arial" w:hAnsi="Arial" w:cs="Arial"/>
              <w:b/>
              <w:bCs/>
              <w:sz w:val="22"/>
              <w:szCs w:val="22"/>
            </w:rPr>
          </w:rPrChange>
        </w:rPr>
      </w:pPr>
      <w:ins w:id="1345" w:author="Keene-Snickers,Lexi" w:date="2025-03-19T13:07:00Z" w16du:dateUtc="2025-03-19T19:07:00Z">
        <w:r>
          <w:rPr>
            <w:rFonts w:ascii="Arial" w:hAnsi="Arial" w:cs="Arial"/>
            <w:b/>
            <w:bCs/>
            <w:sz w:val="22"/>
            <w:szCs w:val="22"/>
          </w:rPr>
          <w:t xml:space="preserve">Figure 9: </w:t>
        </w:r>
      </w:ins>
      <w:ins w:id="1346" w:author="Keene-Snickers,Lexi" w:date="2025-03-19T13:56:00Z" w16du:dateUtc="2025-03-19T19:56:00Z">
        <w:r>
          <w:rPr>
            <w:rFonts w:ascii="Arial" w:hAnsi="Arial" w:cs="Arial"/>
            <w:b/>
            <w:bCs/>
            <w:sz w:val="22"/>
            <w:szCs w:val="22"/>
          </w:rPr>
          <w:t>G</w:t>
        </w:r>
      </w:ins>
      <w:ins w:id="1347" w:author="Keene-Snickers,Lexi" w:date="2025-03-19T13:57:00Z" w16du:dateUtc="2025-03-19T19:57:00Z">
        <w:r>
          <w:rPr>
            <w:rFonts w:ascii="Arial" w:hAnsi="Arial" w:cs="Arial"/>
            <w:b/>
            <w:bCs/>
            <w:sz w:val="22"/>
            <w:szCs w:val="22"/>
          </w:rPr>
          <w:t xml:space="preserve">albut virus RNA 3 </w:t>
        </w:r>
        <w:del w:id="1348" w:author="Stenglein,Mark" w:date="2025-03-26T10:13:00Z" w16du:dateUtc="2025-03-26T16:13:00Z">
          <w:r w:rsidDel="005F2B86">
            <w:rPr>
              <w:rFonts w:ascii="Arial" w:hAnsi="Arial" w:cs="Arial"/>
              <w:b/>
              <w:bCs/>
              <w:sz w:val="22"/>
              <w:szCs w:val="22"/>
            </w:rPr>
            <w:delText xml:space="preserve">has </w:delText>
          </w:r>
        </w:del>
      </w:ins>
      <w:r w:rsidR="005F2B86">
        <w:rPr>
          <w:rFonts w:ascii="Arial" w:hAnsi="Arial" w:cs="Arial"/>
          <w:b/>
          <w:bCs/>
          <w:sz w:val="22"/>
          <w:szCs w:val="22"/>
        </w:rPr>
        <w:t xml:space="preserve">sequences exhibit </w:t>
      </w:r>
      <w:ins w:id="1349" w:author="Keene-Snickers,Lexi" w:date="2025-03-19T13:57:00Z" w16du:dateUtc="2025-03-19T19:57:00Z">
        <w:r>
          <w:rPr>
            <w:rFonts w:ascii="Arial" w:hAnsi="Arial" w:cs="Arial"/>
            <w:b/>
            <w:bCs/>
            <w:sz w:val="22"/>
            <w:szCs w:val="22"/>
          </w:rPr>
          <w:t xml:space="preserve">more </w:t>
        </w:r>
        <w:del w:id="1350" w:author="Stenglein,Mark" w:date="2025-03-26T10:13:00Z" w16du:dateUtc="2025-03-26T16:13:00Z">
          <w:r w:rsidDel="005F2B86">
            <w:rPr>
              <w:rFonts w:ascii="Arial" w:hAnsi="Arial" w:cs="Arial"/>
              <w:b/>
              <w:bCs/>
              <w:sz w:val="22"/>
              <w:szCs w:val="22"/>
            </w:rPr>
            <w:delText>regions</w:delText>
          </w:r>
        </w:del>
      </w:ins>
      <w:r w:rsidR="005F2B86">
        <w:rPr>
          <w:rFonts w:ascii="Arial" w:hAnsi="Arial" w:cs="Arial"/>
          <w:b/>
          <w:bCs/>
          <w:sz w:val="22"/>
          <w:szCs w:val="22"/>
        </w:rPr>
        <w:t xml:space="preserve">evidence </w:t>
      </w:r>
      <w:ins w:id="1351" w:author="Keene-Snickers,Lexi" w:date="2025-03-19T13:57:00Z" w16du:dateUtc="2025-03-19T19:57:00Z">
        <w:r>
          <w:rPr>
            <w:rFonts w:ascii="Arial" w:hAnsi="Arial" w:cs="Arial"/>
            <w:b/>
            <w:bCs/>
            <w:sz w:val="22"/>
            <w:szCs w:val="22"/>
          </w:rPr>
          <w:t>of diversifying selection</w:t>
        </w:r>
        <w:del w:id="1352" w:author="Stenglein,Mark" w:date="2025-03-26T10:13:00Z" w16du:dateUtc="2025-03-26T16:13:00Z">
          <w:r w:rsidDel="005F2B86">
            <w:rPr>
              <w:rFonts w:ascii="Arial" w:hAnsi="Arial" w:cs="Arial"/>
              <w:b/>
              <w:bCs/>
              <w:sz w:val="22"/>
              <w:szCs w:val="22"/>
            </w:rPr>
            <w:delText xml:space="preserve"> than galbut virus RNA 2 or 3 and chaq virus</w:delText>
          </w:r>
        </w:del>
        <w:r>
          <w:rPr>
            <w:rFonts w:ascii="Arial" w:hAnsi="Arial" w:cs="Arial"/>
            <w:b/>
            <w:bCs/>
            <w:sz w:val="22"/>
            <w:szCs w:val="22"/>
          </w:rPr>
          <w:t xml:space="preserve">. </w:t>
        </w:r>
        <w:r>
          <w:rPr>
            <w:rFonts w:ascii="Arial" w:hAnsi="Arial" w:cs="Arial"/>
            <w:sz w:val="22"/>
            <w:szCs w:val="22"/>
          </w:rPr>
          <w:t>Location of diver</w:t>
        </w:r>
      </w:ins>
      <w:ins w:id="1353" w:author="Keene-Snickers,Lexi" w:date="2025-03-19T13:58:00Z" w16du:dateUtc="2025-03-19T19:58:00Z">
        <w:r>
          <w:rPr>
            <w:rFonts w:ascii="Arial" w:hAnsi="Arial" w:cs="Arial"/>
            <w:sz w:val="22"/>
            <w:szCs w:val="22"/>
          </w:rPr>
          <w:t>sifying (red) and purifying (purple) selection are shown for each galbut virus segment and chaq virus</w:t>
        </w:r>
      </w:ins>
      <w:ins w:id="1354" w:author="Keene-Snickers,Lexi" w:date="2025-03-19T13:59:00Z" w16du:dateUtc="2025-03-19T19:59:00Z">
        <w:r>
          <w:rPr>
            <w:rFonts w:ascii="Arial" w:hAnsi="Arial" w:cs="Arial"/>
            <w:sz w:val="22"/>
            <w:szCs w:val="22"/>
          </w:rPr>
          <w:t>.</w:t>
        </w:r>
        <w:del w:id="1355" w:author="Stenglein,Mark" w:date="2025-03-26T10:13:00Z" w16du:dateUtc="2025-03-26T16:13:00Z">
          <w:r w:rsidDel="005F2B86">
            <w:rPr>
              <w:rFonts w:ascii="Arial" w:hAnsi="Arial" w:cs="Arial"/>
              <w:sz w:val="22"/>
              <w:szCs w:val="22"/>
            </w:rPr>
            <w:delText xml:space="preserve"> X-axis is the position in the protein coding region of each sequence.</w:delText>
          </w:r>
        </w:del>
        <w:r>
          <w:rPr>
            <w:rFonts w:ascii="Arial" w:hAnsi="Arial" w:cs="Arial"/>
            <w:sz w:val="22"/>
            <w:szCs w:val="22"/>
          </w:rPr>
          <w:t xml:space="preserve"> </w:t>
        </w:r>
      </w:ins>
    </w:p>
    <w:p w14:paraId="1CB12BA8" w14:textId="77777777" w:rsidR="0093677A" w:rsidRPr="00A94DFE" w:rsidRDefault="0093677A" w:rsidP="00081385">
      <w:pPr>
        <w:spacing w:line="360" w:lineRule="auto"/>
        <w:rPr>
          <w:rFonts w:ascii="Arial" w:hAnsi="Arial" w:cs="Arial"/>
          <w:b/>
          <w:bCs/>
          <w:sz w:val="22"/>
          <w:szCs w:val="22"/>
        </w:rPr>
      </w:pPr>
    </w:p>
    <w:p w14:paraId="4354F269" w14:textId="1902D5E9" w:rsidR="008603AA" w:rsidRDefault="008603AA" w:rsidP="00081385">
      <w:pPr>
        <w:spacing w:line="360" w:lineRule="auto"/>
        <w:rPr>
          <w:rFonts w:ascii="Arial" w:hAnsi="Arial" w:cs="Arial"/>
          <w:b/>
          <w:bCs/>
          <w:sz w:val="22"/>
          <w:szCs w:val="22"/>
        </w:rPr>
      </w:pPr>
      <w:r>
        <w:rPr>
          <w:rFonts w:ascii="Arial" w:hAnsi="Arial" w:cs="Arial"/>
          <w:b/>
          <w:bCs/>
          <w:sz w:val="22"/>
          <w:szCs w:val="22"/>
        </w:rPr>
        <w:t xml:space="preserve">Galbut virus </w:t>
      </w:r>
      <w:r w:rsidR="00BE7E27">
        <w:rPr>
          <w:rFonts w:ascii="Arial" w:hAnsi="Arial" w:cs="Arial"/>
          <w:b/>
          <w:bCs/>
          <w:sz w:val="22"/>
          <w:szCs w:val="22"/>
        </w:rPr>
        <w:t>genotype A replicates to higher levels than genotype B regardless of chaq virus infection</w:t>
      </w:r>
    </w:p>
    <w:p w14:paraId="5563B50C" w14:textId="77777777" w:rsidR="008603AA" w:rsidRDefault="008603AA" w:rsidP="00081385">
      <w:pPr>
        <w:spacing w:line="360" w:lineRule="auto"/>
        <w:rPr>
          <w:rFonts w:ascii="Arial" w:hAnsi="Arial" w:cs="Arial"/>
          <w:b/>
          <w:bCs/>
          <w:sz w:val="22"/>
          <w:szCs w:val="22"/>
        </w:rPr>
      </w:pPr>
    </w:p>
    <w:p w14:paraId="674CE39B" w14:textId="32A0A7AD" w:rsidR="008603AA" w:rsidRDefault="00834D66" w:rsidP="00BE7E27">
      <w:pPr>
        <w:spacing w:line="360" w:lineRule="auto"/>
        <w:ind w:firstLine="720"/>
        <w:rPr>
          <w:rFonts w:ascii="Arial" w:hAnsi="Arial" w:cs="Arial"/>
          <w:color w:val="000000"/>
          <w:sz w:val="22"/>
          <w:szCs w:val="22"/>
        </w:rPr>
      </w:pPr>
      <w:del w:id="1356" w:author="Stenglein,Mark" w:date="2025-03-27T15:50:00Z" w16du:dateUtc="2025-03-27T21:50:00Z">
        <w:r w:rsidDel="00EB10A1">
          <w:rPr>
            <w:rFonts w:ascii="Arial" w:hAnsi="Arial" w:cs="Arial"/>
            <w:color w:val="000000"/>
            <w:sz w:val="22"/>
            <w:szCs w:val="22"/>
          </w:rPr>
          <w:delText xml:space="preserve">We </w:delText>
        </w:r>
      </w:del>
      <w:del w:id="1357" w:author="Stenglein,Mark" w:date="2025-03-26T10:14:00Z" w16du:dateUtc="2025-03-26T16:14:00Z">
        <w:r w:rsidDel="00152E38">
          <w:rPr>
            <w:rFonts w:ascii="Arial" w:hAnsi="Arial" w:cs="Arial"/>
            <w:color w:val="000000"/>
            <w:sz w:val="22"/>
            <w:szCs w:val="22"/>
          </w:rPr>
          <w:delText xml:space="preserve">next </w:delText>
        </w:r>
      </w:del>
      <w:del w:id="1358" w:author="Stenglein,Mark" w:date="2025-03-27T15:50:00Z" w16du:dateUtc="2025-03-27T21:50:00Z">
        <w:r w:rsidR="00511935" w:rsidDel="00EB10A1">
          <w:rPr>
            <w:rFonts w:ascii="Arial" w:hAnsi="Arial" w:cs="Arial"/>
            <w:color w:val="000000"/>
            <w:sz w:val="22"/>
            <w:szCs w:val="22"/>
          </w:rPr>
          <w:delText xml:space="preserve">investigated </w:delText>
        </w:r>
      </w:del>
      <w:del w:id="1359" w:author="Stenglein,Mark" w:date="2025-03-12T16:19:00Z" w16du:dateUtc="2025-03-12T22:19:00Z">
        <w:r w:rsidDel="00511935">
          <w:rPr>
            <w:rFonts w:ascii="Arial" w:hAnsi="Arial" w:cs="Arial"/>
            <w:color w:val="000000"/>
            <w:sz w:val="22"/>
            <w:szCs w:val="22"/>
          </w:rPr>
          <w:delText xml:space="preserve"> different </w:delText>
        </w:r>
      </w:del>
      <w:del w:id="1360" w:author="Stenglein,Mark" w:date="2025-03-27T15:50:00Z" w16du:dateUtc="2025-03-27T21:50:00Z">
        <w:r w:rsidDel="00EB10A1">
          <w:rPr>
            <w:rFonts w:ascii="Arial" w:hAnsi="Arial" w:cs="Arial"/>
            <w:color w:val="000000"/>
            <w:sz w:val="22"/>
            <w:szCs w:val="22"/>
          </w:rPr>
          <w:delText>galbut virus genotype</w:delText>
        </w:r>
        <w:r w:rsidR="00511935" w:rsidDel="00EB10A1">
          <w:rPr>
            <w:rFonts w:ascii="Arial" w:hAnsi="Arial" w:cs="Arial"/>
            <w:color w:val="000000"/>
            <w:sz w:val="22"/>
            <w:szCs w:val="22"/>
          </w:rPr>
          <w:delText xml:space="preserve">-phenotype associations. </w:delText>
        </w:r>
      </w:del>
      <w:r w:rsidR="007740D7">
        <w:rPr>
          <w:rFonts w:ascii="Arial" w:hAnsi="Arial" w:cs="Arial"/>
          <w:color w:val="000000"/>
          <w:sz w:val="22"/>
          <w:szCs w:val="22"/>
        </w:rPr>
        <w:t xml:space="preserve">Previous </w:t>
      </w:r>
      <w:r w:rsidR="00511935">
        <w:rPr>
          <w:rFonts w:ascii="Arial" w:hAnsi="Arial" w:cs="Arial"/>
          <w:color w:val="000000"/>
          <w:sz w:val="22"/>
          <w:szCs w:val="22"/>
        </w:rPr>
        <w:t xml:space="preserve">observations </w:t>
      </w:r>
      <w:r w:rsidR="00BE7E27">
        <w:rPr>
          <w:rFonts w:ascii="Arial" w:hAnsi="Arial" w:cs="Arial"/>
          <w:color w:val="000000"/>
          <w:sz w:val="22"/>
          <w:szCs w:val="22"/>
        </w:rPr>
        <w:t xml:space="preserve">from our lab </w:t>
      </w:r>
      <w:del w:id="1361" w:author="Stenglein,Mark" w:date="2025-03-26T10:14:00Z" w16du:dateUtc="2025-03-26T16:14:00Z">
        <w:r w:rsidR="00BE7E27" w:rsidDel="00C03087">
          <w:rPr>
            <w:rFonts w:ascii="Arial" w:hAnsi="Arial" w:cs="Arial"/>
            <w:color w:val="000000"/>
            <w:sz w:val="22"/>
            <w:szCs w:val="22"/>
          </w:rPr>
          <w:delText xml:space="preserve">(unpublished) </w:delText>
        </w:r>
      </w:del>
      <w:r w:rsidR="007740D7">
        <w:rPr>
          <w:rFonts w:ascii="Arial" w:hAnsi="Arial" w:cs="Arial"/>
          <w:color w:val="000000"/>
          <w:sz w:val="22"/>
          <w:szCs w:val="22"/>
        </w:rPr>
        <w:t>suggested that galbut virus genotype A replicated to higher levels than genotype B</w:t>
      </w:r>
      <w:r w:rsidR="004023D8">
        <w:rPr>
          <w:rFonts w:ascii="Arial" w:hAnsi="Arial" w:cs="Arial"/>
          <w:color w:val="000000"/>
          <w:sz w:val="22"/>
          <w:szCs w:val="22"/>
        </w:rPr>
        <w:t xml:space="preserve">. </w:t>
      </w:r>
      <w:del w:id="1362" w:author="Stenglein,Mark" w:date="2025-03-12T16:20:00Z" w16du:dateUtc="2025-03-12T22:20:00Z">
        <w:r w:rsidR="007740D7" w:rsidDel="00511935">
          <w:rPr>
            <w:rFonts w:ascii="Arial" w:hAnsi="Arial" w:cs="Arial"/>
            <w:color w:val="000000"/>
            <w:sz w:val="22"/>
            <w:szCs w:val="22"/>
          </w:rPr>
          <w:delText>To investigate this, w</w:delText>
        </w:r>
      </w:del>
      <w:ins w:id="1363" w:author="Stenglein,Mark" w:date="2025-03-12T16:20:00Z" w16du:dateUtc="2025-03-12T22:20:00Z">
        <w:r w:rsidR="00511935">
          <w:rPr>
            <w:rFonts w:ascii="Arial" w:hAnsi="Arial" w:cs="Arial"/>
            <w:color w:val="000000"/>
            <w:sz w:val="22"/>
            <w:szCs w:val="22"/>
          </w:rPr>
          <w:t>W</w:t>
        </w:r>
      </w:ins>
      <w:r w:rsidR="007740D7">
        <w:rPr>
          <w:rFonts w:ascii="Arial" w:hAnsi="Arial" w:cs="Arial"/>
          <w:color w:val="000000"/>
          <w:sz w:val="22"/>
          <w:szCs w:val="22"/>
        </w:rPr>
        <w:t>e</w:t>
      </w:r>
      <w:r w:rsidR="00511935">
        <w:rPr>
          <w:rFonts w:ascii="Arial" w:hAnsi="Arial" w:cs="Arial"/>
          <w:color w:val="000000"/>
          <w:sz w:val="22"/>
          <w:szCs w:val="22"/>
        </w:rPr>
        <w:t xml:space="preserve"> corroborated this observation using galbut virus-mapping read counts normalized </w:t>
      </w:r>
      <w:r w:rsidR="007740D7">
        <w:rPr>
          <w:rFonts w:ascii="Arial" w:hAnsi="Arial" w:cs="Arial"/>
          <w:color w:val="000000"/>
          <w:sz w:val="22"/>
          <w:szCs w:val="22"/>
        </w:rPr>
        <w:t xml:space="preserve">to </w:t>
      </w:r>
      <w:del w:id="1364" w:author="Stenglein,Mark" w:date="2025-03-12T16:21:00Z" w16du:dateUtc="2025-03-12T22:21:00Z">
        <w:r w:rsidR="007740D7" w:rsidDel="00511935">
          <w:rPr>
            <w:rFonts w:ascii="Arial" w:hAnsi="Arial" w:cs="Arial"/>
            <w:color w:val="000000"/>
            <w:sz w:val="22"/>
            <w:szCs w:val="22"/>
          </w:rPr>
          <w:delText xml:space="preserve">the </w:delText>
        </w:r>
      </w:del>
      <w:r w:rsidR="007740D7">
        <w:rPr>
          <w:rFonts w:ascii="Arial" w:hAnsi="Arial" w:cs="Arial"/>
          <w:color w:val="000000"/>
          <w:sz w:val="22"/>
          <w:szCs w:val="22"/>
        </w:rPr>
        <w:t xml:space="preserve">total </w:t>
      </w:r>
      <w:r w:rsidR="00511935">
        <w:rPr>
          <w:rFonts w:ascii="Arial" w:hAnsi="Arial" w:cs="Arial"/>
          <w:color w:val="000000"/>
          <w:sz w:val="22"/>
          <w:szCs w:val="22"/>
        </w:rPr>
        <w:t xml:space="preserve">read counts </w:t>
      </w:r>
      <w:del w:id="1365" w:author="Stenglein,Mark" w:date="2025-03-12T16:21:00Z" w16du:dateUtc="2025-03-12T22:21:00Z">
        <w:r w:rsidR="007740D7" w:rsidDel="00511935">
          <w:rPr>
            <w:rFonts w:ascii="Arial" w:hAnsi="Arial" w:cs="Arial"/>
            <w:color w:val="000000"/>
            <w:sz w:val="22"/>
            <w:szCs w:val="22"/>
          </w:rPr>
          <w:delText>of reads</w:delText>
        </w:r>
        <w:r w:rsidR="00CF3AE3" w:rsidDel="00511935">
          <w:rPr>
            <w:rFonts w:ascii="Arial" w:hAnsi="Arial" w:cs="Arial"/>
            <w:color w:val="000000"/>
            <w:sz w:val="22"/>
            <w:szCs w:val="22"/>
          </w:rPr>
          <w:delText xml:space="preserve"> in millions </w:delText>
        </w:r>
      </w:del>
      <w:r w:rsidR="00CF3AE3">
        <w:rPr>
          <w:rFonts w:ascii="Arial" w:hAnsi="Arial" w:cs="Arial"/>
          <w:color w:val="000000"/>
          <w:sz w:val="22"/>
          <w:szCs w:val="22"/>
        </w:rPr>
        <w:t>(</w:t>
      </w:r>
      <w:r w:rsidR="00511935">
        <w:rPr>
          <w:rFonts w:ascii="Arial" w:hAnsi="Arial" w:cs="Arial"/>
          <w:color w:val="000000"/>
          <w:sz w:val="22"/>
          <w:szCs w:val="22"/>
        </w:rPr>
        <w:t xml:space="preserve">galbut virus mapping reads per million; </w:t>
      </w:r>
      <w:r w:rsidR="00CF3AE3">
        <w:rPr>
          <w:rFonts w:ascii="Arial" w:hAnsi="Arial" w:cs="Arial"/>
          <w:color w:val="000000"/>
          <w:sz w:val="22"/>
          <w:szCs w:val="22"/>
        </w:rPr>
        <w:t>RPM)</w:t>
      </w:r>
      <w:r w:rsidR="007740D7">
        <w:rPr>
          <w:rFonts w:ascii="Arial" w:hAnsi="Arial" w:cs="Arial"/>
          <w:color w:val="000000"/>
          <w:sz w:val="22"/>
          <w:szCs w:val="22"/>
        </w:rPr>
        <w:t>.</w:t>
      </w:r>
      <w:ins w:id="1366" w:author="Keene-Snickers,Lexi" w:date="2025-03-21T15:28:00Z" w16du:dateUtc="2025-03-21T21:28:00Z">
        <w:r w:rsidR="0064613C">
          <w:rPr>
            <w:rFonts w:ascii="Arial" w:hAnsi="Arial" w:cs="Arial"/>
            <w:color w:val="000000"/>
            <w:sz w:val="22"/>
            <w:szCs w:val="22"/>
          </w:rPr>
          <w:t xml:space="preserve"> </w:t>
        </w:r>
      </w:ins>
      <w:r w:rsidR="00D77DF8">
        <w:rPr>
          <w:rFonts w:ascii="Arial" w:hAnsi="Arial" w:cs="Arial"/>
          <w:color w:val="000000"/>
          <w:sz w:val="22"/>
          <w:szCs w:val="22"/>
        </w:rPr>
        <w:t>To remove the potentially confounding effect of co-infection, we focused this analysis on non-co-</w:t>
      </w:r>
      <w:r w:rsidR="00D77DF8">
        <w:rPr>
          <w:rFonts w:ascii="Arial" w:hAnsi="Arial" w:cs="Arial"/>
          <w:color w:val="000000"/>
          <w:sz w:val="22"/>
          <w:szCs w:val="22"/>
        </w:rPr>
        <w:lastRenderedPageBreak/>
        <w:t>infected samples (</w:t>
      </w:r>
      <w:r w:rsidR="00D77DF8" w:rsidRPr="00D77DF8">
        <w:rPr>
          <w:rFonts w:ascii="Arial" w:hAnsi="Arial" w:cs="Arial"/>
          <w:b/>
          <w:bCs/>
          <w:color w:val="000000"/>
          <w:sz w:val="22"/>
          <w:szCs w:val="22"/>
          <w:rPrChange w:id="1367" w:author="Stenglein,Mark" w:date="2025-03-26T10:14:00Z" w16du:dateUtc="2025-03-26T16:14:00Z">
            <w:rPr>
              <w:rFonts w:ascii="Arial" w:hAnsi="Arial" w:cs="Arial"/>
              <w:color w:val="000000"/>
              <w:sz w:val="22"/>
              <w:szCs w:val="22"/>
            </w:rPr>
          </w:rPrChange>
        </w:rPr>
        <w:t>Fig. 3</w:t>
      </w:r>
      <w:r w:rsidR="00D77DF8">
        <w:rPr>
          <w:rFonts w:ascii="Arial" w:hAnsi="Arial" w:cs="Arial"/>
          <w:color w:val="000000"/>
          <w:sz w:val="22"/>
          <w:szCs w:val="22"/>
        </w:rPr>
        <w:t xml:space="preserve">). </w:t>
      </w:r>
      <w:ins w:id="1368" w:author="Stenglein,Mark" w:date="2025-03-27T15:51:00Z" w16du:dateUtc="2025-03-27T21:51:00Z">
        <w:r w:rsidR="00EB10A1">
          <w:rPr>
            <w:rFonts w:ascii="Arial" w:hAnsi="Arial" w:cs="Arial"/>
            <w:color w:val="000000"/>
            <w:sz w:val="22"/>
            <w:szCs w:val="22"/>
          </w:rPr>
          <w:t>G</w:t>
        </w:r>
      </w:ins>
      <w:ins w:id="1369" w:author="Stenglein,Mark" w:date="2025-03-12T16:21:00Z" w16du:dateUtc="2025-03-12T22:21:00Z">
        <w:del w:id="1370" w:author="Keene-Snickers,Lexi" w:date="2025-03-21T15:19:00Z" w16du:dateUtc="2025-03-21T21:19:00Z">
          <w:r w:rsidR="00511935" w:rsidDel="0064613C">
            <w:rPr>
              <w:rFonts w:ascii="Arial" w:hAnsi="Arial" w:cs="Arial"/>
              <w:color w:val="000000"/>
              <w:sz w:val="22"/>
              <w:szCs w:val="22"/>
            </w:rPr>
            <w:delText>G</w:delText>
          </w:r>
        </w:del>
      </w:ins>
      <w:r w:rsidR="007740D7">
        <w:rPr>
          <w:rFonts w:ascii="Arial" w:hAnsi="Arial" w:cs="Arial"/>
          <w:color w:val="000000"/>
          <w:sz w:val="22"/>
          <w:szCs w:val="22"/>
        </w:rPr>
        <w:t>albut virus genotype A</w:t>
      </w:r>
      <w:r w:rsidR="009C57CD">
        <w:rPr>
          <w:rFonts w:ascii="Arial" w:hAnsi="Arial" w:cs="Arial"/>
          <w:color w:val="000000"/>
          <w:sz w:val="22"/>
          <w:szCs w:val="22"/>
        </w:rPr>
        <w:t xml:space="preserve"> median</w:t>
      </w:r>
      <w:r w:rsidR="007740D7">
        <w:rPr>
          <w:rFonts w:ascii="Arial" w:hAnsi="Arial" w:cs="Arial"/>
          <w:color w:val="000000"/>
          <w:sz w:val="22"/>
          <w:szCs w:val="22"/>
        </w:rPr>
        <w:t xml:space="preserve"> </w:t>
      </w:r>
      <w:r w:rsidR="00A73FC8">
        <w:rPr>
          <w:rFonts w:ascii="Arial" w:hAnsi="Arial" w:cs="Arial"/>
          <w:color w:val="000000"/>
          <w:sz w:val="22"/>
          <w:szCs w:val="22"/>
        </w:rPr>
        <w:t xml:space="preserve">RPM values were </w:t>
      </w:r>
      <w:del w:id="1371" w:author="Keene-Snickers,Lexi" w:date="2025-03-21T15:19:00Z" w16du:dateUtc="2025-03-21T21:19:00Z">
        <w:r w:rsidR="007740D7" w:rsidDel="0064613C">
          <w:rPr>
            <w:rFonts w:ascii="Arial" w:hAnsi="Arial" w:cs="Arial"/>
            <w:color w:val="000000"/>
            <w:sz w:val="22"/>
            <w:szCs w:val="22"/>
          </w:rPr>
          <w:delText xml:space="preserve">does </w:delText>
        </w:r>
      </w:del>
      <w:del w:id="1372" w:author="Stenglein,Mark" w:date="2025-03-26T10:15:00Z" w16du:dateUtc="2025-03-26T16:15:00Z">
        <w:r w:rsidR="007740D7" w:rsidDel="00A73FC8">
          <w:rPr>
            <w:rFonts w:ascii="Arial" w:hAnsi="Arial" w:cs="Arial"/>
            <w:color w:val="000000"/>
            <w:sz w:val="22"/>
            <w:szCs w:val="22"/>
          </w:rPr>
          <w:delText>replicate</w:delText>
        </w:r>
      </w:del>
      <w:ins w:id="1373" w:author="Keene-Snickers,Lexi" w:date="2025-03-21T15:19:00Z" w16du:dateUtc="2025-03-21T21:19:00Z">
        <w:del w:id="1374" w:author="Stenglein,Mark" w:date="2025-03-26T10:15:00Z" w16du:dateUtc="2025-03-26T16:15:00Z">
          <w:r w:rsidR="0064613C" w:rsidDel="00A73FC8">
            <w:rPr>
              <w:rFonts w:ascii="Arial" w:hAnsi="Arial" w:cs="Arial"/>
              <w:color w:val="000000"/>
              <w:sz w:val="22"/>
              <w:szCs w:val="22"/>
            </w:rPr>
            <w:delText>d</w:delText>
          </w:r>
        </w:del>
      </w:ins>
      <w:ins w:id="1375" w:author="Keene-Snickers,Lexi" w:date="2025-03-21T15:18:00Z" w16du:dateUtc="2025-03-21T21:18:00Z">
        <w:del w:id="1376" w:author="Stenglein,Mark" w:date="2025-03-26T10:15:00Z" w16du:dateUtc="2025-03-26T16:15:00Z">
          <w:r w:rsidR="0064613C" w:rsidDel="00A73FC8">
            <w:rPr>
              <w:rFonts w:ascii="Arial" w:hAnsi="Arial" w:cs="Arial"/>
              <w:color w:val="000000"/>
              <w:sz w:val="22"/>
              <w:szCs w:val="22"/>
            </w:rPr>
            <w:delText xml:space="preserve"> to </w:delText>
          </w:r>
        </w:del>
      </w:ins>
      <w:commentRangeStart w:id="1377"/>
      <w:ins w:id="1378" w:author="Stenglein,Mark" w:date="2025-03-26T10:15:00Z" w16du:dateUtc="2025-03-26T16:15:00Z">
        <w:r w:rsidR="00D77DF8">
          <w:rPr>
            <w:rFonts w:ascii="Arial" w:hAnsi="Arial" w:cs="Arial"/>
            <w:color w:val="000000"/>
            <w:sz w:val="22"/>
            <w:szCs w:val="22"/>
          </w:rPr>
          <w:t>~</w:t>
        </w:r>
      </w:ins>
      <w:ins w:id="1379" w:author="Keene-Snickers,Lexi" w:date="2025-03-21T15:18:00Z" w16du:dateUtc="2025-03-21T21:18:00Z">
        <w:r w:rsidR="0064613C">
          <w:rPr>
            <w:rFonts w:ascii="Arial" w:hAnsi="Arial" w:cs="Arial"/>
            <w:color w:val="000000"/>
            <w:sz w:val="22"/>
            <w:szCs w:val="22"/>
          </w:rPr>
          <w:t>5</w:t>
        </w:r>
      </w:ins>
      <w:r w:rsidR="00D77DF8">
        <w:rPr>
          <w:rFonts w:ascii="Arial" w:hAnsi="Arial" w:cs="Arial"/>
          <w:color w:val="000000"/>
          <w:sz w:val="22"/>
          <w:szCs w:val="22"/>
        </w:rPr>
        <w:t xml:space="preserve"> </w:t>
      </w:r>
      <w:commentRangeEnd w:id="1377"/>
      <w:r w:rsidR="0062770C">
        <w:rPr>
          <w:rStyle w:val="CommentReference"/>
        </w:rPr>
        <w:commentReference w:id="1377"/>
      </w:r>
      <w:r w:rsidR="00D77DF8">
        <w:rPr>
          <w:rFonts w:ascii="Arial" w:hAnsi="Arial" w:cs="Arial"/>
          <w:color w:val="000000"/>
          <w:sz w:val="22"/>
          <w:szCs w:val="22"/>
        </w:rPr>
        <w:t>times</w:t>
      </w:r>
      <w:del w:id="1380" w:author="Keene-Snickers,Lexi" w:date="2025-03-21T15:18:00Z" w16du:dateUtc="2025-03-21T21:18:00Z">
        <w:r w:rsidR="007740D7" w:rsidDel="0064613C">
          <w:rPr>
            <w:rFonts w:ascii="Arial" w:hAnsi="Arial" w:cs="Arial"/>
            <w:color w:val="000000"/>
            <w:sz w:val="22"/>
            <w:szCs w:val="22"/>
          </w:rPr>
          <w:delText xml:space="preserve"> to</w:delText>
        </w:r>
      </w:del>
      <w:r w:rsidR="007740D7">
        <w:rPr>
          <w:rFonts w:ascii="Arial" w:hAnsi="Arial" w:cs="Arial"/>
          <w:color w:val="000000"/>
          <w:sz w:val="22"/>
          <w:szCs w:val="22"/>
        </w:rPr>
        <w:t xml:space="preserve"> higher </w:t>
      </w:r>
      <w:del w:id="1381" w:author="Stenglein,Mark" w:date="2025-03-26T10:15:00Z" w16du:dateUtc="2025-03-26T16:15:00Z">
        <w:r w:rsidR="007740D7" w:rsidDel="00A73FC8">
          <w:rPr>
            <w:rFonts w:ascii="Arial" w:hAnsi="Arial" w:cs="Arial"/>
            <w:color w:val="000000"/>
            <w:sz w:val="22"/>
            <w:szCs w:val="22"/>
          </w:rPr>
          <w:delText xml:space="preserve">levels </w:delText>
        </w:r>
      </w:del>
      <w:r w:rsidR="007740D7">
        <w:rPr>
          <w:rFonts w:ascii="Arial" w:hAnsi="Arial" w:cs="Arial"/>
          <w:color w:val="000000"/>
          <w:sz w:val="22"/>
          <w:szCs w:val="22"/>
        </w:rPr>
        <w:t xml:space="preserve">than </w:t>
      </w:r>
      <w:r w:rsidR="00A73FC8">
        <w:rPr>
          <w:rFonts w:ascii="Arial" w:hAnsi="Arial" w:cs="Arial"/>
          <w:color w:val="000000"/>
          <w:sz w:val="22"/>
          <w:szCs w:val="22"/>
        </w:rPr>
        <w:t xml:space="preserve">in </w:t>
      </w:r>
      <w:r w:rsidR="007740D7">
        <w:rPr>
          <w:rFonts w:ascii="Arial" w:hAnsi="Arial" w:cs="Arial"/>
          <w:color w:val="000000"/>
          <w:sz w:val="22"/>
          <w:szCs w:val="22"/>
        </w:rPr>
        <w:t xml:space="preserve">genotype B </w:t>
      </w:r>
      <w:r w:rsidR="00A73FC8">
        <w:rPr>
          <w:rFonts w:ascii="Arial" w:hAnsi="Arial" w:cs="Arial"/>
          <w:color w:val="000000"/>
          <w:sz w:val="22"/>
          <w:szCs w:val="22"/>
        </w:rPr>
        <w:t xml:space="preserve">infections </w:t>
      </w:r>
      <w:del w:id="1382" w:author="Keene-Snickers,Lexi" w:date="2025-03-21T15:18:00Z" w16du:dateUtc="2025-03-21T21:18:00Z">
        <w:r w:rsidR="007740D7" w:rsidDel="0064613C">
          <w:rPr>
            <w:rFonts w:ascii="Arial" w:hAnsi="Arial" w:cs="Arial"/>
            <w:color w:val="000000"/>
            <w:sz w:val="22"/>
            <w:szCs w:val="22"/>
          </w:rPr>
          <w:delText xml:space="preserve">[STATS] </w:delText>
        </w:r>
      </w:del>
      <w:r w:rsidR="007740D7">
        <w:rPr>
          <w:rFonts w:ascii="Arial" w:hAnsi="Arial" w:cs="Arial"/>
          <w:color w:val="000000"/>
          <w:sz w:val="22"/>
          <w:szCs w:val="22"/>
        </w:rPr>
        <w:t>(</w:t>
      </w:r>
      <w:r w:rsidR="007740D7" w:rsidRPr="00E97611">
        <w:rPr>
          <w:rFonts w:ascii="Arial" w:hAnsi="Arial" w:cs="Arial"/>
          <w:b/>
          <w:bCs/>
          <w:color w:val="000000"/>
          <w:sz w:val="22"/>
          <w:szCs w:val="22"/>
        </w:rPr>
        <w:t>Fig. 9A</w:t>
      </w:r>
      <w:r w:rsidR="007740D7">
        <w:rPr>
          <w:rFonts w:ascii="Arial" w:hAnsi="Arial" w:cs="Arial"/>
          <w:color w:val="000000"/>
          <w:sz w:val="22"/>
          <w:szCs w:val="22"/>
        </w:rPr>
        <w:t xml:space="preserve">). </w:t>
      </w:r>
      <w:ins w:id="1383" w:author="Keene-Snickers,Lexi" w:date="2025-03-21T15:30:00Z" w16du:dateUtc="2025-03-21T21:30:00Z">
        <w:r w:rsidR="0064613C">
          <w:rPr>
            <w:rFonts w:ascii="Arial" w:hAnsi="Arial" w:cs="Arial"/>
            <w:color w:val="000000"/>
            <w:sz w:val="22"/>
            <w:szCs w:val="22"/>
          </w:rPr>
          <w:t xml:space="preserve">Galbut virus genotype A infections </w:t>
        </w:r>
        <w:del w:id="1384" w:author="Stenglein,Mark" w:date="2025-03-26T10:15:00Z" w16du:dateUtc="2025-03-26T16:15:00Z">
          <w:r w:rsidR="0064613C" w:rsidDel="00A73FC8">
            <w:rPr>
              <w:rFonts w:ascii="Arial" w:hAnsi="Arial" w:cs="Arial"/>
              <w:color w:val="000000"/>
              <w:sz w:val="22"/>
              <w:szCs w:val="22"/>
            </w:rPr>
            <w:delText>are</w:delText>
          </w:r>
        </w:del>
      </w:ins>
      <w:r w:rsidR="00A73FC8">
        <w:rPr>
          <w:rFonts w:ascii="Arial" w:hAnsi="Arial" w:cs="Arial"/>
          <w:color w:val="000000"/>
          <w:sz w:val="22"/>
          <w:szCs w:val="22"/>
        </w:rPr>
        <w:t>were</w:t>
      </w:r>
      <w:ins w:id="1385" w:author="Keene-Snickers,Lexi" w:date="2025-03-21T15:30:00Z" w16du:dateUtc="2025-03-21T21:30:00Z">
        <w:r w:rsidR="0064613C">
          <w:rPr>
            <w:rFonts w:ascii="Arial" w:hAnsi="Arial" w:cs="Arial"/>
            <w:color w:val="000000"/>
            <w:sz w:val="22"/>
            <w:szCs w:val="22"/>
          </w:rPr>
          <w:t xml:space="preserve"> generally </w:t>
        </w:r>
        <w:commentRangeStart w:id="1386"/>
        <w:r w:rsidR="0064613C">
          <w:rPr>
            <w:rFonts w:ascii="Arial" w:hAnsi="Arial" w:cs="Arial"/>
            <w:color w:val="000000"/>
            <w:sz w:val="22"/>
            <w:szCs w:val="22"/>
          </w:rPr>
          <w:t>high positives</w:t>
        </w:r>
      </w:ins>
      <w:commentRangeEnd w:id="1386"/>
      <w:r w:rsidR="00A73FC8">
        <w:rPr>
          <w:rStyle w:val="CommentReference"/>
        </w:rPr>
        <w:commentReference w:id="1386"/>
      </w:r>
      <w:ins w:id="1387" w:author="Keene-Snickers,Lexi" w:date="2025-03-21T15:30:00Z" w16du:dateUtc="2025-03-21T21:30:00Z">
        <w:r w:rsidR="0064613C">
          <w:rPr>
            <w:rFonts w:ascii="Arial" w:hAnsi="Arial" w:cs="Arial"/>
            <w:color w:val="000000"/>
            <w:sz w:val="22"/>
            <w:szCs w:val="22"/>
          </w:rPr>
          <w:t xml:space="preserve"> </w:t>
        </w:r>
      </w:ins>
      <w:ins w:id="1388" w:author="Keene-Snickers,Lexi" w:date="2025-03-21T15:31:00Z" w16du:dateUtc="2025-03-21T21:31:00Z">
        <w:r w:rsidR="0064613C">
          <w:rPr>
            <w:rFonts w:ascii="Arial" w:hAnsi="Arial" w:cs="Arial"/>
            <w:color w:val="000000"/>
            <w:sz w:val="22"/>
            <w:szCs w:val="22"/>
          </w:rPr>
          <w:t>but low positives also exist</w:t>
        </w:r>
      </w:ins>
      <w:r w:rsidR="00A73FC8">
        <w:rPr>
          <w:rFonts w:ascii="Arial" w:hAnsi="Arial" w:cs="Arial"/>
          <w:color w:val="000000"/>
          <w:sz w:val="22"/>
          <w:szCs w:val="22"/>
        </w:rPr>
        <w:t>ed</w:t>
      </w:r>
      <w:ins w:id="1389" w:author="Keene-Snickers,Lexi" w:date="2025-03-21T15:31:00Z" w16du:dateUtc="2025-03-21T21:31:00Z">
        <w:r w:rsidR="0064613C">
          <w:rPr>
            <w:rFonts w:ascii="Arial" w:hAnsi="Arial" w:cs="Arial"/>
            <w:color w:val="000000"/>
            <w:sz w:val="22"/>
            <w:szCs w:val="22"/>
          </w:rPr>
          <w:t xml:space="preserve">. Galbut virus genotype B infections </w:t>
        </w:r>
        <w:del w:id="1390" w:author="Stenglein,Mark" w:date="2025-03-26T10:16:00Z" w16du:dateUtc="2025-03-26T16:16:00Z">
          <w:r w:rsidR="0064613C" w:rsidDel="00A73FC8">
            <w:rPr>
              <w:rFonts w:ascii="Arial" w:hAnsi="Arial" w:cs="Arial"/>
              <w:color w:val="000000"/>
              <w:sz w:val="22"/>
              <w:szCs w:val="22"/>
            </w:rPr>
            <w:delText>are</w:delText>
          </w:r>
        </w:del>
      </w:ins>
      <w:r w:rsidR="00A73FC8">
        <w:rPr>
          <w:rFonts w:ascii="Arial" w:hAnsi="Arial" w:cs="Arial"/>
          <w:color w:val="000000"/>
          <w:sz w:val="22"/>
          <w:szCs w:val="22"/>
        </w:rPr>
        <w:t>were</w:t>
      </w:r>
      <w:ins w:id="1391" w:author="Keene-Snickers,Lexi" w:date="2025-03-21T15:31:00Z" w16du:dateUtc="2025-03-21T21:31:00Z">
        <w:r w:rsidR="0064613C">
          <w:rPr>
            <w:rFonts w:ascii="Arial" w:hAnsi="Arial" w:cs="Arial"/>
            <w:color w:val="000000"/>
            <w:sz w:val="22"/>
            <w:szCs w:val="22"/>
          </w:rPr>
          <w:t xml:space="preserve"> generally low to mid positives but </w:t>
        </w:r>
      </w:ins>
      <w:ins w:id="1392" w:author="Keene-Snickers,Lexi" w:date="2025-04-02T14:46:00Z" w16du:dateUtc="2025-04-02T20:46:00Z">
        <w:r w:rsidR="002B22F1">
          <w:rPr>
            <w:rFonts w:ascii="Arial" w:hAnsi="Arial" w:cs="Arial"/>
            <w:color w:val="000000"/>
            <w:sz w:val="22"/>
            <w:szCs w:val="22"/>
          </w:rPr>
          <w:t>could</w:t>
        </w:r>
      </w:ins>
      <w:ins w:id="1393" w:author="Keene-Snickers,Lexi" w:date="2025-03-21T15:32:00Z" w16du:dateUtc="2025-03-21T21:32:00Z">
        <w:r w:rsidR="0064613C">
          <w:rPr>
            <w:rFonts w:ascii="Arial" w:hAnsi="Arial" w:cs="Arial"/>
            <w:color w:val="000000"/>
            <w:sz w:val="22"/>
            <w:szCs w:val="22"/>
          </w:rPr>
          <w:t xml:space="preserve"> </w:t>
        </w:r>
      </w:ins>
      <w:ins w:id="1394" w:author="Keene-Snickers,Lexi" w:date="2025-03-21T15:31:00Z" w16du:dateUtc="2025-03-21T21:31:00Z">
        <w:r w:rsidR="0064613C">
          <w:rPr>
            <w:rFonts w:ascii="Arial" w:hAnsi="Arial" w:cs="Arial"/>
            <w:color w:val="000000"/>
            <w:sz w:val="22"/>
            <w:szCs w:val="22"/>
          </w:rPr>
          <w:t xml:space="preserve">replicate to higher levels. </w:t>
        </w:r>
      </w:ins>
      <w:ins w:id="1395" w:author="Keene-Snickers,Lexi" w:date="2025-03-21T15:32:00Z" w16du:dateUtc="2025-03-21T21:32:00Z">
        <w:r w:rsidR="0064613C">
          <w:rPr>
            <w:rFonts w:ascii="Arial" w:hAnsi="Arial" w:cs="Arial"/>
            <w:color w:val="000000"/>
            <w:sz w:val="22"/>
            <w:szCs w:val="22"/>
          </w:rPr>
          <w:t xml:space="preserve">Due </w:t>
        </w:r>
      </w:ins>
      <w:ins w:id="1396" w:author="Keene-Snickers,Lexi" w:date="2025-03-21T15:29:00Z" w16du:dateUtc="2025-03-21T21:29:00Z">
        <w:r w:rsidR="0064613C">
          <w:rPr>
            <w:rFonts w:ascii="Arial" w:hAnsi="Arial" w:cs="Arial"/>
            <w:color w:val="000000"/>
            <w:sz w:val="22"/>
            <w:szCs w:val="22"/>
          </w:rPr>
          <w:t xml:space="preserve">to the </w:t>
        </w:r>
        <w:del w:id="1397" w:author="Stenglein,Mark" w:date="2025-03-26T10:16:00Z" w16du:dateUtc="2025-03-26T16:16:00Z">
          <w:r w:rsidR="0064613C" w:rsidDel="009C57CD">
            <w:rPr>
              <w:rFonts w:ascii="Arial" w:hAnsi="Arial" w:cs="Arial"/>
              <w:color w:val="000000"/>
              <w:sz w:val="22"/>
              <w:szCs w:val="22"/>
            </w:rPr>
            <w:delText>bi- and</w:delText>
          </w:r>
        </w:del>
      </w:ins>
      <w:r w:rsidR="009C57CD">
        <w:rPr>
          <w:rFonts w:ascii="Arial" w:hAnsi="Arial" w:cs="Arial"/>
          <w:color w:val="000000"/>
          <w:sz w:val="22"/>
          <w:szCs w:val="22"/>
        </w:rPr>
        <w:t>multi</w:t>
      </w:r>
      <w:ins w:id="1398" w:author="Keene-Snickers,Lexi" w:date="2025-03-21T15:29:00Z" w16du:dateUtc="2025-03-21T21:29:00Z">
        <w:r w:rsidR="0064613C">
          <w:rPr>
            <w:rFonts w:ascii="Arial" w:hAnsi="Arial" w:cs="Arial"/>
            <w:color w:val="000000"/>
            <w:sz w:val="22"/>
            <w:szCs w:val="22"/>
          </w:rPr>
          <w:t>modal distributions of in</w:t>
        </w:r>
      </w:ins>
      <w:ins w:id="1399" w:author="Keene-Snickers,Lexi" w:date="2025-03-21T15:30:00Z" w16du:dateUtc="2025-03-21T21:30:00Z">
        <w:r w:rsidR="0064613C">
          <w:rPr>
            <w:rFonts w:ascii="Arial" w:hAnsi="Arial" w:cs="Arial"/>
            <w:color w:val="000000"/>
            <w:sz w:val="22"/>
            <w:szCs w:val="22"/>
          </w:rPr>
          <w:t xml:space="preserve">fection levels observed in galbut virus and chaq virus </w:t>
        </w:r>
      </w:ins>
      <w:ins w:id="1400" w:author="Keene-Snickers,Lexi" w:date="2025-03-21T15:32:00Z" w16du:dateUtc="2025-03-21T21:32:00Z">
        <w:r w:rsidR="0064613C">
          <w:rPr>
            <w:rFonts w:ascii="Arial" w:hAnsi="Arial" w:cs="Arial"/>
            <w:color w:val="000000"/>
            <w:sz w:val="22"/>
            <w:szCs w:val="22"/>
          </w:rPr>
          <w:t>the median was used to calculate the fold difference in galbut A and B</w:t>
        </w:r>
      </w:ins>
      <w:ins w:id="1401" w:author="Keene-Snickers,Lexi" w:date="2025-03-21T15:33:00Z" w16du:dateUtc="2025-03-21T21:33:00Z">
        <w:r w:rsidR="0064613C">
          <w:rPr>
            <w:rFonts w:ascii="Arial" w:hAnsi="Arial" w:cs="Arial"/>
            <w:color w:val="000000"/>
            <w:sz w:val="22"/>
            <w:szCs w:val="22"/>
          </w:rPr>
          <w:t xml:space="preserve"> genotype</w:t>
        </w:r>
      </w:ins>
      <w:ins w:id="1402" w:author="Keene-Snickers,Lexi" w:date="2025-03-21T15:32:00Z" w16du:dateUtc="2025-03-21T21:32:00Z">
        <w:r w:rsidR="0064613C">
          <w:rPr>
            <w:rFonts w:ascii="Arial" w:hAnsi="Arial" w:cs="Arial"/>
            <w:color w:val="000000"/>
            <w:sz w:val="22"/>
            <w:szCs w:val="22"/>
          </w:rPr>
          <w:t xml:space="preserve"> infection levels </w:t>
        </w:r>
      </w:ins>
      <w:ins w:id="1403" w:author="Keene-Snickers,Lexi" w:date="2025-03-21T15:30:00Z" w16du:dateUtc="2025-03-21T21:30:00Z">
        <w:r w:rsidR="0064613C">
          <w:rPr>
            <w:rFonts w:ascii="Arial" w:hAnsi="Arial" w:cs="Arial"/>
            <w:color w:val="000000"/>
            <w:sz w:val="22"/>
            <w:szCs w:val="22"/>
          </w:rPr>
          <w:t>(</w:t>
        </w:r>
        <w:r w:rsidR="0064613C" w:rsidRPr="0064613C">
          <w:rPr>
            <w:rFonts w:ascii="Arial" w:hAnsi="Arial" w:cs="Arial"/>
            <w:b/>
            <w:bCs/>
            <w:color w:val="000000"/>
            <w:sz w:val="22"/>
            <w:szCs w:val="22"/>
            <w:rPrChange w:id="1404" w:author="Keene-Snickers,Lexi" w:date="2025-03-21T15:33:00Z" w16du:dateUtc="2025-03-21T21:33:00Z">
              <w:rPr>
                <w:rFonts w:ascii="Arial" w:hAnsi="Arial" w:cs="Arial"/>
                <w:color w:val="000000"/>
                <w:sz w:val="22"/>
                <w:szCs w:val="22"/>
              </w:rPr>
            </w:rPrChange>
          </w:rPr>
          <w:t>Supp. Fig. 7</w:t>
        </w:r>
        <w:r w:rsidR="0064613C">
          <w:rPr>
            <w:rFonts w:ascii="Arial" w:hAnsi="Arial" w:cs="Arial"/>
            <w:color w:val="000000"/>
            <w:sz w:val="22"/>
            <w:szCs w:val="22"/>
          </w:rPr>
          <w:t>)</w:t>
        </w:r>
      </w:ins>
    </w:p>
    <w:p w14:paraId="0BC49E55" w14:textId="77777777" w:rsidR="008603AA" w:rsidRDefault="008603AA" w:rsidP="00081385">
      <w:pPr>
        <w:spacing w:line="360" w:lineRule="auto"/>
        <w:ind w:firstLine="720"/>
        <w:rPr>
          <w:rFonts w:ascii="Arial" w:hAnsi="Arial" w:cs="Arial"/>
          <w:color w:val="000000"/>
          <w:sz w:val="22"/>
          <w:szCs w:val="22"/>
        </w:rPr>
      </w:pPr>
    </w:p>
    <w:p w14:paraId="30B46F8F" w14:textId="1F2F9406" w:rsidR="00662F11" w:rsidRPr="00172A8D" w:rsidRDefault="004023D8" w:rsidP="00081385">
      <w:pPr>
        <w:spacing w:line="360" w:lineRule="auto"/>
        <w:ind w:firstLine="720"/>
        <w:rPr>
          <w:rFonts w:ascii="Arial" w:hAnsi="Arial" w:cs="Arial"/>
          <w:color w:val="000000"/>
          <w:sz w:val="22"/>
          <w:szCs w:val="22"/>
        </w:rPr>
      </w:pPr>
      <w:r>
        <w:rPr>
          <w:rFonts w:ascii="Arial" w:hAnsi="Arial" w:cs="Arial"/>
          <w:color w:val="000000"/>
          <w:sz w:val="22"/>
          <w:szCs w:val="22"/>
        </w:rPr>
        <w:t xml:space="preserve">We next </w:t>
      </w:r>
      <w:r w:rsidR="00DF705B">
        <w:rPr>
          <w:rFonts w:ascii="Arial" w:hAnsi="Arial" w:cs="Arial"/>
          <w:color w:val="000000"/>
          <w:sz w:val="22"/>
          <w:szCs w:val="22"/>
        </w:rPr>
        <w:t xml:space="preserve">evaluated </w:t>
      </w:r>
      <w:r>
        <w:rPr>
          <w:rFonts w:ascii="Arial" w:hAnsi="Arial" w:cs="Arial"/>
          <w:color w:val="000000"/>
          <w:sz w:val="22"/>
          <w:szCs w:val="22"/>
        </w:rPr>
        <w:t xml:space="preserve">whether </w:t>
      </w:r>
      <w:r w:rsidR="00921649">
        <w:rPr>
          <w:rFonts w:ascii="Arial" w:hAnsi="Arial" w:cs="Arial"/>
          <w:color w:val="000000"/>
          <w:sz w:val="22"/>
          <w:szCs w:val="22"/>
        </w:rPr>
        <w:t xml:space="preserve">the presence of chaq virus increased levels of galbut virus RNA. </w:t>
      </w:r>
      <w:del w:id="1405" w:author="Keene-Snickers,Lexi" w:date="2025-04-02T14:46:00Z" w16du:dateUtc="2025-04-02T20:46:00Z">
        <w:r w:rsidR="00921649" w:rsidDel="002B22F1">
          <w:rPr>
            <w:rFonts w:ascii="Arial" w:hAnsi="Arial" w:cs="Arial"/>
            <w:color w:val="000000"/>
            <w:sz w:val="22"/>
            <w:szCs w:val="22"/>
          </w:rPr>
          <w:delText xml:space="preserve"> </w:delText>
        </w:r>
      </w:del>
      <w:r w:rsidR="00921649">
        <w:rPr>
          <w:rFonts w:ascii="Arial" w:hAnsi="Arial" w:cs="Arial"/>
          <w:color w:val="000000"/>
          <w:sz w:val="22"/>
          <w:szCs w:val="22"/>
        </w:rPr>
        <w:t>There was no difference in</w:t>
      </w:r>
      <w:r w:rsidR="00C47E76">
        <w:rPr>
          <w:rFonts w:ascii="Arial" w:hAnsi="Arial" w:cs="Arial"/>
          <w:color w:val="000000"/>
          <w:sz w:val="22"/>
          <w:szCs w:val="22"/>
        </w:rPr>
        <w:t xml:space="preserve"> median galbut virus</w:t>
      </w:r>
      <w:r w:rsidR="00921649">
        <w:rPr>
          <w:rFonts w:ascii="Arial" w:hAnsi="Arial" w:cs="Arial"/>
          <w:color w:val="000000"/>
          <w:sz w:val="22"/>
          <w:szCs w:val="22"/>
        </w:rPr>
        <w:t xml:space="preserve"> </w:t>
      </w:r>
      <w:r w:rsidR="00C47E76">
        <w:rPr>
          <w:rFonts w:ascii="Arial" w:hAnsi="Arial" w:cs="Arial"/>
          <w:color w:val="000000"/>
          <w:sz w:val="22"/>
          <w:szCs w:val="22"/>
        </w:rPr>
        <w:t xml:space="preserve">RPM </w:t>
      </w:r>
      <w:r w:rsidR="00921649">
        <w:rPr>
          <w:rFonts w:ascii="Arial" w:hAnsi="Arial" w:cs="Arial"/>
          <w:color w:val="000000"/>
          <w:sz w:val="22"/>
          <w:szCs w:val="22"/>
        </w:rPr>
        <w:t xml:space="preserve">levels </w:t>
      </w:r>
      <w:del w:id="1406" w:author="Keene-Snickers,Lexi" w:date="2025-03-21T14:08:00Z" w16du:dateUtc="2025-03-21T20:08:00Z">
        <w:r w:rsidR="00921649" w:rsidDel="0064613C">
          <w:rPr>
            <w:rFonts w:ascii="Arial" w:hAnsi="Arial" w:cs="Arial"/>
            <w:color w:val="000000"/>
            <w:sz w:val="22"/>
            <w:szCs w:val="22"/>
          </w:rPr>
          <w:delText>whether or not</w:delText>
        </w:r>
      </w:del>
      <w:r w:rsidR="009729CB">
        <w:rPr>
          <w:rFonts w:ascii="Arial" w:hAnsi="Arial" w:cs="Arial"/>
          <w:color w:val="000000"/>
          <w:sz w:val="22"/>
          <w:szCs w:val="22"/>
        </w:rPr>
        <w:t>between infections with or without</w:t>
      </w:r>
      <w:r w:rsidR="00921649">
        <w:rPr>
          <w:rFonts w:ascii="Arial" w:hAnsi="Arial" w:cs="Arial"/>
          <w:color w:val="000000"/>
          <w:sz w:val="22"/>
          <w:szCs w:val="22"/>
        </w:rPr>
        <w:t xml:space="preserve"> chaq </w:t>
      </w:r>
      <w:del w:id="1407" w:author="Stenglein,Mark" w:date="2025-03-26T10:17:00Z" w16du:dateUtc="2025-03-26T16:17:00Z">
        <w:r w:rsidR="00921649" w:rsidDel="009729CB">
          <w:rPr>
            <w:rFonts w:ascii="Arial" w:hAnsi="Arial" w:cs="Arial"/>
            <w:color w:val="000000"/>
            <w:sz w:val="22"/>
            <w:szCs w:val="22"/>
          </w:rPr>
          <w:delText>was present</w:delText>
        </w:r>
        <w:r w:rsidR="0064613C" w:rsidDel="009729CB">
          <w:rPr>
            <w:rFonts w:ascii="Arial" w:hAnsi="Arial" w:cs="Arial"/>
            <w:color w:val="000000"/>
            <w:sz w:val="22"/>
            <w:szCs w:val="22"/>
          </w:rPr>
          <w:delText xml:space="preserve"> or </w:delText>
        </w:r>
      </w:del>
      <w:r w:rsidR="009729CB">
        <w:rPr>
          <w:rFonts w:ascii="Arial" w:hAnsi="Arial" w:cs="Arial"/>
          <w:color w:val="000000"/>
          <w:sz w:val="22"/>
          <w:szCs w:val="22"/>
        </w:rPr>
        <w:t>virus</w:t>
      </w:r>
      <w:ins w:id="1408" w:author="Keene-Snickers,Lexi" w:date="2025-03-21T14:08:00Z" w16du:dateUtc="2025-03-21T20:08:00Z">
        <w:del w:id="1409" w:author="Stenglein,Mark" w:date="2025-03-26T10:17:00Z" w16du:dateUtc="2025-03-26T16:17:00Z">
          <w:r w:rsidR="0064613C" w:rsidDel="009729CB">
            <w:rPr>
              <w:rFonts w:ascii="Arial" w:hAnsi="Arial" w:cs="Arial"/>
              <w:color w:val="000000"/>
              <w:sz w:val="22"/>
              <w:szCs w:val="22"/>
            </w:rPr>
            <w:delText>not</w:delText>
          </w:r>
        </w:del>
      </w:ins>
      <w:r w:rsidR="00921649">
        <w:rPr>
          <w:rFonts w:ascii="Arial" w:hAnsi="Arial" w:cs="Arial"/>
          <w:color w:val="000000"/>
          <w:sz w:val="22"/>
          <w:szCs w:val="22"/>
        </w:rPr>
        <w:t xml:space="preserve"> (</w:t>
      </w:r>
      <w:r w:rsidR="00921649" w:rsidRPr="008725D9">
        <w:rPr>
          <w:rFonts w:ascii="Arial" w:hAnsi="Arial" w:cs="Arial"/>
          <w:b/>
          <w:bCs/>
          <w:color w:val="000000"/>
          <w:sz w:val="22"/>
          <w:szCs w:val="22"/>
          <w:rPrChange w:id="1410" w:author="Stenglein,Mark" w:date="2025-03-26T10:17:00Z" w16du:dateUtc="2025-03-26T16:17:00Z">
            <w:rPr>
              <w:rFonts w:ascii="Arial" w:hAnsi="Arial" w:cs="Arial"/>
              <w:color w:val="000000"/>
              <w:sz w:val="22"/>
              <w:szCs w:val="22"/>
            </w:rPr>
          </w:rPrChange>
        </w:rPr>
        <w:t>Fig. 9B</w:t>
      </w:r>
      <w:r w:rsidR="00921649">
        <w:rPr>
          <w:rFonts w:ascii="Arial" w:hAnsi="Arial" w:cs="Arial"/>
          <w:color w:val="000000"/>
          <w:sz w:val="22"/>
          <w:szCs w:val="22"/>
        </w:rPr>
        <w:t xml:space="preserve">; p-value = </w:t>
      </w:r>
      <w:del w:id="1411" w:author="Keene-Snickers,Lexi" w:date="2025-03-21T15:40:00Z" w16du:dateUtc="2025-03-21T21:40:00Z">
        <w:r w:rsidR="00921649" w:rsidDel="0064613C">
          <w:rPr>
            <w:rFonts w:ascii="Arial" w:hAnsi="Arial" w:cs="Arial"/>
            <w:color w:val="000000"/>
            <w:sz w:val="22"/>
            <w:szCs w:val="22"/>
          </w:rPr>
          <w:delText>XYZ</w:delText>
        </w:r>
      </w:del>
      <w:ins w:id="1412" w:author="Keene-Snickers,Lexi" w:date="2025-03-21T15:40:00Z" w16du:dateUtc="2025-03-21T21:40:00Z">
        <w:r w:rsidR="0064613C">
          <w:rPr>
            <w:rFonts w:ascii="Arial" w:hAnsi="Arial" w:cs="Arial"/>
            <w:color w:val="000000"/>
            <w:sz w:val="22"/>
            <w:szCs w:val="22"/>
          </w:rPr>
          <w:t>0.24</w:t>
        </w:r>
      </w:ins>
      <w:r w:rsidR="00921649">
        <w:rPr>
          <w:rFonts w:ascii="Arial" w:hAnsi="Arial" w:cs="Arial"/>
          <w:color w:val="000000"/>
          <w:sz w:val="22"/>
          <w:szCs w:val="22"/>
        </w:rPr>
        <w:t>).</w:t>
      </w:r>
      <w:del w:id="1413" w:author="Keene-Snickers,Lexi" w:date="2025-03-21T15:41:00Z" w16du:dateUtc="2025-03-21T21:41:00Z">
        <w:r w:rsidR="00921649" w:rsidDel="0064613C">
          <w:rPr>
            <w:rFonts w:ascii="Arial" w:hAnsi="Arial" w:cs="Arial"/>
            <w:color w:val="000000"/>
            <w:sz w:val="22"/>
            <w:szCs w:val="22"/>
          </w:rPr>
          <w:delText xml:space="preserve"> </w:delText>
        </w:r>
      </w:del>
      <w:del w:id="1414" w:author="Keene-Snickers,Lexi" w:date="2025-03-21T15:45:00Z" w16du:dateUtc="2025-03-21T21:45:00Z">
        <w:r w:rsidR="00921649" w:rsidDel="0064613C">
          <w:rPr>
            <w:rFonts w:ascii="Arial" w:hAnsi="Arial" w:cs="Arial"/>
            <w:color w:val="000000"/>
            <w:sz w:val="22"/>
            <w:szCs w:val="22"/>
          </w:rPr>
          <w:delText xml:space="preserve"> </w:delText>
        </w:r>
      </w:del>
      <w:ins w:id="1415" w:author="Keene-Snickers,Lexi" w:date="2025-03-21T15:41:00Z" w16du:dateUtc="2025-03-21T21:41:00Z">
        <w:r w:rsidR="0064613C">
          <w:rPr>
            <w:rFonts w:ascii="Arial" w:hAnsi="Arial" w:cs="Arial"/>
            <w:color w:val="000000"/>
            <w:sz w:val="22"/>
            <w:szCs w:val="22"/>
          </w:rPr>
          <w:t xml:space="preserve"> </w:t>
        </w:r>
      </w:ins>
      <w:r w:rsidR="00CE360A">
        <w:rPr>
          <w:rFonts w:ascii="Arial" w:hAnsi="Arial" w:cs="Arial"/>
          <w:color w:val="000000"/>
          <w:sz w:val="22"/>
          <w:szCs w:val="22"/>
        </w:rPr>
        <w:t>However, samples without chaq virus exhibited a much broader distribution of galbut virus RNA levels (</w:t>
      </w:r>
      <w:r w:rsidR="00CE360A" w:rsidRPr="00CE360A">
        <w:rPr>
          <w:rFonts w:ascii="Arial" w:hAnsi="Arial" w:cs="Arial"/>
          <w:color w:val="000000"/>
          <w:sz w:val="22"/>
          <w:szCs w:val="22"/>
          <w:highlight w:val="yellow"/>
          <w:rPrChange w:id="1416" w:author="Stenglein,Mark" w:date="2025-03-27T15:57:00Z" w16du:dateUtc="2025-03-27T21:57:00Z">
            <w:rPr>
              <w:rFonts w:ascii="Arial" w:hAnsi="Arial" w:cs="Arial"/>
              <w:color w:val="000000"/>
              <w:sz w:val="22"/>
              <w:szCs w:val="22"/>
            </w:rPr>
          </w:rPrChange>
        </w:rPr>
        <w:t>Levene’s test, p = X</w:t>
      </w:r>
      <w:r w:rsidR="00CE360A">
        <w:rPr>
          <w:rFonts w:ascii="Arial" w:hAnsi="Arial" w:cs="Arial"/>
          <w:color w:val="000000"/>
          <w:sz w:val="22"/>
          <w:szCs w:val="22"/>
        </w:rPr>
        <w:t>).</w:t>
      </w:r>
      <w:del w:id="1417" w:author="Keene-Snickers,Lexi" w:date="2025-04-02T14:47:00Z" w16du:dateUtc="2025-04-02T20:47:00Z">
        <w:r w:rsidR="00CE360A" w:rsidDel="002B22F1">
          <w:rPr>
            <w:rFonts w:ascii="Arial" w:hAnsi="Arial" w:cs="Arial"/>
            <w:color w:val="000000"/>
            <w:sz w:val="22"/>
            <w:szCs w:val="22"/>
          </w:rPr>
          <w:delText xml:space="preserve"> </w:delText>
        </w:r>
      </w:del>
      <w:r w:rsidR="00CE360A">
        <w:rPr>
          <w:rFonts w:ascii="Arial" w:hAnsi="Arial" w:cs="Arial"/>
          <w:color w:val="000000"/>
          <w:sz w:val="22"/>
          <w:szCs w:val="22"/>
        </w:rPr>
        <w:t xml:space="preserve"> </w:t>
      </w:r>
      <w:r w:rsidR="00BE7E27" w:rsidRPr="00172A8D">
        <w:rPr>
          <w:rFonts w:ascii="Arial" w:hAnsi="Arial" w:cs="Arial"/>
          <w:color w:val="000000"/>
          <w:sz w:val="22"/>
          <w:szCs w:val="22"/>
        </w:rPr>
        <w:t xml:space="preserve">Samples negative for chaq </w:t>
      </w:r>
      <w:del w:id="1418" w:author="Stenglein,Mark" w:date="2025-03-27T15:57:00Z" w16du:dateUtc="2025-03-27T21:57:00Z">
        <w:r w:rsidR="00BE7E27" w:rsidRPr="00172A8D" w:rsidDel="00CE360A">
          <w:rPr>
            <w:rFonts w:ascii="Arial" w:hAnsi="Arial" w:cs="Arial"/>
            <w:color w:val="000000"/>
            <w:sz w:val="22"/>
            <w:szCs w:val="22"/>
          </w:rPr>
          <w:delText xml:space="preserve">virus </w:delText>
        </w:r>
        <w:r w:rsidR="00662F11" w:rsidRPr="00172A8D" w:rsidDel="00CE360A">
          <w:rPr>
            <w:rFonts w:ascii="Arial" w:hAnsi="Arial" w:cs="Arial"/>
            <w:color w:val="000000"/>
            <w:sz w:val="22"/>
            <w:szCs w:val="22"/>
          </w:rPr>
          <w:delText xml:space="preserve">did not show this distribution; they </w:delText>
        </w:r>
      </w:del>
      <w:r w:rsidR="00662F11" w:rsidRPr="00172A8D">
        <w:rPr>
          <w:rFonts w:ascii="Arial" w:hAnsi="Arial" w:cs="Arial"/>
          <w:color w:val="000000"/>
          <w:sz w:val="22"/>
          <w:szCs w:val="22"/>
        </w:rPr>
        <w:t>were all clustered together in the middle of the range of chaq virus positive samples (</w:t>
      </w:r>
      <w:r w:rsidR="00662F11" w:rsidRPr="00172A8D">
        <w:rPr>
          <w:rFonts w:ascii="Arial" w:hAnsi="Arial" w:cs="Arial"/>
          <w:b/>
          <w:bCs/>
          <w:color w:val="000000"/>
          <w:sz w:val="22"/>
          <w:szCs w:val="22"/>
        </w:rPr>
        <w:t>Fig. 9B</w:t>
      </w:r>
      <w:r w:rsidR="00662F11" w:rsidRPr="00172A8D">
        <w:rPr>
          <w:rFonts w:ascii="Arial" w:hAnsi="Arial" w:cs="Arial"/>
          <w:color w:val="000000"/>
          <w:sz w:val="22"/>
          <w:szCs w:val="22"/>
        </w:rPr>
        <w:t>)</w:t>
      </w:r>
      <w:ins w:id="1419" w:author="Keene-Snickers,Lexi" w:date="2025-03-21T15:40:00Z" w16du:dateUtc="2025-03-21T21:40:00Z">
        <w:r w:rsidR="0064613C">
          <w:rPr>
            <w:rFonts w:ascii="Arial" w:hAnsi="Arial" w:cs="Arial"/>
            <w:color w:val="000000"/>
            <w:sz w:val="22"/>
            <w:szCs w:val="22"/>
          </w:rPr>
          <w:t>.</w:t>
        </w:r>
      </w:ins>
      <w:ins w:id="1420" w:author="Keene-Snickers,Lexi" w:date="2025-03-21T15:45:00Z" w16du:dateUtc="2025-03-21T21:45:00Z">
        <w:r w:rsidR="0064613C">
          <w:rPr>
            <w:rFonts w:ascii="Arial" w:hAnsi="Arial" w:cs="Arial"/>
            <w:color w:val="000000"/>
            <w:sz w:val="22"/>
            <w:szCs w:val="22"/>
          </w:rPr>
          <w:t xml:space="preserve"> However, this variance </w:t>
        </w:r>
      </w:ins>
      <w:ins w:id="1421" w:author="Keene-Snickers,Lexi" w:date="2025-03-21T15:46:00Z" w16du:dateUtc="2025-03-21T21:46:00Z">
        <w:del w:id="1422" w:author="Stenglein,Mark" w:date="2025-03-27T15:58:00Z" w16du:dateUtc="2025-03-27T21:58:00Z">
          <w:r w:rsidR="0064613C" w:rsidDel="00CE360A">
            <w:rPr>
              <w:rFonts w:ascii="Arial" w:hAnsi="Arial" w:cs="Arial"/>
              <w:color w:val="000000"/>
              <w:sz w:val="22"/>
              <w:szCs w:val="22"/>
            </w:rPr>
            <w:delText xml:space="preserve">between samples </w:delText>
          </w:r>
        </w:del>
      </w:ins>
      <w:ins w:id="1423" w:author="Keene-Snickers,Lexi" w:date="2025-03-21T15:45:00Z" w16du:dateUtc="2025-03-21T21:45:00Z">
        <w:r w:rsidR="0064613C">
          <w:rPr>
            <w:rFonts w:ascii="Arial" w:hAnsi="Arial" w:cs="Arial"/>
            <w:color w:val="000000"/>
            <w:sz w:val="22"/>
            <w:szCs w:val="22"/>
          </w:rPr>
          <w:t xml:space="preserve">was not </w:t>
        </w:r>
        <w:del w:id="1424" w:author="Stenglein,Mark" w:date="2025-03-27T15:58:00Z" w16du:dateUtc="2025-03-27T21:58:00Z">
          <w:r w:rsidR="0064613C" w:rsidDel="00CE360A">
            <w:rPr>
              <w:rFonts w:ascii="Arial" w:hAnsi="Arial" w:cs="Arial"/>
              <w:color w:val="000000"/>
              <w:sz w:val="22"/>
              <w:szCs w:val="22"/>
            </w:rPr>
            <w:delText xml:space="preserve">found to be </w:delText>
          </w:r>
        </w:del>
        <w:r w:rsidR="0064613C">
          <w:rPr>
            <w:rFonts w:ascii="Arial" w:hAnsi="Arial" w:cs="Arial"/>
            <w:color w:val="000000"/>
            <w:sz w:val="22"/>
            <w:szCs w:val="22"/>
          </w:rPr>
          <w:t xml:space="preserve">statistically significant (p = </w:t>
        </w:r>
      </w:ins>
      <w:ins w:id="1425" w:author="Keene-Snickers,Lexi" w:date="2025-03-21T15:46:00Z" w16du:dateUtc="2025-03-21T21:46:00Z">
        <w:r w:rsidR="0064613C">
          <w:rPr>
            <w:rFonts w:ascii="Arial" w:hAnsi="Arial" w:cs="Arial"/>
            <w:color w:val="000000"/>
            <w:sz w:val="22"/>
            <w:szCs w:val="22"/>
          </w:rPr>
          <w:t>0.12</w:t>
        </w:r>
      </w:ins>
      <w:r w:rsidR="00CE360A">
        <w:rPr>
          <w:rFonts w:ascii="Arial" w:hAnsi="Arial" w:cs="Arial"/>
          <w:color w:val="000000"/>
          <w:sz w:val="22"/>
          <w:szCs w:val="22"/>
        </w:rPr>
        <w:t>; Levene’s test</w:t>
      </w:r>
      <w:ins w:id="1426" w:author="Keene-Snickers,Lexi" w:date="2025-03-21T15:46:00Z" w16du:dateUtc="2025-03-21T21:46:00Z">
        <w:r w:rsidR="0064613C">
          <w:rPr>
            <w:rFonts w:ascii="Arial" w:hAnsi="Arial" w:cs="Arial"/>
            <w:color w:val="000000"/>
            <w:sz w:val="22"/>
            <w:szCs w:val="22"/>
          </w:rPr>
          <w:t>).</w:t>
        </w:r>
      </w:ins>
      <w:del w:id="1427" w:author="Keene-Snickers,Lexi" w:date="2025-03-21T15:40:00Z" w16du:dateUtc="2025-03-21T21:40:00Z">
        <w:r w:rsidR="00662F11" w:rsidRPr="00172A8D" w:rsidDel="0064613C">
          <w:rPr>
            <w:rFonts w:ascii="Arial" w:hAnsi="Arial" w:cs="Arial"/>
            <w:color w:val="000000"/>
            <w:sz w:val="22"/>
            <w:szCs w:val="22"/>
          </w:rPr>
          <w:delText xml:space="preserve"> [STATS].</w:delText>
        </w:r>
      </w:del>
    </w:p>
    <w:p w14:paraId="5DF29ECF" w14:textId="77777777" w:rsidR="00662F11" w:rsidRDefault="00662F11" w:rsidP="00081385">
      <w:pPr>
        <w:spacing w:line="360" w:lineRule="auto"/>
        <w:ind w:firstLine="720"/>
        <w:rPr>
          <w:rFonts w:ascii="Arial" w:hAnsi="Arial" w:cs="Arial"/>
          <w:color w:val="000000"/>
          <w:sz w:val="22"/>
          <w:szCs w:val="22"/>
        </w:rPr>
      </w:pPr>
    </w:p>
    <w:p w14:paraId="1926EC8C" w14:textId="51B7370E" w:rsidR="00C21F48" w:rsidRDefault="004023D8" w:rsidP="00081385">
      <w:pPr>
        <w:spacing w:line="360" w:lineRule="auto"/>
        <w:ind w:firstLine="720"/>
        <w:rPr>
          <w:rFonts w:ascii="Arial" w:hAnsi="Arial" w:cs="Arial"/>
          <w:color w:val="000000"/>
          <w:sz w:val="22"/>
          <w:szCs w:val="22"/>
        </w:rPr>
      </w:pPr>
      <w:commentRangeStart w:id="1428"/>
      <w:r w:rsidRPr="005E70EB">
        <w:rPr>
          <w:rFonts w:ascii="Arial" w:hAnsi="Arial" w:cs="Arial"/>
          <w:b/>
          <w:bCs/>
          <w:color w:val="000000"/>
          <w:sz w:val="22"/>
          <w:szCs w:val="22"/>
        </w:rPr>
        <w:t>Figure 9</w:t>
      </w:r>
      <w:r>
        <w:rPr>
          <w:rFonts w:ascii="Arial" w:hAnsi="Arial" w:cs="Arial"/>
          <w:color w:val="000000"/>
          <w:sz w:val="22"/>
          <w:szCs w:val="22"/>
        </w:rPr>
        <w:t xml:space="preserve"> and our RT-qPCR data (</w:t>
      </w:r>
      <w:r w:rsidRPr="005E70EB">
        <w:rPr>
          <w:rFonts w:ascii="Arial" w:hAnsi="Arial" w:cs="Arial"/>
          <w:b/>
          <w:bCs/>
          <w:color w:val="000000"/>
          <w:sz w:val="22"/>
          <w:szCs w:val="22"/>
        </w:rPr>
        <w:t>Fig. 1</w:t>
      </w:r>
      <w:r>
        <w:rPr>
          <w:rFonts w:ascii="Arial" w:hAnsi="Arial" w:cs="Arial"/>
          <w:color w:val="000000"/>
          <w:sz w:val="22"/>
          <w:szCs w:val="22"/>
        </w:rPr>
        <w:t xml:space="preserve">) </w:t>
      </w:r>
      <w:r w:rsidR="00A137AA">
        <w:rPr>
          <w:rFonts w:ascii="Arial" w:hAnsi="Arial" w:cs="Arial"/>
          <w:color w:val="000000"/>
          <w:sz w:val="22"/>
          <w:szCs w:val="22"/>
        </w:rPr>
        <w:t xml:space="preserve">indicated </w:t>
      </w:r>
      <w:r w:rsidR="00662F11">
        <w:rPr>
          <w:rFonts w:ascii="Arial" w:hAnsi="Arial" w:cs="Arial"/>
          <w:color w:val="000000"/>
          <w:sz w:val="22"/>
          <w:szCs w:val="22"/>
        </w:rPr>
        <w:t xml:space="preserve">that </w:t>
      </w:r>
      <w:r w:rsidR="00A137AA">
        <w:rPr>
          <w:rFonts w:ascii="Arial" w:hAnsi="Arial" w:cs="Arial"/>
          <w:color w:val="000000"/>
          <w:sz w:val="22"/>
          <w:szCs w:val="22"/>
        </w:rPr>
        <w:t xml:space="preserve">clade A galbut virus RNA levels exhibited a </w:t>
      </w:r>
      <w:r w:rsidR="00662F11">
        <w:rPr>
          <w:rFonts w:ascii="Arial" w:hAnsi="Arial" w:cs="Arial"/>
          <w:color w:val="000000"/>
          <w:sz w:val="22"/>
          <w:szCs w:val="22"/>
        </w:rPr>
        <w:t xml:space="preserve">bimodal </w:t>
      </w:r>
      <w:r w:rsidR="00A137AA">
        <w:rPr>
          <w:rFonts w:ascii="Arial" w:hAnsi="Arial" w:cs="Arial"/>
          <w:color w:val="000000"/>
          <w:sz w:val="22"/>
          <w:szCs w:val="22"/>
        </w:rPr>
        <w:t>distribution</w:t>
      </w:r>
      <w:r>
        <w:rPr>
          <w:rFonts w:ascii="Arial" w:hAnsi="Arial" w:cs="Arial"/>
          <w:color w:val="000000"/>
          <w:sz w:val="22"/>
          <w:szCs w:val="22"/>
        </w:rPr>
        <w:t>. To investigate this</w:t>
      </w:r>
      <w:r w:rsidR="00662F11">
        <w:rPr>
          <w:rFonts w:ascii="Arial" w:hAnsi="Arial" w:cs="Arial"/>
          <w:color w:val="000000"/>
          <w:sz w:val="22"/>
          <w:szCs w:val="22"/>
        </w:rPr>
        <w:t>,</w:t>
      </w:r>
      <w:r>
        <w:rPr>
          <w:rFonts w:ascii="Arial" w:hAnsi="Arial" w:cs="Arial"/>
          <w:color w:val="000000"/>
          <w:sz w:val="22"/>
          <w:szCs w:val="22"/>
        </w:rPr>
        <w:t xml:space="preserve"> we plotted </w:t>
      </w:r>
      <w:r w:rsidR="00662F11">
        <w:rPr>
          <w:rFonts w:ascii="Arial" w:hAnsi="Arial" w:cs="Arial"/>
          <w:color w:val="000000"/>
          <w:sz w:val="22"/>
          <w:szCs w:val="22"/>
        </w:rPr>
        <w:t xml:space="preserve">a histogram of </w:t>
      </w:r>
      <w:r>
        <w:rPr>
          <w:rFonts w:ascii="Arial" w:hAnsi="Arial" w:cs="Arial"/>
          <w:color w:val="000000"/>
          <w:sz w:val="22"/>
          <w:szCs w:val="22"/>
        </w:rPr>
        <w:t xml:space="preserve">RPM </w:t>
      </w:r>
      <w:r w:rsidR="00662F11">
        <w:rPr>
          <w:rFonts w:ascii="Arial" w:hAnsi="Arial" w:cs="Arial"/>
          <w:color w:val="000000"/>
          <w:sz w:val="22"/>
          <w:szCs w:val="22"/>
        </w:rPr>
        <w:t>faceted by</w:t>
      </w:r>
      <w:r>
        <w:rPr>
          <w:rFonts w:ascii="Arial" w:hAnsi="Arial" w:cs="Arial"/>
          <w:color w:val="000000"/>
          <w:sz w:val="22"/>
          <w:szCs w:val="22"/>
        </w:rPr>
        <w:t xml:space="preserve"> segment</w:t>
      </w:r>
      <w:del w:id="1429" w:author="Keene-Snickers,Lexi" w:date="2025-03-21T15:21:00Z" w16du:dateUtc="2025-03-21T21:21:00Z">
        <w:r w:rsidDel="0064613C">
          <w:rPr>
            <w:rFonts w:ascii="Arial" w:hAnsi="Arial" w:cs="Arial"/>
            <w:color w:val="000000"/>
            <w:sz w:val="22"/>
            <w:szCs w:val="22"/>
          </w:rPr>
          <w:delText xml:space="preserve"> </w:delText>
        </w:r>
      </w:del>
      <w:ins w:id="1430" w:author="Keene-Snickers,Lexi" w:date="2025-03-21T15:21:00Z" w16du:dateUtc="2025-03-21T21:21:00Z">
        <w:r w:rsidR="0064613C">
          <w:rPr>
            <w:rFonts w:ascii="Arial" w:hAnsi="Arial" w:cs="Arial"/>
            <w:color w:val="000000"/>
            <w:sz w:val="22"/>
            <w:szCs w:val="22"/>
          </w:rPr>
          <w:t xml:space="preserve"> including partial sequences</w:t>
        </w:r>
      </w:ins>
      <w:del w:id="1431" w:author="Keene-Snickers,Lexi" w:date="2025-03-21T15:21:00Z" w16du:dateUtc="2025-03-21T21:21:00Z">
        <w:r w:rsidDel="0064613C">
          <w:rPr>
            <w:rFonts w:ascii="Arial" w:hAnsi="Arial" w:cs="Arial"/>
            <w:color w:val="000000"/>
            <w:sz w:val="22"/>
            <w:szCs w:val="22"/>
          </w:rPr>
          <w:delText>and genotype</w:delText>
        </w:r>
      </w:del>
      <w:r>
        <w:rPr>
          <w:rFonts w:ascii="Arial" w:hAnsi="Arial" w:cs="Arial"/>
          <w:color w:val="000000"/>
          <w:sz w:val="22"/>
          <w:szCs w:val="22"/>
        </w:rPr>
        <w:t>.</w:t>
      </w:r>
      <w:ins w:id="1432" w:author="Keene-Snickers,Lexi" w:date="2025-03-21T15:20:00Z" w16du:dateUtc="2025-03-21T21:20:00Z">
        <w:r w:rsidR="0064613C">
          <w:rPr>
            <w:rFonts w:ascii="Arial" w:hAnsi="Arial" w:cs="Arial"/>
            <w:color w:val="000000"/>
            <w:sz w:val="22"/>
            <w:szCs w:val="22"/>
          </w:rPr>
          <w:t xml:space="preserve"> There </w:t>
        </w:r>
        <w:del w:id="1433" w:author="Stenglein,Mark" w:date="2025-03-26T10:17:00Z" w16du:dateUtc="2025-03-26T16:17:00Z">
          <w:r w:rsidR="0064613C" w:rsidDel="00E066CD">
            <w:rPr>
              <w:rFonts w:ascii="Arial" w:hAnsi="Arial" w:cs="Arial"/>
              <w:color w:val="000000"/>
              <w:sz w:val="22"/>
              <w:szCs w:val="22"/>
            </w:rPr>
            <w:delText>is</w:delText>
          </w:r>
        </w:del>
      </w:ins>
      <w:r w:rsidR="00E066CD">
        <w:rPr>
          <w:rFonts w:ascii="Arial" w:hAnsi="Arial" w:cs="Arial"/>
          <w:color w:val="000000"/>
          <w:sz w:val="22"/>
          <w:szCs w:val="22"/>
        </w:rPr>
        <w:t>was</w:t>
      </w:r>
      <w:ins w:id="1434" w:author="Keene-Snickers,Lexi" w:date="2025-03-21T15:20:00Z" w16du:dateUtc="2025-03-21T21:20:00Z">
        <w:r w:rsidR="0064613C">
          <w:rPr>
            <w:rFonts w:ascii="Arial" w:hAnsi="Arial" w:cs="Arial"/>
            <w:color w:val="000000"/>
            <w:sz w:val="22"/>
            <w:szCs w:val="22"/>
          </w:rPr>
          <w:t xml:space="preserve"> a bimodal distri</w:t>
        </w:r>
      </w:ins>
      <w:ins w:id="1435" w:author="Keene-Snickers,Lexi" w:date="2025-03-21T15:21:00Z" w16du:dateUtc="2025-03-21T21:21:00Z">
        <w:r w:rsidR="0064613C">
          <w:rPr>
            <w:rFonts w:ascii="Arial" w:hAnsi="Arial" w:cs="Arial"/>
            <w:color w:val="000000"/>
            <w:sz w:val="22"/>
            <w:szCs w:val="22"/>
          </w:rPr>
          <w:t xml:space="preserve">bution in galbut virus RNA 1 and 2 </w:t>
        </w:r>
      </w:ins>
      <w:r w:rsidR="00E066CD">
        <w:rPr>
          <w:rFonts w:ascii="Arial" w:hAnsi="Arial" w:cs="Arial"/>
          <w:color w:val="000000"/>
          <w:sz w:val="22"/>
          <w:szCs w:val="22"/>
        </w:rPr>
        <w:t xml:space="preserve">levels </w:t>
      </w:r>
      <w:ins w:id="1436" w:author="Keene-Snickers,Lexi" w:date="2025-03-21T15:21:00Z" w16du:dateUtc="2025-03-21T21:21:00Z">
        <w:r w:rsidR="0064613C">
          <w:rPr>
            <w:rFonts w:ascii="Arial" w:hAnsi="Arial" w:cs="Arial"/>
            <w:color w:val="000000"/>
            <w:sz w:val="22"/>
            <w:szCs w:val="22"/>
          </w:rPr>
          <w:t>and a trimodal distribution in galbut virus RNA 3 and chaq virus</w:t>
        </w:r>
      </w:ins>
      <w:r w:rsidR="00E066CD">
        <w:rPr>
          <w:rFonts w:ascii="Arial" w:hAnsi="Arial" w:cs="Arial"/>
          <w:color w:val="000000"/>
          <w:sz w:val="22"/>
          <w:szCs w:val="22"/>
        </w:rPr>
        <w:t xml:space="preserve"> levels</w:t>
      </w:r>
      <w:ins w:id="1437" w:author="Keene-Snickers,Lexi" w:date="2025-03-21T15:22:00Z" w16du:dateUtc="2025-03-21T21:22:00Z">
        <w:r w:rsidR="0064613C">
          <w:rPr>
            <w:rFonts w:ascii="Arial" w:hAnsi="Arial" w:cs="Arial"/>
            <w:color w:val="000000"/>
            <w:sz w:val="22"/>
            <w:szCs w:val="22"/>
          </w:rPr>
          <w:t>. This agrees with the distributions seen in Figures 1 and 9</w:t>
        </w:r>
      </w:ins>
      <w:del w:id="1438" w:author="Keene-Snickers,Lexi" w:date="2025-03-21T15:22:00Z" w16du:dateUtc="2025-03-21T21:22:00Z">
        <w:r w:rsidDel="0064613C">
          <w:rPr>
            <w:rFonts w:ascii="Arial" w:hAnsi="Arial" w:cs="Arial"/>
            <w:color w:val="000000"/>
            <w:sz w:val="22"/>
            <w:szCs w:val="22"/>
          </w:rPr>
          <w:delText xml:space="preserve"> This graph however did not support our hypothesis of a bimodal phenotype</w:delText>
        </w:r>
      </w:del>
      <w:r>
        <w:rPr>
          <w:rFonts w:ascii="Arial" w:hAnsi="Arial" w:cs="Arial"/>
          <w:color w:val="000000"/>
          <w:sz w:val="22"/>
          <w:szCs w:val="22"/>
        </w:rPr>
        <w:t xml:space="preserve"> (</w:t>
      </w:r>
      <w:r w:rsidRPr="005E70EB">
        <w:rPr>
          <w:rFonts w:ascii="Arial" w:hAnsi="Arial" w:cs="Arial"/>
          <w:b/>
          <w:bCs/>
          <w:color w:val="000000"/>
          <w:sz w:val="22"/>
          <w:szCs w:val="22"/>
        </w:rPr>
        <w:t>Supp. Fig. 7</w:t>
      </w:r>
      <w:r>
        <w:rPr>
          <w:rFonts w:ascii="Arial" w:hAnsi="Arial" w:cs="Arial"/>
          <w:color w:val="000000"/>
          <w:sz w:val="22"/>
          <w:szCs w:val="22"/>
        </w:rPr>
        <w:t>).</w:t>
      </w:r>
      <w:r w:rsidR="00662F11">
        <w:rPr>
          <w:rFonts w:ascii="Arial" w:hAnsi="Arial" w:cs="Arial"/>
          <w:color w:val="000000"/>
          <w:sz w:val="22"/>
          <w:szCs w:val="22"/>
        </w:rPr>
        <w:t xml:space="preserve"> </w:t>
      </w:r>
      <w:del w:id="1439" w:author="Keene-Snickers,Lexi" w:date="2025-03-21T15:22:00Z" w16du:dateUtc="2025-03-21T21:22:00Z">
        <w:r w:rsidR="00907C9D" w:rsidDel="0064613C">
          <w:rPr>
            <w:rFonts w:ascii="Arial" w:hAnsi="Arial" w:cs="Arial"/>
            <w:color w:val="000000"/>
            <w:sz w:val="22"/>
            <w:szCs w:val="22"/>
          </w:rPr>
          <w:delText>[</w:delText>
        </w:r>
        <w:r w:rsidR="00662F11" w:rsidDel="0064613C">
          <w:rPr>
            <w:rFonts w:ascii="Arial" w:hAnsi="Arial" w:cs="Arial"/>
            <w:color w:val="000000"/>
            <w:sz w:val="22"/>
            <w:szCs w:val="22"/>
          </w:rPr>
          <w:delText>STATS</w:delText>
        </w:r>
        <w:r w:rsidR="00907C9D" w:rsidDel="0064613C">
          <w:rPr>
            <w:rFonts w:ascii="Arial" w:hAnsi="Arial" w:cs="Arial"/>
            <w:color w:val="000000"/>
            <w:sz w:val="22"/>
            <w:szCs w:val="22"/>
          </w:rPr>
          <w:delText>]</w:delText>
        </w:r>
      </w:del>
      <w:commentRangeEnd w:id="1428"/>
      <w:r w:rsidR="00A137AA">
        <w:rPr>
          <w:rStyle w:val="CommentReference"/>
        </w:rPr>
        <w:commentReference w:id="1428"/>
      </w:r>
    </w:p>
    <w:p w14:paraId="5463EE3B" w14:textId="77777777" w:rsidR="00662F11" w:rsidDel="0064613C" w:rsidRDefault="00662F11" w:rsidP="00081385">
      <w:pPr>
        <w:spacing w:line="360" w:lineRule="auto"/>
        <w:ind w:firstLine="720"/>
        <w:rPr>
          <w:del w:id="1440" w:author="Keene-Snickers,Lexi" w:date="2025-03-21T15:25:00Z" w16du:dateUtc="2025-03-21T21:25:00Z"/>
          <w:rFonts w:ascii="Arial" w:hAnsi="Arial" w:cs="Arial"/>
          <w:color w:val="000000"/>
          <w:sz w:val="22"/>
          <w:szCs w:val="22"/>
        </w:rPr>
      </w:pPr>
    </w:p>
    <w:p w14:paraId="417DFBB7" w14:textId="2B5B14E9" w:rsidR="00662F11" w:rsidDel="0064613C" w:rsidRDefault="00662F11">
      <w:pPr>
        <w:spacing w:line="360" w:lineRule="auto"/>
        <w:rPr>
          <w:del w:id="1441" w:author="Keene-Snickers,Lexi" w:date="2025-03-21T15:25:00Z" w16du:dateUtc="2025-03-21T21:25:00Z"/>
          <w:rFonts w:ascii="Arial" w:hAnsi="Arial" w:cs="Arial"/>
          <w:color w:val="000000"/>
          <w:sz w:val="22"/>
          <w:szCs w:val="22"/>
        </w:rPr>
        <w:pPrChange w:id="1442" w:author="Keene-Snickers,Lexi" w:date="2025-03-21T15:25:00Z" w16du:dateUtc="2025-03-21T21:25:00Z">
          <w:pPr>
            <w:spacing w:line="360" w:lineRule="auto"/>
            <w:ind w:firstLine="720"/>
          </w:pPr>
        </w:pPrChange>
      </w:pPr>
      <w:del w:id="1443" w:author="Keene-Snickers,Lexi" w:date="2025-03-21T15:25:00Z" w16du:dateUtc="2025-03-21T21:25:00Z">
        <w:r w:rsidDel="0064613C">
          <w:rPr>
            <w:rFonts w:ascii="Arial" w:hAnsi="Arial" w:cs="Arial"/>
            <w:color w:val="000000"/>
            <w:sz w:val="22"/>
            <w:szCs w:val="22"/>
          </w:rPr>
          <w:delText xml:space="preserve">The phenomenon of superinfection exclusion, the instance of one viral infection impeding the replication and dissemination of another viral infection of the same or similar virus has been well documented. Due to the presence of coinfections in our samples, we removed all samples with evidence of a coinfection from the analyses used for </w:delText>
        </w:r>
        <w:r w:rsidRPr="00E97611" w:rsidDel="0064613C">
          <w:rPr>
            <w:rFonts w:ascii="Arial" w:hAnsi="Arial" w:cs="Arial"/>
            <w:b/>
            <w:bCs/>
            <w:color w:val="000000"/>
            <w:sz w:val="22"/>
            <w:szCs w:val="22"/>
          </w:rPr>
          <w:delText>Figure 9</w:delText>
        </w:r>
        <w:r w:rsidDel="0064613C">
          <w:rPr>
            <w:rFonts w:ascii="Arial" w:hAnsi="Arial" w:cs="Arial"/>
            <w:color w:val="000000"/>
            <w:sz w:val="22"/>
            <w:szCs w:val="22"/>
          </w:rPr>
          <w:delText xml:space="preserve"> and </w:delText>
        </w:r>
        <w:r w:rsidRPr="00E97611" w:rsidDel="0064613C">
          <w:rPr>
            <w:rFonts w:ascii="Arial" w:hAnsi="Arial" w:cs="Arial"/>
            <w:b/>
            <w:bCs/>
            <w:color w:val="000000"/>
            <w:sz w:val="22"/>
            <w:szCs w:val="22"/>
          </w:rPr>
          <w:delText>Supplemental Figure 7</w:delText>
        </w:r>
        <w:r w:rsidDel="0064613C">
          <w:rPr>
            <w:rFonts w:ascii="Arial" w:hAnsi="Arial" w:cs="Arial"/>
            <w:color w:val="000000"/>
            <w:sz w:val="22"/>
            <w:szCs w:val="22"/>
          </w:rPr>
          <w:delText>.</w:delText>
        </w:r>
      </w:del>
    </w:p>
    <w:p w14:paraId="7751C7D5" w14:textId="77777777" w:rsidR="004C7DE3" w:rsidRPr="00DD52CF" w:rsidRDefault="004C7DE3">
      <w:pPr>
        <w:spacing w:line="360" w:lineRule="auto"/>
        <w:rPr>
          <w:rFonts w:ascii="Arial" w:hAnsi="Arial" w:cs="Arial"/>
          <w:color w:val="000000"/>
          <w:sz w:val="22"/>
          <w:szCs w:val="22"/>
        </w:rPr>
        <w:pPrChange w:id="1444" w:author="Keene-Snickers,Lexi" w:date="2025-03-21T15:25:00Z" w16du:dateUtc="2025-03-21T21:25:00Z">
          <w:pPr>
            <w:spacing w:line="360" w:lineRule="auto"/>
            <w:ind w:firstLine="720"/>
          </w:pPr>
        </w:pPrChange>
      </w:pPr>
    </w:p>
    <w:p w14:paraId="68B95508" w14:textId="4BDF4668" w:rsidR="008603AA" w:rsidRDefault="004C7DE3" w:rsidP="00081385">
      <w:pPr>
        <w:spacing w:line="360" w:lineRule="auto"/>
        <w:rPr>
          <w:rFonts w:ascii="Arial" w:hAnsi="Arial" w:cs="Arial"/>
          <w:b/>
          <w:bCs/>
          <w:sz w:val="22"/>
          <w:szCs w:val="22"/>
        </w:rPr>
      </w:pPr>
      <w:del w:id="1445" w:author="Keene-Snickers,Lexi" w:date="2025-03-21T15:03:00Z" w16du:dateUtc="2025-03-21T21:03:00Z">
        <w:r w:rsidDel="0064613C">
          <w:rPr>
            <w:rFonts w:ascii="Arial" w:hAnsi="Arial" w:cs="Arial"/>
            <w:b/>
            <w:bCs/>
            <w:noProof/>
            <w:sz w:val="22"/>
            <w:szCs w:val="22"/>
          </w:rPr>
          <w:drawing>
            <wp:inline distT="0" distB="0" distL="0" distR="0" wp14:anchorId="141FF1F7" wp14:editId="3EC800A8">
              <wp:extent cx="6821714" cy="2869347"/>
              <wp:effectExtent l="0" t="0" r="0" b="1270"/>
              <wp:docPr id="632276088" name="Picture 15" descr="A graph of a vir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76088" name="Picture 15" descr="A graph of a virus&#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852404" cy="2882256"/>
                      </a:xfrm>
                      <a:prstGeom prst="rect">
                        <a:avLst/>
                      </a:prstGeom>
                    </pic:spPr>
                  </pic:pic>
                </a:graphicData>
              </a:graphic>
            </wp:inline>
          </w:drawing>
        </w:r>
      </w:del>
      <w:ins w:id="1446" w:author="Keene-Snickers,Lexi" w:date="2025-03-21T15:05:00Z" w16du:dateUtc="2025-03-21T21:05:00Z">
        <w:r w:rsidR="0064613C">
          <w:rPr>
            <w:rFonts w:ascii="Arial" w:hAnsi="Arial" w:cs="Arial"/>
            <w:b/>
            <w:bCs/>
            <w:noProof/>
            <w:sz w:val="22"/>
            <w:szCs w:val="22"/>
          </w:rPr>
          <w:drawing>
            <wp:inline distT="0" distB="0" distL="0" distR="0" wp14:anchorId="4F9CEABB" wp14:editId="16101389">
              <wp:extent cx="6278415" cy="2806505"/>
              <wp:effectExtent l="0" t="0" r="0" b="635"/>
              <wp:docPr id="4293808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80867" name="Picture 429380867"/>
                      <pic:cNvPicPr/>
                    </pic:nvPicPr>
                    <pic:blipFill>
                      <a:blip r:embed="rId43"/>
                      <a:stretch>
                        <a:fillRect/>
                      </a:stretch>
                    </pic:blipFill>
                    <pic:spPr>
                      <a:xfrm>
                        <a:off x="0" y="0"/>
                        <a:ext cx="6294634" cy="2813755"/>
                      </a:xfrm>
                      <a:prstGeom prst="rect">
                        <a:avLst/>
                      </a:prstGeom>
                    </pic:spPr>
                  </pic:pic>
                </a:graphicData>
              </a:graphic>
            </wp:inline>
          </w:drawing>
        </w:r>
      </w:ins>
    </w:p>
    <w:p w14:paraId="298ABE6A" w14:textId="6358BCA2" w:rsidR="0064613C" w:rsidRPr="00E97611" w:rsidRDefault="00456285" w:rsidP="00081385">
      <w:pPr>
        <w:spacing w:line="360" w:lineRule="auto"/>
        <w:rPr>
          <w:rFonts w:ascii="Arial" w:hAnsi="Arial" w:cs="Arial"/>
          <w:sz w:val="22"/>
          <w:szCs w:val="22"/>
        </w:rPr>
      </w:pPr>
      <w:r w:rsidRPr="00631ADB">
        <w:rPr>
          <w:rFonts w:ascii="Arial" w:hAnsi="Arial" w:cs="Arial"/>
          <w:b/>
          <w:bCs/>
          <w:sz w:val="22"/>
          <w:szCs w:val="22"/>
        </w:rPr>
        <w:t xml:space="preserve">Figure </w:t>
      </w:r>
      <w:r w:rsidR="00812026">
        <w:rPr>
          <w:rFonts w:ascii="Arial" w:hAnsi="Arial" w:cs="Arial"/>
          <w:b/>
          <w:bCs/>
          <w:sz w:val="22"/>
          <w:szCs w:val="22"/>
        </w:rPr>
        <w:t>9</w:t>
      </w:r>
      <w:r w:rsidRPr="00631ADB">
        <w:rPr>
          <w:rFonts w:ascii="Arial" w:hAnsi="Arial" w:cs="Arial"/>
          <w:b/>
          <w:bCs/>
          <w:sz w:val="22"/>
          <w:szCs w:val="22"/>
        </w:rPr>
        <w:t>:</w:t>
      </w:r>
      <w:r w:rsidR="00631ADB" w:rsidRPr="00631ADB">
        <w:rPr>
          <w:rFonts w:ascii="Arial" w:hAnsi="Arial" w:cs="Arial"/>
          <w:b/>
          <w:bCs/>
          <w:sz w:val="22"/>
          <w:szCs w:val="22"/>
        </w:rPr>
        <w:t xml:space="preserve"> Galbut virus </w:t>
      </w:r>
      <w:commentRangeStart w:id="1447"/>
      <w:commentRangeStart w:id="1448"/>
      <w:r w:rsidR="00631ADB" w:rsidRPr="00631ADB">
        <w:rPr>
          <w:rFonts w:ascii="Arial" w:hAnsi="Arial" w:cs="Arial"/>
          <w:b/>
          <w:bCs/>
          <w:sz w:val="22"/>
          <w:szCs w:val="22"/>
        </w:rPr>
        <w:t>genotype A</w:t>
      </w:r>
      <w:commentRangeEnd w:id="1447"/>
      <w:r w:rsidR="007740D7">
        <w:rPr>
          <w:rStyle w:val="CommentReference"/>
        </w:rPr>
        <w:commentReference w:id="1447"/>
      </w:r>
      <w:commentRangeEnd w:id="1448"/>
      <w:r w:rsidR="004527D9">
        <w:rPr>
          <w:rStyle w:val="CommentReference"/>
        </w:rPr>
        <w:commentReference w:id="1448"/>
      </w:r>
      <w:r w:rsidR="00631ADB" w:rsidRPr="00631ADB">
        <w:rPr>
          <w:rFonts w:ascii="Arial" w:hAnsi="Arial" w:cs="Arial"/>
          <w:b/>
          <w:bCs/>
          <w:sz w:val="22"/>
          <w:szCs w:val="22"/>
        </w:rPr>
        <w:t xml:space="preserve"> </w:t>
      </w:r>
      <w:r w:rsidR="00C21F48">
        <w:rPr>
          <w:rFonts w:ascii="Arial" w:hAnsi="Arial" w:cs="Arial"/>
          <w:b/>
          <w:bCs/>
          <w:sz w:val="22"/>
          <w:szCs w:val="22"/>
        </w:rPr>
        <w:t xml:space="preserve">replicates to higher levels than genotype B. </w:t>
      </w:r>
      <w:r w:rsidR="00C21F48">
        <w:rPr>
          <w:rFonts w:ascii="Arial" w:hAnsi="Arial" w:cs="Arial"/>
          <w:sz w:val="22"/>
          <w:szCs w:val="22"/>
        </w:rPr>
        <w:t xml:space="preserve">(A) Box plot of total galbut virus reads (per million) </w:t>
      </w:r>
      <w:del w:id="1449" w:author="Keene-Snickers,Lexi" w:date="2025-03-21T15:25:00Z" w16du:dateUtc="2025-03-21T21:25:00Z">
        <w:r w:rsidR="00C21F48" w:rsidDel="0064613C">
          <w:rPr>
            <w:rFonts w:ascii="Arial" w:hAnsi="Arial" w:cs="Arial"/>
            <w:sz w:val="22"/>
            <w:szCs w:val="22"/>
          </w:rPr>
          <w:delText xml:space="preserve">on a log10 scale for </w:delText>
        </w:r>
      </w:del>
      <w:r w:rsidR="00C21F48">
        <w:rPr>
          <w:rFonts w:ascii="Arial" w:hAnsi="Arial" w:cs="Arial"/>
          <w:sz w:val="22"/>
          <w:szCs w:val="22"/>
        </w:rPr>
        <w:t>clade A</w:t>
      </w:r>
      <w:ins w:id="1450" w:author="Keene-Snickers,Lexi" w:date="2025-03-21T15:25:00Z" w16du:dateUtc="2025-03-21T21:25:00Z">
        <w:r w:rsidR="0064613C">
          <w:rPr>
            <w:rFonts w:ascii="Arial" w:hAnsi="Arial" w:cs="Arial"/>
            <w:sz w:val="22"/>
            <w:szCs w:val="22"/>
          </w:rPr>
          <w:t xml:space="preserve">, </w:t>
        </w:r>
      </w:ins>
      <w:del w:id="1451" w:author="Keene-Snickers,Lexi" w:date="2025-03-21T15:25:00Z" w16du:dateUtc="2025-03-21T21:25:00Z">
        <w:r w:rsidR="00C21F48" w:rsidDel="0064613C">
          <w:rPr>
            <w:rFonts w:ascii="Arial" w:hAnsi="Arial" w:cs="Arial"/>
            <w:sz w:val="22"/>
            <w:szCs w:val="22"/>
          </w:rPr>
          <w:delText xml:space="preserve"> and </w:delText>
        </w:r>
      </w:del>
      <w:r w:rsidR="00C21F48">
        <w:rPr>
          <w:rFonts w:ascii="Arial" w:hAnsi="Arial" w:cs="Arial"/>
          <w:sz w:val="22"/>
          <w:szCs w:val="22"/>
        </w:rPr>
        <w:t>B</w:t>
      </w:r>
      <w:ins w:id="1452" w:author="Keene-Snickers,Lexi" w:date="2025-03-21T15:25:00Z" w16du:dateUtc="2025-03-21T21:25:00Z">
        <w:r w:rsidR="0064613C">
          <w:rPr>
            <w:rFonts w:ascii="Arial" w:hAnsi="Arial" w:cs="Arial"/>
            <w:sz w:val="22"/>
            <w:szCs w:val="22"/>
          </w:rPr>
          <w:t xml:space="preserve"> and samples with only</w:t>
        </w:r>
      </w:ins>
      <w:ins w:id="1453" w:author="Keene-Snickers,Lexi" w:date="2025-03-21T15:26:00Z" w16du:dateUtc="2025-03-21T21:26:00Z">
        <w:r w:rsidR="0064613C">
          <w:rPr>
            <w:rFonts w:ascii="Arial" w:hAnsi="Arial" w:cs="Arial"/>
            <w:sz w:val="22"/>
            <w:szCs w:val="22"/>
          </w:rPr>
          <w:t xml:space="preserve"> partial sequences for </w:t>
        </w:r>
        <w:r w:rsidR="0064613C">
          <w:rPr>
            <w:rFonts w:ascii="Arial" w:hAnsi="Arial" w:cs="Arial"/>
            <w:sz w:val="22"/>
            <w:szCs w:val="22"/>
          </w:rPr>
          <w:lastRenderedPageBreak/>
          <w:t>which clade could not be determined (Unknown)</w:t>
        </w:r>
      </w:ins>
      <w:r w:rsidR="00C21F48">
        <w:rPr>
          <w:rFonts w:ascii="Arial" w:hAnsi="Arial" w:cs="Arial"/>
          <w:sz w:val="22"/>
          <w:szCs w:val="22"/>
        </w:rPr>
        <w:t xml:space="preserve">. </w:t>
      </w:r>
      <w:ins w:id="1454" w:author="Keene-Snickers,Lexi" w:date="2025-03-21T15:27:00Z" w16du:dateUtc="2025-03-21T21:27:00Z">
        <w:r w:rsidR="0064613C">
          <w:rPr>
            <w:rFonts w:ascii="Arial" w:hAnsi="Arial" w:cs="Arial"/>
            <w:sz w:val="22"/>
            <w:szCs w:val="22"/>
          </w:rPr>
          <w:t>Only samples without evidence of co</w:t>
        </w:r>
      </w:ins>
      <w:ins w:id="1455" w:author="Keene-Snickers,Lexi" w:date="2025-03-21T15:28:00Z" w16du:dateUtc="2025-03-21T21:28:00Z">
        <w:r w:rsidR="0064613C">
          <w:rPr>
            <w:rFonts w:ascii="Arial" w:hAnsi="Arial" w:cs="Arial"/>
            <w:sz w:val="22"/>
            <w:szCs w:val="22"/>
          </w:rPr>
          <w:t xml:space="preserve">infection were included. </w:t>
        </w:r>
      </w:ins>
      <w:r w:rsidR="00C21F48">
        <w:rPr>
          <w:rFonts w:ascii="Arial" w:hAnsi="Arial" w:cs="Arial"/>
          <w:sz w:val="22"/>
          <w:szCs w:val="22"/>
        </w:rPr>
        <w:t xml:space="preserve">(B) Boxplot of total galbut virus reads (per million) </w:t>
      </w:r>
      <w:del w:id="1456" w:author="Keene-Snickers,Lexi" w:date="2025-03-21T15:26:00Z" w16du:dateUtc="2025-03-21T21:26:00Z">
        <w:r w:rsidR="00C21F48" w:rsidDel="0064613C">
          <w:rPr>
            <w:rFonts w:ascii="Arial" w:hAnsi="Arial" w:cs="Arial"/>
            <w:sz w:val="22"/>
            <w:szCs w:val="22"/>
          </w:rPr>
          <w:delText>on a log10 scale</w:delText>
        </w:r>
      </w:del>
      <w:r w:rsidR="00C21F48">
        <w:rPr>
          <w:rFonts w:ascii="Arial" w:hAnsi="Arial" w:cs="Arial"/>
          <w:sz w:val="22"/>
          <w:szCs w:val="22"/>
        </w:rPr>
        <w:t xml:space="preserve"> and the presence of chaq virus. </w:t>
      </w:r>
      <w:ins w:id="1457" w:author="Keene-Snickers,Lexi" w:date="2025-03-21T15:26:00Z" w16du:dateUtc="2025-03-21T21:26:00Z">
        <w:r w:rsidR="0064613C">
          <w:rPr>
            <w:rFonts w:ascii="Arial" w:hAnsi="Arial" w:cs="Arial"/>
            <w:sz w:val="22"/>
            <w:szCs w:val="22"/>
          </w:rPr>
          <w:t>Data was filtered to only include clade A samples.</w:t>
        </w:r>
      </w:ins>
      <w:ins w:id="1458" w:author="Keene-Snickers,Lexi" w:date="2025-03-21T15:27:00Z" w16du:dateUtc="2025-03-21T21:27:00Z">
        <w:r w:rsidR="0064613C">
          <w:rPr>
            <w:rFonts w:ascii="Arial" w:hAnsi="Arial" w:cs="Arial"/>
            <w:sz w:val="22"/>
            <w:szCs w:val="22"/>
          </w:rPr>
          <w:t xml:space="preserve"> </w:t>
        </w:r>
      </w:ins>
      <w:del w:id="1459" w:author="Keene-Snickers,Lexi" w:date="2025-03-21T15:28:00Z" w16du:dateUtc="2025-03-21T21:28:00Z">
        <w:r w:rsidR="00C21F48" w:rsidDel="0064613C">
          <w:rPr>
            <w:rFonts w:ascii="Arial" w:hAnsi="Arial" w:cs="Arial"/>
            <w:sz w:val="22"/>
            <w:szCs w:val="22"/>
          </w:rPr>
          <w:delText>Graphs were generated with</w:delText>
        </w:r>
      </w:del>
      <w:del w:id="1460" w:author="Keene-Snickers,Lexi" w:date="2025-03-21T15:27:00Z" w16du:dateUtc="2025-03-21T21:27:00Z">
        <w:r w:rsidR="00C21F48" w:rsidDel="0064613C">
          <w:rPr>
            <w:rFonts w:ascii="Arial" w:hAnsi="Arial" w:cs="Arial"/>
            <w:sz w:val="22"/>
            <w:szCs w:val="22"/>
          </w:rPr>
          <w:delText>out</w:delText>
        </w:r>
      </w:del>
      <w:del w:id="1461" w:author="Keene-Snickers,Lexi" w:date="2025-03-21T15:28:00Z" w16du:dateUtc="2025-03-21T21:28:00Z">
        <w:r w:rsidR="00C21F48" w:rsidDel="0064613C">
          <w:rPr>
            <w:rFonts w:ascii="Arial" w:hAnsi="Arial" w:cs="Arial"/>
            <w:sz w:val="22"/>
            <w:szCs w:val="22"/>
          </w:rPr>
          <w:delText xml:space="preserve"> coinfection samples.</w:delText>
        </w:r>
      </w:del>
    </w:p>
    <w:p w14:paraId="7F6A78C5" w14:textId="77777777" w:rsidR="00290FAD" w:rsidRDefault="00290FAD" w:rsidP="00081385">
      <w:pPr>
        <w:spacing w:line="360" w:lineRule="auto"/>
        <w:rPr>
          <w:rFonts w:ascii="Arial" w:hAnsi="Arial" w:cs="Arial"/>
          <w:sz w:val="22"/>
          <w:szCs w:val="22"/>
        </w:rPr>
      </w:pPr>
    </w:p>
    <w:p w14:paraId="2196113A" w14:textId="2A4F5AF7" w:rsidR="004C7DE3" w:rsidRDefault="007555C1" w:rsidP="00081385">
      <w:pPr>
        <w:spacing w:line="360" w:lineRule="auto"/>
        <w:rPr>
          <w:rFonts w:ascii="Arial" w:hAnsi="Arial" w:cs="Arial"/>
          <w:sz w:val="22"/>
          <w:szCs w:val="22"/>
        </w:rPr>
      </w:pPr>
      <w:del w:id="1462" w:author="Keene-Snickers,Lexi" w:date="2025-03-21T14:50:00Z" w16du:dateUtc="2025-03-21T20:50:00Z">
        <w:r w:rsidDel="0064613C">
          <w:rPr>
            <w:rFonts w:ascii="Arial" w:hAnsi="Arial" w:cs="Arial"/>
            <w:noProof/>
            <w:sz w:val="22"/>
            <w:szCs w:val="22"/>
          </w:rPr>
          <w:drawing>
            <wp:inline distT="0" distB="0" distL="0" distR="0" wp14:anchorId="2A15FACC" wp14:editId="48BE0037">
              <wp:extent cx="5943600" cy="4754880"/>
              <wp:effectExtent l="0" t="0" r="0" b="0"/>
              <wp:docPr id="158775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58672" name="Picture 1587758672"/>
                      <pic:cNvPicPr/>
                    </pic:nvPicPr>
                    <pic:blipFill>
                      <a:blip r:embed="rId44"/>
                      <a:stretch>
                        <a:fillRect/>
                      </a:stretch>
                    </pic:blipFill>
                    <pic:spPr>
                      <a:xfrm>
                        <a:off x="0" y="0"/>
                        <a:ext cx="5943600" cy="4754880"/>
                      </a:xfrm>
                      <a:prstGeom prst="rect">
                        <a:avLst/>
                      </a:prstGeom>
                    </pic:spPr>
                  </pic:pic>
                </a:graphicData>
              </a:graphic>
            </wp:inline>
          </w:drawing>
        </w:r>
      </w:del>
      <w:ins w:id="1463" w:author="Keene-Snickers,Lexi" w:date="2025-03-21T14:51:00Z" w16du:dateUtc="2025-03-21T20:51:00Z">
        <w:r w:rsidR="0064613C">
          <w:rPr>
            <w:rFonts w:ascii="Arial" w:hAnsi="Arial" w:cs="Arial"/>
            <w:noProof/>
            <w:sz w:val="22"/>
            <w:szCs w:val="22"/>
          </w:rPr>
          <w:drawing>
            <wp:inline distT="0" distB="0" distL="0" distR="0" wp14:anchorId="41617DF6" wp14:editId="7B8779CC">
              <wp:extent cx="5943600" cy="4754880"/>
              <wp:effectExtent l="0" t="0" r="0" b="0"/>
              <wp:docPr id="20100969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96905" name="Picture 2010096905"/>
                      <pic:cNvPicPr/>
                    </pic:nvPicPr>
                    <pic:blipFill>
                      <a:blip r:embed="rId45"/>
                      <a:stretch>
                        <a:fillRect/>
                      </a:stretch>
                    </pic:blipFill>
                    <pic:spPr>
                      <a:xfrm>
                        <a:off x="0" y="0"/>
                        <a:ext cx="5943600" cy="4754880"/>
                      </a:xfrm>
                      <a:prstGeom prst="rect">
                        <a:avLst/>
                      </a:prstGeom>
                    </pic:spPr>
                  </pic:pic>
                </a:graphicData>
              </a:graphic>
            </wp:inline>
          </w:drawing>
        </w:r>
      </w:ins>
    </w:p>
    <w:p w14:paraId="07B119C4" w14:textId="4BB3F98B" w:rsidR="004C7DE3" w:rsidRPr="002458EE" w:rsidRDefault="004C7DE3" w:rsidP="00081385">
      <w:pPr>
        <w:spacing w:line="360" w:lineRule="auto"/>
        <w:rPr>
          <w:rFonts w:ascii="Arial" w:hAnsi="Arial" w:cs="Arial"/>
          <w:sz w:val="22"/>
          <w:szCs w:val="22"/>
        </w:rPr>
      </w:pPr>
      <w:r w:rsidRPr="00E97611">
        <w:rPr>
          <w:rFonts w:ascii="Arial" w:hAnsi="Arial" w:cs="Arial"/>
          <w:b/>
          <w:bCs/>
          <w:sz w:val="22"/>
          <w:szCs w:val="22"/>
        </w:rPr>
        <w:t xml:space="preserve">Supplemental Figure </w:t>
      </w:r>
      <w:r w:rsidR="00812026" w:rsidRPr="00E97611">
        <w:rPr>
          <w:rFonts w:ascii="Arial" w:hAnsi="Arial" w:cs="Arial"/>
          <w:b/>
          <w:bCs/>
          <w:sz w:val="22"/>
          <w:szCs w:val="22"/>
        </w:rPr>
        <w:t>7</w:t>
      </w:r>
      <w:r w:rsidRPr="00E97611">
        <w:rPr>
          <w:rFonts w:ascii="Arial" w:hAnsi="Arial" w:cs="Arial"/>
          <w:b/>
          <w:bCs/>
          <w:sz w:val="22"/>
          <w:szCs w:val="22"/>
        </w:rPr>
        <w:t xml:space="preserve">: </w:t>
      </w:r>
      <w:del w:id="1464" w:author="Keene-Snickers,Lexi" w:date="2025-03-21T14:51:00Z" w16du:dateUtc="2025-03-21T20:51:00Z">
        <w:r w:rsidRPr="00E97611" w:rsidDel="0064613C">
          <w:rPr>
            <w:rFonts w:ascii="Arial" w:hAnsi="Arial" w:cs="Arial"/>
            <w:b/>
            <w:bCs/>
            <w:sz w:val="22"/>
            <w:szCs w:val="22"/>
          </w:rPr>
          <w:delText>Galbut virus does not show evidence</w:delText>
        </w:r>
      </w:del>
      <w:ins w:id="1465" w:author="Keene-Snickers,Lexi" w:date="2025-03-21T14:51:00Z" w16du:dateUtc="2025-03-21T20:51:00Z">
        <w:r w:rsidR="0064613C">
          <w:rPr>
            <w:rFonts w:ascii="Arial" w:hAnsi="Arial" w:cs="Arial"/>
            <w:b/>
            <w:bCs/>
            <w:sz w:val="22"/>
            <w:szCs w:val="22"/>
          </w:rPr>
          <w:t>There is</w:t>
        </w:r>
      </w:ins>
      <w:r w:rsidRPr="00E97611">
        <w:rPr>
          <w:rFonts w:ascii="Arial" w:hAnsi="Arial" w:cs="Arial"/>
          <w:b/>
          <w:bCs/>
          <w:sz w:val="22"/>
          <w:szCs w:val="22"/>
        </w:rPr>
        <w:t xml:space="preserve"> </w:t>
      </w:r>
      <w:del w:id="1466" w:author="Keene-Snickers,Lexi" w:date="2025-03-21T14:51:00Z" w16du:dateUtc="2025-03-21T20:51:00Z">
        <w:r w:rsidRPr="00E97611" w:rsidDel="0064613C">
          <w:rPr>
            <w:rFonts w:ascii="Arial" w:hAnsi="Arial" w:cs="Arial"/>
            <w:b/>
            <w:bCs/>
            <w:sz w:val="22"/>
            <w:szCs w:val="22"/>
          </w:rPr>
          <w:delText xml:space="preserve">of </w:delText>
        </w:r>
      </w:del>
      <w:r w:rsidRPr="00E97611">
        <w:rPr>
          <w:rFonts w:ascii="Arial" w:hAnsi="Arial" w:cs="Arial"/>
          <w:b/>
          <w:bCs/>
          <w:sz w:val="22"/>
          <w:szCs w:val="22"/>
        </w:rPr>
        <w:t xml:space="preserve">a bimodal </w:t>
      </w:r>
      <w:ins w:id="1467" w:author="Keene-Snickers,Lexi" w:date="2025-03-21T14:51:00Z" w16du:dateUtc="2025-03-21T20:51:00Z">
        <w:r w:rsidR="0064613C">
          <w:rPr>
            <w:rFonts w:ascii="Arial" w:hAnsi="Arial" w:cs="Arial"/>
            <w:b/>
            <w:bCs/>
            <w:sz w:val="22"/>
            <w:szCs w:val="22"/>
          </w:rPr>
          <w:t xml:space="preserve">infection pattern in RNA 1 and 2 of galbut virus and </w:t>
        </w:r>
      </w:ins>
      <w:del w:id="1468" w:author="Keene-Snickers,Lexi" w:date="2025-03-21T14:52:00Z" w16du:dateUtc="2025-03-21T20:52:00Z">
        <w:r w:rsidRPr="00E97611" w:rsidDel="0064613C">
          <w:rPr>
            <w:rFonts w:ascii="Arial" w:hAnsi="Arial" w:cs="Arial"/>
            <w:b/>
            <w:bCs/>
            <w:sz w:val="22"/>
            <w:szCs w:val="22"/>
          </w:rPr>
          <w:delText xml:space="preserve">or </w:delText>
        </w:r>
      </w:del>
      <w:ins w:id="1469" w:author="Keene-Snickers,Lexi" w:date="2025-03-21T14:52:00Z" w16du:dateUtc="2025-03-21T20:52:00Z">
        <w:r w:rsidR="0064613C">
          <w:rPr>
            <w:rFonts w:ascii="Arial" w:hAnsi="Arial" w:cs="Arial"/>
            <w:b/>
            <w:bCs/>
            <w:sz w:val="22"/>
            <w:szCs w:val="22"/>
          </w:rPr>
          <w:t>a</w:t>
        </w:r>
        <w:r w:rsidR="0064613C" w:rsidRPr="00E97611">
          <w:rPr>
            <w:rFonts w:ascii="Arial" w:hAnsi="Arial" w:cs="Arial"/>
            <w:b/>
            <w:bCs/>
            <w:sz w:val="22"/>
            <w:szCs w:val="22"/>
          </w:rPr>
          <w:t xml:space="preserve"> </w:t>
        </w:r>
      </w:ins>
      <w:r w:rsidRPr="00E97611">
        <w:rPr>
          <w:rFonts w:ascii="Arial" w:hAnsi="Arial" w:cs="Arial"/>
          <w:b/>
          <w:bCs/>
          <w:sz w:val="22"/>
          <w:szCs w:val="22"/>
        </w:rPr>
        <w:t>trimodal infection pattern</w:t>
      </w:r>
      <w:ins w:id="1470" w:author="Keene-Snickers,Lexi" w:date="2025-03-21T14:52:00Z" w16du:dateUtc="2025-03-21T20:52:00Z">
        <w:r w:rsidR="0064613C">
          <w:rPr>
            <w:rFonts w:ascii="Arial" w:hAnsi="Arial" w:cs="Arial"/>
            <w:b/>
            <w:bCs/>
            <w:sz w:val="22"/>
            <w:szCs w:val="22"/>
          </w:rPr>
          <w:t xml:space="preserve"> in galbut virus RNA 3 and chaq virus</w:t>
        </w:r>
      </w:ins>
      <w:r w:rsidRPr="00E97611">
        <w:rPr>
          <w:rFonts w:ascii="Arial" w:hAnsi="Arial" w:cs="Arial"/>
          <w:b/>
          <w:bCs/>
          <w:sz w:val="22"/>
          <w:szCs w:val="22"/>
        </w:rPr>
        <w:t>.</w:t>
      </w:r>
      <w:r w:rsidR="00FF5DED">
        <w:rPr>
          <w:rFonts w:ascii="Arial" w:hAnsi="Arial" w:cs="Arial"/>
          <w:b/>
          <w:bCs/>
          <w:sz w:val="22"/>
          <w:szCs w:val="22"/>
        </w:rPr>
        <w:t xml:space="preserve"> </w:t>
      </w:r>
      <w:r w:rsidR="002458EE">
        <w:rPr>
          <w:rFonts w:ascii="Arial" w:hAnsi="Arial" w:cs="Arial"/>
          <w:sz w:val="22"/>
          <w:szCs w:val="22"/>
        </w:rPr>
        <w:t xml:space="preserve">The number of galbut virus and chaq virus reads (per million) are shown as a histogram of the number of samples in each bin. </w:t>
      </w:r>
      <w:r w:rsidR="00821245">
        <w:rPr>
          <w:rFonts w:ascii="Arial" w:hAnsi="Arial" w:cs="Arial"/>
          <w:sz w:val="22"/>
          <w:szCs w:val="22"/>
        </w:rPr>
        <w:t xml:space="preserve">Plots are faceted by </w:t>
      </w:r>
      <w:commentRangeStart w:id="1471"/>
      <w:commentRangeStart w:id="1472"/>
      <w:r w:rsidR="00821245">
        <w:rPr>
          <w:rFonts w:ascii="Arial" w:hAnsi="Arial" w:cs="Arial"/>
          <w:sz w:val="22"/>
          <w:szCs w:val="22"/>
        </w:rPr>
        <w:t>segment</w:t>
      </w:r>
      <w:del w:id="1473" w:author="Keene-Snickers,Lexi" w:date="2025-03-21T14:52:00Z" w16du:dateUtc="2025-03-21T20:52:00Z">
        <w:r w:rsidR="00821245" w:rsidDel="0064613C">
          <w:rPr>
            <w:rFonts w:ascii="Arial" w:hAnsi="Arial" w:cs="Arial"/>
            <w:sz w:val="22"/>
            <w:szCs w:val="22"/>
          </w:rPr>
          <w:delText xml:space="preserve"> and whether the samples was genotype A or B. Samples with coinfections were omitted to facet by genotype</w:delText>
        </w:r>
      </w:del>
      <w:r w:rsidR="00821245">
        <w:rPr>
          <w:rFonts w:ascii="Arial" w:hAnsi="Arial" w:cs="Arial"/>
          <w:sz w:val="22"/>
          <w:szCs w:val="22"/>
        </w:rPr>
        <w:t>.</w:t>
      </w:r>
      <w:commentRangeEnd w:id="1471"/>
      <w:r w:rsidR="0064613C">
        <w:rPr>
          <w:rStyle w:val="CommentReference"/>
        </w:rPr>
        <w:commentReference w:id="1471"/>
      </w:r>
      <w:commentRangeEnd w:id="1472"/>
      <w:r w:rsidR="00E20126">
        <w:rPr>
          <w:rStyle w:val="CommentReference"/>
        </w:rPr>
        <w:commentReference w:id="1472"/>
      </w:r>
    </w:p>
    <w:p w14:paraId="39426B33" w14:textId="77777777" w:rsidR="00FF5DED" w:rsidRPr="00FF5DED" w:rsidRDefault="00FF5DED" w:rsidP="00081385">
      <w:pPr>
        <w:spacing w:line="360" w:lineRule="auto"/>
        <w:rPr>
          <w:rFonts w:ascii="Arial" w:hAnsi="Arial" w:cs="Arial"/>
          <w:sz w:val="22"/>
          <w:szCs w:val="22"/>
        </w:rPr>
      </w:pPr>
    </w:p>
    <w:p w14:paraId="7D9D24AF" w14:textId="26D99145" w:rsidR="004271E5" w:rsidRPr="004271E5" w:rsidRDefault="004271E5" w:rsidP="00081385">
      <w:pPr>
        <w:spacing w:line="360" w:lineRule="auto"/>
        <w:rPr>
          <w:rFonts w:ascii="Arial" w:hAnsi="Arial" w:cs="Arial"/>
          <w:b/>
          <w:bCs/>
          <w:sz w:val="22"/>
          <w:szCs w:val="22"/>
        </w:rPr>
      </w:pPr>
      <w:r w:rsidRPr="004271E5">
        <w:rPr>
          <w:rFonts w:ascii="Arial" w:hAnsi="Arial" w:cs="Arial"/>
          <w:b/>
          <w:bCs/>
          <w:sz w:val="22"/>
          <w:szCs w:val="22"/>
        </w:rPr>
        <w:t xml:space="preserve">Galbut virus reassortment </w:t>
      </w:r>
      <w:r w:rsidR="00DA28F2">
        <w:rPr>
          <w:rFonts w:ascii="Arial" w:hAnsi="Arial" w:cs="Arial"/>
          <w:b/>
          <w:bCs/>
          <w:sz w:val="22"/>
          <w:szCs w:val="22"/>
        </w:rPr>
        <w:t>occurs</w:t>
      </w:r>
      <w:r w:rsidRPr="004271E5">
        <w:rPr>
          <w:rFonts w:ascii="Arial" w:hAnsi="Arial" w:cs="Arial"/>
          <w:b/>
          <w:bCs/>
          <w:sz w:val="22"/>
          <w:szCs w:val="22"/>
        </w:rPr>
        <w:t xml:space="preserve"> </w:t>
      </w:r>
      <w:ins w:id="1474" w:author="Keene-Snickers,Lexi" w:date="2025-04-02T14:35:00Z" w16du:dateUtc="2025-04-02T20:35:00Z">
        <w:r w:rsidR="00B461C6">
          <w:rPr>
            <w:rFonts w:ascii="Arial" w:hAnsi="Arial" w:cs="Arial"/>
            <w:b/>
            <w:bCs/>
            <w:sz w:val="22"/>
            <w:szCs w:val="22"/>
          </w:rPr>
          <w:t>within but not between genotypes</w:t>
        </w:r>
      </w:ins>
      <w:del w:id="1475" w:author="Keene-Snickers,Lexi" w:date="2025-04-02T14:35:00Z" w16du:dateUtc="2025-04-02T20:35:00Z">
        <w:r w:rsidR="00992D85" w:rsidDel="00B461C6">
          <w:rPr>
            <w:rFonts w:ascii="Arial" w:hAnsi="Arial" w:cs="Arial"/>
            <w:b/>
            <w:bCs/>
            <w:sz w:val="22"/>
            <w:szCs w:val="22"/>
          </w:rPr>
          <w:delText>and</w:delText>
        </w:r>
        <w:r w:rsidR="00BE2F2C" w:rsidDel="00B461C6">
          <w:rPr>
            <w:rFonts w:ascii="Arial" w:hAnsi="Arial" w:cs="Arial"/>
            <w:b/>
            <w:bCs/>
            <w:sz w:val="22"/>
            <w:szCs w:val="22"/>
          </w:rPr>
          <w:delText xml:space="preserve"> restricted to </w:delText>
        </w:r>
        <w:r w:rsidR="00181A47" w:rsidDel="00B461C6">
          <w:rPr>
            <w:rFonts w:ascii="Arial" w:hAnsi="Arial" w:cs="Arial"/>
            <w:b/>
            <w:bCs/>
            <w:sz w:val="22"/>
            <w:szCs w:val="22"/>
          </w:rPr>
          <w:delText>within</w:delText>
        </w:r>
        <w:r w:rsidR="00181A47" w:rsidRPr="004271E5" w:rsidDel="00B461C6">
          <w:rPr>
            <w:rFonts w:ascii="Arial" w:hAnsi="Arial" w:cs="Arial"/>
            <w:b/>
            <w:bCs/>
            <w:sz w:val="22"/>
            <w:szCs w:val="22"/>
          </w:rPr>
          <w:delText xml:space="preserve"> </w:delText>
        </w:r>
        <w:r w:rsidRPr="004271E5" w:rsidDel="00B461C6">
          <w:rPr>
            <w:rFonts w:ascii="Arial" w:hAnsi="Arial" w:cs="Arial"/>
            <w:b/>
            <w:bCs/>
            <w:sz w:val="22"/>
            <w:szCs w:val="22"/>
          </w:rPr>
          <w:delText>genotypes</w:delText>
        </w:r>
      </w:del>
      <w:r w:rsidRPr="004271E5">
        <w:rPr>
          <w:rFonts w:ascii="Arial" w:hAnsi="Arial" w:cs="Arial"/>
          <w:b/>
          <w:bCs/>
          <w:sz w:val="22"/>
          <w:szCs w:val="22"/>
        </w:rPr>
        <w:t xml:space="preserve"> </w:t>
      </w:r>
      <w:del w:id="1476" w:author="Stenglein,Mark" w:date="2025-03-27T16:02:00Z" w16du:dateUtc="2025-03-27T22:02:00Z">
        <w:r w:rsidRPr="004271E5" w:rsidDel="00BE2F2C">
          <w:rPr>
            <w:rFonts w:ascii="Arial" w:hAnsi="Arial" w:cs="Arial"/>
            <w:b/>
            <w:bCs/>
            <w:sz w:val="22"/>
            <w:szCs w:val="22"/>
          </w:rPr>
          <w:delText>than across genotypes</w:delText>
        </w:r>
      </w:del>
    </w:p>
    <w:p w14:paraId="27203770" w14:textId="77777777" w:rsidR="004271E5" w:rsidRDefault="004271E5" w:rsidP="00081385">
      <w:pPr>
        <w:spacing w:line="360" w:lineRule="auto"/>
        <w:rPr>
          <w:rFonts w:ascii="Arial" w:hAnsi="Arial" w:cs="Arial"/>
          <w:sz w:val="22"/>
          <w:szCs w:val="22"/>
        </w:rPr>
      </w:pPr>
    </w:p>
    <w:p w14:paraId="7EBC939F" w14:textId="4DE7149A" w:rsidR="0064613C" w:rsidRDefault="00290FAD" w:rsidP="00081385">
      <w:pPr>
        <w:spacing w:line="360" w:lineRule="auto"/>
        <w:rPr>
          <w:ins w:id="1477" w:author="Keene-Snickers,Lexi" w:date="2025-03-21T13:41:00Z" w16du:dateUtc="2025-03-21T19:41:00Z"/>
          <w:rFonts w:ascii="Arial" w:hAnsi="Arial" w:cs="Arial"/>
          <w:sz w:val="22"/>
          <w:szCs w:val="22"/>
        </w:rPr>
      </w:pPr>
      <w:r>
        <w:rPr>
          <w:rFonts w:ascii="Arial" w:hAnsi="Arial" w:cs="Arial"/>
          <w:sz w:val="22"/>
          <w:szCs w:val="22"/>
        </w:rPr>
        <w:tab/>
      </w:r>
      <w:r w:rsidR="005C4CE8">
        <w:rPr>
          <w:rFonts w:ascii="Arial" w:hAnsi="Arial" w:cs="Arial"/>
          <w:sz w:val="22"/>
          <w:szCs w:val="22"/>
        </w:rPr>
        <w:t>Reassortment – the shuffling of genome segments following co-infection is typical for viruses with segmented genomes</w:t>
      </w:r>
      <w:sdt>
        <w:sdtPr>
          <w:rPr>
            <w:rFonts w:ascii="Arial" w:hAnsi="Arial" w:cs="Arial"/>
            <w:color w:val="000000"/>
            <w:sz w:val="22"/>
            <w:szCs w:val="22"/>
            <w:vertAlign w:val="superscript"/>
          </w:rPr>
          <w:tag w:val="MENDELEY_CITATION_v3_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"/>
          <w:id w:val="1587814046"/>
          <w:placeholder>
            <w:docPart w:val="DefaultPlaceholder_-1854013440"/>
          </w:placeholder>
        </w:sdtPr>
        <w:sdtContent>
          <w:r w:rsidR="003C0B86" w:rsidRPr="003C0B86">
            <w:rPr>
              <w:rFonts w:ascii="Arial" w:hAnsi="Arial" w:cs="Arial"/>
              <w:color w:val="000000"/>
              <w:sz w:val="22"/>
              <w:szCs w:val="22"/>
              <w:vertAlign w:val="superscript"/>
            </w:rPr>
            <w:t>20</w:t>
          </w:r>
        </w:sdtContent>
      </w:sdt>
      <w:r w:rsidR="005C4CE8">
        <w:rPr>
          <w:rFonts w:ascii="Arial" w:hAnsi="Arial" w:cs="Arial"/>
          <w:sz w:val="22"/>
          <w:szCs w:val="22"/>
        </w:rPr>
        <w:t xml:space="preserve">. </w:t>
      </w:r>
      <w:del w:id="1478" w:author="Keene-Snickers,Lexi" w:date="2025-04-02T14:41:00Z" w16du:dateUtc="2025-04-02T20:41:00Z">
        <w:r w:rsidR="005C4CE8" w:rsidDel="00B461C6">
          <w:rPr>
            <w:rFonts w:ascii="Arial" w:hAnsi="Arial" w:cs="Arial"/>
            <w:sz w:val="22"/>
            <w:szCs w:val="22"/>
          </w:rPr>
          <w:delText xml:space="preserve"> </w:delText>
        </w:r>
      </w:del>
      <w:r w:rsidR="008C5374">
        <w:rPr>
          <w:rFonts w:ascii="Arial" w:hAnsi="Arial" w:cs="Arial"/>
          <w:sz w:val="22"/>
          <w:szCs w:val="22"/>
        </w:rPr>
        <w:t xml:space="preserve">The short branches in </w:t>
      </w:r>
      <w:r w:rsidR="00F07E38">
        <w:rPr>
          <w:rFonts w:ascii="Arial" w:hAnsi="Arial" w:cs="Arial"/>
          <w:sz w:val="22"/>
          <w:szCs w:val="22"/>
        </w:rPr>
        <w:t xml:space="preserve">galbut virus </w:t>
      </w:r>
      <w:r w:rsidR="008C5374">
        <w:rPr>
          <w:rFonts w:ascii="Arial" w:hAnsi="Arial" w:cs="Arial"/>
          <w:sz w:val="22"/>
          <w:szCs w:val="22"/>
        </w:rPr>
        <w:t>trees and high frequency of co-infection complicated detection of reassortment.</w:t>
      </w:r>
      <w:ins w:id="1479" w:author="Keene-Snickers,Lexi" w:date="2025-03-21T13:39:00Z" w16du:dateUtc="2025-03-21T19:39:00Z">
        <w:r w:rsidR="0064613C">
          <w:rPr>
            <w:rFonts w:ascii="Arial" w:hAnsi="Arial" w:cs="Arial"/>
            <w:sz w:val="22"/>
            <w:szCs w:val="22"/>
          </w:rPr>
          <w:t xml:space="preserve"> To mitigate </w:t>
        </w:r>
        <w:del w:id="1480" w:author="Stenglein,Mark" w:date="2025-03-26T10:18:00Z" w16du:dateUtc="2025-03-26T16:18:00Z">
          <w:r w:rsidR="0064613C" w:rsidDel="00F07E38">
            <w:rPr>
              <w:rFonts w:ascii="Arial" w:hAnsi="Arial" w:cs="Arial"/>
              <w:sz w:val="22"/>
              <w:szCs w:val="22"/>
            </w:rPr>
            <w:delText>th</w:delText>
          </w:r>
        </w:del>
      </w:ins>
      <w:ins w:id="1481" w:author="Keene-Snickers,Lexi" w:date="2025-03-21T13:40:00Z" w16du:dateUtc="2025-03-21T19:40:00Z">
        <w:del w:id="1482" w:author="Stenglein,Mark" w:date="2025-03-26T10:18:00Z" w16du:dateUtc="2025-03-26T16:18:00Z">
          <w:r w:rsidR="0064613C" w:rsidDel="00F07E38">
            <w:rPr>
              <w:rFonts w:ascii="Arial" w:hAnsi="Arial" w:cs="Arial"/>
              <w:sz w:val="22"/>
              <w:szCs w:val="22"/>
            </w:rPr>
            <w:delText>is</w:delText>
          </w:r>
        </w:del>
      </w:ins>
      <w:r w:rsidR="00F07E38">
        <w:rPr>
          <w:rFonts w:ascii="Arial" w:hAnsi="Arial" w:cs="Arial"/>
          <w:sz w:val="22"/>
          <w:szCs w:val="22"/>
        </w:rPr>
        <w:t>the</w:t>
      </w:r>
      <w:ins w:id="1483" w:author="Keene-Snickers,Lexi" w:date="2025-03-21T13:40:00Z" w16du:dateUtc="2025-03-21T19:40:00Z">
        <w:r w:rsidR="0064613C">
          <w:rPr>
            <w:rFonts w:ascii="Arial" w:hAnsi="Arial" w:cs="Arial"/>
            <w:sz w:val="22"/>
            <w:szCs w:val="22"/>
          </w:rPr>
          <w:t xml:space="preserve"> </w:t>
        </w:r>
      </w:ins>
      <w:r w:rsidR="00F07E38">
        <w:rPr>
          <w:rFonts w:ascii="Arial" w:hAnsi="Arial" w:cs="Arial"/>
          <w:sz w:val="22"/>
          <w:szCs w:val="22"/>
        </w:rPr>
        <w:t xml:space="preserve">potentially confounding </w:t>
      </w:r>
      <w:r w:rsidR="00F07E38">
        <w:rPr>
          <w:rFonts w:ascii="Arial" w:hAnsi="Arial" w:cs="Arial"/>
          <w:sz w:val="22"/>
          <w:szCs w:val="22"/>
        </w:rPr>
        <w:lastRenderedPageBreak/>
        <w:t xml:space="preserve">impact of co-infection, we excluded </w:t>
      </w:r>
      <w:ins w:id="1484" w:author="Keene-Snickers,Lexi" w:date="2025-03-21T13:40:00Z" w16du:dateUtc="2025-03-21T19:40:00Z">
        <w:r w:rsidR="0064613C">
          <w:rPr>
            <w:rFonts w:ascii="Arial" w:hAnsi="Arial" w:cs="Arial"/>
            <w:sz w:val="22"/>
            <w:szCs w:val="22"/>
          </w:rPr>
          <w:t xml:space="preserve">samples with evidence of coinfection </w:t>
        </w:r>
        <w:del w:id="1485" w:author="Stenglein,Mark" w:date="2025-03-26T10:19:00Z" w16du:dateUtc="2025-03-26T16:19:00Z">
          <w:r w:rsidR="0064613C" w:rsidDel="00F07E38">
            <w:rPr>
              <w:rFonts w:ascii="Arial" w:hAnsi="Arial" w:cs="Arial"/>
              <w:sz w:val="22"/>
              <w:szCs w:val="22"/>
            </w:rPr>
            <w:delText xml:space="preserve">were removed </w:delText>
          </w:r>
        </w:del>
        <w:r w:rsidR="0064613C">
          <w:rPr>
            <w:rFonts w:ascii="Arial" w:hAnsi="Arial" w:cs="Arial"/>
            <w:sz w:val="22"/>
            <w:szCs w:val="22"/>
          </w:rPr>
          <w:t xml:space="preserve">from </w:t>
        </w:r>
      </w:ins>
      <w:ins w:id="1486" w:author="Keene-Snickers,Lexi" w:date="2025-04-02T14:41:00Z" w16du:dateUtc="2025-04-02T20:41:00Z">
        <w:r w:rsidR="00B461C6">
          <w:rPr>
            <w:rFonts w:ascii="Arial" w:hAnsi="Arial" w:cs="Arial"/>
            <w:sz w:val="22"/>
            <w:szCs w:val="22"/>
          </w:rPr>
          <w:t>the following</w:t>
        </w:r>
      </w:ins>
      <w:ins w:id="1487" w:author="Keene-Snickers,Lexi" w:date="2025-03-21T13:40:00Z" w16du:dateUtc="2025-03-21T19:40:00Z">
        <w:r w:rsidR="0064613C">
          <w:rPr>
            <w:rFonts w:ascii="Arial" w:hAnsi="Arial" w:cs="Arial"/>
            <w:sz w:val="22"/>
            <w:szCs w:val="22"/>
          </w:rPr>
          <w:t xml:space="preserve"> </w:t>
        </w:r>
        <w:del w:id="1488" w:author="Stenglein,Mark" w:date="2025-03-26T10:19:00Z" w16du:dateUtc="2025-03-26T16:19:00Z">
          <w:r w:rsidR="0064613C" w:rsidDel="00F07E38">
            <w:rPr>
              <w:rFonts w:ascii="Arial" w:hAnsi="Arial" w:cs="Arial"/>
              <w:sz w:val="22"/>
              <w:szCs w:val="22"/>
            </w:rPr>
            <w:delText xml:space="preserve">preceding </w:delText>
          </w:r>
        </w:del>
      </w:ins>
      <w:r w:rsidR="00F07E38">
        <w:rPr>
          <w:rFonts w:ascii="Arial" w:hAnsi="Arial" w:cs="Arial"/>
          <w:sz w:val="22"/>
          <w:szCs w:val="22"/>
        </w:rPr>
        <w:t xml:space="preserve">reassortment </w:t>
      </w:r>
      <w:ins w:id="1489" w:author="Keene-Snickers,Lexi" w:date="2025-03-21T13:40:00Z" w16du:dateUtc="2025-03-21T19:40:00Z">
        <w:r w:rsidR="0064613C">
          <w:rPr>
            <w:rFonts w:ascii="Arial" w:hAnsi="Arial" w:cs="Arial"/>
            <w:sz w:val="22"/>
            <w:szCs w:val="22"/>
          </w:rPr>
          <w:t>analys</w:t>
        </w:r>
      </w:ins>
      <w:r w:rsidR="00F07E38">
        <w:rPr>
          <w:rFonts w:ascii="Arial" w:hAnsi="Arial" w:cs="Arial"/>
          <w:sz w:val="22"/>
          <w:szCs w:val="22"/>
        </w:rPr>
        <w:t>e</w:t>
      </w:r>
      <w:ins w:id="1490" w:author="Keene-Snickers,Lexi" w:date="2025-03-21T13:40:00Z" w16du:dateUtc="2025-03-21T19:40:00Z">
        <w:r w:rsidR="0064613C">
          <w:rPr>
            <w:rFonts w:ascii="Arial" w:hAnsi="Arial" w:cs="Arial"/>
            <w:sz w:val="22"/>
            <w:szCs w:val="22"/>
          </w:rPr>
          <w:t xml:space="preserve">s. </w:t>
        </w:r>
      </w:ins>
    </w:p>
    <w:p w14:paraId="0FE8D45C" w14:textId="77777777" w:rsidR="0064613C" w:rsidRDefault="0064613C" w:rsidP="00081385">
      <w:pPr>
        <w:spacing w:line="360" w:lineRule="auto"/>
        <w:rPr>
          <w:ins w:id="1491" w:author="Keene-Snickers,Lexi" w:date="2025-03-21T13:41:00Z" w16du:dateUtc="2025-03-21T19:41:00Z"/>
          <w:rFonts w:ascii="Arial" w:hAnsi="Arial" w:cs="Arial"/>
          <w:sz w:val="22"/>
          <w:szCs w:val="22"/>
        </w:rPr>
      </w:pPr>
    </w:p>
    <w:p w14:paraId="59DD3996" w14:textId="7361364A" w:rsidR="002D1889" w:rsidRDefault="0064613C">
      <w:pPr>
        <w:spacing w:line="360" w:lineRule="auto"/>
        <w:ind w:firstLine="720"/>
        <w:rPr>
          <w:rFonts w:ascii="Arial" w:hAnsi="Arial" w:cs="Arial"/>
          <w:sz w:val="22"/>
          <w:szCs w:val="22"/>
        </w:rPr>
      </w:pPr>
      <w:ins w:id="1492" w:author="Keene-Snickers,Lexi" w:date="2025-03-21T13:40:00Z" w16du:dateUtc="2025-03-21T19:40:00Z">
        <w:r>
          <w:rPr>
            <w:rFonts w:ascii="Arial" w:hAnsi="Arial" w:cs="Arial"/>
            <w:sz w:val="22"/>
            <w:szCs w:val="22"/>
          </w:rPr>
          <w:t>T</w:t>
        </w:r>
      </w:ins>
      <w:del w:id="1493" w:author="Keene-Snickers,Lexi" w:date="2025-03-21T13:39:00Z" w16du:dateUtc="2025-03-21T19:39:00Z">
        <w:r w:rsidR="008C5374" w:rsidDel="0064613C">
          <w:rPr>
            <w:rFonts w:ascii="Arial" w:hAnsi="Arial" w:cs="Arial"/>
            <w:sz w:val="22"/>
            <w:szCs w:val="22"/>
          </w:rPr>
          <w:delText xml:space="preserve"> </w:delText>
        </w:r>
      </w:del>
      <w:del w:id="1494" w:author="Keene-Snickers,Lexi" w:date="2025-03-21T13:40:00Z" w16du:dateUtc="2025-03-21T19:40:00Z">
        <w:r w:rsidR="008C5374" w:rsidDel="0064613C">
          <w:rPr>
            <w:rFonts w:ascii="Arial" w:hAnsi="Arial" w:cs="Arial"/>
            <w:sz w:val="22"/>
            <w:szCs w:val="22"/>
          </w:rPr>
          <w:delText xml:space="preserve"> Nevertheless, </w:delText>
        </w:r>
      </w:del>
      <w:ins w:id="1495" w:author="Stenglein,Mark" w:date="2025-03-12T16:54:00Z" w16du:dateUtc="2025-03-12T22:54:00Z">
        <w:del w:id="1496" w:author="Keene-Snickers,Lexi" w:date="2025-03-21T13:40:00Z" w16du:dateUtc="2025-03-21T19:40:00Z">
          <w:r w:rsidR="008C5374" w:rsidDel="0064613C">
            <w:rPr>
              <w:rFonts w:ascii="Arial" w:hAnsi="Arial" w:cs="Arial"/>
              <w:sz w:val="22"/>
              <w:szCs w:val="22"/>
            </w:rPr>
            <w:delText>t</w:delText>
          </w:r>
        </w:del>
      </w:ins>
      <w:r w:rsidR="00142E50">
        <w:rPr>
          <w:rFonts w:ascii="Arial" w:hAnsi="Arial" w:cs="Arial"/>
          <w:sz w:val="22"/>
          <w:szCs w:val="22"/>
        </w:rPr>
        <w:t xml:space="preserve">here </w:t>
      </w:r>
      <w:r w:rsidR="008C5374">
        <w:rPr>
          <w:rFonts w:ascii="Arial" w:hAnsi="Arial" w:cs="Arial"/>
          <w:sz w:val="22"/>
          <w:szCs w:val="22"/>
        </w:rPr>
        <w:t xml:space="preserve">were many well-supported examples </w:t>
      </w:r>
      <w:del w:id="1497" w:author="Stenglein,Mark" w:date="2025-03-12T16:54:00Z" w16du:dateUtc="2025-03-12T22:54:00Z">
        <w:r w:rsidR="00142E50" w:rsidDel="008C5374">
          <w:rPr>
            <w:rFonts w:ascii="Arial" w:hAnsi="Arial" w:cs="Arial"/>
            <w:sz w:val="22"/>
            <w:szCs w:val="22"/>
          </w:rPr>
          <w:delText xml:space="preserve">evidence </w:delText>
        </w:r>
      </w:del>
      <w:r w:rsidR="00142E50">
        <w:rPr>
          <w:rFonts w:ascii="Arial" w:hAnsi="Arial" w:cs="Arial"/>
          <w:sz w:val="22"/>
          <w:szCs w:val="22"/>
        </w:rPr>
        <w:t xml:space="preserve">of </w:t>
      </w:r>
      <w:r w:rsidR="00973627">
        <w:rPr>
          <w:rFonts w:ascii="Arial" w:hAnsi="Arial" w:cs="Arial"/>
          <w:sz w:val="22"/>
          <w:szCs w:val="22"/>
        </w:rPr>
        <w:t xml:space="preserve">galbut virus </w:t>
      </w:r>
      <w:r w:rsidR="00142E50">
        <w:rPr>
          <w:rFonts w:ascii="Arial" w:hAnsi="Arial" w:cs="Arial"/>
          <w:sz w:val="22"/>
          <w:szCs w:val="22"/>
        </w:rPr>
        <w:t>reassortment</w:t>
      </w:r>
      <w:r w:rsidR="00973627">
        <w:rPr>
          <w:rFonts w:ascii="Arial" w:hAnsi="Arial" w:cs="Arial"/>
          <w:sz w:val="22"/>
          <w:szCs w:val="22"/>
        </w:rPr>
        <w:t xml:space="preserve"> (</w:t>
      </w:r>
      <w:r w:rsidR="00973627" w:rsidRPr="00973627">
        <w:rPr>
          <w:rFonts w:ascii="Arial" w:hAnsi="Arial" w:cs="Arial"/>
          <w:b/>
          <w:bCs/>
          <w:sz w:val="22"/>
          <w:szCs w:val="22"/>
          <w:rPrChange w:id="1498" w:author="Stenglein,Mark" w:date="2025-03-12T16:42:00Z" w16du:dateUtc="2025-03-12T22:42:00Z">
            <w:rPr>
              <w:rFonts w:ascii="Arial" w:hAnsi="Arial" w:cs="Arial"/>
              <w:sz w:val="22"/>
              <w:szCs w:val="22"/>
            </w:rPr>
          </w:rPrChange>
        </w:rPr>
        <w:t>Figs. 10, 11 &amp; 12</w:t>
      </w:r>
      <w:r w:rsidR="00973627">
        <w:rPr>
          <w:rFonts w:ascii="Arial" w:hAnsi="Arial" w:cs="Arial"/>
          <w:sz w:val="22"/>
          <w:szCs w:val="22"/>
        </w:rPr>
        <w:t>)</w:t>
      </w:r>
      <w:r w:rsidR="00142E50">
        <w:rPr>
          <w:rFonts w:ascii="Arial" w:hAnsi="Arial" w:cs="Arial"/>
          <w:sz w:val="22"/>
          <w:szCs w:val="22"/>
        </w:rPr>
        <w:t xml:space="preserve">. </w:t>
      </w:r>
      <w:del w:id="1499" w:author="Keene-Snickers,Lexi" w:date="2025-03-21T13:47:00Z" w16du:dateUtc="2025-03-21T19:47:00Z">
        <w:r w:rsidR="00D4340E" w:rsidDel="0064613C">
          <w:rPr>
            <w:rFonts w:ascii="Arial" w:hAnsi="Arial" w:cs="Arial"/>
            <w:sz w:val="22"/>
            <w:szCs w:val="22"/>
          </w:rPr>
          <w:delText>Most of the reassortment</w:delText>
        </w:r>
      </w:del>
      <w:ins w:id="1500" w:author="Keene-Snickers,Lexi" w:date="2025-03-21T13:47:00Z" w16du:dateUtc="2025-03-21T19:47:00Z">
        <w:r>
          <w:rPr>
            <w:rFonts w:ascii="Arial" w:hAnsi="Arial" w:cs="Arial"/>
            <w:sz w:val="22"/>
            <w:szCs w:val="22"/>
          </w:rPr>
          <w:t>Reassortment</w:t>
        </w:r>
      </w:ins>
      <w:r w:rsidR="00D4340E">
        <w:rPr>
          <w:rFonts w:ascii="Arial" w:hAnsi="Arial" w:cs="Arial"/>
          <w:sz w:val="22"/>
          <w:szCs w:val="22"/>
        </w:rPr>
        <w:t xml:space="preserve"> </w:t>
      </w:r>
      <w:r w:rsidR="00973627">
        <w:rPr>
          <w:rFonts w:ascii="Arial" w:hAnsi="Arial" w:cs="Arial"/>
          <w:sz w:val="22"/>
          <w:szCs w:val="22"/>
        </w:rPr>
        <w:t xml:space="preserve">involved parental viruses from the same </w:t>
      </w:r>
      <w:r w:rsidR="00F07E38">
        <w:rPr>
          <w:rFonts w:ascii="Arial" w:hAnsi="Arial" w:cs="Arial"/>
          <w:sz w:val="22"/>
          <w:szCs w:val="22"/>
        </w:rPr>
        <w:t>clade</w:t>
      </w:r>
      <w:r w:rsidR="00D4340E">
        <w:rPr>
          <w:rFonts w:ascii="Arial" w:hAnsi="Arial" w:cs="Arial"/>
          <w:sz w:val="22"/>
          <w:szCs w:val="22"/>
        </w:rPr>
        <w:t xml:space="preserve">. </w:t>
      </w:r>
      <w:r w:rsidR="00973627">
        <w:rPr>
          <w:rFonts w:ascii="Arial" w:hAnsi="Arial" w:cs="Arial"/>
          <w:sz w:val="22"/>
          <w:szCs w:val="22"/>
        </w:rPr>
        <w:t xml:space="preserve">For </w:t>
      </w:r>
      <w:del w:id="1501" w:author="Keene-Snickers,Lexi" w:date="2025-04-02T14:36:00Z" w16du:dateUtc="2025-04-02T20:36:00Z">
        <w:r w:rsidR="005C4CE8" w:rsidDel="00B461C6">
          <w:rPr>
            <w:rFonts w:ascii="Arial" w:hAnsi="Arial" w:cs="Arial"/>
            <w:sz w:val="22"/>
            <w:szCs w:val="22"/>
          </w:rPr>
          <w:delText>example</w:delText>
        </w:r>
      </w:del>
      <w:ins w:id="1502" w:author="Keene-Snickers,Lexi" w:date="2025-04-02T14:36:00Z" w16du:dateUtc="2025-04-02T20:36:00Z">
        <w:r w:rsidR="00B461C6">
          <w:rPr>
            <w:rFonts w:ascii="Arial" w:hAnsi="Arial" w:cs="Arial"/>
            <w:sz w:val="22"/>
            <w:szCs w:val="22"/>
          </w:rPr>
          <w:t>example</w:t>
        </w:r>
      </w:ins>
      <w:del w:id="1503" w:author="Stenglein,Mark" w:date="2025-03-12T16:42:00Z" w16du:dateUtc="2025-03-12T22:42:00Z">
        <w:r w:rsidR="005C4CE8" w:rsidDel="00973627">
          <w:rPr>
            <w:rFonts w:ascii="Arial" w:hAnsi="Arial" w:cs="Arial"/>
            <w:sz w:val="22"/>
            <w:szCs w:val="22"/>
          </w:rPr>
          <w:delText>s</w:delText>
        </w:r>
      </w:del>
      <w:r w:rsidR="005C4CE8">
        <w:rPr>
          <w:rFonts w:ascii="Arial" w:hAnsi="Arial" w:cs="Arial"/>
          <w:sz w:val="22"/>
          <w:szCs w:val="22"/>
        </w:rPr>
        <w:t xml:space="preserve">, sample </w:t>
      </w:r>
      <w:r w:rsidR="005C4CE8" w:rsidRPr="002D1889">
        <w:rPr>
          <w:rFonts w:ascii="Arial" w:hAnsi="Arial" w:cs="Arial"/>
          <w:sz w:val="22"/>
          <w:szCs w:val="22"/>
        </w:rPr>
        <w:t>500-M-61-2</w:t>
      </w:r>
      <w:r w:rsidR="005C4CE8">
        <w:rPr>
          <w:rFonts w:ascii="Arial" w:hAnsi="Arial" w:cs="Arial"/>
          <w:sz w:val="22"/>
          <w:szCs w:val="22"/>
        </w:rPr>
        <w:t xml:space="preserve">, </w:t>
      </w:r>
      <w:del w:id="1504" w:author="Keene-Snickers,Lexi" w:date="2025-04-02T14:42:00Z" w16du:dateUtc="2025-04-02T20:42:00Z">
        <w:r w:rsidR="00142E50" w:rsidDel="00B461C6">
          <w:rPr>
            <w:rFonts w:ascii="Arial" w:hAnsi="Arial" w:cs="Arial"/>
            <w:sz w:val="22"/>
            <w:szCs w:val="22"/>
          </w:rPr>
          <w:delText xml:space="preserve">from Colorado </w:delText>
        </w:r>
      </w:del>
      <w:ins w:id="1505" w:author="Keene-Snickers,Lexi" w:date="2025-04-02T14:36:00Z" w16du:dateUtc="2025-04-02T20:36:00Z">
        <w:r w:rsidR="00B461C6">
          <w:rPr>
            <w:rFonts w:ascii="Arial" w:hAnsi="Arial" w:cs="Arial"/>
            <w:sz w:val="22"/>
            <w:szCs w:val="22"/>
          </w:rPr>
          <w:t xml:space="preserve">collected </w:t>
        </w:r>
      </w:ins>
      <w:r w:rsidR="00142E50">
        <w:rPr>
          <w:rFonts w:ascii="Arial" w:hAnsi="Arial" w:cs="Arial"/>
          <w:sz w:val="22"/>
          <w:szCs w:val="22"/>
        </w:rPr>
        <w:t>in 2023</w:t>
      </w:r>
      <w:ins w:id="1506" w:author="Keene-Snickers,Lexi" w:date="2025-04-02T14:42:00Z" w16du:dateUtc="2025-04-02T20:42:00Z">
        <w:r w:rsidR="00B461C6">
          <w:rPr>
            <w:rFonts w:ascii="Arial" w:hAnsi="Arial" w:cs="Arial"/>
            <w:sz w:val="22"/>
            <w:szCs w:val="22"/>
          </w:rPr>
          <w:t xml:space="preserve"> from Colorado</w:t>
        </w:r>
      </w:ins>
      <w:r w:rsidR="002D1889">
        <w:rPr>
          <w:rFonts w:ascii="Arial" w:hAnsi="Arial" w:cs="Arial"/>
          <w:sz w:val="22"/>
          <w:szCs w:val="22"/>
        </w:rPr>
        <w:t xml:space="preserve"> (Accessions: </w:t>
      </w:r>
      <w:del w:id="1507" w:author="Stenglein,Mark" w:date="2025-03-27T16:03:00Z" w16du:dateUtc="2025-03-27T22:03:00Z">
        <w:r w:rsidR="002D1889" w:rsidDel="0032769D">
          <w:rPr>
            <w:rFonts w:ascii="Arial" w:hAnsi="Arial" w:cs="Arial"/>
            <w:sz w:val="22"/>
            <w:szCs w:val="22"/>
          </w:rPr>
          <w:delText>PQ</w:delText>
        </w:r>
      </w:del>
      <w:r w:rsidR="002D1889" w:rsidRPr="002D1889">
        <w:t xml:space="preserve"> </w:t>
      </w:r>
      <w:r w:rsidR="002D1889" w:rsidRPr="002D1889">
        <w:rPr>
          <w:rFonts w:ascii="Arial" w:hAnsi="Arial" w:cs="Arial"/>
          <w:sz w:val="22"/>
          <w:szCs w:val="22"/>
        </w:rPr>
        <w:t>PQ625159, PQ625069, PQ624966, PQ624857</w:t>
      </w:r>
      <w:r w:rsidR="002D1889">
        <w:rPr>
          <w:rFonts w:ascii="Arial" w:hAnsi="Arial" w:cs="Arial"/>
          <w:sz w:val="22"/>
          <w:szCs w:val="22"/>
        </w:rPr>
        <w:t>)</w:t>
      </w:r>
      <w:r w:rsidR="005C4CE8">
        <w:rPr>
          <w:rFonts w:ascii="Arial" w:hAnsi="Arial" w:cs="Arial"/>
          <w:sz w:val="22"/>
          <w:szCs w:val="22"/>
        </w:rPr>
        <w:t>,</w:t>
      </w:r>
      <w:r w:rsidR="00142E50">
        <w:rPr>
          <w:rFonts w:ascii="Arial" w:hAnsi="Arial" w:cs="Arial"/>
          <w:sz w:val="22"/>
          <w:szCs w:val="22"/>
        </w:rPr>
        <w:t xml:space="preserve"> </w:t>
      </w:r>
      <w:ins w:id="1508" w:author="Keene-Snickers,Lexi" w:date="2025-04-02T14:36:00Z" w16du:dateUtc="2025-04-02T20:36:00Z">
        <w:r w:rsidR="00B461C6">
          <w:rPr>
            <w:rFonts w:ascii="Arial" w:hAnsi="Arial" w:cs="Arial"/>
            <w:sz w:val="22"/>
            <w:szCs w:val="22"/>
          </w:rPr>
          <w:t>was</w:t>
        </w:r>
      </w:ins>
      <w:del w:id="1509" w:author="Keene-Snickers,Lexi" w:date="2025-04-02T14:36:00Z" w16du:dateUtc="2025-04-02T20:36:00Z">
        <w:r w:rsidR="002D1889" w:rsidDel="00B461C6">
          <w:rPr>
            <w:rFonts w:ascii="Arial" w:hAnsi="Arial" w:cs="Arial"/>
            <w:sz w:val="22"/>
            <w:szCs w:val="22"/>
          </w:rPr>
          <w:delText>is</w:delText>
        </w:r>
      </w:del>
      <w:r w:rsidR="00142E50">
        <w:rPr>
          <w:rFonts w:ascii="Arial" w:hAnsi="Arial" w:cs="Arial"/>
          <w:sz w:val="22"/>
          <w:szCs w:val="22"/>
        </w:rPr>
        <w:t xml:space="preserve"> genotype A but RNAs </w:t>
      </w:r>
      <w:r w:rsidR="00591612">
        <w:rPr>
          <w:rFonts w:ascii="Arial" w:hAnsi="Arial" w:cs="Arial"/>
          <w:sz w:val="22"/>
          <w:szCs w:val="22"/>
        </w:rPr>
        <w:t>1</w:t>
      </w:r>
      <w:r w:rsidR="00142E50">
        <w:rPr>
          <w:rFonts w:ascii="Arial" w:hAnsi="Arial" w:cs="Arial"/>
          <w:sz w:val="22"/>
          <w:szCs w:val="22"/>
        </w:rPr>
        <w:t xml:space="preserve"> and </w:t>
      </w:r>
      <w:r w:rsidR="00591612">
        <w:rPr>
          <w:rFonts w:ascii="Arial" w:hAnsi="Arial" w:cs="Arial"/>
          <w:sz w:val="22"/>
          <w:szCs w:val="22"/>
        </w:rPr>
        <w:t>2</w:t>
      </w:r>
      <w:r w:rsidR="00142E50">
        <w:rPr>
          <w:rFonts w:ascii="Arial" w:hAnsi="Arial" w:cs="Arial"/>
          <w:sz w:val="22"/>
          <w:szCs w:val="22"/>
        </w:rPr>
        <w:t xml:space="preserve"> </w:t>
      </w:r>
      <w:r w:rsidR="002F018A">
        <w:rPr>
          <w:rFonts w:ascii="Arial" w:hAnsi="Arial" w:cs="Arial"/>
          <w:sz w:val="22"/>
          <w:szCs w:val="22"/>
        </w:rPr>
        <w:t xml:space="preserve">were </w:t>
      </w:r>
      <w:r w:rsidR="00142E50">
        <w:rPr>
          <w:rFonts w:ascii="Arial" w:hAnsi="Arial" w:cs="Arial"/>
          <w:sz w:val="22"/>
          <w:szCs w:val="22"/>
        </w:rPr>
        <w:t xml:space="preserve">on </w:t>
      </w:r>
      <w:del w:id="1510" w:author="Keene-Snickers,Lexi" w:date="2025-03-21T13:47:00Z" w16du:dateUtc="2025-03-21T19:47:00Z">
        <w:r w:rsidR="00142E50" w:rsidDel="0064613C">
          <w:rPr>
            <w:rFonts w:ascii="Arial" w:hAnsi="Arial" w:cs="Arial"/>
            <w:sz w:val="22"/>
            <w:szCs w:val="22"/>
          </w:rPr>
          <w:delText xml:space="preserve">an </w:delText>
        </w:r>
      </w:del>
      <w:r w:rsidR="005F1435">
        <w:rPr>
          <w:rFonts w:ascii="Arial" w:hAnsi="Arial" w:cs="Arial"/>
          <w:sz w:val="22"/>
          <w:szCs w:val="22"/>
        </w:rPr>
        <w:t xml:space="preserve">differently clustering </w:t>
      </w:r>
      <w:r w:rsidR="00142E50">
        <w:rPr>
          <w:rFonts w:ascii="Arial" w:hAnsi="Arial" w:cs="Arial"/>
          <w:sz w:val="22"/>
          <w:szCs w:val="22"/>
        </w:rPr>
        <w:t>branch</w:t>
      </w:r>
      <w:r w:rsidR="002D1889">
        <w:rPr>
          <w:rFonts w:ascii="Arial" w:hAnsi="Arial" w:cs="Arial"/>
          <w:sz w:val="22"/>
          <w:szCs w:val="22"/>
        </w:rPr>
        <w:t>es</w:t>
      </w:r>
      <w:r w:rsidR="00142E50">
        <w:rPr>
          <w:rFonts w:ascii="Arial" w:hAnsi="Arial" w:cs="Arial"/>
          <w:sz w:val="22"/>
          <w:szCs w:val="22"/>
        </w:rPr>
        <w:t xml:space="preserve"> (</w:t>
      </w:r>
      <w:r w:rsidR="00142E50" w:rsidRPr="00142E50">
        <w:rPr>
          <w:rFonts w:ascii="Arial" w:hAnsi="Arial" w:cs="Arial"/>
          <w:b/>
          <w:bCs/>
          <w:sz w:val="22"/>
          <w:szCs w:val="22"/>
        </w:rPr>
        <w:t>Fig</w:t>
      </w:r>
      <w:r w:rsidR="00E52361">
        <w:rPr>
          <w:rFonts w:ascii="Arial" w:hAnsi="Arial" w:cs="Arial"/>
          <w:b/>
          <w:bCs/>
          <w:sz w:val="22"/>
          <w:szCs w:val="22"/>
        </w:rPr>
        <w:t>s</w:t>
      </w:r>
      <w:r w:rsidR="00142E50" w:rsidRPr="00142E50">
        <w:rPr>
          <w:rFonts w:ascii="Arial" w:hAnsi="Arial" w:cs="Arial"/>
          <w:b/>
          <w:bCs/>
          <w:sz w:val="22"/>
          <w:szCs w:val="22"/>
        </w:rPr>
        <w:t xml:space="preserve">. </w:t>
      </w:r>
      <w:r w:rsidR="00CB524A">
        <w:rPr>
          <w:rFonts w:ascii="Arial" w:hAnsi="Arial" w:cs="Arial"/>
          <w:b/>
          <w:bCs/>
          <w:sz w:val="22"/>
          <w:szCs w:val="22"/>
        </w:rPr>
        <w:t>10</w:t>
      </w:r>
      <w:r w:rsidR="00142E50" w:rsidRPr="00142E50">
        <w:rPr>
          <w:rFonts w:ascii="Arial" w:hAnsi="Arial" w:cs="Arial"/>
          <w:b/>
          <w:bCs/>
          <w:sz w:val="22"/>
          <w:szCs w:val="22"/>
        </w:rPr>
        <w:t xml:space="preserve">, </w:t>
      </w:r>
      <w:r w:rsidR="00CB524A">
        <w:rPr>
          <w:rFonts w:ascii="Arial" w:hAnsi="Arial" w:cs="Arial"/>
          <w:b/>
          <w:bCs/>
          <w:sz w:val="22"/>
          <w:szCs w:val="22"/>
        </w:rPr>
        <w:t>11</w:t>
      </w:r>
      <w:r w:rsidR="00142E50" w:rsidRPr="00142E50">
        <w:rPr>
          <w:rFonts w:ascii="Arial" w:hAnsi="Arial" w:cs="Arial"/>
          <w:b/>
          <w:bCs/>
          <w:sz w:val="22"/>
          <w:szCs w:val="22"/>
        </w:rPr>
        <w:t xml:space="preserve"> &amp; 1</w:t>
      </w:r>
      <w:r w:rsidR="00CB524A">
        <w:rPr>
          <w:rFonts w:ascii="Arial" w:hAnsi="Arial" w:cs="Arial"/>
          <w:b/>
          <w:bCs/>
          <w:sz w:val="22"/>
          <w:szCs w:val="22"/>
        </w:rPr>
        <w:t>2</w:t>
      </w:r>
      <w:r w:rsidR="00142E50">
        <w:rPr>
          <w:rFonts w:ascii="Arial" w:hAnsi="Arial" w:cs="Arial"/>
          <w:sz w:val="22"/>
          <w:szCs w:val="22"/>
        </w:rPr>
        <w:t xml:space="preserve">). </w:t>
      </w:r>
      <w:r w:rsidR="002D1889">
        <w:rPr>
          <w:rFonts w:ascii="Arial" w:hAnsi="Arial" w:cs="Arial"/>
          <w:sz w:val="22"/>
          <w:szCs w:val="22"/>
        </w:rPr>
        <w:t xml:space="preserve">Another example of within clade diversity </w:t>
      </w:r>
      <w:ins w:id="1511" w:author="Keene-Snickers,Lexi" w:date="2025-04-02T14:37:00Z" w16du:dateUtc="2025-04-02T20:37:00Z">
        <w:r w:rsidR="00B461C6">
          <w:rPr>
            <w:rFonts w:ascii="Arial" w:hAnsi="Arial" w:cs="Arial"/>
            <w:sz w:val="22"/>
            <w:szCs w:val="22"/>
          </w:rPr>
          <w:t>was</w:t>
        </w:r>
      </w:ins>
      <w:del w:id="1512" w:author="Keene-Snickers,Lexi" w:date="2025-04-02T14:37:00Z" w16du:dateUtc="2025-04-02T20:37:00Z">
        <w:r w:rsidR="002D1889" w:rsidDel="00B461C6">
          <w:rPr>
            <w:rFonts w:ascii="Arial" w:hAnsi="Arial" w:cs="Arial"/>
            <w:sz w:val="22"/>
            <w:szCs w:val="22"/>
          </w:rPr>
          <w:delText>is</w:delText>
        </w:r>
      </w:del>
      <w:r w:rsidR="002D1889">
        <w:rPr>
          <w:rFonts w:ascii="Arial" w:hAnsi="Arial" w:cs="Arial"/>
          <w:sz w:val="22"/>
          <w:szCs w:val="22"/>
        </w:rPr>
        <w:t xml:space="preserve"> galbut virus RNA 2 of 500-F-67</w:t>
      </w:r>
      <w:r w:rsidR="007F2AD5">
        <w:rPr>
          <w:rFonts w:ascii="Arial" w:hAnsi="Arial" w:cs="Arial"/>
          <w:sz w:val="22"/>
          <w:szCs w:val="22"/>
        </w:rPr>
        <w:t>,</w:t>
      </w:r>
      <w:del w:id="1513" w:author="Keene-Snickers,Lexi" w:date="2025-04-02T14:37:00Z" w16du:dateUtc="2025-04-02T20:37:00Z">
        <w:r w:rsidR="007F2AD5" w:rsidDel="00B461C6">
          <w:rPr>
            <w:rFonts w:ascii="Arial" w:hAnsi="Arial" w:cs="Arial"/>
            <w:sz w:val="22"/>
            <w:szCs w:val="22"/>
          </w:rPr>
          <w:delText xml:space="preserve"> a</w:delText>
        </w:r>
      </w:del>
      <w:r w:rsidR="007F2AD5">
        <w:rPr>
          <w:rFonts w:ascii="Arial" w:hAnsi="Arial" w:cs="Arial"/>
          <w:sz w:val="22"/>
          <w:szCs w:val="22"/>
        </w:rPr>
        <w:t xml:space="preserve"> </w:t>
      </w:r>
      <w:ins w:id="1514" w:author="Keene-Snickers,Lexi" w:date="2025-04-02T14:37:00Z" w16du:dateUtc="2025-04-02T20:37:00Z">
        <w:r w:rsidR="00B461C6">
          <w:rPr>
            <w:rFonts w:ascii="Arial" w:hAnsi="Arial" w:cs="Arial"/>
            <w:sz w:val="22"/>
            <w:szCs w:val="22"/>
          </w:rPr>
          <w:t xml:space="preserve">collected in </w:t>
        </w:r>
      </w:ins>
      <w:r w:rsidR="007F2AD5">
        <w:rPr>
          <w:rFonts w:ascii="Arial" w:hAnsi="Arial" w:cs="Arial"/>
          <w:sz w:val="22"/>
          <w:szCs w:val="22"/>
        </w:rPr>
        <w:t xml:space="preserve">Colorado </w:t>
      </w:r>
      <w:ins w:id="1515" w:author="Keene-Snickers,Lexi" w:date="2025-04-02T14:37:00Z" w16du:dateUtc="2025-04-02T20:37:00Z">
        <w:r w:rsidR="00B461C6">
          <w:rPr>
            <w:rFonts w:ascii="Arial" w:hAnsi="Arial" w:cs="Arial"/>
            <w:sz w:val="22"/>
            <w:szCs w:val="22"/>
          </w:rPr>
          <w:t xml:space="preserve">in </w:t>
        </w:r>
      </w:ins>
      <w:r w:rsidR="007F2AD5">
        <w:rPr>
          <w:rFonts w:ascii="Arial" w:hAnsi="Arial" w:cs="Arial"/>
          <w:sz w:val="22"/>
          <w:szCs w:val="22"/>
        </w:rPr>
        <w:t>2023</w:t>
      </w:r>
      <w:del w:id="1516" w:author="Keene-Snickers,Lexi" w:date="2025-04-02T14:37:00Z" w16du:dateUtc="2025-04-02T20:37:00Z">
        <w:r w:rsidR="007F2AD5" w:rsidDel="00B461C6">
          <w:rPr>
            <w:rFonts w:ascii="Arial" w:hAnsi="Arial" w:cs="Arial"/>
            <w:sz w:val="22"/>
            <w:szCs w:val="22"/>
          </w:rPr>
          <w:delText xml:space="preserve"> sample</w:delText>
        </w:r>
      </w:del>
      <w:r w:rsidR="007F2AD5">
        <w:rPr>
          <w:rFonts w:ascii="Arial" w:hAnsi="Arial" w:cs="Arial"/>
          <w:sz w:val="22"/>
          <w:szCs w:val="22"/>
        </w:rPr>
        <w:t>,</w:t>
      </w:r>
      <w:r w:rsidR="002D1889">
        <w:rPr>
          <w:rFonts w:ascii="Arial" w:hAnsi="Arial" w:cs="Arial"/>
          <w:sz w:val="22"/>
          <w:szCs w:val="22"/>
        </w:rPr>
        <w:t xml:space="preserve"> (Accessions:</w:t>
      </w:r>
      <w:r w:rsidR="002D1889" w:rsidRPr="002D1889">
        <w:t xml:space="preserve"> </w:t>
      </w:r>
      <w:r w:rsidR="002D1889" w:rsidRPr="002D1889">
        <w:rPr>
          <w:rFonts w:ascii="Arial" w:hAnsi="Arial" w:cs="Arial"/>
          <w:sz w:val="22"/>
          <w:szCs w:val="22"/>
        </w:rPr>
        <w:t>PQ625063, PQ624960, PQ624850</w:t>
      </w:r>
      <w:r w:rsidR="002D1889">
        <w:rPr>
          <w:rFonts w:ascii="Arial" w:hAnsi="Arial" w:cs="Arial"/>
          <w:sz w:val="22"/>
          <w:szCs w:val="22"/>
        </w:rPr>
        <w:t xml:space="preserve">) which </w:t>
      </w:r>
      <w:ins w:id="1517" w:author="Keene-Snickers,Lexi" w:date="2025-04-02T14:37:00Z" w16du:dateUtc="2025-04-02T20:37:00Z">
        <w:r w:rsidR="00B461C6">
          <w:rPr>
            <w:rFonts w:ascii="Arial" w:hAnsi="Arial" w:cs="Arial"/>
            <w:sz w:val="22"/>
            <w:szCs w:val="22"/>
          </w:rPr>
          <w:t>was</w:t>
        </w:r>
      </w:ins>
      <w:del w:id="1518" w:author="Keene-Snickers,Lexi" w:date="2025-04-02T14:37:00Z" w16du:dateUtc="2025-04-02T20:37:00Z">
        <w:r w:rsidR="002D1889" w:rsidDel="00B461C6">
          <w:rPr>
            <w:rFonts w:ascii="Arial" w:hAnsi="Arial" w:cs="Arial"/>
            <w:sz w:val="22"/>
            <w:szCs w:val="22"/>
          </w:rPr>
          <w:delText>is</w:delText>
        </w:r>
      </w:del>
      <w:r w:rsidR="002D1889">
        <w:rPr>
          <w:rFonts w:ascii="Arial" w:hAnsi="Arial" w:cs="Arial"/>
          <w:sz w:val="22"/>
          <w:szCs w:val="22"/>
        </w:rPr>
        <w:t xml:space="preserve"> most similar to Pennsylvania sequences </w:t>
      </w:r>
      <w:del w:id="1519" w:author="Keene-Snickers,Lexi" w:date="2025-03-21T13:41:00Z" w16du:dateUtc="2025-03-21T19:41:00Z">
        <w:r w:rsidR="002D1889" w:rsidDel="0064613C">
          <w:rPr>
            <w:rFonts w:ascii="Arial" w:hAnsi="Arial" w:cs="Arial"/>
            <w:sz w:val="22"/>
            <w:szCs w:val="22"/>
          </w:rPr>
          <w:delText xml:space="preserve">but </w:delText>
        </w:r>
      </w:del>
      <w:ins w:id="1520" w:author="Keene-Snickers,Lexi" w:date="2025-03-21T13:41:00Z" w16du:dateUtc="2025-03-21T19:41:00Z">
        <w:r>
          <w:rPr>
            <w:rFonts w:ascii="Arial" w:hAnsi="Arial" w:cs="Arial"/>
            <w:sz w:val="22"/>
            <w:szCs w:val="22"/>
          </w:rPr>
          <w:t>w</w:t>
        </w:r>
      </w:ins>
      <w:ins w:id="1521" w:author="Keene-Snickers,Lexi" w:date="2025-03-21T13:42:00Z" w16du:dateUtc="2025-03-21T19:42:00Z">
        <w:r>
          <w:rPr>
            <w:rFonts w:ascii="Arial" w:hAnsi="Arial" w:cs="Arial"/>
            <w:sz w:val="22"/>
            <w:szCs w:val="22"/>
          </w:rPr>
          <w:t>hile</w:t>
        </w:r>
      </w:ins>
      <w:ins w:id="1522" w:author="Keene-Snickers,Lexi" w:date="2025-03-21T13:41:00Z" w16du:dateUtc="2025-03-21T19:41:00Z">
        <w:r>
          <w:rPr>
            <w:rFonts w:ascii="Arial" w:hAnsi="Arial" w:cs="Arial"/>
            <w:sz w:val="22"/>
            <w:szCs w:val="22"/>
          </w:rPr>
          <w:t xml:space="preserve"> </w:t>
        </w:r>
      </w:ins>
      <w:r w:rsidR="002D1889">
        <w:rPr>
          <w:rFonts w:ascii="Arial" w:hAnsi="Arial" w:cs="Arial"/>
          <w:sz w:val="22"/>
          <w:szCs w:val="22"/>
        </w:rPr>
        <w:t xml:space="preserve">the RNA 3 </w:t>
      </w:r>
      <w:ins w:id="1523" w:author="Keene-Snickers,Lexi" w:date="2025-04-02T14:37:00Z" w16du:dateUtc="2025-04-02T20:37:00Z">
        <w:r w:rsidR="00B461C6">
          <w:rPr>
            <w:rFonts w:ascii="Arial" w:hAnsi="Arial" w:cs="Arial"/>
            <w:sz w:val="22"/>
            <w:szCs w:val="22"/>
          </w:rPr>
          <w:t>was</w:t>
        </w:r>
      </w:ins>
      <w:del w:id="1524" w:author="Keene-Snickers,Lexi" w:date="2025-04-02T14:37:00Z" w16du:dateUtc="2025-04-02T20:37:00Z">
        <w:r w:rsidR="002D1889" w:rsidDel="00B461C6">
          <w:rPr>
            <w:rFonts w:ascii="Arial" w:hAnsi="Arial" w:cs="Arial"/>
            <w:sz w:val="22"/>
            <w:szCs w:val="22"/>
          </w:rPr>
          <w:delText>is</w:delText>
        </w:r>
      </w:del>
      <w:r w:rsidR="002D1889">
        <w:rPr>
          <w:rFonts w:ascii="Arial" w:hAnsi="Arial" w:cs="Arial"/>
          <w:sz w:val="22"/>
          <w:szCs w:val="22"/>
        </w:rPr>
        <w:t xml:space="preserve"> more similar to samples from Maine and Colorado (</w:t>
      </w:r>
      <w:r w:rsidR="002D1889" w:rsidRPr="00142E50">
        <w:rPr>
          <w:rFonts w:ascii="Arial" w:hAnsi="Arial" w:cs="Arial"/>
          <w:b/>
          <w:bCs/>
          <w:sz w:val="22"/>
          <w:szCs w:val="22"/>
        </w:rPr>
        <w:t>Fig</w:t>
      </w:r>
      <w:r w:rsidR="00E52361">
        <w:rPr>
          <w:rFonts w:ascii="Arial" w:hAnsi="Arial" w:cs="Arial"/>
          <w:b/>
          <w:bCs/>
          <w:sz w:val="22"/>
          <w:szCs w:val="22"/>
        </w:rPr>
        <w:t>s</w:t>
      </w:r>
      <w:r w:rsidR="002D1889" w:rsidRPr="00142E50">
        <w:rPr>
          <w:rFonts w:ascii="Arial" w:hAnsi="Arial" w:cs="Arial"/>
          <w:b/>
          <w:bCs/>
          <w:sz w:val="22"/>
          <w:szCs w:val="22"/>
        </w:rPr>
        <w:t xml:space="preserve">. </w:t>
      </w:r>
      <w:r w:rsidR="002D1889">
        <w:rPr>
          <w:rFonts w:ascii="Arial" w:hAnsi="Arial" w:cs="Arial"/>
          <w:b/>
          <w:bCs/>
          <w:sz w:val="22"/>
          <w:szCs w:val="22"/>
        </w:rPr>
        <w:t>10</w:t>
      </w:r>
      <w:r w:rsidR="002D1889" w:rsidRPr="00142E50">
        <w:rPr>
          <w:rFonts w:ascii="Arial" w:hAnsi="Arial" w:cs="Arial"/>
          <w:b/>
          <w:bCs/>
          <w:sz w:val="22"/>
          <w:szCs w:val="22"/>
        </w:rPr>
        <w:t>, 1</w:t>
      </w:r>
      <w:r w:rsidR="002D1889">
        <w:rPr>
          <w:rFonts w:ascii="Arial" w:hAnsi="Arial" w:cs="Arial"/>
          <w:b/>
          <w:bCs/>
          <w:sz w:val="22"/>
          <w:szCs w:val="22"/>
        </w:rPr>
        <w:t>1</w:t>
      </w:r>
      <w:r w:rsidR="002D1889" w:rsidRPr="00142E50">
        <w:rPr>
          <w:rFonts w:ascii="Arial" w:hAnsi="Arial" w:cs="Arial"/>
          <w:b/>
          <w:bCs/>
          <w:sz w:val="22"/>
          <w:szCs w:val="22"/>
        </w:rPr>
        <w:t xml:space="preserve"> &amp; 1</w:t>
      </w:r>
      <w:r w:rsidR="002D1889">
        <w:rPr>
          <w:rFonts w:ascii="Arial" w:hAnsi="Arial" w:cs="Arial"/>
          <w:b/>
          <w:bCs/>
          <w:sz w:val="22"/>
          <w:szCs w:val="22"/>
        </w:rPr>
        <w:t>2</w:t>
      </w:r>
      <w:r w:rsidR="002D1889">
        <w:rPr>
          <w:rFonts w:ascii="Arial" w:hAnsi="Arial" w:cs="Arial"/>
          <w:sz w:val="22"/>
          <w:szCs w:val="22"/>
        </w:rPr>
        <w:t>).</w:t>
      </w:r>
    </w:p>
    <w:p w14:paraId="5C839815" w14:textId="77777777" w:rsidR="0007609B" w:rsidRDefault="0007609B">
      <w:pPr>
        <w:spacing w:line="360" w:lineRule="auto"/>
        <w:ind w:firstLine="720"/>
        <w:rPr>
          <w:rFonts w:ascii="Arial" w:hAnsi="Arial" w:cs="Arial"/>
          <w:sz w:val="22"/>
          <w:szCs w:val="22"/>
        </w:rPr>
      </w:pPr>
    </w:p>
    <w:p w14:paraId="6F38F2D4" w14:textId="7EAFE3B8" w:rsidR="0007609B" w:rsidRDefault="0007609B">
      <w:pPr>
        <w:spacing w:line="360" w:lineRule="auto"/>
        <w:ind w:firstLine="720"/>
        <w:rPr>
          <w:rFonts w:ascii="Arial" w:hAnsi="Arial" w:cs="Arial"/>
          <w:sz w:val="22"/>
          <w:szCs w:val="22"/>
        </w:rPr>
        <w:pPrChange w:id="1525" w:author="Keene-Snickers,Lexi" w:date="2025-03-21T13:41:00Z" w16du:dateUtc="2025-03-21T19:41:00Z">
          <w:pPr>
            <w:spacing w:line="360" w:lineRule="auto"/>
          </w:pPr>
        </w:pPrChange>
      </w:pPr>
      <w:r>
        <w:rPr>
          <w:rFonts w:ascii="Arial" w:hAnsi="Arial" w:cs="Arial"/>
          <w:sz w:val="22"/>
          <w:szCs w:val="22"/>
        </w:rPr>
        <w:t>There was no evidence of reassortment between the major genotypes of galbut virus</w:t>
      </w:r>
      <w:r w:rsidR="00E52361">
        <w:rPr>
          <w:rFonts w:ascii="Arial" w:hAnsi="Arial" w:cs="Arial"/>
          <w:sz w:val="22"/>
          <w:szCs w:val="22"/>
        </w:rPr>
        <w:t xml:space="preserve"> (</w:t>
      </w:r>
      <w:r w:rsidR="00E52361" w:rsidRPr="00E52361">
        <w:rPr>
          <w:rFonts w:ascii="Arial" w:hAnsi="Arial" w:cs="Arial"/>
          <w:b/>
          <w:bCs/>
          <w:sz w:val="22"/>
          <w:szCs w:val="22"/>
          <w:rPrChange w:id="1526" w:author="Stenglein,Mark" w:date="2025-03-27T16:09:00Z" w16du:dateUtc="2025-03-27T22:09:00Z">
            <w:rPr>
              <w:rFonts w:ascii="Arial" w:hAnsi="Arial" w:cs="Arial"/>
              <w:sz w:val="22"/>
              <w:szCs w:val="22"/>
            </w:rPr>
          </w:rPrChange>
        </w:rPr>
        <w:t>Fig</w:t>
      </w:r>
      <w:r w:rsidR="00E52361">
        <w:rPr>
          <w:rFonts w:ascii="Arial" w:hAnsi="Arial" w:cs="Arial"/>
          <w:b/>
          <w:bCs/>
          <w:sz w:val="22"/>
          <w:szCs w:val="22"/>
        </w:rPr>
        <w:t>s</w:t>
      </w:r>
      <w:r w:rsidR="00E52361" w:rsidRPr="00E52361">
        <w:rPr>
          <w:rFonts w:ascii="Arial" w:hAnsi="Arial" w:cs="Arial"/>
          <w:b/>
          <w:bCs/>
          <w:sz w:val="22"/>
          <w:szCs w:val="22"/>
          <w:rPrChange w:id="1527" w:author="Stenglein,Mark" w:date="2025-03-27T16:09:00Z" w16du:dateUtc="2025-03-27T22:09:00Z">
            <w:rPr>
              <w:rFonts w:ascii="Arial" w:hAnsi="Arial" w:cs="Arial"/>
              <w:sz w:val="22"/>
              <w:szCs w:val="22"/>
            </w:rPr>
          </w:rPrChange>
        </w:rPr>
        <w:t>. 10, 11</w:t>
      </w:r>
      <w:ins w:id="1528" w:author="Keene-Snickers,Lexi" w:date="2025-04-02T14:38:00Z" w16du:dateUtc="2025-04-02T20:38:00Z">
        <w:r w:rsidR="00B461C6">
          <w:rPr>
            <w:rFonts w:ascii="Arial" w:hAnsi="Arial" w:cs="Arial"/>
            <w:b/>
            <w:bCs/>
            <w:sz w:val="22"/>
            <w:szCs w:val="22"/>
          </w:rPr>
          <w:t xml:space="preserve"> &amp;</w:t>
        </w:r>
      </w:ins>
      <w:del w:id="1529" w:author="Keene-Snickers,Lexi" w:date="2025-04-02T14:38:00Z" w16du:dateUtc="2025-04-02T20:38:00Z">
        <w:r w:rsidR="00E52361" w:rsidRPr="00E52361" w:rsidDel="00B461C6">
          <w:rPr>
            <w:rFonts w:ascii="Arial" w:hAnsi="Arial" w:cs="Arial"/>
            <w:b/>
            <w:bCs/>
            <w:sz w:val="22"/>
            <w:szCs w:val="22"/>
            <w:rPrChange w:id="1530" w:author="Stenglein,Mark" w:date="2025-03-27T16:09:00Z" w16du:dateUtc="2025-03-27T22:09:00Z">
              <w:rPr>
                <w:rFonts w:ascii="Arial" w:hAnsi="Arial" w:cs="Arial"/>
                <w:sz w:val="22"/>
                <w:szCs w:val="22"/>
              </w:rPr>
            </w:rPrChange>
          </w:rPr>
          <w:delText>, and</w:delText>
        </w:r>
      </w:del>
      <w:r w:rsidR="00E52361" w:rsidRPr="00E52361">
        <w:rPr>
          <w:rFonts w:ascii="Arial" w:hAnsi="Arial" w:cs="Arial"/>
          <w:b/>
          <w:bCs/>
          <w:sz w:val="22"/>
          <w:szCs w:val="22"/>
          <w:rPrChange w:id="1531" w:author="Stenglein,Mark" w:date="2025-03-27T16:09:00Z" w16du:dateUtc="2025-03-27T22:09:00Z">
            <w:rPr>
              <w:rFonts w:ascii="Arial" w:hAnsi="Arial" w:cs="Arial"/>
              <w:sz w:val="22"/>
              <w:szCs w:val="22"/>
            </w:rPr>
          </w:rPrChange>
        </w:rPr>
        <w:t xml:space="preserve"> 12</w:t>
      </w:r>
      <w:r w:rsidR="00E52361">
        <w:rPr>
          <w:rFonts w:ascii="Arial" w:hAnsi="Arial" w:cs="Arial"/>
          <w:sz w:val="22"/>
          <w:szCs w:val="22"/>
        </w:rPr>
        <w:t>)</w:t>
      </w:r>
      <w:r>
        <w:rPr>
          <w:rFonts w:ascii="Arial" w:hAnsi="Arial" w:cs="Arial"/>
          <w:sz w:val="22"/>
          <w:szCs w:val="22"/>
        </w:rPr>
        <w:t xml:space="preserve">. </w:t>
      </w:r>
      <w:del w:id="1532" w:author="Keene-Snickers,Lexi" w:date="2025-04-02T14:38:00Z" w16du:dateUtc="2025-04-02T20:38:00Z">
        <w:r w:rsidDel="00B461C6">
          <w:rPr>
            <w:rFonts w:ascii="Arial" w:hAnsi="Arial" w:cs="Arial"/>
            <w:sz w:val="22"/>
            <w:szCs w:val="22"/>
          </w:rPr>
          <w:delText xml:space="preserve"> </w:delText>
        </w:r>
      </w:del>
      <w:r>
        <w:rPr>
          <w:rFonts w:ascii="Arial" w:hAnsi="Arial" w:cs="Arial"/>
          <w:sz w:val="22"/>
          <w:szCs w:val="22"/>
        </w:rPr>
        <w:t xml:space="preserve">This includes no evidence of reassortment between galbut viruses from </w:t>
      </w:r>
      <w:r w:rsidRPr="0007609B">
        <w:rPr>
          <w:rFonts w:ascii="Arial" w:hAnsi="Arial" w:cs="Arial"/>
          <w:i/>
          <w:iCs/>
          <w:sz w:val="22"/>
          <w:szCs w:val="22"/>
          <w:rPrChange w:id="1533" w:author="Stenglein,Mark" w:date="2025-03-27T16:08:00Z" w16du:dateUtc="2025-03-27T22:08:00Z">
            <w:rPr>
              <w:rFonts w:ascii="Arial" w:hAnsi="Arial" w:cs="Arial"/>
              <w:sz w:val="22"/>
              <w:szCs w:val="22"/>
            </w:rPr>
          </w:rPrChange>
        </w:rPr>
        <w:t>D. melanogaster</w:t>
      </w:r>
      <w:r>
        <w:rPr>
          <w:rFonts w:ascii="Arial" w:hAnsi="Arial" w:cs="Arial"/>
          <w:sz w:val="22"/>
          <w:szCs w:val="22"/>
        </w:rPr>
        <w:t xml:space="preserve"> or </w:t>
      </w:r>
      <w:r w:rsidRPr="0007609B">
        <w:rPr>
          <w:rFonts w:ascii="Arial" w:hAnsi="Arial" w:cs="Arial"/>
          <w:i/>
          <w:iCs/>
          <w:sz w:val="22"/>
          <w:szCs w:val="22"/>
          <w:rPrChange w:id="1534" w:author="Stenglein,Mark" w:date="2025-03-27T16:08:00Z" w16du:dateUtc="2025-03-27T22:08:00Z">
            <w:rPr>
              <w:rFonts w:ascii="Arial" w:hAnsi="Arial" w:cs="Arial"/>
              <w:sz w:val="22"/>
              <w:szCs w:val="22"/>
            </w:rPr>
          </w:rPrChange>
        </w:rPr>
        <w:t>D. simulans</w:t>
      </w:r>
      <w:r>
        <w:rPr>
          <w:rFonts w:ascii="Arial" w:hAnsi="Arial" w:cs="Arial"/>
          <w:sz w:val="22"/>
          <w:szCs w:val="22"/>
        </w:rPr>
        <w:t xml:space="preserve">, and no evidence of reassortment between the </w:t>
      </w:r>
      <w:r w:rsidRPr="0007609B">
        <w:rPr>
          <w:rFonts w:ascii="Arial" w:hAnsi="Arial" w:cs="Arial"/>
          <w:i/>
          <w:iCs/>
          <w:sz w:val="22"/>
          <w:szCs w:val="22"/>
          <w:rPrChange w:id="1535" w:author="Stenglein,Mark" w:date="2025-03-27T16:08:00Z" w16du:dateUtc="2025-03-27T22:08:00Z">
            <w:rPr>
              <w:rFonts w:ascii="Arial" w:hAnsi="Arial" w:cs="Arial"/>
              <w:sz w:val="22"/>
              <w:szCs w:val="22"/>
            </w:rPr>
          </w:rPrChange>
        </w:rPr>
        <w:t>D. melanogaster</w:t>
      </w:r>
      <w:r>
        <w:rPr>
          <w:rFonts w:ascii="Arial" w:hAnsi="Arial" w:cs="Arial"/>
          <w:sz w:val="22"/>
          <w:szCs w:val="22"/>
        </w:rPr>
        <w:t xml:space="preserve"> clade A and clade B viruses. </w:t>
      </w:r>
      <w:del w:id="1536" w:author="Keene-Snickers,Lexi" w:date="2025-04-02T14:38:00Z" w16du:dateUtc="2025-04-02T20:38:00Z">
        <w:r w:rsidDel="00B461C6">
          <w:rPr>
            <w:rFonts w:ascii="Arial" w:hAnsi="Arial" w:cs="Arial"/>
            <w:sz w:val="22"/>
            <w:szCs w:val="22"/>
          </w:rPr>
          <w:delText xml:space="preserve"> </w:delText>
        </w:r>
      </w:del>
      <w:r>
        <w:rPr>
          <w:rFonts w:ascii="Arial" w:hAnsi="Arial" w:cs="Arial"/>
          <w:sz w:val="22"/>
          <w:szCs w:val="22"/>
        </w:rPr>
        <w:t xml:space="preserve">We observed evidence of individual </w:t>
      </w:r>
      <w:r w:rsidRPr="0007609B">
        <w:rPr>
          <w:rFonts w:ascii="Arial" w:hAnsi="Arial" w:cs="Arial"/>
          <w:i/>
          <w:iCs/>
          <w:sz w:val="22"/>
          <w:szCs w:val="22"/>
          <w:rPrChange w:id="1537" w:author="Stenglein,Mark" w:date="2025-03-27T16:09:00Z" w16du:dateUtc="2025-03-27T22:09:00Z">
            <w:rPr>
              <w:rFonts w:ascii="Arial" w:hAnsi="Arial" w:cs="Arial"/>
              <w:sz w:val="22"/>
              <w:szCs w:val="22"/>
            </w:rPr>
          </w:rPrChange>
        </w:rPr>
        <w:t>D. melanogaster</w:t>
      </w:r>
      <w:r>
        <w:rPr>
          <w:rFonts w:ascii="Arial" w:hAnsi="Arial" w:cs="Arial"/>
          <w:sz w:val="22"/>
          <w:szCs w:val="22"/>
        </w:rPr>
        <w:t xml:space="preserve"> </w:t>
      </w:r>
      <w:ins w:id="1538" w:author="Keene-Snickers,Lexi" w:date="2025-04-02T14:38:00Z" w16du:dateUtc="2025-04-02T20:38:00Z">
        <w:r w:rsidR="00B461C6">
          <w:rPr>
            <w:rFonts w:ascii="Arial" w:hAnsi="Arial" w:cs="Arial"/>
            <w:sz w:val="22"/>
            <w:szCs w:val="22"/>
          </w:rPr>
          <w:t xml:space="preserve">samples </w:t>
        </w:r>
      </w:ins>
      <w:r>
        <w:rPr>
          <w:rFonts w:ascii="Arial" w:hAnsi="Arial" w:cs="Arial"/>
          <w:sz w:val="22"/>
          <w:szCs w:val="22"/>
        </w:rPr>
        <w:t xml:space="preserve">co-infected by clade A and clade B viruses, which would provide an opportunity for reassortment to occur if it were possible.  </w:t>
      </w:r>
    </w:p>
    <w:p w14:paraId="20A1244F" w14:textId="77777777" w:rsidR="002D1889" w:rsidDel="002F018A" w:rsidRDefault="002D1889" w:rsidP="00081385">
      <w:pPr>
        <w:spacing w:line="360" w:lineRule="auto"/>
        <w:rPr>
          <w:del w:id="1539" w:author="Keene-Snickers,Lexi" w:date="2025-03-21T13:43:00Z" w16du:dateUtc="2025-03-21T19:43:00Z"/>
          <w:rFonts w:ascii="Arial" w:hAnsi="Arial" w:cs="Arial"/>
          <w:sz w:val="22"/>
          <w:szCs w:val="22"/>
        </w:rPr>
      </w:pPr>
    </w:p>
    <w:p w14:paraId="6DC6B454" w14:textId="61B82171" w:rsidR="002F018A" w:rsidRDefault="002F018A" w:rsidP="00081385">
      <w:pPr>
        <w:spacing w:line="360" w:lineRule="auto"/>
        <w:rPr>
          <w:rFonts w:ascii="Arial" w:hAnsi="Arial" w:cs="Arial"/>
          <w:sz w:val="22"/>
          <w:szCs w:val="22"/>
        </w:rPr>
      </w:pPr>
    </w:p>
    <w:p w14:paraId="34F94EF0" w14:textId="1B9153CB" w:rsidR="002F018A" w:rsidRPr="00B461C6" w:rsidRDefault="002F018A" w:rsidP="00081385">
      <w:pPr>
        <w:spacing w:line="360" w:lineRule="auto"/>
        <w:rPr>
          <w:rFonts w:ascii="Arial" w:hAnsi="Arial" w:cs="Arial"/>
          <w:b/>
          <w:bCs/>
          <w:sz w:val="22"/>
          <w:szCs w:val="22"/>
          <w:rPrChange w:id="1540" w:author="Keene-Snickers,Lexi" w:date="2025-04-02T14:39:00Z" w16du:dateUtc="2025-04-02T20:39:00Z">
            <w:rPr>
              <w:rFonts w:ascii="Arial" w:hAnsi="Arial" w:cs="Arial"/>
              <w:sz w:val="22"/>
              <w:szCs w:val="22"/>
            </w:rPr>
          </w:rPrChange>
        </w:rPr>
      </w:pPr>
      <w:r w:rsidRPr="00B461C6">
        <w:rPr>
          <w:rFonts w:ascii="Arial" w:hAnsi="Arial" w:cs="Arial"/>
          <w:b/>
          <w:bCs/>
          <w:sz w:val="22"/>
          <w:szCs w:val="22"/>
          <w:rPrChange w:id="1541" w:author="Keene-Snickers,Lexi" w:date="2025-04-02T14:39:00Z" w16du:dateUtc="2025-04-02T20:39:00Z">
            <w:rPr>
              <w:rFonts w:ascii="Arial" w:hAnsi="Arial" w:cs="Arial"/>
              <w:sz w:val="22"/>
              <w:szCs w:val="22"/>
            </w:rPr>
          </w:rPrChange>
        </w:rPr>
        <w:t>Chaq virus is associated exclusively with galbut virus clade A infection</w:t>
      </w:r>
    </w:p>
    <w:p w14:paraId="0AEC5D6A" w14:textId="5EEEF03A" w:rsidR="00142E50" w:rsidDel="0064613C" w:rsidRDefault="002D1889" w:rsidP="00E97611">
      <w:pPr>
        <w:spacing w:line="360" w:lineRule="auto"/>
        <w:ind w:firstLine="720"/>
        <w:rPr>
          <w:del w:id="1542" w:author="Keene-Snickers,Lexi" w:date="2025-03-21T13:43:00Z" w16du:dateUtc="2025-03-21T19:43:00Z"/>
          <w:rFonts w:ascii="Arial" w:hAnsi="Arial" w:cs="Arial"/>
          <w:sz w:val="22"/>
          <w:szCs w:val="22"/>
        </w:rPr>
      </w:pPr>
      <w:del w:id="1543" w:author="Keene-Snickers,Lexi" w:date="2025-03-21T13:43:00Z" w16du:dateUtc="2025-03-21T19:43:00Z">
        <w:r w:rsidDel="0064613C">
          <w:rPr>
            <w:rFonts w:ascii="Arial" w:hAnsi="Arial" w:cs="Arial"/>
            <w:sz w:val="22"/>
            <w:szCs w:val="22"/>
          </w:rPr>
          <w:delText xml:space="preserve">There is </w:delText>
        </w:r>
      </w:del>
      <w:ins w:id="1544" w:author="Stenglein,Mark" w:date="2025-03-12T16:43:00Z" w16du:dateUtc="2025-03-12T22:43:00Z">
        <w:del w:id="1545" w:author="Keene-Snickers,Lexi" w:date="2025-03-21T13:43:00Z" w16du:dateUtc="2025-03-21T19:43:00Z">
          <w:r w:rsidR="00973627" w:rsidDel="0064613C">
            <w:rPr>
              <w:rFonts w:ascii="Arial" w:hAnsi="Arial" w:cs="Arial"/>
              <w:sz w:val="22"/>
              <w:szCs w:val="22"/>
            </w:rPr>
            <w:delText xml:space="preserve">was </w:delText>
          </w:r>
        </w:del>
      </w:ins>
      <w:del w:id="1546" w:author="Keene-Snickers,Lexi" w:date="2025-03-21T13:43:00Z" w16du:dateUtc="2025-03-21T19:43:00Z">
        <w:r w:rsidDel="0064613C">
          <w:rPr>
            <w:rFonts w:ascii="Arial" w:hAnsi="Arial" w:cs="Arial"/>
            <w:sz w:val="22"/>
            <w:szCs w:val="22"/>
          </w:rPr>
          <w:delText>also evidence of reassortment between genotypes. Sample</w:delText>
        </w:r>
        <w:r w:rsidR="00142E50" w:rsidDel="0064613C">
          <w:rPr>
            <w:rFonts w:ascii="Arial" w:hAnsi="Arial" w:cs="Arial"/>
            <w:sz w:val="22"/>
            <w:szCs w:val="22"/>
          </w:rPr>
          <w:delText xml:space="preserve"> </w:delText>
        </w:r>
        <w:r w:rsidR="00142E50" w:rsidRPr="002D1889" w:rsidDel="0064613C">
          <w:rPr>
            <w:rFonts w:ascii="Arial" w:hAnsi="Arial" w:cs="Arial"/>
            <w:sz w:val="22"/>
            <w:szCs w:val="22"/>
          </w:rPr>
          <w:delText xml:space="preserve"> 500-M-60</w:delText>
        </w:r>
        <w:r w:rsidR="007F2AD5" w:rsidDel="0064613C">
          <w:rPr>
            <w:rFonts w:ascii="Arial" w:hAnsi="Arial" w:cs="Arial"/>
            <w:sz w:val="22"/>
            <w:szCs w:val="22"/>
          </w:rPr>
          <w:delText>, from Colorado 2023,</w:delText>
        </w:r>
        <w:r w:rsidR="00142E50" w:rsidDel="0064613C">
          <w:rPr>
            <w:rFonts w:ascii="Arial" w:hAnsi="Arial" w:cs="Arial"/>
            <w:sz w:val="22"/>
            <w:szCs w:val="22"/>
          </w:rPr>
          <w:delText xml:space="preserve"> has two RNA </w:delText>
        </w:r>
        <w:r w:rsidR="00591612" w:rsidDel="0064613C">
          <w:rPr>
            <w:rFonts w:ascii="Arial" w:hAnsi="Arial" w:cs="Arial"/>
            <w:sz w:val="22"/>
            <w:szCs w:val="22"/>
          </w:rPr>
          <w:delText xml:space="preserve">3 </w:delText>
        </w:r>
        <w:r w:rsidR="00142E50" w:rsidDel="0064613C">
          <w:rPr>
            <w:rFonts w:ascii="Arial" w:hAnsi="Arial" w:cs="Arial"/>
            <w:sz w:val="22"/>
            <w:szCs w:val="22"/>
          </w:rPr>
          <w:delText xml:space="preserve">segments, one </w:delText>
        </w:r>
        <w:r w:rsidR="00591612" w:rsidDel="0064613C">
          <w:rPr>
            <w:rFonts w:ascii="Arial" w:hAnsi="Arial" w:cs="Arial"/>
            <w:sz w:val="22"/>
            <w:szCs w:val="22"/>
          </w:rPr>
          <w:delText xml:space="preserve">of </w:delText>
        </w:r>
        <w:r w:rsidR="00142E50" w:rsidDel="0064613C">
          <w:rPr>
            <w:rFonts w:ascii="Arial" w:hAnsi="Arial" w:cs="Arial"/>
            <w:sz w:val="22"/>
            <w:szCs w:val="22"/>
          </w:rPr>
          <w:delText xml:space="preserve">each genotype while the RNA </w:delText>
        </w:r>
        <w:r w:rsidR="00591612" w:rsidDel="0064613C">
          <w:rPr>
            <w:rFonts w:ascii="Arial" w:hAnsi="Arial" w:cs="Arial"/>
            <w:sz w:val="22"/>
            <w:szCs w:val="22"/>
          </w:rPr>
          <w:delText>1</w:delText>
        </w:r>
        <w:r w:rsidR="00142E50" w:rsidDel="0064613C">
          <w:rPr>
            <w:rFonts w:ascii="Arial" w:hAnsi="Arial" w:cs="Arial"/>
            <w:sz w:val="22"/>
            <w:szCs w:val="22"/>
          </w:rPr>
          <w:delText xml:space="preserve"> and </w:delText>
        </w:r>
        <w:r w:rsidR="00591612" w:rsidDel="0064613C">
          <w:rPr>
            <w:rFonts w:ascii="Arial" w:hAnsi="Arial" w:cs="Arial"/>
            <w:sz w:val="22"/>
            <w:szCs w:val="22"/>
          </w:rPr>
          <w:delText>2</w:delText>
        </w:r>
        <w:r w:rsidR="00142E50" w:rsidDel="0064613C">
          <w:rPr>
            <w:rFonts w:ascii="Arial" w:hAnsi="Arial" w:cs="Arial"/>
            <w:sz w:val="22"/>
            <w:szCs w:val="22"/>
          </w:rPr>
          <w:delText xml:space="preserve"> segments </w:delText>
        </w:r>
        <w:r w:rsidR="00CB524A" w:rsidDel="0064613C">
          <w:rPr>
            <w:rFonts w:ascii="Arial" w:hAnsi="Arial" w:cs="Arial"/>
            <w:sz w:val="22"/>
            <w:szCs w:val="22"/>
          </w:rPr>
          <w:delText xml:space="preserve">had </w:delText>
        </w:r>
        <w:r w:rsidR="00142E50" w:rsidDel="0064613C">
          <w:rPr>
            <w:rFonts w:ascii="Arial" w:hAnsi="Arial" w:cs="Arial"/>
            <w:sz w:val="22"/>
            <w:szCs w:val="22"/>
          </w:rPr>
          <w:delText xml:space="preserve">no </w:delText>
        </w:r>
        <w:r w:rsidR="00CB524A" w:rsidDel="0064613C">
          <w:rPr>
            <w:rFonts w:ascii="Arial" w:hAnsi="Arial" w:cs="Arial"/>
            <w:sz w:val="22"/>
            <w:szCs w:val="22"/>
          </w:rPr>
          <w:delText xml:space="preserve">other </w:delText>
        </w:r>
        <w:r w:rsidR="00142E50" w:rsidDel="0064613C">
          <w:rPr>
            <w:rFonts w:ascii="Arial" w:hAnsi="Arial" w:cs="Arial"/>
            <w:sz w:val="22"/>
            <w:szCs w:val="22"/>
          </w:rPr>
          <w:delText xml:space="preserve">partial segments and </w:delText>
        </w:r>
        <w:r w:rsidR="00CB524A" w:rsidDel="0064613C">
          <w:rPr>
            <w:rFonts w:ascii="Arial" w:hAnsi="Arial" w:cs="Arial"/>
            <w:sz w:val="22"/>
            <w:szCs w:val="22"/>
          </w:rPr>
          <w:delText>are</w:delText>
        </w:r>
        <w:r w:rsidR="00142E50" w:rsidDel="0064613C">
          <w:rPr>
            <w:rFonts w:ascii="Arial" w:hAnsi="Arial" w:cs="Arial"/>
            <w:sz w:val="22"/>
            <w:szCs w:val="22"/>
          </w:rPr>
          <w:delText xml:space="preserve"> genotype B (</w:delText>
        </w:r>
        <w:r w:rsidR="00142E50" w:rsidRPr="00142E50" w:rsidDel="0064613C">
          <w:rPr>
            <w:rFonts w:ascii="Arial" w:hAnsi="Arial" w:cs="Arial"/>
            <w:b/>
            <w:bCs/>
            <w:sz w:val="22"/>
            <w:szCs w:val="22"/>
          </w:rPr>
          <w:delText xml:space="preserve">Fig. </w:delText>
        </w:r>
        <w:r w:rsidR="00CB524A" w:rsidDel="0064613C">
          <w:rPr>
            <w:rFonts w:ascii="Arial" w:hAnsi="Arial" w:cs="Arial"/>
            <w:b/>
            <w:bCs/>
            <w:sz w:val="22"/>
            <w:szCs w:val="22"/>
          </w:rPr>
          <w:delText>10</w:delText>
        </w:r>
        <w:r w:rsidR="00142E50" w:rsidRPr="00142E50" w:rsidDel="0064613C">
          <w:rPr>
            <w:rFonts w:ascii="Arial" w:hAnsi="Arial" w:cs="Arial"/>
            <w:b/>
            <w:bCs/>
            <w:sz w:val="22"/>
            <w:szCs w:val="22"/>
          </w:rPr>
          <w:delText>, 1</w:delText>
        </w:r>
        <w:r w:rsidR="00CB524A" w:rsidDel="0064613C">
          <w:rPr>
            <w:rFonts w:ascii="Arial" w:hAnsi="Arial" w:cs="Arial"/>
            <w:b/>
            <w:bCs/>
            <w:sz w:val="22"/>
            <w:szCs w:val="22"/>
          </w:rPr>
          <w:delText>1</w:delText>
        </w:r>
        <w:r w:rsidR="00142E50" w:rsidRPr="00142E50" w:rsidDel="0064613C">
          <w:rPr>
            <w:rFonts w:ascii="Arial" w:hAnsi="Arial" w:cs="Arial"/>
            <w:b/>
            <w:bCs/>
            <w:sz w:val="22"/>
            <w:szCs w:val="22"/>
          </w:rPr>
          <w:delText xml:space="preserve"> &amp; 1</w:delText>
        </w:r>
        <w:r w:rsidR="00CB524A" w:rsidDel="0064613C">
          <w:rPr>
            <w:rFonts w:ascii="Arial" w:hAnsi="Arial" w:cs="Arial"/>
            <w:b/>
            <w:bCs/>
            <w:sz w:val="22"/>
            <w:szCs w:val="22"/>
          </w:rPr>
          <w:delText>2</w:delText>
        </w:r>
        <w:r w:rsidR="00142E50" w:rsidDel="0064613C">
          <w:rPr>
            <w:rFonts w:ascii="Arial" w:hAnsi="Arial" w:cs="Arial"/>
            <w:sz w:val="22"/>
            <w:szCs w:val="22"/>
          </w:rPr>
          <w:delText xml:space="preserve">). </w:delText>
        </w:r>
      </w:del>
    </w:p>
    <w:p w14:paraId="28A2CDE2" w14:textId="0F82DA15" w:rsidR="00A11028" w:rsidDel="0064613C" w:rsidRDefault="00A11028" w:rsidP="00081385">
      <w:pPr>
        <w:spacing w:line="360" w:lineRule="auto"/>
        <w:rPr>
          <w:del w:id="1547" w:author="Keene-Snickers,Lexi" w:date="2025-03-20T09:15:00Z" w16du:dateUtc="2025-03-20T15:15:00Z"/>
          <w:rFonts w:ascii="Arial" w:hAnsi="Arial" w:cs="Arial"/>
          <w:sz w:val="22"/>
          <w:szCs w:val="22"/>
        </w:rPr>
      </w:pPr>
      <w:del w:id="1548" w:author="Keene-Snickers,Lexi" w:date="2025-03-21T13:43:00Z" w16du:dateUtc="2025-03-21T19:43:00Z">
        <w:r w:rsidDel="0064613C">
          <w:rPr>
            <w:rFonts w:ascii="Arial" w:hAnsi="Arial" w:cs="Arial"/>
            <w:sz w:val="22"/>
            <w:szCs w:val="22"/>
          </w:rPr>
          <w:tab/>
        </w:r>
      </w:del>
    </w:p>
    <w:p w14:paraId="44E6E611" w14:textId="27CD6D7F" w:rsidR="00A11028" w:rsidDel="0064613C" w:rsidRDefault="00A11028" w:rsidP="00081385">
      <w:pPr>
        <w:spacing w:line="360" w:lineRule="auto"/>
        <w:rPr>
          <w:del w:id="1549" w:author="Keene-Snickers,Lexi" w:date="2025-03-20T09:15:00Z" w16du:dateUtc="2025-03-20T15:15:00Z"/>
          <w:rFonts w:ascii="Arial" w:hAnsi="Arial" w:cs="Arial"/>
          <w:sz w:val="22"/>
          <w:szCs w:val="22"/>
        </w:rPr>
      </w:pPr>
      <w:del w:id="1550" w:author="Keene-Snickers,Lexi" w:date="2025-03-20T09:15:00Z" w16du:dateUtc="2025-03-20T15:15:00Z">
        <w:r w:rsidDel="0064613C">
          <w:rPr>
            <w:rFonts w:ascii="Arial" w:hAnsi="Arial" w:cs="Arial"/>
            <w:sz w:val="22"/>
            <w:szCs w:val="22"/>
          </w:rPr>
          <w:delText>Two challenges: 1) short branch lengths, particularly within the galbut A clade 2) co-infection.</w:delText>
        </w:r>
      </w:del>
    </w:p>
    <w:p w14:paraId="7E472512" w14:textId="77777777" w:rsidR="00142E50" w:rsidRDefault="00142E50" w:rsidP="00081385">
      <w:pPr>
        <w:spacing w:line="360" w:lineRule="auto"/>
        <w:rPr>
          <w:rFonts w:ascii="Arial" w:hAnsi="Arial" w:cs="Arial"/>
          <w:sz w:val="22"/>
          <w:szCs w:val="22"/>
        </w:rPr>
      </w:pPr>
    </w:p>
    <w:p w14:paraId="408CC397" w14:textId="2598EA4F" w:rsidR="0083169E" w:rsidRDefault="0083169E" w:rsidP="00081385">
      <w:pPr>
        <w:spacing w:line="360" w:lineRule="auto"/>
        <w:rPr>
          <w:rFonts w:ascii="Arial" w:hAnsi="Arial" w:cs="Arial"/>
          <w:sz w:val="22"/>
          <w:szCs w:val="22"/>
        </w:rPr>
      </w:pPr>
      <w:r>
        <w:rPr>
          <w:rFonts w:ascii="Arial" w:hAnsi="Arial" w:cs="Arial"/>
          <w:sz w:val="22"/>
          <w:szCs w:val="22"/>
        </w:rPr>
        <w:tab/>
      </w:r>
      <w:commentRangeStart w:id="1551"/>
      <w:commentRangeStart w:id="1552"/>
      <w:r w:rsidR="002F03E6">
        <w:rPr>
          <w:rFonts w:ascii="Arial" w:hAnsi="Arial" w:cs="Arial"/>
          <w:sz w:val="22"/>
          <w:szCs w:val="22"/>
        </w:rPr>
        <w:t xml:space="preserve">Chaq </w:t>
      </w:r>
      <w:commentRangeEnd w:id="1551"/>
      <w:r w:rsidR="0064613C">
        <w:rPr>
          <w:rStyle w:val="CommentReference"/>
        </w:rPr>
        <w:commentReference w:id="1551"/>
      </w:r>
      <w:commentRangeEnd w:id="1552"/>
      <w:r w:rsidR="00276E7C">
        <w:rPr>
          <w:rStyle w:val="CommentReference"/>
        </w:rPr>
        <w:commentReference w:id="1552"/>
      </w:r>
      <w:r w:rsidR="002F03E6">
        <w:rPr>
          <w:rFonts w:ascii="Arial" w:hAnsi="Arial" w:cs="Arial"/>
          <w:sz w:val="22"/>
          <w:szCs w:val="22"/>
        </w:rPr>
        <w:t xml:space="preserve">virus </w:t>
      </w:r>
      <w:r w:rsidR="00E544CC">
        <w:rPr>
          <w:rFonts w:ascii="Arial" w:hAnsi="Arial" w:cs="Arial"/>
          <w:sz w:val="22"/>
          <w:szCs w:val="22"/>
        </w:rPr>
        <w:t>was</w:t>
      </w:r>
      <w:r w:rsidR="002F03E6">
        <w:rPr>
          <w:rFonts w:ascii="Arial" w:hAnsi="Arial" w:cs="Arial"/>
          <w:sz w:val="22"/>
          <w:szCs w:val="22"/>
        </w:rPr>
        <w:t xml:space="preserve"> exclusively associated with galbut virus clade A infections. </w:t>
      </w:r>
      <w:del w:id="1553" w:author="Keene-Snickers,Lexi" w:date="2025-04-02T14:43:00Z" w16du:dateUtc="2025-04-02T20:43:00Z">
        <w:r w:rsidR="002F03E6" w:rsidDel="00B461C6">
          <w:rPr>
            <w:rFonts w:ascii="Arial" w:hAnsi="Arial" w:cs="Arial"/>
            <w:sz w:val="22"/>
            <w:szCs w:val="22"/>
          </w:rPr>
          <w:delText xml:space="preserve"> </w:delText>
        </w:r>
      </w:del>
      <w:r w:rsidR="002F03E6">
        <w:rPr>
          <w:rFonts w:ascii="Arial" w:hAnsi="Arial" w:cs="Arial"/>
          <w:sz w:val="22"/>
          <w:szCs w:val="22"/>
        </w:rPr>
        <w:t xml:space="preserve">There were four instances of </w:t>
      </w:r>
      <w:r w:rsidR="00E544CC">
        <w:rPr>
          <w:rFonts w:ascii="Arial" w:hAnsi="Arial" w:cs="Arial"/>
          <w:sz w:val="22"/>
          <w:szCs w:val="22"/>
        </w:rPr>
        <w:t xml:space="preserve">flies infected by </w:t>
      </w:r>
      <w:r w:rsidR="002F03E6">
        <w:rPr>
          <w:rFonts w:ascii="Arial" w:hAnsi="Arial" w:cs="Arial"/>
          <w:sz w:val="22"/>
          <w:szCs w:val="22"/>
        </w:rPr>
        <w:t xml:space="preserve">clade B </w:t>
      </w:r>
      <w:r w:rsidR="00E544CC">
        <w:rPr>
          <w:rFonts w:ascii="Arial" w:hAnsi="Arial" w:cs="Arial"/>
          <w:sz w:val="22"/>
          <w:szCs w:val="22"/>
        </w:rPr>
        <w:t xml:space="preserve">galbut virus </w:t>
      </w:r>
      <w:r w:rsidR="002F03E6">
        <w:rPr>
          <w:rFonts w:ascii="Arial" w:hAnsi="Arial" w:cs="Arial"/>
          <w:sz w:val="22"/>
          <w:szCs w:val="22"/>
        </w:rPr>
        <w:t xml:space="preserve">that </w:t>
      </w:r>
      <w:r w:rsidR="00E544CC">
        <w:rPr>
          <w:rFonts w:ascii="Arial" w:hAnsi="Arial" w:cs="Arial"/>
          <w:sz w:val="22"/>
          <w:szCs w:val="22"/>
        </w:rPr>
        <w:t xml:space="preserve">yielded </w:t>
      </w:r>
      <w:r w:rsidR="002F03E6">
        <w:rPr>
          <w:rFonts w:ascii="Arial" w:hAnsi="Arial" w:cs="Arial"/>
          <w:sz w:val="22"/>
          <w:szCs w:val="22"/>
        </w:rPr>
        <w:t>chaq virus</w:t>
      </w:r>
      <w:r w:rsidR="00E544CC">
        <w:rPr>
          <w:rFonts w:ascii="Arial" w:hAnsi="Arial" w:cs="Arial"/>
          <w:sz w:val="22"/>
          <w:szCs w:val="22"/>
        </w:rPr>
        <w:t xml:space="preserve"> sequences</w:t>
      </w:r>
      <w:r w:rsidR="002F03E6">
        <w:rPr>
          <w:rFonts w:ascii="Arial" w:hAnsi="Arial" w:cs="Arial"/>
          <w:sz w:val="22"/>
          <w:szCs w:val="22"/>
        </w:rPr>
        <w:t xml:space="preserve">, but in all of these instances, there were co-infecting clade A segments. </w:t>
      </w:r>
      <w:r w:rsidR="004271E5">
        <w:rPr>
          <w:rFonts w:ascii="Arial" w:hAnsi="Arial" w:cs="Arial"/>
          <w:sz w:val="22"/>
          <w:szCs w:val="22"/>
        </w:rPr>
        <w:t xml:space="preserve">Two </w:t>
      </w:r>
      <w:r w:rsidR="002F03E6">
        <w:rPr>
          <w:rFonts w:ascii="Arial" w:hAnsi="Arial" w:cs="Arial"/>
          <w:sz w:val="22"/>
          <w:szCs w:val="22"/>
        </w:rPr>
        <w:t xml:space="preserve">instances </w:t>
      </w:r>
      <w:r w:rsidR="004271E5">
        <w:rPr>
          <w:rFonts w:ascii="Arial" w:hAnsi="Arial" w:cs="Arial"/>
          <w:sz w:val="22"/>
          <w:szCs w:val="22"/>
        </w:rPr>
        <w:t>were samples with complete galbut virus coinfections of genotypes A and B (ME-M-7 &amp; Penn-F-4</w:t>
      </w:r>
      <w:r w:rsidR="002F03E6">
        <w:rPr>
          <w:rFonts w:ascii="Arial" w:hAnsi="Arial" w:cs="Arial"/>
          <w:sz w:val="22"/>
          <w:szCs w:val="22"/>
        </w:rPr>
        <w:t xml:space="preserve">; </w:t>
      </w:r>
      <w:r w:rsidR="004271E5" w:rsidRPr="00773A92">
        <w:rPr>
          <w:rFonts w:ascii="Arial" w:hAnsi="Arial" w:cs="Arial"/>
          <w:b/>
          <w:bCs/>
          <w:sz w:val="22"/>
          <w:szCs w:val="22"/>
        </w:rPr>
        <w:t>Fig. 1</w:t>
      </w:r>
      <w:r w:rsidR="00CB524A">
        <w:rPr>
          <w:rFonts w:ascii="Arial" w:hAnsi="Arial" w:cs="Arial"/>
          <w:b/>
          <w:bCs/>
          <w:sz w:val="22"/>
          <w:szCs w:val="22"/>
        </w:rPr>
        <w:t>3</w:t>
      </w:r>
      <w:r w:rsidR="004271E5" w:rsidRPr="00773A92">
        <w:rPr>
          <w:rFonts w:ascii="Arial" w:hAnsi="Arial" w:cs="Arial"/>
          <w:b/>
          <w:bCs/>
          <w:sz w:val="22"/>
          <w:szCs w:val="22"/>
        </w:rPr>
        <w:t>, 1</w:t>
      </w:r>
      <w:r w:rsidR="00CB524A">
        <w:rPr>
          <w:rFonts w:ascii="Arial" w:hAnsi="Arial" w:cs="Arial"/>
          <w:b/>
          <w:bCs/>
          <w:sz w:val="22"/>
          <w:szCs w:val="22"/>
        </w:rPr>
        <w:t>4</w:t>
      </w:r>
      <w:r w:rsidR="004271E5" w:rsidRPr="00773A92">
        <w:rPr>
          <w:rFonts w:ascii="Arial" w:hAnsi="Arial" w:cs="Arial"/>
          <w:b/>
          <w:bCs/>
          <w:sz w:val="22"/>
          <w:szCs w:val="22"/>
        </w:rPr>
        <w:t xml:space="preserve"> &amp; 1</w:t>
      </w:r>
      <w:r w:rsidR="00CB524A">
        <w:rPr>
          <w:rFonts w:ascii="Arial" w:hAnsi="Arial" w:cs="Arial"/>
          <w:b/>
          <w:bCs/>
          <w:sz w:val="22"/>
          <w:szCs w:val="22"/>
        </w:rPr>
        <w:t>5</w:t>
      </w:r>
      <w:r w:rsidR="004271E5">
        <w:rPr>
          <w:rFonts w:ascii="Arial" w:hAnsi="Arial" w:cs="Arial"/>
          <w:sz w:val="22"/>
          <w:szCs w:val="22"/>
        </w:rPr>
        <w:t xml:space="preserve">). The </w:t>
      </w:r>
      <w:r w:rsidR="00591612">
        <w:rPr>
          <w:rFonts w:ascii="Arial" w:hAnsi="Arial" w:cs="Arial"/>
          <w:sz w:val="22"/>
          <w:szCs w:val="22"/>
        </w:rPr>
        <w:t>third</w:t>
      </w:r>
      <w:r w:rsidR="004271E5">
        <w:rPr>
          <w:rFonts w:ascii="Arial" w:hAnsi="Arial" w:cs="Arial"/>
          <w:sz w:val="22"/>
          <w:szCs w:val="22"/>
        </w:rPr>
        <w:t xml:space="preserve"> </w:t>
      </w:r>
      <w:r w:rsidR="002F03E6">
        <w:rPr>
          <w:rFonts w:ascii="Arial" w:hAnsi="Arial" w:cs="Arial"/>
          <w:sz w:val="22"/>
          <w:szCs w:val="22"/>
        </w:rPr>
        <w:t xml:space="preserve">instance was </w:t>
      </w:r>
      <w:r w:rsidR="004271E5">
        <w:rPr>
          <w:rFonts w:ascii="Arial" w:hAnsi="Arial" w:cs="Arial"/>
          <w:sz w:val="22"/>
          <w:szCs w:val="22"/>
        </w:rPr>
        <w:t xml:space="preserve">a Pennsylvania sample (Penn-F-6) with two RNA </w:t>
      </w:r>
      <w:r w:rsidR="00591612">
        <w:rPr>
          <w:rFonts w:ascii="Arial" w:hAnsi="Arial" w:cs="Arial"/>
          <w:sz w:val="22"/>
          <w:szCs w:val="22"/>
        </w:rPr>
        <w:t xml:space="preserve">2 </w:t>
      </w:r>
      <w:r w:rsidR="004271E5">
        <w:rPr>
          <w:rFonts w:ascii="Arial" w:hAnsi="Arial" w:cs="Arial"/>
          <w:sz w:val="22"/>
          <w:szCs w:val="22"/>
        </w:rPr>
        <w:t xml:space="preserve">sequences one of each genotype but no RNA </w:t>
      </w:r>
      <w:r w:rsidR="00591612">
        <w:rPr>
          <w:rFonts w:ascii="Arial" w:hAnsi="Arial" w:cs="Arial"/>
          <w:sz w:val="22"/>
          <w:szCs w:val="22"/>
        </w:rPr>
        <w:t>1</w:t>
      </w:r>
      <w:r w:rsidR="004271E5">
        <w:rPr>
          <w:rFonts w:ascii="Arial" w:hAnsi="Arial" w:cs="Arial"/>
          <w:sz w:val="22"/>
          <w:szCs w:val="22"/>
        </w:rPr>
        <w:t xml:space="preserve"> or </w:t>
      </w:r>
      <w:r w:rsidR="00591612">
        <w:rPr>
          <w:rFonts w:ascii="Arial" w:hAnsi="Arial" w:cs="Arial"/>
          <w:sz w:val="22"/>
          <w:szCs w:val="22"/>
        </w:rPr>
        <w:t>3</w:t>
      </w:r>
      <w:r w:rsidR="004271E5">
        <w:rPr>
          <w:rFonts w:ascii="Arial" w:hAnsi="Arial" w:cs="Arial"/>
          <w:sz w:val="22"/>
          <w:szCs w:val="22"/>
        </w:rPr>
        <w:t xml:space="preserve"> </w:t>
      </w:r>
      <w:r w:rsidR="00192F0F">
        <w:rPr>
          <w:rFonts w:ascii="Arial" w:hAnsi="Arial" w:cs="Arial"/>
          <w:sz w:val="22"/>
          <w:szCs w:val="22"/>
        </w:rPr>
        <w:t xml:space="preserve">coding complete </w:t>
      </w:r>
      <w:r w:rsidR="004271E5">
        <w:rPr>
          <w:rFonts w:ascii="Arial" w:hAnsi="Arial" w:cs="Arial"/>
          <w:sz w:val="22"/>
          <w:szCs w:val="22"/>
        </w:rPr>
        <w:t>sequences (</w:t>
      </w:r>
      <w:r w:rsidR="004271E5" w:rsidRPr="004271E5">
        <w:rPr>
          <w:rFonts w:ascii="Arial" w:hAnsi="Arial" w:cs="Arial"/>
          <w:b/>
          <w:bCs/>
          <w:sz w:val="22"/>
          <w:szCs w:val="22"/>
        </w:rPr>
        <w:t>Fig. 1</w:t>
      </w:r>
      <w:r w:rsidR="00CB524A">
        <w:rPr>
          <w:rFonts w:ascii="Arial" w:hAnsi="Arial" w:cs="Arial"/>
          <w:b/>
          <w:bCs/>
          <w:sz w:val="22"/>
          <w:szCs w:val="22"/>
        </w:rPr>
        <w:t>4</w:t>
      </w:r>
      <w:r w:rsidR="004271E5">
        <w:rPr>
          <w:rFonts w:ascii="Arial" w:hAnsi="Arial" w:cs="Arial"/>
          <w:sz w:val="22"/>
          <w:szCs w:val="22"/>
        </w:rPr>
        <w:t xml:space="preserve">). </w:t>
      </w:r>
      <w:r w:rsidR="00D4340E">
        <w:rPr>
          <w:rFonts w:ascii="Arial" w:hAnsi="Arial" w:cs="Arial"/>
          <w:sz w:val="22"/>
          <w:szCs w:val="22"/>
        </w:rPr>
        <w:t xml:space="preserve">The last </w:t>
      </w:r>
      <w:r w:rsidR="002F03E6">
        <w:rPr>
          <w:rFonts w:ascii="Arial" w:hAnsi="Arial" w:cs="Arial"/>
          <w:sz w:val="22"/>
          <w:szCs w:val="22"/>
        </w:rPr>
        <w:t xml:space="preserve">instance was </w:t>
      </w:r>
      <w:r w:rsidR="00D4340E">
        <w:rPr>
          <w:rFonts w:ascii="Arial" w:hAnsi="Arial" w:cs="Arial"/>
          <w:sz w:val="22"/>
          <w:szCs w:val="22"/>
        </w:rPr>
        <w:t>ME-F-1 which had coding-complete genotype B galbut virus sequences but only partial</w:t>
      </w:r>
      <w:r w:rsidR="002F03E6">
        <w:rPr>
          <w:rFonts w:ascii="Arial" w:hAnsi="Arial" w:cs="Arial"/>
          <w:sz w:val="22"/>
          <w:szCs w:val="22"/>
        </w:rPr>
        <w:t xml:space="preserve"> sequences</w:t>
      </w:r>
      <w:r w:rsidR="00D4340E">
        <w:rPr>
          <w:rFonts w:ascii="Arial" w:hAnsi="Arial" w:cs="Arial"/>
          <w:sz w:val="22"/>
          <w:szCs w:val="22"/>
        </w:rPr>
        <w:t xml:space="preserve"> </w:t>
      </w:r>
      <w:r w:rsidR="002F03E6">
        <w:rPr>
          <w:rFonts w:ascii="Arial" w:hAnsi="Arial" w:cs="Arial"/>
          <w:sz w:val="22"/>
          <w:szCs w:val="22"/>
        </w:rPr>
        <w:t xml:space="preserve">for a clade </w:t>
      </w:r>
      <w:proofErr w:type="gramStart"/>
      <w:r w:rsidR="002F03E6">
        <w:rPr>
          <w:rFonts w:ascii="Arial" w:hAnsi="Arial" w:cs="Arial"/>
          <w:sz w:val="22"/>
          <w:szCs w:val="22"/>
        </w:rPr>
        <w:t>A</w:t>
      </w:r>
      <w:proofErr w:type="gramEnd"/>
      <w:r w:rsidR="002F03E6">
        <w:rPr>
          <w:rFonts w:ascii="Arial" w:hAnsi="Arial" w:cs="Arial"/>
          <w:sz w:val="22"/>
          <w:szCs w:val="22"/>
        </w:rPr>
        <w:t xml:space="preserve"> </w:t>
      </w:r>
      <w:r w:rsidR="00D4340E">
        <w:rPr>
          <w:rFonts w:ascii="Arial" w:hAnsi="Arial" w:cs="Arial"/>
          <w:sz w:val="22"/>
          <w:szCs w:val="22"/>
        </w:rPr>
        <w:t xml:space="preserve">RNA 2 and </w:t>
      </w:r>
      <w:r w:rsidR="002F03E6">
        <w:rPr>
          <w:rFonts w:ascii="Arial" w:hAnsi="Arial" w:cs="Arial"/>
          <w:sz w:val="22"/>
          <w:szCs w:val="22"/>
        </w:rPr>
        <w:t xml:space="preserve">two partial </w:t>
      </w:r>
      <w:r w:rsidR="00D4340E">
        <w:rPr>
          <w:rFonts w:ascii="Arial" w:hAnsi="Arial" w:cs="Arial"/>
          <w:sz w:val="22"/>
          <w:szCs w:val="22"/>
        </w:rPr>
        <w:t xml:space="preserve">RNA 3 </w:t>
      </w:r>
      <w:r w:rsidR="002F03E6">
        <w:rPr>
          <w:rFonts w:ascii="Arial" w:hAnsi="Arial" w:cs="Arial"/>
          <w:sz w:val="22"/>
          <w:szCs w:val="22"/>
        </w:rPr>
        <w:t>sequences</w:t>
      </w:r>
      <w:r w:rsidR="00D4340E">
        <w:rPr>
          <w:rFonts w:ascii="Arial" w:hAnsi="Arial" w:cs="Arial"/>
          <w:sz w:val="22"/>
          <w:szCs w:val="22"/>
        </w:rPr>
        <w:t xml:space="preserve">. Given the coinfection status of all these samples, </w:t>
      </w:r>
      <w:r w:rsidR="000A33CF">
        <w:rPr>
          <w:rFonts w:ascii="Arial" w:hAnsi="Arial" w:cs="Arial"/>
          <w:sz w:val="22"/>
          <w:szCs w:val="22"/>
        </w:rPr>
        <w:t>we concluded</w:t>
      </w:r>
      <w:r w:rsidR="00D4340E">
        <w:rPr>
          <w:rFonts w:ascii="Arial" w:hAnsi="Arial" w:cs="Arial"/>
          <w:sz w:val="22"/>
          <w:szCs w:val="22"/>
        </w:rPr>
        <w:t xml:space="preserve"> that chaq virus is only associated with genotype A </w:t>
      </w:r>
      <w:r w:rsidR="00E544CC">
        <w:rPr>
          <w:rFonts w:ascii="Arial" w:hAnsi="Arial" w:cs="Arial"/>
          <w:sz w:val="22"/>
          <w:szCs w:val="22"/>
        </w:rPr>
        <w:t xml:space="preserve">infections </w:t>
      </w:r>
      <w:r w:rsidR="00773A92">
        <w:rPr>
          <w:rFonts w:ascii="Arial" w:hAnsi="Arial" w:cs="Arial"/>
          <w:sz w:val="22"/>
          <w:szCs w:val="22"/>
        </w:rPr>
        <w:t>(</w:t>
      </w:r>
      <w:r w:rsidR="00773A92" w:rsidRPr="00773A92">
        <w:rPr>
          <w:rFonts w:ascii="Arial" w:hAnsi="Arial" w:cs="Arial"/>
          <w:b/>
          <w:bCs/>
          <w:sz w:val="22"/>
          <w:szCs w:val="22"/>
        </w:rPr>
        <w:t>Fig. 1</w:t>
      </w:r>
      <w:r w:rsidR="00D4340E">
        <w:rPr>
          <w:rFonts w:ascii="Arial" w:hAnsi="Arial" w:cs="Arial"/>
          <w:b/>
          <w:bCs/>
          <w:sz w:val="22"/>
          <w:szCs w:val="22"/>
        </w:rPr>
        <w:t>3</w:t>
      </w:r>
      <w:r w:rsidR="00773A92" w:rsidRPr="00773A92">
        <w:rPr>
          <w:rFonts w:ascii="Arial" w:hAnsi="Arial" w:cs="Arial"/>
          <w:b/>
          <w:bCs/>
          <w:sz w:val="22"/>
          <w:szCs w:val="22"/>
        </w:rPr>
        <w:t>, 1</w:t>
      </w:r>
      <w:r w:rsidR="00D4340E">
        <w:rPr>
          <w:rFonts w:ascii="Arial" w:hAnsi="Arial" w:cs="Arial"/>
          <w:b/>
          <w:bCs/>
          <w:sz w:val="22"/>
          <w:szCs w:val="22"/>
        </w:rPr>
        <w:t>4</w:t>
      </w:r>
      <w:r w:rsidR="00773A92" w:rsidRPr="00773A92">
        <w:rPr>
          <w:rFonts w:ascii="Arial" w:hAnsi="Arial" w:cs="Arial"/>
          <w:b/>
          <w:bCs/>
          <w:sz w:val="22"/>
          <w:szCs w:val="22"/>
        </w:rPr>
        <w:t xml:space="preserve"> &amp; 1</w:t>
      </w:r>
      <w:r w:rsidR="00D4340E">
        <w:rPr>
          <w:rFonts w:ascii="Arial" w:hAnsi="Arial" w:cs="Arial"/>
          <w:b/>
          <w:bCs/>
          <w:sz w:val="22"/>
          <w:szCs w:val="22"/>
        </w:rPr>
        <w:t>5</w:t>
      </w:r>
      <w:r w:rsidR="00773A92">
        <w:rPr>
          <w:rFonts w:ascii="Arial" w:hAnsi="Arial" w:cs="Arial"/>
          <w:sz w:val="22"/>
          <w:szCs w:val="22"/>
        </w:rPr>
        <w:t>)</w:t>
      </w:r>
      <w:r>
        <w:rPr>
          <w:rFonts w:ascii="Arial" w:hAnsi="Arial" w:cs="Arial"/>
          <w:sz w:val="22"/>
          <w:szCs w:val="22"/>
        </w:rPr>
        <w:t xml:space="preserve">. </w:t>
      </w:r>
    </w:p>
    <w:p w14:paraId="40B5054E" w14:textId="027945AE" w:rsidR="001726F4" w:rsidRDefault="004079E7" w:rsidP="00081385">
      <w:pPr>
        <w:spacing w:line="360" w:lineRule="auto"/>
        <w:rPr>
          <w:rFonts w:ascii="Arial" w:hAnsi="Arial" w:cs="Arial"/>
          <w:sz w:val="22"/>
          <w:szCs w:val="22"/>
        </w:rPr>
      </w:pPr>
      <w:del w:id="1554" w:author="Keene-Snickers,Lexi" w:date="2025-03-21T13:36:00Z" w16du:dateUtc="2025-03-21T19:36:00Z">
        <w:r w:rsidDel="0064613C">
          <w:rPr>
            <w:rFonts w:ascii="Arial" w:hAnsi="Arial" w:cs="Arial"/>
            <w:noProof/>
            <w:sz w:val="22"/>
            <w:szCs w:val="22"/>
          </w:rPr>
          <w:lastRenderedPageBreak/>
          <w:drawing>
            <wp:inline distT="0" distB="0" distL="0" distR="0" wp14:anchorId="2B4694D2" wp14:editId="6166FC2D">
              <wp:extent cx="5697415" cy="7186899"/>
              <wp:effectExtent l="0" t="0" r="5080" b="1905"/>
              <wp:docPr id="11551533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53366" name="Picture 1155153366"/>
                      <pic:cNvPicPr/>
                    </pic:nvPicPr>
                    <pic:blipFill>
                      <a:blip r:embed="rId46"/>
                      <a:stretch>
                        <a:fillRect/>
                      </a:stretch>
                    </pic:blipFill>
                    <pic:spPr>
                      <a:xfrm>
                        <a:off x="0" y="0"/>
                        <a:ext cx="5701213" cy="7191689"/>
                      </a:xfrm>
                      <a:prstGeom prst="rect">
                        <a:avLst/>
                      </a:prstGeom>
                    </pic:spPr>
                  </pic:pic>
                </a:graphicData>
              </a:graphic>
            </wp:inline>
          </w:drawing>
        </w:r>
      </w:del>
      <w:ins w:id="1555" w:author="Keene-Snickers,Lexi" w:date="2025-03-21T13:36:00Z" w16du:dateUtc="2025-03-21T19:36:00Z">
        <w:r w:rsidR="0064613C">
          <w:rPr>
            <w:rFonts w:ascii="Arial" w:hAnsi="Arial" w:cs="Arial"/>
            <w:noProof/>
            <w:sz w:val="22"/>
            <w:szCs w:val="22"/>
          </w:rPr>
          <w:drawing>
            <wp:inline distT="0" distB="0" distL="0" distR="0" wp14:anchorId="0172D6DE" wp14:editId="734C2D0D">
              <wp:extent cx="5676314" cy="6861912"/>
              <wp:effectExtent l="0" t="0" r="635" b="0"/>
              <wp:docPr id="4356356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35617" name="Picture 435635617"/>
                      <pic:cNvPicPr/>
                    </pic:nvPicPr>
                    <pic:blipFill>
                      <a:blip r:embed="rId47"/>
                      <a:stretch>
                        <a:fillRect/>
                      </a:stretch>
                    </pic:blipFill>
                    <pic:spPr>
                      <a:xfrm>
                        <a:off x="0" y="0"/>
                        <a:ext cx="5681810" cy="6868556"/>
                      </a:xfrm>
                      <a:prstGeom prst="rect">
                        <a:avLst/>
                      </a:prstGeom>
                    </pic:spPr>
                  </pic:pic>
                </a:graphicData>
              </a:graphic>
            </wp:inline>
          </w:drawing>
        </w:r>
      </w:ins>
    </w:p>
    <w:p w14:paraId="37A6AA76" w14:textId="61F893B5" w:rsidR="001726F4" w:rsidRDefault="001726F4" w:rsidP="00081385">
      <w:pPr>
        <w:spacing w:line="360" w:lineRule="auto"/>
        <w:rPr>
          <w:rFonts w:ascii="Arial" w:hAnsi="Arial" w:cs="Arial"/>
          <w:sz w:val="22"/>
          <w:szCs w:val="22"/>
        </w:rPr>
      </w:pPr>
      <w:commentRangeStart w:id="1556"/>
      <w:r w:rsidRPr="00142E50">
        <w:rPr>
          <w:rFonts w:ascii="Arial" w:hAnsi="Arial" w:cs="Arial"/>
          <w:b/>
          <w:bCs/>
          <w:sz w:val="22"/>
          <w:szCs w:val="22"/>
        </w:rPr>
        <w:t xml:space="preserve">Figure </w:t>
      </w:r>
      <w:r w:rsidR="00CB524A">
        <w:rPr>
          <w:rFonts w:ascii="Arial" w:hAnsi="Arial" w:cs="Arial"/>
          <w:b/>
          <w:bCs/>
          <w:sz w:val="22"/>
          <w:szCs w:val="22"/>
        </w:rPr>
        <w:t>10</w:t>
      </w:r>
      <w:commentRangeEnd w:id="1556"/>
      <w:r w:rsidR="00276E7C">
        <w:rPr>
          <w:rStyle w:val="CommentReference"/>
        </w:rPr>
        <w:commentReference w:id="1556"/>
      </w:r>
      <w:r w:rsidRPr="00142E50">
        <w:rPr>
          <w:rFonts w:ascii="Arial" w:hAnsi="Arial" w:cs="Arial"/>
          <w:b/>
          <w:bCs/>
          <w:sz w:val="22"/>
          <w:szCs w:val="22"/>
        </w:rPr>
        <w:t>:</w:t>
      </w:r>
      <w:r w:rsidR="0083169E" w:rsidRPr="00142E50">
        <w:rPr>
          <w:rFonts w:ascii="Arial" w:hAnsi="Arial" w:cs="Arial"/>
          <w:b/>
          <w:bCs/>
          <w:sz w:val="22"/>
          <w:szCs w:val="22"/>
        </w:rPr>
        <w:t xml:space="preserve"> Co-phylogen</w:t>
      </w:r>
      <w:r w:rsidR="008603AA">
        <w:rPr>
          <w:rFonts w:ascii="Arial" w:hAnsi="Arial" w:cs="Arial"/>
          <w:b/>
          <w:bCs/>
          <w:sz w:val="22"/>
          <w:szCs w:val="22"/>
        </w:rPr>
        <w:t>y</w:t>
      </w:r>
      <w:r w:rsidR="0083169E" w:rsidRPr="00142E50">
        <w:rPr>
          <w:rFonts w:ascii="Arial" w:hAnsi="Arial" w:cs="Arial"/>
          <w:b/>
          <w:bCs/>
          <w:sz w:val="22"/>
          <w:szCs w:val="22"/>
        </w:rPr>
        <w:t xml:space="preserve"> of galbut virus RNA1 and RNA 2. </w:t>
      </w:r>
      <w:r w:rsidR="0083169E">
        <w:rPr>
          <w:rFonts w:ascii="Arial" w:hAnsi="Arial" w:cs="Arial"/>
          <w:sz w:val="22"/>
          <w:szCs w:val="22"/>
        </w:rPr>
        <w:t>Branches with support values &lt; 0.</w:t>
      </w:r>
      <w:r w:rsidR="008603AA">
        <w:rPr>
          <w:rFonts w:ascii="Arial" w:hAnsi="Arial" w:cs="Arial"/>
          <w:sz w:val="22"/>
          <w:szCs w:val="22"/>
        </w:rPr>
        <w:t>001</w:t>
      </w:r>
      <w:r w:rsidR="0083169E">
        <w:rPr>
          <w:rFonts w:ascii="Arial" w:hAnsi="Arial" w:cs="Arial"/>
          <w:sz w:val="22"/>
          <w:szCs w:val="22"/>
        </w:rPr>
        <w:t xml:space="preserve"> were converted to polytomies</w:t>
      </w:r>
      <w:r w:rsidR="005246B1">
        <w:rPr>
          <w:rFonts w:ascii="Arial" w:hAnsi="Arial" w:cs="Arial"/>
          <w:sz w:val="22"/>
          <w:szCs w:val="22"/>
        </w:rPr>
        <w:t xml:space="preserve"> prior to generation of the phylogeny</w:t>
      </w:r>
      <w:r w:rsidR="0083169E">
        <w:rPr>
          <w:rFonts w:ascii="Arial" w:hAnsi="Arial" w:cs="Arial"/>
          <w:sz w:val="22"/>
          <w:szCs w:val="22"/>
        </w:rPr>
        <w:t xml:space="preserve">. Trees were midpoint rooted. </w:t>
      </w:r>
      <w:del w:id="1557" w:author="Keene-Snickers,Lexi" w:date="2025-03-21T13:48:00Z" w16du:dateUtc="2025-03-21T19:48:00Z">
        <w:r w:rsidR="004C61A6" w:rsidDel="0064613C">
          <w:rPr>
            <w:rFonts w:ascii="Arial" w:hAnsi="Arial" w:cs="Arial"/>
            <w:sz w:val="22"/>
            <w:szCs w:val="22"/>
          </w:rPr>
          <w:delText xml:space="preserve">Co-infected samples are indicated by blue tip labels and connecting lines.  </w:delText>
        </w:r>
      </w:del>
      <w:r w:rsidR="004C61A6">
        <w:rPr>
          <w:rFonts w:ascii="Arial" w:hAnsi="Arial" w:cs="Arial"/>
          <w:sz w:val="22"/>
          <w:szCs w:val="22"/>
        </w:rPr>
        <w:t xml:space="preserve">Selected examples of reassortment are indicated by </w:t>
      </w:r>
      <w:ins w:id="1558" w:author="Keene-Snickers,Lexi" w:date="2025-03-21T13:48:00Z" w16du:dateUtc="2025-03-21T19:48:00Z">
        <w:r w:rsidR="0064613C">
          <w:rPr>
            <w:rFonts w:ascii="Arial" w:hAnsi="Arial" w:cs="Arial"/>
            <w:sz w:val="22"/>
            <w:szCs w:val="22"/>
          </w:rPr>
          <w:t>red</w:t>
        </w:r>
      </w:ins>
      <w:del w:id="1559" w:author="Keene-Snickers,Lexi" w:date="2025-03-21T13:48:00Z" w16du:dateUtc="2025-03-21T19:48:00Z">
        <w:r w:rsidR="004C61A6" w:rsidDel="0064613C">
          <w:rPr>
            <w:rFonts w:ascii="Arial" w:hAnsi="Arial" w:cs="Arial"/>
            <w:sz w:val="22"/>
            <w:szCs w:val="22"/>
          </w:rPr>
          <w:delText>X</w:delText>
        </w:r>
      </w:del>
      <w:r w:rsidR="004C61A6">
        <w:rPr>
          <w:rFonts w:ascii="Arial" w:hAnsi="Arial" w:cs="Arial"/>
          <w:sz w:val="22"/>
          <w:szCs w:val="22"/>
        </w:rPr>
        <w:t xml:space="preserve"> colored connected lines.  </w:t>
      </w:r>
      <w:del w:id="1560" w:author="Keene-Snickers,Lexi" w:date="2025-03-21T13:48:00Z" w16du:dateUtc="2025-03-21T19:48:00Z">
        <w:r w:rsidR="008603AA" w:rsidRPr="007139F1" w:rsidDel="0064613C">
          <w:rPr>
            <w:rFonts w:ascii="Arial" w:hAnsi="Arial" w:cs="Arial"/>
            <w:strike/>
            <w:sz w:val="22"/>
            <w:szCs w:val="22"/>
            <w:rPrChange w:id="1561" w:author="Stenglein,Mark" w:date="2025-03-12T16:59:00Z" w16du:dateUtc="2025-03-12T22:59:00Z">
              <w:rPr>
                <w:rFonts w:ascii="Arial" w:hAnsi="Arial" w:cs="Arial"/>
                <w:sz w:val="22"/>
                <w:szCs w:val="22"/>
              </w:rPr>
            </w:rPrChange>
          </w:rPr>
          <w:delText>Sample names and l</w:delText>
        </w:r>
        <w:r w:rsidR="00142E50" w:rsidRPr="007139F1" w:rsidDel="0064613C">
          <w:rPr>
            <w:rFonts w:ascii="Arial" w:hAnsi="Arial" w:cs="Arial"/>
            <w:strike/>
            <w:sz w:val="22"/>
            <w:szCs w:val="22"/>
            <w:rPrChange w:id="1562" w:author="Stenglein,Mark" w:date="2025-03-12T16:59:00Z" w16du:dateUtc="2025-03-12T22:59:00Z">
              <w:rPr>
                <w:rFonts w:ascii="Arial" w:hAnsi="Arial" w:cs="Arial"/>
                <w:sz w:val="22"/>
                <w:szCs w:val="22"/>
              </w:rPr>
            </w:rPrChange>
          </w:rPr>
          <w:delText>ines are colored by coinfection status.</w:delText>
        </w:r>
      </w:del>
    </w:p>
    <w:p w14:paraId="0378DF45" w14:textId="62E762E6" w:rsidR="001726F4" w:rsidRDefault="004079E7" w:rsidP="00081385">
      <w:pPr>
        <w:spacing w:line="360" w:lineRule="auto"/>
        <w:rPr>
          <w:rFonts w:ascii="Arial" w:hAnsi="Arial" w:cs="Arial"/>
          <w:sz w:val="22"/>
          <w:szCs w:val="22"/>
        </w:rPr>
      </w:pPr>
      <w:del w:id="1563" w:author="Keene-Snickers,Lexi" w:date="2025-03-21T13:36:00Z" w16du:dateUtc="2025-03-21T19:36:00Z">
        <w:r w:rsidDel="0064613C">
          <w:rPr>
            <w:rFonts w:ascii="Arial" w:hAnsi="Arial" w:cs="Arial"/>
            <w:noProof/>
            <w:sz w:val="22"/>
            <w:szCs w:val="22"/>
          </w:rPr>
          <w:lastRenderedPageBreak/>
          <w:drawing>
            <wp:inline distT="0" distB="0" distL="0" distR="0" wp14:anchorId="67A3713E" wp14:editId="2F0A7914">
              <wp:extent cx="5943600" cy="7419340"/>
              <wp:effectExtent l="0" t="0" r="0" b="0"/>
              <wp:docPr id="20309387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38706" name="Picture 2030938706"/>
                      <pic:cNvPicPr/>
                    </pic:nvPicPr>
                    <pic:blipFill>
                      <a:blip r:embed="rId48"/>
                      <a:stretch>
                        <a:fillRect/>
                      </a:stretch>
                    </pic:blipFill>
                    <pic:spPr>
                      <a:xfrm>
                        <a:off x="0" y="0"/>
                        <a:ext cx="5943600" cy="7419340"/>
                      </a:xfrm>
                      <a:prstGeom prst="rect">
                        <a:avLst/>
                      </a:prstGeom>
                    </pic:spPr>
                  </pic:pic>
                </a:graphicData>
              </a:graphic>
            </wp:inline>
          </w:drawing>
        </w:r>
      </w:del>
      <w:ins w:id="1564" w:author="Keene-Snickers,Lexi" w:date="2025-03-21T13:36:00Z" w16du:dateUtc="2025-03-21T19:36:00Z">
        <w:r w:rsidR="0064613C">
          <w:rPr>
            <w:rFonts w:ascii="Arial" w:hAnsi="Arial" w:cs="Arial"/>
            <w:noProof/>
            <w:sz w:val="22"/>
            <w:szCs w:val="22"/>
          </w:rPr>
          <w:drawing>
            <wp:inline distT="0" distB="0" distL="0" distR="0" wp14:anchorId="61CA07CA" wp14:editId="1B21F802">
              <wp:extent cx="5943600" cy="7185025"/>
              <wp:effectExtent l="0" t="0" r="0" b="3175"/>
              <wp:docPr id="2196717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71761" name="Picture 219671761"/>
                      <pic:cNvPicPr/>
                    </pic:nvPicPr>
                    <pic:blipFill>
                      <a:blip r:embed="rId49"/>
                      <a:stretch>
                        <a:fillRect/>
                      </a:stretch>
                    </pic:blipFill>
                    <pic:spPr>
                      <a:xfrm>
                        <a:off x="0" y="0"/>
                        <a:ext cx="5943600" cy="7185025"/>
                      </a:xfrm>
                      <a:prstGeom prst="rect">
                        <a:avLst/>
                      </a:prstGeom>
                    </pic:spPr>
                  </pic:pic>
                </a:graphicData>
              </a:graphic>
            </wp:inline>
          </w:drawing>
        </w:r>
      </w:ins>
    </w:p>
    <w:p w14:paraId="2DDCDB97" w14:textId="155E3D2D" w:rsidR="001726F4" w:rsidRDefault="001726F4" w:rsidP="00081385">
      <w:pPr>
        <w:spacing w:line="360" w:lineRule="auto"/>
        <w:rPr>
          <w:rFonts w:ascii="Arial" w:hAnsi="Arial" w:cs="Arial"/>
          <w:sz w:val="22"/>
          <w:szCs w:val="22"/>
        </w:rPr>
      </w:pPr>
      <w:r w:rsidRPr="00142E50">
        <w:rPr>
          <w:rFonts w:ascii="Arial" w:hAnsi="Arial" w:cs="Arial"/>
          <w:b/>
          <w:bCs/>
          <w:sz w:val="22"/>
          <w:szCs w:val="22"/>
        </w:rPr>
        <w:t xml:space="preserve">Figure </w:t>
      </w:r>
      <w:r w:rsidR="00456285" w:rsidRPr="00142E50">
        <w:rPr>
          <w:rFonts w:ascii="Arial" w:hAnsi="Arial" w:cs="Arial"/>
          <w:b/>
          <w:bCs/>
          <w:sz w:val="22"/>
          <w:szCs w:val="22"/>
        </w:rPr>
        <w:t>1</w:t>
      </w:r>
      <w:r w:rsidR="00CB524A">
        <w:rPr>
          <w:rFonts w:ascii="Arial" w:hAnsi="Arial" w:cs="Arial"/>
          <w:b/>
          <w:bCs/>
          <w:sz w:val="22"/>
          <w:szCs w:val="22"/>
        </w:rPr>
        <w:t>1</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RNA1 and RNA </w:t>
      </w:r>
      <w:r w:rsidR="00142E50">
        <w:rPr>
          <w:rFonts w:ascii="Arial" w:hAnsi="Arial" w:cs="Arial"/>
          <w:b/>
          <w:bCs/>
          <w:sz w:val="22"/>
          <w:szCs w:val="22"/>
        </w:rPr>
        <w:t>3</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ins w:id="1565" w:author="Keene-Snickers,Lexi" w:date="2025-03-21T13:49:00Z" w16du:dateUtc="2025-03-21T19:49:00Z">
        <w:r w:rsidR="0064613C">
          <w:rPr>
            <w:rFonts w:ascii="Arial" w:hAnsi="Arial" w:cs="Arial"/>
            <w:sz w:val="22"/>
            <w:szCs w:val="22"/>
          </w:rPr>
          <w:t xml:space="preserve">Selected examples of reassortment are indicated by red colored connected lines.  </w:t>
        </w:r>
      </w:ins>
      <w:del w:id="1566" w:author="Keene-Snickers,Lexi" w:date="2025-03-21T13:49:00Z" w16du:dateUtc="2025-03-21T19:49:00Z">
        <w:r w:rsidR="008603AA" w:rsidDel="0064613C">
          <w:rPr>
            <w:rFonts w:ascii="Arial" w:hAnsi="Arial" w:cs="Arial"/>
            <w:sz w:val="22"/>
            <w:szCs w:val="22"/>
          </w:rPr>
          <w:delText>Sample names and lines are colored by coinfection status.</w:delText>
        </w:r>
      </w:del>
    </w:p>
    <w:p w14:paraId="4E32EA4C" w14:textId="19CACCE9" w:rsidR="001726F4" w:rsidRDefault="004079E7" w:rsidP="00081385">
      <w:pPr>
        <w:spacing w:line="360" w:lineRule="auto"/>
        <w:rPr>
          <w:rFonts w:ascii="Arial" w:hAnsi="Arial" w:cs="Arial"/>
          <w:sz w:val="22"/>
          <w:szCs w:val="22"/>
        </w:rPr>
      </w:pPr>
      <w:del w:id="1567" w:author="Keene-Snickers,Lexi" w:date="2025-03-21T13:36:00Z" w16du:dateUtc="2025-03-21T19:36:00Z">
        <w:r w:rsidDel="0064613C">
          <w:rPr>
            <w:rFonts w:ascii="Arial" w:hAnsi="Arial" w:cs="Arial"/>
            <w:noProof/>
            <w:sz w:val="22"/>
            <w:szCs w:val="22"/>
          </w:rPr>
          <w:lastRenderedPageBreak/>
          <w:drawing>
            <wp:inline distT="0" distB="0" distL="0" distR="0" wp14:anchorId="7C2C37B3" wp14:editId="0C34818F">
              <wp:extent cx="5943600" cy="7432040"/>
              <wp:effectExtent l="0" t="0" r="0" b="0"/>
              <wp:docPr id="17538410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41060" name="Picture 1753841060"/>
                      <pic:cNvPicPr/>
                    </pic:nvPicPr>
                    <pic:blipFill>
                      <a:blip r:embed="rId50"/>
                      <a:stretch>
                        <a:fillRect/>
                      </a:stretch>
                    </pic:blipFill>
                    <pic:spPr>
                      <a:xfrm>
                        <a:off x="0" y="0"/>
                        <a:ext cx="5943600" cy="7432040"/>
                      </a:xfrm>
                      <a:prstGeom prst="rect">
                        <a:avLst/>
                      </a:prstGeom>
                    </pic:spPr>
                  </pic:pic>
                </a:graphicData>
              </a:graphic>
            </wp:inline>
          </w:drawing>
        </w:r>
      </w:del>
      <w:ins w:id="1568" w:author="Keene-Snickers,Lexi" w:date="2025-03-21T13:37:00Z" w16du:dateUtc="2025-03-21T19:37:00Z">
        <w:r w:rsidR="0064613C">
          <w:rPr>
            <w:rFonts w:ascii="Arial" w:hAnsi="Arial" w:cs="Arial"/>
            <w:noProof/>
            <w:sz w:val="22"/>
            <w:szCs w:val="22"/>
          </w:rPr>
          <w:drawing>
            <wp:inline distT="0" distB="0" distL="0" distR="0" wp14:anchorId="1423D1CD" wp14:editId="5B4B939C">
              <wp:extent cx="5943600" cy="7185025"/>
              <wp:effectExtent l="0" t="0" r="0" b="3175"/>
              <wp:docPr id="2853426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42601" name="Picture 285342601"/>
                      <pic:cNvPicPr/>
                    </pic:nvPicPr>
                    <pic:blipFill>
                      <a:blip r:embed="rId51"/>
                      <a:stretch>
                        <a:fillRect/>
                      </a:stretch>
                    </pic:blipFill>
                    <pic:spPr>
                      <a:xfrm>
                        <a:off x="0" y="0"/>
                        <a:ext cx="5943600" cy="7185025"/>
                      </a:xfrm>
                      <a:prstGeom prst="rect">
                        <a:avLst/>
                      </a:prstGeom>
                    </pic:spPr>
                  </pic:pic>
                </a:graphicData>
              </a:graphic>
            </wp:inline>
          </w:drawing>
        </w:r>
      </w:ins>
    </w:p>
    <w:p w14:paraId="10F7D6A3" w14:textId="2A38765B" w:rsidR="001726F4" w:rsidRDefault="001726F4" w:rsidP="00081385">
      <w:pPr>
        <w:spacing w:line="360" w:lineRule="auto"/>
        <w:rPr>
          <w:rFonts w:ascii="Arial" w:hAnsi="Arial" w:cs="Arial"/>
          <w:sz w:val="22"/>
          <w:szCs w:val="22"/>
        </w:rPr>
      </w:pPr>
      <w:r w:rsidRPr="00142E50">
        <w:rPr>
          <w:rFonts w:ascii="Arial" w:hAnsi="Arial" w:cs="Arial"/>
          <w:b/>
          <w:bCs/>
          <w:sz w:val="22"/>
          <w:szCs w:val="22"/>
        </w:rPr>
        <w:t>Figure 1</w:t>
      </w:r>
      <w:r w:rsidR="00CB524A">
        <w:rPr>
          <w:rFonts w:ascii="Arial" w:hAnsi="Arial" w:cs="Arial"/>
          <w:b/>
          <w:bCs/>
          <w:sz w:val="22"/>
          <w:szCs w:val="22"/>
        </w:rPr>
        <w:t>2</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w:t>
      </w:r>
      <w:r w:rsidR="00142E50">
        <w:rPr>
          <w:rFonts w:ascii="Arial" w:hAnsi="Arial" w:cs="Arial"/>
          <w:b/>
          <w:bCs/>
          <w:sz w:val="22"/>
          <w:szCs w:val="22"/>
        </w:rPr>
        <w:t xml:space="preserve"> 2</w:t>
      </w:r>
      <w:r w:rsidR="00142E50" w:rsidRPr="00142E50">
        <w:rPr>
          <w:rFonts w:ascii="Arial" w:hAnsi="Arial" w:cs="Arial"/>
          <w:b/>
          <w:bCs/>
          <w:sz w:val="22"/>
          <w:szCs w:val="22"/>
        </w:rPr>
        <w:t xml:space="preserve"> and RNA </w:t>
      </w:r>
      <w:r w:rsidR="00142E50">
        <w:rPr>
          <w:rFonts w:ascii="Arial" w:hAnsi="Arial" w:cs="Arial"/>
          <w:b/>
          <w:bCs/>
          <w:sz w:val="22"/>
          <w:szCs w:val="22"/>
        </w:rPr>
        <w:t>3</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ins w:id="1569" w:author="Keene-Snickers,Lexi" w:date="2025-03-21T13:49:00Z" w16du:dateUtc="2025-03-21T19:49:00Z">
        <w:r w:rsidR="0064613C">
          <w:rPr>
            <w:rFonts w:ascii="Arial" w:hAnsi="Arial" w:cs="Arial"/>
            <w:sz w:val="22"/>
            <w:szCs w:val="22"/>
          </w:rPr>
          <w:t xml:space="preserve">Selected examples of reassortment are indicated by red colored connected lines.  </w:t>
        </w:r>
      </w:ins>
      <w:del w:id="1570" w:author="Keene-Snickers,Lexi" w:date="2025-03-21T13:49:00Z" w16du:dateUtc="2025-03-21T19:49:00Z">
        <w:r w:rsidR="008603AA" w:rsidDel="0064613C">
          <w:rPr>
            <w:rFonts w:ascii="Arial" w:hAnsi="Arial" w:cs="Arial"/>
            <w:sz w:val="22"/>
            <w:szCs w:val="22"/>
          </w:rPr>
          <w:delText>Sample names and lines are colored by coinfection status.</w:delText>
        </w:r>
      </w:del>
    </w:p>
    <w:p w14:paraId="3FCA15ED" w14:textId="2AFE92F0" w:rsidR="001726F4" w:rsidRDefault="004079E7" w:rsidP="00081385">
      <w:pPr>
        <w:spacing w:line="360" w:lineRule="auto"/>
        <w:rPr>
          <w:rFonts w:ascii="Arial" w:hAnsi="Arial" w:cs="Arial"/>
          <w:sz w:val="22"/>
          <w:szCs w:val="22"/>
        </w:rPr>
      </w:pPr>
      <w:del w:id="1571" w:author="Keene-Snickers,Lexi" w:date="2025-03-21T13:37:00Z" w16du:dateUtc="2025-03-21T19:37:00Z">
        <w:r w:rsidDel="0064613C">
          <w:rPr>
            <w:rFonts w:ascii="Arial" w:hAnsi="Arial" w:cs="Arial"/>
            <w:noProof/>
            <w:sz w:val="22"/>
            <w:szCs w:val="22"/>
          </w:rPr>
          <w:lastRenderedPageBreak/>
          <w:drawing>
            <wp:inline distT="0" distB="0" distL="0" distR="0" wp14:anchorId="1F9F3FD0" wp14:editId="1A174516">
              <wp:extent cx="5943600" cy="7419340"/>
              <wp:effectExtent l="0" t="0" r="0" b="0"/>
              <wp:docPr id="9084131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13102" name="Picture 908413102"/>
                      <pic:cNvPicPr/>
                    </pic:nvPicPr>
                    <pic:blipFill>
                      <a:blip r:embed="rId52"/>
                      <a:stretch>
                        <a:fillRect/>
                      </a:stretch>
                    </pic:blipFill>
                    <pic:spPr>
                      <a:xfrm>
                        <a:off x="0" y="0"/>
                        <a:ext cx="5943600" cy="7419340"/>
                      </a:xfrm>
                      <a:prstGeom prst="rect">
                        <a:avLst/>
                      </a:prstGeom>
                    </pic:spPr>
                  </pic:pic>
                </a:graphicData>
              </a:graphic>
            </wp:inline>
          </w:drawing>
        </w:r>
      </w:del>
      <w:ins w:id="1572" w:author="Keene-Snickers,Lexi" w:date="2025-03-21T13:37:00Z" w16du:dateUtc="2025-03-21T19:37:00Z">
        <w:r w:rsidR="0064613C">
          <w:rPr>
            <w:rFonts w:ascii="Arial" w:hAnsi="Arial" w:cs="Arial"/>
            <w:noProof/>
            <w:sz w:val="22"/>
            <w:szCs w:val="22"/>
          </w:rPr>
          <w:drawing>
            <wp:inline distT="0" distB="0" distL="0" distR="0" wp14:anchorId="0357DB7B" wp14:editId="6852FCA0">
              <wp:extent cx="5943600" cy="7185025"/>
              <wp:effectExtent l="0" t="0" r="0" b="3175"/>
              <wp:docPr id="12667807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80786" name="Picture 1266780786"/>
                      <pic:cNvPicPr/>
                    </pic:nvPicPr>
                    <pic:blipFill>
                      <a:blip r:embed="rId53"/>
                      <a:stretch>
                        <a:fillRect/>
                      </a:stretch>
                    </pic:blipFill>
                    <pic:spPr>
                      <a:xfrm>
                        <a:off x="0" y="0"/>
                        <a:ext cx="5943600" cy="7185025"/>
                      </a:xfrm>
                      <a:prstGeom prst="rect">
                        <a:avLst/>
                      </a:prstGeom>
                    </pic:spPr>
                  </pic:pic>
                </a:graphicData>
              </a:graphic>
            </wp:inline>
          </w:drawing>
        </w:r>
      </w:ins>
    </w:p>
    <w:p w14:paraId="2F4E6AD2" w14:textId="6ED6A204" w:rsidR="001726F4" w:rsidRDefault="001726F4" w:rsidP="00081385">
      <w:pPr>
        <w:spacing w:line="360" w:lineRule="auto"/>
        <w:rPr>
          <w:rFonts w:ascii="Arial" w:hAnsi="Arial" w:cs="Arial"/>
          <w:sz w:val="22"/>
          <w:szCs w:val="22"/>
        </w:rPr>
      </w:pPr>
      <w:r w:rsidRPr="00142E50">
        <w:rPr>
          <w:rFonts w:ascii="Arial" w:hAnsi="Arial" w:cs="Arial"/>
          <w:b/>
          <w:bCs/>
          <w:sz w:val="22"/>
          <w:szCs w:val="22"/>
        </w:rPr>
        <w:t>Figure 1</w:t>
      </w:r>
      <w:r w:rsidR="00CB524A">
        <w:rPr>
          <w:rFonts w:ascii="Arial" w:hAnsi="Arial" w:cs="Arial"/>
          <w:b/>
          <w:bCs/>
          <w:sz w:val="22"/>
          <w:szCs w:val="22"/>
        </w:rPr>
        <w:t>3</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RNA1 and </w:t>
      </w:r>
      <w:r w:rsidR="00142E50">
        <w:rPr>
          <w:rFonts w:ascii="Arial" w:hAnsi="Arial" w:cs="Arial"/>
          <w:b/>
          <w:bCs/>
          <w:sz w:val="22"/>
          <w:szCs w:val="22"/>
        </w:rPr>
        <w:t>chaq virus</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ins w:id="1573" w:author="Keene-Snickers,Lexi" w:date="2025-03-21T13:49:00Z" w16du:dateUtc="2025-03-21T19:49:00Z">
        <w:r w:rsidR="0064613C">
          <w:rPr>
            <w:rFonts w:ascii="Arial" w:hAnsi="Arial" w:cs="Arial"/>
            <w:sz w:val="22"/>
            <w:szCs w:val="22"/>
          </w:rPr>
          <w:t xml:space="preserve">Selected examples of reassortment are indicated by red colored connected lines.  </w:t>
        </w:r>
      </w:ins>
      <w:del w:id="1574" w:author="Keene-Snickers,Lexi" w:date="2025-03-21T13:49:00Z" w16du:dateUtc="2025-03-21T19:49:00Z">
        <w:r w:rsidR="008603AA" w:rsidDel="0064613C">
          <w:rPr>
            <w:rFonts w:ascii="Arial" w:hAnsi="Arial" w:cs="Arial"/>
            <w:sz w:val="22"/>
            <w:szCs w:val="22"/>
          </w:rPr>
          <w:delText>Sample names and lines are colored by coinfection status.</w:delText>
        </w:r>
      </w:del>
    </w:p>
    <w:p w14:paraId="5D974EEB" w14:textId="77777777" w:rsidR="001726F4" w:rsidRDefault="001726F4" w:rsidP="00081385">
      <w:pPr>
        <w:spacing w:line="360" w:lineRule="auto"/>
        <w:rPr>
          <w:rFonts w:ascii="Arial" w:hAnsi="Arial" w:cs="Arial"/>
          <w:sz w:val="22"/>
          <w:szCs w:val="22"/>
        </w:rPr>
      </w:pPr>
    </w:p>
    <w:p w14:paraId="62048AC0" w14:textId="7EDDE6FC" w:rsidR="001726F4" w:rsidRDefault="004079E7" w:rsidP="00081385">
      <w:pPr>
        <w:spacing w:line="360" w:lineRule="auto"/>
        <w:rPr>
          <w:rFonts w:ascii="Arial" w:hAnsi="Arial" w:cs="Arial"/>
          <w:sz w:val="22"/>
          <w:szCs w:val="22"/>
        </w:rPr>
      </w:pPr>
      <w:del w:id="1575" w:author="Keene-Snickers,Lexi" w:date="2025-03-21T13:37:00Z" w16du:dateUtc="2025-03-21T19:37:00Z">
        <w:r w:rsidDel="0064613C">
          <w:rPr>
            <w:rFonts w:ascii="Arial" w:hAnsi="Arial" w:cs="Arial"/>
            <w:noProof/>
            <w:sz w:val="22"/>
            <w:szCs w:val="22"/>
          </w:rPr>
          <w:drawing>
            <wp:inline distT="0" distB="0" distL="0" distR="0" wp14:anchorId="029F4D56" wp14:editId="0C09704A">
              <wp:extent cx="5545464" cy="6934200"/>
              <wp:effectExtent l="0" t="0" r="4445" b="0"/>
              <wp:docPr id="8496077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07770" name="Picture 849607770"/>
                      <pic:cNvPicPr/>
                    </pic:nvPicPr>
                    <pic:blipFill>
                      <a:blip r:embed="rId54"/>
                      <a:stretch>
                        <a:fillRect/>
                      </a:stretch>
                    </pic:blipFill>
                    <pic:spPr>
                      <a:xfrm>
                        <a:off x="0" y="0"/>
                        <a:ext cx="5547402" cy="6936623"/>
                      </a:xfrm>
                      <a:prstGeom prst="rect">
                        <a:avLst/>
                      </a:prstGeom>
                    </pic:spPr>
                  </pic:pic>
                </a:graphicData>
              </a:graphic>
            </wp:inline>
          </w:drawing>
        </w:r>
      </w:del>
      <w:ins w:id="1576" w:author="Keene-Snickers,Lexi" w:date="2025-03-21T13:37:00Z" w16du:dateUtc="2025-03-21T19:37:00Z">
        <w:r w:rsidR="0064613C">
          <w:rPr>
            <w:rFonts w:ascii="Arial" w:hAnsi="Arial" w:cs="Arial"/>
            <w:noProof/>
            <w:sz w:val="22"/>
            <w:szCs w:val="22"/>
          </w:rPr>
          <w:drawing>
            <wp:inline distT="0" distB="0" distL="0" distR="0" wp14:anchorId="21F34563" wp14:editId="4DB4A5D1">
              <wp:extent cx="5736112" cy="6934200"/>
              <wp:effectExtent l="0" t="0" r="4445" b="0"/>
              <wp:docPr id="12621519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51940" name="Picture 1262151940"/>
                      <pic:cNvPicPr/>
                    </pic:nvPicPr>
                    <pic:blipFill>
                      <a:blip r:embed="rId55"/>
                      <a:stretch>
                        <a:fillRect/>
                      </a:stretch>
                    </pic:blipFill>
                    <pic:spPr>
                      <a:xfrm>
                        <a:off x="0" y="0"/>
                        <a:ext cx="5748777" cy="6949511"/>
                      </a:xfrm>
                      <a:prstGeom prst="rect">
                        <a:avLst/>
                      </a:prstGeom>
                    </pic:spPr>
                  </pic:pic>
                </a:graphicData>
              </a:graphic>
            </wp:inline>
          </w:drawing>
        </w:r>
      </w:ins>
    </w:p>
    <w:p w14:paraId="7D9889EF" w14:textId="5E3CE7D7" w:rsidR="001726F4" w:rsidRDefault="001726F4" w:rsidP="00081385">
      <w:pPr>
        <w:spacing w:line="360" w:lineRule="auto"/>
        <w:rPr>
          <w:rFonts w:ascii="Arial" w:hAnsi="Arial" w:cs="Arial"/>
          <w:sz w:val="22"/>
          <w:szCs w:val="22"/>
        </w:rPr>
      </w:pPr>
      <w:r w:rsidRPr="00142E50">
        <w:rPr>
          <w:rFonts w:ascii="Arial" w:hAnsi="Arial" w:cs="Arial"/>
          <w:b/>
          <w:bCs/>
          <w:sz w:val="22"/>
          <w:szCs w:val="22"/>
        </w:rPr>
        <w:t xml:space="preserve">Figure </w:t>
      </w:r>
      <w:r w:rsidR="00456285" w:rsidRPr="00142E50">
        <w:rPr>
          <w:rFonts w:ascii="Arial" w:hAnsi="Arial" w:cs="Arial"/>
          <w:b/>
          <w:bCs/>
          <w:sz w:val="22"/>
          <w:szCs w:val="22"/>
        </w:rPr>
        <w:t>1</w:t>
      </w:r>
      <w:r w:rsidR="00CB524A">
        <w:rPr>
          <w:rFonts w:ascii="Arial" w:hAnsi="Arial" w:cs="Arial"/>
          <w:b/>
          <w:bCs/>
          <w:sz w:val="22"/>
          <w:szCs w:val="22"/>
        </w:rPr>
        <w:t>4</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w:t>
      </w:r>
      <w:r w:rsidR="00142E50">
        <w:rPr>
          <w:rFonts w:ascii="Arial" w:hAnsi="Arial" w:cs="Arial"/>
          <w:b/>
          <w:bCs/>
          <w:sz w:val="22"/>
          <w:szCs w:val="22"/>
        </w:rPr>
        <w:t xml:space="preserve"> 2</w:t>
      </w:r>
      <w:r w:rsidR="00142E50" w:rsidRPr="00142E50">
        <w:rPr>
          <w:rFonts w:ascii="Arial" w:hAnsi="Arial" w:cs="Arial"/>
          <w:b/>
          <w:bCs/>
          <w:sz w:val="22"/>
          <w:szCs w:val="22"/>
        </w:rPr>
        <w:t xml:space="preserve"> and</w:t>
      </w:r>
      <w:r w:rsidR="00142E50">
        <w:rPr>
          <w:rFonts w:ascii="Arial" w:hAnsi="Arial" w:cs="Arial"/>
          <w:b/>
          <w:bCs/>
          <w:sz w:val="22"/>
          <w:szCs w:val="22"/>
        </w:rPr>
        <w:t xml:space="preserve"> chaq virus</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ins w:id="1577" w:author="Keene-Snickers,Lexi" w:date="2025-03-21T13:49:00Z" w16du:dateUtc="2025-03-21T19:49:00Z">
        <w:r w:rsidR="0064613C">
          <w:rPr>
            <w:rFonts w:ascii="Arial" w:hAnsi="Arial" w:cs="Arial"/>
            <w:sz w:val="22"/>
            <w:szCs w:val="22"/>
          </w:rPr>
          <w:t xml:space="preserve">Selected examples of reassortment are indicated by red colored connected lines.  </w:t>
        </w:r>
      </w:ins>
      <w:del w:id="1578" w:author="Keene-Snickers,Lexi" w:date="2025-03-21T13:49:00Z" w16du:dateUtc="2025-03-21T19:49:00Z">
        <w:r w:rsidR="008603AA" w:rsidDel="0064613C">
          <w:rPr>
            <w:rFonts w:ascii="Arial" w:hAnsi="Arial" w:cs="Arial"/>
            <w:sz w:val="22"/>
            <w:szCs w:val="22"/>
          </w:rPr>
          <w:delText>Sample names and lines are colored by coinfection status.</w:delText>
        </w:r>
      </w:del>
    </w:p>
    <w:p w14:paraId="019BA6A9" w14:textId="77777777" w:rsidR="001726F4" w:rsidRDefault="001726F4" w:rsidP="00081385">
      <w:pPr>
        <w:spacing w:line="360" w:lineRule="auto"/>
        <w:rPr>
          <w:rFonts w:ascii="Arial" w:hAnsi="Arial" w:cs="Arial"/>
          <w:sz w:val="22"/>
          <w:szCs w:val="22"/>
        </w:rPr>
      </w:pPr>
    </w:p>
    <w:p w14:paraId="45B9A9AB" w14:textId="0E8962C6" w:rsidR="001726F4" w:rsidRDefault="0064613C" w:rsidP="00081385">
      <w:pPr>
        <w:spacing w:line="360" w:lineRule="auto"/>
        <w:rPr>
          <w:rFonts w:ascii="Arial" w:hAnsi="Arial" w:cs="Arial"/>
          <w:sz w:val="22"/>
          <w:szCs w:val="22"/>
        </w:rPr>
      </w:pPr>
      <w:ins w:id="1579" w:author="Keene-Snickers,Lexi" w:date="2025-03-21T13:37:00Z" w16du:dateUtc="2025-03-21T19:37:00Z">
        <w:r>
          <w:rPr>
            <w:rFonts w:ascii="Arial" w:hAnsi="Arial" w:cs="Arial"/>
            <w:noProof/>
            <w:sz w:val="22"/>
            <w:szCs w:val="22"/>
          </w:rPr>
          <w:drawing>
            <wp:inline distT="0" distB="0" distL="0" distR="0" wp14:anchorId="479F02C5" wp14:editId="41772ED4">
              <wp:extent cx="5643986" cy="6822831"/>
              <wp:effectExtent l="0" t="0" r="0" b="0"/>
              <wp:docPr id="14384028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02830" name="Picture 1438402830"/>
                      <pic:cNvPicPr/>
                    </pic:nvPicPr>
                    <pic:blipFill>
                      <a:blip r:embed="rId56"/>
                      <a:stretch>
                        <a:fillRect/>
                      </a:stretch>
                    </pic:blipFill>
                    <pic:spPr>
                      <a:xfrm>
                        <a:off x="0" y="0"/>
                        <a:ext cx="5649722" cy="6829765"/>
                      </a:xfrm>
                      <a:prstGeom prst="rect">
                        <a:avLst/>
                      </a:prstGeom>
                    </pic:spPr>
                  </pic:pic>
                </a:graphicData>
              </a:graphic>
            </wp:inline>
          </w:drawing>
        </w:r>
      </w:ins>
      <w:del w:id="1580" w:author="Keene-Snickers,Lexi" w:date="2025-03-21T13:37:00Z" w16du:dateUtc="2025-03-21T19:37:00Z">
        <w:r w:rsidR="00613746" w:rsidDel="0064613C">
          <w:rPr>
            <w:rFonts w:ascii="Arial" w:hAnsi="Arial" w:cs="Arial"/>
            <w:noProof/>
            <w:sz w:val="22"/>
            <w:szCs w:val="22"/>
          </w:rPr>
          <w:drawing>
            <wp:inline distT="0" distB="0" distL="0" distR="0" wp14:anchorId="628EAB47" wp14:editId="546191DD">
              <wp:extent cx="5943600" cy="7341870"/>
              <wp:effectExtent l="0" t="0" r="0" b="0"/>
              <wp:docPr id="9214971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97166" name="Picture 921497166"/>
                      <pic:cNvPicPr/>
                    </pic:nvPicPr>
                    <pic:blipFill>
                      <a:blip r:embed="rId57"/>
                      <a:stretch>
                        <a:fillRect/>
                      </a:stretch>
                    </pic:blipFill>
                    <pic:spPr>
                      <a:xfrm>
                        <a:off x="0" y="0"/>
                        <a:ext cx="5943600" cy="7341870"/>
                      </a:xfrm>
                      <a:prstGeom prst="rect">
                        <a:avLst/>
                      </a:prstGeom>
                    </pic:spPr>
                  </pic:pic>
                </a:graphicData>
              </a:graphic>
            </wp:inline>
          </w:drawing>
        </w:r>
      </w:del>
    </w:p>
    <w:p w14:paraId="6C85A04C" w14:textId="09D40F53" w:rsidR="001726F4" w:rsidRDefault="001726F4" w:rsidP="00081385">
      <w:pPr>
        <w:spacing w:line="360" w:lineRule="auto"/>
        <w:rPr>
          <w:ins w:id="1581" w:author="Keene-Snickers,Lexi" w:date="2025-03-21T13:37:00Z" w16du:dateUtc="2025-03-21T19:37:00Z"/>
          <w:rFonts w:ascii="Arial" w:hAnsi="Arial" w:cs="Arial"/>
          <w:sz w:val="22"/>
          <w:szCs w:val="22"/>
        </w:rPr>
      </w:pPr>
      <w:r w:rsidRPr="00142E50">
        <w:rPr>
          <w:rFonts w:ascii="Arial" w:hAnsi="Arial" w:cs="Arial"/>
          <w:b/>
          <w:bCs/>
          <w:sz w:val="22"/>
          <w:szCs w:val="22"/>
        </w:rPr>
        <w:t>Figure 1</w:t>
      </w:r>
      <w:r w:rsidR="00CB524A">
        <w:rPr>
          <w:rFonts w:ascii="Arial" w:hAnsi="Arial" w:cs="Arial"/>
          <w:b/>
          <w:bCs/>
          <w:sz w:val="22"/>
          <w:szCs w:val="22"/>
        </w:rPr>
        <w:t>5</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w:t>
      </w:r>
      <w:r w:rsidR="00142E50">
        <w:rPr>
          <w:rFonts w:ascii="Arial" w:hAnsi="Arial" w:cs="Arial"/>
          <w:b/>
          <w:bCs/>
          <w:sz w:val="22"/>
          <w:szCs w:val="22"/>
        </w:rPr>
        <w:t xml:space="preserve"> 3</w:t>
      </w:r>
      <w:r w:rsidR="00142E50" w:rsidRPr="00142E50">
        <w:rPr>
          <w:rFonts w:ascii="Arial" w:hAnsi="Arial" w:cs="Arial"/>
          <w:b/>
          <w:bCs/>
          <w:sz w:val="22"/>
          <w:szCs w:val="22"/>
        </w:rPr>
        <w:t xml:space="preserve"> and </w:t>
      </w:r>
      <w:r w:rsidR="00142E50">
        <w:rPr>
          <w:rFonts w:ascii="Arial" w:hAnsi="Arial" w:cs="Arial"/>
          <w:b/>
          <w:bCs/>
          <w:sz w:val="22"/>
          <w:szCs w:val="22"/>
        </w:rPr>
        <w:t>chaq virus</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ins w:id="1582" w:author="Keene-Snickers,Lexi" w:date="2025-03-21T13:49:00Z" w16du:dateUtc="2025-03-21T19:49:00Z">
        <w:r w:rsidR="0064613C">
          <w:rPr>
            <w:rFonts w:ascii="Arial" w:hAnsi="Arial" w:cs="Arial"/>
            <w:sz w:val="22"/>
            <w:szCs w:val="22"/>
          </w:rPr>
          <w:t xml:space="preserve">Selected examples of reassortment are indicated by red colored connected lines.  </w:t>
        </w:r>
      </w:ins>
      <w:del w:id="1583" w:author="Keene-Snickers,Lexi" w:date="2025-03-21T13:49:00Z" w16du:dateUtc="2025-03-21T19:49:00Z">
        <w:r w:rsidR="008603AA" w:rsidDel="0064613C">
          <w:rPr>
            <w:rFonts w:ascii="Arial" w:hAnsi="Arial" w:cs="Arial"/>
            <w:sz w:val="22"/>
            <w:szCs w:val="22"/>
          </w:rPr>
          <w:delText>Sample names and lines are colored by coinfection status.</w:delText>
        </w:r>
      </w:del>
    </w:p>
    <w:p w14:paraId="0C5AB1FD" w14:textId="77777777" w:rsidR="0064613C" w:rsidRDefault="0064613C" w:rsidP="00081385">
      <w:pPr>
        <w:spacing w:line="360" w:lineRule="auto"/>
        <w:rPr>
          <w:rFonts w:ascii="Arial" w:hAnsi="Arial" w:cs="Arial"/>
          <w:sz w:val="22"/>
          <w:szCs w:val="22"/>
        </w:rPr>
      </w:pPr>
    </w:p>
    <w:p w14:paraId="34B491C2" w14:textId="74F3A4E8" w:rsidR="00A55EC4" w:rsidRPr="00D33005" w:rsidRDefault="00A55EC4" w:rsidP="00081385">
      <w:pPr>
        <w:spacing w:line="360" w:lineRule="auto"/>
        <w:rPr>
          <w:rFonts w:ascii="Arial" w:eastAsia="Times New Roman" w:hAnsi="Arial" w:cs="Arial"/>
          <w:b/>
          <w:bCs/>
          <w:kern w:val="0"/>
          <w:sz w:val="22"/>
          <w:szCs w:val="22"/>
          <w14:ligatures w14:val="none"/>
        </w:rPr>
      </w:pPr>
      <w:r w:rsidRPr="00D33005">
        <w:rPr>
          <w:rFonts w:ascii="Arial" w:eastAsia="Times New Roman" w:hAnsi="Arial" w:cs="Arial"/>
          <w:b/>
          <w:bCs/>
          <w:kern w:val="0"/>
          <w:sz w:val="22"/>
          <w:szCs w:val="22"/>
          <w14:ligatures w14:val="none"/>
        </w:rPr>
        <w:t>DI</w:t>
      </w:r>
      <w:r w:rsidR="00D467A1">
        <w:rPr>
          <w:rFonts w:ascii="Arial" w:eastAsia="Times New Roman" w:hAnsi="Arial" w:cs="Arial"/>
          <w:b/>
          <w:bCs/>
          <w:kern w:val="0"/>
          <w:sz w:val="22"/>
          <w:szCs w:val="22"/>
          <w14:ligatures w14:val="none"/>
        </w:rPr>
        <w:t>S</w:t>
      </w:r>
      <w:r w:rsidRPr="00D33005">
        <w:rPr>
          <w:rFonts w:ascii="Arial" w:eastAsia="Times New Roman" w:hAnsi="Arial" w:cs="Arial"/>
          <w:b/>
          <w:bCs/>
          <w:kern w:val="0"/>
          <w:sz w:val="22"/>
          <w:szCs w:val="22"/>
          <w14:ligatures w14:val="none"/>
        </w:rPr>
        <w:t>CUSSION</w:t>
      </w:r>
    </w:p>
    <w:p w14:paraId="0E488025" w14:textId="77777777" w:rsidR="00A55EC4" w:rsidRDefault="00A55EC4" w:rsidP="00081385">
      <w:pPr>
        <w:spacing w:line="360" w:lineRule="auto"/>
        <w:rPr>
          <w:rFonts w:ascii="Arial" w:eastAsia="Times New Roman" w:hAnsi="Arial" w:cs="Arial"/>
          <w:kern w:val="0"/>
          <w:sz w:val="22"/>
          <w:szCs w:val="22"/>
          <w14:ligatures w14:val="none"/>
        </w:rPr>
      </w:pPr>
    </w:p>
    <w:p w14:paraId="73FA438E" w14:textId="44F197E8" w:rsidR="00B46272" w:rsidRDefault="009F08D9" w:rsidP="00B46272">
      <w:pPr>
        <w:spacing w:line="360" w:lineRule="auto"/>
        <w:rPr>
          <w:rFonts w:ascii="Arial" w:hAnsi="Arial" w:cs="Arial"/>
          <w:sz w:val="22"/>
          <w:szCs w:val="22"/>
        </w:rPr>
      </w:pPr>
      <w:r>
        <w:rPr>
          <w:rFonts w:ascii="Arial" w:hAnsi="Arial" w:cs="Arial"/>
          <w:sz w:val="22"/>
          <w:szCs w:val="22"/>
        </w:rPr>
        <w:tab/>
        <w:t xml:space="preserve">In this manuscript we </w:t>
      </w:r>
      <w:r w:rsidR="00F444F7">
        <w:rPr>
          <w:rFonts w:ascii="Arial" w:hAnsi="Arial" w:cs="Arial"/>
          <w:sz w:val="22"/>
          <w:szCs w:val="22"/>
        </w:rPr>
        <w:t>describe the genetic diversity and</w:t>
      </w:r>
      <w:r w:rsidR="004028E5">
        <w:rPr>
          <w:rFonts w:ascii="Arial" w:hAnsi="Arial" w:cs="Arial"/>
          <w:sz w:val="22"/>
          <w:szCs w:val="22"/>
        </w:rPr>
        <w:t xml:space="preserve"> </w:t>
      </w:r>
      <w:r w:rsidR="004028E5" w:rsidRPr="00097DB2">
        <w:rPr>
          <w:rFonts w:ascii="Arial" w:hAnsi="Arial" w:cs="Arial"/>
          <w:sz w:val="22"/>
          <w:szCs w:val="22"/>
        </w:rPr>
        <w:t>evolutionary</w:t>
      </w:r>
      <w:r w:rsidR="004028E5">
        <w:rPr>
          <w:rFonts w:ascii="Arial" w:hAnsi="Arial" w:cs="Arial"/>
          <w:sz w:val="22"/>
          <w:szCs w:val="22"/>
        </w:rPr>
        <w:t xml:space="preserve"> patterns of </w:t>
      </w:r>
      <w:r w:rsidR="00DD515E">
        <w:rPr>
          <w:rFonts w:ascii="Arial" w:hAnsi="Arial" w:cs="Arial"/>
          <w:sz w:val="22"/>
          <w:szCs w:val="22"/>
        </w:rPr>
        <w:t>galbut virus, a</w:t>
      </w:r>
      <w:r>
        <w:rPr>
          <w:rFonts w:ascii="Arial" w:hAnsi="Arial" w:cs="Arial"/>
          <w:sz w:val="22"/>
          <w:szCs w:val="22"/>
        </w:rPr>
        <w:t xml:space="preserve"> </w:t>
      </w:r>
      <w:del w:id="1584" w:author="Stenglein,Mark" w:date="2025-03-12T17:03:00Z" w16du:dateUtc="2025-03-12T23:03:00Z">
        <w:r w:rsidDel="006B13D0">
          <w:rPr>
            <w:rFonts w:ascii="Arial" w:hAnsi="Arial" w:cs="Arial"/>
            <w:sz w:val="22"/>
            <w:szCs w:val="22"/>
          </w:rPr>
          <w:delText xml:space="preserve">persistent </w:delText>
        </w:r>
        <w:r w:rsidR="00DD515E" w:rsidDel="006B13D0">
          <w:rPr>
            <w:rFonts w:ascii="Arial" w:hAnsi="Arial" w:cs="Arial"/>
            <w:sz w:val="22"/>
            <w:szCs w:val="22"/>
          </w:rPr>
          <w:delText xml:space="preserve">and </w:delText>
        </w:r>
      </w:del>
      <w:r w:rsidR="00DD515E">
        <w:rPr>
          <w:rFonts w:ascii="Arial" w:hAnsi="Arial" w:cs="Arial"/>
          <w:sz w:val="22"/>
          <w:szCs w:val="22"/>
        </w:rPr>
        <w:t>ubiquitous</w:t>
      </w:r>
      <w:ins w:id="1585" w:author="Stenglein,Mark" w:date="2025-03-12T17:03:00Z" w16du:dateUtc="2025-03-12T23:03:00Z">
        <w:r w:rsidR="006B13D0">
          <w:rPr>
            <w:rFonts w:ascii="Arial" w:hAnsi="Arial" w:cs="Arial"/>
            <w:sz w:val="22"/>
            <w:szCs w:val="22"/>
          </w:rPr>
          <w:t xml:space="preserve"> persistent</w:t>
        </w:r>
      </w:ins>
      <w:r w:rsidR="00DD515E">
        <w:rPr>
          <w:rFonts w:ascii="Arial" w:hAnsi="Arial" w:cs="Arial"/>
          <w:sz w:val="22"/>
          <w:szCs w:val="22"/>
        </w:rPr>
        <w:t xml:space="preserve"> </w:t>
      </w:r>
      <w:r>
        <w:rPr>
          <w:rFonts w:ascii="Arial" w:hAnsi="Arial" w:cs="Arial"/>
          <w:sz w:val="22"/>
          <w:szCs w:val="22"/>
        </w:rPr>
        <w:t xml:space="preserve">viral infection of </w:t>
      </w:r>
      <w:r w:rsidRPr="001B7C01">
        <w:rPr>
          <w:rFonts w:ascii="Arial" w:hAnsi="Arial" w:cs="Arial"/>
          <w:i/>
          <w:iCs/>
          <w:sz w:val="22"/>
          <w:szCs w:val="22"/>
        </w:rPr>
        <w:t>D. melanogaster</w:t>
      </w:r>
      <w:sdt>
        <w:sdtPr>
          <w:rPr>
            <w:rFonts w:ascii="Arial" w:hAnsi="Arial" w:cs="Arial"/>
            <w:color w:val="000000"/>
            <w:sz w:val="22"/>
            <w:szCs w:val="22"/>
            <w:vertAlign w:val="superscript"/>
          </w:rPr>
          <w:tag w:val="MENDELEY_CITATION_v3_eyJjaXRhdGlvbklEIjoiTUVOREVMRVlfQ0lUQVRJT05fN2RjM2FmZjUtNzUxOC00NjMwLTk2NWEtNThjYjliZmY2YjMzIiwicHJvcGVydGllcyI6eyJub3RlSW5kZXgiOjB9LCJpc0VkaXRlZCI6ZmFsc2UsIm1hbnVhbE92ZXJyaWRlIjp7ImlzTWFudWFsbHlPdmVycmlkZGVuIjpmYWxzZSwiY2l0ZXByb2NUZXh0IjoiPHN1cD4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
          <w:id w:val="90834438"/>
          <w:placeholder>
            <w:docPart w:val="DefaultPlaceholder_-1854013440"/>
          </w:placeholder>
        </w:sdtPr>
        <w:sdtContent>
          <w:r w:rsidR="003C0B86" w:rsidRPr="003C0B86">
            <w:rPr>
              <w:rFonts w:ascii="Arial" w:hAnsi="Arial" w:cs="Arial"/>
              <w:color w:val="000000"/>
              <w:sz w:val="22"/>
              <w:szCs w:val="22"/>
              <w:vertAlign w:val="superscript"/>
            </w:rPr>
            <w:t>2</w:t>
          </w:r>
        </w:sdtContent>
      </w:sdt>
      <w:r>
        <w:rPr>
          <w:rFonts w:ascii="Arial" w:hAnsi="Arial" w:cs="Arial"/>
          <w:sz w:val="22"/>
          <w:szCs w:val="22"/>
        </w:rPr>
        <w:t xml:space="preserve">. </w:t>
      </w:r>
      <w:ins w:id="1586" w:author="Stenglein,Mark" w:date="2025-03-12T17:03:00Z" w16du:dateUtc="2025-03-12T23:03:00Z">
        <w:r w:rsidR="006B13D0">
          <w:rPr>
            <w:rFonts w:ascii="Arial" w:hAnsi="Arial" w:cs="Arial"/>
            <w:sz w:val="22"/>
            <w:szCs w:val="22"/>
          </w:rPr>
          <w:t xml:space="preserve">We </w:t>
        </w:r>
      </w:ins>
      <w:ins w:id="1587" w:author="Stenglein,Mark" w:date="2025-03-12T17:04:00Z" w16du:dateUtc="2025-03-12T23:04:00Z">
        <w:r w:rsidR="006B13D0">
          <w:rPr>
            <w:rFonts w:ascii="Arial" w:hAnsi="Arial" w:cs="Arial"/>
            <w:sz w:val="22"/>
            <w:szCs w:val="22"/>
          </w:rPr>
          <w:t xml:space="preserve">screen </w:t>
        </w:r>
      </w:ins>
      <w:ins w:id="1588" w:author="Stenglein,Mark" w:date="2025-03-12T17:03:00Z" w16du:dateUtc="2025-03-12T23:03:00Z">
        <w:r w:rsidR="006B13D0" w:rsidRPr="000342E1">
          <w:rPr>
            <w:rFonts w:ascii="Arial" w:hAnsi="Arial" w:cs="Arial"/>
            <w:sz w:val="22"/>
            <w:szCs w:val="22"/>
            <w:highlight w:val="yellow"/>
            <w:rPrChange w:id="1589" w:author="Stenglein,Mark" w:date="2025-03-26T10:23:00Z" w16du:dateUtc="2025-03-26T16:23:00Z">
              <w:rPr>
                <w:rFonts w:ascii="Arial" w:hAnsi="Arial" w:cs="Arial"/>
                <w:sz w:val="22"/>
                <w:szCs w:val="22"/>
              </w:rPr>
            </w:rPrChange>
          </w:rPr>
          <w:t>X</w:t>
        </w:r>
        <w:r w:rsidR="006B13D0">
          <w:rPr>
            <w:rFonts w:ascii="Arial" w:hAnsi="Arial" w:cs="Arial"/>
            <w:sz w:val="22"/>
            <w:szCs w:val="22"/>
          </w:rPr>
          <w:t xml:space="preserve"> </w:t>
        </w:r>
      </w:ins>
      <w:del w:id="1590" w:author="Stenglein,Mark" w:date="2025-03-12T17:03:00Z" w16du:dateUtc="2025-03-12T23:03:00Z">
        <w:r w:rsidR="00DD515E" w:rsidDel="006B13D0">
          <w:rPr>
            <w:rFonts w:ascii="Arial" w:hAnsi="Arial" w:cs="Arial"/>
            <w:sz w:val="22"/>
            <w:szCs w:val="22"/>
          </w:rPr>
          <w:delText>F</w:delText>
        </w:r>
      </w:del>
      <w:ins w:id="1591" w:author="Stenglein,Mark" w:date="2025-03-12T17:03:00Z" w16du:dateUtc="2025-03-12T23:03:00Z">
        <w:r w:rsidR="006B13D0">
          <w:rPr>
            <w:rFonts w:ascii="Arial" w:hAnsi="Arial" w:cs="Arial"/>
            <w:sz w:val="22"/>
            <w:szCs w:val="22"/>
          </w:rPr>
          <w:t>f</w:t>
        </w:r>
      </w:ins>
      <w:r>
        <w:rPr>
          <w:rFonts w:ascii="Arial" w:hAnsi="Arial" w:cs="Arial"/>
          <w:sz w:val="22"/>
          <w:szCs w:val="22"/>
        </w:rPr>
        <w:t>lies from Colorado, Pennsylvania, Maine</w:t>
      </w:r>
      <w:r w:rsidR="004028E5">
        <w:rPr>
          <w:rFonts w:ascii="Arial" w:hAnsi="Arial" w:cs="Arial"/>
          <w:sz w:val="22"/>
          <w:szCs w:val="22"/>
        </w:rPr>
        <w:t>,</w:t>
      </w:r>
      <w:r>
        <w:rPr>
          <w:rFonts w:ascii="Arial" w:hAnsi="Arial" w:cs="Arial"/>
          <w:sz w:val="22"/>
          <w:szCs w:val="22"/>
        </w:rPr>
        <w:t xml:space="preserve"> </w:t>
      </w:r>
      <w:r w:rsidR="00B168F4">
        <w:rPr>
          <w:rFonts w:ascii="Arial" w:hAnsi="Arial" w:cs="Arial"/>
          <w:sz w:val="22"/>
          <w:szCs w:val="22"/>
        </w:rPr>
        <w:t xml:space="preserve">and </w:t>
      </w:r>
      <w:r>
        <w:rPr>
          <w:rFonts w:ascii="Arial" w:hAnsi="Arial" w:cs="Arial"/>
          <w:sz w:val="22"/>
          <w:szCs w:val="22"/>
        </w:rPr>
        <w:t>Ohio</w:t>
      </w:r>
      <w:r w:rsidR="001B7C01">
        <w:rPr>
          <w:rFonts w:ascii="Arial" w:hAnsi="Arial" w:cs="Arial"/>
          <w:sz w:val="22"/>
          <w:szCs w:val="22"/>
        </w:rPr>
        <w:t xml:space="preserve"> </w:t>
      </w:r>
      <w:del w:id="1592" w:author="Stenglein,Mark" w:date="2025-03-12T17:04:00Z" w16du:dateUtc="2025-03-12T23:04:00Z">
        <w:r w:rsidR="00DD515E" w:rsidDel="006B13D0">
          <w:rPr>
            <w:rFonts w:ascii="Arial" w:hAnsi="Arial" w:cs="Arial"/>
            <w:sz w:val="22"/>
            <w:szCs w:val="22"/>
          </w:rPr>
          <w:delText>were</w:delText>
        </w:r>
        <w:r w:rsidR="001B7C01" w:rsidDel="006B13D0">
          <w:rPr>
            <w:rFonts w:ascii="Arial" w:hAnsi="Arial" w:cs="Arial"/>
            <w:sz w:val="22"/>
            <w:szCs w:val="22"/>
          </w:rPr>
          <w:delText xml:space="preserve"> screened </w:delText>
        </w:r>
      </w:del>
      <w:r w:rsidR="001B7C01">
        <w:rPr>
          <w:rFonts w:ascii="Arial" w:hAnsi="Arial" w:cs="Arial"/>
          <w:sz w:val="22"/>
          <w:szCs w:val="22"/>
        </w:rPr>
        <w:t>for galbut virus</w:t>
      </w:r>
      <w:ins w:id="1593" w:author="Stenglein,Mark" w:date="2025-03-12T17:04:00Z" w16du:dateUtc="2025-03-12T23:04:00Z">
        <w:r w:rsidR="006B13D0">
          <w:rPr>
            <w:rFonts w:ascii="Arial" w:hAnsi="Arial" w:cs="Arial"/>
            <w:sz w:val="22"/>
            <w:szCs w:val="22"/>
          </w:rPr>
          <w:t xml:space="preserve"> RNA</w:t>
        </w:r>
      </w:ins>
      <w:ins w:id="1594" w:author="Stenglein,Mark" w:date="2025-03-26T10:23:00Z" w16du:dateUtc="2025-03-26T16:23:00Z">
        <w:r w:rsidR="00FC50B9">
          <w:rPr>
            <w:rFonts w:ascii="Arial" w:hAnsi="Arial" w:cs="Arial"/>
            <w:sz w:val="22"/>
            <w:szCs w:val="22"/>
          </w:rPr>
          <w:t xml:space="preserve"> using RT-qPCR</w:t>
        </w:r>
      </w:ins>
      <w:r>
        <w:rPr>
          <w:rFonts w:ascii="Arial" w:hAnsi="Arial" w:cs="Arial"/>
          <w:sz w:val="22"/>
          <w:szCs w:val="22"/>
        </w:rPr>
        <w:t xml:space="preserve">. </w:t>
      </w:r>
      <w:r w:rsidR="00B46272" w:rsidRPr="006B13D0">
        <w:rPr>
          <w:rFonts w:ascii="Arial" w:hAnsi="Arial" w:cs="Arial"/>
          <w:strike/>
          <w:sz w:val="22"/>
          <w:szCs w:val="22"/>
          <w:rPrChange w:id="1595" w:author="Stenglein,Mark" w:date="2025-03-12T17:04:00Z" w16du:dateUtc="2025-03-12T23:04:00Z">
            <w:rPr>
              <w:rFonts w:ascii="Arial" w:hAnsi="Arial" w:cs="Arial"/>
              <w:sz w:val="22"/>
              <w:szCs w:val="22"/>
            </w:rPr>
          </w:rPrChange>
        </w:rPr>
        <w:t>We used two primer pairs to detect galbut virus. The first set only could detect galbut virus genotype A while the second could detect both genotypes. Our</w:t>
      </w:r>
      <w:r w:rsidR="00DD515E" w:rsidRPr="006B13D0">
        <w:rPr>
          <w:rFonts w:ascii="Arial" w:hAnsi="Arial" w:cs="Arial"/>
          <w:strike/>
          <w:sz w:val="22"/>
          <w:szCs w:val="22"/>
          <w:rPrChange w:id="1596" w:author="Stenglein,Mark" w:date="2025-03-12T17:04:00Z" w16du:dateUtc="2025-03-12T23:04:00Z">
            <w:rPr>
              <w:rFonts w:ascii="Arial" w:hAnsi="Arial" w:cs="Arial"/>
              <w:sz w:val="22"/>
              <w:szCs w:val="22"/>
            </w:rPr>
          </w:rPrChange>
        </w:rPr>
        <w:t xml:space="preserve"> RT-qPCR data showed that</w:t>
      </w:r>
      <w:r w:rsidR="00DD515E">
        <w:rPr>
          <w:rFonts w:ascii="Arial" w:hAnsi="Arial" w:cs="Arial"/>
          <w:sz w:val="22"/>
          <w:szCs w:val="22"/>
        </w:rPr>
        <w:t xml:space="preserve"> </w:t>
      </w:r>
      <w:del w:id="1597" w:author="Stenglein,Mark" w:date="2025-03-12T17:04:00Z" w16du:dateUtc="2025-03-12T23:04:00Z">
        <w:r w:rsidR="00B46272" w:rsidDel="006B13D0">
          <w:rPr>
            <w:rFonts w:ascii="Arial" w:hAnsi="Arial" w:cs="Arial"/>
            <w:sz w:val="22"/>
            <w:szCs w:val="22"/>
          </w:rPr>
          <w:delText xml:space="preserve">galbut </w:delText>
        </w:r>
      </w:del>
      <w:ins w:id="1598" w:author="Stenglein,Mark" w:date="2025-03-12T17:04:00Z" w16du:dateUtc="2025-03-12T23:04:00Z">
        <w:r w:rsidR="006B13D0">
          <w:rPr>
            <w:rFonts w:ascii="Arial" w:hAnsi="Arial" w:cs="Arial"/>
            <w:sz w:val="22"/>
            <w:szCs w:val="22"/>
          </w:rPr>
          <w:t xml:space="preserve">Galbut </w:t>
        </w:r>
      </w:ins>
      <w:r w:rsidR="00B46272">
        <w:rPr>
          <w:rFonts w:ascii="Arial" w:hAnsi="Arial" w:cs="Arial"/>
          <w:sz w:val="22"/>
          <w:szCs w:val="22"/>
        </w:rPr>
        <w:t xml:space="preserve">virus prevalence varied from </w:t>
      </w:r>
      <w:commentRangeStart w:id="1599"/>
      <w:r w:rsidR="00B46272">
        <w:rPr>
          <w:rFonts w:ascii="Arial" w:hAnsi="Arial" w:cs="Arial"/>
          <w:sz w:val="22"/>
          <w:szCs w:val="22"/>
        </w:rPr>
        <w:t>53% to 100</w:t>
      </w:r>
      <w:commentRangeEnd w:id="1599"/>
      <w:r w:rsidR="003E4BA6">
        <w:rPr>
          <w:rStyle w:val="CommentReference"/>
        </w:rPr>
        <w:commentReference w:id="1599"/>
      </w:r>
      <w:r w:rsidR="00B46272">
        <w:rPr>
          <w:rFonts w:ascii="Arial" w:hAnsi="Arial" w:cs="Arial"/>
          <w:sz w:val="22"/>
          <w:szCs w:val="22"/>
        </w:rPr>
        <w:t>% across locations (</w:t>
      </w:r>
      <w:r w:rsidR="00B46272" w:rsidRPr="00E97611">
        <w:rPr>
          <w:rFonts w:ascii="Arial" w:hAnsi="Arial" w:cs="Arial"/>
          <w:b/>
          <w:bCs/>
          <w:sz w:val="22"/>
          <w:szCs w:val="22"/>
        </w:rPr>
        <w:t>Fig. 1</w:t>
      </w:r>
      <w:r w:rsidR="00B46272">
        <w:rPr>
          <w:rFonts w:ascii="Arial" w:hAnsi="Arial" w:cs="Arial"/>
          <w:sz w:val="22"/>
          <w:szCs w:val="22"/>
        </w:rPr>
        <w:t xml:space="preserve">). </w:t>
      </w:r>
      <w:del w:id="1600" w:author="Stenglein,Mark" w:date="2025-03-12T17:04:00Z" w16du:dateUtc="2025-03-12T23:04:00Z">
        <w:r w:rsidR="00B46272" w:rsidDel="006B13D0">
          <w:rPr>
            <w:rFonts w:ascii="Arial" w:hAnsi="Arial" w:cs="Arial"/>
            <w:sz w:val="22"/>
            <w:szCs w:val="22"/>
          </w:rPr>
          <w:delText>This data also suggested that p</w:delText>
        </w:r>
      </w:del>
      <w:ins w:id="1601" w:author="Stenglein,Mark" w:date="2025-03-12T17:04:00Z" w16du:dateUtc="2025-03-12T23:04:00Z">
        <w:r w:rsidR="006B13D0">
          <w:rPr>
            <w:rFonts w:ascii="Arial" w:hAnsi="Arial" w:cs="Arial"/>
            <w:sz w:val="22"/>
            <w:szCs w:val="22"/>
          </w:rPr>
          <w:t>P</w:t>
        </w:r>
      </w:ins>
      <w:r w:rsidR="00B46272">
        <w:rPr>
          <w:rFonts w:ascii="Arial" w:hAnsi="Arial" w:cs="Arial"/>
          <w:sz w:val="22"/>
          <w:szCs w:val="22"/>
        </w:rPr>
        <w:t xml:space="preserve">revalence </w:t>
      </w:r>
      <w:del w:id="1602" w:author="Stenglein,Mark" w:date="2025-03-12T17:04:00Z" w16du:dateUtc="2025-03-12T23:04:00Z">
        <w:r w:rsidR="00B46272" w:rsidDel="006B13D0">
          <w:rPr>
            <w:rFonts w:ascii="Arial" w:hAnsi="Arial" w:cs="Arial"/>
            <w:sz w:val="22"/>
            <w:szCs w:val="22"/>
          </w:rPr>
          <w:delText xml:space="preserve">could </w:delText>
        </w:r>
      </w:del>
      <w:r w:rsidR="00B46272">
        <w:rPr>
          <w:rFonts w:ascii="Arial" w:hAnsi="Arial" w:cs="Arial"/>
          <w:sz w:val="22"/>
          <w:szCs w:val="22"/>
        </w:rPr>
        <w:t>var</w:t>
      </w:r>
      <w:ins w:id="1603" w:author="Stenglein,Mark" w:date="2025-03-12T17:04:00Z" w16du:dateUtc="2025-03-12T23:04:00Z">
        <w:r w:rsidR="006B13D0">
          <w:rPr>
            <w:rFonts w:ascii="Arial" w:hAnsi="Arial" w:cs="Arial"/>
            <w:sz w:val="22"/>
            <w:szCs w:val="22"/>
          </w:rPr>
          <w:t>ied</w:t>
        </w:r>
      </w:ins>
      <w:del w:id="1604" w:author="Stenglein,Mark" w:date="2025-03-12T17:04:00Z" w16du:dateUtc="2025-03-12T23:04:00Z">
        <w:r w:rsidR="00B46272" w:rsidDel="006B13D0">
          <w:rPr>
            <w:rFonts w:ascii="Arial" w:hAnsi="Arial" w:cs="Arial"/>
            <w:sz w:val="22"/>
            <w:szCs w:val="22"/>
          </w:rPr>
          <w:delText>y</w:delText>
        </w:r>
      </w:del>
      <w:r w:rsidR="00B46272">
        <w:rPr>
          <w:rFonts w:ascii="Arial" w:hAnsi="Arial" w:cs="Arial"/>
          <w:sz w:val="22"/>
          <w:szCs w:val="22"/>
        </w:rPr>
        <w:t xml:space="preserve"> as a function of time </w:t>
      </w:r>
      <w:del w:id="1605" w:author="Stenglein,Mark" w:date="2025-03-26T10:23:00Z" w16du:dateUtc="2025-03-26T16:23:00Z">
        <w:r w:rsidR="00B46272" w:rsidDel="00FC50B9">
          <w:rPr>
            <w:rFonts w:ascii="Arial" w:hAnsi="Arial" w:cs="Arial"/>
            <w:sz w:val="22"/>
            <w:szCs w:val="22"/>
          </w:rPr>
          <w:delText>but</w:delText>
        </w:r>
      </w:del>
      <w:ins w:id="1606" w:author="Stenglein,Mark" w:date="2025-03-26T10:23:00Z" w16du:dateUtc="2025-03-26T16:23:00Z">
        <w:r w:rsidR="00FC50B9">
          <w:rPr>
            <w:rFonts w:ascii="Arial" w:hAnsi="Arial" w:cs="Arial"/>
            <w:sz w:val="22"/>
            <w:szCs w:val="22"/>
          </w:rPr>
          <w:t xml:space="preserve">and location, but </w:t>
        </w:r>
      </w:ins>
      <w:ins w:id="1607" w:author="Stenglein,Mark" w:date="2025-03-26T10:24:00Z" w16du:dateUtc="2025-03-26T16:24:00Z">
        <w:r w:rsidR="00FC50B9">
          <w:rPr>
            <w:rFonts w:ascii="Arial" w:hAnsi="Arial" w:cs="Arial"/>
            <w:sz w:val="22"/>
            <w:szCs w:val="22"/>
          </w:rPr>
          <w:t>no consistent patterns to explain the fluctuating prevalence were evident</w:t>
        </w:r>
      </w:ins>
      <w:del w:id="1608" w:author="Stenglein,Mark" w:date="2025-03-26T10:24:00Z" w16du:dateUtc="2025-03-26T16:24:00Z">
        <w:r w:rsidR="00B46272" w:rsidDel="00FC50B9">
          <w:rPr>
            <w:rFonts w:ascii="Arial" w:hAnsi="Arial" w:cs="Arial"/>
            <w:sz w:val="22"/>
            <w:szCs w:val="22"/>
          </w:rPr>
          <w:delText>, locations with time resolved data were limited</w:delText>
        </w:r>
      </w:del>
      <w:r w:rsidR="00B46272">
        <w:rPr>
          <w:rFonts w:ascii="Arial" w:hAnsi="Arial" w:cs="Arial"/>
          <w:sz w:val="22"/>
          <w:szCs w:val="22"/>
        </w:rPr>
        <w:t xml:space="preserve"> </w:t>
      </w:r>
      <w:r w:rsidR="00DD515E">
        <w:rPr>
          <w:rFonts w:ascii="Arial" w:hAnsi="Arial" w:cs="Arial"/>
          <w:sz w:val="22"/>
          <w:szCs w:val="22"/>
        </w:rPr>
        <w:t>(</w:t>
      </w:r>
      <w:r w:rsidR="00DD515E" w:rsidRPr="00DD515E">
        <w:rPr>
          <w:rFonts w:ascii="Arial" w:hAnsi="Arial" w:cs="Arial"/>
          <w:b/>
          <w:bCs/>
          <w:sz w:val="22"/>
          <w:szCs w:val="22"/>
        </w:rPr>
        <w:t>Fig. 1</w:t>
      </w:r>
      <w:r w:rsidR="00DD515E">
        <w:rPr>
          <w:rFonts w:ascii="Arial" w:hAnsi="Arial" w:cs="Arial"/>
          <w:sz w:val="22"/>
          <w:szCs w:val="22"/>
        </w:rPr>
        <w:t xml:space="preserve">). </w:t>
      </w:r>
      <w:ins w:id="1609" w:author="Stenglein,Mark" w:date="2025-03-27T16:15:00Z" w16du:dateUtc="2025-03-27T22:15:00Z">
        <w:r w:rsidR="00BB40D7">
          <w:rPr>
            <w:rFonts w:ascii="Arial" w:hAnsi="Arial" w:cs="Arial"/>
            <w:sz w:val="22"/>
            <w:szCs w:val="22"/>
          </w:rPr>
          <w:t>L</w:t>
        </w:r>
        <w:r w:rsidR="003E4BA6">
          <w:rPr>
            <w:rFonts w:ascii="Arial" w:hAnsi="Arial" w:cs="Arial"/>
            <w:sz w:val="22"/>
            <w:szCs w:val="22"/>
          </w:rPr>
          <w:t xml:space="preserve">ongitudinal </w:t>
        </w:r>
      </w:ins>
      <w:ins w:id="1610" w:author="Stenglein,Mark" w:date="2025-03-27T16:14:00Z" w16du:dateUtc="2025-03-27T22:14:00Z">
        <w:r w:rsidR="003E4BA6">
          <w:rPr>
            <w:rFonts w:ascii="Arial" w:hAnsi="Arial" w:cs="Arial"/>
            <w:sz w:val="22"/>
            <w:szCs w:val="22"/>
          </w:rPr>
          <w:t xml:space="preserve">sampling of more locations </w:t>
        </w:r>
      </w:ins>
      <w:ins w:id="1611" w:author="Stenglein,Mark" w:date="2025-03-27T16:15:00Z" w16du:dateUtc="2025-03-27T22:15:00Z">
        <w:r w:rsidR="003E4BA6">
          <w:rPr>
            <w:rFonts w:ascii="Arial" w:hAnsi="Arial" w:cs="Arial"/>
            <w:sz w:val="22"/>
            <w:szCs w:val="22"/>
          </w:rPr>
          <w:t xml:space="preserve">could shed light on the factors that </w:t>
        </w:r>
        <w:r w:rsidR="008A0311">
          <w:rPr>
            <w:rFonts w:ascii="Arial" w:hAnsi="Arial" w:cs="Arial"/>
            <w:sz w:val="22"/>
            <w:szCs w:val="22"/>
          </w:rPr>
          <w:t>determine</w:t>
        </w:r>
        <w:r w:rsidR="003E4BA6">
          <w:rPr>
            <w:rFonts w:ascii="Arial" w:hAnsi="Arial" w:cs="Arial"/>
            <w:sz w:val="22"/>
            <w:szCs w:val="22"/>
          </w:rPr>
          <w:t xml:space="preserve"> galbut virus prevalence</w:t>
        </w:r>
      </w:ins>
      <w:del w:id="1612" w:author="Stenglein,Mark" w:date="2025-03-27T16:14:00Z" w16du:dateUtc="2025-03-27T22:14:00Z">
        <w:r w:rsidR="00B46272" w:rsidDel="003E4BA6">
          <w:rPr>
            <w:rFonts w:ascii="Arial" w:hAnsi="Arial" w:cs="Arial"/>
            <w:sz w:val="22"/>
            <w:szCs w:val="22"/>
          </w:rPr>
          <w:delText xml:space="preserve">To </w:delText>
        </w:r>
      </w:del>
      <w:del w:id="1613" w:author="Stenglein,Mark" w:date="2025-03-27T16:15:00Z" w16du:dateUtc="2025-03-27T22:15:00Z">
        <w:r w:rsidR="00B46272" w:rsidDel="003E4BA6">
          <w:rPr>
            <w:rFonts w:ascii="Arial" w:hAnsi="Arial" w:cs="Arial"/>
            <w:sz w:val="22"/>
            <w:szCs w:val="22"/>
          </w:rPr>
          <w:delText>fully understand prevalence over time,</w:delText>
        </w:r>
      </w:del>
      <w:del w:id="1614" w:author="Stenglein,Mark" w:date="2025-03-27T16:14:00Z" w16du:dateUtc="2025-03-27T22:14:00Z">
        <w:r w:rsidR="00B46272" w:rsidDel="003E4BA6">
          <w:rPr>
            <w:rFonts w:ascii="Arial" w:hAnsi="Arial" w:cs="Arial"/>
            <w:sz w:val="22"/>
            <w:szCs w:val="22"/>
          </w:rPr>
          <w:delText xml:space="preserve"> targeted sampling of more locations over more times would be better</w:delText>
        </w:r>
      </w:del>
      <w:r w:rsidR="00B46272">
        <w:rPr>
          <w:rFonts w:ascii="Arial" w:hAnsi="Arial" w:cs="Arial"/>
          <w:sz w:val="22"/>
          <w:szCs w:val="22"/>
        </w:rPr>
        <w:t xml:space="preserve">. </w:t>
      </w:r>
    </w:p>
    <w:p w14:paraId="05CCA274" w14:textId="77777777" w:rsidR="00B46272" w:rsidRDefault="00B46272" w:rsidP="00B46272">
      <w:pPr>
        <w:spacing w:line="360" w:lineRule="auto"/>
        <w:rPr>
          <w:rFonts w:ascii="Arial" w:hAnsi="Arial" w:cs="Arial"/>
          <w:sz w:val="22"/>
          <w:szCs w:val="22"/>
        </w:rPr>
      </w:pPr>
    </w:p>
    <w:p w14:paraId="3BF76CD7" w14:textId="0A098966" w:rsidR="009F08D9" w:rsidRDefault="00FC50B9" w:rsidP="00B46272">
      <w:pPr>
        <w:spacing w:line="360" w:lineRule="auto"/>
        <w:ind w:firstLine="720"/>
        <w:rPr>
          <w:rFonts w:ascii="Arial" w:hAnsi="Arial" w:cs="Arial"/>
          <w:sz w:val="22"/>
          <w:szCs w:val="22"/>
        </w:rPr>
      </w:pPr>
      <w:ins w:id="1615" w:author="Stenglein,Mark" w:date="2025-03-26T10:25:00Z" w16du:dateUtc="2025-03-26T16:25:00Z">
        <w:r w:rsidRPr="00FC50B9">
          <w:rPr>
            <w:rFonts w:ascii="Arial" w:hAnsi="Arial" w:cs="Arial"/>
            <w:sz w:val="22"/>
            <w:szCs w:val="22"/>
            <w:highlight w:val="yellow"/>
            <w:rPrChange w:id="1616" w:author="Stenglein,Mark" w:date="2025-03-26T10:25:00Z" w16du:dateUtc="2025-03-26T16:25:00Z">
              <w:rPr>
                <w:rFonts w:ascii="Arial" w:hAnsi="Arial" w:cs="Arial"/>
                <w:sz w:val="22"/>
                <w:szCs w:val="22"/>
              </w:rPr>
            </w:rPrChange>
          </w:rPr>
          <w:t>X</w:t>
        </w:r>
        <w:r>
          <w:rPr>
            <w:rFonts w:ascii="Arial" w:hAnsi="Arial" w:cs="Arial"/>
            <w:sz w:val="22"/>
            <w:szCs w:val="22"/>
          </w:rPr>
          <w:t xml:space="preserve"> </w:t>
        </w:r>
      </w:ins>
      <w:del w:id="1617" w:author="Stenglein,Mark" w:date="2025-03-26T10:24:00Z" w16du:dateUtc="2025-03-26T16:24:00Z">
        <w:r w:rsidR="00B46272" w:rsidDel="00FC50B9">
          <w:rPr>
            <w:rFonts w:ascii="Arial" w:hAnsi="Arial" w:cs="Arial"/>
            <w:sz w:val="22"/>
            <w:szCs w:val="22"/>
          </w:rPr>
          <w:delText xml:space="preserve">From the RT-qPCR data 146 </w:delText>
        </w:r>
      </w:del>
      <w:r w:rsidR="00B46272">
        <w:rPr>
          <w:rFonts w:ascii="Arial" w:hAnsi="Arial" w:cs="Arial"/>
          <w:sz w:val="22"/>
          <w:szCs w:val="22"/>
        </w:rPr>
        <w:t xml:space="preserve">samples </w:t>
      </w:r>
      <w:r w:rsidR="00B46272" w:rsidRPr="00FC50B9">
        <w:rPr>
          <w:rFonts w:ascii="Arial" w:hAnsi="Arial" w:cs="Arial"/>
          <w:strike/>
          <w:sz w:val="22"/>
          <w:szCs w:val="22"/>
          <w:rPrChange w:id="1618" w:author="Stenglein,Mark" w:date="2025-03-26T10:24:00Z" w16du:dateUtc="2025-03-26T16:24:00Z">
            <w:rPr>
              <w:rFonts w:ascii="Arial" w:hAnsi="Arial" w:cs="Arial"/>
              <w:sz w:val="22"/>
              <w:szCs w:val="22"/>
            </w:rPr>
          </w:rPrChange>
        </w:rPr>
        <w:t xml:space="preserve">and nine samples previously collected by our lab </w:t>
      </w:r>
      <w:r w:rsidR="0056426F">
        <w:rPr>
          <w:rFonts w:ascii="Arial" w:hAnsi="Arial" w:cs="Arial"/>
          <w:sz w:val="22"/>
          <w:szCs w:val="22"/>
        </w:rPr>
        <w:t>were</w:t>
      </w:r>
      <w:r w:rsidR="00DD515E">
        <w:rPr>
          <w:rFonts w:ascii="Arial" w:hAnsi="Arial" w:cs="Arial"/>
          <w:sz w:val="22"/>
          <w:szCs w:val="22"/>
        </w:rPr>
        <w:t xml:space="preserve"> selected for </w:t>
      </w:r>
      <w:del w:id="1619" w:author="Stenglein,Mark" w:date="2025-03-26T10:24:00Z" w16du:dateUtc="2025-03-26T16:24:00Z">
        <w:r w:rsidR="009F08D9" w:rsidDel="00FC50B9">
          <w:rPr>
            <w:rFonts w:ascii="Arial" w:hAnsi="Arial" w:cs="Arial"/>
            <w:sz w:val="22"/>
            <w:szCs w:val="22"/>
          </w:rPr>
          <w:delText>metagenomics</w:delText>
        </w:r>
        <w:r w:rsidR="00B46272" w:rsidDel="00FC50B9">
          <w:rPr>
            <w:rFonts w:ascii="Arial" w:hAnsi="Arial" w:cs="Arial"/>
            <w:sz w:val="22"/>
            <w:szCs w:val="22"/>
          </w:rPr>
          <w:delText xml:space="preserve"> that focused on the </w:delText>
        </w:r>
      </w:del>
      <w:r w:rsidR="00B46272">
        <w:rPr>
          <w:rFonts w:ascii="Arial" w:hAnsi="Arial" w:cs="Arial"/>
          <w:sz w:val="22"/>
          <w:szCs w:val="22"/>
        </w:rPr>
        <w:t>recovery of galbut virus sequences</w:t>
      </w:r>
      <w:r w:rsidR="009F08D9">
        <w:rPr>
          <w:rFonts w:ascii="Arial" w:hAnsi="Arial" w:cs="Arial"/>
          <w:sz w:val="22"/>
          <w:szCs w:val="22"/>
        </w:rPr>
        <w:t xml:space="preserve">. </w:t>
      </w:r>
      <w:r w:rsidR="00B46272">
        <w:rPr>
          <w:rFonts w:ascii="Arial" w:hAnsi="Arial" w:cs="Arial"/>
          <w:sz w:val="22"/>
          <w:szCs w:val="22"/>
        </w:rPr>
        <w:t xml:space="preserve">We </w:t>
      </w:r>
      <w:del w:id="1620" w:author="Stenglein,Mark" w:date="2025-03-26T10:25:00Z" w16du:dateUtc="2025-03-26T16:25:00Z">
        <w:r w:rsidR="00B46272" w:rsidDel="002D5116">
          <w:rPr>
            <w:rFonts w:ascii="Arial" w:hAnsi="Arial" w:cs="Arial"/>
            <w:sz w:val="22"/>
            <w:szCs w:val="22"/>
          </w:rPr>
          <w:delText xml:space="preserve">enriched for genotype B sequences based on RT-qPCR positivity </w:delText>
        </w:r>
        <w:r w:rsidR="00AB1EBF" w:rsidDel="002D5116">
          <w:rPr>
            <w:rFonts w:ascii="Arial" w:hAnsi="Arial" w:cs="Arial"/>
            <w:sz w:val="22"/>
            <w:szCs w:val="22"/>
          </w:rPr>
          <w:delText>by only our second set of primers</w:delText>
        </w:r>
      </w:del>
      <w:ins w:id="1621" w:author="Stenglein,Mark" w:date="2025-03-26T10:25:00Z" w16du:dateUtc="2025-03-26T16:25:00Z">
        <w:r w:rsidR="002D5116">
          <w:rPr>
            <w:rFonts w:ascii="Arial" w:hAnsi="Arial" w:cs="Arial"/>
            <w:sz w:val="22"/>
            <w:szCs w:val="22"/>
          </w:rPr>
          <w:t>aimed to sample a range of galbut virus diversity</w:t>
        </w:r>
      </w:ins>
      <w:r w:rsidR="00AB1EBF">
        <w:rPr>
          <w:rFonts w:ascii="Arial" w:hAnsi="Arial" w:cs="Arial"/>
          <w:sz w:val="22"/>
          <w:szCs w:val="22"/>
        </w:rPr>
        <w:t>. One-hundred and twenty-three</w:t>
      </w:r>
      <w:r w:rsidR="009F08D9">
        <w:rPr>
          <w:rFonts w:ascii="Arial" w:hAnsi="Arial" w:cs="Arial"/>
          <w:sz w:val="22"/>
          <w:szCs w:val="22"/>
        </w:rPr>
        <w:t xml:space="preserve"> samples </w:t>
      </w:r>
      <w:r w:rsidR="009974D6">
        <w:rPr>
          <w:rFonts w:ascii="Arial" w:hAnsi="Arial" w:cs="Arial"/>
          <w:sz w:val="22"/>
          <w:szCs w:val="22"/>
        </w:rPr>
        <w:t xml:space="preserve">yielded </w:t>
      </w:r>
      <w:r w:rsidR="009F08D9">
        <w:rPr>
          <w:rFonts w:ascii="Arial" w:hAnsi="Arial" w:cs="Arial"/>
          <w:sz w:val="22"/>
          <w:szCs w:val="22"/>
        </w:rPr>
        <w:t xml:space="preserve">coding complete or near complete galbut virus sequences that </w:t>
      </w:r>
      <w:r w:rsidR="0056426F">
        <w:rPr>
          <w:rFonts w:ascii="Arial" w:hAnsi="Arial" w:cs="Arial"/>
          <w:sz w:val="22"/>
          <w:szCs w:val="22"/>
        </w:rPr>
        <w:t xml:space="preserve">in combination </w:t>
      </w:r>
      <w:r w:rsidR="001B7C01">
        <w:rPr>
          <w:rFonts w:ascii="Arial" w:hAnsi="Arial" w:cs="Arial"/>
          <w:sz w:val="22"/>
          <w:szCs w:val="22"/>
        </w:rPr>
        <w:t>with other available sequences</w:t>
      </w:r>
      <w:r w:rsidR="0056426F">
        <w:rPr>
          <w:rFonts w:ascii="Arial" w:hAnsi="Arial" w:cs="Arial"/>
          <w:sz w:val="22"/>
          <w:szCs w:val="22"/>
        </w:rPr>
        <w:t xml:space="preserve"> were used</w:t>
      </w:r>
      <w:r w:rsidR="001B7C01">
        <w:rPr>
          <w:rFonts w:ascii="Arial" w:hAnsi="Arial" w:cs="Arial"/>
          <w:sz w:val="22"/>
          <w:szCs w:val="22"/>
        </w:rPr>
        <w:t xml:space="preserve"> </w:t>
      </w:r>
      <w:r w:rsidR="009F08D9">
        <w:rPr>
          <w:rFonts w:ascii="Arial" w:hAnsi="Arial" w:cs="Arial"/>
          <w:sz w:val="22"/>
          <w:szCs w:val="22"/>
        </w:rPr>
        <w:t xml:space="preserve">to investigate </w:t>
      </w:r>
      <w:r w:rsidR="001B7C01">
        <w:rPr>
          <w:rFonts w:ascii="Arial" w:hAnsi="Arial" w:cs="Arial"/>
          <w:sz w:val="22"/>
          <w:szCs w:val="22"/>
        </w:rPr>
        <w:t>galbut virus</w:t>
      </w:r>
      <w:r w:rsidR="009F08D9">
        <w:rPr>
          <w:rFonts w:ascii="Arial" w:hAnsi="Arial" w:cs="Arial"/>
          <w:sz w:val="22"/>
          <w:szCs w:val="22"/>
        </w:rPr>
        <w:t xml:space="preserve"> diversity</w:t>
      </w:r>
      <w:r w:rsidR="00DD515E">
        <w:rPr>
          <w:rFonts w:ascii="Arial" w:hAnsi="Arial" w:cs="Arial"/>
          <w:sz w:val="22"/>
          <w:szCs w:val="22"/>
        </w:rPr>
        <w:t xml:space="preserve"> and evolution</w:t>
      </w:r>
      <w:r w:rsidR="009F08D9">
        <w:rPr>
          <w:rFonts w:ascii="Arial" w:hAnsi="Arial" w:cs="Arial"/>
          <w:sz w:val="22"/>
          <w:szCs w:val="22"/>
        </w:rPr>
        <w:t xml:space="preserve">. </w:t>
      </w:r>
    </w:p>
    <w:p w14:paraId="32146A2D" w14:textId="77777777" w:rsidR="00AB1EBF" w:rsidRDefault="00AB1EBF" w:rsidP="00B46272">
      <w:pPr>
        <w:spacing w:line="360" w:lineRule="auto"/>
        <w:ind w:firstLine="720"/>
        <w:rPr>
          <w:rFonts w:ascii="Arial" w:hAnsi="Arial" w:cs="Arial"/>
          <w:sz w:val="22"/>
          <w:szCs w:val="22"/>
        </w:rPr>
      </w:pPr>
    </w:p>
    <w:p w14:paraId="22A90EB3" w14:textId="6E3E6A44" w:rsidR="006F48DB" w:rsidRDefault="00AB1EBF" w:rsidP="003A5CEC">
      <w:pPr>
        <w:spacing w:line="360" w:lineRule="auto"/>
        <w:ind w:firstLine="720"/>
        <w:rPr>
          <w:rFonts w:ascii="Arial" w:hAnsi="Arial" w:cs="Arial"/>
          <w:sz w:val="22"/>
          <w:szCs w:val="22"/>
        </w:rPr>
      </w:pPr>
      <w:commentRangeStart w:id="1622"/>
      <w:commentRangeStart w:id="1623"/>
      <w:r>
        <w:rPr>
          <w:rFonts w:ascii="Arial" w:hAnsi="Arial" w:cs="Arial"/>
          <w:sz w:val="22"/>
          <w:szCs w:val="22"/>
        </w:rPr>
        <w:t xml:space="preserve">We explored the potential of using time resolved phylogenetic methods </w:t>
      </w:r>
      <w:commentRangeEnd w:id="1622"/>
      <w:r w:rsidR="00CF0F73">
        <w:rPr>
          <w:rStyle w:val="CommentReference"/>
        </w:rPr>
        <w:commentReference w:id="1622"/>
      </w:r>
      <w:commentRangeEnd w:id="1623"/>
      <w:r w:rsidR="009865CB">
        <w:rPr>
          <w:rStyle w:val="CommentReference"/>
        </w:rPr>
        <w:commentReference w:id="1623"/>
      </w:r>
      <w:r>
        <w:rPr>
          <w:rFonts w:ascii="Arial" w:hAnsi="Arial" w:cs="Arial"/>
          <w:sz w:val="22"/>
          <w:szCs w:val="22"/>
        </w:rPr>
        <w:t>to predict how long galbut virus has been infecting flies, when galbut virus jumped between hosts and to estimate the evolutionary rate. Even with 100+ sequences from diverse locations and sequences over 110-years-old, there was not enough diversity to identify a time signal when we tested with TempEst</w:t>
      </w:r>
      <w:sdt>
        <w:sdtPr>
          <w:rPr>
            <w:rFonts w:ascii="Arial" w:hAnsi="Arial" w:cs="Arial"/>
            <w:color w:val="000000"/>
            <w:sz w:val="22"/>
            <w:szCs w:val="22"/>
            <w:vertAlign w:val="superscript"/>
          </w:rPr>
          <w:tag w:val="MENDELEY_CITATION_v3_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"/>
          <w:id w:val="870803992"/>
          <w:placeholder>
            <w:docPart w:val="DefaultPlaceholder_-1854013440"/>
          </w:placeholder>
        </w:sdtPr>
        <w:sdtContent>
          <w:r w:rsidR="003C0B86" w:rsidRPr="003C0B86">
            <w:rPr>
              <w:rFonts w:ascii="Arial" w:hAnsi="Arial" w:cs="Arial"/>
              <w:color w:val="000000"/>
              <w:sz w:val="22"/>
              <w:szCs w:val="22"/>
              <w:vertAlign w:val="superscript"/>
            </w:rPr>
            <w:t>21</w:t>
          </w:r>
        </w:sdtContent>
      </w:sdt>
      <w:r>
        <w:rPr>
          <w:rFonts w:ascii="Arial" w:hAnsi="Arial" w:cs="Arial"/>
          <w:color w:val="000000"/>
          <w:sz w:val="22"/>
          <w:szCs w:val="22"/>
        </w:rPr>
        <w:t xml:space="preserve">. </w:t>
      </w:r>
      <w:r>
        <w:rPr>
          <w:rFonts w:ascii="Arial" w:hAnsi="Arial" w:cs="Arial"/>
          <w:sz w:val="22"/>
          <w:szCs w:val="22"/>
        </w:rPr>
        <w:t>Galbut virus is simply not evolving fast enough to use tools like BEAST to estimate a time to most recent common ancestor</w:t>
      </w:r>
      <w:sdt>
        <w:sdtPr>
          <w:rPr>
            <w:rFonts w:ascii="Arial" w:hAnsi="Arial" w:cs="Arial"/>
            <w:color w:val="000000"/>
            <w:sz w:val="22"/>
            <w:szCs w:val="22"/>
            <w:vertAlign w:val="superscript"/>
          </w:rPr>
          <w:tag w:val="MENDELEY_CITATION_v3_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"/>
          <w:id w:val="-1162382331"/>
          <w:placeholder>
            <w:docPart w:val="DefaultPlaceholder_-1854013440"/>
          </w:placeholder>
        </w:sdtPr>
        <w:sdtContent>
          <w:r w:rsidR="003C0B86" w:rsidRPr="003C0B86">
            <w:rPr>
              <w:rFonts w:ascii="Arial" w:hAnsi="Arial" w:cs="Arial"/>
              <w:color w:val="000000"/>
              <w:sz w:val="22"/>
              <w:szCs w:val="22"/>
              <w:vertAlign w:val="superscript"/>
            </w:rPr>
            <w:t>22</w:t>
          </w:r>
        </w:sdtContent>
      </w:sdt>
      <w:r>
        <w:rPr>
          <w:rFonts w:ascii="Arial" w:hAnsi="Arial" w:cs="Arial"/>
          <w:sz w:val="22"/>
          <w:szCs w:val="22"/>
        </w:rPr>
        <w:t>.</w:t>
      </w:r>
      <w:r w:rsidR="005272EB">
        <w:rPr>
          <w:rFonts w:ascii="Arial" w:hAnsi="Arial" w:cs="Arial"/>
          <w:sz w:val="22"/>
          <w:szCs w:val="22"/>
        </w:rPr>
        <w:t xml:space="preserve"> A pattern that has been shown in other partitiviruses</w:t>
      </w:r>
      <w:sdt>
        <w:sdtPr>
          <w:rPr>
            <w:rFonts w:ascii="Arial" w:hAnsi="Arial" w:cs="Arial"/>
            <w:color w:val="000000"/>
            <w:sz w:val="22"/>
            <w:szCs w:val="22"/>
            <w:vertAlign w:val="superscript"/>
          </w:rPr>
          <w:tag w:val="MENDELEY_CITATION_v3_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"/>
          <w:id w:val="-456567733"/>
          <w:placeholder>
            <w:docPart w:val="DefaultPlaceholder_-1854013440"/>
          </w:placeholder>
        </w:sdtPr>
        <w:sdtContent>
          <w:r w:rsidR="003C0B86" w:rsidRPr="003C0B86">
            <w:rPr>
              <w:rFonts w:ascii="Arial" w:hAnsi="Arial" w:cs="Arial"/>
              <w:color w:val="000000"/>
              <w:sz w:val="22"/>
              <w:szCs w:val="22"/>
              <w:vertAlign w:val="superscript"/>
            </w:rPr>
            <w:t>23</w:t>
          </w:r>
        </w:sdtContent>
      </w:sdt>
      <w:r w:rsidR="005272EB">
        <w:rPr>
          <w:rFonts w:ascii="Arial" w:hAnsi="Arial" w:cs="Arial"/>
          <w:sz w:val="22"/>
          <w:szCs w:val="22"/>
        </w:rPr>
        <w:t>.</w:t>
      </w:r>
      <w:r>
        <w:rPr>
          <w:rFonts w:ascii="Arial" w:hAnsi="Arial" w:cs="Arial"/>
          <w:sz w:val="22"/>
          <w:szCs w:val="22"/>
        </w:rPr>
        <w:t xml:space="preserve"> </w:t>
      </w:r>
    </w:p>
    <w:p w14:paraId="7B71700D" w14:textId="77777777" w:rsidR="006F48DB" w:rsidRPr="00AB1EBF" w:rsidRDefault="006F48DB" w:rsidP="00E97611">
      <w:pPr>
        <w:spacing w:line="360" w:lineRule="auto"/>
        <w:ind w:firstLine="720"/>
        <w:rPr>
          <w:rFonts w:ascii="Arial" w:hAnsi="Arial" w:cs="Arial"/>
          <w:sz w:val="22"/>
          <w:szCs w:val="22"/>
        </w:rPr>
      </w:pPr>
    </w:p>
    <w:p w14:paraId="156AE20C" w14:textId="20BEE738" w:rsidR="003A5CEC" w:rsidRDefault="001B7C01" w:rsidP="003A5CEC">
      <w:pPr>
        <w:spacing w:line="360" w:lineRule="auto"/>
        <w:ind w:firstLine="720"/>
        <w:rPr>
          <w:rFonts w:ascii="Arial" w:hAnsi="Arial" w:cs="Arial"/>
          <w:sz w:val="22"/>
          <w:szCs w:val="22"/>
        </w:rPr>
      </w:pPr>
      <w:commentRangeStart w:id="1624"/>
      <w:r>
        <w:rPr>
          <w:rFonts w:ascii="Arial" w:hAnsi="Arial" w:cs="Arial"/>
          <w:sz w:val="22"/>
          <w:szCs w:val="22"/>
        </w:rPr>
        <w:t>One way to explain th</w:t>
      </w:r>
      <w:r w:rsidR="003A5CEC">
        <w:rPr>
          <w:rFonts w:ascii="Arial" w:hAnsi="Arial" w:cs="Arial"/>
          <w:sz w:val="22"/>
          <w:szCs w:val="22"/>
        </w:rPr>
        <w:t>e apparent lack of evolution</w:t>
      </w:r>
      <w:r>
        <w:rPr>
          <w:rFonts w:ascii="Arial" w:hAnsi="Arial" w:cs="Arial"/>
          <w:sz w:val="22"/>
          <w:szCs w:val="22"/>
        </w:rPr>
        <w:t xml:space="preserve"> </w:t>
      </w:r>
      <w:commentRangeEnd w:id="1624"/>
      <w:r w:rsidR="00547DB7">
        <w:rPr>
          <w:rStyle w:val="CommentReference"/>
        </w:rPr>
        <w:commentReference w:id="1624"/>
      </w:r>
      <w:r>
        <w:rPr>
          <w:rFonts w:ascii="Arial" w:hAnsi="Arial" w:cs="Arial"/>
          <w:sz w:val="22"/>
          <w:szCs w:val="22"/>
        </w:rPr>
        <w:t xml:space="preserve">is by looking at the factors that allow a </w:t>
      </w:r>
      <w:r w:rsidR="003A5CEC">
        <w:rPr>
          <w:rFonts w:ascii="Arial" w:hAnsi="Arial" w:cs="Arial"/>
          <w:sz w:val="22"/>
          <w:szCs w:val="22"/>
        </w:rPr>
        <w:t xml:space="preserve">persistent viral infection like galbut </w:t>
      </w:r>
      <w:r>
        <w:rPr>
          <w:rFonts w:ascii="Arial" w:hAnsi="Arial" w:cs="Arial"/>
          <w:sz w:val="22"/>
          <w:szCs w:val="22"/>
        </w:rPr>
        <w:t xml:space="preserve">virus to maintain itself in a population. </w:t>
      </w:r>
      <w:r w:rsidR="009F08D9">
        <w:rPr>
          <w:rFonts w:ascii="Arial" w:hAnsi="Arial" w:cs="Arial"/>
          <w:sz w:val="22"/>
          <w:szCs w:val="22"/>
        </w:rPr>
        <w:t>Highly studied persistent viral infections are generally acute infections that become persistent</w:t>
      </w:r>
      <w:sdt>
        <w:sdtPr>
          <w:rPr>
            <w:rFonts w:ascii="Arial" w:hAnsi="Arial" w:cs="Arial"/>
            <w:color w:val="000000"/>
            <w:sz w:val="22"/>
            <w:szCs w:val="22"/>
            <w:vertAlign w:val="superscript"/>
          </w:rPr>
          <w:tag w:val="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"/>
          <w:id w:val="162672538"/>
          <w:placeholder>
            <w:docPart w:val="DefaultPlaceholder_-1854013440"/>
          </w:placeholder>
        </w:sdtPr>
        <w:sdtContent>
          <w:r w:rsidR="003C0B86" w:rsidRPr="003C0B86">
            <w:rPr>
              <w:rFonts w:ascii="Arial" w:hAnsi="Arial" w:cs="Arial"/>
              <w:color w:val="000000"/>
              <w:sz w:val="22"/>
              <w:szCs w:val="22"/>
              <w:vertAlign w:val="superscript"/>
            </w:rPr>
            <w:t>24–26</w:t>
          </w:r>
        </w:sdtContent>
      </w:sdt>
      <w:r w:rsidR="009F08D9">
        <w:rPr>
          <w:rFonts w:ascii="Arial" w:hAnsi="Arial" w:cs="Arial"/>
          <w:sz w:val="22"/>
          <w:szCs w:val="22"/>
        </w:rPr>
        <w:t xml:space="preserve">. </w:t>
      </w:r>
      <w:r w:rsidR="003A5CEC">
        <w:rPr>
          <w:rFonts w:ascii="Arial" w:hAnsi="Arial" w:cs="Arial"/>
          <w:sz w:val="22"/>
          <w:szCs w:val="22"/>
        </w:rPr>
        <w:t>Galbut virus is</w:t>
      </w:r>
      <w:r w:rsidR="009F08D9">
        <w:rPr>
          <w:rFonts w:ascii="Arial" w:hAnsi="Arial" w:cs="Arial"/>
          <w:sz w:val="22"/>
          <w:szCs w:val="22"/>
        </w:rPr>
        <w:t xml:space="preserve"> transmitted vertically and occur</w:t>
      </w:r>
      <w:r w:rsidR="003A5CEC">
        <w:rPr>
          <w:rFonts w:ascii="Arial" w:hAnsi="Arial" w:cs="Arial"/>
          <w:sz w:val="22"/>
          <w:szCs w:val="22"/>
        </w:rPr>
        <w:t>s</w:t>
      </w:r>
      <w:r w:rsidR="009F08D9">
        <w:rPr>
          <w:rFonts w:ascii="Arial" w:hAnsi="Arial" w:cs="Arial"/>
          <w:sz w:val="22"/>
          <w:szCs w:val="22"/>
        </w:rPr>
        <w:t xml:space="preserve"> over the lifetime of the host</w:t>
      </w:r>
      <w:sdt>
        <w:sdtPr>
          <w:rPr>
            <w:rFonts w:ascii="Arial" w:hAnsi="Arial" w:cs="Arial"/>
            <w:color w:val="000000"/>
            <w:sz w:val="22"/>
            <w:szCs w:val="22"/>
            <w:vertAlign w:val="superscript"/>
          </w:rPr>
          <w:tag w:val="MENDELEY_CITATION_v3_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"/>
          <w:id w:val="-1415769526"/>
          <w:placeholder>
            <w:docPart w:val="DefaultPlaceholder_-1854013440"/>
          </w:placeholder>
        </w:sdtPr>
        <w:sdtContent>
          <w:r w:rsidR="003C0B86" w:rsidRPr="003C0B86">
            <w:rPr>
              <w:rFonts w:ascii="Arial" w:hAnsi="Arial" w:cs="Arial"/>
              <w:color w:val="000000"/>
              <w:sz w:val="22"/>
              <w:szCs w:val="22"/>
              <w:vertAlign w:val="superscript"/>
            </w:rPr>
            <w:t>3,27</w:t>
          </w:r>
        </w:sdtContent>
      </w:sdt>
      <w:r w:rsidR="009F08D9">
        <w:rPr>
          <w:rFonts w:ascii="Arial" w:hAnsi="Arial" w:cs="Arial"/>
          <w:sz w:val="22"/>
          <w:szCs w:val="22"/>
        </w:rPr>
        <w:t xml:space="preserve">. </w:t>
      </w:r>
      <w:r>
        <w:rPr>
          <w:rFonts w:ascii="Arial" w:hAnsi="Arial" w:cs="Arial"/>
          <w:sz w:val="22"/>
          <w:szCs w:val="22"/>
        </w:rPr>
        <w:t>This close virus</w:t>
      </w:r>
      <w:r w:rsidR="003A5CEC">
        <w:rPr>
          <w:rFonts w:ascii="Arial" w:hAnsi="Arial" w:cs="Arial"/>
          <w:sz w:val="22"/>
          <w:szCs w:val="22"/>
        </w:rPr>
        <w:t>-</w:t>
      </w:r>
      <w:r>
        <w:rPr>
          <w:rFonts w:ascii="Arial" w:hAnsi="Arial" w:cs="Arial"/>
          <w:sz w:val="22"/>
          <w:szCs w:val="22"/>
        </w:rPr>
        <w:t xml:space="preserve">host </w:t>
      </w:r>
      <w:r w:rsidR="003A5CEC">
        <w:rPr>
          <w:rFonts w:ascii="Arial" w:hAnsi="Arial" w:cs="Arial"/>
          <w:sz w:val="22"/>
          <w:szCs w:val="22"/>
        </w:rPr>
        <w:t xml:space="preserve">relationship implies </w:t>
      </w:r>
      <w:r>
        <w:rPr>
          <w:rFonts w:ascii="Arial" w:hAnsi="Arial" w:cs="Arial"/>
          <w:sz w:val="22"/>
          <w:szCs w:val="22"/>
        </w:rPr>
        <w:t xml:space="preserve">that the pressures on galbut virus are different than </w:t>
      </w:r>
      <w:r w:rsidR="003A5CEC">
        <w:rPr>
          <w:rFonts w:ascii="Arial" w:hAnsi="Arial" w:cs="Arial"/>
          <w:sz w:val="22"/>
          <w:szCs w:val="22"/>
        </w:rPr>
        <w:t xml:space="preserve">other </w:t>
      </w:r>
      <w:r>
        <w:rPr>
          <w:rFonts w:ascii="Arial" w:hAnsi="Arial" w:cs="Arial"/>
          <w:sz w:val="22"/>
          <w:szCs w:val="22"/>
        </w:rPr>
        <w:t xml:space="preserve">persistent infections. </w:t>
      </w:r>
      <w:r w:rsidR="003A5CEC">
        <w:rPr>
          <w:rFonts w:ascii="Arial" w:hAnsi="Arial" w:cs="Arial"/>
          <w:sz w:val="22"/>
          <w:szCs w:val="22"/>
        </w:rPr>
        <w:t>One possible way to explain this interaction is t</w:t>
      </w:r>
      <w:r>
        <w:rPr>
          <w:rFonts w:ascii="Arial" w:hAnsi="Arial" w:cs="Arial"/>
          <w:sz w:val="22"/>
          <w:szCs w:val="22"/>
        </w:rPr>
        <w:t>he prisoner of war hypothesis</w:t>
      </w:r>
      <w:sdt>
        <w:sdtPr>
          <w:rPr>
            <w:rFonts w:ascii="Arial" w:hAnsi="Arial" w:cs="Arial"/>
            <w:color w:val="000000"/>
            <w:sz w:val="22"/>
            <w:szCs w:val="22"/>
            <w:vertAlign w:val="superscript"/>
          </w:rPr>
          <w:tag w:val="MENDELEY_CITATION_v3_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"/>
          <w:id w:val="-1254897110"/>
          <w:placeholder>
            <w:docPart w:val="DefaultPlaceholder_-1854013440"/>
          </w:placeholder>
        </w:sdtPr>
        <w:sdtContent>
          <w:r w:rsidR="003C0B86" w:rsidRPr="003C0B86">
            <w:rPr>
              <w:rFonts w:ascii="Arial" w:hAnsi="Arial" w:cs="Arial"/>
              <w:color w:val="000000"/>
              <w:sz w:val="22"/>
              <w:szCs w:val="22"/>
              <w:vertAlign w:val="superscript"/>
            </w:rPr>
            <w:t>28</w:t>
          </w:r>
        </w:sdtContent>
      </w:sdt>
      <w:r>
        <w:rPr>
          <w:rFonts w:ascii="Arial" w:hAnsi="Arial" w:cs="Arial"/>
          <w:sz w:val="22"/>
          <w:szCs w:val="22"/>
        </w:rPr>
        <w:t xml:space="preserve">. </w:t>
      </w:r>
      <w:r w:rsidR="009A5B7B">
        <w:rPr>
          <w:rFonts w:ascii="Arial" w:hAnsi="Arial" w:cs="Arial"/>
          <w:sz w:val="22"/>
          <w:szCs w:val="22"/>
        </w:rPr>
        <w:t xml:space="preserve">Constraints have been placed on how much galbut virus can evolve </w:t>
      </w:r>
      <w:r w:rsidR="0056426F">
        <w:rPr>
          <w:rFonts w:ascii="Arial" w:hAnsi="Arial" w:cs="Arial"/>
          <w:sz w:val="22"/>
          <w:szCs w:val="22"/>
        </w:rPr>
        <w:t>due to</w:t>
      </w:r>
      <w:r w:rsidR="009A5B7B">
        <w:rPr>
          <w:rFonts w:ascii="Arial" w:hAnsi="Arial" w:cs="Arial"/>
          <w:sz w:val="22"/>
          <w:szCs w:val="22"/>
        </w:rPr>
        <w:t xml:space="preserve"> its close relationship </w:t>
      </w:r>
      <w:r w:rsidR="009A5B7B">
        <w:rPr>
          <w:rFonts w:ascii="Arial" w:hAnsi="Arial" w:cs="Arial"/>
          <w:sz w:val="22"/>
          <w:szCs w:val="22"/>
        </w:rPr>
        <w:lastRenderedPageBreak/>
        <w:t xml:space="preserve">with </w:t>
      </w:r>
      <w:r w:rsidR="0056426F">
        <w:rPr>
          <w:rFonts w:ascii="Arial" w:hAnsi="Arial" w:cs="Arial"/>
          <w:sz w:val="22"/>
          <w:szCs w:val="22"/>
        </w:rPr>
        <w:t>the</w:t>
      </w:r>
      <w:r w:rsidR="009A5B7B">
        <w:rPr>
          <w:rFonts w:ascii="Arial" w:hAnsi="Arial" w:cs="Arial"/>
          <w:sz w:val="22"/>
          <w:szCs w:val="22"/>
        </w:rPr>
        <w:t xml:space="preserve"> host. If the virus mutates in a way that </w:t>
      </w:r>
      <w:r w:rsidR="003A5CEC">
        <w:rPr>
          <w:rFonts w:ascii="Arial" w:hAnsi="Arial" w:cs="Arial"/>
          <w:sz w:val="22"/>
          <w:szCs w:val="22"/>
        </w:rPr>
        <w:t xml:space="preserve">limits </w:t>
      </w:r>
      <w:r w:rsidR="009A5B7B" w:rsidRPr="002D5910">
        <w:rPr>
          <w:rFonts w:ascii="Arial" w:hAnsi="Arial" w:cs="Arial"/>
          <w:i/>
          <w:iCs/>
          <w:sz w:val="22"/>
          <w:szCs w:val="22"/>
        </w:rPr>
        <w:t>D. melanogaster’s</w:t>
      </w:r>
      <w:r w:rsidR="009A5B7B">
        <w:rPr>
          <w:rFonts w:ascii="Arial" w:hAnsi="Arial" w:cs="Arial"/>
          <w:sz w:val="22"/>
          <w:szCs w:val="22"/>
        </w:rPr>
        <w:t xml:space="preserve"> </w:t>
      </w:r>
      <w:r w:rsidR="003A5CEC">
        <w:rPr>
          <w:rFonts w:ascii="Arial" w:hAnsi="Arial" w:cs="Arial"/>
          <w:sz w:val="22"/>
          <w:szCs w:val="22"/>
        </w:rPr>
        <w:t>fitness leading to lower fecundity, premature death or offspring mortality</w:t>
      </w:r>
      <w:r w:rsidR="009A5B7B">
        <w:rPr>
          <w:rFonts w:ascii="Arial" w:hAnsi="Arial" w:cs="Arial"/>
          <w:sz w:val="22"/>
          <w:szCs w:val="22"/>
        </w:rPr>
        <w:t xml:space="preserve">, then it will be detrimental to </w:t>
      </w:r>
      <w:r w:rsidR="004028E5">
        <w:rPr>
          <w:rFonts w:ascii="Arial" w:hAnsi="Arial" w:cs="Arial"/>
          <w:sz w:val="22"/>
          <w:szCs w:val="22"/>
        </w:rPr>
        <w:t xml:space="preserve">the </w:t>
      </w:r>
      <w:r w:rsidR="009A5B7B">
        <w:rPr>
          <w:rFonts w:ascii="Arial" w:hAnsi="Arial" w:cs="Arial"/>
          <w:sz w:val="22"/>
          <w:szCs w:val="22"/>
        </w:rPr>
        <w:t>virus</w:t>
      </w:r>
      <w:r w:rsidR="003A5CEC">
        <w:rPr>
          <w:rFonts w:ascii="Arial" w:hAnsi="Arial" w:cs="Arial"/>
          <w:sz w:val="22"/>
          <w:szCs w:val="22"/>
        </w:rPr>
        <w:t>.</w:t>
      </w:r>
    </w:p>
    <w:p w14:paraId="4A9253CE" w14:textId="77777777" w:rsidR="003A5CEC" w:rsidRDefault="003A5CEC" w:rsidP="00E97611">
      <w:pPr>
        <w:spacing w:line="360" w:lineRule="auto"/>
        <w:ind w:firstLine="720"/>
        <w:rPr>
          <w:rFonts w:ascii="Arial" w:hAnsi="Arial" w:cs="Arial"/>
          <w:sz w:val="22"/>
          <w:szCs w:val="22"/>
        </w:rPr>
      </w:pPr>
    </w:p>
    <w:p w14:paraId="07F41C33" w14:textId="09B9F485" w:rsidR="00AE26F5" w:rsidRDefault="003A5CEC" w:rsidP="003A5CEC">
      <w:pPr>
        <w:spacing w:line="360" w:lineRule="auto"/>
        <w:rPr>
          <w:rFonts w:ascii="Arial" w:hAnsi="Arial" w:cs="Arial"/>
          <w:sz w:val="22"/>
          <w:szCs w:val="22"/>
        </w:rPr>
      </w:pPr>
      <w:r>
        <w:rPr>
          <w:rFonts w:ascii="Arial" w:hAnsi="Arial" w:cs="Arial"/>
          <w:sz w:val="22"/>
          <w:szCs w:val="22"/>
        </w:rPr>
        <w:tab/>
      </w:r>
      <w:r w:rsidRPr="00F34183">
        <w:rPr>
          <w:rFonts w:ascii="Arial" w:hAnsi="Arial" w:cs="Arial"/>
          <w:strike/>
          <w:sz w:val="22"/>
          <w:szCs w:val="22"/>
          <w:rPrChange w:id="1625" w:author="Stenglein,Mark" w:date="2025-03-27T16:17:00Z" w16du:dateUtc="2025-03-27T22:17:00Z">
            <w:rPr>
              <w:rFonts w:ascii="Arial" w:hAnsi="Arial" w:cs="Arial"/>
              <w:sz w:val="22"/>
              <w:szCs w:val="22"/>
            </w:rPr>
          </w:rPrChange>
        </w:rPr>
        <w:t xml:space="preserve">Due to these constraints, </w:t>
      </w:r>
      <w:del w:id="1626" w:author="Stenglein,Mark" w:date="2025-03-27T16:17:00Z" w16du:dateUtc="2025-03-27T22:17:00Z">
        <w:r w:rsidDel="00F34183">
          <w:rPr>
            <w:rFonts w:ascii="Arial" w:hAnsi="Arial" w:cs="Arial"/>
            <w:sz w:val="22"/>
            <w:szCs w:val="22"/>
          </w:rPr>
          <w:delText xml:space="preserve">we </w:delText>
        </w:r>
      </w:del>
      <w:ins w:id="1627" w:author="Stenglein,Mark" w:date="2025-03-27T16:17:00Z" w16du:dateUtc="2025-03-27T22:17:00Z">
        <w:r w:rsidR="00F34183">
          <w:rPr>
            <w:rFonts w:ascii="Arial" w:hAnsi="Arial" w:cs="Arial"/>
            <w:sz w:val="22"/>
            <w:szCs w:val="22"/>
          </w:rPr>
          <w:t xml:space="preserve">We </w:t>
        </w:r>
      </w:ins>
      <w:r>
        <w:rPr>
          <w:rFonts w:ascii="Arial" w:hAnsi="Arial" w:cs="Arial"/>
          <w:sz w:val="22"/>
          <w:szCs w:val="22"/>
        </w:rPr>
        <w:t xml:space="preserve">generated maximum likelihood phylogenetic trees to explore galbut virus evolution. </w:t>
      </w:r>
      <w:r w:rsidR="009F08D9">
        <w:rPr>
          <w:rFonts w:ascii="Arial" w:hAnsi="Arial" w:cs="Arial"/>
          <w:sz w:val="22"/>
          <w:szCs w:val="22"/>
        </w:rPr>
        <w:t xml:space="preserve">The </w:t>
      </w:r>
      <w:r w:rsidR="001B7C01">
        <w:rPr>
          <w:rFonts w:ascii="Arial" w:hAnsi="Arial" w:cs="Arial"/>
          <w:sz w:val="22"/>
          <w:szCs w:val="22"/>
        </w:rPr>
        <w:t xml:space="preserve">overall </w:t>
      </w:r>
      <w:r w:rsidR="009F08D9">
        <w:rPr>
          <w:rFonts w:ascii="Arial" w:hAnsi="Arial" w:cs="Arial"/>
          <w:sz w:val="22"/>
          <w:szCs w:val="22"/>
        </w:rPr>
        <w:t xml:space="preserve">structure of </w:t>
      </w:r>
      <w:r w:rsidR="001B7C01">
        <w:rPr>
          <w:rFonts w:ascii="Arial" w:hAnsi="Arial" w:cs="Arial"/>
          <w:sz w:val="22"/>
          <w:szCs w:val="22"/>
        </w:rPr>
        <w:t>our trees</w:t>
      </w:r>
      <w:r w:rsidR="009F08D9">
        <w:rPr>
          <w:rFonts w:ascii="Arial" w:hAnsi="Arial" w:cs="Arial"/>
          <w:sz w:val="22"/>
          <w:szCs w:val="22"/>
        </w:rPr>
        <w:t xml:space="preserve"> </w:t>
      </w:r>
      <w:proofErr w:type="gramStart"/>
      <w:r w:rsidR="002D5910">
        <w:rPr>
          <w:rFonts w:ascii="Arial" w:hAnsi="Arial" w:cs="Arial"/>
          <w:sz w:val="22"/>
          <w:szCs w:val="22"/>
        </w:rPr>
        <w:t>were</w:t>
      </w:r>
      <w:proofErr w:type="gramEnd"/>
      <w:r w:rsidR="009F08D9">
        <w:rPr>
          <w:rFonts w:ascii="Arial" w:hAnsi="Arial" w:cs="Arial"/>
          <w:sz w:val="22"/>
          <w:szCs w:val="22"/>
        </w:rPr>
        <w:t xml:space="preserve"> similar to </w:t>
      </w:r>
      <w:r w:rsidR="00AE26F5">
        <w:rPr>
          <w:rFonts w:ascii="Arial" w:hAnsi="Arial" w:cs="Arial"/>
          <w:sz w:val="22"/>
          <w:szCs w:val="22"/>
        </w:rPr>
        <w:t>our</w:t>
      </w:r>
      <w:r w:rsidR="002D5910">
        <w:rPr>
          <w:rFonts w:ascii="Arial" w:hAnsi="Arial" w:cs="Arial"/>
          <w:sz w:val="22"/>
          <w:szCs w:val="22"/>
        </w:rPr>
        <w:t xml:space="preserve"> </w:t>
      </w:r>
      <w:r w:rsidR="009F08D9">
        <w:rPr>
          <w:rFonts w:ascii="Arial" w:hAnsi="Arial" w:cs="Arial"/>
          <w:sz w:val="22"/>
          <w:szCs w:val="22"/>
        </w:rPr>
        <w:t>previous stud</w:t>
      </w:r>
      <w:r w:rsidR="002D5910">
        <w:rPr>
          <w:rFonts w:ascii="Arial" w:hAnsi="Arial" w:cs="Arial"/>
          <w:sz w:val="22"/>
          <w:szCs w:val="22"/>
        </w:rPr>
        <w:t>y</w:t>
      </w:r>
      <w:sdt>
        <w:sdtPr>
          <w:rPr>
            <w:rFonts w:ascii="Arial" w:hAnsi="Arial" w:cs="Arial"/>
            <w:color w:val="000000"/>
            <w:sz w:val="22"/>
            <w:szCs w:val="22"/>
            <w:vertAlign w:val="superscript"/>
          </w:rPr>
          <w:tag w:val="MENDELEY_CITATION_v3_eyJjaXRhdGlvbklEIjoiTUVOREVMRVlfQ0lUQVRJT05fMjVlNmRkYmMtZjUyZi00Nzk4LTk2YmUtNzQyZTkyZWFhN2Rl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307784200"/>
          <w:placeholder>
            <w:docPart w:val="DefaultPlaceholder_-1854013440"/>
          </w:placeholder>
        </w:sdtPr>
        <w:sdtContent>
          <w:r w:rsidR="003C0B86" w:rsidRPr="003C0B86">
            <w:rPr>
              <w:rFonts w:ascii="Arial" w:hAnsi="Arial" w:cs="Arial"/>
              <w:color w:val="000000"/>
              <w:sz w:val="22"/>
              <w:szCs w:val="22"/>
              <w:vertAlign w:val="superscript"/>
            </w:rPr>
            <w:t>11</w:t>
          </w:r>
        </w:sdtContent>
      </w:sdt>
      <w:r w:rsidR="009F08D9">
        <w:rPr>
          <w:rFonts w:ascii="Arial" w:hAnsi="Arial" w:cs="Arial"/>
          <w:sz w:val="22"/>
          <w:szCs w:val="22"/>
        </w:rPr>
        <w:t xml:space="preserve">. </w:t>
      </w:r>
      <w:commentRangeStart w:id="1628"/>
      <w:r w:rsidR="00AE26F5">
        <w:rPr>
          <w:rFonts w:ascii="Arial" w:hAnsi="Arial" w:cs="Arial"/>
          <w:sz w:val="22"/>
          <w:szCs w:val="22"/>
        </w:rPr>
        <w:t>The addition of more sequences revealed that there were two subclades within each</w:t>
      </w:r>
      <w:r w:rsidR="00AE26F5" w:rsidRPr="00E97611">
        <w:rPr>
          <w:rFonts w:ascii="Arial" w:hAnsi="Arial" w:cs="Arial"/>
          <w:i/>
          <w:iCs/>
          <w:sz w:val="22"/>
          <w:szCs w:val="22"/>
        </w:rPr>
        <w:t xml:space="preserve"> D. melanogaster</w:t>
      </w:r>
      <w:r w:rsidR="00AE26F5">
        <w:rPr>
          <w:rFonts w:ascii="Arial" w:hAnsi="Arial" w:cs="Arial"/>
          <w:sz w:val="22"/>
          <w:szCs w:val="22"/>
        </w:rPr>
        <w:t xml:space="preserve"> genotype. We have termed these clades: A.1, A.2, B.1 and B.2 (</w:t>
      </w:r>
      <w:r w:rsidR="00AE26F5" w:rsidRPr="00E97611">
        <w:rPr>
          <w:rFonts w:ascii="Arial" w:hAnsi="Arial" w:cs="Arial"/>
          <w:b/>
          <w:bCs/>
          <w:sz w:val="22"/>
          <w:szCs w:val="22"/>
        </w:rPr>
        <w:t>Figs. 4-6 &amp; Supp. Figs. 2-4</w:t>
      </w:r>
      <w:r w:rsidR="00AE26F5">
        <w:rPr>
          <w:rFonts w:ascii="Arial" w:hAnsi="Arial" w:cs="Arial"/>
          <w:sz w:val="22"/>
          <w:szCs w:val="22"/>
        </w:rPr>
        <w:t xml:space="preserve">). Similarly, the chaq virus tree showed three clades associated with the genotype A and </w:t>
      </w:r>
      <w:r w:rsidR="00AE26F5" w:rsidRPr="00E97611">
        <w:rPr>
          <w:rFonts w:ascii="Arial" w:hAnsi="Arial" w:cs="Arial"/>
          <w:i/>
          <w:iCs/>
          <w:sz w:val="22"/>
          <w:szCs w:val="22"/>
        </w:rPr>
        <w:t>D. simulans</w:t>
      </w:r>
      <w:r w:rsidR="00AE26F5">
        <w:rPr>
          <w:rFonts w:ascii="Arial" w:hAnsi="Arial" w:cs="Arial"/>
          <w:sz w:val="22"/>
          <w:szCs w:val="22"/>
        </w:rPr>
        <w:t xml:space="preserve"> galbut virus trees</w:t>
      </w:r>
      <w:r w:rsidR="00AE26F5" w:rsidRPr="00AE26F5">
        <w:rPr>
          <w:rFonts w:ascii="Arial" w:hAnsi="Arial" w:cs="Arial"/>
          <w:b/>
          <w:bCs/>
          <w:sz w:val="22"/>
          <w:szCs w:val="22"/>
        </w:rPr>
        <w:t xml:space="preserve"> </w:t>
      </w:r>
      <w:r w:rsidR="00AE26F5">
        <w:rPr>
          <w:rFonts w:ascii="Arial" w:hAnsi="Arial" w:cs="Arial"/>
          <w:b/>
          <w:bCs/>
          <w:sz w:val="22"/>
          <w:szCs w:val="22"/>
        </w:rPr>
        <w:t>(</w:t>
      </w:r>
      <w:r w:rsidR="00AE26F5" w:rsidRPr="005E70EB">
        <w:rPr>
          <w:rFonts w:ascii="Arial" w:hAnsi="Arial" w:cs="Arial"/>
          <w:b/>
          <w:bCs/>
          <w:sz w:val="22"/>
          <w:szCs w:val="22"/>
        </w:rPr>
        <w:t>Fig. 7 and Supp. Fig. 5</w:t>
      </w:r>
      <w:r w:rsidR="00AE26F5">
        <w:rPr>
          <w:rFonts w:ascii="Arial" w:hAnsi="Arial" w:cs="Arial"/>
          <w:sz w:val="22"/>
          <w:szCs w:val="22"/>
        </w:rPr>
        <w:t xml:space="preserve">). </w:t>
      </w:r>
      <w:r>
        <w:rPr>
          <w:rFonts w:ascii="Arial" w:hAnsi="Arial" w:cs="Arial"/>
          <w:sz w:val="22"/>
          <w:szCs w:val="22"/>
        </w:rPr>
        <w:t xml:space="preserve">We found that within clades, galbut virus sequence diversity was low with some sequences </w:t>
      </w:r>
      <w:del w:id="1629" w:author="Stenglein,Mark" w:date="2025-03-26T10:26:00Z" w16du:dateUtc="2025-03-26T16:26:00Z">
        <w:r w:rsidDel="002D5116">
          <w:rPr>
            <w:rFonts w:ascii="Arial" w:hAnsi="Arial" w:cs="Arial"/>
            <w:sz w:val="22"/>
            <w:szCs w:val="22"/>
          </w:rPr>
          <w:delText xml:space="preserve">reaching </w:delText>
        </w:r>
      </w:del>
      <w:ins w:id="1630" w:author="Stenglein,Mark" w:date="2025-03-26T10:26:00Z" w16du:dateUtc="2025-03-26T16:26:00Z">
        <w:r w:rsidR="002D5116">
          <w:rPr>
            <w:rFonts w:ascii="Arial" w:hAnsi="Arial" w:cs="Arial"/>
            <w:sz w:val="22"/>
            <w:szCs w:val="22"/>
          </w:rPr>
          <w:t xml:space="preserve">sharing </w:t>
        </w:r>
      </w:ins>
      <w:r>
        <w:rPr>
          <w:rFonts w:ascii="Arial" w:hAnsi="Arial" w:cs="Arial"/>
          <w:sz w:val="22"/>
          <w:szCs w:val="22"/>
        </w:rPr>
        <w:t xml:space="preserve">100% pairwise identity. However, between clades, sequences were more diverse with pairwise identity reaching just 76% between genotypes A and </w:t>
      </w:r>
      <w:r w:rsidRPr="005E70EB">
        <w:rPr>
          <w:rFonts w:ascii="Arial" w:hAnsi="Arial" w:cs="Arial"/>
          <w:i/>
          <w:iCs/>
          <w:sz w:val="22"/>
          <w:szCs w:val="22"/>
        </w:rPr>
        <w:t>D. simulans</w:t>
      </w:r>
      <w:r>
        <w:rPr>
          <w:rFonts w:ascii="Arial" w:hAnsi="Arial" w:cs="Arial"/>
          <w:sz w:val="22"/>
          <w:szCs w:val="22"/>
        </w:rPr>
        <w:t xml:space="preserve">. </w:t>
      </w:r>
      <w:r w:rsidR="00116549">
        <w:rPr>
          <w:rFonts w:ascii="Arial" w:hAnsi="Arial" w:cs="Arial"/>
          <w:sz w:val="22"/>
          <w:szCs w:val="22"/>
        </w:rPr>
        <w:t xml:space="preserve">Finally, our trees suggest that clade B infections </w:t>
      </w:r>
      <w:del w:id="1631" w:author="Stenglein,Mark" w:date="2025-03-26T10:26:00Z" w16du:dateUtc="2025-03-26T16:26:00Z">
        <w:r w:rsidR="00116549" w:rsidDel="002D5116">
          <w:rPr>
            <w:rFonts w:ascii="Arial" w:hAnsi="Arial" w:cs="Arial"/>
            <w:sz w:val="22"/>
            <w:szCs w:val="22"/>
          </w:rPr>
          <w:delText xml:space="preserve">are </w:delText>
        </w:r>
      </w:del>
      <w:ins w:id="1632" w:author="Stenglein,Mark" w:date="2025-03-26T10:26:00Z" w16du:dateUtc="2025-03-26T16:26:00Z">
        <w:r w:rsidR="002D5116">
          <w:rPr>
            <w:rFonts w:ascii="Arial" w:hAnsi="Arial" w:cs="Arial"/>
            <w:sz w:val="22"/>
            <w:szCs w:val="22"/>
          </w:rPr>
          <w:t xml:space="preserve">were </w:t>
        </w:r>
      </w:ins>
      <w:r w:rsidR="00116549">
        <w:rPr>
          <w:rFonts w:ascii="Arial" w:hAnsi="Arial" w:cs="Arial"/>
          <w:sz w:val="22"/>
          <w:szCs w:val="22"/>
        </w:rPr>
        <w:t xml:space="preserve">not associated with chaq virus. The only samples that had </w:t>
      </w:r>
      <w:ins w:id="1633" w:author="Stenglein,Mark" w:date="2025-03-26T10:27:00Z" w16du:dateUtc="2025-03-26T16:27:00Z">
        <w:r w:rsidR="002D5116">
          <w:rPr>
            <w:rFonts w:ascii="Arial" w:hAnsi="Arial" w:cs="Arial"/>
            <w:sz w:val="22"/>
            <w:szCs w:val="22"/>
          </w:rPr>
          <w:t xml:space="preserve">galbut virus </w:t>
        </w:r>
      </w:ins>
      <w:r w:rsidR="00116549">
        <w:rPr>
          <w:rFonts w:ascii="Arial" w:hAnsi="Arial" w:cs="Arial"/>
          <w:sz w:val="22"/>
          <w:szCs w:val="22"/>
        </w:rPr>
        <w:t xml:space="preserve">clade B sequences </w:t>
      </w:r>
      <w:ins w:id="1634" w:author="Stenglein,Mark" w:date="2025-03-26T10:27:00Z" w16du:dateUtc="2025-03-26T16:27:00Z">
        <w:r w:rsidR="002D5116">
          <w:rPr>
            <w:rFonts w:ascii="Arial" w:hAnsi="Arial" w:cs="Arial"/>
            <w:sz w:val="22"/>
            <w:szCs w:val="22"/>
          </w:rPr>
          <w:t xml:space="preserve">and chaq virus sequences </w:t>
        </w:r>
      </w:ins>
      <w:r w:rsidR="00116549">
        <w:rPr>
          <w:rFonts w:ascii="Arial" w:hAnsi="Arial" w:cs="Arial"/>
          <w:sz w:val="22"/>
          <w:szCs w:val="22"/>
        </w:rPr>
        <w:t xml:space="preserve">were also </w:t>
      </w:r>
      <w:ins w:id="1635" w:author="Stenglein,Mark" w:date="2025-03-12T17:08:00Z" w16du:dateUtc="2025-03-12T23:08:00Z">
        <w:r w:rsidR="009865CB">
          <w:rPr>
            <w:rFonts w:ascii="Arial" w:hAnsi="Arial" w:cs="Arial"/>
            <w:sz w:val="22"/>
            <w:szCs w:val="22"/>
          </w:rPr>
          <w:t>co-</w:t>
        </w:r>
      </w:ins>
      <w:r w:rsidR="00116549">
        <w:rPr>
          <w:rFonts w:ascii="Arial" w:hAnsi="Arial" w:cs="Arial"/>
          <w:sz w:val="22"/>
          <w:szCs w:val="22"/>
        </w:rPr>
        <w:t xml:space="preserve">infected with clade A </w:t>
      </w:r>
      <w:del w:id="1636" w:author="Stenglein,Mark" w:date="2025-03-26T10:27:00Z" w16du:dateUtc="2025-03-26T16:27:00Z">
        <w:r w:rsidR="00116549" w:rsidDel="004B0BEF">
          <w:rPr>
            <w:rFonts w:ascii="Arial" w:hAnsi="Arial" w:cs="Arial"/>
            <w:sz w:val="22"/>
            <w:szCs w:val="22"/>
          </w:rPr>
          <w:delText xml:space="preserve">sequences </w:delText>
        </w:r>
      </w:del>
      <w:ins w:id="1637" w:author="Stenglein,Mark" w:date="2025-03-26T10:27:00Z" w16du:dateUtc="2025-03-26T16:27:00Z">
        <w:r w:rsidR="004B0BEF">
          <w:rPr>
            <w:rFonts w:ascii="Arial" w:hAnsi="Arial" w:cs="Arial"/>
            <w:sz w:val="22"/>
            <w:szCs w:val="22"/>
          </w:rPr>
          <w:t xml:space="preserve">galbut virus </w:t>
        </w:r>
      </w:ins>
      <w:r w:rsidR="00116549">
        <w:rPr>
          <w:rFonts w:ascii="Arial" w:hAnsi="Arial" w:cs="Arial"/>
          <w:sz w:val="22"/>
          <w:szCs w:val="22"/>
        </w:rPr>
        <w:t>(</w:t>
      </w:r>
      <w:r w:rsidR="00116549" w:rsidRPr="00E97611">
        <w:rPr>
          <w:rFonts w:ascii="Arial" w:hAnsi="Arial" w:cs="Arial"/>
          <w:b/>
          <w:bCs/>
          <w:sz w:val="22"/>
          <w:szCs w:val="22"/>
        </w:rPr>
        <w:t>Figs. 13-15</w:t>
      </w:r>
      <w:r w:rsidR="00116549">
        <w:rPr>
          <w:rFonts w:ascii="Arial" w:hAnsi="Arial" w:cs="Arial"/>
          <w:sz w:val="22"/>
          <w:szCs w:val="22"/>
        </w:rPr>
        <w:t xml:space="preserve">). </w:t>
      </w:r>
      <w:commentRangeEnd w:id="1628"/>
      <w:r w:rsidR="00F34183">
        <w:rPr>
          <w:rStyle w:val="CommentReference"/>
        </w:rPr>
        <w:commentReference w:id="1628"/>
      </w:r>
    </w:p>
    <w:p w14:paraId="5DF67EB1" w14:textId="77777777" w:rsidR="00AE26F5" w:rsidRDefault="00AE26F5" w:rsidP="003A5CEC">
      <w:pPr>
        <w:spacing w:line="360" w:lineRule="auto"/>
        <w:rPr>
          <w:rFonts w:ascii="Arial" w:hAnsi="Arial" w:cs="Arial"/>
          <w:sz w:val="22"/>
          <w:szCs w:val="22"/>
        </w:rPr>
      </w:pPr>
    </w:p>
    <w:p w14:paraId="514750C9" w14:textId="3571381A" w:rsidR="00AE26F5" w:rsidRDefault="00AE26F5" w:rsidP="00AE26F5">
      <w:pPr>
        <w:spacing w:line="360" w:lineRule="auto"/>
        <w:ind w:firstLine="720"/>
        <w:rPr>
          <w:rFonts w:ascii="Arial" w:hAnsi="Arial" w:cs="Arial"/>
          <w:sz w:val="22"/>
          <w:szCs w:val="22"/>
        </w:rPr>
      </w:pPr>
      <w:r>
        <w:rPr>
          <w:rFonts w:ascii="Arial" w:hAnsi="Arial" w:cs="Arial"/>
          <w:sz w:val="22"/>
          <w:szCs w:val="22"/>
        </w:rPr>
        <w:t xml:space="preserve">Something about the coevolution across species… </w:t>
      </w:r>
      <w:r w:rsidR="00C311F6">
        <w:rPr>
          <w:rFonts w:ascii="Arial" w:hAnsi="Arial" w:cs="Arial"/>
          <w:sz w:val="22"/>
          <w:szCs w:val="22"/>
        </w:rPr>
        <w:t>How a host jump with a vertically transmitted virus would occur is unclear.</w:t>
      </w:r>
      <w:r w:rsidR="009F08D9">
        <w:rPr>
          <w:rFonts w:ascii="Arial" w:hAnsi="Arial" w:cs="Arial"/>
          <w:sz w:val="22"/>
          <w:szCs w:val="22"/>
        </w:rPr>
        <w:t xml:space="preserve"> </w:t>
      </w:r>
      <w:r w:rsidR="00F7053F">
        <w:rPr>
          <w:rFonts w:ascii="Arial" w:hAnsi="Arial" w:cs="Arial"/>
          <w:sz w:val="22"/>
          <w:szCs w:val="22"/>
        </w:rPr>
        <w:t>Perhaps there is more successful inbreeding in the wild than thought</w:t>
      </w:r>
      <w:sdt>
        <w:sdtPr>
          <w:rPr>
            <w:rFonts w:ascii="Arial" w:hAnsi="Arial" w:cs="Arial"/>
            <w:color w:val="000000"/>
            <w:sz w:val="22"/>
            <w:szCs w:val="22"/>
            <w:vertAlign w:val="superscript"/>
          </w:rPr>
          <w:tag w:val="MENDELEY_CITATION_v3_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"/>
          <w:id w:val="913503495"/>
          <w:placeholder>
            <w:docPart w:val="DefaultPlaceholder_-1854013440"/>
          </w:placeholder>
        </w:sdtPr>
        <w:sdtContent>
          <w:r w:rsidR="003C0B86" w:rsidRPr="003C0B86">
            <w:rPr>
              <w:rFonts w:ascii="Arial" w:hAnsi="Arial" w:cs="Arial"/>
              <w:color w:val="000000"/>
              <w:sz w:val="22"/>
              <w:szCs w:val="22"/>
              <w:vertAlign w:val="superscript"/>
            </w:rPr>
            <w:t>29</w:t>
          </w:r>
        </w:sdtContent>
      </w:sdt>
      <w:r w:rsidR="00F7053F">
        <w:rPr>
          <w:rFonts w:ascii="Arial" w:hAnsi="Arial" w:cs="Arial"/>
          <w:sz w:val="22"/>
          <w:szCs w:val="22"/>
        </w:rPr>
        <w:t xml:space="preserve">. </w:t>
      </w:r>
    </w:p>
    <w:p w14:paraId="44F5E377" w14:textId="77777777" w:rsidR="00AE26F5" w:rsidRDefault="00AE26F5" w:rsidP="00AE26F5">
      <w:pPr>
        <w:spacing w:line="360" w:lineRule="auto"/>
        <w:ind w:firstLine="720"/>
        <w:rPr>
          <w:rFonts w:ascii="Arial" w:hAnsi="Arial" w:cs="Arial"/>
          <w:sz w:val="22"/>
          <w:szCs w:val="22"/>
        </w:rPr>
      </w:pPr>
    </w:p>
    <w:p w14:paraId="22F3926F" w14:textId="221A3343" w:rsidR="005272EB" w:rsidRDefault="009F08D9" w:rsidP="005272EB">
      <w:pPr>
        <w:spacing w:line="360" w:lineRule="auto"/>
        <w:ind w:firstLine="720"/>
        <w:rPr>
          <w:rFonts w:ascii="Arial" w:hAnsi="Arial" w:cs="Arial"/>
          <w:sz w:val="22"/>
          <w:szCs w:val="22"/>
        </w:rPr>
      </w:pPr>
      <w:commentRangeStart w:id="1638"/>
      <w:r>
        <w:rPr>
          <w:rFonts w:ascii="Arial" w:hAnsi="Arial" w:cs="Arial"/>
          <w:sz w:val="22"/>
          <w:szCs w:val="22"/>
        </w:rPr>
        <w:t>There is</w:t>
      </w:r>
      <w:r w:rsidR="001B7C01">
        <w:rPr>
          <w:rFonts w:ascii="Arial" w:hAnsi="Arial" w:cs="Arial"/>
          <w:sz w:val="22"/>
          <w:szCs w:val="22"/>
        </w:rPr>
        <w:t xml:space="preserve"> </w:t>
      </w:r>
      <w:r w:rsidR="005272EB">
        <w:rPr>
          <w:rFonts w:ascii="Arial" w:hAnsi="Arial" w:cs="Arial"/>
          <w:sz w:val="22"/>
          <w:szCs w:val="22"/>
        </w:rPr>
        <w:t>limited</w:t>
      </w:r>
      <w:r w:rsidR="00AE26F5">
        <w:rPr>
          <w:rFonts w:ascii="Arial" w:hAnsi="Arial" w:cs="Arial"/>
          <w:sz w:val="22"/>
          <w:szCs w:val="22"/>
        </w:rPr>
        <w:t xml:space="preserve"> </w:t>
      </w:r>
      <w:r>
        <w:rPr>
          <w:rFonts w:ascii="Arial" w:hAnsi="Arial" w:cs="Arial"/>
          <w:sz w:val="22"/>
          <w:szCs w:val="22"/>
        </w:rPr>
        <w:t xml:space="preserve">evidence of </w:t>
      </w:r>
      <w:commentRangeStart w:id="1639"/>
      <w:r>
        <w:rPr>
          <w:rFonts w:ascii="Arial" w:hAnsi="Arial" w:cs="Arial"/>
          <w:sz w:val="22"/>
          <w:szCs w:val="22"/>
        </w:rPr>
        <w:t xml:space="preserve">geographic structure </w:t>
      </w:r>
      <w:commentRangeEnd w:id="1639"/>
      <w:r w:rsidR="0087335A">
        <w:rPr>
          <w:rStyle w:val="CommentReference"/>
        </w:rPr>
        <w:commentReference w:id="1639"/>
      </w:r>
      <w:r>
        <w:rPr>
          <w:rFonts w:ascii="Arial" w:hAnsi="Arial" w:cs="Arial"/>
          <w:sz w:val="22"/>
          <w:szCs w:val="22"/>
        </w:rPr>
        <w:t>in our trees</w:t>
      </w:r>
      <w:commentRangeEnd w:id="1638"/>
      <w:r w:rsidR="009865CB">
        <w:rPr>
          <w:rStyle w:val="CommentReference"/>
        </w:rPr>
        <w:commentReference w:id="1638"/>
      </w:r>
      <w:r>
        <w:rPr>
          <w:rFonts w:ascii="Arial" w:hAnsi="Arial" w:cs="Arial"/>
          <w:sz w:val="22"/>
          <w:szCs w:val="22"/>
        </w:rPr>
        <w:t xml:space="preserve">. </w:t>
      </w:r>
      <w:r w:rsidR="005272EB">
        <w:rPr>
          <w:rFonts w:ascii="Arial" w:hAnsi="Arial" w:cs="Arial"/>
          <w:sz w:val="22"/>
          <w:szCs w:val="22"/>
        </w:rPr>
        <w:t>Overall, sequences are interspersed with sequences from Colorado, the most sampled region. On a finer scale there was some clustering by location. For example, a</w:t>
      </w:r>
      <w:r>
        <w:rPr>
          <w:rFonts w:ascii="Arial" w:hAnsi="Arial" w:cs="Arial"/>
          <w:sz w:val="22"/>
          <w:szCs w:val="22"/>
        </w:rPr>
        <w:t xml:space="preserve">ll clade A Pennsylvania </w:t>
      </w:r>
      <w:r w:rsidR="005272EB">
        <w:rPr>
          <w:rFonts w:ascii="Arial" w:hAnsi="Arial" w:cs="Arial"/>
          <w:sz w:val="22"/>
          <w:szCs w:val="22"/>
        </w:rPr>
        <w:t xml:space="preserve">sequences </w:t>
      </w:r>
      <w:r>
        <w:rPr>
          <w:rFonts w:ascii="Arial" w:hAnsi="Arial" w:cs="Arial"/>
          <w:sz w:val="22"/>
          <w:szCs w:val="22"/>
        </w:rPr>
        <w:t xml:space="preserve">were highly similar </w:t>
      </w:r>
      <w:r w:rsidR="001B7C01">
        <w:rPr>
          <w:rFonts w:ascii="Arial" w:hAnsi="Arial" w:cs="Arial"/>
          <w:sz w:val="22"/>
          <w:szCs w:val="22"/>
        </w:rPr>
        <w:t>while</w:t>
      </w:r>
      <w:r>
        <w:rPr>
          <w:rFonts w:ascii="Arial" w:hAnsi="Arial" w:cs="Arial"/>
          <w:sz w:val="22"/>
          <w:szCs w:val="22"/>
        </w:rPr>
        <w:t xml:space="preserve"> Maine sequences were dispersed throughout the tree</w:t>
      </w:r>
      <w:r w:rsidR="005272EB">
        <w:rPr>
          <w:rFonts w:ascii="Arial" w:hAnsi="Arial" w:cs="Arial"/>
          <w:sz w:val="22"/>
          <w:szCs w:val="22"/>
        </w:rPr>
        <w:t>s (</w:t>
      </w:r>
      <w:r w:rsidR="005272EB" w:rsidRPr="00E97611">
        <w:rPr>
          <w:rFonts w:ascii="Arial" w:hAnsi="Arial" w:cs="Arial"/>
          <w:b/>
          <w:bCs/>
          <w:sz w:val="22"/>
          <w:szCs w:val="22"/>
        </w:rPr>
        <w:t>Figs. 4-7</w:t>
      </w:r>
      <w:r w:rsidR="005272EB">
        <w:rPr>
          <w:rFonts w:ascii="Arial" w:hAnsi="Arial" w:cs="Arial"/>
          <w:sz w:val="22"/>
          <w:szCs w:val="22"/>
        </w:rPr>
        <w:t>)</w:t>
      </w:r>
      <w:r>
        <w:rPr>
          <w:rFonts w:ascii="Arial" w:hAnsi="Arial" w:cs="Arial"/>
          <w:sz w:val="22"/>
          <w:szCs w:val="22"/>
        </w:rPr>
        <w:t xml:space="preserve">. </w:t>
      </w:r>
      <w:commentRangeStart w:id="1640"/>
      <w:r w:rsidR="005272EB">
        <w:rPr>
          <w:rFonts w:ascii="Arial" w:hAnsi="Arial" w:cs="Arial"/>
          <w:sz w:val="22"/>
          <w:szCs w:val="22"/>
        </w:rPr>
        <w:t>The only group of sequences that were clustered by geographic location were the Australia samples</w:t>
      </w:r>
      <w:commentRangeEnd w:id="1640"/>
      <w:r w:rsidR="009865CB">
        <w:rPr>
          <w:rStyle w:val="CommentReference"/>
        </w:rPr>
        <w:commentReference w:id="1640"/>
      </w:r>
      <w:r w:rsidR="005272EB">
        <w:rPr>
          <w:rFonts w:ascii="Arial" w:hAnsi="Arial" w:cs="Arial"/>
          <w:sz w:val="22"/>
          <w:szCs w:val="22"/>
        </w:rPr>
        <w:t xml:space="preserve">. </w:t>
      </w:r>
      <w:r>
        <w:rPr>
          <w:rFonts w:ascii="Arial" w:hAnsi="Arial" w:cs="Arial"/>
          <w:sz w:val="22"/>
          <w:szCs w:val="22"/>
        </w:rPr>
        <w:t>The distinction between United States samples and Australia</w:t>
      </w:r>
      <w:r w:rsidR="005272EB">
        <w:rPr>
          <w:rFonts w:ascii="Arial" w:hAnsi="Arial" w:cs="Arial"/>
          <w:sz w:val="22"/>
          <w:szCs w:val="22"/>
        </w:rPr>
        <w:t>n</w:t>
      </w:r>
      <w:r>
        <w:rPr>
          <w:rFonts w:ascii="Arial" w:hAnsi="Arial" w:cs="Arial"/>
          <w:sz w:val="22"/>
          <w:szCs w:val="22"/>
        </w:rPr>
        <w:t xml:space="preserve"> samples is likely due to the massive geographic distance between the two </w:t>
      </w:r>
      <w:commentRangeStart w:id="1641"/>
      <w:commentRangeStart w:id="1642"/>
      <w:r>
        <w:rPr>
          <w:rFonts w:ascii="Arial" w:hAnsi="Arial" w:cs="Arial"/>
          <w:sz w:val="22"/>
          <w:szCs w:val="22"/>
        </w:rPr>
        <w:t>countries</w:t>
      </w:r>
      <w:commentRangeEnd w:id="1641"/>
      <w:r w:rsidR="0087335A">
        <w:rPr>
          <w:rStyle w:val="CommentReference"/>
        </w:rPr>
        <w:commentReference w:id="1641"/>
      </w:r>
      <w:commentRangeEnd w:id="1642"/>
      <w:r w:rsidR="00E8252E">
        <w:rPr>
          <w:rStyle w:val="CommentReference"/>
        </w:rPr>
        <w:commentReference w:id="1642"/>
      </w:r>
      <w:sdt>
        <w:sdtPr>
          <w:rPr>
            <w:rFonts w:ascii="Arial" w:hAnsi="Arial" w:cs="Arial"/>
            <w:color w:val="000000"/>
            <w:sz w:val="22"/>
            <w:szCs w:val="22"/>
            <w:vertAlign w:val="superscript"/>
          </w:rPr>
          <w:tag w:val="MENDELEY_CITATION_v3_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"/>
          <w:id w:val="-1630083604"/>
          <w:placeholder>
            <w:docPart w:val="DefaultPlaceholder_-1854013440"/>
          </w:placeholder>
        </w:sdtPr>
        <w:sdtContent>
          <w:r w:rsidR="003C0B86" w:rsidRPr="003C0B86">
            <w:rPr>
              <w:rFonts w:ascii="Arial" w:hAnsi="Arial" w:cs="Arial"/>
              <w:color w:val="000000"/>
              <w:sz w:val="22"/>
              <w:szCs w:val="22"/>
              <w:vertAlign w:val="superscript"/>
            </w:rPr>
            <w:t>30</w:t>
          </w:r>
        </w:sdtContent>
      </w:sdt>
      <w:r>
        <w:rPr>
          <w:rFonts w:ascii="Arial" w:hAnsi="Arial" w:cs="Arial"/>
          <w:sz w:val="22"/>
          <w:szCs w:val="22"/>
        </w:rPr>
        <w:t xml:space="preserve">. </w:t>
      </w:r>
    </w:p>
    <w:p w14:paraId="06796082" w14:textId="353D8C5C" w:rsidR="005272EB" w:rsidRDefault="005272EB" w:rsidP="005272EB">
      <w:pPr>
        <w:spacing w:line="360" w:lineRule="auto"/>
        <w:ind w:firstLine="720"/>
        <w:rPr>
          <w:rFonts w:ascii="Arial" w:hAnsi="Arial" w:cs="Arial"/>
          <w:sz w:val="22"/>
          <w:szCs w:val="22"/>
        </w:rPr>
      </w:pPr>
    </w:p>
    <w:p w14:paraId="50FDBD49" w14:textId="563A401B" w:rsidR="005272EB" w:rsidRPr="00671A81" w:rsidRDefault="005272EB" w:rsidP="00081385">
      <w:pPr>
        <w:spacing w:line="360" w:lineRule="auto"/>
        <w:rPr>
          <w:rFonts w:ascii="Arial" w:hAnsi="Arial" w:cs="Arial"/>
          <w:strike/>
          <w:sz w:val="22"/>
          <w:szCs w:val="22"/>
          <w:rPrChange w:id="1643" w:author="Stenglein,Mark" w:date="2025-03-26T10:27:00Z" w16du:dateUtc="2025-03-26T16:27:00Z">
            <w:rPr>
              <w:rFonts w:ascii="Arial" w:hAnsi="Arial" w:cs="Arial"/>
              <w:sz w:val="22"/>
              <w:szCs w:val="22"/>
            </w:rPr>
          </w:rPrChange>
        </w:rPr>
      </w:pPr>
      <w:r w:rsidRPr="00671A81">
        <w:rPr>
          <w:rFonts w:ascii="Arial" w:hAnsi="Arial" w:cs="Arial"/>
          <w:strike/>
          <w:sz w:val="22"/>
          <w:szCs w:val="22"/>
          <w:rPrChange w:id="1644" w:author="Stenglein,Mark" w:date="2025-03-26T10:27:00Z" w16du:dateUtc="2025-03-26T16:27:00Z">
            <w:rPr>
              <w:rFonts w:ascii="Arial" w:hAnsi="Arial" w:cs="Arial"/>
              <w:sz w:val="22"/>
              <w:szCs w:val="22"/>
            </w:rPr>
          </w:rPrChange>
        </w:rPr>
        <w:tab/>
      </w:r>
      <w:r w:rsidR="009F08D9" w:rsidRPr="00671A81">
        <w:rPr>
          <w:rFonts w:ascii="Arial" w:hAnsi="Arial" w:cs="Arial"/>
          <w:strike/>
          <w:sz w:val="22"/>
          <w:szCs w:val="22"/>
          <w:rPrChange w:id="1645" w:author="Stenglein,Mark" w:date="2025-03-26T10:27:00Z" w16du:dateUtc="2025-03-26T16:27:00Z">
            <w:rPr>
              <w:rFonts w:ascii="Arial" w:hAnsi="Arial" w:cs="Arial"/>
              <w:sz w:val="22"/>
              <w:szCs w:val="22"/>
            </w:rPr>
          </w:rPrChange>
        </w:rPr>
        <w:t xml:space="preserve">The availability of </w:t>
      </w:r>
      <w:r w:rsidRPr="00671A81">
        <w:rPr>
          <w:rFonts w:ascii="Arial" w:hAnsi="Arial" w:cs="Arial"/>
          <w:strike/>
          <w:sz w:val="22"/>
          <w:szCs w:val="22"/>
          <w:rPrChange w:id="1646" w:author="Stenglein,Mark" w:date="2025-03-26T10:27:00Z" w16du:dateUtc="2025-03-26T16:27:00Z">
            <w:rPr>
              <w:rFonts w:ascii="Arial" w:hAnsi="Arial" w:cs="Arial"/>
              <w:sz w:val="22"/>
              <w:szCs w:val="22"/>
            </w:rPr>
          </w:rPrChange>
        </w:rPr>
        <w:t xml:space="preserve">galbut virus </w:t>
      </w:r>
      <w:r w:rsidR="009F08D9" w:rsidRPr="00671A81">
        <w:rPr>
          <w:rFonts w:ascii="Arial" w:hAnsi="Arial" w:cs="Arial"/>
          <w:strike/>
          <w:sz w:val="22"/>
          <w:szCs w:val="22"/>
          <w:rPrChange w:id="1647" w:author="Stenglein,Mark" w:date="2025-03-26T10:27:00Z" w16du:dateUtc="2025-03-26T16:27:00Z">
            <w:rPr>
              <w:rFonts w:ascii="Arial" w:hAnsi="Arial" w:cs="Arial"/>
              <w:sz w:val="22"/>
              <w:szCs w:val="22"/>
            </w:rPr>
          </w:rPrChange>
        </w:rPr>
        <w:t xml:space="preserve">sequences over time is limited. Sequences that were </w:t>
      </w:r>
      <w:r w:rsidR="001B7C01" w:rsidRPr="00671A81">
        <w:rPr>
          <w:rFonts w:ascii="Arial" w:hAnsi="Arial" w:cs="Arial"/>
          <w:strike/>
          <w:sz w:val="22"/>
          <w:szCs w:val="22"/>
          <w:rPrChange w:id="1648" w:author="Stenglein,Mark" w:date="2025-03-26T10:27:00Z" w16du:dateUtc="2025-03-26T16:27:00Z">
            <w:rPr>
              <w:rFonts w:ascii="Arial" w:hAnsi="Arial" w:cs="Arial"/>
              <w:sz w:val="22"/>
              <w:szCs w:val="22"/>
            </w:rPr>
          </w:rPrChange>
        </w:rPr>
        <w:t>identified</w:t>
      </w:r>
      <w:r w:rsidR="009F08D9" w:rsidRPr="00671A81">
        <w:rPr>
          <w:rFonts w:ascii="Arial" w:hAnsi="Arial" w:cs="Arial"/>
          <w:strike/>
          <w:sz w:val="22"/>
          <w:szCs w:val="22"/>
          <w:rPrChange w:id="1649" w:author="Stenglein,Mark" w:date="2025-03-26T10:27:00Z" w16du:dateUtc="2025-03-26T16:27:00Z">
            <w:rPr>
              <w:rFonts w:ascii="Arial" w:hAnsi="Arial" w:cs="Arial"/>
              <w:sz w:val="22"/>
              <w:szCs w:val="22"/>
            </w:rPr>
          </w:rPrChange>
        </w:rPr>
        <w:t xml:space="preserve"> recently from specimens stored in museums showed surprising similarity to contemporary sequences</w:t>
      </w:r>
      <w:r w:rsidRPr="00671A81">
        <w:rPr>
          <w:rFonts w:ascii="Arial" w:hAnsi="Arial" w:cs="Arial"/>
          <w:strike/>
          <w:sz w:val="22"/>
          <w:szCs w:val="22"/>
          <w:rPrChange w:id="1650" w:author="Stenglein,Mark" w:date="2025-03-26T10:27:00Z" w16du:dateUtc="2025-03-26T16:27:00Z">
            <w:rPr>
              <w:rFonts w:ascii="Arial" w:hAnsi="Arial" w:cs="Arial"/>
              <w:sz w:val="22"/>
              <w:szCs w:val="22"/>
            </w:rPr>
          </w:rPrChange>
        </w:rPr>
        <w:t xml:space="preserve"> and fit within the diversity of contemporary sequences</w:t>
      </w:r>
      <w:sdt>
        <w:sdtPr>
          <w:rPr>
            <w:rFonts w:ascii="Arial" w:hAnsi="Arial" w:cs="Arial"/>
            <w:strike/>
            <w:color w:val="000000"/>
            <w:sz w:val="22"/>
            <w:szCs w:val="22"/>
            <w:vertAlign w:val="superscript"/>
          </w:rPr>
          <w:tag w:val="MENDELEY_CITATION_v3_eyJjaXRhdGlvbklEIjoiTUVOREVMRVlfQ0lUQVRJT05fMjVlNzFhZDQtYzcyYS00MzUzLWI2YTctNmUwYzE4MDQ3MDdm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617257188"/>
          <w:placeholder>
            <w:docPart w:val="DefaultPlaceholder_-1854013440"/>
          </w:placeholder>
        </w:sdtPr>
        <w:sdtContent>
          <w:r w:rsidR="003C0B86" w:rsidRPr="003C0B86">
            <w:rPr>
              <w:rFonts w:ascii="Arial" w:hAnsi="Arial" w:cs="Arial"/>
              <w:strike/>
              <w:color w:val="000000"/>
              <w:sz w:val="22"/>
              <w:szCs w:val="22"/>
              <w:vertAlign w:val="superscript"/>
            </w:rPr>
            <w:t>11</w:t>
          </w:r>
        </w:sdtContent>
      </w:sdt>
      <w:r w:rsidR="009F08D9" w:rsidRPr="00671A81">
        <w:rPr>
          <w:rFonts w:ascii="Arial" w:hAnsi="Arial" w:cs="Arial"/>
          <w:strike/>
          <w:sz w:val="22"/>
          <w:szCs w:val="22"/>
          <w:rPrChange w:id="1651" w:author="Stenglein,Mark" w:date="2025-03-26T10:27:00Z" w16du:dateUtc="2025-03-26T16:27:00Z">
            <w:rPr>
              <w:rFonts w:ascii="Arial" w:hAnsi="Arial" w:cs="Arial"/>
              <w:sz w:val="22"/>
              <w:szCs w:val="22"/>
            </w:rPr>
          </w:rPrChange>
        </w:rPr>
        <w:t>. The addition of more sequences</w:t>
      </w:r>
      <w:r w:rsidR="001B7C01" w:rsidRPr="00671A81">
        <w:rPr>
          <w:rFonts w:ascii="Arial" w:hAnsi="Arial" w:cs="Arial"/>
          <w:strike/>
          <w:sz w:val="22"/>
          <w:szCs w:val="22"/>
          <w:rPrChange w:id="1652" w:author="Stenglein,Mark" w:date="2025-03-26T10:27:00Z" w16du:dateUtc="2025-03-26T16:27:00Z">
            <w:rPr>
              <w:rFonts w:ascii="Arial" w:hAnsi="Arial" w:cs="Arial"/>
              <w:sz w:val="22"/>
              <w:szCs w:val="22"/>
            </w:rPr>
          </w:rPrChange>
        </w:rPr>
        <w:t xml:space="preserve"> </w:t>
      </w:r>
      <w:r w:rsidRPr="00671A81">
        <w:rPr>
          <w:rFonts w:ascii="Arial" w:hAnsi="Arial" w:cs="Arial"/>
          <w:strike/>
          <w:sz w:val="22"/>
          <w:szCs w:val="22"/>
          <w:rPrChange w:id="1653" w:author="Stenglein,Mark" w:date="2025-03-26T10:27:00Z" w16du:dateUtc="2025-03-26T16:27:00Z">
            <w:rPr>
              <w:rFonts w:ascii="Arial" w:hAnsi="Arial" w:cs="Arial"/>
              <w:sz w:val="22"/>
              <w:szCs w:val="22"/>
            </w:rPr>
          </w:rPrChange>
        </w:rPr>
        <w:t>did not reflect a stronger temporal tree structure.</w:t>
      </w:r>
      <w:r w:rsidR="009F08D9" w:rsidRPr="00671A81">
        <w:rPr>
          <w:rFonts w:ascii="Arial" w:hAnsi="Arial" w:cs="Arial"/>
          <w:strike/>
          <w:sz w:val="22"/>
          <w:szCs w:val="22"/>
          <w:rPrChange w:id="1654" w:author="Stenglein,Mark" w:date="2025-03-26T10:27:00Z" w16du:dateUtc="2025-03-26T16:27:00Z">
            <w:rPr>
              <w:rFonts w:ascii="Arial" w:hAnsi="Arial" w:cs="Arial"/>
              <w:sz w:val="22"/>
              <w:szCs w:val="22"/>
            </w:rPr>
          </w:rPrChange>
        </w:rPr>
        <w:t xml:space="preserve"> </w:t>
      </w:r>
    </w:p>
    <w:p w14:paraId="6A102DC1" w14:textId="77777777" w:rsidR="005272EB" w:rsidRDefault="005272EB" w:rsidP="00081385">
      <w:pPr>
        <w:spacing w:line="360" w:lineRule="auto"/>
        <w:rPr>
          <w:rFonts w:ascii="Arial" w:hAnsi="Arial" w:cs="Arial"/>
          <w:sz w:val="22"/>
          <w:szCs w:val="22"/>
        </w:rPr>
      </w:pPr>
    </w:p>
    <w:p w14:paraId="5F512202" w14:textId="5837573A" w:rsidR="005272EB" w:rsidRDefault="006F48DB" w:rsidP="00E97611">
      <w:pPr>
        <w:spacing w:line="360" w:lineRule="auto"/>
        <w:ind w:firstLine="720"/>
        <w:rPr>
          <w:rFonts w:ascii="Arial" w:hAnsi="Arial" w:cs="Arial"/>
          <w:sz w:val="22"/>
          <w:szCs w:val="22"/>
        </w:rPr>
      </w:pPr>
      <w:r>
        <w:rPr>
          <w:rFonts w:ascii="Arial" w:hAnsi="Arial" w:cs="Arial"/>
          <w:sz w:val="22"/>
          <w:szCs w:val="22"/>
        </w:rPr>
        <w:lastRenderedPageBreak/>
        <w:t>When we investigated the patterns of diversifying or purifying selection few loci were identified in galbut virus RNA 1, RNA 2 and chaq virus to be under diversifying selection. RNA 3 however had 20 sites of diversifying selection (</w:t>
      </w:r>
      <w:r w:rsidRPr="002D5910">
        <w:rPr>
          <w:rFonts w:ascii="Arial" w:hAnsi="Arial" w:cs="Arial"/>
          <w:b/>
          <w:bCs/>
          <w:sz w:val="22"/>
          <w:szCs w:val="22"/>
        </w:rPr>
        <w:t>Table 2</w:t>
      </w:r>
      <w:r>
        <w:rPr>
          <w:rFonts w:ascii="Arial" w:hAnsi="Arial" w:cs="Arial"/>
          <w:sz w:val="22"/>
          <w:szCs w:val="22"/>
        </w:rPr>
        <w:t xml:space="preserve">).  The higher number of diversifying selection sites in RNA 3 </w:t>
      </w:r>
      <w:r w:rsidR="009F08D9">
        <w:rPr>
          <w:rFonts w:ascii="Arial" w:hAnsi="Arial" w:cs="Arial"/>
          <w:sz w:val="22"/>
          <w:szCs w:val="22"/>
        </w:rPr>
        <w:t>likely has to do with its unknown role. Perhaps RNA 3 is involved in the RNA</w:t>
      </w:r>
      <w:r w:rsidR="001B7C01">
        <w:rPr>
          <w:rFonts w:ascii="Arial" w:hAnsi="Arial" w:cs="Arial"/>
          <w:sz w:val="22"/>
          <w:szCs w:val="22"/>
        </w:rPr>
        <w:t xml:space="preserve"> interference</w:t>
      </w:r>
      <w:r w:rsidR="009F08D9">
        <w:rPr>
          <w:rFonts w:ascii="Arial" w:hAnsi="Arial" w:cs="Arial"/>
          <w:sz w:val="22"/>
          <w:szCs w:val="22"/>
        </w:rPr>
        <w:t xml:space="preserve"> response</w:t>
      </w:r>
      <w:r w:rsidR="005246B1">
        <w:rPr>
          <w:rFonts w:ascii="Arial" w:hAnsi="Arial" w:cs="Arial"/>
          <w:sz w:val="22"/>
          <w:szCs w:val="22"/>
        </w:rPr>
        <w:t xml:space="preserve"> and host immune modualtion</w:t>
      </w:r>
      <w:sdt>
        <w:sdtPr>
          <w:rPr>
            <w:rFonts w:ascii="Arial" w:hAnsi="Arial" w:cs="Arial"/>
            <w:color w:val="000000"/>
            <w:sz w:val="22"/>
            <w:szCs w:val="22"/>
            <w:vertAlign w:val="superscript"/>
          </w:rPr>
          <w:tag w:val="MENDELEY_CITATION_v3_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"/>
          <w:id w:val="653341213"/>
          <w:placeholder>
            <w:docPart w:val="DefaultPlaceholder_-1854013440"/>
          </w:placeholder>
        </w:sdtPr>
        <w:sdtContent>
          <w:r w:rsidR="003C0B86" w:rsidRPr="003C0B86">
            <w:rPr>
              <w:rFonts w:ascii="Arial" w:hAnsi="Arial" w:cs="Arial"/>
              <w:color w:val="000000"/>
              <w:sz w:val="22"/>
              <w:szCs w:val="22"/>
              <w:vertAlign w:val="superscript"/>
            </w:rPr>
            <w:t>31,32</w:t>
          </w:r>
        </w:sdtContent>
      </w:sdt>
      <w:r w:rsidR="009F08D9">
        <w:rPr>
          <w:rFonts w:ascii="Arial" w:hAnsi="Arial" w:cs="Arial"/>
          <w:sz w:val="22"/>
          <w:szCs w:val="22"/>
        </w:rPr>
        <w:t>.</w:t>
      </w:r>
    </w:p>
    <w:p w14:paraId="020BC991" w14:textId="77777777" w:rsidR="009F08D9" w:rsidRDefault="009F08D9" w:rsidP="00081385">
      <w:pPr>
        <w:spacing w:line="360" w:lineRule="auto"/>
        <w:rPr>
          <w:rFonts w:ascii="Arial" w:hAnsi="Arial" w:cs="Arial"/>
          <w:sz w:val="22"/>
          <w:szCs w:val="22"/>
        </w:rPr>
      </w:pPr>
    </w:p>
    <w:p w14:paraId="72EF8E0C" w14:textId="75F80573" w:rsidR="009F08D9" w:rsidRDefault="009F08D9" w:rsidP="00081385">
      <w:pPr>
        <w:spacing w:line="360" w:lineRule="auto"/>
        <w:rPr>
          <w:rFonts w:ascii="Arial" w:hAnsi="Arial" w:cs="Arial"/>
          <w:sz w:val="22"/>
          <w:szCs w:val="22"/>
        </w:rPr>
      </w:pPr>
      <w:r>
        <w:rPr>
          <w:rFonts w:ascii="Arial" w:hAnsi="Arial" w:cs="Arial"/>
          <w:sz w:val="22"/>
          <w:szCs w:val="22"/>
        </w:rPr>
        <w:tab/>
      </w:r>
      <w:r w:rsidR="00116549">
        <w:rPr>
          <w:rFonts w:ascii="Arial" w:hAnsi="Arial" w:cs="Arial"/>
          <w:sz w:val="22"/>
          <w:szCs w:val="22"/>
        </w:rPr>
        <w:t>Our RT-qPCR data suggested that there were low and high infection phenotypes. When we investigated this with the sequencing data, we saw that genotype A infections did replicate to higher levels but that there were genotype A infections at low levels (</w:t>
      </w:r>
      <w:r w:rsidR="00116549" w:rsidRPr="00E97611">
        <w:rPr>
          <w:rFonts w:ascii="Arial" w:hAnsi="Arial" w:cs="Arial"/>
          <w:b/>
          <w:bCs/>
          <w:sz w:val="22"/>
          <w:szCs w:val="22"/>
        </w:rPr>
        <w:t>Fig. 9</w:t>
      </w:r>
      <w:r w:rsidR="00505B29">
        <w:rPr>
          <w:rFonts w:ascii="Arial" w:hAnsi="Arial" w:cs="Arial"/>
          <w:b/>
          <w:bCs/>
          <w:sz w:val="22"/>
          <w:szCs w:val="22"/>
        </w:rPr>
        <w:t>A</w:t>
      </w:r>
      <w:r w:rsidR="00116549">
        <w:rPr>
          <w:rFonts w:ascii="Arial" w:hAnsi="Arial" w:cs="Arial"/>
          <w:sz w:val="22"/>
          <w:szCs w:val="22"/>
        </w:rPr>
        <w:t>). When we asked whether chaw virus infection could explain the low- and high- infection levels in genotype A we found that chaq virus presence did not impact galbut virus replication level (</w:t>
      </w:r>
      <w:r w:rsidR="00116549" w:rsidRPr="00E97611">
        <w:rPr>
          <w:rFonts w:ascii="Arial" w:hAnsi="Arial" w:cs="Arial"/>
          <w:b/>
          <w:bCs/>
          <w:sz w:val="22"/>
          <w:szCs w:val="22"/>
        </w:rPr>
        <w:t>Fig. 9B</w:t>
      </w:r>
      <w:r w:rsidR="00116549">
        <w:rPr>
          <w:rFonts w:ascii="Arial" w:hAnsi="Arial" w:cs="Arial"/>
          <w:sz w:val="22"/>
          <w:szCs w:val="22"/>
        </w:rPr>
        <w:t xml:space="preserve">). Furthermore, when we stratified by genotype and </w:t>
      </w:r>
      <w:r w:rsidR="00505B29">
        <w:rPr>
          <w:rFonts w:ascii="Arial" w:hAnsi="Arial" w:cs="Arial"/>
          <w:sz w:val="22"/>
          <w:szCs w:val="22"/>
        </w:rPr>
        <w:t xml:space="preserve">segment, we did not see </w:t>
      </w:r>
      <w:proofErr w:type="spellStart"/>
      <w:r w:rsidR="00505B29">
        <w:rPr>
          <w:rFonts w:ascii="Arial" w:hAnsi="Arial" w:cs="Arial"/>
          <w:sz w:val="22"/>
          <w:szCs w:val="22"/>
        </w:rPr>
        <w:t>evidenve</w:t>
      </w:r>
      <w:proofErr w:type="spellEnd"/>
      <w:r w:rsidR="00505B29">
        <w:rPr>
          <w:rFonts w:ascii="Arial" w:hAnsi="Arial" w:cs="Arial"/>
          <w:sz w:val="22"/>
          <w:szCs w:val="22"/>
        </w:rPr>
        <w:t xml:space="preserve"> of a bimodal infection phenotype (</w:t>
      </w:r>
      <w:r w:rsidR="00505B29" w:rsidRPr="00E97611">
        <w:rPr>
          <w:rFonts w:ascii="Arial" w:hAnsi="Arial" w:cs="Arial"/>
          <w:b/>
          <w:bCs/>
          <w:sz w:val="22"/>
          <w:szCs w:val="22"/>
        </w:rPr>
        <w:t>Supp. Fig. 7</w:t>
      </w:r>
      <w:r w:rsidR="00505B29">
        <w:rPr>
          <w:rFonts w:ascii="Arial" w:hAnsi="Arial" w:cs="Arial"/>
          <w:sz w:val="22"/>
          <w:szCs w:val="22"/>
        </w:rPr>
        <w:t xml:space="preserve">). </w:t>
      </w:r>
    </w:p>
    <w:p w14:paraId="02EAE11B" w14:textId="77777777" w:rsidR="009F08D9" w:rsidRDefault="009F08D9" w:rsidP="00081385">
      <w:pPr>
        <w:spacing w:line="360" w:lineRule="auto"/>
        <w:rPr>
          <w:rFonts w:ascii="Arial" w:hAnsi="Arial" w:cs="Arial"/>
          <w:sz w:val="22"/>
          <w:szCs w:val="22"/>
        </w:rPr>
      </w:pPr>
    </w:p>
    <w:p w14:paraId="6A9E592A" w14:textId="296EEC1A" w:rsidR="00081385" w:rsidRDefault="009F08D9" w:rsidP="00081385">
      <w:pPr>
        <w:spacing w:line="360" w:lineRule="auto"/>
        <w:rPr>
          <w:rFonts w:ascii="Arial" w:hAnsi="Arial" w:cs="Arial"/>
          <w:sz w:val="22"/>
          <w:szCs w:val="22"/>
        </w:rPr>
      </w:pPr>
      <w:r>
        <w:rPr>
          <w:rFonts w:ascii="Arial" w:hAnsi="Arial" w:cs="Arial"/>
          <w:sz w:val="22"/>
          <w:szCs w:val="22"/>
        </w:rPr>
        <w:tab/>
      </w:r>
      <w:r w:rsidR="00CD3813">
        <w:rPr>
          <w:rFonts w:ascii="Arial" w:hAnsi="Arial" w:cs="Arial"/>
          <w:sz w:val="22"/>
          <w:szCs w:val="22"/>
        </w:rPr>
        <w:t xml:space="preserve">We found evidence of galbut virus coinfection in </w:t>
      </w:r>
      <w:r w:rsidR="00505B29">
        <w:rPr>
          <w:rFonts w:ascii="Arial" w:hAnsi="Arial" w:cs="Arial"/>
          <w:sz w:val="22"/>
          <w:szCs w:val="22"/>
        </w:rPr>
        <w:t>33</w:t>
      </w:r>
      <w:r w:rsidR="00CD3813">
        <w:rPr>
          <w:rFonts w:ascii="Arial" w:hAnsi="Arial" w:cs="Arial"/>
          <w:sz w:val="22"/>
          <w:szCs w:val="22"/>
        </w:rPr>
        <w:t xml:space="preserve">% of flies. </w:t>
      </w:r>
      <w:r w:rsidR="00505B29">
        <w:rPr>
          <w:rFonts w:ascii="Arial" w:hAnsi="Arial" w:cs="Arial"/>
          <w:sz w:val="22"/>
          <w:szCs w:val="22"/>
        </w:rPr>
        <w:t>Only two</w:t>
      </w:r>
      <w:r w:rsidR="00CD3813">
        <w:rPr>
          <w:rFonts w:ascii="Arial" w:hAnsi="Arial" w:cs="Arial"/>
          <w:sz w:val="22"/>
          <w:szCs w:val="22"/>
        </w:rPr>
        <w:t xml:space="preserve"> of these cases </w:t>
      </w:r>
      <w:del w:id="1655" w:author="Stenglein,Mark" w:date="2025-03-26T10:28:00Z" w16du:dateUtc="2025-03-26T16:28:00Z">
        <w:r w:rsidR="00CD3813" w:rsidDel="00671A81">
          <w:rPr>
            <w:rFonts w:ascii="Arial" w:hAnsi="Arial" w:cs="Arial"/>
            <w:sz w:val="22"/>
            <w:szCs w:val="22"/>
          </w:rPr>
          <w:delText xml:space="preserve">did not </w:delText>
        </w:r>
      </w:del>
      <w:r w:rsidR="00CD3813">
        <w:rPr>
          <w:rFonts w:ascii="Arial" w:hAnsi="Arial" w:cs="Arial"/>
          <w:sz w:val="22"/>
          <w:szCs w:val="22"/>
        </w:rPr>
        <w:t>correspond</w:t>
      </w:r>
      <w:ins w:id="1656" w:author="Stenglein,Mark" w:date="2025-03-26T10:28:00Z" w16du:dateUtc="2025-03-26T16:28:00Z">
        <w:r w:rsidR="00671A81">
          <w:rPr>
            <w:rFonts w:ascii="Arial" w:hAnsi="Arial" w:cs="Arial"/>
            <w:sz w:val="22"/>
            <w:szCs w:val="22"/>
          </w:rPr>
          <w:t>ed</w:t>
        </w:r>
      </w:ins>
      <w:r w:rsidR="00CD3813">
        <w:rPr>
          <w:rFonts w:ascii="Arial" w:hAnsi="Arial" w:cs="Arial"/>
          <w:sz w:val="22"/>
          <w:szCs w:val="22"/>
        </w:rPr>
        <w:t xml:space="preserve"> to simple co-infection by 2 viruses (2 sets of 3 segments).  Instead,</w:t>
      </w:r>
      <w:r w:rsidR="00505B29">
        <w:rPr>
          <w:rFonts w:ascii="Arial" w:hAnsi="Arial" w:cs="Arial"/>
          <w:sz w:val="22"/>
          <w:szCs w:val="22"/>
        </w:rPr>
        <w:t xml:space="preserve"> coinfections were generally based on segment. RNA 3 was the most common segment to be present as more than one distinct sequence. </w:t>
      </w:r>
      <w:r w:rsidR="009757C3">
        <w:rPr>
          <w:rFonts w:ascii="Arial" w:hAnsi="Arial" w:cs="Arial"/>
          <w:sz w:val="22"/>
          <w:szCs w:val="22"/>
        </w:rPr>
        <w:t>I</w:t>
      </w:r>
      <w:r w:rsidR="00505B29">
        <w:rPr>
          <w:rFonts w:ascii="Arial" w:hAnsi="Arial" w:cs="Arial"/>
          <w:sz w:val="22"/>
          <w:szCs w:val="22"/>
        </w:rPr>
        <w:t xml:space="preserve">t is possible the </w:t>
      </w:r>
      <w:del w:id="1657" w:author="Stenglein,Mark" w:date="2025-03-27T16:19:00Z" w16du:dateUtc="2025-03-27T22:19:00Z">
        <w:r w:rsidR="00505B29" w:rsidDel="00826870">
          <w:rPr>
            <w:rFonts w:ascii="Arial" w:hAnsi="Arial" w:cs="Arial"/>
            <w:sz w:val="22"/>
            <w:szCs w:val="22"/>
          </w:rPr>
          <w:delText xml:space="preserve">role </w:delText>
        </w:r>
      </w:del>
      <w:ins w:id="1658" w:author="Stenglein,Mark" w:date="2025-03-27T16:19:00Z" w16du:dateUtc="2025-03-27T22:19:00Z">
        <w:r w:rsidR="00826870">
          <w:rPr>
            <w:rFonts w:ascii="Arial" w:hAnsi="Arial" w:cs="Arial"/>
            <w:sz w:val="22"/>
            <w:szCs w:val="22"/>
          </w:rPr>
          <w:t>maintaining m</w:t>
        </w:r>
      </w:ins>
      <w:ins w:id="1659" w:author="Stenglein,Mark" w:date="2025-03-27T16:20:00Z" w16du:dateUtc="2025-03-27T22:20:00Z">
        <w:r w:rsidR="00826870">
          <w:rPr>
            <w:rFonts w:ascii="Arial" w:hAnsi="Arial" w:cs="Arial"/>
            <w:sz w:val="22"/>
            <w:szCs w:val="22"/>
          </w:rPr>
          <w:t>ultiple</w:t>
        </w:r>
      </w:ins>
      <w:ins w:id="1660" w:author="Stenglein,Mark" w:date="2025-03-27T16:19:00Z" w16du:dateUtc="2025-03-27T22:19:00Z">
        <w:r w:rsidR="00826870">
          <w:rPr>
            <w:rFonts w:ascii="Arial" w:hAnsi="Arial" w:cs="Arial"/>
            <w:sz w:val="22"/>
            <w:szCs w:val="22"/>
          </w:rPr>
          <w:t xml:space="preserve"> </w:t>
        </w:r>
      </w:ins>
      <w:r w:rsidR="00505B29">
        <w:rPr>
          <w:rFonts w:ascii="Arial" w:hAnsi="Arial" w:cs="Arial"/>
          <w:sz w:val="22"/>
          <w:szCs w:val="22"/>
        </w:rPr>
        <w:t xml:space="preserve">RNA 3 </w:t>
      </w:r>
      <w:ins w:id="1661" w:author="Stenglein,Mark" w:date="2025-03-27T16:20:00Z" w16du:dateUtc="2025-03-27T22:20:00Z">
        <w:r w:rsidR="00826870">
          <w:rPr>
            <w:rFonts w:ascii="Arial" w:hAnsi="Arial" w:cs="Arial"/>
            <w:sz w:val="22"/>
            <w:szCs w:val="22"/>
          </w:rPr>
          <w:t xml:space="preserve">genotypes in a single infection </w:t>
        </w:r>
      </w:ins>
      <w:ins w:id="1662" w:author="Stenglein,Mark" w:date="2025-03-27T16:22:00Z" w16du:dateUtc="2025-03-27T22:22:00Z">
        <w:r w:rsidR="0043081D">
          <w:rPr>
            <w:rFonts w:ascii="Arial" w:hAnsi="Arial" w:cs="Arial"/>
            <w:sz w:val="22"/>
            <w:szCs w:val="22"/>
          </w:rPr>
          <w:t>confers some kind of advantage, perhaps related to counteracting immune factors. Alternatively, molecular details of how the different RNA segments are replicated or transmitted may contrib</w:t>
        </w:r>
      </w:ins>
      <w:ins w:id="1663" w:author="Stenglein,Mark" w:date="2025-03-27T16:23:00Z" w16du:dateUtc="2025-03-27T22:23:00Z">
        <w:r w:rsidR="0043081D">
          <w:rPr>
            <w:rFonts w:ascii="Arial" w:hAnsi="Arial" w:cs="Arial"/>
            <w:sz w:val="22"/>
            <w:szCs w:val="22"/>
          </w:rPr>
          <w:t>ute to preferential persistence of RNA 3</w:t>
        </w:r>
      </w:ins>
      <w:del w:id="1664" w:author="Stenglein,Mark" w:date="2025-03-27T16:23:00Z" w16du:dateUtc="2025-03-27T22:23:00Z">
        <w:r w:rsidR="00505B29" w:rsidDel="0043081D">
          <w:rPr>
            <w:rFonts w:ascii="Arial" w:hAnsi="Arial" w:cs="Arial"/>
            <w:sz w:val="22"/>
            <w:szCs w:val="22"/>
          </w:rPr>
          <w:delText xml:space="preserve">plays makes it more permissive to coinfection than </w:delText>
        </w:r>
        <w:r w:rsidR="009757C3" w:rsidDel="0043081D">
          <w:rPr>
            <w:rFonts w:ascii="Arial" w:hAnsi="Arial" w:cs="Arial"/>
            <w:sz w:val="22"/>
            <w:szCs w:val="22"/>
          </w:rPr>
          <w:delText>the other segments</w:delText>
        </w:r>
      </w:del>
      <w:r w:rsidR="009757C3">
        <w:rPr>
          <w:rFonts w:ascii="Arial" w:hAnsi="Arial" w:cs="Arial"/>
          <w:sz w:val="22"/>
          <w:szCs w:val="22"/>
        </w:rPr>
        <w:t xml:space="preserve">. </w:t>
      </w:r>
      <w:r w:rsidR="00505B29">
        <w:rPr>
          <w:rFonts w:ascii="Arial" w:hAnsi="Arial" w:cs="Arial"/>
          <w:sz w:val="22"/>
          <w:szCs w:val="22"/>
        </w:rPr>
        <w:t>RNA 2 and chaq virus were the next most common</w:t>
      </w:r>
      <w:r w:rsidR="009757C3">
        <w:rPr>
          <w:rFonts w:ascii="Arial" w:hAnsi="Arial" w:cs="Arial"/>
          <w:sz w:val="22"/>
          <w:szCs w:val="22"/>
        </w:rPr>
        <w:t>. M</w:t>
      </w:r>
      <w:r w:rsidR="00505B29">
        <w:rPr>
          <w:rFonts w:ascii="Arial" w:hAnsi="Arial" w:cs="Arial"/>
          <w:sz w:val="22"/>
          <w:szCs w:val="22"/>
        </w:rPr>
        <w:t>ultiple RNA 1 segments were only found in complete coinfections</w:t>
      </w:r>
      <w:r w:rsidR="001055B7">
        <w:rPr>
          <w:rFonts w:ascii="Arial" w:hAnsi="Arial" w:cs="Arial"/>
          <w:sz w:val="22"/>
          <w:szCs w:val="22"/>
        </w:rPr>
        <w:t xml:space="preserve"> (</w:t>
      </w:r>
      <w:r w:rsidR="001055B7" w:rsidRPr="001055B7">
        <w:rPr>
          <w:rFonts w:ascii="Arial" w:hAnsi="Arial" w:cs="Arial"/>
          <w:b/>
          <w:bCs/>
          <w:sz w:val="22"/>
          <w:szCs w:val="22"/>
        </w:rPr>
        <w:t>Fig. 3</w:t>
      </w:r>
      <w:r w:rsidR="001055B7">
        <w:rPr>
          <w:rFonts w:ascii="Arial" w:hAnsi="Arial" w:cs="Arial"/>
          <w:sz w:val="22"/>
          <w:szCs w:val="22"/>
        </w:rPr>
        <w:t>)</w:t>
      </w:r>
      <w:r w:rsidRPr="00081385">
        <w:rPr>
          <w:rFonts w:ascii="Arial" w:hAnsi="Arial" w:cs="Arial"/>
          <w:sz w:val="22"/>
          <w:szCs w:val="22"/>
        </w:rPr>
        <w:t xml:space="preserve">. </w:t>
      </w:r>
    </w:p>
    <w:p w14:paraId="7366C801" w14:textId="77777777" w:rsidR="00081385" w:rsidRDefault="00081385" w:rsidP="00081385">
      <w:pPr>
        <w:spacing w:line="360" w:lineRule="auto"/>
        <w:rPr>
          <w:rFonts w:ascii="Arial" w:hAnsi="Arial" w:cs="Arial"/>
          <w:sz w:val="22"/>
          <w:szCs w:val="22"/>
        </w:rPr>
      </w:pPr>
    </w:p>
    <w:p w14:paraId="4E84BB0C" w14:textId="0E51D14B" w:rsidR="00081385" w:rsidRDefault="00081385" w:rsidP="00081385">
      <w:pPr>
        <w:spacing w:line="360" w:lineRule="auto"/>
        <w:rPr>
          <w:rFonts w:ascii="Arial" w:hAnsi="Arial" w:cs="Arial"/>
          <w:sz w:val="22"/>
          <w:szCs w:val="22"/>
        </w:rPr>
      </w:pPr>
      <w:r>
        <w:rPr>
          <w:rFonts w:ascii="Arial" w:hAnsi="Arial" w:cs="Arial"/>
          <w:sz w:val="22"/>
          <w:szCs w:val="22"/>
        </w:rPr>
        <w:tab/>
      </w:r>
      <w:r w:rsidR="00CD3813">
        <w:rPr>
          <w:rFonts w:ascii="Arial" w:hAnsi="Arial" w:cs="Arial"/>
          <w:sz w:val="22"/>
          <w:szCs w:val="22"/>
        </w:rPr>
        <w:t>We identified evidence that galbut virus</w:t>
      </w:r>
      <w:r w:rsidR="0028780E">
        <w:rPr>
          <w:rFonts w:ascii="Arial" w:hAnsi="Arial" w:cs="Arial"/>
          <w:sz w:val="22"/>
          <w:szCs w:val="22"/>
        </w:rPr>
        <w:t>, like other segmented viruses</w:t>
      </w:r>
      <w:r w:rsidR="00CD3813">
        <w:rPr>
          <w:rFonts w:ascii="Arial" w:hAnsi="Arial" w:cs="Arial"/>
          <w:sz w:val="22"/>
          <w:szCs w:val="22"/>
        </w:rPr>
        <w:t xml:space="preserve"> reassorts</w:t>
      </w:r>
      <w:sdt>
        <w:sdtPr>
          <w:rPr>
            <w:rFonts w:ascii="Arial" w:hAnsi="Arial" w:cs="Arial"/>
            <w:color w:val="000000"/>
            <w:sz w:val="22"/>
            <w:szCs w:val="22"/>
            <w:vertAlign w:val="superscript"/>
          </w:rPr>
          <w:tag w:val="MENDELEY_CITATION_v3_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"/>
          <w:id w:val="930708362"/>
          <w:placeholder>
            <w:docPart w:val="DefaultPlaceholder_-1854013440"/>
          </w:placeholder>
        </w:sdtPr>
        <w:sdtContent>
          <w:r w:rsidR="003C0B86" w:rsidRPr="003C0B86">
            <w:rPr>
              <w:rFonts w:ascii="Arial" w:hAnsi="Arial" w:cs="Arial"/>
              <w:color w:val="000000"/>
              <w:sz w:val="22"/>
              <w:szCs w:val="22"/>
              <w:vertAlign w:val="superscript"/>
            </w:rPr>
            <w:t>20,33</w:t>
          </w:r>
        </w:sdtContent>
      </w:sdt>
      <w:r w:rsidR="00CD3813">
        <w:rPr>
          <w:rFonts w:ascii="Arial" w:hAnsi="Arial" w:cs="Arial"/>
          <w:sz w:val="22"/>
          <w:szCs w:val="22"/>
        </w:rPr>
        <w:t xml:space="preserve">. </w:t>
      </w:r>
      <w:r w:rsidRPr="00081385">
        <w:rPr>
          <w:rFonts w:ascii="Arial" w:hAnsi="Arial" w:cs="Arial"/>
          <w:sz w:val="22"/>
          <w:szCs w:val="22"/>
        </w:rPr>
        <w:t xml:space="preserve">In all cases </w:t>
      </w:r>
      <w:r w:rsidR="001B7C01">
        <w:rPr>
          <w:rFonts w:ascii="Arial" w:hAnsi="Arial" w:cs="Arial"/>
          <w:sz w:val="22"/>
          <w:szCs w:val="22"/>
        </w:rPr>
        <w:t>of potential</w:t>
      </w:r>
      <w:r w:rsidRPr="00081385">
        <w:rPr>
          <w:rFonts w:ascii="Arial" w:hAnsi="Arial" w:cs="Arial"/>
          <w:sz w:val="22"/>
          <w:szCs w:val="22"/>
        </w:rPr>
        <w:t xml:space="preserve"> reassortment between genotypes, there </w:t>
      </w:r>
      <w:r w:rsidR="001B7C01">
        <w:rPr>
          <w:rFonts w:ascii="Arial" w:hAnsi="Arial" w:cs="Arial"/>
          <w:sz w:val="22"/>
          <w:szCs w:val="22"/>
        </w:rPr>
        <w:t>was coinfection of both clades</w:t>
      </w:r>
      <w:r w:rsidR="00C80F67">
        <w:rPr>
          <w:rFonts w:ascii="Arial" w:hAnsi="Arial" w:cs="Arial"/>
          <w:sz w:val="22"/>
          <w:szCs w:val="22"/>
        </w:rPr>
        <w:t xml:space="preserve"> (</w:t>
      </w:r>
      <w:r w:rsidR="00C80F67" w:rsidRPr="00C80F67">
        <w:rPr>
          <w:rFonts w:ascii="Arial" w:hAnsi="Arial" w:cs="Arial"/>
          <w:b/>
          <w:bCs/>
          <w:sz w:val="22"/>
          <w:szCs w:val="22"/>
        </w:rPr>
        <w:t>Fig</w:t>
      </w:r>
      <w:r w:rsidR="0028780E">
        <w:rPr>
          <w:rFonts w:ascii="Arial" w:hAnsi="Arial" w:cs="Arial"/>
          <w:b/>
          <w:bCs/>
          <w:sz w:val="22"/>
          <w:szCs w:val="22"/>
        </w:rPr>
        <w:t>s</w:t>
      </w:r>
      <w:r w:rsidR="00C80F67" w:rsidRPr="00C80F67">
        <w:rPr>
          <w:rFonts w:ascii="Arial" w:hAnsi="Arial" w:cs="Arial"/>
          <w:b/>
          <w:bCs/>
          <w:sz w:val="22"/>
          <w:szCs w:val="22"/>
        </w:rPr>
        <w:t xml:space="preserve">. </w:t>
      </w:r>
      <w:r w:rsidR="0028780E">
        <w:rPr>
          <w:rFonts w:ascii="Arial" w:hAnsi="Arial" w:cs="Arial"/>
          <w:b/>
          <w:bCs/>
          <w:sz w:val="22"/>
          <w:szCs w:val="22"/>
        </w:rPr>
        <w:t>10</w:t>
      </w:r>
      <w:r w:rsidR="00C80F67" w:rsidRPr="00C80F67">
        <w:rPr>
          <w:rFonts w:ascii="Arial" w:hAnsi="Arial" w:cs="Arial"/>
          <w:b/>
          <w:bCs/>
          <w:sz w:val="22"/>
          <w:szCs w:val="22"/>
        </w:rPr>
        <w:t>-1</w:t>
      </w:r>
      <w:r w:rsidR="0028780E">
        <w:rPr>
          <w:rFonts w:ascii="Arial" w:hAnsi="Arial" w:cs="Arial"/>
          <w:b/>
          <w:bCs/>
          <w:sz w:val="22"/>
          <w:szCs w:val="22"/>
        </w:rPr>
        <w:t>5</w:t>
      </w:r>
      <w:r w:rsidR="00C80F67">
        <w:rPr>
          <w:rFonts w:ascii="Arial" w:hAnsi="Arial" w:cs="Arial"/>
          <w:sz w:val="22"/>
          <w:szCs w:val="22"/>
        </w:rPr>
        <w:t>)</w:t>
      </w:r>
      <w:r w:rsidRPr="00081385">
        <w:rPr>
          <w:rFonts w:ascii="Arial" w:hAnsi="Arial" w:cs="Arial"/>
          <w:sz w:val="22"/>
          <w:szCs w:val="22"/>
        </w:rPr>
        <w:t>. Infections like this do suggest that replication of s</w:t>
      </w:r>
      <w:r>
        <w:rPr>
          <w:rFonts w:ascii="Arial" w:hAnsi="Arial" w:cs="Arial"/>
          <w:sz w:val="22"/>
          <w:szCs w:val="22"/>
        </w:rPr>
        <w:t>egments</w:t>
      </w:r>
      <w:r w:rsidRPr="00081385">
        <w:rPr>
          <w:rFonts w:ascii="Arial" w:hAnsi="Arial" w:cs="Arial"/>
          <w:sz w:val="22"/>
          <w:szCs w:val="22"/>
        </w:rPr>
        <w:t xml:space="preserve"> does not require all se</w:t>
      </w:r>
      <w:r>
        <w:rPr>
          <w:rFonts w:ascii="Arial" w:hAnsi="Arial" w:cs="Arial"/>
          <w:sz w:val="22"/>
          <w:szCs w:val="22"/>
        </w:rPr>
        <w:t>quences to</w:t>
      </w:r>
      <w:r w:rsidRPr="00081385">
        <w:rPr>
          <w:rFonts w:ascii="Arial" w:hAnsi="Arial" w:cs="Arial"/>
          <w:sz w:val="22"/>
          <w:szCs w:val="22"/>
        </w:rPr>
        <w:t xml:space="preserve"> be from the same genotype. There </w:t>
      </w:r>
      <w:r w:rsidR="0028780E">
        <w:rPr>
          <w:rFonts w:ascii="Arial" w:hAnsi="Arial" w:cs="Arial"/>
          <w:sz w:val="22"/>
          <w:szCs w:val="22"/>
        </w:rPr>
        <w:t>was</w:t>
      </w:r>
      <w:r w:rsidRPr="00081385">
        <w:rPr>
          <w:rFonts w:ascii="Arial" w:hAnsi="Arial" w:cs="Arial"/>
          <w:sz w:val="22"/>
          <w:szCs w:val="22"/>
        </w:rPr>
        <w:t xml:space="preserve"> </w:t>
      </w:r>
      <w:r w:rsidR="0028780E">
        <w:rPr>
          <w:rFonts w:ascii="Arial" w:hAnsi="Arial" w:cs="Arial"/>
          <w:sz w:val="22"/>
          <w:szCs w:val="22"/>
        </w:rPr>
        <w:t xml:space="preserve">also </w:t>
      </w:r>
      <w:r w:rsidRPr="00081385">
        <w:rPr>
          <w:rFonts w:ascii="Arial" w:hAnsi="Arial" w:cs="Arial"/>
          <w:sz w:val="22"/>
          <w:szCs w:val="22"/>
        </w:rPr>
        <w:t>evidence of within genotype reassortment. RNA 1 and 2 of sample 500-M-61-2</w:t>
      </w:r>
      <w:r w:rsidR="0028780E">
        <w:rPr>
          <w:rFonts w:ascii="Arial" w:hAnsi="Arial" w:cs="Arial"/>
          <w:sz w:val="22"/>
          <w:szCs w:val="22"/>
        </w:rPr>
        <w:t xml:space="preserve"> (Accessions: </w:t>
      </w:r>
      <w:r w:rsidR="0028780E" w:rsidRPr="0028780E">
        <w:rPr>
          <w:rFonts w:ascii="Arial" w:hAnsi="Arial" w:cs="Arial"/>
          <w:sz w:val="22"/>
          <w:szCs w:val="22"/>
        </w:rPr>
        <w:t>PQ625159, PQ625069, PQ624966, PQ624857</w:t>
      </w:r>
      <w:r w:rsidR="0028780E">
        <w:rPr>
          <w:rFonts w:ascii="Arial" w:hAnsi="Arial" w:cs="Arial"/>
          <w:sz w:val="22"/>
          <w:szCs w:val="22"/>
        </w:rPr>
        <w:t>)</w:t>
      </w:r>
      <w:r w:rsidRPr="00081385">
        <w:rPr>
          <w:rFonts w:ascii="Arial" w:hAnsi="Arial" w:cs="Arial"/>
          <w:sz w:val="22"/>
          <w:szCs w:val="22"/>
        </w:rPr>
        <w:t xml:space="preserve"> and </w:t>
      </w:r>
      <w:r w:rsidR="00E87651">
        <w:rPr>
          <w:rFonts w:ascii="Arial" w:hAnsi="Arial" w:cs="Arial"/>
          <w:sz w:val="22"/>
          <w:szCs w:val="22"/>
        </w:rPr>
        <w:t xml:space="preserve">RNA 1 and 3 od </w:t>
      </w:r>
      <w:r w:rsidRPr="00081385">
        <w:rPr>
          <w:rFonts w:ascii="Arial" w:hAnsi="Arial" w:cs="Arial"/>
          <w:sz w:val="22"/>
          <w:szCs w:val="22"/>
        </w:rPr>
        <w:t xml:space="preserve">MEL191G </w:t>
      </w:r>
      <w:r w:rsidR="0028780E">
        <w:rPr>
          <w:rFonts w:ascii="Arial" w:hAnsi="Arial" w:cs="Arial"/>
          <w:sz w:val="22"/>
          <w:szCs w:val="22"/>
        </w:rPr>
        <w:t xml:space="preserve">(Accession: </w:t>
      </w:r>
      <w:r w:rsidR="00E87651">
        <w:rPr>
          <w:rFonts w:ascii="Arial" w:hAnsi="Arial" w:cs="Arial"/>
          <w:sz w:val="22"/>
          <w:szCs w:val="22"/>
        </w:rPr>
        <w:t>MH384360, MH384361, MH384362, MH384363</w:t>
      </w:r>
      <w:r w:rsidR="0028780E">
        <w:rPr>
          <w:rFonts w:ascii="Arial" w:hAnsi="Arial" w:cs="Arial"/>
          <w:sz w:val="22"/>
          <w:szCs w:val="22"/>
        </w:rPr>
        <w:t xml:space="preserve">) </w:t>
      </w:r>
      <w:r w:rsidRPr="00081385">
        <w:rPr>
          <w:rFonts w:ascii="Arial" w:hAnsi="Arial" w:cs="Arial"/>
          <w:sz w:val="22"/>
          <w:szCs w:val="22"/>
        </w:rPr>
        <w:t>from Australia</w:t>
      </w:r>
      <w:r w:rsidR="001B7C01">
        <w:rPr>
          <w:rFonts w:ascii="Arial" w:hAnsi="Arial" w:cs="Arial"/>
          <w:sz w:val="22"/>
          <w:szCs w:val="22"/>
        </w:rPr>
        <w:t>,</w:t>
      </w:r>
      <w:r w:rsidRPr="00081385">
        <w:rPr>
          <w:rFonts w:ascii="Arial" w:hAnsi="Arial" w:cs="Arial"/>
          <w:sz w:val="22"/>
          <w:szCs w:val="22"/>
        </w:rPr>
        <w:t xml:space="preserve"> are on divergent branches within clade A but the RNA 3 </w:t>
      </w:r>
      <w:r w:rsidR="00E87651">
        <w:rPr>
          <w:rFonts w:ascii="Arial" w:hAnsi="Arial" w:cs="Arial"/>
          <w:sz w:val="22"/>
          <w:szCs w:val="22"/>
        </w:rPr>
        <w:t xml:space="preserve">and RNA 2 </w:t>
      </w:r>
      <w:r>
        <w:rPr>
          <w:rFonts w:ascii="Arial" w:hAnsi="Arial" w:cs="Arial"/>
          <w:sz w:val="22"/>
          <w:szCs w:val="22"/>
        </w:rPr>
        <w:t xml:space="preserve">sequences </w:t>
      </w:r>
      <w:r w:rsidRPr="00081385">
        <w:rPr>
          <w:rFonts w:ascii="Arial" w:hAnsi="Arial" w:cs="Arial"/>
          <w:sz w:val="22"/>
          <w:szCs w:val="22"/>
        </w:rPr>
        <w:t>are similar</w:t>
      </w:r>
      <w:r w:rsidR="00C80F67">
        <w:rPr>
          <w:rFonts w:ascii="Arial" w:hAnsi="Arial" w:cs="Arial"/>
          <w:sz w:val="22"/>
          <w:szCs w:val="22"/>
        </w:rPr>
        <w:t xml:space="preserve"> to</w:t>
      </w:r>
      <w:r w:rsidRPr="00081385">
        <w:rPr>
          <w:rFonts w:ascii="Arial" w:hAnsi="Arial" w:cs="Arial"/>
          <w:sz w:val="22"/>
          <w:szCs w:val="22"/>
        </w:rPr>
        <w:t xml:space="preserve"> other RNA 3</w:t>
      </w:r>
      <w:r w:rsidR="00E87651">
        <w:rPr>
          <w:rFonts w:ascii="Arial" w:hAnsi="Arial" w:cs="Arial"/>
          <w:sz w:val="22"/>
          <w:szCs w:val="22"/>
        </w:rPr>
        <w:t xml:space="preserve"> and 2</w:t>
      </w:r>
      <w:r w:rsidRPr="00081385">
        <w:rPr>
          <w:rFonts w:ascii="Arial" w:hAnsi="Arial" w:cs="Arial"/>
          <w:sz w:val="22"/>
          <w:szCs w:val="22"/>
        </w:rPr>
        <w:t xml:space="preserve"> sequences</w:t>
      </w:r>
      <w:r w:rsidR="00E87651">
        <w:rPr>
          <w:rFonts w:ascii="Arial" w:hAnsi="Arial" w:cs="Arial"/>
          <w:sz w:val="22"/>
          <w:szCs w:val="22"/>
        </w:rPr>
        <w:t xml:space="preserve"> respectively</w:t>
      </w:r>
      <w:r w:rsidRPr="00081385">
        <w:rPr>
          <w:rFonts w:ascii="Arial" w:hAnsi="Arial" w:cs="Arial"/>
          <w:sz w:val="22"/>
          <w:szCs w:val="22"/>
        </w:rPr>
        <w:t xml:space="preserve">. </w:t>
      </w:r>
      <w:commentRangeStart w:id="1665"/>
      <w:r w:rsidR="00C80F67">
        <w:rPr>
          <w:rFonts w:ascii="Arial" w:hAnsi="Arial" w:cs="Arial"/>
          <w:sz w:val="22"/>
          <w:szCs w:val="22"/>
        </w:rPr>
        <w:t>When we investigated recombination, a</w:t>
      </w:r>
      <w:r w:rsidR="001B7C01">
        <w:rPr>
          <w:rFonts w:ascii="Arial" w:hAnsi="Arial" w:cs="Arial"/>
          <w:sz w:val="22"/>
          <w:szCs w:val="22"/>
        </w:rPr>
        <w:t>ll recombination</w:t>
      </w:r>
      <w:r w:rsidR="00C80F67">
        <w:rPr>
          <w:rFonts w:ascii="Arial" w:hAnsi="Arial" w:cs="Arial"/>
          <w:sz w:val="22"/>
          <w:szCs w:val="22"/>
        </w:rPr>
        <w:t xml:space="preserve"> events identified</w:t>
      </w:r>
      <w:r w:rsidR="001B7C01">
        <w:rPr>
          <w:rFonts w:ascii="Arial" w:hAnsi="Arial" w:cs="Arial"/>
          <w:sz w:val="22"/>
          <w:szCs w:val="22"/>
        </w:rPr>
        <w:t xml:space="preserve"> by the RDP were explained as unaccounted-for low-level coinfection or the result of fluctuation in similarity by chance</w:t>
      </w:r>
      <w:commentRangeEnd w:id="1665"/>
      <w:r w:rsidR="00CE5B52">
        <w:rPr>
          <w:rStyle w:val="CommentReference"/>
        </w:rPr>
        <w:commentReference w:id="1665"/>
      </w:r>
      <w:r w:rsidR="001B7C01">
        <w:rPr>
          <w:rFonts w:ascii="Arial" w:hAnsi="Arial" w:cs="Arial"/>
          <w:sz w:val="22"/>
          <w:szCs w:val="22"/>
        </w:rPr>
        <w:t xml:space="preserve">. </w:t>
      </w:r>
    </w:p>
    <w:p w14:paraId="48A226E0" w14:textId="77777777" w:rsidR="00081385" w:rsidRDefault="00081385" w:rsidP="00081385">
      <w:pPr>
        <w:spacing w:line="360" w:lineRule="auto"/>
        <w:rPr>
          <w:rFonts w:ascii="Arial" w:hAnsi="Arial" w:cs="Arial"/>
          <w:sz w:val="22"/>
          <w:szCs w:val="22"/>
        </w:rPr>
      </w:pPr>
    </w:p>
    <w:p w14:paraId="49D3621E" w14:textId="646C3928" w:rsidR="00081385" w:rsidRDefault="00081385" w:rsidP="00081385">
      <w:pPr>
        <w:spacing w:line="360" w:lineRule="auto"/>
        <w:ind w:firstLine="720"/>
        <w:rPr>
          <w:rFonts w:ascii="Arial" w:hAnsi="Arial" w:cs="Arial"/>
          <w:sz w:val="22"/>
          <w:szCs w:val="22"/>
        </w:rPr>
      </w:pPr>
      <w:commentRangeStart w:id="1666"/>
      <w:r>
        <w:rPr>
          <w:rFonts w:ascii="Arial" w:hAnsi="Arial" w:cs="Arial"/>
          <w:sz w:val="22"/>
          <w:szCs w:val="22"/>
        </w:rPr>
        <w:lastRenderedPageBreak/>
        <w:t xml:space="preserve">An effort to capture and sequence </w:t>
      </w:r>
      <w:r w:rsidRPr="00081385">
        <w:rPr>
          <w:rFonts w:ascii="Arial" w:hAnsi="Arial" w:cs="Arial"/>
          <w:i/>
          <w:iCs/>
          <w:sz w:val="22"/>
          <w:szCs w:val="22"/>
        </w:rPr>
        <w:t xml:space="preserve">D. simulans </w:t>
      </w:r>
      <w:commentRangeEnd w:id="1666"/>
      <w:r w:rsidR="00CD3813">
        <w:rPr>
          <w:rStyle w:val="CommentReference"/>
        </w:rPr>
        <w:commentReference w:id="1666"/>
      </w:r>
      <w:r>
        <w:rPr>
          <w:rFonts w:ascii="Arial" w:hAnsi="Arial" w:cs="Arial"/>
          <w:sz w:val="22"/>
          <w:szCs w:val="22"/>
        </w:rPr>
        <w:t>from diverse regions would expand our knowledge of galbut virus evolution within th</w:t>
      </w:r>
      <w:r w:rsidR="001B7C01">
        <w:rPr>
          <w:rFonts w:ascii="Arial" w:hAnsi="Arial" w:cs="Arial"/>
          <w:sz w:val="22"/>
          <w:szCs w:val="22"/>
        </w:rPr>
        <w:t>is</w:t>
      </w:r>
      <w:r>
        <w:rPr>
          <w:rFonts w:ascii="Arial" w:hAnsi="Arial" w:cs="Arial"/>
          <w:sz w:val="22"/>
          <w:szCs w:val="22"/>
        </w:rPr>
        <w:t xml:space="preserve"> species</w:t>
      </w:r>
      <w:r w:rsidR="005246B1">
        <w:rPr>
          <w:rFonts w:ascii="Arial" w:hAnsi="Arial" w:cs="Arial"/>
          <w:sz w:val="22"/>
          <w:szCs w:val="22"/>
        </w:rPr>
        <w:t xml:space="preserve"> and across species</w:t>
      </w:r>
      <w:r>
        <w:rPr>
          <w:rFonts w:ascii="Arial" w:hAnsi="Arial" w:cs="Arial"/>
          <w:sz w:val="22"/>
          <w:szCs w:val="22"/>
        </w:rPr>
        <w:t>.</w:t>
      </w:r>
    </w:p>
    <w:p w14:paraId="2FFC06CF" w14:textId="77777777" w:rsidR="001B7C01" w:rsidRDefault="001B7C01" w:rsidP="00081385">
      <w:pPr>
        <w:spacing w:line="360" w:lineRule="auto"/>
        <w:ind w:firstLine="720"/>
        <w:rPr>
          <w:rFonts w:ascii="Arial" w:hAnsi="Arial" w:cs="Arial"/>
          <w:sz w:val="22"/>
          <w:szCs w:val="22"/>
        </w:rPr>
      </w:pPr>
    </w:p>
    <w:p w14:paraId="42F0EFD0" w14:textId="6CC33508" w:rsidR="001B7C01" w:rsidRPr="00081385" w:rsidRDefault="001B7C01" w:rsidP="00081385">
      <w:pPr>
        <w:spacing w:line="360" w:lineRule="auto"/>
        <w:ind w:firstLine="720"/>
        <w:rPr>
          <w:rFonts w:ascii="Arial" w:hAnsi="Arial" w:cs="Arial"/>
          <w:sz w:val="22"/>
          <w:szCs w:val="22"/>
        </w:rPr>
      </w:pPr>
      <w:r>
        <w:rPr>
          <w:rFonts w:ascii="Arial" w:hAnsi="Arial" w:cs="Arial"/>
          <w:sz w:val="22"/>
          <w:szCs w:val="22"/>
        </w:rPr>
        <w:t xml:space="preserve">As more sequences are deposited, the complex interactions that lead to lifelong infection of seemingly non-pathogenic viruses will be elucidated. </w:t>
      </w:r>
      <w:r w:rsidR="00B9423B">
        <w:rPr>
          <w:rFonts w:ascii="Arial" w:hAnsi="Arial" w:cs="Arial"/>
          <w:sz w:val="22"/>
          <w:szCs w:val="22"/>
        </w:rPr>
        <w:t xml:space="preserve">Galbut virus is one of these viruses. Here we show that at </w:t>
      </w:r>
      <w:r w:rsidR="00907D17">
        <w:rPr>
          <w:rFonts w:ascii="Arial" w:hAnsi="Arial" w:cs="Arial"/>
          <w:sz w:val="22"/>
          <w:szCs w:val="22"/>
        </w:rPr>
        <w:t>a</w:t>
      </w:r>
      <w:r w:rsidR="00B9423B">
        <w:rPr>
          <w:rFonts w:ascii="Arial" w:hAnsi="Arial" w:cs="Arial"/>
          <w:sz w:val="22"/>
          <w:szCs w:val="22"/>
        </w:rPr>
        <w:t xml:space="preserve"> persistent viral infection</w:t>
      </w:r>
      <w:r w:rsidR="00907D17">
        <w:rPr>
          <w:rFonts w:ascii="Arial" w:hAnsi="Arial" w:cs="Arial"/>
          <w:sz w:val="22"/>
          <w:szCs w:val="22"/>
        </w:rPr>
        <w:t xml:space="preserve"> of </w:t>
      </w:r>
      <w:r w:rsidR="00907D17" w:rsidRPr="00E97611">
        <w:rPr>
          <w:rFonts w:ascii="Arial" w:hAnsi="Arial" w:cs="Arial"/>
          <w:i/>
          <w:iCs/>
          <w:sz w:val="22"/>
          <w:szCs w:val="22"/>
        </w:rPr>
        <w:t>D. melanogaster</w:t>
      </w:r>
      <w:r w:rsidR="00B9423B">
        <w:rPr>
          <w:rFonts w:ascii="Arial" w:hAnsi="Arial" w:cs="Arial"/>
          <w:sz w:val="22"/>
          <w:szCs w:val="22"/>
        </w:rPr>
        <w:t xml:space="preserve"> evolves slower than we would expect. </w:t>
      </w:r>
      <w:r w:rsidR="00907D17">
        <w:rPr>
          <w:rFonts w:ascii="Arial" w:hAnsi="Arial" w:cs="Arial"/>
          <w:sz w:val="22"/>
          <w:szCs w:val="22"/>
        </w:rPr>
        <w:t xml:space="preserve">We also show that genotypes can cocirculate among populations, coinfections are common and reassortment between segments is possible. </w:t>
      </w:r>
      <w:r w:rsidR="00663522">
        <w:rPr>
          <w:rFonts w:ascii="Arial" w:hAnsi="Arial" w:cs="Arial"/>
          <w:sz w:val="22"/>
          <w:szCs w:val="22"/>
        </w:rPr>
        <w:t xml:space="preserve">Studies like these will benefit from subsequential wet lab experiments to further investigate the biology of </w:t>
      </w:r>
      <w:r w:rsidR="00B9423B">
        <w:rPr>
          <w:rFonts w:ascii="Arial" w:hAnsi="Arial" w:cs="Arial"/>
          <w:sz w:val="22"/>
          <w:szCs w:val="22"/>
        </w:rPr>
        <w:t>the evolutionary patterns we describe here</w:t>
      </w:r>
      <w:r w:rsidR="00663522">
        <w:rPr>
          <w:rFonts w:ascii="Arial" w:hAnsi="Arial" w:cs="Arial"/>
          <w:sz w:val="22"/>
          <w:szCs w:val="22"/>
        </w:rPr>
        <w:t xml:space="preserve">. </w:t>
      </w:r>
      <w:r w:rsidR="00907D17">
        <w:rPr>
          <w:rFonts w:ascii="Arial" w:hAnsi="Arial" w:cs="Arial"/>
          <w:sz w:val="22"/>
          <w:szCs w:val="22"/>
        </w:rPr>
        <w:t>Overall, e</w:t>
      </w:r>
      <w:r w:rsidR="00B9423B">
        <w:rPr>
          <w:rFonts w:ascii="Arial" w:hAnsi="Arial" w:cs="Arial"/>
          <w:sz w:val="22"/>
          <w:szCs w:val="22"/>
        </w:rPr>
        <w:t xml:space="preserve">vidence is growing to support a different type of viral evolution, one that allows a viral infection to pass between </w:t>
      </w:r>
      <w:commentRangeStart w:id="1667"/>
      <w:r w:rsidR="00B9423B">
        <w:rPr>
          <w:rFonts w:ascii="Arial" w:hAnsi="Arial" w:cs="Arial"/>
          <w:sz w:val="22"/>
          <w:szCs w:val="22"/>
        </w:rPr>
        <w:t>generations</w:t>
      </w:r>
      <w:commentRangeEnd w:id="1667"/>
      <w:r w:rsidR="00CA5A71">
        <w:rPr>
          <w:rStyle w:val="CommentReference"/>
        </w:rPr>
        <w:commentReference w:id="1667"/>
      </w:r>
      <w:r w:rsidR="00B9423B">
        <w:rPr>
          <w:rFonts w:ascii="Arial" w:hAnsi="Arial" w:cs="Arial"/>
          <w:sz w:val="22"/>
          <w:szCs w:val="22"/>
        </w:rPr>
        <w:t xml:space="preserve">. </w:t>
      </w:r>
    </w:p>
    <w:p w14:paraId="11136A9D" w14:textId="77777777" w:rsidR="00081385" w:rsidRPr="00081385" w:rsidRDefault="00081385" w:rsidP="00081385">
      <w:pPr>
        <w:spacing w:line="360" w:lineRule="auto"/>
        <w:rPr>
          <w:rFonts w:ascii="Arial" w:hAnsi="Arial" w:cs="Arial"/>
          <w:sz w:val="22"/>
          <w:szCs w:val="22"/>
        </w:rPr>
      </w:pPr>
    </w:p>
    <w:p w14:paraId="5C08787B" w14:textId="77777777" w:rsidR="00081385" w:rsidRDefault="00081385" w:rsidP="00081385">
      <w:pPr>
        <w:spacing w:line="360" w:lineRule="auto"/>
        <w:rPr>
          <w:rFonts w:ascii="Arial" w:hAnsi="Arial" w:cs="Arial"/>
          <w:b/>
          <w:bCs/>
          <w:sz w:val="22"/>
          <w:szCs w:val="22"/>
        </w:rPr>
      </w:pPr>
    </w:p>
    <w:p w14:paraId="1F725917" w14:textId="51FA653E" w:rsidR="00006799" w:rsidRPr="003A451F" w:rsidRDefault="00A55EC4" w:rsidP="00081385">
      <w:pPr>
        <w:spacing w:line="360" w:lineRule="auto"/>
        <w:rPr>
          <w:rFonts w:ascii="Arial" w:hAnsi="Arial" w:cs="Arial"/>
          <w:b/>
          <w:bCs/>
          <w:sz w:val="22"/>
          <w:szCs w:val="22"/>
        </w:rPr>
      </w:pPr>
      <w:r>
        <w:rPr>
          <w:rFonts w:ascii="Arial" w:hAnsi="Arial" w:cs="Arial"/>
          <w:b/>
          <w:bCs/>
          <w:sz w:val="22"/>
          <w:szCs w:val="22"/>
        </w:rPr>
        <w:t>MATERIALS AND METHODS</w:t>
      </w:r>
    </w:p>
    <w:p w14:paraId="2955C845" w14:textId="77777777" w:rsidR="00D2179E" w:rsidRPr="004E6A1E" w:rsidRDefault="00D2179E" w:rsidP="00081385">
      <w:pPr>
        <w:spacing w:line="360" w:lineRule="auto"/>
        <w:rPr>
          <w:rFonts w:ascii="Arial" w:hAnsi="Arial" w:cs="Arial"/>
          <w:sz w:val="22"/>
          <w:szCs w:val="22"/>
        </w:rPr>
      </w:pPr>
    </w:p>
    <w:p w14:paraId="62260BD3" w14:textId="23DCDC91" w:rsidR="00D2179E" w:rsidRPr="004E6A1E" w:rsidRDefault="00D2179E" w:rsidP="00081385">
      <w:pPr>
        <w:spacing w:line="360" w:lineRule="auto"/>
        <w:rPr>
          <w:rFonts w:ascii="Arial" w:hAnsi="Arial" w:cs="Arial"/>
          <w:sz w:val="22"/>
          <w:szCs w:val="22"/>
        </w:rPr>
      </w:pPr>
      <w:r w:rsidRPr="003A451F">
        <w:rPr>
          <w:rFonts w:ascii="Arial" w:hAnsi="Arial" w:cs="Arial"/>
          <w:i/>
          <w:iCs/>
          <w:sz w:val="22"/>
          <w:szCs w:val="22"/>
        </w:rPr>
        <w:t>Sample Collection:</w:t>
      </w:r>
      <w:r w:rsidRPr="004E6A1E">
        <w:rPr>
          <w:rFonts w:ascii="Arial" w:hAnsi="Arial" w:cs="Arial"/>
          <w:sz w:val="22"/>
          <w:szCs w:val="22"/>
        </w:rPr>
        <w:t xml:space="preserve"> </w:t>
      </w:r>
      <w:del w:id="1668" w:author="Keene-Snickers,Lexi" w:date="2025-03-13T14:21:00Z" w16du:dateUtc="2025-03-13T20:21:00Z">
        <w:r w:rsidR="00D80A7D" w:rsidDel="00DB0180">
          <w:rPr>
            <w:rFonts w:ascii="Arial" w:hAnsi="Arial" w:cs="Arial"/>
            <w:sz w:val="22"/>
            <w:szCs w:val="22"/>
          </w:rPr>
          <w:delText>Approximately 1000</w:delText>
        </w:r>
      </w:del>
      <w:ins w:id="1669" w:author="Keene-Snickers,Lexi" w:date="2025-03-13T14:21:00Z" w16du:dateUtc="2025-03-13T20:21:00Z">
        <w:r w:rsidR="00DB0180">
          <w:rPr>
            <w:rFonts w:ascii="Arial" w:hAnsi="Arial" w:cs="Arial"/>
            <w:sz w:val="22"/>
            <w:szCs w:val="22"/>
          </w:rPr>
          <w:t>Nine hundred and seventy-four</w:t>
        </w:r>
      </w:ins>
      <w:r w:rsidR="00D80A7D">
        <w:rPr>
          <w:rFonts w:ascii="Arial" w:hAnsi="Arial" w:cs="Arial"/>
          <w:sz w:val="22"/>
          <w:szCs w:val="22"/>
        </w:rPr>
        <w:t xml:space="preserve"> f</w:t>
      </w:r>
      <w:r w:rsidRPr="004E6A1E">
        <w:rPr>
          <w:rFonts w:ascii="Arial" w:hAnsi="Arial" w:cs="Arial"/>
          <w:sz w:val="22"/>
          <w:szCs w:val="22"/>
        </w:rPr>
        <w:t>lies were collected</w:t>
      </w:r>
      <w:r w:rsidR="003A451F">
        <w:rPr>
          <w:rFonts w:ascii="Arial" w:hAnsi="Arial" w:cs="Arial"/>
          <w:sz w:val="22"/>
          <w:szCs w:val="22"/>
        </w:rPr>
        <w:t xml:space="preserve"> over the summer of 2023</w:t>
      </w:r>
      <w:r w:rsidRPr="004E6A1E">
        <w:rPr>
          <w:rFonts w:ascii="Arial" w:hAnsi="Arial" w:cs="Arial"/>
          <w:sz w:val="22"/>
          <w:szCs w:val="22"/>
        </w:rPr>
        <w:t xml:space="preserve"> from Maine, Pennsylvania, Ohio, </w:t>
      </w:r>
      <w:r w:rsidR="00D80A7D">
        <w:rPr>
          <w:rFonts w:ascii="Arial" w:hAnsi="Arial" w:cs="Arial"/>
          <w:sz w:val="22"/>
          <w:szCs w:val="22"/>
        </w:rPr>
        <w:t xml:space="preserve">and </w:t>
      </w:r>
      <w:r w:rsidRPr="004E6A1E">
        <w:rPr>
          <w:rFonts w:ascii="Arial" w:hAnsi="Arial" w:cs="Arial"/>
          <w:sz w:val="22"/>
          <w:szCs w:val="22"/>
        </w:rPr>
        <w:t>Colorado</w:t>
      </w:r>
      <w:r w:rsidR="00D80A7D">
        <w:rPr>
          <w:rFonts w:ascii="Arial" w:hAnsi="Arial" w:cs="Arial"/>
          <w:sz w:val="22"/>
          <w:szCs w:val="22"/>
        </w:rPr>
        <w:t>, USA</w:t>
      </w:r>
      <w:r w:rsidR="004D731C">
        <w:rPr>
          <w:rFonts w:ascii="Arial" w:hAnsi="Arial" w:cs="Arial"/>
          <w:sz w:val="22"/>
          <w:szCs w:val="22"/>
        </w:rPr>
        <w:t>.</w:t>
      </w:r>
      <w:r w:rsidRPr="004E6A1E">
        <w:rPr>
          <w:rFonts w:ascii="Arial" w:hAnsi="Arial" w:cs="Arial"/>
          <w:sz w:val="22"/>
          <w:szCs w:val="22"/>
        </w:rPr>
        <w:t xml:space="preserve"> Flies collected in Colorado were trapped in buckets baited with banana and yeast</w:t>
      </w:r>
      <w:r w:rsidR="00CE018B">
        <w:rPr>
          <w:rFonts w:ascii="Arial" w:hAnsi="Arial" w:cs="Arial"/>
          <w:sz w:val="22"/>
          <w:szCs w:val="22"/>
        </w:rPr>
        <w:t xml:space="preserve"> </w:t>
      </w:r>
      <w:r w:rsidR="003A451F">
        <w:rPr>
          <w:rFonts w:ascii="Arial" w:hAnsi="Arial" w:cs="Arial"/>
          <w:sz w:val="22"/>
          <w:szCs w:val="22"/>
        </w:rPr>
        <w:t xml:space="preserve">with organdy </w:t>
      </w:r>
      <w:r w:rsidR="004D731C" w:rsidRPr="0005051A">
        <w:rPr>
          <w:rFonts w:ascii="Arial" w:hAnsi="Arial" w:cs="Arial"/>
          <w:sz w:val="22"/>
          <w:szCs w:val="22"/>
        </w:rPr>
        <w:t>mesh</w:t>
      </w:r>
      <w:r w:rsidR="004D731C">
        <w:rPr>
          <w:rFonts w:ascii="Arial" w:hAnsi="Arial" w:cs="Arial"/>
          <w:sz w:val="22"/>
          <w:szCs w:val="22"/>
        </w:rPr>
        <w:t xml:space="preserve"> </w:t>
      </w:r>
      <w:r w:rsidR="004D731C" w:rsidRPr="00011CC3">
        <w:rPr>
          <w:rFonts w:ascii="Arial" w:hAnsi="Arial" w:cs="Arial"/>
          <w:sz w:val="22"/>
          <w:szCs w:val="22"/>
        </w:rPr>
        <w:t>(Oriole Textile, 2060</w:t>
      </w:r>
      <w:r w:rsidR="004D731C" w:rsidRPr="00A41E74">
        <w:rPr>
          <w:rFonts w:ascii="Arial" w:hAnsi="Arial" w:cs="Arial"/>
          <w:sz w:val="22"/>
          <w:szCs w:val="22"/>
        </w:rPr>
        <w:t>)</w:t>
      </w:r>
      <w:r w:rsidR="004D731C" w:rsidRPr="0005051A">
        <w:rPr>
          <w:rFonts w:ascii="Arial" w:hAnsi="Arial" w:cs="Arial"/>
          <w:sz w:val="22"/>
          <w:szCs w:val="22"/>
        </w:rPr>
        <w:t xml:space="preserve"> </w:t>
      </w:r>
      <w:r w:rsidR="004D731C">
        <w:rPr>
          <w:rFonts w:ascii="Arial" w:hAnsi="Arial" w:cs="Arial"/>
          <w:sz w:val="22"/>
          <w:szCs w:val="22"/>
        </w:rPr>
        <w:t xml:space="preserve">on top of the </w:t>
      </w:r>
      <w:del w:id="1670" w:author="Keene-Snickers,Lexi" w:date="2025-03-14T15:37:00Z" w16du:dateUtc="2025-03-14T21:37:00Z">
        <w:r w:rsidR="003A451F" w:rsidDel="005A6785">
          <w:rPr>
            <w:rFonts w:ascii="Arial" w:hAnsi="Arial" w:cs="Arial"/>
            <w:sz w:val="22"/>
            <w:szCs w:val="22"/>
          </w:rPr>
          <w:delText xml:space="preserve">decaying </w:delText>
        </w:r>
      </w:del>
      <w:ins w:id="1671" w:author="Keene-Snickers,Lexi" w:date="2025-03-14T15:37:00Z" w16du:dateUtc="2025-03-14T21:37:00Z">
        <w:r w:rsidR="005A6785">
          <w:rPr>
            <w:rFonts w:ascii="Arial" w:hAnsi="Arial" w:cs="Arial"/>
            <w:sz w:val="22"/>
            <w:szCs w:val="22"/>
          </w:rPr>
          <w:t xml:space="preserve">fermenting </w:t>
        </w:r>
      </w:ins>
      <w:r w:rsidR="003A451F">
        <w:rPr>
          <w:rFonts w:ascii="Arial" w:hAnsi="Arial" w:cs="Arial"/>
          <w:sz w:val="22"/>
          <w:szCs w:val="22"/>
        </w:rPr>
        <w:t xml:space="preserve">fruit. </w:t>
      </w:r>
      <w:r w:rsidRPr="004E6A1E">
        <w:rPr>
          <w:rFonts w:ascii="Arial" w:hAnsi="Arial" w:cs="Arial"/>
          <w:sz w:val="22"/>
          <w:szCs w:val="22"/>
        </w:rPr>
        <w:t>Flies captured in</w:t>
      </w:r>
      <w:r w:rsidR="003A451F">
        <w:rPr>
          <w:rFonts w:ascii="Arial" w:hAnsi="Arial" w:cs="Arial"/>
          <w:sz w:val="22"/>
          <w:szCs w:val="22"/>
        </w:rPr>
        <w:t xml:space="preserve"> Maine, Pennsylvania and Ohio were</w:t>
      </w:r>
      <w:r w:rsidRPr="004E6A1E">
        <w:rPr>
          <w:rFonts w:ascii="Arial" w:hAnsi="Arial" w:cs="Arial"/>
          <w:sz w:val="22"/>
          <w:szCs w:val="22"/>
        </w:rPr>
        <w:t xml:space="preserve"> trapped using 3D printed fly trap</w:t>
      </w:r>
      <w:r w:rsidR="00D80A7D">
        <w:rPr>
          <w:rFonts w:ascii="Arial" w:hAnsi="Arial" w:cs="Arial"/>
          <w:sz w:val="22"/>
          <w:szCs w:val="22"/>
        </w:rPr>
        <w:t>s</w:t>
      </w:r>
      <w:sdt>
        <w:sdtPr>
          <w:rPr>
            <w:rFonts w:ascii="Arial" w:hAnsi="Arial" w:cs="Arial"/>
            <w:color w:val="000000"/>
            <w:sz w:val="22"/>
            <w:szCs w:val="22"/>
            <w:vertAlign w:val="superscript"/>
          </w:rPr>
          <w:tag w:val="MENDELEY_CITATION_v3_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ET0kiOiIxMC4xMTAxLzIwMjUuMDEuMjguNjM1MzE5IiwiaXNzdWVkIjp7ImRhdGUtcGFydHMiOltbMjAyNSwxLDI4XV19LCJhYnN0cmFjdCI6IjxwP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PC9wPiIsImNvbnRhaW5lci10aXRsZS1zaG9ydCI6IiJ9LCJpc1RlbXBvcmFyeSI6ZmFsc2V9XX0="/>
          <w:id w:val="-31033163"/>
          <w:placeholder>
            <w:docPart w:val="DefaultPlaceholder_-1854013440"/>
          </w:placeholder>
        </w:sdtPr>
        <w:sdtContent>
          <w:r w:rsidR="003C0B86" w:rsidRPr="003C0B86">
            <w:rPr>
              <w:rFonts w:ascii="Arial" w:hAnsi="Arial" w:cs="Arial"/>
              <w:color w:val="000000"/>
              <w:sz w:val="22"/>
              <w:szCs w:val="22"/>
              <w:vertAlign w:val="superscript"/>
            </w:rPr>
            <w:t>14</w:t>
          </w:r>
        </w:sdtContent>
      </w:sdt>
      <w:r w:rsidRPr="004E6A1E">
        <w:rPr>
          <w:rFonts w:ascii="Arial" w:hAnsi="Arial" w:cs="Arial"/>
          <w:sz w:val="22"/>
          <w:szCs w:val="22"/>
        </w:rPr>
        <w:t xml:space="preserve">. </w:t>
      </w:r>
      <w:r w:rsidR="00D80A7D">
        <w:rPr>
          <w:rFonts w:ascii="Arial" w:hAnsi="Arial" w:cs="Arial"/>
          <w:sz w:val="22"/>
          <w:szCs w:val="22"/>
        </w:rPr>
        <w:t xml:space="preserve">A subset of flies collected in Colorado were </w:t>
      </w:r>
      <w:r w:rsidR="00CE018B">
        <w:rPr>
          <w:rFonts w:ascii="Arial" w:hAnsi="Arial" w:cs="Arial"/>
          <w:sz w:val="22"/>
          <w:szCs w:val="22"/>
        </w:rPr>
        <w:t>isolated from</w:t>
      </w:r>
      <w:r w:rsidR="003B6010">
        <w:rPr>
          <w:rFonts w:ascii="Arial" w:hAnsi="Arial" w:cs="Arial"/>
          <w:sz w:val="22"/>
          <w:szCs w:val="22"/>
        </w:rPr>
        <w:t xml:space="preserve"> California-grown </w:t>
      </w:r>
      <w:r w:rsidR="00CE018B">
        <w:rPr>
          <w:rFonts w:ascii="Arial" w:hAnsi="Arial" w:cs="Arial"/>
          <w:sz w:val="22"/>
          <w:szCs w:val="22"/>
        </w:rPr>
        <w:t>peaches bought at a grocery store in Fort Collins</w:t>
      </w:r>
      <w:r w:rsidR="003A451F">
        <w:rPr>
          <w:rFonts w:ascii="Arial" w:hAnsi="Arial" w:cs="Arial"/>
          <w:sz w:val="22"/>
          <w:szCs w:val="22"/>
        </w:rPr>
        <w:t>, CO</w:t>
      </w:r>
      <w:r w:rsidR="00D80A7D">
        <w:rPr>
          <w:rFonts w:ascii="Arial" w:hAnsi="Arial" w:cs="Arial"/>
          <w:sz w:val="22"/>
          <w:szCs w:val="22"/>
        </w:rPr>
        <w:t xml:space="preserve">. </w:t>
      </w:r>
      <w:r w:rsidR="003B6010">
        <w:rPr>
          <w:rFonts w:ascii="Arial" w:hAnsi="Arial" w:cs="Arial"/>
          <w:sz w:val="22"/>
          <w:szCs w:val="22"/>
        </w:rPr>
        <w:t>I</w:t>
      </w:r>
      <w:r w:rsidR="00D80A7D">
        <w:rPr>
          <w:rFonts w:ascii="Arial" w:hAnsi="Arial" w:cs="Arial"/>
          <w:sz w:val="22"/>
          <w:szCs w:val="22"/>
        </w:rPr>
        <w:t xml:space="preserve">t is unclear whether the flies arrived with the peaches or were local.  We assigned these flies as being from Colorado, corresponding to where they were collected. </w:t>
      </w:r>
    </w:p>
    <w:p w14:paraId="69385A1E" w14:textId="77777777" w:rsidR="00D2179E" w:rsidRPr="004E6A1E" w:rsidRDefault="00D2179E" w:rsidP="00081385">
      <w:pPr>
        <w:spacing w:line="360" w:lineRule="auto"/>
        <w:rPr>
          <w:rFonts w:ascii="Arial" w:hAnsi="Arial" w:cs="Arial"/>
          <w:sz w:val="22"/>
          <w:szCs w:val="22"/>
        </w:rPr>
      </w:pPr>
    </w:p>
    <w:p w14:paraId="66F6841D" w14:textId="6ABF3FC7" w:rsidR="00D2179E" w:rsidRPr="004E6A1E" w:rsidRDefault="00D2179E" w:rsidP="00081385">
      <w:pPr>
        <w:spacing w:line="360" w:lineRule="auto"/>
        <w:rPr>
          <w:rFonts w:ascii="Arial" w:hAnsi="Arial" w:cs="Arial"/>
          <w:sz w:val="22"/>
          <w:szCs w:val="22"/>
        </w:rPr>
      </w:pPr>
      <w:r w:rsidRPr="003A451F">
        <w:rPr>
          <w:rFonts w:ascii="Arial" w:hAnsi="Arial" w:cs="Arial"/>
          <w:i/>
          <w:iCs/>
          <w:sz w:val="22"/>
          <w:szCs w:val="22"/>
        </w:rPr>
        <w:t>RNA Extraction:</w:t>
      </w:r>
      <w:r w:rsidRPr="004E6A1E">
        <w:rPr>
          <w:rFonts w:ascii="Arial" w:hAnsi="Arial" w:cs="Arial"/>
          <w:sz w:val="22"/>
          <w:szCs w:val="22"/>
        </w:rPr>
        <w:t xml:space="preserve"> RNA was extracted from individual flies using a magnetic bead-based RNA/DNA capture method modified for use on the </w:t>
      </w:r>
      <w:proofErr w:type="spellStart"/>
      <w:r w:rsidRPr="004E6A1E">
        <w:rPr>
          <w:rFonts w:ascii="Arial" w:hAnsi="Arial" w:cs="Arial"/>
          <w:sz w:val="22"/>
          <w:szCs w:val="22"/>
        </w:rPr>
        <w:t>KingFisher</w:t>
      </w:r>
      <w:proofErr w:type="spellEnd"/>
      <w:r w:rsidR="003A451F">
        <w:rPr>
          <w:rFonts w:ascii="Arial" w:hAnsi="Arial" w:cs="Arial"/>
          <w:sz w:val="22"/>
          <w:szCs w:val="22"/>
        </w:rPr>
        <w:t xml:space="preserve"> </w:t>
      </w:r>
      <w:r w:rsidR="00AB7F11">
        <w:rPr>
          <w:rFonts w:ascii="Arial" w:hAnsi="Arial" w:cs="Arial"/>
          <w:sz w:val="22"/>
          <w:szCs w:val="22"/>
        </w:rPr>
        <w:t>(</w:t>
      </w:r>
      <w:proofErr w:type="spellStart"/>
      <w:r w:rsidR="00AB7F11">
        <w:rPr>
          <w:rFonts w:ascii="Arial" w:hAnsi="Arial" w:cs="Arial"/>
          <w:sz w:val="22"/>
          <w:szCs w:val="22"/>
        </w:rPr>
        <w:t>ThermoFisher</w:t>
      </w:r>
      <w:proofErr w:type="spellEnd"/>
      <w:r w:rsidR="00AB7F11">
        <w:rPr>
          <w:rFonts w:ascii="Arial" w:hAnsi="Arial" w:cs="Arial"/>
          <w:sz w:val="22"/>
          <w:szCs w:val="22"/>
        </w:rPr>
        <w:t xml:space="preserve"> Scientific)</w:t>
      </w:r>
      <w:r w:rsidRPr="004E6A1E">
        <w:rPr>
          <w:rFonts w:ascii="Arial" w:hAnsi="Arial" w:cs="Arial"/>
          <w:sz w:val="22"/>
          <w:szCs w:val="22"/>
        </w:rPr>
        <w:t>. Briefly, flies were placed in an assay block</w:t>
      </w:r>
      <w:r w:rsidR="00CE018B">
        <w:rPr>
          <w:rFonts w:ascii="Arial" w:hAnsi="Arial" w:cs="Arial"/>
          <w:sz w:val="22"/>
          <w:szCs w:val="22"/>
        </w:rPr>
        <w:t xml:space="preserve"> </w:t>
      </w:r>
      <w:r w:rsidR="005B26F3">
        <w:rPr>
          <w:rFonts w:ascii="Arial" w:hAnsi="Arial" w:cs="Arial"/>
          <w:sz w:val="22"/>
          <w:szCs w:val="22"/>
        </w:rPr>
        <w:t>(</w:t>
      </w:r>
      <w:proofErr w:type="spellStart"/>
      <w:r w:rsidR="005B26F3">
        <w:rPr>
          <w:rFonts w:ascii="Arial" w:hAnsi="Arial" w:cs="Arial"/>
          <w:sz w:val="22"/>
          <w:szCs w:val="22"/>
        </w:rPr>
        <w:t>ThermoFisher</w:t>
      </w:r>
      <w:proofErr w:type="spellEnd"/>
      <w:r w:rsidR="005B26F3">
        <w:rPr>
          <w:rFonts w:ascii="Arial" w:hAnsi="Arial" w:cs="Arial"/>
          <w:sz w:val="22"/>
          <w:szCs w:val="22"/>
        </w:rPr>
        <w:t xml:space="preserve"> Scientific, 9761116)</w:t>
      </w:r>
      <w:r w:rsidRPr="004E6A1E">
        <w:rPr>
          <w:rFonts w:ascii="Arial" w:hAnsi="Arial" w:cs="Arial"/>
          <w:sz w:val="22"/>
          <w:szCs w:val="22"/>
        </w:rPr>
        <w:t xml:space="preserve"> with a small BB </w:t>
      </w:r>
      <w:r w:rsidR="005B26F3">
        <w:rPr>
          <w:rFonts w:ascii="Arial" w:hAnsi="Arial" w:cs="Arial"/>
          <w:sz w:val="22"/>
          <w:szCs w:val="22"/>
        </w:rPr>
        <w:t>(McMaster Carr, 1598K22)</w:t>
      </w:r>
      <w:r w:rsidRPr="004E6A1E">
        <w:rPr>
          <w:rFonts w:ascii="Arial" w:hAnsi="Arial" w:cs="Arial"/>
          <w:sz w:val="22"/>
          <w:szCs w:val="22"/>
        </w:rPr>
        <w:t xml:space="preserve"> and </w:t>
      </w:r>
      <w:r w:rsidR="00AB7F11">
        <w:rPr>
          <w:rFonts w:ascii="Arial" w:hAnsi="Arial" w:cs="Arial"/>
          <w:sz w:val="22"/>
          <w:szCs w:val="22"/>
        </w:rPr>
        <w:t>100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 xml:space="preserve">L </w:t>
      </w:r>
      <w:r w:rsidRPr="004E6A1E">
        <w:rPr>
          <w:rFonts w:ascii="Arial" w:hAnsi="Arial" w:cs="Arial"/>
          <w:sz w:val="22"/>
          <w:szCs w:val="22"/>
        </w:rPr>
        <w:t xml:space="preserve">lysis buffer </w:t>
      </w:r>
      <w:r w:rsidRPr="00BA0FCB">
        <w:rPr>
          <w:rFonts w:ascii="Arial" w:hAnsi="Arial" w:cs="Arial"/>
          <w:sz w:val="22"/>
          <w:szCs w:val="22"/>
        </w:rPr>
        <w:t>(</w:t>
      </w:r>
      <w:r w:rsidR="00FD6966">
        <w:rPr>
          <w:rFonts w:ascii="Arial" w:hAnsi="Arial" w:cs="Arial"/>
          <w:sz w:val="22"/>
          <w:szCs w:val="22"/>
        </w:rPr>
        <w:t>20mM</w:t>
      </w:r>
      <w:r w:rsidR="00BA0FCB">
        <w:rPr>
          <w:rFonts w:ascii="Arial" w:hAnsi="Arial" w:cs="Arial"/>
          <w:sz w:val="22"/>
          <w:szCs w:val="22"/>
        </w:rPr>
        <w:t xml:space="preserve"> DTT (added fresh), 5M guanidine thiocyanate, 0.1M Tris-HCl (pH 7.5), 0.01M Na</w:t>
      </w:r>
      <w:r w:rsidR="00BA0FCB" w:rsidRPr="00E97611">
        <w:rPr>
          <w:rFonts w:ascii="Arial" w:hAnsi="Arial" w:cs="Arial"/>
          <w:sz w:val="22"/>
          <w:szCs w:val="22"/>
          <w:vertAlign w:val="subscript"/>
        </w:rPr>
        <w:t>2</w:t>
      </w:r>
      <w:r w:rsidR="00BA0FCB">
        <w:rPr>
          <w:rFonts w:ascii="Arial" w:hAnsi="Arial" w:cs="Arial"/>
          <w:sz w:val="22"/>
          <w:szCs w:val="22"/>
        </w:rPr>
        <w:t>EDTA (pH8)</w:t>
      </w:r>
      <w:r w:rsidRPr="00BA0FCB">
        <w:rPr>
          <w:rFonts w:ascii="Arial" w:hAnsi="Arial" w:cs="Arial"/>
          <w:sz w:val="22"/>
          <w:szCs w:val="22"/>
        </w:rPr>
        <w:t>).</w:t>
      </w:r>
      <w:r w:rsidRPr="004E6A1E">
        <w:rPr>
          <w:rFonts w:ascii="Arial" w:hAnsi="Arial" w:cs="Arial"/>
          <w:sz w:val="22"/>
          <w:szCs w:val="22"/>
        </w:rPr>
        <w:t xml:space="preserve"> Flies were homogenized at 30 Hz for three minutes in a </w:t>
      </w:r>
      <w:proofErr w:type="spellStart"/>
      <w:r w:rsidRPr="004E6A1E">
        <w:rPr>
          <w:rFonts w:ascii="Arial" w:hAnsi="Arial" w:cs="Arial"/>
          <w:sz w:val="22"/>
          <w:szCs w:val="22"/>
        </w:rPr>
        <w:t>TissueL</w:t>
      </w:r>
      <w:r w:rsidR="00BA0FCB">
        <w:rPr>
          <w:rFonts w:ascii="Arial" w:hAnsi="Arial" w:cs="Arial"/>
          <w:sz w:val="22"/>
          <w:szCs w:val="22"/>
        </w:rPr>
        <w:t>y</w:t>
      </w:r>
      <w:r w:rsidR="005B26F3">
        <w:rPr>
          <w:rFonts w:ascii="Arial" w:hAnsi="Arial" w:cs="Arial"/>
          <w:sz w:val="22"/>
          <w:szCs w:val="22"/>
        </w:rPr>
        <w:t>s</w:t>
      </w:r>
      <w:r w:rsidRPr="004E6A1E">
        <w:rPr>
          <w:rFonts w:ascii="Arial" w:hAnsi="Arial" w:cs="Arial"/>
          <w:sz w:val="22"/>
          <w:szCs w:val="22"/>
        </w:rPr>
        <w:t>zer</w:t>
      </w:r>
      <w:proofErr w:type="spellEnd"/>
      <w:r w:rsidR="005B26F3">
        <w:rPr>
          <w:rFonts w:ascii="Arial" w:hAnsi="Arial" w:cs="Arial"/>
          <w:sz w:val="22"/>
          <w:szCs w:val="22"/>
        </w:rPr>
        <w:t xml:space="preserve"> II</w:t>
      </w:r>
      <w:r w:rsidRPr="004E6A1E">
        <w:rPr>
          <w:rFonts w:ascii="Arial" w:hAnsi="Arial" w:cs="Arial"/>
          <w:sz w:val="22"/>
          <w:szCs w:val="22"/>
        </w:rPr>
        <w:t xml:space="preserve"> </w:t>
      </w:r>
      <w:r w:rsidR="00BA0FCB">
        <w:rPr>
          <w:rFonts w:ascii="Arial" w:hAnsi="Arial" w:cs="Arial"/>
          <w:sz w:val="22"/>
          <w:szCs w:val="22"/>
        </w:rPr>
        <w:t>(</w:t>
      </w:r>
      <w:r w:rsidR="005B26F3">
        <w:rPr>
          <w:rFonts w:ascii="Arial" w:hAnsi="Arial" w:cs="Arial"/>
          <w:sz w:val="22"/>
          <w:szCs w:val="22"/>
        </w:rPr>
        <w:t>Qiagen</w:t>
      </w:r>
      <w:ins w:id="1672" w:author="Keene-Snickers,Lexi" w:date="2025-03-14T15:38:00Z" w16du:dateUtc="2025-03-14T21:38:00Z">
        <w:r w:rsidR="005A6785">
          <w:rPr>
            <w:rFonts w:ascii="Arial" w:hAnsi="Arial" w:cs="Arial"/>
            <w:sz w:val="22"/>
            <w:szCs w:val="22"/>
          </w:rPr>
          <w:t xml:space="preserve">, </w:t>
        </w:r>
        <w:r w:rsidR="005A6785" w:rsidRPr="005A6785">
          <w:rPr>
            <w:rFonts w:ascii="Arial" w:hAnsi="Arial" w:cs="Arial"/>
            <w:sz w:val="22"/>
            <w:szCs w:val="22"/>
          </w:rPr>
          <w:t>20.747.0001</w:t>
        </w:r>
      </w:ins>
      <w:r w:rsidR="00BA0FCB">
        <w:rPr>
          <w:rFonts w:ascii="Arial" w:hAnsi="Arial" w:cs="Arial"/>
          <w:sz w:val="22"/>
          <w:szCs w:val="22"/>
        </w:rPr>
        <w:t>)</w:t>
      </w:r>
      <w:r w:rsidRPr="004E6A1E">
        <w:rPr>
          <w:rFonts w:ascii="Arial" w:hAnsi="Arial" w:cs="Arial"/>
          <w:sz w:val="22"/>
          <w:szCs w:val="22"/>
        </w:rPr>
        <w:t>. The homogenate was moved to a new deep well plate</w:t>
      </w:r>
      <w:r w:rsidR="005B26F3">
        <w:rPr>
          <w:rFonts w:ascii="Arial" w:hAnsi="Arial" w:cs="Arial"/>
          <w:sz w:val="22"/>
          <w:szCs w:val="22"/>
        </w:rPr>
        <w:t xml:space="preserve"> (</w:t>
      </w:r>
      <w:proofErr w:type="spellStart"/>
      <w:r w:rsidR="005B26F3">
        <w:rPr>
          <w:rFonts w:ascii="Arial" w:hAnsi="Arial" w:cs="Arial"/>
          <w:sz w:val="22"/>
          <w:szCs w:val="22"/>
        </w:rPr>
        <w:t>Thermofisher</w:t>
      </w:r>
      <w:proofErr w:type="spellEnd"/>
      <w:r w:rsidR="005B26F3">
        <w:rPr>
          <w:rFonts w:ascii="Arial" w:hAnsi="Arial" w:cs="Arial"/>
          <w:sz w:val="22"/>
          <w:szCs w:val="22"/>
        </w:rPr>
        <w:t>, 9504050)</w:t>
      </w:r>
      <w:r w:rsidRPr="004E6A1E">
        <w:rPr>
          <w:rFonts w:ascii="Arial" w:hAnsi="Arial" w:cs="Arial"/>
          <w:sz w:val="22"/>
          <w:szCs w:val="22"/>
        </w:rPr>
        <w:t xml:space="preserve"> and </w:t>
      </w:r>
      <w:r w:rsidR="004E6A1E" w:rsidRPr="004E6A1E">
        <w:rPr>
          <w:rFonts w:ascii="Arial" w:hAnsi="Arial" w:cs="Arial"/>
          <w:sz w:val="22"/>
          <w:szCs w:val="22"/>
        </w:rPr>
        <w:t xml:space="preserve">combined with </w:t>
      </w:r>
      <w:r w:rsidR="00AB7F11">
        <w:rPr>
          <w:rFonts w:ascii="Arial" w:hAnsi="Arial" w:cs="Arial"/>
          <w:sz w:val="22"/>
          <w:szCs w:val="22"/>
        </w:rPr>
        <w:t>a master</w:t>
      </w:r>
      <w:ins w:id="1673" w:author="Stenglein,Mark" w:date="2025-03-12T17:10:00Z" w16du:dateUtc="2025-03-12T23:10:00Z">
        <w:r w:rsidR="007007A7">
          <w:rPr>
            <w:rFonts w:ascii="Arial" w:hAnsi="Arial" w:cs="Arial"/>
            <w:sz w:val="22"/>
            <w:szCs w:val="22"/>
          </w:rPr>
          <w:t xml:space="preserve"> </w:t>
        </w:r>
      </w:ins>
      <w:r w:rsidR="00AB7F11">
        <w:rPr>
          <w:rFonts w:ascii="Arial" w:hAnsi="Arial" w:cs="Arial"/>
          <w:sz w:val="22"/>
          <w:szCs w:val="22"/>
        </w:rPr>
        <w:t>mix that included: 90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 xml:space="preserve">L </w:t>
      </w:r>
      <w:del w:id="1674" w:author="Stenglein,Mark" w:date="2025-03-12T17:10:00Z" w16du:dateUtc="2025-03-12T23:10:00Z">
        <w:r w:rsidR="004E6A1E" w:rsidRPr="004E6A1E" w:rsidDel="007007A7">
          <w:rPr>
            <w:rFonts w:ascii="Arial" w:hAnsi="Arial" w:cs="Arial"/>
            <w:sz w:val="22"/>
            <w:szCs w:val="22"/>
          </w:rPr>
          <w:delText xml:space="preserve">homemade </w:delText>
        </w:r>
      </w:del>
      <w:ins w:id="1675" w:author="Stenglein,Mark" w:date="2025-03-12T17:10:00Z" w16du:dateUtc="2025-03-12T23:10:00Z">
        <w:del w:id="1676" w:author="Keene-Snickers,Lexi" w:date="2025-03-14T15:47:00Z" w16du:dateUtc="2025-03-14T21:47:00Z">
          <w:r w:rsidR="007007A7" w:rsidDel="006B0BAE">
            <w:rPr>
              <w:rFonts w:ascii="Arial" w:hAnsi="Arial" w:cs="Arial"/>
              <w:sz w:val="22"/>
              <w:szCs w:val="22"/>
            </w:rPr>
            <w:delText xml:space="preserve">SPRI </w:delText>
          </w:r>
        </w:del>
      </w:ins>
      <w:proofErr w:type="spellStart"/>
      <w:ins w:id="1677" w:author="Keene-Snickers,Lexi" w:date="2025-03-14T15:47:00Z" w16du:dateUtc="2025-03-14T21:47:00Z">
        <w:r w:rsidR="006B0BAE">
          <w:rPr>
            <w:rFonts w:ascii="Arial" w:hAnsi="Arial" w:cs="Arial"/>
            <w:sz w:val="22"/>
            <w:szCs w:val="22"/>
          </w:rPr>
          <w:t>SpeedBead</w:t>
        </w:r>
      </w:ins>
      <w:ins w:id="1678" w:author="Keene-Snickers,Lexi" w:date="2025-03-14T15:48:00Z" w16du:dateUtc="2025-03-14T21:48:00Z">
        <w:r w:rsidR="006B0BAE">
          <w:rPr>
            <w:rFonts w:ascii="Arial" w:hAnsi="Arial" w:cs="Arial"/>
            <w:sz w:val="22"/>
            <w:szCs w:val="22"/>
          </w:rPr>
          <w:t>s</w:t>
        </w:r>
        <w:proofErr w:type="spellEnd"/>
        <w:r w:rsidR="006B0BAE">
          <w:rPr>
            <w:rFonts w:ascii="Arial" w:hAnsi="Arial" w:cs="Arial"/>
            <w:sz w:val="22"/>
            <w:szCs w:val="22"/>
          </w:rPr>
          <w:t xml:space="preserve"> </w:t>
        </w:r>
      </w:ins>
      <w:del w:id="1679" w:author="Stenglein,Mark" w:date="2025-03-12T17:10:00Z" w16du:dateUtc="2025-03-12T23:10:00Z">
        <w:r w:rsidR="00C757FB" w:rsidDel="007007A7">
          <w:rPr>
            <w:rFonts w:ascii="Arial" w:hAnsi="Arial" w:cs="Arial"/>
            <w:sz w:val="22"/>
            <w:szCs w:val="22"/>
          </w:rPr>
          <w:delText xml:space="preserve">DNA/RNA </w:delText>
        </w:r>
      </w:del>
      <w:del w:id="1680" w:author="Keene-Snickers,Lexi" w:date="2025-03-14T15:48:00Z" w16du:dateUtc="2025-03-14T21:48:00Z">
        <w:r w:rsidR="004E6A1E" w:rsidRPr="004E6A1E" w:rsidDel="006B0BAE">
          <w:rPr>
            <w:rFonts w:ascii="Arial" w:hAnsi="Arial" w:cs="Arial"/>
            <w:sz w:val="22"/>
            <w:szCs w:val="22"/>
          </w:rPr>
          <w:delText xml:space="preserve">magnetic beads </w:delText>
        </w:r>
      </w:del>
      <w:ins w:id="1681" w:author="Keene-Snickers,Lexi" w:date="2025-03-14T15:39:00Z" w16du:dateUtc="2025-03-14T21:39:00Z">
        <w:r w:rsidR="005A6785">
          <w:rPr>
            <w:rFonts w:ascii="Arial" w:hAnsi="Arial" w:cs="Arial"/>
            <w:sz w:val="22"/>
            <w:szCs w:val="22"/>
          </w:rPr>
          <w:t>prepared according to manufacturer recommendations (</w:t>
        </w:r>
      </w:ins>
      <w:ins w:id="1682" w:author="Keene-Snickers,Lexi" w:date="2025-03-14T15:45:00Z" w16du:dateUtc="2025-03-14T21:45:00Z">
        <w:r w:rsidR="005A6785">
          <w:rPr>
            <w:rFonts w:ascii="Arial" w:hAnsi="Arial" w:cs="Arial"/>
            <w:sz w:val="22"/>
            <w:szCs w:val="22"/>
          </w:rPr>
          <w:t xml:space="preserve">Sigma, </w:t>
        </w:r>
      </w:ins>
      <w:ins w:id="1683" w:author="Keene-Snickers,Lexi" w:date="2025-03-14T15:46:00Z" w16du:dateUtc="2025-03-14T21:46:00Z">
        <w:r w:rsidR="005A6785" w:rsidRPr="005A6785">
          <w:rPr>
            <w:rFonts w:ascii="Arial" w:hAnsi="Arial" w:cs="Arial"/>
            <w:sz w:val="22"/>
            <w:szCs w:val="22"/>
          </w:rPr>
          <w:t>GE65152105050250</w:t>
        </w:r>
        <w:r w:rsidR="005A6785">
          <w:rPr>
            <w:rFonts w:ascii="Arial" w:hAnsi="Arial" w:cs="Arial"/>
            <w:sz w:val="22"/>
            <w:szCs w:val="22"/>
          </w:rPr>
          <w:t>)</w:t>
        </w:r>
      </w:ins>
      <w:ins w:id="1684" w:author="Keene-Snickers,Lexi" w:date="2025-03-14T15:48:00Z" w16du:dateUtc="2025-03-14T21:48:00Z">
        <w:r w:rsidR="006B0BAE">
          <w:rPr>
            <w:rFonts w:ascii="Arial" w:hAnsi="Arial" w:cs="Arial"/>
            <w:sz w:val="22"/>
            <w:szCs w:val="22"/>
          </w:rPr>
          <w:t>,</w:t>
        </w:r>
      </w:ins>
      <w:ins w:id="1685" w:author="Keene-Snickers,Lexi" w:date="2025-03-14T15:49:00Z" w16du:dateUtc="2025-03-14T21:49:00Z">
        <w:r w:rsidR="006B0BAE">
          <w:rPr>
            <w:rFonts w:ascii="Arial" w:hAnsi="Arial" w:cs="Arial"/>
            <w:sz w:val="22"/>
            <w:szCs w:val="22"/>
          </w:rPr>
          <w:t xml:space="preserve"> </w:t>
        </w:r>
      </w:ins>
      <w:del w:id="1686" w:author="Keene-Snickers,Lexi" w:date="2025-03-14T15:48:00Z" w16du:dateUtc="2025-03-14T21:48:00Z">
        <w:r w:rsidR="004E6A1E" w:rsidRPr="004E6A1E" w:rsidDel="006B0BAE">
          <w:rPr>
            <w:rFonts w:ascii="Arial" w:hAnsi="Arial" w:cs="Arial"/>
            <w:sz w:val="22"/>
            <w:szCs w:val="22"/>
          </w:rPr>
          <w:delText>(</w:delText>
        </w:r>
        <w:r w:rsidR="004F6C7E" w:rsidDel="006B0BAE">
          <w:rPr>
            <w:rFonts w:ascii="Arial" w:hAnsi="Arial" w:cs="Arial"/>
            <w:sz w:val="22"/>
            <w:szCs w:val="22"/>
          </w:rPr>
          <w:delText>1.0 mL SpeedBeads (Cytiva, 65152105050250</w:delText>
        </w:r>
        <w:r w:rsidR="004E6A1E" w:rsidRPr="004E6A1E" w:rsidDel="006B0BAE">
          <w:rPr>
            <w:rFonts w:ascii="Arial" w:hAnsi="Arial" w:cs="Arial"/>
            <w:sz w:val="22"/>
            <w:szCs w:val="22"/>
          </w:rPr>
          <w:delText>)</w:delText>
        </w:r>
        <w:r w:rsidR="004F6C7E" w:rsidDel="006B0BAE">
          <w:rPr>
            <w:rFonts w:ascii="Arial" w:hAnsi="Arial" w:cs="Arial"/>
            <w:sz w:val="22"/>
            <w:szCs w:val="22"/>
          </w:rPr>
          <w:delText xml:space="preserve"> in 1.0 mL TE (10mM Tris-HCl, 1mM EDTA</w:delText>
        </w:r>
        <w:r w:rsidR="006C48B4" w:rsidDel="006B0BAE">
          <w:rPr>
            <w:rFonts w:ascii="Arial" w:hAnsi="Arial" w:cs="Arial"/>
            <w:sz w:val="22"/>
            <w:szCs w:val="22"/>
          </w:rPr>
          <w:delText xml:space="preserve">) mixed in a 50 mL conical with 9.0g PEG-8000, 10 mL 5M NaCl, 500 </w:delText>
        </w:r>
        <w:r w:rsidR="006C48B4" w:rsidDel="006B0BAE">
          <w:rPr>
            <w:rFonts w:ascii="Arial" w:hAnsi="Arial" w:cs="Arial"/>
            <w:sz w:val="22"/>
            <w:szCs w:val="22"/>
          </w:rPr>
          <w:sym w:font="Symbol" w:char="F06D"/>
        </w:r>
        <w:r w:rsidR="006C48B4" w:rsidDel="006B0BAE">
          <w:rPr>
            <w:rFonts w:ascii="Arial" w:hAnsi="Arial" w:cs="Arial"/>
            <w:sz w:val="22"/>
            <w:szCs w:val="22"/>
          </w:rPr>
          <w:delText xml:space="preserve">L 1M Tris-HCl, 100 </w:delText>
        </w:r>
        <w:r w:rsidR="006C48B4" w:rsidDel="006B0BAE">
          <w:rPr>
            <w:rFonts w:ascii="Arial" w:hAnsi="Arial" w:cs="Arial"/>
            <w:sz w:val="22"/>
            <w:szCs w:val="22"/>
          </w:rPr>
          <w:sym w:font="Symbol" w:char="F06D"/>
        </w:r>
        <w:r w:rsidR="006C48B4" w:rsidDel="006B0BAE">
          <w:rPr>
            <w:rFonts w:ascii="Arial" w:hAnsi="Arial" w:cs="Arial"/>
            <w:sz w:val="22"/>
            <w:szCs w:val="22"/>
          </w:rPr>
          <w:delText xml:space="preserve">L 0.5M EDTA and 27.5 </w:delText>
        </w:r>
        <w:r w:rsidR="006C48B4" w:rsidDel="006B0BAE">
          <w:rPr>
            <w:rFonts w:ascii="Arial" w:hAnsi="Arial" w:cs="Arial"/>
            <w:sz w:val="22"/>
            <w:szCs w:val="22"/>
          </w:rPr>
          <w:sym w:font="Symbol" w:char="F06D"/>
        </w:r>
        <w:r w:rsidR="006C48B4" w:rsidDel="006B0BAE">
          <w:rPr>
            <w:rFonts w:ascii="Arial" w:hAnsi="Arial" w:cs="Arial"/>
            <w:sz w:val="22"/>
            <w:szCs w:val="22"/>
          </w:rPr>
          <w:delText>L Tween 20 brought to 50 mL with sterile dH</w:delText>
        </w:r>
        <w:r w:rsidR="006C48B4" w:rsidDel="006B0BAE">
          <w:rPr>
            <w:rFonts w:ascii="Arial" w:hAnsi="Arial" w:cs="Arial"/>
            <w:sz w:val="22"/>
            <w:szCs w:val="22"/>
            <w:vertAlign w:val="subscript"/>
          </w:rPr>
          <w:delText>2</w:delText>
        </w:r>
        <w:r w:rsidR="006C48B4" w:rsidDel="006B0BAE">
          <w:rPr>
            <w:rFonts w:ascii="Arial" w:hAnsi="Arial" w:cs="Arial"/>
            <w:sz w:val="22"/>
            <w:szCs w:val="22"/>
          </w:rPr>
          <w:delText>O)</w:delText>
        </w:r>
        <w:r w:rsidR="00AB7F11" w:rsidDel="006B0BAE">
          <w:rPr>
            <w:rFonts w:ascii="Arial" w:hAnsi="Arial" w:cs="Arial"/>
            <w:sz w:val="22"/>
            <w:szCs w:val="22"/>
          </w:rPr>
          <w:delText xml:space="preserve">, </w:delText>
        </w:r>
      </w:del>
      <w:r w:rsidR="00AB7F11">
        <w:rPr>
          <w:rFonts w:ascii="Arial" w:hAnsi="Arial" w:cs="Arial"/>
          <w:sz w:val="22"/>
          <w:szCs w:val="22"/>
        </w:rPr>
        <w:t>10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L lysis binding enhancer (</w:t>
      </w:r>
      <w:r w:rsidR="00C757FB">
        <w:rPr>
          <w:rFonts w:ascii="Arial" w:hAnsi="Arial" w:cs="Arial"/>
          <w:sz w:val="22"/>
          <w:szCs w:val="22"/>
        </w:rPr>
        <w:t xml:space="preserve">Proteinase K 200 </w:t>
      </w:r>
      <w:r w:rsidR="00C757FB">
        <w:rPr>
          <w:rFonts w:ascii="Arial" w:hAnsi="Arial" w:cs="Arial"/>
          <w:sz w:val="22"/>
          <w:szCs w:val="22"/>
        </w:rPr>
        <w:sym w:font="Symbol" w:char="F06D"/>
      </w:r>
      <w:r w:rsidR="00C757FB">
        <w:rPr>
          <w:rFonts w:ascii="Arial" w:hAnsi="Arial" w:cs="Arial"/>
          <w:sz w:val="22"/>
          <w:szCs w:val="22"/>
        </w:rPr>
        <w:t>g/mL, 20% glycerol, 0.5% SDS</w:t>
      </w:r>
      <w:r w:rsidR="00AB7F11">
        <w:rPr>
          <w:rFonts w:ascii="Arial" w:hAnsi="Arial" w:cs="Arial"/>
          <w:sz w:val="22"/>
          <w:szCs w:val="22"/>
        </w:rPr>
        <w:t>)</w:t>
      </w:r>
      <w:r w:rsidR="004E6A1E" w:rsidRPr="004E6A1E">
        <w:rPr>
          <w:rFonts w:ascii="Arial" w:hAnsi="Arial" w:cs="Arial"/>
          <w:sz w:val="22"/>
          <w:szCs w:val="22"/>
        </w:rPr>
        <w:t xml:space="preserve"> and</w:t>
      </w:r>
      <w:r w:rsidR="00AB7F11">
        <w:rPr>
          <w:rFonts w:ascii="Arial" w:hAnsi="Arial" w:cs="Arial"/>
          <w:sz w:val="22"/>
          <w:szCs w:val="22"/>
        </w:rPr>
        <w:t xml:space="preserve"> 60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L</w:t>
      </w:r>
      <w:r w:rsidR="004E6A1E" w:rsidRPr="004E6A1E">
        <w:rPr>
          <w:rFonts w:ascii="Arial" w:hAnsi="Arial" w:cs="Arial"/>
          <w:sz w:val="22"/>
          <w:szCs w:val="22"/>
        </w:rPr>
        <w:t xml:space="preserve"> 100% isopropanol</w:t>
      </w:r>
      <w:r w:rsidR="00AB7F11">
        <w:rPr>
          <w:rFonts w:ascii="Arial" w:hAnsi="Arial" w:cs="Arial"/>
          <w:sz w:val="22"/>
          <w:szCs w:val="22"/>
        </w:rPr>
        <w:t>. In separate 96 well standard plates (</w:t>
      </w:r>
      <w:proofErr w:type="spellStart"/>
      <w:r w:rsidR="005B26F3">
        <w:rPr>
          <w:rFonts w:ascii="Arial" w:hAnsi="Arial" w:cs="Arial"/>
          <w:sz w:val="22"/>
          <w:szCs w:val="22"/>
        </w:rPr>
        <w:t>ThermoFisher</w:t>
      </w:r>
      <w:proofErr w:type="spellEnd"/>
      <w:r w:rsidR="005B26F3">
        <w:rPr>
          <w:rFonts w:ascii="Arial" w:hAnsi="Arial" w:cs="Arial"/>
          <w:sz w:val="22"/>
          <w:szCs w:val="22"/>
        </w:rPr>
        <w:t xml:space="preserve">, </w:t>
      </w:r>
      <w:r w:rsidR="005B26F3" w:rsidRPr="00E97611">
        <w:rPr>
          <w:rFonts w:ascii="Arial" w:hAnsi="Arial" w:cs="Arial"/>
          <w:sz w:val="22"/>
          <w:szCs w:val="22"/>
        </w:rPr>
        <w:lastRenderedPageBreak/>
        <w:t>97002540</w:t>
      </w:r>
      <w:r w:rsidR="00AB7F11">
        <w:rPr>
          <w:rFonts w:ascii="Arial" w:hAnsi="Arial" w:cs="Arial"/>
          <w:sz w:val="22"/>
          <w:szCs w:val="22"/>
        </w:rPr>
        <w:t xml:space="preserve">), </w:t>
      </w:r>
      <w:r w:rsidR="004E6A1E" w:rsidRPr="004E6A1E">
        <w:rPr>
          <w:rFonts w:ascii="Arial" w:hAnsi="Arial" w:cs="Arial"/>
          <w:sz w:val="22"/>
          <w:szCs w:val="22"/>
        </w:rPr>
        <w:t>150</w:t>
      </w:r>
      <w:r w:rsidR="00AB7F11" w:rsidRPr="004E6A1E">
        <w:rPr>
          <w:rFonts w:ascii="Arial" w:eastAsia="Times New Roman" w:hAnsi="Arial" w:cs="Arial"/>
          <w:kern w:val="0"/>
          <w:sz w:val="22"/>
          <w:szCs w:val="22"/>
          <w14:ligatures w14:val="none"/>
        </w:rPr>
        <w:t>µ</w:t>
      </w:r>
      <w:r w:rsidR="004E6A1E" w:rsidRPr="004E6A1E">
        <w:rPr>
          <w:rFonts w:ascii="Arial" w:hAnsi="Arial" w:cs="Arial"/>
          <w:sz w:val="22"/>
          <w:szCs w:val="22"/>
        </w:rPr>
        <w:t>L of wash buffer one</w:t>
      </w:r>
      <w:r w:rsidR="00AB7F11">
        <w:rPr>
          <w:rFonts w:ascii="Arial" w:hAnsi="Arial" w:cs="Arial"/>
          <w:sz w:val="22"/>
          <w:szCs w:val="22"/>
        </w:rPr>
        <w:t xml:space="preserve"> (</w:t>
      </w:r>
      <w:r w:rsidR="00C757FB">
        <w:rPr>
          <w:rFonts w:ascii="Arial" w:hAnsi="Arial" w:cs="Arial"/>
          <w:sz w:val="22"/>
          <w:szCs w:val="22"/>
        </w:rPr>
        <w:t>20% Ethanol, 900 mM guanidine thiocyanate, 10 mM Tris-HCl (pH 7.5)</w:t>
      </w:r>
      <w:r w:rsidR="00AB7F11">
        <w:rPr>
          <w:rFonts w:ascii="Arial" w:hAnsi="Arial" w:cs="Arial"/>
          <w:sz w:val="22"/>
          <w:szCs w:val="22"/>
        </w:rPr>
        <w:t>)</w:t>
      </w:r>
      <w:r w:rsidR="004E6A1E" w:rsidRPr="004E6A1E">
        <w:rPr>
          <w:rFonts w:ascii="Arial" w:hAnsi="Arial" w:cs="Arial"/>
          <w:sz w:val="22"/>
          <w:szCs w:val="22"/>
        </w:rPr>
        <w:t>, wash buffer two</w:t>
      </w:r>
      <w:r w:rsidR="00AB7F11">
        <w:rPr>
          <w:rFonts w:ascii="Arial" w:hAnsi="Arial" w:cs="Arial"/>
          <w:sz w:val="22"/>
          <w:szCs w:val="22"/>
        </w:rPr>
        <w:t xml:space="preserve"> (</w:t>
      </w:r>
      <w:r w:rsidR="00FD6966">
        <w:rPr>
          <w:rFonts w:ascii="Arial" w:hAnsi="Arial" w:cs="Arial"/>
          <w:sz w:val="22"/>
          <w:szCs w:val="22"/>
        </w:rPr>
        <w:t>200mM</w:t>
      </w:r>
      <w:r w:rsidR="00C757FB">
        <w:rPr>
          <w:rFonts w:ascii="Arial" w:hAnsi="Arial" w:cs="Arial"/>
          <w:sz w:val="22"/>
          <w:szCs w:val="22"/>
        </w:rPr>
        <w:t xml:space="preserve"> TE, 80% Ethanol</w:t>
      </w:r>
      <w:r w:rsidR="00AB7F11">
        <w:rPr>
          <w:rFonts w:ascii="Arial" w:hAnsi="Arial" w:cs="Arial"/>
          <w:sz w:val="22"/>
          <w:szCs w:val="22"/>
        </w:rPr>
        <w:t>)</w:t>
      </w:r>
      <w:r w:rsidR="004E6A1E" w:rsidRPr="004E6A1E">
        <w:rPr>
          <w:rFonts w:ascii="Arial" w:hAnsi="Arial" w:cs="Arial"/>
          <w:sz w:val="22"/>
          <w:szCs w:val="22"/>
        </w:rPr>
        <w:t xml:space="preserve"> and 50</w:t>
      </w:r>
      <w:r w:rsidR="00AB7F11" w:rsidRPr="004E6A1E">
        <w:rPr>
          <w:rFonts w:ascii="Arial" w:eastAsia="Times New Roman" w:hAnsi="Arial" w:cs="Arial"/>
          <w:kern w:val="0"/>
          <w:sz w:val="22"/>
          <w:szCs w:val="22"/>
          <w14:ligatures w14:val="none"/>
        </w:rPr>
        <w:t>µ</w:t>
      </w:r>
      <w:r w:rsidR="004E6A1E" w:rsidRPr="004E6A1E">
        <w:rPr>
          <w:rFonts w:ascii="Arial" w:hAnsi="Arial" w:cs="Arial"/>
          <w:sz w:val="22"/>
          <w:szCs w:val="22"/>
        </w:rPr>
        <w:t xml:space="preserve">L of </w:t>
      </w:r>
      <w:r w:rsidR="00AB7F11">
        <w:rPr>
          <w:rFonts w:ascii="Arial" w:hAnsi="Arial" w:cs="Arial"/>
          <w:sz w:val="22"/>
          <w:szCs w:val="22"/>
        </w:rPr>
        <w:t>sterile</w:t>
      </w:r>
      <w:r w:rsidR="004E6A1E" w:rsidRPr="004E6A1E">
        <w:rPr>
          <w:rFonts w:ascii="Arial" w:hAnsi="Arial" w:cs="Arial"/>
          <w:sz w:val="22"/>
          <w:szCs w:val="22"/>
        </w:rPr>
        <w:t xml:space="preserve"> water was added. The extraction was completed </w:t>
      </w:r>
      <w:r w:rsidR="000A21E9">
        <w:rPr>
          <w:rFonts w:ascii="Arial" w:hAnsi="Arial" w:cs="Arial"/>
          <w:sz w:val="22"/>
          <w:szCs w:val="22"/>
        </w:rPr>
        <w:t>on a</w:t>
      </w:r>
      <w:r w:rsidR="004E6A1E" w:rsidRPr="004E6A1E">
        <w:rPr>
          <w:rFonts w:ascii="Arial" w:hAnsi="Arial" w:cs="Arial"/>
          <w:sz w:val="22"/>
          <w:szCs w:val="22"/>
        </w:rPr>
        <w:t xml:space="preserve"> </w:t>
      </w:r>
      <w:proofErr w:type="spellStart"/>
      <w:r w:rsidR="004E6A1E" w:rsidRPr="004E6A1E">
        <w:rPr>
          <w:rFonts w:ascii="Arial" w:hAnsi="Arial" w:cs="Arial"/>
          <w:sz w:val="22"/>
          <w:szCs w:val="22"/>
        </w:rPr>
        <w:t>KingFisher</w:t>
      </w:r>
      <w:proofErr w:type="spellEnd"/>
      <w:r w:rsidR="000A21E9">
        <w:rPr>
          <w:rFonts w:ascii="Arial" w:hAnsi="Arial" w:cs="Arial"/>
          <w:sz w:val="22"/>
          <w:szCs w:val="22"/>
        </w:rPr>
        <w:t xml:space="preserve"> liquid handling robot (</w:t>
      </w:r>
      <w:proofErr w:type="spellStart"/>
      <w:r w:rsidR="000A21E9">
        <w:rPr>
          <w:rFonts w:ascii="Arial" w:hAnsi="Arial" w:cs="Arial"/>
          <w:sz w:val="22"/>
          <w:szCs w:val="22"/>
        </w:rPr>
        <w:t>Thermo</w:t>
      </w:r>
      <w:proofErr w:type="spellEnd"/>
      <w:r w:rsidR="000A21E9">
        <w:rPr>
          <w:rFonts w:ascii="Arial" w:hAnsi="Arial" w:cs="Arial"/>
          <w:sz w:val="22"/>
          <w:szCs w:val="22"/>
        </w:rPr>
        <w:t xml:space="preserve"> Scientific)</w:t>
      </w:r>
      <w:r w:rsidR="004E6A1E" w:rsidRPr="004E6A1E">
        <w:rPr>
          <w:rFonts w:ascii="Arial" w:hAnsi="Arial" w:cs="Arial"/>
          <w:sz w:val="22"/>
          <w:szCs w:val="22"/>
        </w:rPr>
        <w:t xml:space="preserve">. Eluted nucleic acids were then stored </w:t>
      </w:r>
      <w:r w:rsidR="00AB7F11">
        <w:rPr>
          <w:rFonts w:ascii="Arial" w:hAnsi="Arial" w:cs="Arial"/>
          <w:sz w:val="22"/>
          <w:szCs w:val="22"/>
        </w:rPr>
        <w:t>at</w:t>
      </w:r>
      <w:r w:rsidR="004E6A1E" w:rsidRPr="004E6A1E">
        <w:rPr>
          <w:rFonts w:ascii="Arial" w:hAnsi="Arial" w:cs="Arial"/>
          <w:sz w:val="22"/>
          <w:szCs w:val="22"/>
        </w:rPr>
        <w:t xml:space="preserve"> -80</w:t>
      </w:r>
      <w:r w:rsidR="00AB7F11">
        <w:rPr>
          <w:rFonts w:ascii="Arial" w:hAnsi="Arial" w:cs="Arial"/>
          <w:sz w:val="22"/>
          <w:szCs w:val="22"/>
        </w:rPr>
        <w:sym w:font="Symbol" w:char="F0B0"/>
      </w:r>
      <w:r w:rsidR="004E6A1E" w:rsidRPr="004E6A1E">
        <w:rPr>
          <w:rFonts w:ascii="Arial" w:hAnsi="Arial" w:cs="Arial"/>
          <w:sz w:val="22"/>
          <w:szCs w:val="22"/>
        </w:rPr>
        <w:t xml:space="preserve">C until </w:t>
      </w:r>
      <w:r w:rsidR="000A21E9">
        <w:rPr>
          <w:rFonts w:ascii="Arial" w:hAnsi="Arial" w:cs="Arial"/>
          <w:sz w:val="22"/>
          <w:szCs w:val="22"/>
        </w:rPr>
        <w:t>further processing</w:t>
      </w:r>
      <w:r w:rsidR="004E6A1E" w:rsidRPr="004E6A1E">
        <w:rPr>
          <w:rFonts w:ascii="Arial" w:hAnsi="Arial" w:cs="Arial"/>
          <w:sz w:val="22"/>
          <w:szCs w:val="22"/>
        </w:rPr>
        <w:t>.</w:t>
      </w:r>
    </w:p>
    <w:p w14:paraId="6401336E" w14:textId="77777777" w:rsidR="00D2179E" w:rsidRPr="004E6A1E" w:rsidRDefault="00D2179E" w:rsidP="00081385">
      <w:pPr>
        <w:spacing w:line="360" w:lineRule="auto"/>
        <w:rPr>
          <w:rFonts w:ascii="Arial" w:hAnsi="Arial" w:cs="Arial"/>
          <w:sz w:val="22"/>
          <w:szCs w:val="22"/>
        </w:rPr>
      </w:pPr>
    </w:p>
    <w:p w14:paraId="49A6B57B" w14:textId="46C051FA" w:rsidR="00D2179E" w:rsidRDefault="00D2179E" w:rsidP="00081385">
      <w:pPr>
        <w:spacing w:line="360" w:lineRule="auto"/>
        <w:textAlignment w:val="baseline"/>
        <w:rPr>
          <w:rFonts w:ascii="Arial" w:eastAsia="Times New Roman" w:hAnsi="Arial" w:cs="Arial"/>
          <w:kern w:val="0"/>
          <w:sz w:val="22"/>
          <w:szCs w:val="22"/>
          <w14:ligatures w14:val="none"/>
        </w:rPr>
      </w:pPr>
      <w:r w:rsidRPr="00AB7F11">
        <w:rPr>
          <w:rFonts w:ascii="Arial" w:hAnsi="Arial" w:cs="Arial"/>
          <w:i/>
          <w:iCs/>
          <w:sz w:val="22"/>
          <w:szCs w:val="22"/>
        </w:rPr>
        <w:t>Galbut virus positivity</w:t>
      </w:r>
      <w:r w:rsidR="004E6A1E" w:rsidRPr="00AB7F11">
        <w:rPr>
          <w:rFonts w:ascii="Arial" w:hAnsi="Arial" w:cs="Arial"/>
          <w:i/>
          <w:iCs/>
          <w:sz w:val="22"/>
          <w:szCs w:val="22"/>
        </w:rPr>
        <w:t>:</w:t>
      </w:r>
      <w:r w:rsidR="004E6A1E" w:rsidRPr="004E6A1E">
        <w:rPr>
          <w:rFonts w:ascii="Arial" w:hAnsi="Arial" w:cs="Arial"/>
          <w:sz w:val="22"/>
          <w:szCs w:val="22"/>
        </w:rPr>
        <w:t xml:space="preserve"> To determine which samples were positive for galbut virus</w:t>
      </w:r>
      <w:r w:rsidR="00E420BE">
        <w:rPr>
          <w:rFonts w:ascii="Arial" w:hAnsi="Arial" w:cs="Arial"/>
          <w:sz w:val="22"/>
          <w:szCs w:val="22"/>
        </w:rPr>
        <w:t xml:space="preserve"> RNA</w:t>
      </w:r>
      <w:r w:rsidR="004E6A1E" w:rsidRPr="004E6A1E">
        <w:rPr>
          <w:rFonts w:ascii="Arial" w:hAnsi="Arial" w:cs="Arial"/>
          <w:sz w:val="22"/>
          <w:szCs w:val="22"/>
        </w:rPr>
        <w:t xml:space="preserve">, </w:t>
      </w:r>
      <w:r w:rsidR="004E6A1E" w:rsidRPr="004E6A1E">
        <w:rPr>
          <w:rFonts w:ascii="Arial" w:eastAsia="Times New Roman" w:hAnsi="Arial" w:cs="Arial"/>
          <w:kern w:val="0"/>
          <w:sz w:val="22"/>
          <w:szCs w:val="22"/>
          <w14:ligatures w14:val="none"/>
        </w:rPr>
        <w:t xml:space="preserve">cDNA was generated using 5.5µL RNA, </w:t>
      </w:r>
      <w:r w:rsidR="00C75C6A">
        <w:rPr>
          <w:rFonts w:ascii="Arial" w:eastAsia="Times New Roman" w:hAnsi="Arial" w:cs="Arial"/>
          <w:kern w:val="0"/>
          <w:sz w:val="22"/>
          <w:szCs w:val="22"/>
          <w14:ligatures w14:val="none"/>
        </w:rPr>
        <w:t>0.75</w:t>
      </w:r>
      <w:r w:rsidR="004E6A1E" w:rsidRPr="004E6A1E">
        <w:rPr>
          <w:rFonts w:ascii="Arial" w:eastAsia="Times New Roman" w:hAnsi="Arial" w:cs="Arial"/>
          <w:kern w:val="0"/>
          <w:sz w:val="22"/>
          <w:szCs w:val="22"/>
          <w14:ligatures w14:val="none"/>
        </w:rPr>
        <w:t xml:space="preserve">µM random hexamer primers (IDT), </w:t>
      </w:r>
      <w:r w:rsidR="00C75C6A">
        <w:rPr>
          <w:rFonts w:ascii="Arial" w:eastAsia="Times New Roman" w:hAnsi="Arial" w:cs="Arial"/>
          <w:kern w:val="0"/>
          <w:sz w:val="22"/>
          <w:szCs w:val="22"/>
          <w14:ligatures w14:val="none"/>
        </w:rPr>
        <w:t>0.75</w:t>
      </w:r>
      <w:r w:rsidR="004E6A1E" w:rsidRPr="004E6A1E">
        <w:rPr>
          <w:rFonts w:ascii="Arial" w:eastAsia="Times New Roman" w:hAnsi="Arial" w:cs="Arial"/>
          <w:kern w:val="0"/>
          <w:sz w:val="22"/>
          <w:szCs w:val="22"/>
          <w14:ligatures w14:val="none"/>
        </w:rPr>
        <w:t>µM dNTPs and water to 13µL and incubated at 65°C for 5 minutes. Next, 4µL 5X FS buffer</w:t>
      </w:r>
      <w:ins w:id="1687" w:author="Keene-Snickers,Lexi" w:date="2025-03-14T15:49:00Z" w16du:dateUtc="2025-03-14T21:49:00Z">
        <w:del w:id="1688" w:author="Stenglein,Mark" w:date="2025-03-27T16:26:00Z" w16du:dateUtc="2025-03-27T22:26:00Z">
          <w:r w:rsidR="006B0BAE" w:rsidDel="006006DC">
            <w:rPr>
              <w:rFonts w:ascii="Arial" w:eastAsia="Times New Roman" w:hAnsi="Arial" w:cs="Arial"/>
              <w:kern w:val="0"/>
              <w:sz w:val="22"/>
              <w:szCs w:val="22"/>
              <w14:ligatures w14:val="none"/>
            </w:rPr>
            <w:delText xml:space="preserve"> or mashup buffer</w:delText>
          </w:r>
        </w:del>
      </w:ins>
      <w:r w:rsidR="004E6A1E" w:rsidRPr="004E6A1E">
        <w:rPr>
          <w:rFonts w:ascii="Arial" w:eastAsia="Times New Roman" w:hAnsi="Arial" w:cs="Arial"/>
          <w:kern w:val="0"/>
          <w:sz w:val="22"/>
          <w:szCs w:val="22"/>
          <w14:ligatures w14:val="none"/>
        </w:rPr>
        <w:t xml:space="preserve">, </w:t>
      </w:r>
      <w:r w:rsidR="00C75C6A">
        <w:rPr>
          <w:rFonts w:ascii="Arial" w:eastAsia="Times New Roman" w:hAnsi="Arial" w:cs="Arial"/>
          <w:kern w:val="0"/>
          <w:sz w:val="22"/>
          <w:szCs w:val="22"/>
          <w14:ligatures w14:val="none"/>
        </w:rPr>
        <w:t>10</w:t>
      </w:r>
      <w:r w:rsidR="004E6A1E" w:rsidRPr="004E6A1E">
        <w:rPr>
          <w:rFonts w:ascii="Arial" w:eastAsia="Times New Roman" w:hAnsi="Arial" w:cs="Arial"/>
          <w:kern w:val="0"/>
          <w:sz w:val="22"/>
          <w:szCs w:val="22"/>
          <w14:ligatures w14:val="none"/>
        </w:rPr>
        <w:t xml:space="preserve">M DTT and 1µL </w:t>
      </w:r>
      <w:ins w:id="1689" w:author="Keene-Snickers,Lexi" w:date="2025-03-14T15:49:00Z" w16du:dateUtc="2025-03-14T21:49:00Z">
        <w:r w:rsidR="006B0BAE">
          <w:rPr>
            <w:rFonts w:ascii="Arial" w:eastAsia="Times New Roman" w:hAnsi="Arial" w:cs="Arial"/>
            <w:kern w:val="0"/>
            <w:sz w:val="22"/>
            <w:szCs w:val="22"/>
            <w14:ligatures w14:val="none"/>
          </w:rPr>
          <w:t xml:space="preserve">mashup </w:t>
        </w:r>
      </w:ins>
      <w:r w:rsidR="004E6A1E" w:rsidRPr="004E6A1E">
        <w:rPr>
          <w:rFonts w:ascii="Arial" w:eastAsia="Times New Roman" w:hAnsi="Arial" w:cs="Arial"/>
          <w:kern w:val="0"/>
          <w:sz w:val="22"/>
          <w:szCs w:val="22"/>
          <w14:ligatures w14:val="none"/>
        </w:rPr>
        <w:t>reverse transcriptase was added</w:t>
      </w:r>
      <w:r w:rsidR="004E6A1E" w:rsidRPr="004E6A1E">
        <w:rPr>
          <w:rFonts w:ascii="Arial" w:eastAsia="Times New Roman" w:hAnsi="Arial" w:cs="Arial"/>
          <w:color w:val="FF0000"/>
          <w:kern w:val="0"/>
          <w:sz w:val="22"/>
          <w:szCs w:val="22"/>
          <w14:ligatures w14:val="none"/>
        </w:rPr>
        <w:t xml:space="preserve"> </w:t>
      </w:r>
      <w:r w:rsidR="004E6A1E" w:rsidRPr="004E6A1E">
        <w:rPr>
          <w:rFonts w:ascii="Arial" w:eastAsia="Times New Roman" w:hAnsi="Arial" w:cs="Arial"/>
          <w:kern w:val="0"/>
          <w:sz w:val="22"/>
          <w:szCs w:val="22"/>
          <w14:ligatures w14:val="none"/>
        </w:rPr>
        <w:t xml:space="preserve">and incubated at 50°C for 60 minutes followed by a heat inactivation step at 80°C for 10 minutes after which each sample was diluted in 90µL nuclease-free water. qPCR was conducted using NEB Luna Universal qPCR </w:t>
      </w:r>
      <w:del w:id="1690" w:author="Stenglein,Mark" w:date="2025-03-12T17:12:00Z" w16du:dateUtc="2025-03-12T23:12:00Z">
        <w:r w:rsidR="004E6A1E" w:rsidRPr="004E6A1E" w:rsidDel="0081635E">
          <w:rPr>
            <w:rFonts w:ascii="Arial" w:eastAsia="Times New Roman" w:hAnsi="Arial" w:cs="Arial"/>
            <w:kern w:val="0"/>
            <w:sz w:val="22"/>
            <w:szCs w:val="22"/>
            <w14:ligatures w14:val="none"/>
          </w:rPr>
          <w:delText>Master</w:delText>
        </w:r>
      </w:del>
      <w:r w:rsidR="004E6A1E" w:rsidRPr="004E6A1E">
        <w:rPr>
          <w:rFonts w:ascii="Arial" w:eastAsia="Times New Roman" w:hAnsi="Arial" w:cs="Arial"/>
          <w:kern w:val="0"/>
          <w:sz w:val="22"/>
          <w:szCs w:val="22"/>
          <w14:ligatures w14:val="none"/>
        </w:rPr>
        <w:t xml:space="preserve">mix following manufacturer recommendations and cycling conditions (NEB, M3003). </w:t>
      </w:r>
      <w:r w:rsidR="004E6A1E">
        <w:rPr>
          <w:rFonts w:ascii="Arial" w:eastAsia="Times New Roman" w:hAnsi="Arial" w:cs="Arial"/>
          <w:kern w:val="0"/>
          <w:sz w:val="22"/>
          <w:szCs w:val="22"/>
          <w14:ligatures w14:val="none"/>
        </w:rPr>
        <w:t xml:space="preserve">Each sample was screened for galbut virus using two primer </w:t>
      </w:r>
      <w:proofErr w:type="gramStart"/>
      <w:r w:rsidR="004E6A1E">
        <w:rPr>
          <w:rFonts w:ascii="Arial" w:eastAsia="Times New Roman" w:hAnsi="Arial" w:cs="Arial"/>
          <w:kern w:val="0"/>
          <w:sz w:val="22"/>
          <w:szCs w:val="22"/>
          <w14:ligatures w14:val="none"/>
        </w:rPr>
        <w:t xml:space="preserve">sets </w:t>
      </w:r>
      <w:r w:rsidR="00AF5B12">
        <w:rPr>
          <w:rFonts w:ascii="Arial" w:eastAsia="Times New Roman" w:hAnsi="Arial" w:cs="Arial"/>
          <w:kern w:val="0"/>
          <w:sz w:val="22"/>
          <w:szCs w:val="22"/>
          <w14:ligatures w14:val="none"/>
        </w:rPr>
        <w:t xml:space="preserve"> (</w:t>
      </w:r>
      <w:proofErr w:type="gramEnd"/>
      <w:r w:rsidR="004E6A1E" w:rsidRPr="00BA0FCB">
        <w:rPr>
          <w:rFonts w:ascii="Arial" w:eastAsia="Times New Roman" w:hAnsi="Arial" w:cs="Arial"/>
          <w:b/>
          <w:bCs/>
          <w:kern w:val="0"/>
          <w:sz w:val="22"/>
          <w:szCs w:val="22"/>
          <w14:ligatures w14:val="none"/>
        </w:rPr>
        <w:t xml:space="preserve">Table </w:t>
      </w:r>
      <w:r w:rsidR="00076A67">
        <w:rPr>
          <w:rFonts w:ascii="Arial" w:eastAsia="Times New Roman" w:hAnsi="Arial" w:cs="Arial"/>
          <w:b/>
          <w:bCs/>
          <w:kern w:val="0"/>
          <w:sz w:val="22"/>
          <w:szCs w:val="22"/>
          <w14:ligatures w14:val="none"/>
        </w:rPr>
        <w:t>3</w:t>
      </w:r>
      <w:r w:rsidR="00BA0FCB">
        <w:rPr>
          <w:rFonts w:ascii="Arial" w:eastAsia="Times New Roman" w:hAnsi="Arial" w:cs="Arial"/>
          <w:kern w:val="0"/>
          <w:sz w:val="22"/>
          <w:szCs w:val="22"/>
          <w14:ligatures w14:val="none"/>
        </w:rPr>
        <w:t>)</w:t>
      </w:r>
      <w:r w:rsidR="00CE018B">
        <w:rPr>
          <w:rFonts w:ascii="Arial" w:eastAsia="Times New Roman" w:hAnsi="Arial" w:cs="Arial"/>
          <w:kern w:val="0"/>
          <w:sz w:val="22"/>
          <w:szCs w:val="22"/>
          <w14:ligatures w14:val="none"/>
        </w:rPr>
        <w:t>.</w:t>
      </w:r>
      <w:r w:rsidR="00D66EA5">
        <w:rPr>
          <w:rFonts w:ascii="Arial" w:eastAsia="Times New Roman" w:hAnsi="Arial" w:cs="Arial"/>
          <w:kern w:val="0"/>
          <w:sz w:val="22"/>
          <w:szCs w:val="22"/>
          <w14:ligatures w14:val="none"/>
        </w:rPr>
        <w:t xml:space="preserve"> </w:t>
      </w:r>
      <w:ins w:id="1691" w:author="Keene-Snickers,Lexi" w:date="2025-03-15T09:50:00Z" w16du:dateUtc="2025-03-15T15:50:00Z">
        <w:r w:rsidR="005E307A">
          <w:rPr>
            <w:rFonts w:ascii="Arial" w:eastAsia="Times New Roman" w:hAnsi="Arial" w:cs="Arial"/>
            <w:kern w:val="0"/>
            <w:sz w:val="22"/>
            <w:szCs w:val="22"/>
            <w14:ligatures w14:val="none"/>
          </w:rPr>
          <w:t>Galbut virus 1 primers only detect clade A sequences</w:t>
        </w:r>
      </w:ins>
      <w:ins w:id="1692" w:author="Keene-Snickers,Lexi" w:date="2025-03-15T09:51:00Z" w16du:dateUtc="2025-03-15T15:51:00Z">
        <w:r w:rsidR="005E307A">
          <w:rPr>
            <w:rFonts w:ascii="Arial" w:eastAsia="Times New Roman" w:hAnsi="Arial" w:cs="Arial"/>
            <w:kern w:val="0"/>
            <w:sz w:val="22"/>
            <w:szCs w:val="22"/>
            <w14:ligatures w14:val="none"/>
          </w:rPr>
          <w:t>.</w:t>
        </w:r>
      </w:ins>
      <w:ins w:id="1693" w:author="Keene-Snickers,Lexi" w:date="2025-03-15T10:02:00Z" w16du:dateUtc="2025-03-15T16:02:00Z">
        <w:r w:rsidR="009C7CA6">
          <w:rPr>
            <w:rFonts w:ascii="Arial" w:eastAsia="Times New Roman" w:hAnsi="Arial" w:cs="Arial"/>
            <w:kern w:val="0"/>
            <w:sz w:val="22"/>
            <w:szCs w:val="22"/>
            <w14:ligatures w14:val="none"/>
          </w:rPr>
          <w:t xml:space="preserve"> The discovery of galbut virus clade B led us to develop the galbut virus 2 set t</w:t>
        </w:r>
      </w:ins>
      <w:ins w:id="1694" w:author="Keene-Snickers,Lexi" w:date="2025-03-15T10:03:00Z" w16du:dateUtc="2025-03-15T16:03:00Z">
        <w:r w:rsidR="009C7CA6">
          <w:rPr>
            <w:rFonts w:ascii="Arial" w:eastAsia="Times New Roman" w:hAnsi="Arial" w:cs="Arial"/>
            <w:kern w:val="0"/>
            <w:sz w:val="22"/>
            <w:szCs w:val="22"/>
            <w14:ligatures w14:val="none"/>
          </w:rPr>
          <w:t>hat detects both clade A and B. All wild collected samples were screened using both primers however the data shown in Figure 1 only uses data from the galbut</w:t>
        </w:r>
      </w:ins>
      <w:ins w:id="1695" w:author="Keene-Snickers,Lexi" w:date="2025-03-15T10:04:00Z" w16du:dateUtc="2025-03-15T16:04:00Z">
        <w:r w:rsidR="009C7CA6">
          <w:rPr>
            <w:rFonts w:ascii="Arial" w:eastAsia="Times New Roman" w:hAnsi="Arial" w:cs="Arial"/>
            <w:kern w:val="0"/>
            <w:sz w:val="22"/>
            <w:szCs w:val="22"/>
            <w14:ligatures w14:val="none"/>
          </w:rPr>
          <w:t xml:space="preserve"> virus 2 primers.</w:t>
        </w:r>
      </w:ins>
      <w:ins w:id="1696" w:author="Keene-Snickers,Lexi" w:date="2025-03-15T09:51:00Z" w16du:dateUtc="2025-03-15T15:51:00Z">
        <w:r w:rsidR="005E307A">
          <w:rPr>
            <w:rFonts w:ascii="Arial" w:eastAsia="Times New Roman" w:hAnsi="Arial" w:cs="Arial"/>
            <w:kern w:val="0"/>
            <w:sz w:val="22"/>
            <w:szCs w:val="22"/>
            <w14:ligatures w14:val="none"/>
          </w:rPr>
          <w:t xml:space="preserve"> </w:t>
        </w:r>
      </w:ins>
    </w:p>
    <w:p w14:paraId="0DFECF99" w14:textId="77777777" w:rsidR="00CE018B" w:rsidRDefault="00CE018B" w:rsidP="00081385">
      <w:pPr>
        <w:spacing w:line="360" w:lineRule="auto"/>
        <w:textAlignment w:val="baseline"/>
        <w:rPr>
          <w:rFonts w:ascii="Arial" w:eastAsia="Times New Roman" w:hAnsi="Arial" w:cs="Arial"/>
          <w:kern w:val="0"/>
          <w:sz w:val="22"/>
          <w:szCs w:val="22"/>
          <w14:ligatures w14:val="none"/>
        </w:rPr>
      </w:pPr>
    </w:p>
    <w:tbl>
      <w:tblPr>
        <w:tblStyle w:val="TableGrid"/>
        <w:tblW w:w="9715" w:type="dxa"/>
        <w:tblLayout w:type="fixed"/>
        <w:tblLook w:val="04A0" w:firstRow="1" w:lastRow="0" w:firstColumn="1" w:lastColumn="0" w:noHBand="0" w:noVBand="1"/>
      </w:tblPr>
      <w:tblGrid>
        <w:gridCol w:w="1705"/>
        <w:gridCol w:w="1620"/>
        <w:gridCol w:w="2430"/>
        <w:gridCol w:w="2520"/>
        <w:gridCol w:w="1440"/>
      </w:tblGrid>
      <w:tr w:rsidR="00C565AE" w14:paraId="352D4E14" w14:textId="77777777" w:rsidTr="00E97611">
        <w:tc>
          <w:tcPr>
            <w:tcW w:w="1705" w:type="dxa"/>
          </w:tcPr>
          <w:p w14:paraId="0EAB351C" w14:textId="704CFAB5"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Primer pair name (#s in lab collection) </w:t>
            </w:r>
          </w:p>
        </w:tc>
        <w:tc>
          <w:tcPr>
            <w:tcW w:w="1620" w:type="dxa"/>
          </w:tcPr>
          <w:p w14:paraId="134B0BDB" w14:textId="4169BA6C" w:rsidR="00C565AE" w:rsidRPr="00AB5926"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Galbut virus clade detection</w:t>
            </w:r>
          </w:p>
        </w:tc>
        <w:tc>
          <w:tcPr>
            <w:tcW w:w="2430" w:type="dxa"/>
          </w:tcPr>
          <w:p w14:paraId="59212D04" w14:textId="5C5DBDE6"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Forward </w:t>
            </w:r>
          </w:p>
        </w:tc>
        <w:tc>
          <w:tcPr>
            <w:tcW w:w="2520" w:type="dxa"/>
          </w:tcPr>
          <w:p w14:paraId="68C8D4FB" w14:textId="708A01FA"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Reverse </w:t>
            </w:r>
          </w:p>
        </w:tc>
        <w:tc>
          <w:tcPr>
            <w:tcW w:w="1440" w:type="dxa"/>
          </w:tcPr>
          <w:p w14:paraId="7B9F9BEA" w14:textId="797AD07F" w:rsidR="00C565AE" w:rsidRDefault="00C565AE" w:rsidP="00081385">
            <w:pPr>
              <w:spacing w:line="360" w:lineRule="auto"/>
              <w:textAlignment w:val="baseline"/>
              <w:rPr>
                <w:rFonts w:ascii="Arial" w:eastAsia="Times New Roman" w:hAnsi="Arial" w:cs="Arial"/>
                <w:kern w:val="0"/>
                <w:sz w:val="22"/>
                <w:szCs w:val="22"/>
                <w14:ligatures w14:val="none"/>
              </w:rPr>
            </w:pPr>
            <w:r w:rsidRPr="00586B71">
              <w:rPr>
                <w:rFonts w:ascii="Arial" w:eastAsia="Times New Roman" w:hAnsi="Arial" w:cs="Arial"/>
                <w:kern w:val="0"/>
                <w:sz w:val="22"/>
                <w:szCs w:val="22"/>
                <w14:ligatures w14:val="none"/>
              </w:rPr>
              <w:t>Reference</w:t>
            </w:r>
            <w:r w:rsidRPr="00AB5926">
              <w:rPr>
                <w:rFonts w:ascii="Arial" w:eastAsia="Times New Roman" w:hAnsi="Arial" w:cs="Arial"/>
                <w:kern w:val="0"/>
                <w:sz w:val="22"/>
                <w:szCs w:val="22"/>
                <w14:ligatures w14:val="none"/>
              </w:rPr>
              <w:t> </w:t>
            </w:r>
          </w:p>
        </w:tc>
      </w:tr>
      <w:tr w:rsidR="00C565AE" w14:paraId="1BAF4702" w14:textId="77777777" w:rsidTr="00E97611">
        <w:tc>
          <w:tcPr>
            <w:tcW w:w="1705" w:type="dxa"/>
          </w:tcPr>
          <w:p w14:paraId="261928AA" w14:textId="069B8E8C"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 xml:space="preserve">Galbut virus </w:t>
            </w:r>
            <w:r>
              <w:rPr>
                <w:rFonts w:ascii="Arial" w:eastAsia="Times New Roman" w:hAnsi="Arial" w:cs="Arial"/>
                <w:kern w:val="0"/>
                <w:sz w:val="22"/>
                <w:szCs w:val="22"/>
                <w14:ligatures w14:val="none"/>
              </w:rPr>
              <w:t>1</w:t>
            </w:r>
            <w:r w:rsidRPr="00AB5926">
              <w:rPr>
                <w:rFonts w:ascii="Arial" w:eastAsia="Times New Roman" w:hAnsi="Arial" w:cs="Arial"/>
                <w:kern w:val="0"/>
                <w:sz w:val="22"/>
                <w:szCs w:val="22"/>
                <w14:ligatures w14:val="none"/>
              </w:rPr>
              <w:t xml:space="preserve"> (#1600/1601) </w:t>
            </w:r>
          </w:p>
        </w:tc>
        <w:tc>
          <w:tcPr>
            <w:tcW w:w="1620" w:type="dxa"/>
          </w:tcPr>
          <w:p w14:paraId="7F0117B2" w14:textId="7C8776CF" w:rsidR="00C565AE" w:rsidRPr="00AB5926" w:rsidRDefault="00C565AE" w:rsidP="00E97611">
            <w:pPr>
              <w:spacing w:line="360" w:lineRule="auto"/>
              <w:jc w:val="center"/>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w:t>
            </w:r>
          </w:p>
        </w:tc>
        <w:tc>
          <w:tcPr>
            <w:tcW w:w="2430" w:type="dxa"/>
          </w:tcPr>
          <w:p w14:paraId="2E39BB9B" w14:textId="4112883B"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CCGTGAAGCAAGGAATCAAT </w:t>
            </w:r>
          </w:p>
        </w:tc>
        <w:tc>
          <w:tcPr>
            <w:tcW w:w="2520" w:type="dxa"/>
          </w:tcPr>
          <w:p w14:paraId="77DEE579" w14:textId="25696A4F"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TGCCGATTTTCTGCTCTTTT </w:t>
            </w:r>
          </w:p>
        </w:tc>
        <w:tc>
          <w:tcPr>
            <w:tcW w:w="1440" w:type="dxa"/>
          </w:tcPr>
          <w:p w14:paraId="3D164DB1" w14:textId="742CAEC7"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Cross 2020</w:t>
            </w:r>
            <w:sdt>
              <w:sdtPr>
                <w:rPr>
                  <w:rFonts w:ascii="Arial" w:eastAsia="Times New Roman" w:hAnsi="Arial" w:cs="Arial"/>
                  <w:color w:val="000000"/>
                  <w:kern w:val="0"/>
                  <w:sz w:val="22"/>
                  <w:szCs w:val="22"/>
                  <w:vertAlign w:val="superscript"/>
                  <w14:ligatures w14:val="none"/>
                </w:rPr>
                <w:tag w:val="MENDELEY_CITATION_v3_eyJjaXRhdGlvbklEIjoiTUVOREVMRVlfQ0lUQVRJT05fZTYzMWExMzItZThkMC00NWE0LWFlNjAtOWRmZDQzMTNiZDMx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2058974296"/>
                <w:placeholder>
                  <w:docPart w:val="1B50628153B71548878DC177A5D0A46C"/>
                </w:placeholder>
              </w:sdtPr>
              <w:sdtContent>
                <w:r w:rsidR="003C0B86" w:rsidRPr="003C0B86">
                  <w:rPr>
                    <w:rFonts w:ascii="Arial" w:eastAsia="Times New Roman" w:hAnsi="Arial" w:cs="Arial"/>
                    <w:color w:val="000000"/>
                    <w:kern w:val="0"/>
                    <w:sz w:val="22"/>
                    <w:szCs w:val="22"/>
                    <w:vertAlign w:val="superscript"/>
                    <w14:ligatures w14:val="none"/>
                  </w:rPr>
                  <w:t>1</w:t>
                </w:r>
              </w:sdtContent>
            </w:sdt>
          </w:p>
        </w:tc>
      </w:tr>
      <w:tr w:rsidR="00C565AE" w14:paraId="0DF4ABFA" w14:textId="77777777" w:rsidTr="00E97611">
        <w:tc>
          <w:tcPr>
            <w:tcW w:w="1705" w:type="dxa"/>
          </w:tcPr>
          <w:p w14:paraId="0BF738DC" w14:textId="77777777"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Galbut virus 2</w:t>
            </w:r>
          </w:p>
          <w:p w14:paraId="2E43EB0C" w14:textId="7DF837CA"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(#2165/2170)</w:t>
            </w:r>
          </w:p>
        </w:tc>
        <w:tc>
          <w:tcPr>
            <w:tcW w:w="1620" w:type="dxa"/>
          </w:tcPr>
          <w:p w14:paraId="0ACD6336" w14:textId="152CB029" w:rsidR="00C565AE" w:rsidRPr="00CE018B" w:rsidRDefault="00C565AE" w:rsidP="00E97611">
            <w:pPr>
              <w:spacing w:line="360" w:lineRule="auto"/>
              <w:jc w:val="center"/>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 and B</w:t>
            </w:r>
          </w:p>
        </w:tc>
        <w:tc>
          <w:tcPr>
            <w:tcW w:w="2430" w:type="dxa"/>
          </w:tcPr>
          <w:p w14:paraId="7E9D0498" w14:textId="67F706D1" w:rsidR="00C565AE" w:rsidRDefault="00C565AE" w:rsidP="00081385">
            <w:pPr>
              <w:spacing w:line="360" w:lineRule="auto"/>
              <w:textAlignment w:val="baseline"/>
              <w:rPr>
                <w:rFonts w:ascii="Arial" w:eastAsia="Times New Roman" w:hAnsi="Arial" w:cs="Arial"/>
                <w:kern w:val="0"/>
                <w:sz w:val="22"/>
                <w:szCs w:val="22"/>
                <w14:ligatures w14:val="none"/>
              </w:rPr>
            </w:pPr>
            <w:r w:rsidRPr="00CE018B">
              <w:rPr>
                <w:rFonts w:ascii="Arial" w:eastAsia="Times New Roman" w:hAnsi="Arial" w:cs="Arial"/>
                <w:kern w:val="0"/>
                <w:sz w:val="22"/>
                <w:szCs w:val="22"/>
                <w14:ligatures w14:val="none"/>
              </w:rPr>
              <w:t>GTTCTTATCCGCATCGCCTA</w:t>
            </w:r>
          </w:p>
        </w:tc>
        <w:tc>
          <w:tcPr>
            <w:tcW w:w="2520" w:type="dxa"/>
          </w:tcPr>
          <w:p w14:paraId="68C6483B" w14:textId="543E0FC0" w:rsidR="00C565AE" w:rsidRDefault="00C565AE" w:rsidP="00081385">
            <w:pPr>
              <w:spacing w:line="360" w:lineRule="auto"/>
              <w:textAlignment w:val="baseline"/>
              <w:rPr>
                <w:rFonts w:ascii="Arial" w:eastAsia="Times New Roman" w:hAnsi="Arial" w:cs="Arial"/>
                <w:kern w:val="0"/>
                <w:sz w:val="22"/>
                <w:szCs w:val="22"/>
                <w14:ligatures w14:val="none"/>
              </w:rPr>
            </w:pPr>
            <w:r w:rsidRPr="00CE018B">
              <w:rPr>
                <w:rFonts w:ascii="Arial" w:eastAsia="Times New Roman" w:hAnsi="Arial" w:cs="Arial"/>
                <w:kern w:val="0"/>
                <w:sz w:val="22"/>
                <w:szCs w:val="22"/>
                <w14:ligatures w14:val="none"/>
              </w:rPr>
              <w:t>AATTCACTACTTCCTTGACACCTC</w:t>
            </w:r>
          </w:p>
        </w:tc>
        <w:tc>
          <w:tcPr>
            <w:tcW w:w="1440" w:type="dxa"/>
          </w:tcPr>
          <w:p w14:paraId="19CDF9CB" w14:textId="1B80E7B4"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This study</w:t>
            </w:r>
          </w:p>
        </w:tc>
      </w:tr>
      <w:tr w:rsidR="00C565AE" w14:paraId="4401E31E" w14:textId="77777777" w:rsidTr="00E97611">
        <w:tc>
          <w:tcPr>
            <w:tcW w:w="1705" w:type="dxa"/>
          </w:tcPr>
          <w:p w14:paraId="7E765761" w14:textId="7ABCBF57"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RpL32</w:t>
            </w:r>
            <w:r>
              <w:rPr>
                <w:rFonts w:ascii="Arial" w:eastAsia="Times New Roman" w:hAnsi="Arial" w:cs="Arial"/>
                <w:kern w:val="0"/>
                <w:sz w:val="22"/>
                <w:szCs w:val="22"/>
                <w14:ligatures w14:val="none"/>
              </w:rPr>
              <w:t xml:space="preserve"> mRNA</w:t>
            </w:r>
            <w:r w:rsidRPr="00AB5926">
              <w:rPr>
                <w:rFonts w:ascii="Arial" w:eastAsia="Times New Roman" w:hAnsi="Arial" w:cs="Arial"/>
                <w:kern w:val="0"/>
                <w:sz w:val="22"/>
                <w:szCs w:val="22"/>
                <w14:ligatures w14:val="none"/>
              </w:rPr>
              <w:t xml:space="preserve"> (1012/1013) </w:t>
            </w:r>
          </w:p>
        </w:tc>
        <w:tc>
          <w:tcPr>
            <w:tcW w:w="1620" w:type="dxa"/>
          </w:tcPr>
          <w:p w14:paraId="0039D9FE" w14:textId="297888FA" w:rsidR="00C565AE" w:rsidRPr="00AB5926" w:rsidRDefault="00C565AE" w:rsidP="00E97611">
            <w:pPr>
              <w:spacing w:line="360" w:lineRule="auto"/>
              <w:jc w:val="center"/>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NA</w:t>
            </w:r>
          </w:p>
        </w:tc>
        <w:tc>
          <w:tcPr>
            <w:tcW w:w="2430" w:type="dxa"/>
          </w:tcPr>
          <w:p w14:paraId="1D0321F8" w14:textId="0463B595"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TGCTAAGCTGTCGCACAAATGG </w:t>
            </w:r>
          </w:p>
        </w:tc>
        <w:tc>
          <w:tcPr>
            <w:tcW w:w="2520" w:type="dxa"/>
          </w:tcPr>
          <w:p w14:paraId="1C3AF8FE" w14:textId="1F384751"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TGCGCTTGTTCGATCCGTAAC </w:t>
            </w:r>
          </w:p>
        </w:tc>
        <w:tc>
          <w:tcPr>
            <w:tcW w:w="1440" w:type="dxa"/>
          </w:tcPr>
          <w:p w14:paraId="1D6EF035" w14:textId="219A1A80"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Cao 2016</w:t>
            </w:r>
            <w:sdt>
              <w:sdtPr>
                <w:rPr>
                  <w:rFonts w:ascii="Arial" w:eastAsia="Times New Roman" w:hAnsi="Arial" w:cs="Arial"/>
                  <w:color w:val="000000"/>
                  <w:kern w:val="0"/>
                  <w:sz w:val="22"/>
                  <w:szCs w:val="22"/>
                  <w:vertAlign w:val="superscript"/>
                  <w14:ligatures w14:val="none"/>
                </w:rPr>
                <w:tag w:val="MENDELEY_CITATION_v3_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"/>
                <w:id w:val="1144314538"/>
                <w:placeholder>
                  <w:docPart w:val="1B50628153B71548878DC177A5D0A46C"/>
                </w:placeholder>
              </w:sdtPr>
              <w:sdtContent>
                <w:r w:rsidR="003C0B86" w:rsidRPr="003C0B86">
                  <w:rPr>
                    <w:rFonts w:ascii="Arial" w:eastAsia="Times New Roman" w:hAnsi="Arial" w:cs="Arial"/>
                    <w:color w:val="000000"/>
                    <w:kern w:val="0"/>
                    <w:sz w:val="22"/>
                    <w:szCs w:val="22"/>
                    <w:vertAlign w:val="superscript"/>
                    <w14:ligatures w14:val="none"/>
                  </w:rPr>
                  <w:t>34</w:t>
                </w:r>
              </w:sdtContent>
            </w:sdt>
          </w:p>
        </w:tc>
      </w:tr>
    </w:tbl>
    <w:p w14:paraId="2F86B4A7" w14:textId="77777777" w:rsidR="00006799" w:rsidRDefault="00006799" w:rsidP="00081385">
      <w:pPr>
        <w:spacing w:line="360" w:lineRule="auto"/>
        <w:rPr>
          <w:rFonts w:ascii="Arial" w:hAnsi="Arial" w:cs="Arial"/>
          <w:i/>
          <w:iCs/>
          <w:sz w:val="22"/>
          <w:szCs w:val="22"/>
        </w:rPr>
      </w:pPr>
    </w:p>
    <w:p w14:paraId="5954D859" w14:textId="71548A34" w:rsidR="00D66EA5" w:rsidRPr="00D66EA5" w:rsidRDefault="00D66EA5" w:rsidP="00081385">
      <w:pPr>
        <w:spacing w:line="360" w:lineRule="auto"/>
        <w:rPr>
          <w:rFonts w:ascii="Arial" w:hAnsi="Arial" w:cs="Arial"/>
          <w:sz w:val="22"/>
          <w:szCs w:val="22"/>
        </w:rPr>
      </w:pPr>
      <w:r w:rsidRPr="00AB7F11">
        <w:rPr>
          <w:rFonts w:ascii="Arial" w:hAnsi="Arial" w:cs="Arial"/>
          <w:i/>
          <w:iCs/>
          <w:sz w:val="22"/>
          <w:szCs w:val="22"/>
        </w:rPr>
        <w:t>NGS Library Preparation:</w:t>
      </w:r>
      <w:r>
        <w:rPr>
          <w:rFonts w:ascii="Arial" w:hAnsi="Arial" w:cs="Arial"/>
          <w:sz w:val="22"/>
          <w:szCs w:val="22"/>
        </w:rPr>
        <w:t xml:space="preserve"> </w:t>
      </w:r>
      <w:r w:rsidR="0081635E">
        <w:rPr>
          <w:rFonts w:ascii="Arial" w:hAnsi="Arial" w:cs="Arial"/>
          <w:sz w:val="22"/>
          <w:szCs w:val="22"/>
        </w:rPr>
        <w:t xml:space="preserve">From </w:t>
      </w:r>
      <w:r>
        <w:rPr>
          <w:rFonts w:ascii="Arial" w:hAnsi="Arial" w:cs="Arial"/>
          <w:sz w:val="22"/>
          <w:szCs w:val="22"/>
        </w:rPr>
        <w:t>the 641 galbut virus positive samples, 1</w:t>
      </w:r>
      <w:ins w:id="1697" w:author="Keene-Snickers,Lexi" w:date="2025-03-15T10:04:00Z" w16du:dateUtc="2025-03-15T16:04:00Z">
        <w:r w:rsidR="009C7CA6">
          <w:rPr>
            <w:rFonts w:ascii="Arial" w:hAnsi="Arial" w:cs="Arial"/>
            <w:sz w:val="22"/>
            <w:szCs w:val="22"/>
          </w:rPr>
          <w:t>46</w:t>
        </w:r>
      </w:ins>
      <w:del w:id="1698" w:author="Keene-Snickers,Lexi" w:date="2025-03-15T10:04:00Z" w16du:dateUtc="2025-03-15T16:04:00Z">
        <w:r w:rsidDel="009C7CA6">
          <w:rPr>
            <w:rFonts w:ascii="Arial" w:hAnsi="Arial" w:cs="Arial"/>
            <w:sz w:val="22"/>
            <w:szCs w:val="22"/>
          </w:rPr>
          <w:delText>55</w:delText>
        </w:r>
      </w:del>
      <w:r>
        <w:rPr>
          <w:rFonts w:ascii="Arial" w:hAnsi="Arial" w:cs="Arial"/>
          <w:sz w:val="22"/>
          <w:szCs w:val="22"/>
        </w:rPr>
        <w:t xml:space="preserve"> were selected for total RNA sequencing</w:t>
      </w:r>
      <w:r w:rsidR="00442191">
        <w:rPr>
          <w:rFonts w:ascii="Arial" w:hAnsi="Arial" w:cs="Arial"/>
          <w:sz w:val="22"/>
          <w:szCs w:val="22"/>
        </w:rPr>
        <w:t xml:space="preserve"> to recover galbut virus sequences</w:t>
      </w:r>
      <w:r w:rsidR="003A451F">
        <w:rPr>
          <w:rFonts w:ascii="Arial" w:eastAsia="Times New Roman" w:hAnsi="Arial" w:cs="Arial"/>
          <w:kern w:val="0"/>
          <w:sz w:val="22"/>
          <w:szCs w:val="22"/>
          <w14:ligatures w14:val="none"/>
        </w:rPr>
        <w:t>.</w:t>
      </w:r>
      <w:ins w:id="1699" w:author="Keene-Snickers,Lexi" w:date="2025-03-15T10:04:00Z" w16du:dateUtc="2025-03-15T16:04:00Z">
        <w:r w:rsidR="009C7CA6">
          <w:rPr>
            <w:rFonts w:ascii="Arial" w:eastAsia="Times New Roman" w:hAnsi="Arial" w:cs="Arial"/>
            <w:kern w:val="0"/>
            <w:sz w:val="22"/>
            <w:szCs w:val="22"/>
            <w14:ligatures w14:val="none"/>
          </w:rPr>
          <w:t xml:space="preserve"> With the addition of the galbut virus 2 prime</w:t>
        </w:r>
      </w:ins>
      <w:ins w:id="1700" w:author="Keene-Snickers,Lexi" w:date="2025-03-15T10:05:00Z" w16du:dateUtc="2025-03-15T16:05:00Z">
        <w:r w:rsidR="009C7CA6">
          <w:rPr>
            <w:rFonts w:ascii="Arial" w:eastAsia="Times New Roman" w:hAnsi="Arial" w:cs="Arial"/>
            <w:kern w:val="0"/>
            <w:sz w:val="22"/>
            <w:szCs w:val="22"/>
            <w14:ligatures w14:val="none"/>
          </w:rPr>
          <w:t>rs, we discovered additional clade B positive samples collected in 2020 and 2021. Nine of these samples were also sequenced.</w:t>
        </w:r>
      </w:ins>
      <w:r w:rsidR="003A451F">
        <w:rPr>
          <w:rFonts w:ascii="Arial" w:eastAsia="Times New Roman" w:hAnsi="Arial" w:cs="Arial"/>
          <w:kern w:val="0"/>
          <w:sz w:val="22"/>
          <w:szCs w:val="22"/>
          <w14:ligatures w14:val="none"/>
        </w:rPr>
        <w:t xml:space="preserve"> </w:t>
      </w:r>
      <w:r>
        <w:rPr>
          <w:rFonts w:ascii="Arial" w:hAnsi="Arial" w:cs="Arial"/>
          <w:sz w:val="22"/>
          <w:szCs w:val="22"/>
        </w:rPr>
        <w:t>S</w:t>
      </w:r>
      <w:r w:rsidR="00AB7F11">
        <w:rPr>
          <w:rFonts w:ascii="Arial" w:hAnsi="Arial" w:cs="Arial"/>
          <w:sz w:val="22"/>
          <w:szCs w:val="22"/>
        </w:rPr>
        <w:t>amples</w:t>
      </w:r>
      <w:r>
        <w:rPr>
          <w:rFonts w:ascii="Arial" w:hAnsi="Arial" w:cs="Arial"/>
          <w:sz w:val="22"/>
          <w:szCs w:val="22"/>
        </w:rPr>
        <w:t xml:space="preserve"> were selected </w:t>
      </w:r>
      <w:r w:rsidR="00216F2A">
        <w:rPr>
          <w:rFonts w:ascii="Arial" w:hAnsi="Arial" w:cs="Arial"/>
          <w:sz w:val="22"/>
          <w:szCs w:val="22"/>
        </w:rPr>
        <w:t>to represent diverse</w:t>
      </w:r>
      <w:r>
        <w:rPr>
          <w:rFonts w:ascii="Arial" w:hAnsi="Arial" w:cs="Arial"/>
          <w:sz w:val="22"/>
          <w:szCs w:val="22"/>
        </w:rPr>
        <w:t xml:space="preserve"> location</w:t>
      </w:r>
      <w:r w:rsidR="00216F2A">
        <w:rPr>
          <w:rFonts w:ascii="Arial" w:hAnsi="Arial" w:cs="Arial"/>
          <w:sz w:val="22"/>
          <w:szCs w:val="22"/>
        </w:rPr>
        <w:t>s</w:t>
      </w:r>
      <w:r>
        <w:rPr>
          <w:rFonts w:ascii="Arial" w:hAnsi="Arial" w:cs="Arial"/>
          <w:sz w:val="22"/>
          <w:szCs w:val="22"/>
        </w:rPr>
        <w:t xml:space="preserve">, </w:t>
      </w:r>
      <w:r w:rsidR="00442191">
        <w:rPr>
          <w:rFonts w:ascii="Arial" w:hAnsi="Arial" w:cs="Arial"/>
          <w:sz w:val="22"/>
          <w:szCs w:val="22"/>
        </w:rPr>
        <w:t>galbut virus RNA level</w:t>
      </w:r>
      <w:r w:rsidR="00216F2A">
        <w:rPr>
          <w:rFonts w:ascii="Arial" w:hAnsi="Arial" w:cs="Arial"/>
          <w:sz w:val="22"/>
          <w:szCs w:val="22"/>
        </w:rPr>
        <w:t>s</w:t>
      </w:r>
      <w:r w:rsidR="00442191">
        <w:rPr>
          <w:rFonts w:ascii="Arial" w:hAnsi="Arial" w:cs="Arial"/>
          <w:sz w:val="22"/>
          <w:szCs w:val="22"/>
        </w:rPr>
        <w:t xml:space="preserve"> </w:t>
      </w:r>
      <w:r>
        <w:rPr>
          <w:rFonts w:ascii="Arial" w:hAnsi="Arial" w:cs="Arial"/>
          <w:sz w:val="22"/>
          <w:szCs w:val="22"/>
        </w:rPr>
        <w:t>(rang</w:t>
      </w:r>
      <w:r w:rsidR="00216F2A">
        <w:rPr>
          <w:rFonts w:ascii="Arial" w:hAnsi="Arial" w:cs="Arial"/>
          <w:sz w:val="22"/>
          <w:szCs w:val="22"/>
        </w:rPr>
        <w:t xml:space="preserve">ing from </w:t>
      </w:r>
      <w:r w:rsidR="00442191">
        <w:rPr>
          <w:rFonts w:ascii="Arial" w:hAnsi="Arial" w:cs="Arial"/>
          <w:sz w:val="22"/>
          <w:szCs w:val="22"/>
        </w:rPr>
        <w:t xml:space="preserve">low to </w:t>
      </w:r>
      <w:r>
        <w:rPr>
          <w:rFonts w:ascii="Arial" w:hAnsi="Arial" w:cs="Arial"/>
          <w:sz w:val="22"/>
          <w:szCs w:val="22"/>
        </w:rPr>
        <w:t>high)</w:t>
      </w:r>
      <w:r w:rsidR="00442191">
        <w:rPr>
          <w:rFonts w:ascii="Arial" w:hAnsi="Arial" w:cs="Arial"/>
          <w:sz w:val="22"/>
          <w:szCs w:val="22"/>
        </w:rPr>
        <w:t>,</w:t>
      </w:r>
      <w:r>
        <w:rPr>
          <w:rFonts w:ascii="Arial" w:hAnsi="Arial" w:cs="Arial"/>
          <w:sz w:val="22"/>
          <w:szCs w:val="22"/>
        </w:rPr>
        <w:t xml:space="preserve"> and </w:t>
      </w:r>
      <w:r w:rsidR="00442191">
        <w:rPr>
          <w:rFonts w:ascii="Arial" w:hAnsi="Arial" w:cs="Arial"/>
          <w:sz w:val="22"/>
          <w:szCs w:val="22"/>
        </w:rPr>
        <w:t xml:space="preserve">qPCR melting temperature </w:t>
      </w:r>
      <w:r>
        <w:rPr>
          <w:rFonts w:ascii="Arial" w:hAnsi="Arial" w:cs="Arial"/>
          <w:sz w:val="22"/>
          <w:szCs w:val="22"/>
        </w:rPr>
        <w:t>(</w:t>
      </w:r>
      <w:r w:rsidR="00442191">
        <w:rPr>
          <w:rFonts w:ascii="Arial" w:hAnsi="Arial" w:cs="Arial"/>
          <w:sz w:val="22"/>
          <w:szCs w:val="22"/>
        </w:rPr>
        <w:t xml:space="preserve">ranging from identical to </w:t>
      </w:r>
      <w:r w:rsidR="00216F2A">
        <w:rPr>
          <w:rFonts w:ascii="Arial" w:hAnsi="Arial" w:cs="Arial"/>
          <w:sz w:val="22"/>
          <w:szCs w:val="22"/>
        </w:rPr>
        <w:t>the</w:t>
      </w:r>
      <w:r w:rsidR="00442191">
        <w:rPr>
          <w:rFonts w:ascii="Arial" w:hAnsi="Arial" w:cs="Arial"/>
          <w:sz w:val="22"/>
          <w:szCs w:val="22"/>
        </w:rPr>
        <w:t xml:space="preserve"> positive control </w:t>
      </w:r>
      <w:r>
        <w:rPr>
          <w:rFonts w:ascii="Arial" w:hAnsi="Arial" w:cs="Arial"/>
          <w:sz w:val="22"/>
          <w:szCs w:val="22"/>
        </w:rPr>
        <w:t xml:space="preserve">to </w:t>
      </w:r>
      <w:r w:rsidR="00442191">
        <w:rPr>
          <w:rFonts w:ascii="Arial" w:hAnsi="Arial" w:cs="Arial"/>
          <w:sz w:val="22"/>
          <w:szCs w:val="22"/>
        </w:rPr>
        <w:t xml:space="preserve">1˚C </w:t>
      </w:r>
      <w:r>
        <w:rPr>
          <w:rFonts w:ascii="Arial" w:hAnsi="Arial" w:cs="Arial"/>
          <w:sz w:val="22"/>
          <w:szCs w:val="22"/>
        </w:rPr>
        <w:t>away).</w:t>
      </w:r>
      <w:r w:rsidR="003A451F">
        <w:rPr>
          <w:rFonts w:ascii="Arial" w:hAnsi="Arial" w:cs="Arial"/>
          <w:sz w:val="22"/>
          <w:szCs w:val="22"/>
        </w:rPr>
        <w:t xml:space="preserve"> Sample concentration was obtained using </w:t>
      </w:r>
      <w:r w:rsidR="003A451F" w:rsidRPr="00AB5926">
        <w:rPr>
          <w:rFonts w:ascii="Arial" w:eastAsia="Times New Roman" w:hAnsi="Arial" w:cs="Arial"/>
          <w:kern w:val="0"/>
          <w:sz w:val="22"/>
          <w:szCs w:val="22"/>
          <w14:ligatures w14:val="none"/>
        </w:rPr>
        <w:t>the Qubit high-sensitivity RNA reagent (</w:t>
      </w:r>
      <w:proofErr w:type="spellStart"/>
      <w:r w:rsidR="003A451F" w:rsidRPr="00AB5926">
        <w:rPr>
          <w:rFonts w:ascii="Arial" w:eastAsia="Times New Roman" w:hAnsi="Arial" w:cs="Arial"/>
          <w:kern w:val="0"/>
          <w:sz w:val="22"/>
          <w:szCs w:val="22"/>
          <w14:ligatures w14:val="none"/>
        </w:rPr>
        <w:t>ThermoFisher</w:t>
      </w:r>
      <w:proofErr w:type="spellEnd"/>
      <w:r w:rsidR="003A451F" w:rsidRPr="00AB5926">
        <w:rPr>
          <w:rFonts w:ascii="Arial" w:eastAsia="Times New Roman" w:hAnsi="Arial" w:cs="Arial"/>
          <w:kern w:val="0"/>
          <w:sz w:val="22"/>
          <w:szCs w:val="22"/>
          <w14:ligatures w14:val="none"/>
        </w:rPr>
        <w:t>, Q32852)</w:t>
      </w:r>
      <w:r w:rsidR="003A451F">
        <w:rPr>
          <w:rFonts w:ascii="Arial" w:eastAsia="Times New Roman" w:hAnsi="Arial" w:cs="Arial"/>
          <w:kern w:val="0"/>
          <w:sz w:val="22"/>
          <w:szCs w:val="22"/>
          <w14:ligatures w14:val="none"/>
        </w:rPr>
        <w:t xml:space="preserve"> and DNA was removed via a </w:t>
      </w:r>
      <w:proofErr w:type="spellStart"/>
      <w:r w:rsidR="003A451F">
        <w:rPr>
          <w:rFonts w:ascii="Arial" w:eastAsia="Times New Roman" w:hAnsi="Arial" w:cs="Arial"/>
          <w:kern w:val="0"/>
          <w:sz w:val="22"/>
          <w:szCs w:val="22"/>
          <w14:ligatures w14:val="none"/>
        </w:rPr>
        <w:lastRenderedPageBreak/>
        <w:t>DNAse</w:t>
      </w:r>
      <w:proofErr w:type="spellEnd"/>
      <w:r w:rsidR="003A451F">
        <w:rPr>
          <w:rFonts w:ascii="Arial" w:eastAsia="Times New Roman" w:hAnsi="Arial" w:cs="Arial"/>
          <w:kern w:val="0"/>
          <w:sz w:val="22"/>
          <w:szCs w:val="22"/>
          <w14:ligatures w14:val="none"/>
        </w:rPr>
        <w:t xml:space="preserve"> </w:t>
      </w:r>
      <w:r w:rsidR="008F3479">
        <w:rPr>
          <w:rFonts w:ascii="Arial" w:eastAsia="Times New Roman" w:hAnsi="Arial" w:cs="Arial"/>
          <w:kern w:val="0"/>
          <w:sz w:val="22"/>
          <w:szCs w:val="22"/>
          <w14:ligatures w14:val="none"/>
        </w:rPr>
        <w:t xml:space="preserve">I </w:t>
      </w:r>
      <w:r w:rsidR="00AB7F11">
        <w:rPr>
          <w:rFonts w:ascii="Arial" w:eastAsia="Times New Roman" w:hAnsi="Arial" w:cs="Arial"/>
          <w:kern w:val="0"/>
          <w:sz w:val="22"/>
          <w:szCs w:val="22"/>
          <w14:ligatures w14:val="none"/>
        </w:rPr>
        <w:t xml:space="preserve">treatment </w:t>
      </w:r>
      <w:r w:rsidR="00F944DD">
        <w:rPr>
          <w:rFonts w:ascii="Arial" w:eastAsia="Times New Roman" w:hAnsi="Arial" w:cs="Arial"/>
          <w:kern w:val="0"/>
          <w:sz w:val="22"/>
          <w:szCs w:val="22"/>
          <w14:ligatures w14:val="none"/>
        </w:rPr>
        <w:t>(</w:t>
      </w:r>
      <w:r w:rsidR="008F3479">
        <w:rPr>
          <w:rFonts w:ascii="Arial" w:eastAsia="Times New Roman" w:hAnsi="Arial" w:cs="Arial"/>
          <w:kern w:val="0"/>
          <w:sz w:val="22"/>
          <w:szCs w:val="22"/>
          <w14:ligatures w14:val="none"/>
        </w:rPr>
        <w:t>NEB B0303S</w:t>
      </w:r>
      <w:r w:rsidR="00F944DD">
        <w:rPr>
          <w:rFonts w:ascii="Arial" w:eastAsia="Times New Roman" w:hAnsi="Arial" w:cs="Arial"/>
          <w:kern w:val="0"/>
          <w:sz w:val="22"/>
          <w:szCs w:val="22"/>
          <w14:ligatures w14:val="none"/>
        </w:rPr>
        <w:t>)</w:t>
      </w:r>
      <w:r w:rsidR="003A451F">
        <w:rPr>
          <w:rFonts w:ascii="Arial" w:eastAsia="Times New Roman" w:hAnsi="Arial" w:cs="Arial"/>
          <w:kern w:val="0"/>
          <w:sz w:val="22"/>
          <w:szCs w:val="22"/>
          <w14:ligatures w14:val="none"/>
        </w:rPr>
        <w:t>. Prior to library preparation, samples were normalized to 5 ng/</w:t>
      </w:r>
      <w:r w:rsidR="00AB7F11" w:rsidRPr="004E6A1E">
        <w:rPr>
          <w:rFonts w:ascii="Arial" w:eastAsia="Times New Roman" w:hAnsi="Arial" w:cs="Arial"/>
          <w:kern w:val="0"/>
          <w:sz w:val="22"/>
          <w:szCs w:val="22"/>
          <w14:ligatures w14:val="none"/>
        </w:rPr>
        <w:t>µ</w:t>
      </w:r>
      <w:r w:rsidR="00AB7F11">
        <w:rPr>
          <w:rFonts w:ascii="Arial" w:eastAsia="Times New Roman" w:hAnsi="Arial" w:cs="Arial"/>
          <w:kern w:val="0"/>
          <w:sz w:val="22"/>
          <w:szCs w:val="22"/>
          <w14:ligatures w14:val="none"/>
        </w:rPr>
        <w:t xml:space="preserve">L </w:t>
      </w:r>
      <w:r w:rsidR="003A451F">
        <w:rPr>
          <w:rFonts w:ascii="Arial" w:eastAsia="Times New Roman" w:hAnsi="Arial" w:cs="Arial"/>
          <w:kern w:val="0"/>
          <w:sz w:val="22"/>
          <w:szCs w:val="22"/>
          <w14:ligatures w14:val="none"/>
        </w:rPr>
        <w:t>except where sample concentration</w:t>
      </w:r>
      <w:r w:rsidR="00216F2A">
        <w:rPr>
          <w:rFonts w:ascii="Arial" w:eastAsia="Times New Roman" w:hAnsi="Arial" w:cs="Arial"/>
          <w:kern w:val="0"/>
          <w:sz w:val="22"/>
          <w:szCs w:val="22"/>
          <w14:ligatures w14:val="none"/>
        </w:rPr>
        <w:t>s</w:t>
      </w:r>
      <w:r w:rsidR="003A451F">
        <w:rPr>
          <w:rFonts w:ascii="Arial" w:eastAsia="Times New Roman" w:hAnsi="Arial" w:cs="Arial"/>
          <w:kern w:val="0"/>
          <w:sz w:val="22"/>
          <w:szCs w:val="22"/>
          <w14:ligatures w14:val="none"/>
        </w:rPr>
        <w:t xml:space="preserve"> </w:t>
      </w:r>
      <w:r w:rsidR="00216F2A">
        <w:rPr>
          <w:rFonts w:ascii="Arial" w:eastAsia="Times New Roman" w:hAnsi="Arial" w:cs="Arial"/>
          <w:kern w:val="0"/>
          <w:sz w:val="22"/>
          <w:szCs w:val="22"/>
          <w14:ligatures w14:val="none"/>
        </w:rPr>
        <w:t xml:space="preserve">were </w:t>
      </w:r>
      <w:del w:id="1701" w:author="Keene-Snickers,Lexi" w:date="2025-03-15T10:06:00Z" w16du:dateUtc="2025-03-15T16:06:00Z">
        <w:r w:rsidR="003A451F" w:rsidDel="009C7CA6">
          <w:rPr>
            <w:rFonts w:ascii="Arial" w:eastAsia="Times New Roman" w:hAnsi="Arial" w:cs="Arial"/>
            <w:kern w:val="0"/>
            <w:sz w:val="22"/>
            <w:szCs w:val="22"/>
            <w14:ligatures w14:val="none"/>
          </w:rPr>
          <w:delText>too low</w:delText>
        </w:r>
      </w:del>
      <w:ins w:id="1702" w:author="Keene-Snickers,Lexi" w:date="2025-03-15T10:06:00Z" w16du:dateUtc="2025-03-15T16:06:00Z">
        <w:r w:rsidR="009C7CA6">
          <w:rPr>
            <w:rFonts w:ascii="Arial" w:eastAsia="Times New Roman" w:hAnsi="Arial" w:cs="Arial"/>
            <w:kern w:val="0"/>
            <w:sz w:val="22"/>
            <w:szCs w:val="22"/>
            <w14:ligatures w14:val="none"/>
          </w:rPr>
          <w:t>lower than 5 ng/</w:t>
        </w:r>
        <w:r w:rsidR="009C7CA6" w:rsidRPr="004E6A1E">
          <w:rPr>
            <w:rFonts w:ascii="Arial" w:eastAsia="Times New Roman" w:hAnsi="Arial" w:cs="Arial"/>
            <w:kern w:val="0"/>
            <w:sz w:val="22"/>
            <w:szCs w:val="22"/>
            <w14:ligatures w14:val="none"/>
          </w:rPr>
          <w:t>µ</w:t>
        </w:r>
        <w:r w:rsidR="009C7CA6">
          <w:rPr>
            <w:rFonts w:ascii="Arial" w:eastAsia="Times New Roman" w:hAnsi="Arial" w:cs="Arial"/>
            <w:kern w:val="0"/>
            <w:sz w:val="22"/>
            <w:szCs w:val="22"/>
            <w14:ligatures w14:val="none"/>
          </w:rPr>
          <w:t>L</w:t>
        </w:r>
      </w:ins>
      <w:r w:rsidR="003A451F">
        <w:rPr>
          <w:rFonts w:ascii="Arial" w:eastAsia="Times New Roman" w:hAnsi="Arial" w:cs="Arial"/>
          <w:kern w:val="0"/>
          <w:sz w:val="22"/>
          <w:szCs w:val="22"/>
          <w14:ligatures w14:val="none"/>
        </w:rPr>
        <w:t>.</w:t>
      </w:r>
      <w:r w:rsidR="00AB7F11">
        <w:rPr>
          <w:rFonts w:ascii="Arial" w:eastAsia="Times New Roman" w:hAnsi="Arial" w:cs="Arial"/>
          <w:kern w:val="0"/>
          <w:sz w:val="22"/>
          <w:szCs w:val="22"/>
          <w14:ligatures w14:val="none"/>
        </w:rPr>
        <w:t xml:space="preserve"> In these cases</w:t>
      </w:r>
      <w:r w:rsidR="003F43F0">
        <w:rPr>
          <w:rFonts w:ascii="Arial" w:eastAsia="Times New Roman" w:hAnsi="Arial" w:cs="Arial"/>
          <w:kern w:val="0"/>
          <w:sz w:val="22"/>
          <w:szCs w:val="22"/>
          <w14:ligatures w14:val="none"/>
        </w:rPr>
        <w:t>,</w:t>
      </w:r>
      <w:r w:rsidR="00AB7F11">
        <w:rPr>
          <w:rFonts w:ascii="Arial" w:eastAsia="Times New Roman" w:hAnsi="Arial" w:cs="Arial"/>
          <w:kern w:val="0"/>
          <w:sz w:val="22"/>
          <w:szCs w:val="22"/>
          <w14:ligatures w14:val="none"/>
        </w:rPr>
        <w:t xml:space="preserve"> either a different sample was </w:t>
      </w:r>
      <w:r w:rsidR="00AF5B12">
        <w:rPr>
          <w:rFonts w:ascii="Arial" w:eastAsia="Times New Roman" w:hAnsi="Arial" w:cs="Arial"/>
          <w:kern w:val="0"/>
          <w:sz w:val="22"/>
          <w:szCs w:val="22"/>
          <w14:ligatures w14:val="none"/>
        </w:rPr>
        <w:t>selected,</w:t>
      </w:r>
      <w:r w:rsidR="00AB7F11">
        <w:rPr>
          <w:rFonts w:ascii="Arial" w:eastAsia="Times New Roman" w:hAnsi="Arial" w:cs="Arial"/>
          <w:kern w:val="0"/>
          <w:sz w:val="22"/>
          <w:szCs w:val="22"/>
          <w14:ligatures w14:val="none"/>
        </w:rPr>
        <w:t xml:space="preserve"> or the </w:t>
      </w:r>
      <w:r w:rsidR="003F43F0">
        <w:rPr>
          <w:rFonts w:ascii="Arial" w:eastAsia="Times New Roman" w:hAnsi="Arial" w:cs="Arial"/>
          <w:kern w:val="0"/>
          <w:sz w:val="22"/>
          <w:szCs w:val="22"/>
          <w14:ligatures w14:val="none"/>
        </w:rPr>
        <w:t>maximum volume of input RNA was used.</w:t>
      </w:r>
      <w:r>
        <w:rPr>
          <w:rFonts w:ascii="Arial" w:hAnsi="Arial" w:cs="Arial"/>
          <w:sz w:val="22"/>
          <w:szCs w:val="22"/>
        </w:rPr>
        <w:t xml:space="preserve"> </w:t>
      </w:r>
      <w:r w:rsidR="00216F2A">
        <w:rPr>
          <w:rFonts w:ascii="Arial" w:hAnsi="Arial" w:cs="Arial"/>
          <w:sz w:val="22"/>
          <w:szCs w:val="22"/>
        </w:rPr>
        <w:t>S</w:t>
      </w:r>
      <w:r>
        <w:rPr>
          <w:rFonts w:ascii="Arial" w:hAnsi="Arial" w:cs="Arial"/>
          <w:sz w:val="22"/>
          <w:szCs w:val="22"/>
        </w:rPr>
        <w:t xml:space="preserve">amples were split into two </w:t>
      </w:r>
      <w:r w:rsidR="00216F2A">
        <w:rPr>
          <w:rFonts w:ascii="Arial" w:hAnsi="Arial" w:cs="Arial"/>
          <w:sz w:val="22"/>
          <w:szCs w:val="22"/>
        </w:rPr>
        <w:t xml:space="preserve">batches of </w:t>
      </w:r>
      <w:r w:rsidR="00216F2A" w:rsidRPr="00216F2A">
        <w:rPr>
          <w:rFonts w:ascii="Arial" w:hAnsi="Arial" w:cs="Arial"/>
          <w:sz w:val="22"/>
          <w:szCs w:val="22"/>
        </w:rPr>
        <w:t>≤</w:t>
      </w:r>
      <w:r w:rsidR="00216F2A">
        <w:rPr>
          <w:rFonts w:ascii="Arial" w:hAnsi="Arial" w:cs="Arial"/>
          <w:sz w:val="22"/>
          <w:szCs w:val="22"/>
        </w:rPr>
        <w:t xml:space="preserve"> 96 samples and </w:t>
      </w:r>
      <w:r>
        <w:rPr>
          <w:rFonts w:ascii="Arial" w:hAnsi="Arial" w:cs="Arial"/>
          <w:sz w:val="22"/>
          <w:szCs w:val="22"/>
        </w:rPr>
        <w:t xml:space="preserve">prepared for sequencing using the </w:t>
      </w:r>
      <w:r w:rsidRPr="00AB5926">
        <w:rPr>
          <w:rFonts w:ascii="Arial" w:eastAsia="Times New Roman" w:hAnsi="Arial" w:cs="Arial"/>
          <w:kern w:val="0"/>
          <w:sz w:val="22"/>
          <w:szCs w:val="22"/>
          <w14:ligatures w14:val="none"/>
        </w:rPr>
        <w:t>Kapa RNA Hyper Prep kit following manufacturer recommendations</w:t>
      </w:r>
      <w:r>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 xml:space="preserve">(Roche, 08098093702). </w:t>
      </w:r>
      <w:r>
        <w:rPr>
          <w:rFonts w:ascii="Arial" w:eastAsia="Times New Roman" w:hAnsi="Arial" w:cs="Arial"/>
          <w:kern w:val="0"/>
          <w:sz w:val="22"/>
          <w:szCs w:val="22"/>
          <w14:ligatures w14:val="none"/>
        </w:rPr>
        <w:t>Eight</w:t>
      </w:r>
      <w:r w:rsidRPr="00AB5926">
        <w:rPr>
          <w:rFonts w:ascii="Arial" w:eastAsia="Times New Roman" w:hAnsi="Arial" w:cs="Arial"/>
          <w:kern w:val="0"/>
          <w:sz w:val="22"/>
          <w:szCs w:val="22"/>
          <w14:ligatures w14:val="none"/>
        </w:rPr>
        <w:t xml:space="preserve"> cycles </w:t>
      </w:r>
      <w:r w:rsidR="00216F2A">
        <w:rPr>
          <w:rFonts w:ascii="Arial" w:eastAsia="Times New Roman" w:hAnsi="Arial" w:cs="Arial"/>
          <w:kern w:val="0"/>
          <w:sz w:val="22"/>
          <w:szCs w:val="22"/>
          <w14:ligatures w14:val="none"/>
        </w:rPr>
        <w:t>of</w:t>
      </w:r>
      <w:r w:rsidRPr="00AB5926">
        <w:rPr>
          <w:rFonts w:ascii="Arial" w:eastAsia="Times New Roman" w:hAnsi="Arial" w:cs="Arial"/>
          <w:kern w:val="0"/>
          <w:sz w:val="22"/>
          <w:szCs w:val="22"/>
          <w14:ligatures w14:val="none"/>
        </w:rPr>
        <w:t xml:space="preserve"> library amplification</w:t>
      </w:r>
      <w:r w:rsidR="00216F2A">
        <w:rPr>
          <w:rFonts w:ascii="Arial" w:eastAsia="Times New Roman" w:hAnsi="Arial" w:cs="Arial"/>
          <w:kern w:val="0"/>
          <w:sz w:val="22"/>
          <w:szCs w:val="22"/>
          <w14:ligatures w14:val="none"/>
        </w:rPr>
        <w:t xml:space="preserve"> were performed. </w:t>
      </w:r>
      <w:del w:id="1703" w:author="Keene-Snickers,Lexi" w:date="2025-03-15T10:07:00Z" w16du:dateUtc="2025-03-15T16:07:00Z">
        <w:r w:rsidR="00216F2A" w:rsidDel="009C7CA6">
          <w:rPr>
            <w:rFonts w:ascii="Arial" w:eastAsia="Times New Roman" w:hAnsi="Arial" w:cs="Arial"/>
            <w:kern w:val="0"/>
            <w:sz w:val="22"/>
            <w:szCs w:val="22"/>
            <w14:ligatures w14:val="none"/>
          </w:rPr>
          <w:delText xml:space="preserve"> </w:delText>
        </w:r>
      </w:del>
      <w:r w:rsidR="00216F2A">
        <w:rPr>
          <w:rFonts w:ascii="Arial" w:eastAsia="Times New Roman" w:hAnsi="Arial" w:cs="Arial"/>
          <w:kern w:val="0"/>
          <w:sz w:val="22"/>
          <w:szCs w:val="22"/>
          <w14:ligatures w14:val="none"/>
        </w:rPr>
        <w:t xml:space="preserve">Adapters contained unique dual indices (Integrated DNA Technologies </w:t>
      </w:r>
      <w:proofErr w:type="spellStart"/>
      <w:r w:rsidR="00216F2A">
        <w:rPr>
          <w:rFonts w:ascii="Arial" w:eastAsia="Times New Roman" w:hAnsi="Arial" w:cs="Arial"/>
          <w:kern w:val="0"/>
          <w:sz w:val="22"/>
          <w:szCs w:val="22"/>
          <w14:ligatures w14:val="none"/>
        </w:rPr>
        <w:t>xGen</w:t>
      </w:r>
      <w:proofErr w:type="spellEnd"/>
      <w:r w:rsidR="00216F2A">
        <w:rPr>
          <w:rFonts w:ascii="Arial" w:eastAsia="Times New Roman" w:hAnsi="Arial" w:cs="Arial"/>
          <w:kern w:val="0"/>
          <w:sz w:val="22"/>
          <w:szCs w:val="22"/>
          <w14:ligatures w14:val="none"/>
        </w:rPr>
        <w:t xml:space="preserve"> UDI/</w:t>
      </w:r>
      <w:r w:rsidR="00216F2A" w:rsidRPr="009C7CA6">
        <w:rPr>
          <w:rFonts w:ascii="Arial" w:eastAsia="Times New Roman" w:hAnsi="Arial" w:cs="Arial"/>
          <w:kern w:val="0"/>
          <w:sz w:val="22"/>
          <w:szCs w:val="22"/>
          <w14:ligatures w14:val="none"/>
        </w:rPr>
        <w:t xml:space="preserve">UMI </w:t>
      </w:r>
      <w:r w:rsidR="00C565AE" w:rsidRPr="009C7CA6">
        <w:rPr>
          <w:rFonts w:ascii="Arial" w:hAnsi="Arial" w:cs="Arial"/>
          <w:color w:val="000000" w:themeColor="text1"/>
          <w:sz w:val="22"/>
          <w:szCs w:val="22"/>
          <w:shd w:val="clear" w:color="auto" w:fill="F5F5F5"/>
          <w:rPrChange w:id="1704" w:author="Keene-Snickers,Lexi" w:date="2025-03-15T10:08:00Z" w16du:dateUtc="2025-03-15T16:08:00Z">
            <w:rPr>
              <w:rFonts w:ascii="Lato" w:hAnsi="Lato"/>
              <w:color w:val="333333"/>
              <w:sz w:val="21"/>
              <w:szCs w:val="21"/>
              <w:shd w:val="clear" w:color="auto" w:fill="F5F5F5"/>
            </w:rPr>
          </w:rPrChange>
        </w:rPr>
        <w:t>10005903</w:t>
      </w:r>
      <w:r w:rsidR="00216F2A">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w:t>
      </w:r>
      <w:r>
        <w:rPr>
          <w:rFonts w:ascii="Arial" w:eastAsia="Times New Roman" w:hAnsi="Arial" w:cs="Arial"/>
          <w:kern w:val="0"/>
          <w:sz w:val="22"/>
          <w:szCs w:val="22"/>
          <w14:ligatures w14:val="none"/>
        </w:rPr>
        <w:t>HeLa cell</w:t>
      </w:r>
      <w:r w:rsidRPr="00AB5926">
        <w:rPr>
          <w:rFonts w:ascii="Arial" w:eastAsia="Times New Roman" w:hAnsi="Arial" w:cs="Arial"/>
          <w:kern w:val="0"/>
          <w:sz w:val="22"/>
          <w:szCs w:val="22"/>
          <w14:ligatures w14:val="none"/>
        </w:rPr>
        <w:t xml:space="preserve"> </w:t>
      </w:r>
      <w:r w:rsidR="00216F2A">
        <w:rPr>
          <w:rFonts w:ascii="Arial" w:eastAsia="Times New Roman" w:hAnsi="Arial" w:cs="Arial"/>
          <w:kern w:val="0"/>
          <w:sz w:val="22"/>
          <w:szCs w:val="22"/>
          <w14:ligatures w14:val="none"/>
        </w:rPr>
        <w:t xml:space="preserve">total </w:t>
      </w:r>
      <w:r w:rsidRPr="00AB5926">
        <w:rPr>
          <w:rFonts w:ascii="Arial" w:eastAsia="Times New Roman" w:hAnsi="Arial" w:cs="Arial"/>
          <w:kern w:val="0"/>
          <w:sz w:val="22"/>
          <w:szCs w:val="22"/>
          <w14:ligatures w14:val="none"/>
        </w:rPr>
        <w:t xml:space="preserve">RNA was used as a positive control and water was used as a negative control for </w:t>
      </w:r>
      <w:r>
        <w:rPr>
          <w:rFonts w:ascii="Arial" w:eastAsia="Times New Roman" w:hAnsi="Arial" w:cs="Arial"/>
          <w:kern w:val="0"/>
          <w:sz w:val="22"/>
          <w:szCs w:val="22"/>
          <w14:ligatures w14:val="none"/>
        </w:rPr>
        <w:t xml:space="preserve">both </w:t>
      </w:r>
      <w:r w:rsidRPr="00AB5926">
        <w:rPr>
          <w:rFonts w:ascii="Arial" w:eastAsia="Times New Roman" w:hAnsi="Arial" w:cs="Arial"/>
          <w:kern w:val="0"/>
          <w:sz w:val="22"/>
          <w:szCs w:val="22"/>
          <w14:ligatures w14:val="none"/>
        </w:rPr>
        <w:t>library preparation</w:t>
      </w:r>
      <w:r>
        <w:rPr>
          <w:rFonts w:ascii="Arial" w:eastAsia="Times New Roman" w:hAnsi="Arial" w:cs="Arial"/>
          <w:kern w:val="0"/>
          <w:sz w:val="22"/>
          <w:szCs w:val="22"/>
          <w14:ligatures w14:val="none"/>
        </w:rPr>
        <w:t>s</w:t>
      </w:r>
      <w:r w:rsidRPr="00AB5926">
        <w:rPr>
          <w:rFonts w:ascii="Arial" w:eastAsia="Times New Roman" w:hAnsi="Arial" w:cs="Arial"/>
          <w:kern w:val="0"/>
          <w:sz w:val="22"/>
          <w:szCs w:val="22"/>
          <w14:ligatures w14:val="none"/>
        </w:rPr>
        <w:t xml:space="preserve"> and sequencing. Sample pooling was determined using High Sensitivity DNA Qubit reagents and final library quality control was done using an Agilent D1000 HS Tapestation and </w:t>
      </w:r>
      <w:proofErr w:type="spellStart"/>
      <w:r w:rsidRPr="00AB5926">
        <w:rPr>
          <w:rFonts w:ascii="Arial" w:eastAsia="Times New Roman" w:hAnsi="Arial" w:cs="Arial"/>
          <w:kern w:val="0"/>
          <w:sz w:val="22"/>
          <w:szCs w:val="22"/>
          <w14:ligatures w14:val="none"/>
        </w:rPr>
        <w:t>KapaQuant</w:t>
      </w:r>
      <w:proofErr w:type="spellEnd"/>
      <w:r w:rsidRPr="00AB5926">
        <w:rPr>
          <w:rFonts w:ascii="Arial" w:eastAsia="Times New Roman" w:hAnsi="Arial" w:cs="Arial"/>
          <w:kern w:val="0"/>
          <w:sz w:val="22"/>
          <w:szCs w:val="22"/>
          <w14:ligatures w14:val="none"/>
        </w:rPr>
        <w:t xml:space="preserve"> reagents following manufacturers recommendations (Roche, 07960140001). </w:t>
      </w:r>
      <w:r w:rsidR="003A451F">
        <w:rPr>
          <w:rFonts w:ascii="Arial" w:eastAsia="Times New Roman" w:hAnsi="Arial" w:cs="Arial"/>
          <w:kern w:val="0"/>
          <w:sz w:val="22"/>
          <w:szCs w:val="22"/>
          <w14:ligatures w14:val="none"/>
        </w:rPr>
        <w:t xml:space="preserve">Both pools were sent to </w:t>
      </w:r>
      <w:proofErr w:type="spellStart"/>
      <w:r w:rsidR="003A451F">
        <w:rPr>
          <w:rFonts w:ascii="Arial" w:eastAsia="Times New Roman" w:hAnsi="Arial" w:cs="Arial"/>
          <w:kern w:val="0"/>
          <w:sz w:val="22"/>
          <w:szCs w:val="22"/>
          <w14:ligatures w14:val="none"/>
        </w:rPr>
        <w:t>Azenta</w:t>
      </w:r>
      <w:proofErr w:type="spellEnd"/>
      <w:r w:rsidR="003F43F0">
        <w:rPr>
          <w:rFonts w:ascii="Arial" w:eastAsia="Times New Roman" w:hAnsi="Arial" w:cs="Arial"/>
          <w:kern w:val="0"/>
          <w:sz w:val="22"/>
          <w:szCs w:val="22"/>
          <w14:ligatures w14:val="none"/>
        </w:rPr>
        <w:t>/</w:t>
      </w:r>
      <w:proofErr w:type="spellStart"/>
      <w:r w:rsidR="003F43F0">
        <w:rPr>
          <w:rFonts w:ascii="Arial" w:eastAsia="Times New Roman" w:hAnsi="Arial" w:cs="Arial"/>
          <w:kern w:val="0"/>
          <w:sz w:val="22"/>
          <w:szCs w:val="22"/>
          <w14:ligatures w14:val="none"/>
        </w:rPr>
        <w:t>Genewiz</w:t>
      </w:r>
      <w:proofErr w:type="spellEnd"/>
      <w:r w:rsidR="003A451F">
        <w:rPr>
          <w:rFonts w:ascii="Arial" w:eastAsia="Times New Roman" w:hAnsi="Arial" w:cs="Arial"/>
          <w:kern w:val="0"/>
          <w:sz w:val="22"/>
          <w:szCs w:val="22"/>
          <w14:ligatures w14:val="none"/>
        </w:rPr>
        <w:t xml:space="preserve"> where they were sequenced on a </w:t>
      </w:r>
      <w:proofErr w:type="spellStart"/>
      <w:r w:rsidR="003A451F">
        <w:rPr>
          <w:rFonts w:ascii="Arial" w:eastAsia="Times New Roman" w:hAnsi="Arial" w:cs="Arial"/>
          <w:kern w:val="0"/>
          <w:sz w:val="22"/>
          <w:szCs w:val="22"/>
          <w14:ligatures w14:val="none"/>
        </w:rPr>
        <w:t>NovaSeq</w:t>
      </w:r>
      <w:proofErr w:type="spellEnd"/>
      <w:r w:rsidR="003A451F">
        <w:rPr>
          <w:rFonts w:ascii="Arial" w:eastAsia="Times New Roman" w:hAnsi="Arial" w:cs="Arial"/>
          <w:kern w:val="0"/>
          <w:sz w:val="22"/>
          <w:szCs w:val="22"/>
          <w14:ligatures w14:val="none"/>
        </w:rPr>
        <w:t xml:space="preserve"> </w:t>
      </w:r>
      <w:r w:rsidR="00220A71">
        <w:rPr>
          <w:rFonts w:ascii="Arial" w:eastAsia="Times New Roman" w:hAnsi="Arial" w:cs="Arial"/>
          <w:kern w:val="0"/>
          <w:sz w:val="22"/>
          <w:szCs w:val="22"/>
          <w14:ligatures w14:val="none"/>
        </w:rPr>
        <w:t xml:space="preserve">6000 </w:t>
      </w:r>
      <w:r w:rsidR="003F43F0">
        <w:rPr>
          <w:rFonts w:ascii="Arial" w:eastAsia="Times New Roman" w:hAnsi="Arial" w:cs="Arial"/>
          <w:kern w:val="0"/>
          <w:sz w:val="22"/>
          <w:szCs w:val="22"/>
          <w14:ligatures w14:val="none"/>
        </w:rPr>
        <w:t xml:space="preserve">with </w:t>
      </w:r>
      <w:r w:rsidR="003A451F">
        <w:rPr>
          <w:rFonts w:ascii="Arial" w:eastAsia="Times New Roman" w:hAnsi="Arial" w:cs="Arial"/>
          <w:kern w:val="0"/>
          <w:sz w:val="22"/>
          <w:szCs w:val="22"/>
          <w14:ligatures w14:val="none"/>
        </w:rPr>
        <w:t>2X150 paired end sequencing.</w:t>
      </w:r>
    </w:p>
    <w:p w14:paraId="68660239" w14:textId="77777777" w:rsidR="00D2179E" w:rsidRPr="004E6A1E" w:rsidRDefault="00D2179E" w:rsidP="00081385">
      <w:pPr>
        <w:spacing w:line="360" w:lineRule="auto"/>
        <w:rPr>
          <w:rFonts w:ascii="Arial" w:hAnsi="Arial" w:cs="Arial"/>
          <w:sz w:val="22"/>
          <w:szCs w:val="22"/>
        </w:rPr>
      </w:pPr>
    </w:p>
    <w:p w14:paraId="6519E97A" w14:textId="14D1F2A9" w:rsidR="00D2179E" w:rsidRDefault="00D2179E" w:rsidP="00081385">
      <w:pPr>
        <w:spacing w:line="360" w:lineRule="auto"/>
        <w:rPr>
          <w:rFonts w:ascii="Arial" w:hAnsi="Arial" w:cs="Arial"/>
          <w:b/>
          <w:bCs/>
          <w:sz w:val="22"/>
          <w:szCs w:val="22"/>
        </w:rPr>
      </w:pPr>
      <w:r w:rsidRPr="003F43F0">
        <w:rPr>
          <w:rFonts w:ascii="Arial" w:hAnsi="Arial" w:cs="Arial"/>
          <w:b/>
          <w:bCs/>
          <w:sz w:val="22"/>
          <w:szCs w:val="22"/>
        </w:rPr>
        <w:t>Data Analysis</w:t>
      </w:r>
    </w:p>
    <w:p w14:paraId="3321B531" w14:textId="77777777" w:rsidR="00235A87" w:rsidRDefault="00235A87" w:rsidP="00081385">
      <w:pPr>
        <w:spacing w:line="360" w:lineRule="auto"/>
        <w:rPr>
          <w:rFonts w:ascii="Arial" w:hAnsi="Arial" w:cs="Arial"/>
          <w:b/>
          <w:bCs/>
          <w:sz w:val="22"/>
          <w:szCs w:val="22"/>
        </w:rPr>
      </w:pPr>
    </w:p>
    <w:p w14:paraId="787D75AB" w14:textId="19109453" w:rsidR="00235A87" w:rsidRDefault="00235A87"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i/>
          <w:iCs/>
          <w:kern w:val="0"/>
          <w:sz w:val="22"/>
          <w:szCs w:val="22"/>
          <w14:ligatures w14:val="none"/>
        </w:rPr>
        <w:t>Identification of</w:t>
      </w:r>
      <w:r w:rsidR="00220A71">
        <w:rPr>
          <w:rFonts w:ascii="Arial" w:eastAsia="Times New Roman" w:hAnsi="Arial" w:cs="Arial"/>
          <w:i/>
          <w:iCs/>
          <w:kern w:val="0"/>
          <w:sz w:val="22"/>
          <w:szCs w:val="22"/>
          <w14:ligatures w14:val="none"/>
        </w:rPr>
        <w:t xml:space="preserve"> galbut</w:t>
      </w:r>
      <w:r w:rsidRPr="00AB5926">
        <w:rPr>
          <w:rFonts w:ascii="Arial" w:eastAsia="Times New Roman" w:hAnsi="Arial" w:cs="Arial"/>
          <w:i/>
          <w:iCs/>
          <w:kern w:val="0"/>
          <w:sz w:val="22"/>
          <w:szCs w:val="22"/>
          <w14:ligatures w14:val="none"/>
        </w:rPr>
        <w:t xml:space="preserve"> virus sequences: </w:t>
      </w:r>
      <w:r w:rsidRPr="00AB5926">
        <w:rPr>
          <w:rFonts w:ascii="Arial" w:eastAsia="Times New Roman" w:hAnsi="Arial" w:cs="Arial"/>
          <w:kern w:val="0"/>
          <w:sz w:val="22"/>
          <w:szCs w:val="22"/>
          <w14:ligatures w14:val="none"/>
        </w:rPr>
        <w:t xml:space="preserve">We used our lab’s previously described </w:t>
      </w:r>
      <w:r w:rsidR="00220A71">
        <w:rPr>
          <w:rFonts w:ascii="Arial" w:eastAsia="Times New Roman" w:hAnsi="Arial" w:cs="Arial"/>
          <w:kern w:val="0"/>
          <w:sz w:val="22"/>
          <w:szCs w:val="22"/>
          <w14:ligatures w14:val="none"/>
        </w:rPr>
        <w:t>virus taxonomy pipeline</w:t>
      </w:r>
      <w:r w:rsidRPr="00AB5926">
        <w:rPr>
          <w:rFonts w:ascii="Arial" w:eastAsia="Times New Roman" w:hAnsi="Arial" w:cs="Arial"/>
          <w:kern w:val="0"/>
          <w:sz w:val="22"/>
          <w:szCs w:val="22"/>
          <w14:ligatures w14:val="none"/>
        </w:rPr>
        <w:t xml:space="preserve"> (</w:t>
      </w:r>
      <w:hyperlink r:id="rId58" w:tgtFrame="_blank" w:history="1">
        <w:r w:rsidRPr="00AB5926">
          <w:rPr>
            <w:rFonts w:ascii="Arial" w:eastAsia="Times New Roman" w:hAnsi="Arial" w:cs="Arial"/>
            <w:color w:val="0563C1"/>
            <w:kern w:val="0"/>
            <w:sz w:val="22"/>
            <w:szCs w:val="22"/>
            <w:u w:val="single"/>
            <w14:ligatures w14:val="none"/>
          </w:rPr>
          <w:t>https://github.com/stenglein-lab/taxonomy_pipeline</w:t>
        </w:r>
      </w:hyperlink>
      <w:r w:rsidRPr="00AB5926">
        <w:rPr>
          <w:rFonts w:ascii="Arial" w:eastAsia="Times New Roman" w:hAnsi="Arial" w:cs="Arial"/>
          <w:kern w:val="0"/>
          <w:sz w:val="22"/>
          <w:szCs w:val="22"/>
          <w14:ligatures w14:val="none"/>
        </w:rPr>
        <w:t xml:space="preserve">) to identify and validate </w:t>
      </w:r>
      <w:r w:rsidR="00220A71">
        <w:rPr>
          <w:rFonts w:ascii="Arial" w:eastAsia="Times New Roman" w:hAnsi="Arial" w:cs="Arial"/>
          <w:kern w:val="0"/>
          <w:sz w:val="22"/>
          <w:szCs w:val="22"/>
          <w14:ligatures w14:val="none"/>
        </w:rPr>
        <w:t xml:space="preserve">galbut </w:t>
      </w:r>
      <w:r w:rsidRPr="00AB5926">
        <w:rPr>
          <w:rFonts w:ascii="Arial" w:eastAsia="Times New Roman" w:hAnsi="Arial" w:cs="Arial"/>
          <w:kern w:val="0"/>
          <w:sz w:val="22"/>
          <w:szCs w:val="22"/>
          <w14:ligatures w14:val="none"/>
        </w:rPr>
        <w:t xml:space="preserve">virus sequences </w:t>
      </w:r>
      <w:r w:rsidR="00116549">
        <w:rPr>
          <w:rFonts w:ascii="Arial" w:eastAsia="Times New Roman" w:hAnsi="Arial" w:cs="Arial"/>
          <w:kern w:val="0"/>
          <w:sz w:val="22"/>
          <w:szCs w:val="22"/>
          <w14:ligatures w14:val="none"/>
        </w:rPr>
        <w:t>from our</w:t>
      </w:r>
      <w:r w:rsidR="00006799">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NGS datasets</w:t>
      </w:r>
      <w:sdt>
        <w:sdtPr>
          <w:rPr>
            <w:rFonts w:ascii="Arial" w:eastAsia="Times New Roman" w:hAnsi="Arial" w:cs="Arial"/>
            <w:color w:val="000000"/>
            <w:kern w:val="0"/>
            <w:sz w:val="22"/>
            <w:szCs w:val="22"/>
            <w:vertAlign w:val="superscript"/>
            <w14:ligatures w14:val="none"/>
          </w:rPr>
          <w:tag w:val="MENDELEY_CITATION_v3_eyJjaXRhdGlvbklEIjoiTUVOREVMRVlfQ0lUQVRJT05fNTk5YjBkY2UtMGRlMC00NjVlLThjM2EtMzViYTdlODVhMWMy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021317778"/>
          <w:placeholder>
            <w:docPart w:val="DefaultPlaceholder_-1854013440"/>
          </w:placeholder>
        </w:sdtPr>
        <w:sdtContent>
          <w:r w:rsidR="003C0B86" w:rsidRPr="003C0B86">
            <w:rPr>
              <w:rFonts w:ascii="Arial" w:eastAsia="Times New Roman" w:hAnsi="Arial" w:cs="Arial"/>
              <w:color w:val="000000"/>
              <w:kern w:val="0"/>
              <w:sz w:val="22"/>
              <w:szCs w:val="22"/>
              <w:vertAlign w:val="superscript"/>
              <w14:ligatures w14:val="none"/>
            </w:rPr>
            <w:t>11</w:t>
          </w:r>
        </w:sdtContent>
      </w:sdt>
      <w:r w:rsidRPr="00AB5926">
        <w:rPr>
          <w:rFonts w:ascii="Arial" w:eastAsia="Times New Roman" w:hAnsi="Arial" w:cs="Arial"/>
          <w:kern w:val="0"/>
          <w:sz w:val="22"/>
          <w:szCs w:val="22"/>
          <w14:ligatures w14:val="none"/>
        </w:rPr>
        <w:t xml:space="preserve">. In brief, adapters and low-quality reads were trimmed using </w:t>
      </w:r>
      <w:proofErr w:type="spellStart"/>
      <w:r w:rsidRPr="00AB5926">
        <w:rPr>
          <w:rFonts w:ascii="Arial" w:eastAsia="Times New Roman" w:hAnsi="Arial" w:cs="Arial"/>
          <w:kern w:val="0"/>
          <w:sz w:val="22"/>
          <w:szCs w:val="22"/>
          <w14:ligatures w14:val="none"/>
        </w:rPr>
        <w:t>cutadapt</w:t>
      </w:r>
      <w:proofErr w:type="spellEnd"/>
      <w:r w:rsidRPr="00AB5926">
        <w:rPr>
          <w:rFonts w:ascii="Arial" w:eastAsia="Times New Roman" w:hAnsi="Arial" w:cs="Arial"/>
          <w:kern w:val="0"/>
          <w:sz w:val="22"/>
          <w:szCs w:val="22"/>
          <w14:ligatures w14:val="none"/>
        </w:rPr>
        <w:t xml:space="preserve"> 3.</w:t>
      </w:r>
      <w:r>
        <w:rPr>
          <w:rFonts w:ascii="Arial" w:eastAsia="Times New Roman" w:hAnsi="Arial" w:cs="Arial"/>
          <w:kern w:val="0"/>
          <w:sz w:val="22"/>
          <w:szCs w:val="22"/>
          <w14:ligatures w14:val="none"/>
        </w:rPr>
        <w:t>5</w:t>
      </w:r>
      <w:sdt>
        <w:sdtPr>
          <w:rPr>
            <w:rFonts w:ascii="Arial" w:eastAsia="Times New Roman" w:hAnsi="Arial" w:cs="Arial"/>
            <w:color w:val="000000"/>
            <w:kern w:val="0"/>
            <w:sz w:val="22"/>
            <w:szCs w:val="22"/>
            <w:vertAlign w:val="superscript"/>
            <w14:ligatures w14:val="none"/>
          </w:rPr>
          <w:tag w:val="MENDELEY_CITATION_v3_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"/>
          <w:id w:val="1882129487"/>
          <w:placeholder>
            <w:docPart w:val="DefaultPlaceholder_-1854013440"/>
          </w:placeholder>
        </w:sdtPr>
        <w:sdtContent>
          <w:r w:rsidR="003C0B86" w:rsidRPr="003C0B86">
            <w:rPr>
              <w:rFonts w:ascii="Arial" w:eastAsia="Times New Roman" w:hAnsi="Arial" w:cs="Arial"/>
              <w:color w:val="000000"/>
              <w:kern w:val="0"/>
              <w:sz w:val="22"/>
              <w:szCs w:val="22"/>
              <w:vertAlign w:val="superscript"/>
              <w14:ligatures w14:val="none"/>
            </w:rPr>
            <w:t>35</w:t>
          </w:r>
        </w:sdtContent>
      </w:sdt>
      <w:r>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w:t>
      </w:r>
      <w:proofErr w:type="spellStart"/>
      <w:r w:rsidRPr="00AB5926">
        <w:rPr>
          <w:rFonts w:ascii="Arial" w:eastAsia="Times New Roman" w:hAnsi="Arial" w:cs="Arial"/>
          <w:kern w:val="0"/>
          <w:sz w:val="22"/>
          <w:szCs w:val="22"/>
          <w14:ligatures w14:val="none"/>
        </w:rPr>
        <w:t>Fastqc</w:t>
      </w:r>
      <w:proofErr w:type="spellEnd"/>
      <w:r w:rsidRPr="00AB5926">
        <w:rPr>
          <w:rFonts w:ascii="Arial" w:eastAsia="Times New Roman" w:hAnsi="Arial" w:cs="Arial"/>
          <w:kern w:val="0"/>
          <w:sz w:val="22"/>
          <w:szCs w:val="22"/>
          <w14:ligatures w14:val="none"/>
        </w:rPr>
        <w:t xml:space="preserve"> </w:t>
      </w:r>
      <w:r w:rsidR="00BA0FCB">
        <w:rPr>
          <w:rFonts w:ascii="Arial" w:eastAsia="Times New Roman" w:hAnsi="Arial" w:cs="Arial"/>
          <w:kern w:val="0"/>
          <w:sz w:val="22"/>
          <w:szCs w:val="22"/>
          <w14:ligatures w14:val="none"/>
        </w:rPr>
        <w:t>0.11.9</w:t>
      </w:r>
      <w:sdt>
        <w:sdtPr>
          <w:rPr>
            <w:rFonts w:ascii="Arial" w:eastAsia="Times New Roman" w:hAnsi="Arial" w:cs="Arial"/>
            <w:color w:val="000000"/>
            <w:kern w:val="0"/>
            <w:sz w:val="22"/>
            <w:szCs w:val="22"/>
            <w:vertAlign w:val="superscript"/>
            <w14:ligatures w14:val="none"/>
          </w:rPr>
          <w:tag w:val="MENDELEY_CITATION_v3_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"/>
          <w:id w:val="1005864235"/>
          <w:placeholder>
            <w:docPart w:val="DefaultPlaceholder_-1854013440"/>
          </w:placeholder>
        </w:sdtPr>
        <w:sdtContent>
          <w:r w:rsidR="003C0B86" w:rsidRPr="003C0B86">
            <w:rPr>
              <w:rFonts w:ascii="Arial" w:eastAsia="Times New Roman" w:hAnsi="Arial" w:cs="Arial"/>
              <w:color w:val="000000"/>
              <w:kern w:val="0"/>
              <w:sz w:val="22"/>
              <w:szCs w:val="22"/>
              <w:vertAlign w:val="superscript"/>
              <w14:ligatures w14:val="none"/>
            </w:rPr>
            <w:t>36</w:t>
          </w:r>
        </w:sdtContent>
      </w:sdt>
      <w:r w:rsidR="00BA0FCB">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 xml:space="preserve">was used to assess post-collapsed read quality. </w:t>
      </w:r>
      <w:r>
        <w:rPr>
          <w:rFonts w:ascii="Arial" w:eastAsia="Times New Roman" w:hAnsi="Arial" w:cs="Arial"/>
          <w:kern w:val="0"/>
          <w:sz w:val="22"/>
          <w:szCs w:val="22"/>
          <w14:ligatures w14:val="none"/>
        </w:rPr>
        <w:t>H</w:t>
      </w:r>
      <w:r w:rsidRPr="00AB5926">
        <w:rPr>
          <w:rFonts w:ascii="Arial" w:eastAsia="Times New Roman" w:hAnsi="Arial" w:cs="Arial"/>
          <w:kern w:val="0"/>
          <w:sz w:val="22"/>
          <w:szCs w:val="22"/>
          <w14:ligatures w14:val="none"/>
        </w:rPr>
        <w:t>ost reads were removed using bowtie2 2.4.5</w:t>
      </w:r>
      <w:sdt>
        <w:sdtPr>
          <w:rPr>
            <w:rFonts w:ascii="Arial" w:eastAsia="Times New Roman" w:hAnsi="Arial" w:cs="Arial"/>
            <w:color w:val="000000"/>
            <w:kern w:val="0"/>
            <w:sz w:val="22"/>
            <w:szCs w:val="22"/>
            <w:vertAlign w:val="superscript"/>
            <w14:ligatures w14:val="none"/>
          </w:rPr>
          <w:tag w:val="MENDELEY_CITATION_v3_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"/>
          <w:id w:val="-958802006"/>
          <w:placeholder>
            <w:docPart w:val="DefaultPlaceholder_-1854013440"/>
          </w:placeholder>
        </w:sdtPr>
        <w:sdtContent>
          <w:r w:rsidR="003C0B86" w:rsidRPr="003C0B86">
            <w:rPr>
              <w:rFonts w:ascii="Arial" w:eastAsia="Times New Roman" w:hAnsi="Arial" w:cs="Arial"/>
              <w:color w:val="000000"/>
              <w:kern w:val="0"/>
              <w:sz w:val="22"/>
              <w:szCs w:val="22"/>
              <w:vertAlign w:val="superscript"/>
              <w14:ligatures w14:val="none"/>
            </w:rPr>
            <w:t>37</w:t>
          </w:r>
        </w:sdtContent>
      </w:sdt>
      <w:r w:rsidRPr="00AB5926">
        <w:rPr>
          <w:rFonts w:ascii="Arial" w:eastAsia="Times New Roman" w:hAnsi="Arial" w:cs="Arial"/>
          <w:kern w:val="0"/>
          <w:sz w:val="22"/>
          <w:szCs w:val="22"/>
          <w14:ligatures w14:val="none"/>
        </w:rPr>
        <w:t> and the remaining reads were assembled using spades 3.15.4</w:t>
      </w:r>
      <w:sdt>
        <w:sdtPr>
          <w:rPr>
            <w:rFonts w:ascii="Arial" w:eastAsia="Times New Roman" w:hAnsi="Arial" w:cs="Arial"/>
            <w:color w:val="000000"/>
            <w:kern w:val="0"/>
            <w:sz w:val="22"/>
            <w:szCs w:val="22"/>
            <w:vertAlign w:val="superscript"/>
            <w14:ligatures w14:val="none"/>
          </w:rPr>
          <w:tag w:val="MENDELEY_CITATION_v3_eyJjaXRhdGlvbklEIjoiTUVOREVMRVlfQ0lUQVRJT05fOWE4OTg1NjItNmU0Mi00Y2IwLTgyYTMtYzdhZmJmNTYxYzQ2IiwicHJvcGVydGllcyI6eyJub3RlSW5kZXgiOjB9LCJpc0VkaXRlZCI6ZmFsc2UsIm1hbnVhbE92ZXJyaWRlIjp7ImlzTWFudWFsbHlPdmVycmlkZGVuIjpmYWxzZSwiY2l0ZXByb2NUZXh0IjoiPHN1cD4zODwvc3VwPiIsIm1hbnVhbE92ZXJyaWRlVGV4dCI6IiJ9LCJjaXRhdGlvbkl0ZW1zIjpbeyJpZCI6IjYyNTFkZTlmLTQ1MWQtMzY3ZS04MmQ1LWRiMDFjYzZjM2UxNiIsIml0ZW1EYXRhIjp7InR5cGUiOiJhcnRpY2xlLWpvdXJuYWwiLCJpZCI6IjYyNTFkZTlmLTQ1MWQtMzY3ZS04MmQ1LWRiMDFjYzZjM2UxNi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8L3A+IiwiaXNzdWUiOiIxIiwidm9sdW1lIjoiNzAifSwiaXNUZW1wb3JhcnkiOmZhbHNlfV19"/>
          <w:id w:val="2127121789"/>
          <w:placeholder>
            <w:docPart w:val="DefaultPlaceholder_-1854013440"/>
          </w:placeholder>
        </w:sdtPr>
        <w:sdtContent>
          <w:r w:rsidR="003C0B86" w:rsidRPr="003C0B86">
            <w:rPr>
              <w:rFonts w:ascii="Arial" w:eastAsia="Times New Roman" w:hAnsi="Arial" w:cs="Arial"/>
              <w:color w:val="000000"/>
              <w:kern w:val="0"/>
              <w:sz w:val="22"/>
              <w:szCs w:val="22"/>
              <w:vertAlign w:val="superscript"/>
              <w14:ligatures w14:val="none"/>
            </w:rPr>
            <w:t>38</w:t>
          </w:r>
        </w:sdtContent>
      </w:sdt>
      <w:r w:rsidRPr="00AB5926">
        <w:rPr>
          <w:rFonts w:ascii="Arial" w:eastAsia="Times New Roman" w:hAnsi="Arial" w:cs="Arial"/>
          <w:kern w:val="0"/>
          <w:sz w:val="22"/>
          <w:szCs w:val="22"/>
          <w14:ligatures w14:val="none"/>
        </w:rPr>
        <w:t xml:space="preserve">. Virus sequences were identified using </w:t>
      </w:r>
      <w:proofErr w:type="spellStart"/>
      <w:r w:rsidRPr="00AB5926">
        <w:rPr>
          <w:rFonts w:ascii="Arial" w:eastAsia="Times New Roman" w:hAnsi="Arial" w:cs="Arial"/>
          <w:kern w:val="0"/>
          <w:sz w:val="22"/>
          <w:szCs w:val="22"/>
          <w14:ligatures w14:val="none"/>
        </w:rPr>
        <w:t>BLASTn</w:t>
      </w:r>
      <w:proofErr w:type="spellEnd"/>
      <w:r w:rsidRPr="00AB5926">
        <w:rPr>
          <w:rFonts w:ascii="Arial" w:eastAsia="Times New Roman" w:hAnsi="Arial" w:cs="Arial"/>
          <w:kern w:val="0"/>
          <w:sz w:val="22"/>
          <w:szCs w:val="22"/>
          <w14:ligatures w14:val="none"/>
        </w:rPr>
        <w:t xml:space="preserve"> 2.12.0</w:t>
      </w:r>
      <w:r>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Draft sequences were validated by remapping of trimmed reads using bwa mem aligner version 0.7.17</w:t>
      </w:r>
      <w:sdt>
        <w:sdtPr>
          <w:rPr>
            <w:rFonts w:ascii="Arial" w:eastAsia="Times New Roman" w:hAnsi="Arial" w:cs="Arial"/>
            <w:color w:val="000000"/>
            <w:kern w:val="0"/>
            <w:sz w:val="22"/>
            <w:szCs w:val="22"/>
            <w:vertAlign w:val="superscript"/>
            <w14:ligatures w14:val="none"/>
          </w:rPr>
          <w:tag w:val="MENDELEY_CITATION_v3_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"/>
          <w:id w:val="-1205404823"/>
          <w:placeholder>
            <w:docPart w:val="DefaultPlaceholder_-1854013440"/>
          </w:placeholder>
        </w:sdtPr>
        <w:sdtContent>
          <w:r w:rsidR="003C0B86" w:rsidRPr="003C0B86">
            <w:rPr>
              <w:rFonts w:ascii="Arial" w:eastAsia="Times New Roman" w:hAnsi="Arial" w:cs="Arial"/>
              <w:color w:val="000000"/>
              <w:kern w:val="0"/>
              <w:sz w:val="22"/>
              <w:szCs w:val="22"/>
              <w:vertAlign w:val="superscript"/>
              <w14:ligatures w14:val="none"/>
            </w:rPr>
            <w:t>39</w:t>
          </w:r>
        </w:sdtContent>
      </w:sdt>
      <w:r w:rsidRPr="00AB5926">
        <w:rPr>
          <w:rFonts w:ascii="Arial" w:eastAsia="Times New Roman" w:hAnsi="Arial" w:cs="Arial"/>
          <w:kern w:val="0"/>
          <w:sz w:val="22"/>
          <w:szCs w:val="22"/>
          <w14:ligatures w14:val="none"/>
        </w:rPr>
        <w:t>. Final sequences were submitted to the NCBI nucleotide database and raw NGS data to the NCBI sequence read archive repository</w:t>
      </w:r>
      <w:r w:rsidR="00CA7EB5">
        <w:rPr>
          <w:rFonts w:ascii="Arial" w:eastAsia="Times New Roman" w:hAnsi="Arial" w:cs="Arial"/>
          <w:kern w:val="0"/>
          <w:sz w:val="22"/>
          <w:szCs w:val="22"/>
          <w14:ligatures w14:val="none"/>
        </w:rPr>
        <w:t xml:space="preserve"> (see Data Availability statement below)</w:t>
      </w:r>
      <w:r w:rsidRPr="00AB5926">
        <w:rPr>
          <w:rFonts w:ascii="Arial" w:eastAsia="Times New Roman" w:hAnsi="Arial" w:cs="Arial"/>
          <w:kern w:val="0"/>
          <w:sz w:val="22"/>
          <w:szCs w:val="22"/>
          <w14:ligatures w14:val="none"/>
        </w:rPr>
        <w:t>.   </w:t>
      </w:r>
    </w:p>
    <w:p w14:paraId="7FD15DAD" w14:textId="77777777" w:rsidR="00235A87" w:rsidRDefault="00235A87" w:rsidP="00081385">
      <w:pPr>
        <w:spacing w:line="360" w:lineRule="auto"/>
        <w:rPr>
          <w:rFonts w:ascii="Arial" w:hAnsi="Arial" w:cs="Arial"/>
          <w:b/>
          <w:bCs/>
          <w:sz w:val="22"/>
          <w:szCs w:val="22"/>
        </w:rPr>
      </w:pPr>
    </w:p>
    <w:p w14:paraId="77964280" w14:textId="6633F083" w:rsidR="00235A87" w:rsidRDefault="00235A87" w:rsidP="00081385">
      <w:pPr>
        <w:spacing w:line="360" w:lineRule="auto"/>
        <w:rPr>
          <w:rFonts w:ascii="Arial" w:eastAsia="Times New Roman" w:hAnsi="Arial" w:cs="Arial"/>
          <w:kern w:val="0"/>
          <w:sz w:val="22"/>
          <w:szCs w:val="22"/>
          <w14:ligatures w14:val="none"/>
        </w:rPr>
      </w:pPr>
      <w:r>
        <w:rPr>
          <w:rFonts w:ascii="Arial" w:eastAsia="Times New Roman" w:hAnsi="Arial" w:cs="Arial"/>
          <w:i/>
          <w:iCs/>
          <w:kern w:val="0"/>
          <w:sz w:val="22"/>
          <w:szCs w:val="22"/>
          <w14:ligatures w14:val="none"/>
        </w:rPr>
        <w:t>Molecular species identification:</w:t>
      </w:r>
      <w:r>
        <w:rPr>
          <w:rFonts w:ascii="Arial" w:eastAsia="Times New Roman" w:hAnsi="Arial" w:cs="Arial"/>
          <w:kern w:val="0"/>
          <w:sz w:val="22"/>
          <w:szCs w:val="22"/>
          <w14:ligatures w14:val="none"/>
        </w:rPr>
        <w:t xml:space="preserve"> To confirm </w:t>
      </w:r>
      <w:del w:id="1705" w:author="Stenglein,Mark" w:date="2025-03-12T17:14:00Z" w16du:dateUtc="2025-03-12T23:14:00Z">
        <w:r w:rsidDel="00156385">
          <w:rPr>
            <w:rFonts w:ascii="Arial" w:eastAsia="Times New Roman" w:hAnsi="Arial" w:cs="Arial"/>
            <w:kern w:val="0"/>
            <w:sz w:val="22"/>
            <w:szCs w:val="22"/>
            <w14:ligatures w14:val="none"/>
          </w:rPr>
          <w:delText xml:space="preserve">the </w:delText>
        </w:r>
      </w:del>
      <w:r>
        <w:rPr>
          <w:rFonts w:ascii="Arial" w:eastAsia="Times New Roman" w:hAnsi="Arial" w:cs="Arial"/>
          <w:kern w:val="0"/>
          <w:sz w:val="22"/>
          <w:szCs w:val="22"/>
          <w14:ligatures w14:val="none"/>
        </w:rPr>
        <w:t xml:space="preserve">species </w:t>
      </w:r>
      <w:r w:rsidR="00156385">
        <w:rPr>
          <w:rFonts w:ascii="Arial" w:eastAsia="Times New Roman" w:hAnsi="Arial" w:cs="Arial"/>
          <w:kern w:val="0"/>
          <w:sz w:val="22"/>
          <w:szCs w:val="22"/>
          <w14:ligatures w14:val="none"/>
        </w:rPr>
        <w:t xml:space="preserve">assignment </w:t>
      </w:r>
      <w:r>
        <w:rPr>
          <w:rFonts w:ascii="Arial" w:eastAsia="Times New Roman" w:hAnsi="Arial" w:cs="Arial"/>
          <w:kern w:val="0"/>
          <w:sz w:val="22"/>
          <w:szCs w:val="22"/>
          <w14:ligatures w14:val="none"/>
        </w:rPr>
        <w:t xml:space="preserve">of </w:t>
      </w:r>
      <w:del w:id="1706" w:author="Stenglein,Mark" w:date="2025-03-12T17:14:00Z" w16du:dateUtc="2025-03-12T23:14:00Z">
        <w:r w:rsidDel="00156385">
          <w:rPr>
            <w:rFonts w:ascii="Arial" w:eastAsia="Times New Roman" w:hAnsi="Arial" w:cs="Arial"/>
            <w:kern w:val="0"/>
            <w:sz w:val="22"/>
            <w:szCs w:val="22"/>
            <w14:ligatures w14:val="none"/>
          </w:rPr>
          <w:delText xml:space="preserve">the </w:delText>
        </w:r>
      </w:del>
      <w:r>
        <w:rPr>
          <w:rFonts w:ascii="Arial" w:eastAsia="Times New Roman" w:hAnsi="Arial" w:cs="Arial"/>
          <w:kern w:val="0"/>
          <w:sz w:val="22"/>
          <w:szCs w:val="22"/>
          <w14:ligatures w14:val="none"/>
        </w:rPr>
        <w:t>samples, we used our lab</w:t>
      </w:r>
      <w:r w:rsidR="00156385">
        <w:rPr>
          <w:rFonts w:ascii="Arial" w:eastAsia="Times New Roman" w:hAnsi="Arial" w:cs="Arial"/>
          <w:kern w:val="0"/>
          <w:sz w:val="22"/>
          <w:szCs w:val="22"/>
          <w14:ligatures w14:val="none"/>
        </w:rPr>
        <w:t>’</w:t>
      </w:r>
      <w:r>
        <w:rPr>
          <w:rFonts w:ascii="Arial" w:eastAsia="Times New Roman" w:hAnsi="Arial" w:cs="Arial"/>
          <w:kern w:val="0"/>
          <w:sz w:val="22"/>
          <w:szCs w:val="22"/>
          <w14:ligatures w14:val="none"/>
        </w:rPr>
        <w:t xml:space="preserve">s </w:t>
      </w:r>
      <w:r w:rsidR="00B65FDD">
        <w:rPr>
          <w:rFonts w:ascii="Arial" w:eastAsia="Times New Roman" w:hAnsi="Arial" w:cs="Arial"/>
          <w:kern w:val="0"/>
          <w:sz w:val="22"/>
          <w:szCs w:val="22"/>
          <w14:ligatures w14:val="none"/>
        </w:rPr>
        <w:t>species identification pipeline (</w:t>
      </w:r>
      <w:hyperlink r:id="rId59" w:history="1">
        <w:r w:rsidR="00B65FDD" w:rsidRPr="004A025D">
          <w:rPr>
            <w:rStyle w:val="Hyperlink"/>
            <w:rFonts w:ascii="Arial" w:eastAsia="Times New Roman" w:hAnsi="Arial" w:cs="Arial"/>
            <w:kern w:val="0"/>
            <w:sz w:val="22"/>
            <w:szCs w:val="22"/>
            <w14:ligatures w14:val="none"/>
          </w:rPr>
          <w:t>https://github.com/stenglein-lab/species_id</w:t>
        </w:r>
      </w:hyperlink>
      <w:r w:rsidR="00B65FDD">
        <w:rPr>
          <w:rFonts w:ascii="Arial" w:eastAsia="Times New Roman" w:hAnsi="Arial" w:cs="Arial"/>
          <w:kern w:val="0"/>
          <w:sz w:val="22"/>
          <w:szCs w:val="22"/>
          <w14:ligatures w14:val="none"/>
        </w:rPr>
        <w:t>)</w:t>
      </w:r>
      <w:sdt>
        <w:sdtPr>
          <w:rPr>
            <w:rFonts w:ascii="Arial" w:eastAsia="Times New Roman" w:hAnsi="Arial" w:cs="Arial"/>
            <w:color w:val="000000"/>
            <w:kern w:val="0"/>
            <w:sz w:val="22"/>
            <w:szCs w:val="22"/>
            <w:vertAlign w:val="superscript"/>
            <w14:ligatures w14:val="none"/>
          </w:rPr>
          <w:tag w:val="MENDELEY_CITATION_v3_eyJjaXRhdGlvbklEIjoiTUVOREVMRVlfQ0lUQVRJT05fZTVmYzA3YTgtMzE1OS00MTYwLWE4MzItNjE5ZDEyMzg0OGVj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579556347"/>
          <w:placeholder>
            <w:docPart w:val="DefaultPlaceholder_-1854013440"/>
          </w:placeholder>
        </w:sdtPr>
        <w:sdtContent>
          <w:r w:rsidR="003C0B86" w:rsidRPr="003C0B86">
            <w:rPr>
              <w:rFonts w:ascii="Arial" w:eastAsia="Times New Roman" w:hAnsi="Arial" w:cs="Arial"/>
              <w:color w:val="000000"/>
              <w:kern w:val="0"/>
              <w:sz w:val="22"/>
              <w:szCs w:val="22"/>
              <w:vertAlign w:val="superscript"/>
              <w14:ligatures w14:val="none"/>
            </w:rPr>
            <w:t>11</w:t>
          </w:r>
        </w:sdtContent>
      </w:sdt>
      <w:r w:rsidR="00B65FDD">
        <w:rPr>
          <w:rFonts w:ascii="Arial" w:eastAsia="Times New Roman" w:hAnsi="Arial" w:cs="Arial"/>
          <w:kern w:val="0"/>
          <w:sz w:val="22"/>
          <w:szCs w:val="22"/>
          <w14:ligatures w14:val="none"/>
        </w:rPr>
        <w:t xml:space="preserve">. In brief, this pipeline takes </w:t>
      </w:r>
      <w:r w:rsidR="00156385">
        <w:rPr>
          <w:rFonts w:ascii="Arial" w:eastAsia="Times New Roman" w:hAnsi="Arial" w:cs="Arial"/>
          <w:kern w:val="0"/>
          <w:sz w:val="22"/>
          <w:szCs w:val="22"/>
          <w14:ligatures w14:val="none"/>
        </w:rPr>
        <w:t xml:space="preserve">trimmed </w:t>
      </w:r>
      <w:r w:rsidR="00B65FDD">
        <w:rPr>
          <w:rFonts w:ascii="Arial" w:eastAsia="Times New Roman" w:hAnsi="Arial" w:cs="Arial"/>
          <w:kern w:val="0"/>
          <w:sz w:val="22"/>
          <w:szCs w:val="22"/>
          <w14:ligatures w14:val="none"/>
        </w:rPr>
        <w:t xml:space="preserve">reads and </w:t>
      </w:r>
      <w:r w:rsidR="00F1757E">
        <w:rPr>
          <w:rFonts w:ascii="Arial" w:eastAsia="Times New Roman" w:hAnsi="Arial" w:cs="Arial"/>
          <w:kern w:val="0"/>
          <w:sz w:val="22"/>
          <w:szCs w:val="22"/>
          <w14:ligatures w14:val="none"/>
        </w:rPr>
        <w:t xml:space="preserve">competitively </w:t>
      </w:r>
      <w:r w:rsidR="00B65FDD">
        <w:rPr>
          <w:rFonts w:ascii="Arial" w:eastAsia="Times New Roman" w:hAnsi="Arial" w:cs="Arial"/>
          <w:kern w:val="0"/>
          <w:sz w:val="22"/>
          <w:szCs w:val="22"/>
          <w14:ligatures w14:val="none"/>
        </w:rPr>
        <w:t>maps them to a set of 529 cytochrome c oxidase</w:t>
      </w:r>
      <w:r w:rsidR="00F1757E">
        <w:rPr>
          <w:rFonts w:ascii="Arial" w:eastAsia="Times New Roman" w:hAnsi="Arial" w:cs="Arial"/>
          <w:kern w:val="0"/>
          <w:sz w:val="22"/>
          <w:szCs w:val="22"/>
          <w14:ligatures w14:val="none"/>
        </w:rPr>
        <w:t xml:space="preserve"> subunit 1</w:t>
      </w:r>
      <w:r w:rsidR="00B65FDD">
        <w:rPr>
          <w:rFonts w:ascii="Arial" w:eastAsia="Times New Roman" w:hAnsi="Arial" w:cs="Arial"/>
          <w:kern w:val="0"/>
          <w:sz w:val="22"/>
          <w:szCs w:val="22"/>
          <w14:ligatures w14:val="none"/>
        </w:rPr>
        <w:t xml:space="preserve"> sequences from</w:t>
      </w:r>
      <w:r w:rsidR="00F1757E">
        <w:rPr>
          <w:rFonts w:ascii="Arial" w:eastAsia="Times New Roman" w:hAnsi="Arial" w:cs="Arial"/>
          <w:kern w:val="0"/>
          <w:sz w:val="22"/>
          <w:szCs w:val="22"/>
          <w14:ligatures w14:val="none"/>
        </w:rPr>
        <w:t xml:space="preserve"> across the</w:t>
      </w:r>
      <w:r w:rsidR="00B65FDD">
        <w:rPr>
          <w:rFonts w:ascii="Arial" w:eastAsia="Times New Roman" w:hAnsi="Arial" w:cs="Arial"/>
          <w:kern w:val="0"/>
          <w:sz w:val="22"/>
          <w:szCs w:val="22"/>
          <w14:ligatures w14:val="none"/>
        </w:rPr>
        <w:t xml:space="preserve"> Drosophilidae</w:t>
      </w:r>
      <w:r w:rsidR="00F1757E">
        <w:rPr>
          <w:rFonts w:ascii="Arial" w:eastAsia="Times New Roman" w:hAnsi="Arial" w:cs="Arial"/>
          <w:kern w:val="0"/>
          <w:sz w:val="22"/>
          <w:szCs w:val="22"/>
          <w14:ligatures w14:val="none"/>
        </w:rPr>
        <w:t xml:space="preserve"> family</w:t>
      </w:r>
      <w:r w:rsidR="00B65FDD">
        <w:rPr>
          <w:rFonts w:ascii="Arial" w:eastAsia="Times New Roman" w:hAnsi="Arial" w:cs="Arial"/>
          <w:kern w:val="0"/>
          <w:sz w:val="22"/>
          <w:szCs w:val="22"/>
          <w14:ligatures w14:val="none"/>
        </w:rPr>
        <w:t xml:space="preserve">. This pipeline identified one </w:t>
      </w:r>
      <w:commentRangeStart w:id="1707"/>
      <w:commentRangeStart w:id="1708"/>
      <w:commentRangeStart w:id="1709"/>
      <w:r w:rsidR="00B65FDD" w:rsidRPr="00A34AD4">
        <w:rPr>
          <w:rFonts w:ascii="Arial" w:eastAsia="Times New Roman" w:hAnsi="Arial" w:cs="Arial"/>
          <w:i/>
          <w:iCs/>
          <w:kern w:val="0"/>
          <w:sz w:val="22"/>
          <w:szCs w:val="22"/>
          <w14:ligatures w14:val="none"/>
        </w:rPr>
        <w:t xml:space="preserve">Drosophila </w:t>
      </w:r>
      <w:proofErr w:type="spellStart"/>
      <w:r w:rsidR="00B65FDD" w:rsidRPr="00A34AD4">
        <w:rPr>
          <w:rFonts w:ascii="Arial" w:eastAsia="Times New Roman" w:hAnsi="Arial" w:cs="Arial"/>
          <w:i/>
          <w:iCs/>
          <w:kern w:val="0"/>
          <w:sz w:val="22"/>
          <w:szCs w:val="22"/>
          <w14:ligatures w14:val="none"/>
        </w:rPr>
        <w:t>affinis</w:t>
      </w:r>
      <w:commentRangeEnd w:id="1707"/>
      <w:proofErr w:type="spellEnd"/>
      <w:r w:rsidR="00156385">
        <w:rPr>
          <w:rStyle w:val="CommentReference"/>
        </w:rPr>
        <w:commentReference w:id="1707"/>
      </w:r>
      <w:commentRangeEnd w:id="1708"/>
      <w:r w:rsidR="000A3936">
        <w:rPr>
          <w:rStyle w:val="CommentReference"/>
        </w:rPr>
        <w:commentReference w:id="1708"/>
      </w:r>
      <w:commentRangeEnd w:id="1709"/>
      <w:r w:rsidR="00645626">
        <w:rPr>
          <w:rStyle w:val="CommentReference"/>
        </w:rPr>
        <w:commentReference w:id="1709"/>
      </w:r>
      <w:r w:rsidR="00B65FDD">
        <w:rPr>
          <w:rFonts w:ascii="Arial" w:eastAsia="Times New Roman" w:hAnsi="Arial" w:cs="Arial"/>
          <w:kern w:val="0"/>
          <w:sz w:val="22"/>
          <w:szCs w:val="22"/>
          <w14:ligatures w14:val="none"/>
        </w:rPr>
        <w:t xml:space="preserve">, one </w:t>
      </w:r>
      <w:r w:rsidR="00B65FDD" w:rsidRPr="00A34AD4">
        <w:rPr>
          <w:rFonts w:ascii="Arial" w:eastAsia="Times New Roman" w:hAnsi="Arial" w:cs="Arial"/>
          <w:i/>
          <w:iCs/>
          <w:kern w:val="0"/>
          <w:sz w:val="22"/>
          <w:szCs w:val="22"/>
          <w14:ligatures w14:val="none"/>
        </w:rPr>
        <w:t>Drosophila simulan</w:t>
      </w:r>
      <w:r w:rsidR="00A34AD4" w:rsidRPr="00A34AD4">
        <w:rPr>
          <w:rFonts w:ascii="Arial" w:eastAsia="Times New Roman" w:hAnsi="Arial" w:cs="Arial"/>
          <w:i/>
          <w:iCs/>
          <w:kern w:val="0"/>
          <w:sz w:val="22"/>
          <w:szCs w:val="22"/>
          <w14:ligatures w14:val="none"/>
        </w:rPr>
        <w:t>s</w:t>
      </w:r>
      <w:r w:rsidR="00A34AD4">
        <w:rPr>
          <w:rFonts w:ascii="Arial" w:eastAsia="Times New Roman" w:hAnsi="Arial" w:cs="Arial"/>
          <w:kern w:val="0"/>
          <w:sz w:val="22"/>
          <w:szCs w:val="22"/>
          <w14:ligatures w14:val="none"/>
        </w:rPr>
        <w:t xml:space="preserve"> and 147 </w:t>
      </w:r>
      <w:r w:rsidR="00A34AD4" w:rsidRPr="00A34AD4">
        <w:rPr>
          <w:rFonts w:ascii="Arial" w:eastAsia="Times New Roman" w:hAnsi="Arial" w:cs="Arial"/>
          <w:i/>
          <w:iCs/>
          <w:kern w:val="0"/>
          <w:sz w:val="22"/>
          <w:szCs w:val="22"/>
          <w14:ligatures w14:val="none"/>
        </w:rPr>
        <w:t>D. melanogaster</w:t>
      </w:r>
      <w:r w:rsidR="00A34AD4">
        <w:rPr>
          <w:rFonts w:ascii="Arial" w:eastAsia="Times New Roman" w:hAnsi="Arial" w:cs="Arial"/>
          <w:kern w:val="0"/>
          <w:sz w:val="22"/>
          <w:szCs w:val="22"/>
          <w14:ligatures w14:val="none"/>
        </w:rPr>
        <w:t xml:space="preserve">. Six samples remained </w:t>
      </w:r>
      <w:r w:rsidR="003C3055">
        <w:rPr>
          <w:rFonts w:ascii="Arial" w:eastAsia="Times New Roman" w:hAnsi="Arial" w:cs="Arial"/>
          <w:kern w:val="0"/>
          <w:sz w:val="22"/>
          <w:szCs w:val="22"/>
          <w14:ligatures w14:val="none"/>
        </w:rPr>
        <w:t>unidentified</w:t>
      </w:r>
      <w:del w:id="1710" w:author="Stenglein,Mark" w:date="2025-03-12T17:15:00Z" w16du:dateUtc="2025-03-12T23:15:00Z">
        <w:r w:rsidR="003C3055" w:rsidDel="00156385">
          <w:rPr>
            <w:rFonts w:ascii="Arial" w:eastAsia="Times New Roman" w:hAnsi="Arial" w:cs="Arial"/>
            <w:kern w:val="0"/>
            <w:sz w:val="22"/>
            <w:szCs w:val="22"/>
            <w14:ligatures w14:val="none"/>
          </w:rPr>
          <w:delText xml:space="preserve"> as they did not confidently align to any of the available cytochrome c oxidase subunit 1 sequences from GenBank</w:delText>
        </w:r>
      </w:del>
      <w:r w:rsidR="003C3055">
        <w:rPr>
          <w:rFonts w:ascii="Arial" w:eastAsia="Times New Roman" w:hAnsi="Arial" w:cs="Arial"/>
          <w:kern w:val="0"/>
          <w:sz w:val="22"/>
          <w:szCs w:val="22"/>
          <w14:ligatures w14:val="none"/>
        </w:rPr>
        <w:t>.</w:t>
      </w:r>
      <w:r w:rsidR="00B65FDD">
        <w:rPr>
          <w:rFonts w:ascii="Arial" w:eastAsia="Times New Roman" w:hAnsi="Arial" w:cs="Arial"/>
          <w:kern w:val="0"/>
          <w:sz w:val="22"/>
          <w:szCs w:val="22"/>
          <w14:ligatures w14:val="none"/>
        </w:rPr>
        <w:t xml:space="preserve"> </w:t>
      </w:r>
      <w:commentRangeStart w:id="1711"/>
      <w:commentRangeStart w:id="1712"/>
      <w:commentRangeEnd w:id="1711"/>
      <w:r w:rsidR="000A3936">
        <w:rPr>
          <w:rStyle w:val="CommentReference"/>
        </w:rPr>
        <w:commentReference w:id="1711"/>
      </w:r>
      <w:commentRangeEnd w:id="1712"/>
      <w:r w:rsidR="00E8252E">
        <w:rPr>
          <w:rStyle w:val="CommentReference"/>
        </w:rPr>
        <w:commentReference w:id="1712"/>
      </w:r>
    </w:p>
    <w:p w14:paraId="6A051AD2" w14:textId="77777777" w:rsidR="00084AF9" w:rsidRDefault="00084AF9" w:rsidP="00081385">
      <w:pPr>
        <w:spacing w:line="360" w:lineRule="auto"/>
        <w:rPr>
          <w:rFonts w:ascii="Arial" w:eastAsia="Times New Roman" w:hAnsi="Arial" w:cs="Arial"/>
          <w:kern w:val="0"/>
          <w:sz w:val="22"/>
          <w:szCs w:val="22"/>
          <w14:ligatures w14:val="none"/>
        </w:rPr>
      </w:pPr>
    </w:p>
    <w:p w14:paraId="0AC98B53" w14:textId="069BF3FB" w:rsidR="0019112A" w:rsidRDefault="0019112A" w:rsidP="00081385">
      <w:pPr>
        <w:spacing w:line="360" w:lineRule="auto"/>
        <w:rPr>
          <w:rFonts w:ascii="Arial" w:eastAsia="Times New Roman" w:hAnsi="Arial" w:cs="Arial"/>
          <w:kern w:val="0"/>
          <w:sz w:val="22"/>
          <w:szCs w:val="22"/>
          <w14:ligatures w14:val="none"/>
        </w:rPr>
      </w:pPr>
      <w:r w:rsidRPr="003901C3">
        <w:rPr>
          <w:rFonts w:ascii="Arial" w:eastAsia="Times New Roman" w:hAnsi="Arial" w:cs="Arial"/>
          <w:i/>
          <w:iCs/>
          <w:kern w:val="0"/>
          <w:sz w:val="22"/>
          <w:szCs w:val="22"/>
          <w14:ligatures w14:val="none"/>
        </w:rPr>
        <w:lastRenderedPageBreak/>
        <w:t>Maximum Likelihood trees:</w:t>
      </w:r>
      <w:r>
        <w:rPr>
          <w:rFonts w:ascii="Arial" w:eastAsia="Times New Roman" w:hAnsi="Arial" w:cs="Arial"/>
          <w:kern w:val="0"/>
          <w:sz w:val="22"/>
          <w:szCs w:val="22"/>
          <w14:ligatures w14:val="none"/>
        </w:rPr>
        <w:t xml:space="preserve"> </w:t>
      </w:r>
      <w:r w:rsidR="003901C3">
        <w:rPr>
          <w:rFonts w:ascii="Arial" w:eastAsia="Times New Roman" w:hAnsi="Arial" w:cs="Arial"/>
          <w:kern w:val="0"/>
          <w:sz w:val="22"/>
          <w:szCs w:val="22"/>
          <w14:ligatures w14:val="none"/>
        </w:rPr>
        <w:t>All available galbut virus and chaq virus sequences with a known location, date of collection and were from individual flies were downloaded from GenBank. Alignments were generated using MAFFTT v7.490 with default parameters</w:t>
      </w:r>
      <w:sdt>
        <w:sdtPr>
          <w:rPr>
            <w:rFonts w:ascii="Arial" w:eastAsia="Times New Roman" w:hAnsi="Arial" w:cs="Arial"/>
            <w:color w:val="000000"/>
            <w:kern w:val="0"/>
            <w:sz w:val="22"/>
            <w:szCs w:val="22"/>
            <w:vertAlign w:val="superscript"/>
            <w14:ligatures w14:val="none"/>
          </w:rPr>
          <w:tag w:val="MENDELEY_CITATION_v3_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"/>
          <w:id w:val="-1639102023"/>
          <w:placeholder>
            <w:docPart w:val="DefaultPlaceholder_-1854013440"/>
          </w:placeholder>
        </w:sdtPr>
        <w:sdtContent>
          <w:r w:rsidR="003C0B86" w:rsidRPr="003C0B86">
            <w:rPr>
              <w:rFonts w:ascii="Arial" w:eastAsia="Times New Roman" w:hAnsi="Arial" w:cs="Arial"/>
              <w:color w:val="000000"/>
              <w:kern w:val="0"/>
              <w:sz w:val="22"/>
              <w:szCs w:val="22"/>
              <w:vertAlign w:val="superscript"/>
              <w14:ligatures w14:val="none"/>
            </w:rPr>
            <w:t>40</w:t>
          </w:r>
        </w:sdtContent>
      </w:sdt>
      <w:r w:rsidR="003901C3">
        <w:rPr>
          <w:rFonts w:ascii="Arial" w:eastAsia="Times New Roman" w:hAnsi="Arial" w:cs="Arial"/>
          <w:kern w:val="0"/>
          <w:sz w:val="22"/>
          <w:szCs w:val="22"/>
          <w14:ligatures w14:val="none"/>
        </w:rPr>
        <w:t xml:space="preserve">. </w:t>
      </w:r>
      <w:r w:rsidR="007F5675">
        <w:rPr>
          <w:rFonts w:ascii="Arial" w:eastAsia="Times New Roman" w:hAnsi="Arial" w:cs="Arial"/>
          <w:kern w:val="0"/>
          <w:sz w:val="22"/>
          <w:szCs w:val="22"/>
          <w14:ligatures w14:val="none"/>
        </w:rPr>
        <w:t xml:space="preserve">IQ-TREE </w:t>
      </w:r>
      <w:r w:rsidR="003901C3">
        <w:rPr>
          <w:rFonts w:ascii="Arial" w:eastAsia="Times New Roman" w:hAnsi="Arial" w:cs="Arial"/>
          <w:kern w:val="0"/>
          <w:sz w:val="22"/>
          <w:szCs w:val="22"/>
          <w14:ligatures w14:val="none"/>
        </w:rPr>
        <w:t>v2.3.6 was used to generate maximum likelihood trees</w:t>
      </w:r>
      <w:sdt>
        <w:sdtPr>
          <w:rPr>
            <w:rFonts w:ascii="Arial" w:eastAsia="Times New Roman" w:hAnsi="Arial" w:cs="Arial"/>
            <w:color w:val="000000"/>
            <w:kern w:val="0"/>
            <w:sz w:val="22"/>
            <w:szCs w:val="22"/>
            <w:vertAlign w:val="superscript"/>
            <w14:ligatures w14:val="none"/>
          </w:rPr>
          <w:tag w:val="MENDELEY_CITATION_v3_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"/>
          <w:id w:val="-2032635112"/>
          <w:placeholder>
            <w:docPart w:val="DefaultPlaceholder_-1854013440"/>
          </w:placeholder>
        </w:sdtPr>
        <w:sdtContent>
          <w:r w:rsidR="003C0B86" w:rsidRPr="003C0B86">
            <w:rPr>
              <w:rFonts w:ascii="Arial" w:eastAsia="Times New Roman" w:hAnsi="Arial" w:cs="Arial"/>
              <w:color w:val="000000"/>
              <w:kern w:val="0"/>
              <w:sz w:val="22"/>
              <w:szCs w:val="22"/>
              <w:vertAlign w:val="superscript"/>
              <w14:ligatures w14:val="none"/>
            </w:rPr>
            <w:t>41</w:t>
          </w:r>
        </w:sdtContent>
      </w:sdt>
      <w:r w:rsidR="003901C3">
        <w:rPr>
          <w:rFonts w:ascii="Arial" w:eastAsia="Times New Roman" w:hAnsi="Arial" w:cs="Arial"/>
          <w:color w:val="000000"/>
          <w:kern w:val="0"/>
          <w:sz w:val="22"/>
          <w:szCs w:val="22"/>
          <w14:ligatures w14:val="none"/>
        </w:rPr>
        <w:t xml:space="preserve">. </w:t>
      </w:r>
      <w:r w:rsidR="007F5675">
        <w:rPr>
          <w:rFonts w:ascii="Arial" w:eastAsia="Times New Roman" w:hAnsi="Arial" w:cs="Arial"/>
          <w:color w:val="000000"/>
          <w:kern w:val="0"/>
          <w:sz w:val="22"/>
          <w:szCs w:val="22"/>
          <w14:ligatures w14:val="none"/>
        </w:rPr>
        <w:t xml:space="preserve">IQ-TREE </w:t>
      </w:r>
      <w:r w:rsidR="003901C3">
        <w:rPr>
          <w:rFonts w:ascii="Arial" w:eastAsia="Times New Roman" w:hAnsi="Arial" w:cs="Arial"/>
          <w:color w:val="000000"/>
          <w:kern w:val="0"/>
          <w:sz w:val="22"/>
          <w:szCs w:val="22"/>
          <w14:ligatures w14:val="none"/>
        </w:rPr>
        <w:t xml:space="preserve">parameters </w:t>
      </w:r>
      <w:proofErr w:type="gramStart"/>
      <w:r w:rsidR="003901C3">
        <w:rPr>
          <w:rFonts w:ascii="Arial" w:eastAsia="Times New Roman" w:hAnsi="Arial" w:cs="Arial"/>
          <w:color w:val="000000"/>
          <w:kern w:val="0"/>
          <w:sz w:val="22"/>
          <w:szCs w:val="22"/>
          <w14:ligatures w14:val="none"/>
        </w:rPr>
        <w:t>were:</w:t>
      </w:r>
      <w:proofErr w:type="gramEnd"/>
      <w:r w:rsidR="003C3055">
        <w:rPr>
          <w:rFonts w:ascii="Arial" w:eastAsia="Times New Roman" w:hAnsi="Arial" w:cs="Arial"/>
          <w:color w:val="000000"/>
          <w:kern w:val="0"/>
          <w:sz w:val="22"/>
          <w:szCs w:val="22"/>
          <w14:ligatures w14:val="none"/>
        </w:rPr>
        <w:t xml:space="preserve"> </w:t>
      </w:r>
      <w:r w:rsidR="003C3055" w:rsidRPr="000A3936">
        <w:rPr>
          <w:rFonts w:ascii="Arial" w:hAnsi="Arial" w:cs="Arial"/>
          <w:color w:val="000000" w:themeColor="text1"/>
          <w:kern w:val="0"/>
          <w:sz w:val="22"/>
          <w:szCs w:val="22"/>
          <w:rPrChange w:id="1713" w:author="Keene-Snickers,Lexi" w:date="2025-03-15T10:13:00Z" w16du:dateUtc="2025-03-15T16:13:00Z">
            <w:rPr>
              <w:rFonts w:ascii="Courier-Bold" w:hAnsi="Courier-Bold" w:cs="Courier-Bold"/>
              <w:b/>
              <w:bCs/>
              <w:color w:val="848604"/>
              <w:kern w:val="0"/>
            </w:rPr>
          </w:rPrChange>
        </w:rPr>
        <w:t>singularity exec iqtree:2.3.6--h503566f_1 iqtree2 -s $</w:t>
      </w:r>
      <w:proofErr w:type="spellStart"/>
      <w:r w:rsidR="003C3055" w:rsidRPr="000A3936">
        <w:rPr>
          <w:rFonts w:ascii="Arial" w:hAnsi="Arial" w:cs="Arial"/>
          <w:color w:val="000000" w:themeColor="text1"/>
          <w:kern w:val="0"/>
          <w:sz w:val="22"/>
          <w:szCs w:val="22"/>
          <w:rPrChange w:id="1714" w:author="Keene-Snickers,Lexi" w:date="2025-03-15T10:13:00Z" w16du:dateUtc="2025-03-15T16:13:00Z">
            <w:rPr>
              <w:rFonts w:ascii="Courier-Bold" w:hAnsi="Courier-Bold" w:cs="Courier-Bold"/>
              <w:b/>
              <w:bCs/>
              <w:color w:val="848604"/>
              <w:kern w:val="0"/>
            </w:rPr>
          </w:rPrChange>
        </w:rPr>
        <w:t>fasta</w:t>
      </w:r>
      <w:proofErr w:type="spellEnd"/>
      <w:r w:rsidR="003C3055" w:rsidRPr="000A3936">
        <w:rPr>
          <w:rFonts w:ascii="Arial" w:hAnsi="Arial" w:cs="Arial"/>
          <w:color w:val="000000" w:themeColor="text1"/>
          <w:kern w:val="0"/>
          <w:sz w:val="22"/>
          <w:szCs w:val="22"/>
          <w:rPrChange w:id="1715" w:author="Keene-Snickers,Lexi" w:date="2025-03-15T10:13:00Z" w16du:dateUtc="2025-03-15T16:13:00Z">
            <w:rPr>
              <w:rFonts w:ascii="Courier-Bold" w:hAnsi="Courier-Bold" w:cs="Courier-Bold"/>
              <w:b/>
              <w:bCs/>
              <w:color w:val="848604"/>
              <w:kern w:val="0"/>
            </w:rPr>
          </w:rPrChange>
        </w:rPr>
        <w:t xml:space="preserve"> --threads-max $</w:t>
      </w:r>
      <w:proofErr w:type="spellStart"/>
      <w:r w:rsidR="003C3055" w:rsidRPr="000A3936">
        <w:rPr>
          <w:rFonts w:ascii="Arial" w:hAnsi="Arial" w:cs="Arial"/>
          <w:color w:val="000000" w:themeColor="text1"/>
          <w:kern w:val="0"/>
          <w:sz w:val="22"/>
          <w:szCs w:val="22"/>
          <w:rPrChange w:id="1716" w:author="Keene-Snickers,Lexi" w:date="2025-03-15T10:13:00Z" w16du:dateUtc="2025-03-15T16:13:00Z">
            <w:rPr>
              <w:rFonts w:ascii="Courier-Bold" w:hAnsi="Courier-Bold" w:cs="Courier-Bold"/>
              <w:b/>
              <w:bCs/>
              <w:color w:val="848604"/>
              <w:kern w:val="0"/>
            </w:rPr>
          </w:rPrChange>
        </w:rPr>
        <w:t>num_threads</w:t>
      </w:r>
      <w:proofErr w:type="spellEnd"/>
      <w:r w:rsidR="003C3055" w:rsidRPr="000A3936">
        <w:rPr>
          <w:rFonts w:ascii="Arial" w:hAnsi="Arial" w:cs="Arial"/>
          <w:color w:val="000000" w:themeColor="text1"/>
          <w:kern w:val="0"/>
          <w:sz w:val="22"/>
          <w:szCs w:val="22"/>
          <w:rPrChange w:id="1717" w:author="Keene-Snickers,Lexi" w:date="2025-03-15T10:13:00Z" w16du:dateUtc="2025-03-15T16:13:00Z">
            <w:rPr>
              <w:rFonts w:ascii="Courier-Bold" w:hAnsi="Courier-Bold" w:cs="Courier-Bold"/>
              <w:b/>
              <w:bCs/>
              <w:color w:val="848604"/>
              <w:kern w:val="0"/>
            </w:rPr>
          </w:rPrChange>
        </w:rPr>
        <w:t xml:space="preserve"> -T AUTO --mem 33% -B 1000 -</w:t>
      </w:r>
      <w:proofErr w:type="spellStart"/>
      <w:r w:rsidR="003C3055" w:rsidRPr="000A3936">
        <w:rPr>
          <w:rFonts w:ascii="Arial" w:hAnsi="Arial" w:cs="Arial"/>
          <w:color w:val="000000" w:themeColor="text1"/>
          <w:kern w:val="0"/>
          <w:sz w:val="22"/>
          <w:szCs w:val="22"/>
          <w:rPrChange w:id="1718" w:author="Keene-Snickers,Lexi" w:date="2025-03-15T10:13:00Z" w16du:dateUtc="2025-03-15T16:13:00Z">
            <w:rPr>
              <w:rFonts w:ascii="Courier-Bold" w:hAnsi="Courier-Bold" w:cs="Courier-Bold"/>
              <w:b/>
              <w:bCs/>
              <w:color w:val="848604"/>
              <w:kern w:val="0"/>
            </w:rPr>
          </w:rPrChange>
        </w:rPr>
        <w:t>alrt</w:t>
      </w:r>
      <w:proofErr w:type="spellEnd"/>
      <w:r w:rsidR="003C3055" w:rsidRPr="000A3936">
        <w:rPr>
          <w:rFonts w:ascii="Arial" w:hAnsi="Arial" w:cs="Arial"/>
          <w:color w:val="000000" w:themeColor="text1"/>
          <w:kern w:val="0"/>
          <w:sz w:val="22"/>
          <w:szCs w:val="22"/>
          <w:rPrChange w:id="1719" w:author="Keene-Snickers,Lexi" w:date="2025-03-15T10:13:00Z" w16du:dateUtc="2025-03-15T16:13:00Z">
            <w:rPr>
              <w:rFonts w:ascii="Courier-Bold" w:hAnsi="Courier-Bold" w:cs="Courier-Bold"/>
              <w:b/>
              <w:bCs/>
              <w:color w:val="848604"/>
              <w:kern w:val="0"/>
            </w:rPr>
          </w:rPrChange>
        </w:rPr>
        <w:t xml:space="preserve"> 1000</w:t>
      </w:r>
      <w:r w:rsidR="003901C3">
        <w:rPr>
          <w:rFonts w:ascii="Arial" w:eastAsia="Times New Roman" w:hAnsi="Arial" w:cs="Arial"/>
          <w:color w:val="000000"/>
          <w:kern w:val="0"/>
          <w:sz w:val="22"/>
          <w:szCs w:val="22"/>
          <w14:ligatures w14:val="none"/>
        </w:rPr>
        <w:t xml:space="preserve">. </w:t>
      </w:r>
      <w:proofErr w:type="spellStart"/>
      <w:r w:rsidR="003901C3">
        <w:rPr>
          <w:rFonts w:ascii="Arial" w:eastAsia="Times New Roman" w:hAnsi="Arial" w:cs="Arial"/>
          <w:color w:val="000000"/>
          <w:kern w:val="0"/>
          <w:sz w:val="22"/>
          <w:szCs w:val="22"/>
          <w14:ligatures w14:val="none"/>
        </w:rPr>
        <w:t>iTol</w:t>
      </w:r>
      <w:proofErr w:type="spellEnd"/>
      <w:r w:rsidR="003901C3">
        <w:rPr>
          <w:rFonts w:ascii="Arial" w:eastAsia="Times New Roman" w:hAnsi="Arial" w:cs="Arial"/>
          <w:color w:val="000000"/>
          <w:kern w:val="0"/>
          <w:sz w:val="22"/>
          <w:szCs w:val="22"/>
          <w14:ligatures w14:val="none"/>
        </w:rPr>
        <w:t xml:space="preserve"> was used for tree visualization</w:t>
      </w:r>
      <w:sdt>
        <w:sdtPr>
          <w:rPr>
            <w:rFonts w:ascii="Arial" w:eastAsia="Times New Roman" w:hAnsi="Arial" w:cs="Arial"/>
            <w:color w:val="000000"/>
            <w:kern w:val="0"/>
            <w:sz w:val="22"/>
            <w:szCs w:val="22"/>
            <w:vertAlign w:val="superscript"/>
            <w14:ligatures w14:val="none"/>
          </w:rPr>
          <w:tag w:val="MENDELEY_CITATION_v3_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"/>
          <w:id w:val="-282807690"/>
          <w:placeholder>
            <w:docPart w:val="DefaultPlaceholder_-1854013440"/>
          </w:placeholder>
        </w:sdtPr>
        <w:sdtContent>
          <w:r w:rsidR="003C0B86" w:rsidRPr="003C0B86">
            <w:rPr>
              <w:rFonts w:ascii="Arial" w:eastAsia="Times New Roman" w:hAnsi="Arial" w:cs="Arial"/>
              <w:color w:val="000000"/>
              <w:kern w:val="0"/>
              <w:sz w:val="22"/>
              <w:szCs w:val="22"/>
              <w:vertAlign w:val="superscript"/>
              <w14:ligatures w14:val="none"/>
            </w:rPr>
            <w:t>42</w:t>
          </w:r>
        </w:sdtContent>
      </w:sdt>
      <w:r w:rsidR="003901C3">
        <w:rPr>
          <w:rFonts w:ascii="Arial" w:eastAsia="Times New Roman" w:hAnsi="Arial" w:cs="Arial"/>
          <w:color w:val="000000"/>
          <w:kern w:val="0"/>
          <w:sz w:val="22"/>
          <w:szCs w:val="22"/>
          <w14:ligatures w14:val="none"/>
        </w:rPr>
        <w:t>. Trees were midpoint rooted.</w:t>
      </w:r>
      <w:r w:rsidR="00905940">
        <w:rPr>
          <w:rFonts w:ascii="Arial" w:eastAsia="Times New Roman" w:hAnsi="Arial" w:cs="Arial"/>
          <w:color w:val="000000"/>
          <w:kern w:val="0"/>
          <w:sz w:val="22"/>
          <w:szCs w:val="22"/>
          <w14:ligatures w14:val="none"/>
        </w:rPr>
        <w:t xml:space="preserve"> </w:t>
      </w:r>
      <w:r w:rsidR="003C3055">
        <w:rPr>
          <w:rFonts w:ascii="Arial" w:eastAsia="Times New Roman" w:hAnsi="Arial" w:cs="Arial"/>
          <w:color w:val="000000"/>
          <w:kern w:val="0"/>
          <w:sz w:val="22"/>
          <w:szCs w:val="22"/>
          <w14:ligatures w14:val="none"/>
        </w:rPr>
        <w:t>Bootstrap support values at large branches were retained.</w:t>
      </w:r>
      <w:r w:rsidR="00905940">
        <w:rPr>
          <w:rFonts w:ascii="Arial" w:eastAsia="Times New Roman" w:hAnsi="Arial" w:cs="Arial"/>
          <w:color w:val="000000"/>
          <w:kern w:val="0"/>
          <w:sz w:val="22"/>
          <w:szCs w:val="22"/>
          <w14:ligatures w14:val="none"/>
        </w:rPr>
        <w:t xml:space="preserve"> </w:t>
      </w:r>
    </w:p>
    <w:p w14:paraId="3BA38CA2" w14:textId="0FBB754B" w:rsidR="0019112A" w:rsidRDefault="0019112A" w:rsidP="00081385">
      <w:pPr>
        <w:spacing w:line="360" w:lineRule="auto"/>
        <w:rPr>
          <w:rFonts w:ascii="Arial" w:eastAsia="Times New Roman" w:hAnsi="Arial" w:cs="Arial"/>
          <w:kern w:val="0"/>
          <w:sz w:val="22"/>
          <w:szCs w:val="22"/>
          <w14:ligatures w14:val="none"/>
        </w:rPr>
      </w:pPr>
    </w:p>
    <w:p w14:paraId="790D97E4" w14:textId="017E5E5C" w:rsidR="002C19AC" w:rsidRDefault="00602B22" w:rsidP="00081385">
      <w:pPr>
        <w:spacing w:line="360" w:lineRule="auto"/>
        <w:rPr>
          <w:rFonts w:ascii="Arial" w:eastAsia="Times New Roman" w:hAnsi="Arial" w:cs="Arial"/>
          <w:kern w:val="0"/>
          <w:sz w:val="22"/>
          <w:szCs w:val="22"/>
          <w14:ligatures w14:val="none"/>
        </w:rPr>
      </w:pPr>
      <w:r w:rsidRPr="00E97611">
        <w:rPr>
          <w:rFonts w:ascii="Arial" w:eastAsia="Times New Roman" w:hAnsi="Arial" w:cs="Arial"/>
          <w:i/>
          <w:iCs/>
          <w:kern w:val="0"/>
          <w:sz w:val="22"/>
          <w:szCs w:val="22"/>
          <w14:ligatures w14:val="none"/>
        </w:rPr>
        <w:t>S</w:t>
      </w:r>
      <w:r w:rsidR="0019112A" w:rsidRPr="00E97611">
        <w:rPr>
          <w:rFonts w:ascii="Arial" w:eastAsia="Times New Roman" w:hAnsi="Arial" w:cs="Arial"/>
          <w:i/>
          <w:iCs/>
          <w:kern w:val="0"/>
          <w:sz w:val="22"/>
          <w:szCs w:val="22"/>
          <w14:ligatures w14:val="none"/>
        </w:rPr>
        <w:t>election analysis:</w:t>
      </w:r>
      <w:r w:rsidR="002C19AC">
        <w:rPr>
          <w:rFonts w:ascii="Arial" w:eastAsia="Times New Roman" w:hAnsi="Arial" w:cs="Arial"/>
          <w:kern w:val="0"/>
          <w:sz w:val="22"/>
          <w:szCs w:val="22"/>
          <w14:ligatures w14:val="none"/>
        </w:rPr>
        <w:t xml:space="preserve"> We used the Fixed Effects Likelihood model described by </w:t>
      </w:r>
      <w:proofErr w:type="spellStart"/>
      <w:r w:rsidR="002C19AC">
        <w:rPr>
          <w:rFonts w:ascii="Arial" w:eastAsia="Times New Roman" w:hAnsi="Arial" w:cs="Arial"/>
          <w:kern w:val="0"/>
          <w:sz w:val="22"/>
          <w:szCs w:val="22"/>
          <w14:ligatures w14:val="none"/>
        </w:rPr>
        <w:t>Kosakovsk</w:t>
      </w:r>
      <w:proofErr w:type="spellEnd"/>
      <w:r w:rsidR="002C19AC">
        <w:rPr>
          <w:rFonts w:ascii="Arial" w:eastAsia="Times New Roman" w:hAnsi="Arial" w:cs="Arial"/>
          <w:kern w:val="0"/>
          <w:sz w:val="22"/>
          <w:szCs w:val="22"/>
          <w14:ligatures w14:val="none"/>
        </w:rPr>
        <w:t>-Pond and Frost</w:t>
      </w:r>
      <w:sdt>
        <w:sdtPr>
          <w:rPr>
            <w:rFonts w:ascii="Arial" w:eastAsia="Times New Roman" w:hAnsi="Arial" w:cs="Arial"/>
            <w:color w:val="000000"/>
            <w:kern w:val="0"/>
            <w:sz w:val="22"/>
            <w:szCs w:val="22"/>
            <w:vertAlign w:val="superscript"/>
            <w14:ligatures w14:val="none"/>
          </w:rPr>
          <w:tag w:val="MENDELEY_CITATION_v3_eyJjaXRhdGlvbklEIjoiTUVOREVMRVlfQ0lUQVRJT05fM2MxYTEzZTktZWU0Zi00YzYwLTgwYWUtMTIwOGEyNTgxNTY0IiwicHJvcGVydGllcyI6eyJub3RlSW5kZXgiOjB9LCJpc0VkaXRlZCI6ZmFsc2UsIm1hbnVhbE92ZXJyaWRlIjp7ImlzTWFudWFsbHlPdmVycmlkZGVuIjpmYWxzZSwiY2l0ZXByb2NUZXh0IjoiPHN1cD4xOT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
          <w:id w:val="334882060"/>
          <w:placeholder>
            <w:docPart w:val="DefaultPlaceholder_-1854013440"/>
          </w:placeholder>
        </w:sdtPr>
        <w:sdtContent>
          <w:r w:rsidR="003C0B86" w:rsidRPr="003C0B86">
            <w:rPr>
              <w:rFonts w:ascii="Arial" w:eastAsia="Times New Roman" w:hAnsi="Arial" w:cs="Arial"/>
              <w:color w:val="000000"/>
              <w:kern w:val="0"/>
              <w:sz w:val="22"/>
              <w:szCs w:val="22"/>
              <w:vertAlign w:val="superscript"/>
              <w14:ligatures w14:val="none"/>
            </w:rPr>
            <w:t>19</w:t>
          </w:r>
        </w:sdtContent>
      </w:sdt>
      <w:r w:rsidR="002C19AC">
        <w:rPr>
          <w:rFonts w:ascii="Arial" w:eastAsia="Times New Roman" w:hAnsi="Arial" w:cs="Arial"/>
          <w:color w:val="000000"/>
          <w:kern w:val="0"/>
          <w:sz w:val="22"/>
          <w:szCs w:val="22"/>
          <w14:ligatures w14:val="none"/>
        </w:rPr>
        <w:t xml:space="preserve">. This analysis was run on </w:t>
      </w:r>
      <w:proofErr w:type="spellStart"/>
      <w:r w:rsidR="002C19AC">
        <w:rPr>
          <w:rFonts w:ascii="Arial" w:eastAsia="Times New Roman" w:hAnsi="Arial" w:cs="Arial"/>
          <w:color w:val="000000"/>
          <w:kern w:val="0"/>
          <w:sz w:val="22"/>
          <w:szCs w:val="22"/>
          <w14:ligatures w14:val="none"/>
        </w:rPr>
        <w:t>Datamonkey</w:t>
      </w:r>
      <w:proofErr w:type="spellEnd"/>
      <w:r w:rsidR="002C19AC">
        <w:rPr>
          <w:rFonts w:ascii="Arial" w:eastAsia="Times New Roman" w:hAnsi="Arial" w:cs="Arial"/>
          <w:color w:val="000000"/>
          <w:kern w:val="0"/>
          <w:sz w:val="22"/>
          <w:szCs w:val="22"/>
          <w14:ligatures w14:val="none"/>
        </w:rPr>
        <w:t xml:space="preserve"> with the </w:t>
      </w:r>
      <w:proofErr w:type="spellStart"/>
      <w:r w:rsidR="002C19AC">
        <w:rPr>
          <w:rFonts w:ascii="Arial" w:eastAsia="Times New Roman" w:hAnsi="Arial" w:cs="Arial"/>
          <w:color w:val="000000"/>
          <w:kern w:val="0"/>
          <w:sz w:val="22"/>
          <w:szCs w:val="22"/>
          <w14:ligatures w14:val="none"/>
        </w:rPr>
        <w:t>HyPhy</w:t>
      </w:r>
      <w:proofErr w:type="spellEnd"/>
      <w:r w:rsidR="002C19AC">
        <w:rPr>
          <w:rFonts w:ascii="Arial" w:eastAsia="Times New Roman" w:hAnsi="Arial" w:cs="Arial"/>
          <w:color w:val="000000"/>
          <w:kern w:val="0"/>
          <w:sz w:val="22"/>
          <w:szCs w:val="22"/>
          <w14:ligatures w14:val="none"/>
        </w:rPr>
        <w:t xml:space="preserve"> application</w:t>
      </w:r>
      <w:sdt>
        <w:sdtPr>
          <w:rPr>
            <w:rFonts w:ascii="Arial" w:eastAsia="Times New Roman" w:hAnsi="Arial" w:cs="Arial"/>
            <w:color w:val="000000"/>
            <w:kern w:val="0"/>
            <w:sz w:val="22"/>
            <w:szCs w:val="22"/>
            <w:vertAlign w:val="superscript"/>
            <w14:ligatures w14:val="none"/>
          </w:rPr>
          <w:tag w:val="MENDELEY_CITATION_v3_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"/>
          <w:id w:val="2092035039"/>
          <w:placeholder>
            <w:docPart w:val="DefaultPlaceholder_-1854013440"/>
          </w:placeholder>
        </w:sdtPr>
        <w:sdtContent>
          <w:r w:rsidR="003C0B86" w:rsidRPr="003C0B86">
            <w:rPr>
              <w:rFonts w:ascii="Arial" w:eastAsia="Times New Roman" w:hAnsi="Arial" w:cs="Arial"/>
              <w:color w:val="000000"/>
              <w:kern w:val="0"/>
              <w:sz w:val="22"/>
              <w:szCs w:val="22"/>
              <w:vertAlign w:val="superscript"/>
              <w14:ligatures w14:val="none"/>
            </w:rPr>
            <w:t>43,44</w:t>
          </w:r>
        </w:sdtContent>
      </w:sdt>
      <w:r w:rsidR="002C19AC">
        <w:rPr>
          <w:rFonts w:ascii="Arial" w:eastAsia="Times New Roman" w:hAnsi="Arial" w:cs="Arial"/>
          <w:color w:val="000000"/>
          <w:kern w:val="0"/>
          <w:sz w:val="22"/>
          <w:szCs w:val="22"/>
          <w14:ligatures w14:val="none"/>
        </w:rPr>
        <w:t xml:space="preserve">. We explored the FUBAR method (fast, unconstrained Bayesian approximation) and had similar results for galbut virus RNAs 1 and 2 and chaq virus however </w:t>
      </w:r>
      <w:r w:rsidR="00076A67">
        <w:rPr>
          <w:rFonts w:ascii="Arial" w:eastAsia="Times New Roman" w:hAnsi="Arial" w:cs="Arial"/>
          <w:color w:val="000000"/>
          <w:kern w:val="0"/>
          <w:sz w:val="22"/>
          <w:szCs w:val="22"/>
          <w14:ligatures w14:val="none"/>
        </w:rPr>
        <w:t>considerably less sites of positive selection were identified in RNA 3</w:t>
      </w:r>
      <w:sdt>
        <w:sdtPr>
          <w:rPr>
            <w:rFonts w:ascii="Arial" w:eastAsia="Times New Roman" w:hAnsi="Arial" w:cs="Arial"/>
            <w:color w:val="000000"/>
            <w:kern w:val="0"/>
            <w:sz w:val="22"/>
            <w:szCs w:val="22"/>
            <w:vertAlign w:val="superscript"/>
            <w14:ligatures w14:val="none"/>
          </w:rPr>
          <w:tag w:val="MENDELEY_CITATION_v3_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"/>
          <w:id w:val="553059602"/>
          <w:placeholder>
            <w:docPart w:val="DefaultPlaceholder_-1854013440"/>
          </w:placeholder>
        </w:sdtPr>
        <w:sdtContent>
          <w:r w:rsidR="003C0B86" w:rsidRPr="003C0B86">
            <w:rPr>
              <w:rFonts w:ascii="Arial" w:eastAsia="Times New Roman" w:hAnsi="Arial" w:cs="Arial"/>
              <w:color w:val="000000"/>
              <w:kern w:val="0"/>
              <w:sz w:val="22"/>
              <w:szCs w:val="22"/>
              <w:vertAlign w:val="superscript"/>
              <w14:ligatures w14:val="none"/>
            </w:rPr>
            <w:t>45</w:t>
          </w:r>
        </w:sdtContent>
      </w:sdt>
      <w:r w:rsidR="00076A67">
        <w:rPr>
          <w:rFonts w:ascii="Arial" w:eastAsia="Times New Roman" w:hAnsi="Arial" w:cs="Arial"/>
          <w:color w:val="000000"/>
          <w:kern w:val="0"/>
          <w:sz w:val="22"/>
          <w:szCs w:val="22"/>
          <w14:ligatures w14:val="none"/>
        </w:rPr>
        <w:t xml:space="preserve">. </w:t>
      </w:r>
      <w:r w:rsidR="003C3055">
        <w:rPr>
          <w:rFonts w:ascii="Arial" w:eastAsia="Times New Roman" w:hAnsi="Arial" w:cs="Arial"/>
          <w:color w:val="000000"/>
          <w:kern w:val="0"/>
          <w:sz w:val="22"/>
          <w:szCs w:val="22"/>
          <w14:ligatures w14:val="none"/>
        </w:rPr>
        <w:t>Given that the RNA 3 alignment had sequence similarities between -</w:t>
      </w:r>
      <w:r w:rsidR="00F53FC5">
        <w:rPr>
          <w:rFonts w:ascii="Arial" w:eastAsia="Times New Roman" w:hAnsi="Arial" w:cs="Arial"/>
          <w:color w:val="000000"/>
          <w:kern w:val="0"/>
          <w:sz w:val="22"/>
          <w:szCs w:val="22"/>
          <w14:ligatures w14:val="none"/>
        </w:rPr>
        <w:t>76%</w:t>
      </w:r>
      <w:r w:rsidR="003C3055">
        <w:rPr>
          <w:rFonts w:ascii="Arial" w:eastAsia="Times New Roman" w:hAnsi="Arial" w:cs="Arial"/>
          <w:color w:val="000000"/>
          <w:kern w:val="0"/>
          <w:sz w:val="22"/>
          <w:szCs w:val="22"/>
          <w14:ligatures w14:val="none"/>
        </w:rPr>
        <w:t xml:space="preserve"> and </w:t>
      </w:r>
      <w:r w:rsidR="00F53FC5">
        <w:rPr>
          <w:rFonts w:ascii="Arial" w:eastAsia="Times New Roman" w:hAnsi="Arial" w:cs="Arial"/>
          <w:color w:val="000000"/>
          <w:kern w:val="0"/>
          <w:sz w:val="22"/>
          <w:szCs w:val="22"/>
          <w14:ligatures w14:val="none"/>
        </w:rPr>
        <w:t>100</w:t>
      </w:r>
      <w:r w:rsidR="003C3055">
        <w:rPr>
          <w:rFonts w:ascii="Arial" w:eastAsia="Times New Roman" w:hAnsi="Arial" w:cs="Arial"/>
          <w:color w:val="000000"/>
          <w:kern w:val="0"/>
          <w:sz w:val="22"/>
          <w:szCs w:val="22"/>
          <w14:ligatures w14:val="none"/>
        </w:rPr>
        <w:t xml:space="preserve">%, the results from the FEL method were more appropriate. </w:t>
      </w:r>
    </w:p>
    <w:p w14:paraId="100439D1" w14:textId="77777777" w:rsidR="003901C3" w:rsidRDefault="003901C3" w:rsidP="00081385">
      <w:pPr>
        <w:spacing w:line="360" w:lineRule="auto"/>
        <w:rPr>
          <w:rFonts w:ascii="Arial" w:eastAsia="Times New Roman" w:hAnsi="Arial" w:cs="Arial"/>
          <w:kern w:val="0"/>
          <w:sz w:val="22"/>
          <w:szCs w:val="22"/>
          <w14:ligatures w14:val="none"/>
        </w:rPr>
      </w:pPr>
    </w:p>
    <w:p w14:paraId="538ABF80" w14:textId="46160407" w:rsidR="0019112A" w:rsidRPr="0019112A" w:rsidRDefault="0019112A" w:rsidP="00081385">
      <w:pPr>
        <w:spacing w:line="360" w:lineRule="auto"/>
        <w:rPr>
          <w:rFonts w:ascii="Arial" w:eastAsia="Times New Roman" w:hAnsi="Arial" w:cs="Arial"/>
          <w:kern w:val="0"/>
          <w:sz w:val="22"/>
          <w:szCs w:val="22"/>
          <w14:ligatures w14:val="none"/>
        </w:rPr>
      </w:pPr>
      <w:r w:rsidRPr="003901C3">
        <w:rPr>
          <w:rFonts w:ascii="Arial" w:eastAsia="Times New Roman" w:hAnsi="Arial" w:cs="Arial"/>
          <w:i/>
          <w:iCs/>
          <w:kern w:val="0"/>
          <w:sz w:val="22"/>
          <w:szCs w:val="22"/>
          <w14:ligatures w14:val="none"/>
        </w:rPr>
        <w:t>Recombinant detection analysis:</w:t>
      </w:r>
      <w:r>
        <w:rPr>
          <w:rFonts w:ascii="Arial" w:eastAsia="Times New Roman" w:hAnsi="Arial" w:cs="Arial"/>
          <w:kern w:val="0"/>
          <w:sz w:val="22"/>
          <w:szCs w:val="22"/>
          <w14:ligatures w14:val="none"/>
        </w:rPr>
        <w:t xml:space="preserve"> We </w:t>
      </w:r>
      <w:r w:rsidR="00E31D2C">
        <w:rPr>
          <w:rFonts w:ascii="Arial" w:eastAsia="Times New Roman" w:hAnsi="Arial" w:cs="Arial"/>
          <w:kern w:val="0"/>
          <w:sz w:val="22"/>
          <w:szCs w:val="22"/>
          <w14:ligatures w14:val="none"/>
        </w:rPr>
        <w:t xml:space="preserve">used </w:t>
      </w:r>
      <w:r>
        <w:rPr>
          <w:rFonts w:ascii="Arial" w:eastAsia="Times New Roman" w:hAnsi="Arial" w:cs="Arial"/>
          <w:kern w:val="0"/>
          <w:sz w:val="22"/>
          <w:szCs w:val="22"/>
          <w14:ligatures w14:val="none"/>
        </w:rPr>
        <w:t>the Recombination Detection Program</w:t>
      </w:r>
      <w:sdt>
        <w:sdtPr>
          <w:rPr>
            <w:rFonts w:ascii="Arial" w:eastAsia="Times New Roman" w:hAnsi="Arial" w:cs="Arial"/>
            <w:color w:val="000000"/>
            <w:kern w:val="0"/>
            <w:sz w:val="22"/>
            <w:szCs w:val="22"/>
            <w:vertAlign w:val="superscript"/>
            <w14:ligatures w14:val="none"/>
          </w:rPr>
          <w:tag w:val="MENDELEY_CITATION_v3_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"/>
          <w:id w:val="-1665851891"/>
          <w:placeholder>
            <w:docPart w:val="DefaultPlaceholder_-1854013440"/>
          </w:placeholder>
        </w:sdtPr>
        <w:sdtContent>
          <w:r w:rsidR="003C0B86" w:rsidRPr="003C0B86">
            <w:rPr>
              <w:rFonts w:ascii="Arial" w:eastAsia="Times New Roman" w:hAnsi="Arial" w:cs="Arial"/>
              <w:color w:val="000000"/>
              <w:kern w:val="0"/>
              <w:sz w:val="22"/>
              <w:szCs w:val="22"/>
              <w:vertAlign w:val="superscript"/>
              <w14:ligatures w14:val="none"/>
            </w:rPr>
            <w:t>46,47</w:t>
          </w:r>
        </w:sdtContent>
      </w:sdt>
      <w:r>
        <w:rPr>
          <w:rFonts w:ascii="Arial" w:eastAsia="Times New Roman" w:hAnsi="Arial" w:cs="Arial"/>
          <w:color w:val="000000"/>
          <w:kern w:val="0"/>
          <w:sz w:val="22"/>
          <w:szCs w:val="22"/>
          <w14:ligatures w14:val="none"/>
        </w:rPr>
        <w:t xml:space="preserve"> </w:t>
      </w:r>
      <w:r w:rsidR="00E31D2C">
        <w:rPr>
          <w:rFonts w:ascii="Arial" w:eastAsia="Times New Roman" w:hAnsi="Arial" w:cs="Arial"/>
          <w:color w:val="000000"/>
          <w:kern w:val="0"/>
          <w:sz w:val="22"/>
          <w:szCs w:val="22"/>
          <w14:ligatures w14:val="none"/>
        </w:rPr>
        <w:t>to evaluate alignments for evidence of recombination.</w:t>
      </w:r>
      <w:del w:id="1720" w:author="Keene-Snickers,Lexi" w:date="2025-03-15T10:14:00Z" w16du:dateUtc="2025-03-15T16:14:00Z">
        <w:r w:rsidR="00E31D2C" w:rsidDel="000A3936">
          <w:rPr>
            <w:rFonts w:ascii="Arial" w:eastAsia="Times New Roman" w:hAnsi="Arial" w:cs="Arial"/>
            <w:color w:val="000000"/>
            <w:kern w:val="0"/>
            <w:sz w:val="22"/>
            <w:szCs w:val="22"/>
            <w14:ligatures w14:val="none"/>
          </w:rPr>
          <w:delText xml:space="preserve"> </w:delText>
        </w:r>
      </w:del>
      <w:r w:rsidR="00E31D2C">
        <w:rPr>
          <w:rFonts w:ascii="Arial" w:eastAsia="Times New Roman" w:hAnsi="Arial" w:cs="Arial"/>
          <w:color w:val="000000"/>
          <w:kern w:val="0"/>
          <w:sz w:val="22"/>
          <w:szCs w:val="22"/>
          <w14:ligatures w14:val="none"/>
        </w:rPr>
        <w:t xml:space="preserve"> This tool </w:t>
      </w:r>
      <w:r>
        <w:rPr>
          <w:rFonts w:ascii="Arial" w:eastAsia="Times New Roman" w:hAnsi="Arial" w:cs="Arial"/>
          <w:color w:val="000000"/>
          <w:kern w:val="0"/>
          <w:sz w:val="22"/>
          <w:szCs w:val="22"/>
          <w14:ligatures w14:val="none"/>
        </w:rPr>
        <w:t xml:space="preserve">identified one candidate recombination event in chaq virus and another in galbut virus RNA 3. We </w:t>
      </w:r>
      <w:del w:id="1721" w:author="Stenglein,Mark" w:date="2025-03-12T17:16:00Z" w16du:dateUtc="2025-03-12T23:16:00Z">
        <w:r w:rsidDel="00E31D2C">
          <w:rPr>
            <w:rFonts w:ascii="Arial" w:eastAsia="Times New Roman" w:hAnsi="Arial" w:cs="Arial"/>
            <w:color w:val="000000"/>
            <w:kern w:val="0"/>
            <w:sz w:val="22"/>
            <w:szCs w:val="22"/>
            <w14:ligatures w14:val="none"/>
          </w:rPr>
          <w:delText xml:space="preserve">used a custom script using Bio-python and R to count and then </w:delText>
        </w:r>
      </w:del>
      <w:r>
        <w:rPr>
          <w:rFonts w:ascii="Arial" w:eastAsia="Times New Roman" w:hAnsi="Arial" w:cs="Arial"/>
          <w:color w:val="000000"/>
          <w:kern w:val="0"/>
          <w:sz w:val="22"/>
          <w:szCs w:val="22"/>
          <w14:ligatures w14:val="none"/>
        </w:rPr>
        <w:t>visualize</w:t>
      </w:r>
      <w:r w:rsidR="00E31D2C">
        <w:rPr>
          <w:rFonts w:ascii="Arial" w:eastAsia="Times New Roman" w:hAnsi="Arial" w:cs="Arial"/>
          <w:color w:val="000000"/>
          <w:kern w:val="0"/>
          <w:sz w:val="22"/>
          <w:szCs w:val="22"/>
          <w14:ligatures w14:val="none"/>
        </w:rPr>
        <w:t>d</w:t>
      </w:r>
      <w:r>
        <w:rPr>
          <w:rFonts w:ascii="Arial" w:eastAsia="Times New Roman" w:hAnsi="Arial" w:cs="Arial"/>
          <w:color w:val="000000"/>
          <w:kern w:val="0"/>
          <w:sz w:val="22"/>
          <w:szCs w:val="22"/>
          <w14:ligatures w14:val="none"/>
        </w:rPr>
        <w:t xml:space="preserve"> the </w:t>
      </w:r>
      <w:r w:rsidR="00E31D2C">
        <w:rPr>
          <w:rFonts w:ascii="Arial" w:eastAsia="Times New Roman" w:hAnsi="Arial" w:cs="Arial"/>
          <w:color w:val="000000"/>
          <w:kern w:val="0"/>
          <w:sz w:val="22"/>
          <w:szCs w:val="22"/>
          <w14:ligatures w14:val="none"/>
        </w:rPr>
        <w:t xml:space="preserve">pairwise </w:t>
      </w:r>
      <w:r>
        <w:rPr>
          <w:rFonts w:ascii="Arial" w:eastAsia="Times New Roman" w:hAnsi="Arial" w:cs="Arial"/>
          <w:color w:val="000000"/>
          <w:kern w:val="0"/>
          <w:sz w:val="22"/>
          <w:szCs w:val="22"/>
          <w14:ligatures w14:val="none"/>
        </w:rPr>
        <w:t>percent identity between the candidate recombination events. This visualization led us to conclude that the chaq virus recombinant was the result of a chimera</w:t>
      </w:r>
      <w:r w:rsidR="003C3055">
        <w:rPr>
          <w:rFonts w:ascii="Arial" w:eastAsia="Times New Roman" w:hAnsi="Arial" w:cs="Arial"/>
          <w:color w:val="000000"/>
          <w:kern w:val="0"/>
          <w:sz w:val="22"/>
          <w:szCs w:val="22"/>
          <w14:ligatures w14:val="none"/>
        </w:rPr>
        <w:t xml:space="preserve"> of two partial chaq virus sequences</w:t>
      </w:r>
      <w:r>
        <w:rPr>
          <w:rFonts w:ascii="Arial" w:eastAsia="Times New Roman" w:hAnsi="Arial" w:cs="Arial"/>
          <w:color w:val="000000"/>
          <w:kern w:val="0"/>
          <w:sz w:val="22"/>
          <w:szCs w:val="22"/>
          <w14:ligatures w14:val="none"/>
        </w:rPr>
        <w:t>.</w:t>
      </w:r>
      <w:r w:rsidR="003C3055">
        <w:rPr>
          <w:rFonts w:ascii="Arial" w:eastAsia="Times New Roman" w:hAnsi="Arial" w:cs="Arial"/>
          <w:color w:val="000000"/>
          <w:kern w:val="0"/>
          <w:sz w:val="22"/>
          <w:szCs w:val="22"/>
          <w14:ligatures w14:val="none"/>
        </w:rPr>
        <w:t xml:space="preserve"> We were unable to recover a coding complete sequence of these sequences. Inspection of pairwise alignments of the potential RNA 3 recombination event was not convincing. The similarity between the recombination regions could be explained by natural variations in similarity.</w:t>
      </w:r>
      <w:r>
        <w:rPr>
          <w:rFonts w:ascii="Arial" w:eastAsia="Times New Roman" w:hAnsi="Arial" w:cs="Arial"/>
          <w:color w:val="000000"/>
          <w:kern w:val="0"/>
          <w:sz w:val="22"/>
          <w:szCs w:val="22"/>
          <w14:ligatures w14:val="none"/>
        </w:rPr>
        <w:t xml:space="preserve"> </w:t>
      </w:r>
    </w:p>
    <w:p w14:paraId="2DC69D93" w14:textId="77777777" w:rsidR="0019112A" w:rsidRDefault="0019112A" w:rsidP="00081385">
      <w:pPr>
        <w:spacing w:line="360" w:lineRule="auto"/>
        <w:rPr>
          <w:rFonts w:ascii="Arial" w:eastAsia="Times New Roman" w:hAnsi="Arial" w:cs="Arial"/>
          <w:kern w:val="0"/>
          <w:sz w:val="22"/>
          <w:szCs w:val="22"/>
          <w14:ligatures w14:val="none"/>
        </w:rPr>
      </w:pPr>
    </w:p>
    <w:p w14:paraId="58794F6B" w14:textId="400D6A92" w:rsidR="0019112A" w:rsidRDefault="0019112A" w:rsidP="00081385">
      <w:pPr>
        <w:spacing w:line="360" w:lineRule="auto"/>
        <w:rPr>
          <w:rFonts w:ascii="Arial" w:eastAsia="Times New Roman" w:hAnsi="Arial" w:cs="Arial"/>
          <w:kern w:val="0"/>
          <w:sz w:val="22"/>
          <w:szCs w:val="22"/>
          <w14:ligatures w14:val="none"/>
        </w:rPr>
      </w:pPr>
      <w:proofErr w:type="spellStart"/>
      <w:r w:rsidRPr="00076A67">
        <w:rPr>
          <w:rFonts w:ascii="Arial" w:eastAsia="Times New Roman" w:hAnsi="Arial" w:cs="Arial"/>
          <w:i/>
          <w:iCs/>
          <w:kern w:val="0"/>
          <w:sz w:val="22"/>
          <w:szCs w:val="22"/>
          <w14:ligatures w14:val="none"/>
        </w:rPr>
        <w:t>Cophylogeny</w:t>
      </w:r>
      <w:proofErr w:type="spellEnd"/>
      <w:r w:rsidRPr="00076A67">
        <w:rPr>
          <w:rFonts w:ascii="Arial" w:eastAsia="Times New Roman" w:hAnsi="Arial" w:cs="Arial"/>
          <w:i/>
          <w:iCs/>
          <w:kern w:val="0"/>
          <w:sz w:val="22"/>
          <w:szCs w:val="22"/>
          <w14:ligatures w14:val="none"/>
        </w:rPr>
        <w:t xml:space="preserve"> analysis</w:t>
      </w:r>
      <w:r w:rsidR="00076A67">
        <w:rPr>
          <w:rFonts w:ascii="Arial" w:eastAsia="Times New Roman" w:hAnsi="Arial" w:cs="Arial"/>
          <w:kern w:val="0"/>
          <w:sz w:val="22"/>
          <w:szCs w:val="22"/>
          <w14:ligatures w14:val="none"/>
        </w:rPr>
        <w:t xml:space="preserve">: </w:t>
      </w:r>
      <w:proofErr w:type="spellStart"/>
      <w:r w:rsidR="00076A67">
        <w:rPr>
          <w:rFonts w:ascii="Arial" w:eastAsia="Times New Roman" w:hAnsi="Arial" w:cs="Arial"/>
          <w:kern w:val="0"/>
          <w:sz w:val="22"/>
          <w:szCs w:val="22"/>
          <w14:ligatures w14:val="none"/>
        </w:rPr>
        <w:t>Tanglegrams</w:t>
      </w:r>
      <w:proofErr w:type="spellEnd"/>
      <w:r w:rsidR="00076A67">
        <w:rPr>
          <w:rFonts w:ascii="Arial" w:eastAsia="Times New Roman" w:hAnsi="Arial" w:cs="Arial"/>
          <w:kern w:val="0"/>
          <w:sz w:val="22"/>
          <w:szCs w:val="22"/>
          <w14:ligatures w14:val="none"/>
        </w:rPr>
        <w:t xml:space="preserve"> were generated in R/RStudio using the </w:t>
      </w:r>
      <w:proofErr w:type="spellStart"/>
      <w:r w:rsidR="00076A67">
        <w:rPr>
          <w:rFonts w:ascii="Arial" w:eastAsia="Times New Roman" w:hAnsi="Arial" w:cs="Arial"/>
          <w:kern w:val="0"/>
          <w:sz w:val="22"/>
          <w:szCs w:val="22"/>
          <w14:ligatures w14:val="none"/>
        </w:rPr>
        <w:t>phytools</w:t>
      </w:r>
      <w:proofErr w:type="spellEnd"/>
      <w:r w:rsidR="00076A67">
        <w:rPr>
          <w:rFonts w:ascii="Arial" w:eastAsia="Times New Roman" w:hAnsi="Arial" w:cs="Arial"/>
          <w:kern w:val="0"/>
          <w:sz w:val="22"/>
          <w:szCs w:val="22"/>
          <w14:ligatures w14:val="none"/>
        </w:rPr>
        <w:t xml:space="preserve"> and ape packages</w:t>
      </w:r>
      <w:sdt>
        <w:sdtPr>
          <w:rPr>
            <w:rFonts w:ascii="Arial" w:eastAsia="Times New Roman" w:hAnsi="Arial" w:cs="Arial"/>
            <w:color w:val="000000"/>
            <w:kern w:val="0"/>
            <w:sz w:val="22"/>
            <w:szCs w:val="22"/>
            <w:vertAlign w:val="superscript"/>
            <w14:ligatures w14:val="none"/>
          </w:rPr>
          <w:tag w:val="MENDELEY_CITATION_v3_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"/>
          <w:id w:val="-1634403506"/>
          <w:placeholder>
            <w:docPart w:val="DefaultPlaceholder_-1854013440"/>
          </w:placeholder>
        </w:sdtPr>
        <w:sdtContent>
          <w:r w:rsidR="003C0B86" w:rsidRPr="003C0B86">
            <w:rPr>
              <w:rFonts w:ascii="Arial" w:eastAsia="Times New Roman" w:hAnsi="Arial" w:cs="Arial"/>
              <w:color w:val="000000"/>
              <w:kern w:val="0"/>
              <w:sz w:val="22"/>
              <w:szCs w:val="22"/>
              <w:vertAlign w:val="superscript"/>
              <w14:ligatures w14:val="none"/>
            </w:rPr>
            <w:t>48,49</w:t>
          </w:r>
        </w:sdtContent>
      </w:sdt>
      <w:r w:rsidR="00076A67">
        <w:rPr>
          <w:rFonts w:ascii="Arial" w:eastAsia="Times New Roman" w:hAnsi="Arial" w:cs="Arial"/>
          <w:kern w:val="0"/>
          <w:sz w:val="22"/>
          <w:szCs w:val="22"/>
          <w14:ligatures w14:val="none"/>
        </w:rPr>
        <w:t xml:space="preserve">. Branches shorter than 0.001 were turned into polytomies to </w:t>
      </w:r>
      <w:r w:rsidR="00226EB6">
        <w:rPr>
          <w:rFonts w:ascii="Arial" w:eastAsia="Times New Roman" w:hAnsi="Arial" w:cs="Arial"/>
          <w:kern w:val="0"/>
          <w:sz w:val="22"/>
          <w:szCs w:val="22"/>
          <w14:ligatures w14:val="none"/>
        </w:rPr>
        <w:t>avoid false positive signals of reassortment from short branches</w:t>
      </w:r>
      <w:r w:rsidR="00076A67">
        <w:rPr>
          <w:rFonts w:ascii="Arial" w:eastAsia="Times New Roman" w:hAnsi="Arial" w:cs="Arial"/>
          <w:kern w:val="0"/>
          <w:sz w:val="22"/>
          <w:szCs w:val="22"/>
          <w14:ligatures w14:val="none"/>
        </w:rPr>
        <w:t>.</w:t>
      </w:r>
    </w:p>
    <w:p w14:paraId="218FAC62" w14:textId="77777777" w:rsidR="00641623" w:rsidRDefault="00641623" w:rsidP="00081385">
      <w:pPr>
        <w:spacing w:line="360" w:lineRule="auto"/>
        <w:rPr>
          <w:rFonts w:ascii="Arial" w:hAnsi="Arial" w:cs="Arial"/>
          <w:sz w:val="22"/>
          <w:szCs w:val="22"/>
        </w:rPr>
      </w:pPr>
    </w:p>
    <w:p w14:paraId="5CE8A7EC" w14:textId="5FABEF6A"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ACKNOWLEDGEMENTS</w:t>
      </w:r>
    </w:p>
    <w:p w14:paraId="0D046B12" w14:textId="1C948A05" w:rsidR="00641623" w:rsidRDefault="00641623" w:rsidP="00081385">
      <w:pPr>
        <w:spacing w:line="360" w:lineRule="auto"/>
        <w:rPr>
          <w:rFonts w:ascii="Arial" w:hAnsi="Arial" w:cs="Arial"/>
          <w:sz w:val="22"/>
          <w:szCs w:val="22"/>
        </w:rPr>
      </w:pPr>
      <w:r>
        <w:rPr>
          <w:rFonts w:ascii="Arial" w:hAnsi="Arial" w:cs="Arial"/>
          <w:sz w:val="22"/>
          <w:szCs w:val="22"/>
        </w:rPr>
        <w:t xml:space="preserve">The authors would like to acknowledge the individuals that volunteered to collect wild flies: Lisa Harrington and Paul Keene, </w:t>
      </w:r>
      <w:proofErr w:type="spellStart"/>
      <w:r>
        <w:rPr>
          <w:rFonts w:ascii="Arial" w:hAnsi="Arial" w:cs="Arial"/>
          <w:sz w:val="22"/>
          <w:szCs w:val="22"/>
        </w:rPr>
        <w:t>Khwannarin</w:t>
      </w:r>
      <w:proofErr w:type="spellEnd"/>
      <w:r>
        <w:rPr>
          <w:rFonts w:ascii="Arial" w:hAnsi="Arial" w:cs="Arial"/>
          <w:sz w:val="22"/>
          <w:szCs w:val="22"/>
        </w:rPr>
        <w:t xml:space="preserve"> </w:t>
      </w:r>
      <w:proofErr w:type="spellStart"/>
      <w:r>
        <w:rPr>
          <w:rFonts w:ascii="Arial" w:hAnsi="Arial" w:cs="Arial"/>
          <w:sz w:val="22"/>
          <w:szCs w:val="22"/>
        </w:rPr>
        <w:t>Khemsom</w:t>
      </w:r>
      <w:proofErr w:type="spellEnd"/>
      <w:r>
        <w:rPr>
          <w:rFonts w:ascii="Arial" w:hAnsi="Arial" w:cs="Arial"/>
          <w:sz w:val="22"/>
          <w:szCs w:val="22"/>
        </w:rPr>
        <w:t xml:space="preserve">, Anastazia </w:t>
      </w:r>
      <w:proofErr w:type="spellStart"/>
      <w:r>
        <w:rPr>
          <w:rFonts w:ascii="Arial" w:hAnsi="Arial" w:cs="Arial"/>
          <w:sz w:val="22"/>
          <w:szCs w:val="22"/>
        </w:rPr>
        <w:t>Jablumovsky</w:t>
      </w:r>
      <w:proofErr w:type="spellEnd"/>
      <w:r>
        <w:rPr>
          <w:rFonts w:ascii="Arial" w:hAnsi="Arial" w:cs="Arial"/>
          <w:sz w:val="22"/>
          <w:szCs w:val="22"/>
        </w:rPr>
        <w:t xml:space="preserve">, Elle Irons and Michael </w:t>
      </w:r>
      <w:proofErr w:type="spellStart"/>
      <w:r>
        <w:rPr>
          <w:rFonts w:ascii="Arial" w:hAnsi="Arial" w:cs="Arial"/>
          <w:sz w:val="22"/>
          <w:szCs w:val="22"/>
        </w:rPr>
        <w:t>Martzahn</w:t>
      </w:r>
      <w:proofErr w:type="spellEnd"/>
      <w:r>
        <w:rPr>
          <w:rFonts w:ascii="Arial" w:hAnsi="Arial" w:cs="Arial"/>
          <w:sz w:val="22"/>
          <w:szCs w:val="22"/>
        </w:rPr>
        <w:t xml:space="preserve">, Kelly Wallace and Ben Ryan, Claire Stewart and Natali </w:t>
      </w:r>
      <w:proofErr w:type="spellStart"/>
      <w:r>
        <w:rPr>
          <w:rFonts w:ascii="Arial" w:hAnsi="Arial" w:cs="Arial"/>
          <w:sz w:val="22"/>
          <w:szCs w:val="22"/>
        </w:rPr>
        <w:t>Wickencamp</w:t>
      </w:r>
      <w:proofErr w:type="spellEnd"/>
      <w:r w:rsidR="007B249E">
        <w:rPr>
          <w:rFonts w:ascii="Arial" w:hAnsi="Arial" w:cs="Arial"/>
          <w:sz w:val="22"/>
          <w:szCs w:val="22"/>
        </w:rPr>
        <w:t xml:space="preserve"> and the packaging department at New Belgium Brewing Company.</w:t>
      </w:r>
      <w:r>
        <w:rPr>
          <w:rFonts w:ascii="Arial" w:hAnsi="Arial" w:cs="Arial"/>
          <w:sz w:val="22"/>
          <w:szCs w:val="22"/>
        </w:rPr>
        <w:t xml:space="preserve"> We thank them for their effort in </w:t>
      </w:r>
      <w:r>
        <w:rPr>
          <w:rFonts w:ascii="Arial" w:hAnsi="Arial" w:cs="Arial"/>
          <w:sz w:val="22"/>
          <w:szCs w:val="22"/>
        </w:rPr>
        <w:lastRenderedPageBreak/>
        <w:t xml:space="preserve">collecting flies themselves or for the opportunity for us to collect flies from their property. </w:t>
      </w:r>
      <w:ins w:id="1722" w:author="Keene-Snickers,Lexi" w:date="2025-03-13T14:22:00Z" w16du:dateUtc="2025-03-13T20:22:00Z">
        <w:r w:rsidR="00DB0180">
          <w:rPr>
            <w:rFonts w:ascii="Arial" w:hAnsi="Arial" w:cs="Arial"/>
            <w:sz w:val="22"/>
            <w:szCs w:val="22"/>
          </w:rPr>
          <w:t>We would al</w:t>
        </w:r>
      </w:ins>
      <w:ins w:id="1723" w:author="Keene-Snickers,Lexi" w:date="2025-03-13T14:23:00Z" w16du:dateUtc="2025-03-13T20:23:00Z">
        <w:r w:rsidR="00DB0180">
          <w:rPr>
            <w:rFonts w:ascii="Arial" w:hAnsi="Arial" w:cs="Arial"/>
            <w:sz w:val="22"/>
            <w:szCs w:val="22"/>
          </w:rPr>
          <w:t xml:space="preserve">so like to acknowledge Eddie Holmes, </w:t>
        </w:r>
      </w:ins>
      <w:ins w:id="1724" w:author="Keene-Snickers,Lexi" w:date="2025-03-13T14:24:00Z" w16du:dateUtc="2025-03-13T20:24:00Z">
        <w:r w:rsidR="00DB0180" w:rsidRPr="00DB0180">
          <w:rPr>
            <w:rFonts w:ascii="Arial" w:hAnsi="Arial" w:cs="Arial"/>
            <w:sz w:val="22"/>
            <w:szCs w:val="22"/>
          </w:rPr>
          <w:t>Ayda Susana</w:t>
        </w:r>
        <w:r w:rsidR="00DB0180">
          <w:rPr>
            <w:rFonts w:ascii="Arial" w:hAnsi="Arial" w:cs="Arial"/>
            <w:sz w:val="22"/>
            <w:szCs w:val="22"/>
          </w:rPr>
          <w:t xml:space="preserve"> </w:t>
        </w:r>
      </w:ins>
      <w:ins w:id="1725" w:author="Keene-Snickers,Lexi" w:date="2025-03-13T14:23:00Z" w16du:dateUtc="2025-03-13T20:23:00Z">
        <w:r w:rsidR="00DB0180" w:rsidRPr="00DB0180">
          <w:rPr>
            <w:rFonts w:ascii="Arial" w:hAnsi="Arial" w:cs="Arial"/>
            <w:sz w:val="22"/>
            <w:szCs w:val="22"/>
          </w:rPr>
          <w:t xml:space="preserve">Ortiz-Baez, </w:t>
        </w:r>
      </w:ins>
      <w:ins w:id="1726" w:author="Keene-Snickers,Lexi" w:date="2025-03-13T14:24:00Z" w16du:dateUtc="2025-03-13T20:24:00Z">
        <w:r w:rsidR="00DB0180">
          <w:rPr>
            <w:rFonts w:ascii="Arial" w:hAnsi="Arial" w:cs="Arial"/>
            <w:sz w:val="22"/>
            <w:szCs w:val="22"/>
          </w:rPr>
          <w:t xml:space="preserve">Mang Shi, Ary A Hoffmann for </w:t>
        </w:r>
      </w:ins>
      <w:ins w:id="1727" w:author="Keene-Snickers,Lexi" w:date="2025-03-13T14:25:00Z" w16du:dateUtc="2025-03-13T20:25:00Z">
        <w:r w:rsidR="00DB0180">
          <w:rPr>
            <w:rFonts w:ascii="Arial" w:hAnsi="Arial" w:cs="Arial"/>
            <w:sz w:val="22"/>
            <w:szCs w:val="22"/>
          </w:rPr>
          <w:t xml:space="preserve">their work in Australian D. simulans from which </w:t>
        </w:r>
      </w:ins>
      <w:ins w:id="1728" w:author="Keene-Snickers,Lexi" w:date="2025-03-13T14:26:00Z" w16du:dateUtc="2025-03-13T20:26:00Z">
        <w:r w:rsidR="00DB0180">
          <w:rPr>
            <w:rFonts w:ascii="Arial" w:hAnsi="Arial" w:cs="Arial"/>
            <w:sz w:val="22"/>
            <w:szCs w:val="22"/>
          </w:rPr>
          <w:t xml:space="preserve">their SRA datasets were used to recover galbut virus sequences. </w:t>
        </w:r>
      </w:ins>
      <w:del w:id="1729" w:author="Keene-Snickers,Lexi" w:date="2025-03-13T14:22:00Z" w16du:dateUtc="2025-03-13T20:22:00Z">
        <w:r w:rsidR="00162D09" w:rsidDel="00DB0180">
          <w:rPr>
            <w:rFonts w:ascii="Arial" w:hAnsi="Arial" w:cs="Arial"/>
            <w:sz w:val="22"/>
            <w:szCs w:val="22"/>
          </w:rPr>
          <w:delText>Did any other lab members contribute to collection, testing, etc?</w:delText>
        </w:r>
      </w:del>
    </w:p>
    <w:p w14:paraId="2BF23BAC" w14:textId="77777777" w:rsidR="00AF5B12" w:rsidRDefault="00AF5B12" w:rsidP="00081385">
      <w:pPr>
        <w:spacing w:line="360" w:lineRule="auto"/>
        <w:rPr>
          <w:rFonts w:ascii="Arial" w:hAnsi="Arial" w:cs="Arial"/>
          <w:sz w:val="22"/>
          <w:szCs w:val="22"/>
        </w:rPr>
      </w:pPr>
    </w:p>
    <w:p w14:paraId="63C619FB" w14:textId="2DEECD4A" w:rsidR="00AF5B12" w:rsidRPr="00E97611" w:rsidRDefault="00AF5B12" w:rsidP="00081385">
      <w:pPr>
        <w:spacing w:line="360" w:lineRule="auto"/>
        <w:rPr>
          <w:rFonts w:ascii="Arial" w:hAnsi="Arial" w:cs="Arial"/>
          <w:b/>
          <w:bCs/>
          <w:sz w:val="22"/>
          <w:szCs w:val="22"/>
        </w:rPr>
      </w:pPr>
      <w:r w:rsidRPr="00E97611">
        <w:rPr>
          <w:rFonts w:ascii="Arial" w:hAnsi="Arial" w:cs="Arial"/>
          <w:b/>
          <w:bCs/>
          <w:sz w:val="22"/>
          <w:szCs w:val="22"/>
        </w:rPr>
        <w:t>DATA AVAILABILITY</w:t>
      </w:r>
    </w:p>
    <w:p w14:paraId="4FDE4A4D" w14:textId="21BBB052" w:rsidR="00AF5B12" w:rsidRDefault="00AF5B12" w:rsidP="00081385">
      <w:pPr>
        <w:spacing w:line="360" w:lineRule="auto"/>
        <w:rPr>
          <w:rFonts w:ascii="Arial" w:hAnsi="Arial" w:cs="Arial"/>
          <w:sz w:val="22"/>
          <w:szCs w:val="22"/>
        </w:rPr>
      </w:pPr>
      <w:del w:id="1730" w:author="Stenglein,Mark" w:date="2025-03-26T10:29:00Z" w16du:dateUtc="2025-03-26T16:29:00Z">
        <w:r w:rsidDel="00671A81">
          <w:rPr>
            <w:rFonts w:ascii="Arial" w:hAnsi="Arial" w:cs="Arial"/>
            <w:sz w:val="22"/>
            <w:szCs w:val="22"/>
          </w:rPr>
          <w:delText>The s</w:delText>
        </w:r>
      </w:del>
      <w:ins w:id="1731" w:author="Stenglein,Mark" w:date="2025-03-26T10:29:00Z" w16du:dateUtc="2025-03-26T16:29:00Z">
        <w:r w:rsidR="00671A81">
          <w:rPr>
            <w:rFonts w:ascii="Arial" w:hAnsi="Arial" w:cs="Arial"/>
            <w:sz w:val="22"/>
            <w:szCs w:val="22"/>
          </w:rPr>
          <w:t>S</w:t>
        </w:r>
      </w:ins>
      <w:r>
        <w:rPr>
          <w:rFonts w:ascii="Arial" w:hAnsi="Arial" w:cs="Arial"/>
          <w:sz w:val="22"/>
          <w:szCs w:val="22"/>
        </w:rPr>
        <w:t xml:space="preserve">equencing data </w:t>
      </w:r>
      <w:r w:rsidR="00671A81">
        <w:rPr>
          <w:rFonts w:ascii="Arial" w:hAnsi="Arial" w:cs="Arial"/>
          <w:sz w:val="22"/>
          <w:szCs w:val="22"/>
        </w:rPr>
        <w:t xml:space="preserve">has been deposited in </w:t>
      </w:r>
      <w:r>
        <w:rPr>
          <w:rFonts w:ascii="Arial" w:hAnsi="Arial" w:cs="Arial"/>
          <w:sz w:val="22"/>
          <w:szCs w:val="22"/>
        </w:rPr>
        <w:t xml:space="preserve">the National Center for Biotechnology and Information </w:t>
      </w:r>
      <w:r w:rsidR="00671A81">
        <w:rPr>
          <w:rFonts w:ascii="Arial" w:hAnsi="Arial" w:cs="Arial"/>
          <w:sz w:val="22"/>
          <w:szCs w:val="22"/>
        </w:rPr>
        <w:t xml:space="preserve">Sequence Read Archive (SRA) database </w:t>
      </w:r>
      <w:r>
        <w:rPr>
          <w:rFonts w:ascii="Arial" w:hAnsi="Arial" w:cs="Arial"/>
          <w:sz w:val="22"/>
          <w:szCs w:val="22"/>
        </w:rPr>
        <w:t xml:space="preserve">under </w:t>
      </w:r>
      <w:del w:id="1732" w:author="Stenglein,Mark" w:date="2025-03-26T10:30:00Z" w16du:dateUtc="2025-03-26T16:30:00Z">
        <w:r w:rsidDel="00671A81">
          <w:rPr>
            <w:rFonts w:ascii="Arial" w:hAnsi="Arial" w:cs="Arial"/>
            <w:sz w:val="22"/>
            <w:szCs w:val="22"/>
          </w:rPr>
          <w:delText xml:space="preserve">the SRA </w:delText>
        </w:r>
      </w:del>
      <w:r>
        <w:rPr>
          <w:rFonts w:ascii="Arial" w:hAnsi="Arial" w:cs="Arial"/>
          <w:sz w:val="22"/>
          <w:szCs w:val="22"/>
        </w:rPr>
        <w:t>accession</w:t>
      </w:r>
      <w:r w:rsidR="00671A81">
        <w:rPr>
          <w:rFonts w:ascii="Arial" w:hAnsi="Arial" w:cs="Arial"/>
          <w:sz w:val="22"/>
          <w:szCs w:val="22"/>
        </w:rPr>
        <w:t>s</w:t>
      </w:r>
      <w:r>
        <w:rPr>
          <w:rFonts w:ascii="Arial" w:hAnsi="Arial" w:cs="Arial"/>
          <w:sz w:val="22"/>
          <w:szCs w:val="22"/>
        </w:rPr>
        <w:t xml:space="preserve"> SRR30712177-</w:t>
      </w:r>
      <w:r w:rsidR="007B249E">
        <w:rPr>
          <w:rFonts w:ascii="Arial" w:hAnsi="Arial" w:cs="Arial"/>
          <w:sz w:val="22"/>
          <w:szCs w:val="22"/>
        </w:rPr>
        <w:t xml:space="preserve">SRR30712331 and </w:t>
      </w:r>
      <w:r w:rsidR="00671A81">
        <w:rPr>
          <w:rFonts w:ascii="Arial" w:hAnsi="Arial" w:cs="Arial"/>
          <w:sz w:val="22"/>
          <w:szCs w:val="22"/>
        </w:rPr>
        <w:t xml:space="preserve">in </w:t>
      </w:r>
      <w:r w:rsidR="007B249E">
        <w:rPr>
          <w:rFonts w:ascii="Arial" w:hAnsi="Arial" w:cs="Arial"/>
          <w:sz w:val="22"/>
          <w:szCs w:val="22"/>
        </w:rPr>
        <w:t xml:space="preserve">the </w:t>
      </w:r>
      <w:r w:rsidR="00671A81">
        <w:rPr>
          <w:rFonts w:ascii="Arial" w:hAnsi="Arial" w:cs="Arial"/>
          <w:sz w:val="22"/>
          <w:szCs w:val="22"/>
        </w:rPr>
        <w:t xml:space="preserve">Nucleotide database under </w:t>
      </w:r>
      <w:r w:rsidR="007B249E">
        <w:rPr>
          <w:rFonts w:ascii="Arial" w:hAnsi="Arial" w:cs="Arial"/>
          <w:sz w:val="22"/>
          <w:szCs w:val="22"/>
        </w:rPr>
        <w:t>accession</w:t>
      </w:r>
      <w:r w:rsidR="00671A81">
        <w:rPr>
          <w:rFonts w:ascii="Arial" w:hAnsi="Arial" w:cs="Arial"/>
          <w:sz w:val="22"/>
          <w:szCs w:val="22"/>
        </w:rPr>
        <w:t>s</w:t>
      </w:r>
      <w:r w:rsidR="007B249E">
        <w:rPr>
          <w:rFonts w:ascii="Arial" w:hAnsi="Arial" w:cs="Arial"/>
          <w:sz w:val="22"/>
          <w:szCs w:val="22"/>
        </w:rPr>
        <w:t xml:space="preserve"> PQ624841-PQ625194, PQ625196-PQ625214, and </w:t>
      </w:r>
      <w:ins w:id="1733" w:author="Keene-Snickers,Lexi" w:date="2025-03-15T10:16:00Z" w16du:dateUtc="2025-03-15T16:16:00Z">
        <w:r w:rsidR="000A3936">
          <w:rPr>
            <w:rFonts w:ascii="Arial" w:hAnsi="Arial" w:cs="Arial"/>
            <w:sz w:val="22"/>
            <w:szCs w:val="22"/>
          </w:rPr>
          <w:t>PV185866-PV185894</w:t>
        </w:r>
      </w:ins>
      <w:del w:id="1734" w:author="Keene-Snickers,Lexi" w:date="2025-03-15T10:15:00Z" w16du:dateUtc="2025-03-15T16:15:00Z">
        <w:r w:rsidR="007B249E" w:rsidDel="000A3936">
          <w:rPr>
            <w:rFonts w:ascii="Arial" w:hAnsi="Arial" w:cs="Arial"/>
            <w:sz w:val="22"/>
            <w:szCs w:val="22"/>
          </w:rPr>
          <w:delText>[ADD SRA accessions]</w:delText>
        </w:r>
      </w:del>
      <w:r w:rsidR="007B249E">
        <w:rPr>
          <w:rFonts w:ascii="Arial" w:hAnsi="Arial" w:cs="Arial"/>
          <w:sz w:val="22"/>
          <w:szCs w:val="22"/>
        </w:rPr>
        <w:t xml:space="preserve">. The scripts used to analyze the data, raw RT-qPCR data </w:t>
      </w:r>
      <w:ins w:id="1735" w:author="Keene-Snickers,Lexi" w:date="2025-03-15T10:15:00Z" w16du:dateUtc="2025-03-15T16:15:00Z">
        <w:r w:rsidR="000A3936">
          <w:rPr>
            <w:rFonts w:ascii="Arial" w:hAnsi="Arial" w:cs="Arial"/>
            <w:sz w:val="22"/>
            <w:szCs w:val="22"/>
          </w:rPr>
          <w:t xml:space="preserve">statistical analyses </w:t>
        </w:r>
      </w:ins>
      <w:r w:rsidR="007B249E">
        <w:rPr>
          <w:rFonts w:ascii="Arial" w:hAnsi="Arial" w:cs="Arial"/>
          <w:sz w:val="22"/>
          <w:szCs w:val="22"/>
        </w:rPr>
        <w:t xml:space="preserve">and metadata can be found at this GitHub repository: </w:t>
      </w:r>
      <w:hyperlink r:id="rId60" w:history="1">
        <w:r w:rsidR="007B249E" w:rsidRPr="0005747E">
          <w:rPr>
            <w:rStyle w:val="Hyperlink"/>
            <w:rFonts w:ascii="Arial" w:hAnsi="Arial" w:cs="Arial"/>
            <w:sz w:val="22"/>
            <w:szCs w:val="22"/>
          </w:rPr>
          <w:t>https://github.com/LKeene/DiverseCollections</w:t>
        </w:r>
      </w:hyperlink>
      <w:r w:rsidR="007B249E">
        <w:rPr>
          <w:rFonts w:ascii="Arial" w:hAnsi="Arial" w:cs="Arial"/>
          <w:sz w:val="22"/>
          <w:szCs w:val="22"/>
        </w:rPr>
        <w:t xml:space="preserve">. </w:t>
      </w:r>
    </w:p>
    <w:p w14:paraId="3A2081DF" w14:textId="77777777" w:rsidR="00641623" w:rsidRDefault="00641623" w:rsidP="00081385">
      <w:pPr>
        <w:spacing w:line="360" w:lineRule="auto"/>
        <w:rPr>
          <w:rFonts w:ascii="Arial" w:hAnsi="Arial" w:cs="Arial"/>
          <w:sz w:val="22"/>
          <w:szCs w:val="22"/>
        </w:rPr>
      </w:pPr>
    </w:p>
    <w:p w14:paraId="17FC937C" w14:textId="7C291C42"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FUNDING</w:t>
      </w:r>
    </w:p>
    <w:p w14:paraId="04ACE9A3" w14:textId="56806BAD" w:rsidR="00641623" w:rsidRDefault="00641623" w:rsidP="00081385">
      <w:pPr>
        <w:spacing w:line="360" w:lineRule="auto"/>
        <w:rPr>
          <w:rFonts w:ascii="Arial" w:hAnsi="Arial" w:cs="Arial"/>
          <w:sz w:val="22"/>
          <w:szCs w:val="22"/>
        </w:rPr>
      </w:pPr>
      <w:r>
        <w:rPr>
          <w:rFonts w:ascii="Arial" w:hAnsi="Arial" w:cs="Arial"/>
          <w:sz w:val="22"/>
          <w:szCs w:val="22"/>
        </w:rPr>
        <w:t>NSF IOS 2048214 (AHK, ALB and MDS)</w:t>
      </w:r>
      <w:r w:rsidR="00AF5B12">
        <w:rPr>
          <w:rFonts w:ascii="Arial" w:hAnsi="Arial" w:cs="Arial"/>
          <w:sz w:val="22"/>
          <w:szCs w:val="22"/>
        </w:rPr>
        <w:t>,</w:t>
      </w:r>
      <w:r>
        <w:rPr>
          <w:rFonts w:ascii="Arial" w:hAnsi="Arial" w:cs="Arial"/>
          <w:sz w:val="22"/>
          <w:szCs w:val="22"/>
        </w:rPr>
        <w:t xml:space="preserve"> NIH T32GM132057 (AHK)</w:t>
      </w:r>
      <w:r w:rsidR="00E860EA">
        <w:rPr>
          <w:rFonts w:ascii="Arial" w:hAnsi="Arial" w:cs="Arial"/>
          <w:sz w:val="22"/>
          <w:szCs w:val="22"/>
        </w:rPr>
        <w:t>,</w:t>
      </w:r>
      <w:r w:rsidR="00AF5B12" w:rsidRPr="00AF5B12">
        <w:t xml:space="preserve"> </w:t>
      </w:r>
      <w:r w:rsidR="00AF5B12">
        <w:rPr>
          <w:rFonts w:ascii="Arial" w:hAnsi="Arial" w:cs="Arial"/>
          <w:sz w:val="22"/>
          <w:szCs w:val="22"/>
        </w:rPr>
        <w:t xml:space="preserve">and </w:t>
      </w:r>
      <w:r w:rsidR="00AF5B12" w:rsidRPr="00AF5B12">
        <w:rPr>
          <w:rFonts w:ascii="Arial" w:hAnsi="Arial" w:cs="Arial"/>
          <w:sz w:val="22"/>
          <w:szCs w:val="22"/>
        </w:rPr>
        <w:t>NIH/NCATS Colorado CTSA Grant Number UL1 TR002535</w:t>
      </w:r>
    </w:p>
    <w:p w14:paraId="722D612A" w14:textId="65ABBB21" w:rsidR="0094106B" w:rsidRDefault="0094106B" w:rsidP="00081385">
      <w:pPr>
        <w:spacing w:line="360" w:lineRule="auto"/>
        <w:rPr>
          <w:rFonts w:ascii="Arial" w:hAnsi="Arial" w:cs="Arial"/>
          <w:sz w:val="22"/>
          <w:szCs w:val="22"/>
        </w:rPr>
      </w:pPr>
    </w:p>
    <w:p w14:paraId="71DD3E70" w14:textId="2A83F0BD" w:rsidR="0094106B" w:rsidRPr="00081385" w:rsidRDefault="0094106B" w:rsidP="00081385">
      <w:pPr>
        <w:spacing w:line="360" w:lineRule="auto"/>
        <w:rPr>
          <w:rFonts w:ascii="Arial" w:hAnsi="Arial" w:cs="Arial"/>
          <w:b/>
          <w:bCs/>
          <w:sz w:val="22"/>
          <w:szCs w:val="22"/>
        </w:rPr>
      </w:pPr>
      <w:r w:rsidRPr="00081385">
        <w:rPr>
          <w:rFonts w:ascii="Arial" w:hAnsi="Arial" w:cs="Arial"/>
          <w:b/>
          <w:bCs/>
          <w:sz w:val="22"/>
          <w:szCs w:val="22"/>
        </w:rPr>
        <w:t>REFERENCES</w:t>
      </w:r>
    </w:p>
    <w:p w14:paraId="33F56674" w14:textId="77777777" w:rsidR="0094106B" w:rsidRDefault="0094106B" w:rsidP="00641623">
      <w:pPr>
        <w:spacing w:line="360" w:lineRule="auto"/>
        <w:rPr>
          <w:rFonts w:ascii="Arial" w:hAnsi="Arial" w:cs="Arial"/>
          <w:sz w:val="22"/>
          <w:szCs w:val="22"/>
        </w:rPr>
      </w:pPr>
    </w:p>
    <w:sdt>
      <w:sdtPr>
        <w:rPr>
          <w:rFonts w:ascii="Arial" w:hAnsi="Arial" w:cs="Arial"/>
          <w:bCs/>
          <w:color w:val="000000"/>
          <w:sz w:val="22"/>
          <w:szCs w:val="22"/>
        </w:rPr>
        <w:tag w:val="MENDELEY_BIBLIOGRAPHY"/>
        <w:id w:val="-566191981"/>
        <w:placeholder>
          <w:docPart w:val="DefaultPlaceholder_-1854013440"/>
        </w:placeholder>
      </w:sdtPr>
      <w:sdtContent>
        <w:p w14:paraId="3304BD85" w14:textId="77777777" w:rsidR="003C0B86" w:rsidRDefault="003C0B86">
          <w:pPr>
            <w:autoSpaceDE w:val="0"/>
            <w:autoSpaceDN w:val="0"/>
            <w:ind w:hanging="640"/>
            <w:divId w:val="669791602"/>
            <w:rPr>
              <w:rFonts w:eastAsia="Times New Roman"/>
              <w:kern w:val="0"/>
              <w14:ligatures w14:val="none"/>
            </w:rPr>
          </w:pPr>
          <w:r>
            <w:rPr>
              <w:rFonts w:eastAsia="Times New Roman"/>
            </w:rPr>
            <w:t>1.</w:t>
          </w:r>
          <w:r>
            <w:rPr>
              <w:rFonts w:eastAsia="Times New Roman"/>
            </w:rPr>
            <w:tab/>
            <w:t xml:space="preserve">Cross, S. T. </w:t>
          </w:r>
          <w:r>
            <w:rPr>
              <w:rFonts w:eastAsia="Times New Roman"/>
              <w:i/>
              <w:iCs/>
            </w:rPr>
            <w:t>et al.</w:t>
          </w:r>
          <w:r>
            <w:rPr>
              <w:rFonts w:eastAsia="Times New Roman"/>
            </w:rPr>
            <w:t xml:space="preserve"> Partitiviruses Infecting Drosophila melanogaster and Aedes aegypti Exhibit Efficient Biparental Vertical Transmission. </w:t>
          </w:r>
          <w:r>
            <w:rPr>
              <w:rFonts w:eastAsia="Times New Roman"/>
              <w:i/>
              <w:iCs/>
            </w:rPr>
            <w:t xml:space="preserve">J </w:t>
          </w:r>
          <w:proofErr w:type="spellStart"/>
          <w:r>
            <w:rPr>
              <w:rFonts w:eastAsia="Times New Roman"/>
              <w:i/>
              <w:iCs/>
            </w:rPr>
            <w:t>Virol</w:t>
          </w:r>
          <w:proofErr w:type="spellEnd"/>
          <w:r>
            <w:rPr>
              <w:rFonts w:eastAsia="Times New Roman"/>
            </w:rPr>
            <w:t xml:space="preserve"> </w:t>
          </w:r>
          <w:r>
            <w:rPr>
              <w:rFonts w:eastAsia="Times New Roman"/>
              <w:b/>
              <w:bCs/>
            </w:rPr>
            <w:t>94</w:t>
          </w:r>
          <w:r>
            <w:rPr>
              <w:rFonts w:eastAsia="Times New Roman"/>
            </w:rPr>
            <w:t>, (2020).</w:t>
          </w:r>
        </w:p>
        <w:p w14:paraId="57E7561B" w14:textId="77777777" w:rsidR="003C0B86" w:rsidRDefault="003C0B86">
          <w:pPr>
            <w:autoSpaceDE w:val="0"/>
            <w:autoSpaceDN w:val="0"/>
            <w:ind w:hanging="640"/>
            <w:divId w:val="893078952"/>
            <w:rPr>
              <w:rFonts w:eastAsia="Times New Roman"/>
            </w:rPr>
          </w:pPr>
          <w:r>
            <w:rPr>
              <w:rFonts w:eastAsia="Times New Roman"/>
            </w:rPr>
            <w:t>2.</w:t>
          </w:r>
          <w:r>
            <w:rPr>
              <w:rFonts w:eastAsia="Times New Roman"/>
            </w:rPr>
            <w:tab/>
            <w:t xml:space="preserve">Webster, C. L. </w:t>
          </w:r>
          <w:r>
            <w:rPr>
              <w:rFonts w:eastAsia="Times New Roman"/>
              <w:i/>
              <w:iCs/>
            </w:rPr>
            <w:t>et al.</w:t>
          </w:r>
          <w:r>
            <w:rPr>
              <w:rFonts w:eastAsia="Times New Roman"/>
            </w:rPr>
            <w:t xml:space="preserve"> The Discovery, Distribution, and Evolution of Viruses Associated with Drosophila melanogaster. </w:t>
          </w:r>
          <w:proofErr w:type="spellStart"/>
          <w:r>
            <w:rPr>
              <w:rFonts w:eastAsia="Times New Roman"/>
              <w:i/>
              <w:iCs/>
            </w:rPr>
            <w:t>PLoS</w:t>
          </w:r>
          <w:proofErr w:type="spellEnd"/>
          <w:r>
            <w:rPr>
              <w:rFonts w:eastAsia="Times New Roman"/>
              <w:i/>
              <w:iCs/>
            </w:rPr>
            <w:t xml:space="preserve"> Biol</w:t>
          </w:r>
          <w:r>
            <w:rPr>
              <w:rFonts w:eastAsia="Times New Roman"/>
            </w:rPr>
            <w:t xml:space="preserve"> </w:t>
          </w:r>
          <w:r>
            <w:rPr>
              <w:rFonts w:eastAsia="Times New Roman"/>
              <w:b/>
              <w:bCs/>
            </w:rPr>
            <w:t>13</w:t>
          </w:r>
          <w:r>
            <w:rPr>
              <w:rFonts w:eastAsia="Times New Roman"/>
            </w:rPr>
            <w:t>, e1002210 (2015).</w:t>
          </w:r>
        </w:p>
        <w:p w14:paraId="60DF2BE3" w14:textId="77777777" w:rsidR="003C0B86" w:rsidRDefault="003C0B86">
          <w:pPr>
            <w:autoSpaceDE w:val="0"/>
            <w:autoSpaceDN w:val="0"/>
            <w:ind w:hanging="640"/>
            <w:divId w:val="921449985"/>
            <w:rPr>
              <w:rFonts w:eastAsia="Times New Roman"/>
            </w:rPr>
          </w:pPr>
          <w:r>
            <w:rPr>
              <w:rFonts w:eastAsia="Times New Roman"/>
            </w:rPr>
            <w:t>3.</w:t>
          </w:r>
          <w:r>
            <w:rPr>
              <w:rFonts w:eastAsia="Times New Roman"/>
            </w:rPr>
            <w:tab/>
          </w:r>
          <w:proofErr w:type="spellStart"/>
          <w:r>
            <w:rPr>
              <w:rFonts w:eastAsia="Times New Roman"/>
            </w:rPr>
            <w:t>Ghabrial</w:t>
          </w:r>
          <w:proofErr w:type="spellEnd"/>
          <w:r>
            <w:rPr>
              <w:rFonts w:eastAsia="Times New Roman"/>
            </w:rPr>
            <w:t xml:space="preserve">, S. A., Ochoa, W. F., Baker, T. S. &amp; Nibert, M. L. Partitiviruses: General Features. in </w:t>
          </w:r>
          <w:r>
            <w:rPr>
              <w:rFonts w:eastAsia="Times New Roman"/>
              <w:i/>
              <w:iCs/>
            </w:rPr>
            <w:t>Encyclopedia of Virology (Third Edition)</w:t>
          </w:r>
          <w:r>
            <w:rPr>
              <w:rFonts w:eastAsia="Times New Roman"/>
            </w:rPr>
            <w:t xml:space="preserve"> (eds. Mahy, B. W. J. &amp; Van </w:t>
          </w:r>
          <w:proofErr w:type="spellStart"/>
          <w:r>
            <w:rPr>
              <w:rFonts w:eastAsia="Times New Roman"/>
            </w:rPr>
            <w:t>Regenmortel</w:t>
          </w:r>
          <w:proofErr w:type="spellEnd"/>
          <w:r>
            <w:rPr>
              <w:rFonts w:eastAsia="Times New Roman"/>
            </w:rPr>
            <w:t xml:space="preserve">, M. H. V) 68–75 (Academic Press, Oxford, 2008). </w:t>
          </w:r>
          <w:proofErr w:type="spellStart"/>
          <w:proofErr w:type="gramStart"/>
          <w:r>
            <w:rPr>
              <w:rFonts w:eastAsia="Times New Roman"/>
            </w:rPr>
            <w:t>doi:https</w:t>
          </w:r>
          <w:proofErr w:type="spellEnd"/>
          <w:r>
            <w:rPr>
              <w:rFonts w:eastAsia="Times New Roman"/>
            </w:rPr>
            <w:t>://doi.org/10.1016/B978-012374410-4.00573-2</w:t>
          </w:r>
          <w:proofErr w:type="gramEnd"/>
          <w:r>
            <w:rPr>
              <w:rFonts w:eastAsia="Times New Roman"/>
            </w:rPr>
            <w:t>.</w:t>
          </w:r>
        </w:p>
        <w:p w14:paraId="6CA39AC0" w14:textId="77777777" w:rsidR="003C0B86" w:rsidRDefault="003C0B86">
          <w:pPr>
            <w:autoSpaceDE w:val="0"/>
            <w:autoSpaceDN w:val="0"/>
            <w:ind w:hanging="640"/>
            <w:divId w:val="903295024"/>
            <w:rPr>
              <w:rFonts w:eastAsia="Times New Roman"/>
            </w:rPr>
          </w:pPr>
          <w:r>
            <w:rPr>
              <w:rFonts w:eastAsia="Times New Roman"/>
            </w:rPr>
            <w:t>4.</w:t>
          </w:r>
          <w:r>
            <w:rPr>
              <w:rFonts w:eastAsia="Times New Roman"/>
            </w:rPr>
            <w:tab/>
            <w:t xml:space="preserve">Wallace, M. A. &amp; </w:t>
          </w:r>
          <w:proofErr w:type="spellStart"/>
          <w:r>
            <w:rPr>
              <w:rFonts w:eastAsia="Times New Roman"/>
            </w:rPr>
            <w:t>Obbard</w:t>
          </w:r>
          <w:proofErr w:type="spellEnd"/>
          <w:r>
            <w:rPr>
              <w:rFonts w:eastAsia="Times New Roman"/>
            </w:rPr>
            <w:t xml:space="preserve">, D. J. Naturally occurring viruses of </w:t>
          </w:r>
          <w:r>
            <w:rPr>
              <w:rFonts w:eastAsia="Times New Roman"/>
              <w:i/>
              <w:iCs/>
            </w:rPr>
            <w:t>Drosophila</w:t>
          </w:r>
          <w:r>
            <w:rPr>
              <w:rFonts w:eastAsia="Times New Roman"/>
            </w:rPr>
            <w:t xml:space="preserve"> reduce offspring number and lifespan. </w:t>
          </w:r>
          <w:r>
            <w:rPr>
              <w:rFonts w:eastAsia="Times New Roman"/>
              <w:i/>
              <w:iCs/>
            </w:rPr>
            <w:t>Proceedings of the Royal Society B: Biological Sciences</w:t>
          </w:r>
          <w:r>
            <w:rPr>
              <w:rFonts w:eastAsia="Times New Roman"/>
            </w:rPr>
            <w:t xml:space="preserve"> </w:t>
          </w:r>
          <w:r>
            <w:rPr>
              <w:rFonts w:eastAsia="Times New Roman"/>
              <w:b/>
              <w:bCs/>
            </w:rPr>
            <w:t>291</w:t>
          </w:r>
          <w:r>
            <w:rPr>
              <w:rFonts w:eastAsia="Times New Roman"/>
            </w:rPr>
            <w:t>, (2024).</w:t>
          </w:r>
        </w:p>
        <w:p w14:paraId="5B74982E" w14:textId="77777777" w:rsidR="003C0B86" w:rsidRDefault="003C0B86">
          <w:pPr>
            <w:autoSpaceDE w:val="0"/>
            <w:autoSpaceDN w:val="0"/>
            <w:ind w:hanging="640"/>
            <w:divId w:val="398863992"/>
            <w:rPr>
              <w:rFonts w:eastAsia="Times New Roman"/>
            </w:rPr>
          </w:pPr>
          <w:r>
            <w:rPr>
              <w:rFonts w:eastAsia="Times New Roman"/>
            </w:rPr>
            <w:t>5.</w:t>
          </w:r>
          <w:r>
            <w:rPr>
              <w:rFonts w:eastAsia="Times New Roman"/>
            </w:rPr>
            <w:tab/>
            <w:t xml:space="preserve">Cross, S. T. </w:t>
          </w:r>
          <w:r>
            <w:rPr>
              <w:rFonts w:eastAsia="Times New Roman"/>
              <w:i/>
              <w:iCs/>
            </w:rPr>
            <w:t>et al.</w:t>
          </w:r>
          <w:r>
            <w:rPr>
              <w:rFonts w:eastAsia="Times New Roman"/>
            </w:rPr>
            <w:t xml:space="preserve"> Galbut Virus Infection Minimally Influences Drosophila melanogaster Fitness Traits in a Strain and Sex-Dependent Manner. </w:t>
          </w:r>
          <w:r>
            <w:rPr>
              <w:rFonts w:eastAsia="Times New Roman"/>
              <w:i/>
              <w:iCs/>
            </w:rPr>
            <w:t>Viruses</w:t>
          </w:r>
          <w:r>
            <w:rPr>
              <w:rFonts w:eastAsia="Times New Roman"/>
            </w:rPr>
            <w:t xml:space="preserve"> </w:t>
          </w:r>
          <w:r>
            <w:rPr>
              <w:rFonts w:eastAsia="Times New Roman"/>
              <w:b/>
              <w:bCs/>
            </w:rPr>
            <w:t>15</w:t>
          </w:r>
          <w:r>
            <w:rPr>
              <w:rFonts w:eastAsia="Times New Roman"/>
            </w:rPr>
            <w:t>, 539 (2023).</w:t>
          </w:r>
        </w:p>
        <w:p w14:paraId="22FF1439" w14:textId="77777777" w:rsidR="003C0B86" w:rsidRDefault="003C0B86">
          <w:pPr>
            <w:autoSpaceDE w:val="0"/>
            <w:autoSpaceDN w:val="0"/>
            <w:ind w:hanging="640"/>
            <w:divId w:val="1339232688"/>
            <w:rPr>
              <w:rFonts w:eastAsia="Times New Roman"/>
            </w:rPr>
          </w:pPr>
          <w:r>
            <w:rPr>
              <w:rFonts w:eastAsia="Times New Roman"/>
            </w:rPr>
            <w:t>6.</w:t>
          </w:r>
          <w:r>
            <w:rPr>
              <w:rFonts w:eastAsia="Times New Roman"/>
            </w:rPr>
            <w:tab/>
            <w:t xml:space="preserve">Mackay, T. F. C. </w:t>
          </w:r>
          <w:r>
            <w:rPr>
              <w:rFonts w:eastAsia="Times New Roman"/>
              <w:i/>
              <w:iCs/>
            </w:rPr>
            <w:t>et al.</w:t>
          </w:r>
          <w:r>
            <w:rPr>
              <w:rFonts w:eastAsia="Times New Roman"/>
            </w:rPr>
            <w:t xml:space="preserve"> The Drosophila melanogaster Genetic Reference Panel. </w:t>
          </w:r>
          <w:r>
            <w:rPr>
              <w:rFonts w:eastAsia="Times New Roman"/>
              <w:i/>
              <w:iCs/>
            </w:rPr>
            <w:t>Nature</w:t>
          </w:r>
          <w:r>
            <w:rPr>
              <w:rFonts w:eastAsia="Times New Roman"/>
            </w:rPr>
            <w:t xml:space="preserve"> </w:t>
          </w:r>
          <w:r>
            <w:rPr>
              <w:rFonts w:eastAsia="Times New Roman"/>
              <w:b/>
              <w:bCs/>
            </w:rPr>
            <w:t>482</w:t>
          </w:r>
          <w:r>
            <w:rPr>
              <w:rFonts w:eastAsia="Times New Roman"/>
            </w:rPr>
            <w:t>, 173–8 (2012).</w:t>
          </w:r>
        </w:p>
        <w:p w14:paraId="2EB79DAF" w14:textId="77777777" w:rsidR="003C0B86" w:rsidRDefault="003C0B86">
          <w:pPr>
            <w:autoSpaceDE w:val="0"/>
            <w:autoSpaceDN w:val="0"/>
            <w:ind w:hanging="640"/>
            <w:divId w:val="46999602"/>
            <w:rPr>
              <w:rFonts w:eastAsia="Times New Roman"/>
            </w:rPr>
          </w:pPr>
          <w:r>
            <w:rPr>
              <w:rFonts w:eastAsia="Times New Roman"/>
            </w:rPr>
            <w:t>7.</w:t>
          </w:r>
          <w:r>
            <w:rPr>
              <w:rFonts w:eastAsia="Times New Roman"/>
            </w:rPr>
            <w:tab/>
            <w:t xml:space="preserve">Keller, A. Drosophila melanogaster’s history as a human commensal. </w:t>
          </w:r>
          <w:r>
            <w:rPr>
              <w:rFonts w:eastAsia="Times New Roman"/>
              <w:i/>
              <w:iCs/>
            </w:rPr>
            <w:t>Current Biology</w:t>
          </w:r>
          <w:r>
            <w:rPr>
              <w:rFonts w:eastAsia="Times New Roman"/>
            </w:rPr>
            <w:t xml:space="preserve"> </w:t>
          </w:r>
          <w:r>
            <w:rPr>
              <w:rFonts w:eastAsia="Times New Roman"/>
              <w:b/>
              <w:bCs/>
            </w:rPr>
            <w:t>17</w:t>
          </w:r>
          <w:r>
            <w:rPr>
              <w:rFonts w:eastAsia="Times New Roman"/>
            </w:rPr>
            <w:t>, PR77-R81 (2007).</w:t>
          </w:r>
        </w:p>
        <w:p w14:paraId="55290748" w14:textId="77777777" w:rsidR="003C0B86" w:rsidRDefault="003C0B86">
          <w:pPr>
            <w:autoSpaceDE w:val="0"/>
            <w:autoSpaceDN w:val="0"/>
            <w:ind w:hanging="640"/>
            <w:divId w:val="1831173208"/>
            <w:rPr>
              <w:rFonts w:eastAsia="Times New Roman"/>
            </w:rPr>
          </w:pPr>
          <w:r>
            <w:rPr>
              <w:rFonts w:eastAsia="Times New Roman"/>
            </w:rPr>
            <w:lastRenderedPageBreak/>
            <w:t>8.</w:t>
          </w:r>
          <w:r>
            <w:rPr>
              <w:rFonts w:eastAsia="Times New Roman"/>
            </w:rPr>
            <w:tab/>
            <w:t xml:space="preserve">Ortiz-Baez, A. S., Shi, M., Hoffmann, A. A. &amp; Holmes, E. C. RNA virome diversity and Wolbachia infection in individual Drosophila simulans flies. </w:t>
          </w:r>
          <w:r>
            <w:rPr>
              <w:rFonts w:eastAsia="Times New Roman"/>
              <w:i/>
              <w:iCs/>
            </w:rPr>
            <w:t xml:space="preserve">J Gen </w:t>
          </w:r>
          <w:proofErr w:type="spellStart"/>
          <w:r>
            <w:rPr>
              <w:rFonts w:eastAsia="Times New Roman"/>
              <w:i/>
              <w:iCs/>
            </w:rPr>
            <w:t>Virol</w:t>
          </w:r>
          <w:proofErr w:type="spellEnd"/>
          <w:r>
            <w:rPr>
              <w:rFonts w:eastAsia="Times New Roman"/>
            </w:rPr>
            <w:t xml:space="preserve"> </w:t>
          </w:r>
          <w:r>
            <w:rPr>
              <w:rFonts w:eastAsia="Times New Roman"/>
              <w:b/>
              <w:bCs/>
            </w:rPr>
            <w:t>102</w:t>
          </w:r>
          <w:r>
            <w:rPr>
              <w:rFonts w:eastAsia="Times New Roman"/>
            </w:rPr>
            <w:t>, 001639 (2021).</w:t>
          </w:r>
        </w:p>
        <w:p w14:paraId="220944A7" w14:textId="77777777" w:rsidR="003C0B86" w:rsidRDefault="003C0B86">
          <w:pPr>
            <w:autoSpaceDE w:val="0"/>
            <w:autoSpaceDN w:val="0"/>
            <w:ind w:hanging="640"/>
            <w:divId w:val="471797341"/>
            <w:rPr>
              <w:rFonts w:eastAsia="Times New Roman"/>
            </w:rPr>
          </w:pPr>
          <w:r>
            <w:rPr>
              <w:rFonts w:eastAsia="Times New Roman"/>
            </w:rPr>
            <w:t>9.</w:t>
          </w:r>
          <w:r>
            <w:rPr>
              <w:rFonts w:eastAsia="Times New Roman"/>
            </w:rPr>
            <w:tab/>
            <w:t xml:space="preserve">Medd, N. C. </w:t>
          </w:r>
          <w:r>
            <w:rPr>
              <w:rFonts w:eastAsia="Times New Roman"/>
              <w:i/>
              <w:iCs/>
            </w:rPr>
            <w:t>et al.</w:t>
          </w:r>
          <w:r>
            <w:rPr>
              <w:rFonts w:eastAsia="Times New Roman"/>
            </w:rPr>
            <w:t xml:space="preserve"> The virome of Drosophila suzukii, an invasive pest of soft fruit. </w:t>
          </w:r>
          <w:r>
            <w:rPr>
              <w:rFonts w:eastAsia="Times New Roman"/>
              <w:i/>
              <w:iCs/>
            </w:rPr>
            <w:t xml:space="preserve">Virus </w:t>
          </w:r>
          <w:proofErr w:type="spellStart"/>
          <w:r>
            <w:rPr>
              <w:rFonts w:eastAsia="Times New Roman"/>
              <w:i/>
              <w:iCs/>
            </w:rPr>
            <w:t>Evol</w:t>
          </w:r>
          <w:proofErr w:type="spellEnd"/>
          <w:r>
            <w:rPr>
              <w:rFonts w:eastAsia="Times New Roman"/>
            </w:rPr>
            <w:t xml:space="preserve"> </w:t>
          </w:r>
          <w:r>
            <w:rPr>
              <w:rFonts w:eastAsia="Times New Roman"/>
              <w:b/>
              <w:bCs/>
            </w:rPr>
            <w:t>4</w:t>
          </w:r>
          <w:r>
            <w:rPr>
              <w:rFonts w:eastAsia="Times New Roman"/>
            </w:rPr>
            <w:t>, (2018).</w:t>
          </w:r>
        </w:p>
        <w:p w14:paraId="589B78EF" w14:textId="77777777" w:rsidR="003C0B86" w:rsidRDefault="003C0B86">
          <w:pPr>
            <w:autoSpaceDE w:val="0"/>
            <w:autoSpaceDN w:val="0"/>
            <w:ind w:hanging="640"/>
            <w:divId w:val="151483161"/>
            <w:rPr>
              <w:rFonts w:eastAsia="Times New Roman"/>
            </w:rPr>
          </w:pPr>
          <w:r>
            <w:rPr>
              <w:rFonts w:eastAsia="Times New Roman"/>
            </w:rPr>
            <w:t>10.</w:t>
          </w:r>
          <w:r>
            <w:rPr>
              <w:rFonts w:eastAsia="Times New Roman"/>
            </w:rPr>
            <w:tab/>
            <w:t xml:space="preserve">Wallace, M. A. </w:t>
          </w:r>
          <w:r>
            <w:rPr>
              <w:rFonts w:eastAsia="Times New Roman"/>
              <w:i/>
              <w:iCs/>
            </w:rPr>
            <w:t>et al.</w:t>
          </w:r>
          <w:r>
            <w:rPr>
              <w:rFonts w:eastAsia="Times New Roman"/>
            </w:rPr>
            <w:t xml:space="preserve"> The discovery, distribution, and diversity of DNA viruses associated with </w:t>
          </w:r>
          <w:r>
            <w:rPr>
              <w:rFonts w:eastAsia="Times New Roman"/>
              <w:i/>
              <w:iCs/>
            </w:rPr>
            <w:t>Drosophila melanogaster</w:t>
          </w:r>
          <w:r>
            <w:rPr>
              <w:rFonts w:eastAsia="Times New Roman"/>
            </w:rPr>
            <w:t xml:space="preserve"> in Europe. </w:t>
          </w:r>
          <w:r>
            <w:rPr>
              <w:rFonts w:eastAsia="Times New Roman"/>
              <w:i/>
              <w:iCs/>
            </w:rPr>
            <w:t xml:space="preserve">Virus </w:t>
          </w:r>
          <w:proofErr w:type="spellStart"/>
          <w:r>
            <w:rPr>
              <w:rFonts w:eastAsia="Times New Roman"/>
              <w:i/>
              <w:iCs/>
            </w:rPr>
            <w:t>Evol</w:t>
          </w:r>
          <w:proofErr w:type="spellEnd"/>
          <w:r>
            <w:rPr>
              <w:rFonts w:eastAsia="Times New Roman"/>
            </w:rPr>
            <w:t xml:space="preserve"> </w:t>
          </w:r>
          <w:r>
            <w:rPr>
              <w:rFonts w:eastAsia="Times New Roman"/>
              <w:b/>
              <w:bCs/>
            </w:rPr>
            <w:t>7</w:t>
          </w:r>
          <w:r>
            <w:rPr>
              <w:rFonts w:eastAsia="Times New Roman"/>
            </w:rPr>
            <w:t>, veab031 (2021).</w:t>
          </w:r>
        </w:p>
        <w:p w14:paraId="5F7B407D" w14:textId="77777777" w:rsidR="003C0B86" w:rsidRDefault="003C0B86">
          <w:pPr>
            <w:autoSpaceDE w:val="0"/>
            <w:autoSpaceDN w:val="0"/>
            <w:ind w:hanging="640"/>
            <w:divId w:val="879779016"/>
            <w:rPr>
              <w:rFonts w:eastAsia="Times New Roman"/>
            </w:rPr>
          </w:pPr>
          <w:r>
            <w:rPr>
              <w:rFonts w:eastAsia="Times New Roman"/>
            </w:rPr>
            <w:t>11.</w:t>
          </w:r>
          <w:r>
            <w:rPr>
              <w:rFonts w:eastAsia="Times New Roman"/>
            </w:rPr>
            <w:tab/>
            <w:t>Keene, A. H. &amp; Stenglein, M. D. Sequencing RNA from old, dried specimens reveals past viromes and properties of long-surviving RNA. Preprint at https://doi.org/10.1101/2024.10.03.616531 (2024).</w:t>
          </w:r>
        </w:p>
        <w:p w14:paraId="1665E92F" w14:textId="77777777" w:rsidR="003C0B86" w:rsidRDefault="003C0B86">
          <w:pPr>
            <w:autoSpaceDE w:val="0"/>
            <w:autoSpaceDN w:val="0"/>
            <w:ind w:hanging="640"/>
            <w:divId w:val="1156409543"/>
            <w:rPr>
              <w:rFonts w:eastAsia="Times New Roman"/>
            </w:rPr>
          </w:pPr>
          <w:r>
            <w:rPr>
              <w:rFonts w:eastAsia="Times New Roman"/>
            </w:rPr>
            <w:t>12.</w:t>
          </w:r>
          <w:r>
            <w:rPr>
              <w:rFonts w:eastAsia="Times New Roman"/>
            </w:rPr>
            <w:tab/>
            <w:t xml:space="preserve">Xiao, X. </w:t>
          </w:r>
          <w:r>
            <w:rPr>
              <w:rFonts w:eastAsia="Times New Roman"/>
              <w:i/>
              <w:iCs/>
            </w:rPr>
            <w:t>et al.</w:t>
          </w:r>
          <w:r>
            <w:rPr>
              <w:rFonts w:eastAsia="Times New Roman"/>
            </w:rPr>
            <w:t xml:space="preserve"> A Novel Partitivirus That Confers Hypovirulence on Plant Pathogenic Fungi. </w:t>
          </w:r>
          <w:r>
            <w:rPr>
              <w:rFonts w:eastAsia="Times New Roman"/>
              <w:i/>
              <w:iCs/>
            </w:rPr>
            <w:t xml:space="preserve">J </w:t>
          </w:r>
          <w:proofErr w:type="spellStart"/>
          <w:r>
            <w:rPr>
              <w:rFonts w:eastAsia="Times New Roman"/>
              <w:i/>
              <w:iCs/>
            </w:rPr>
            <w:t>Virol</w:t>
          </w:r>
          <w:proofErr w:type="spellEnd"/>
          <w:r>
            <w:rPr>
              <w:rFonts w:eastAsia="Times New Roman"/>
            </w:rPr>
            <w:t xml:space="preserve"> </w:t>
          </w:r>
          <w:r>
            <w:rPr>
              <w:rFonts w:eastAsia="Times New Roman"/>
              <w:b/>
              <w:bCs/>
            </w:rPr>
            <w:t>88</w:t>
          </w:r>
          <w:r>
            <w:rPr>
              <w:rFonts w:eastAsia="Times New Roman"/>
            </w:rPr>
            <w:t>, 10120–10133 (2014).</w:t>
          </w:r>
        </w:p>
        <w:p w14:paraId="5EAF6785" w14:textId="77777777" w:rsidR="003C0B86" w:rsidRDefault="003C0B86">
          <w:pPr>
            <w:autoSpaceDE w:val="0"/>
            <w:autoSpaceDN w:val="0"/>
            <w:ind w:hanging="640"/>
            <w:divId w:val="607468478"/>
            <w:rPr>
              <w:rFonts w:eastAsia="Times New Roman"/>
            </w:rPr>
          </w:pPr>
          <w:r>
            <w:rPr>
              <w:rFonts w:eastAsia="Times New Roman"/>
            </w:rPr>
            <w:t>13.</w:t>
          </w:r>
          <w:r>
            <w:rPr>
              <w:rFonts w:eastAsia="Times New Roman"/>
            </w:rPr>
            <w:tab/>
            <w:t xml:space="preserve">Thapa, V. </w:t>
          </w:r>
          <w:r>
            <w:rPr>
              <w:rFonts w:eastAsia="Times New Roman"/>
              <w:i/>
              <w:iCs/>
            </w:rPr>
            <w:t>et al.</w:t>
          </w:r>
          <w:r>
            <w:rPr>
              <w:rFonts w:eastAsia="Times New Roman"/>
            </w:rPr>
            <w:t xml:space="preserve"> Using a Novel Partitivirus in Pseudogymnoascus </w:t>
          </w:r>
          <w:proofErr w:type="spellStart"/>
          <w:r>
            <w:rPr>
              <w:rFonts w:eastAsia="Times New Roman"/>
            </w:rPr>
            <w:t>destructans</w:t>
          </w:r>
          <w:proofErr w:type="spellEnd"/>
          <w:r>
            <w:rPr>
              <w:rFonts w:eastAsia="Times New Roman"/>
            </w:rPr>
            <w:t xml:space="preserve"> to Understand the Epidemiology of White-Nose Syndrome. </w:t>
          </w:r>
          <w:proofErr w:type="spellStart"/>
          <w:r>
            <w:rPr>
              <w:rFonts w:eastAsia="Times New Roman"/>
              <w:i/>
              <w:iCs/>
            </w:rPr>
            <w:t>PLoS</w:t>
          </w:r>
          <w:proofErr w:type="spellEnd"/>
          <w:r>
            <w:rPr>
              <w:rFonts w:eastAsia="Times New Roman"/>
              <w:i/>
              <w:iCs/>
            </w:rPr>
            <w:t xml:space="preserve"> </w:t>
          </w:r>
          <w:proofErr w:type="spellStart"/>
          <w:r>
            <w:rPr>
              <w:rFonts w:eastAsia="Times New Roman"/>
              <w:i/>
              <w:iCs/>
            </w:rPr>
            <w:t>Pathog</w:t>
          </w:r>
          <w:proofErr w:type="spellEnd"/>
          <w:r>
            <w:rPr>
              <w:rFonts w:eastAsia="Times New Roman"/>
            </w:rPr>
            <w:t xml:space="preserve"> </w:t>
          </w:r>
          <w:r>
            <w:rPr>
              <w:rFonts w:eastAsia="Times New Roman"/>
              <w:b/>
              <w:bCs/>
            </w:rPr>
            <w:t>12</w:t>
          </w:r>
          <w:r>
            <w:rPr>
              <w:rFonts w:eastAsia="Times New Roman"/>
            </w:rPr>
            <w:t>, e1006076 (2016).</w:t>
          </w:r>
        </w:p>
        <w:p w14:paraId="0A23430B" w14:textId="77777777" w:rsidR="003C0B86" w:rsidRDefault="003C0B86">
          <w:pPr>
            <w:autoSpaceDE w:val="0"/>
            <w:autoSpaceDN w:val="0"/>
            <w:ind w:hanging="640"/>
            <w:divId w:val="841630127"/>
            <w:rPr>
              <w:rFonts w:eastAsia="Times New Roman"/>
            </w:rPr>
          </w:pPr>
          <w:r>
            <w:rPr>
              <w:rFonts w:eastAsia="Times New Roman"/>
            </w:rPr>
            <w:t>14.</w:t>
          </w:r>
          <w:r>
            <w:rPr>
              <w:rFonts w:eastAsia="Times New Roman"/>
            </w:rPr>
            <w:tab/>
            <w:t>Keene-Snickers, A. H., Dunham, T. J. &amp; Stenglein, M. D. Experimental assessment of 3D-printed traps and chemical attractants for the collection of wild Drosophila melanogaster. Preprint at https://doi.org/10.1101/2025.01.28.635319 (2025).</w:t>
          </w:r>
        </w:p>
        <w:p w14:paraId="05CFBBCA" w14:textId="77777777" w:rsidR="003C0B86" w:rsidRDefault="003C0B86">
          <w:pPr>
            <w:autoSpaceDE w:val="0"/>
            <w:autoSpaceDN w:val="0"/>
            <w:ind w:hanging="640"/>
            <w:divId w:val="1632589506"/>
            <w:rPr>
              <w:rFonts w:eastAsia="Times New Roman"/>
            </w:rPr>
          </w:pPr>
          <w:r>
            <w:rPr>
              <w:rFonts w:eastAsia="Times New Roman"/>
            </w:rPr>
            <w:t>15.</w:t>
          </w:r>
          <w:r>
            <w:rPr>
              <w:rFonts w:eastAsia="Times New Roman"/>
            </w:rPr>
            <w:tab/>
            <w:t xml:space="preserve">Albrecht, T. </w:t>
          </w:r>
          <w:r>
            <w:rPr>
              <w:rFonts w:eastAsia="Times New Roman"/>
              <w:i/>
              <w:iCs/>
            </w:rPr>
            <w:t>et al.</w:t>
          </w:r>
          <w:r>
            <w:rPr>
              <w:rFonts w:eastAsia="Times New Roman"/>
            </w:rPr>
            <w:t xml:space="preserve"> Occurrence of Wheat Curl Mite and Mite-Vectored Viruses of Wheat in Colorado and Insights into the Wheat Virome. </w:t>
          </w:r>
          <w:r>
            <w:rPr>
              <w:rFonts w:eastAsia="Times New Roman"/>
              <w:i/>
              <w:iCs/>
            </w:rPr>
            <w:t>Plant Dis</w:t>
          </w:r>
          <w:r>
            <w:rPr>
              <w:rFonts w:eastAsia="Times New Roman"/>
            </w:rPr>
            <w:t xml:space="preserve"> </w:t>
          </w:r>
          <w:r>
            <w:rPr>
              <w:rFonts w:eastAsia="Times New Roman"/>
              <w:b/>
              <w:bCs/>
            </w:rPr>
            <w:t>106</w:t>
          </w:r>
          <w:r>
            <w:rPr>
              <w:rFonts w:eastAsia="Times New Roman"/>
            </w:rPr>
            <w:t>, 2678–2688 (2022).</w:t>
          </w:r>
        </w:p>
        <w:p w14:paraId="0D63F01B" w14:textId="77777777" w:rsidR="003C0B86" w:rsidRDefault="003C0B86">
          <w:pPr>
            <w:autoSpaceDE w:val="0"/>
            <w:autoSpaceDN w:val="0"/>
            <w:ind w:hanging="640"/>
            <w:divId w:val="190999969"/>
            <w:rPr>
              <w:rFonts w:eastAsia="Times New Roman"/>
            </w:rPr>
          </w:pPr>
          <w:r>
            <w:rPr>
              <w:rFonts w:eastAsia="Times New Roman"/>
            </w:rPr>
            <w:t>16.</w:t>
          </w:r>
          <w:r>
            <w:rPr>
              <w:rFonts w:eastAsia="Times New Roman"/>
            </w:rPr>
            <w:tab/>
            <w:t xml:space="preserve">Kapuscinski, M. L. </w:t>
          </w:r>
          <w:r>
            <w:rPr>
              <w:rFonts w:eastAsia="Times New Roman"/>
              <w:i/>
              <w:iCs/>
            </w:rPr>
            <w:t>et al.</w:t>
          </w:r>
          <w:r>
            <w:rPr>
              <w:rFonts w:eastAsia="Times New Roman"/>
            </w:rPr>
            <w:t xml:space="preserve"> Genomic characterization of 99 viruses from the bunyavirus families </w:t>
          </w:r>
          <w:proofErr w:type="spellStart"/>
          <w:r>
            <w:rPr>
              <w:rFonts w:eastAsia="Times New Roman"/>
            </w:rPr>
            <w:t>Nairoviridae</w:t>
          </w:r>
          <w:proofErr w:type="spellEnd"/>
          <w:r>
            <w:rPr>
              <w:rFonts w:eastAsia="Times New Roman"/>
            </w:rPr>
            <w:t xml:space="preserve">, </w:t>
          </w:r>
          <w:proofErr w:type="spellStart"/>
          <w:r>
            <w:rPr>
              <w:rFonts w:eastAsia="Times New Roman"/>
            </w:rPr>
            <w:t>Peribunyaviridae</w:t>
          </w:r>
          <w:proofErr w:type="spellEnd"/>
          <w:r>
            <w:rPr>
              <w:rFonts w:eastAsia="Times New Roman"/>
            </w:rPr>
            <w:t xml:space="preserve">, and </w:t>
          </w:r>
          <w:proofErr w:type="spellStart"/>
          <w:r>
            <w:rPr>
              <w:rFonts w:eastAsia="Times New Roman"/>
            </w:rPr>
            <w:t>Phenuiviridae</w:t>
          </w:r>
          <w:proofErr w:type="spellEnd"/>
          <w:r>
            <w:rPr>
              <w:rFonts w:eastAsia="Times New Roman"/>
            </w:rPr>
            <w:t xml:space="preserve">, including 35 previously </w:t>
          </w:r>
          <w:proofErr w:type="spellStart"/>
          <w:r>
            <w:rPr>
              <w:rFonts w:eastAsia="Times New Roman"/>
            </w:rPr>
            <w:t>unsequenced</w:t>
          </w:r>
          <w:proofErr w:type="spellEnd"/>
          <w:r>
            <w:rPr>
              <w:rFonts w:eastAsia="Times New Roman"/>
            </w:rPr>
            <w:t xml:space="preserve"> viruses. </w:t>
          </w:r>
          <w:proofErr w:type="spellStart"/>
          <w:r>
            <w:rPr>
              <w:rFonts w:eastAsia="Times New Roman"/>
              <w:i/>
              <w:iCs/>
            </w:rPr>
            <w:t>PLoS</w:t>
          </w:r>
          <w:proofErr w:type="spellEnd"/>
          <w:r>
            <w:rPr>
              <w:rFonts w:eastAsia="Times New Roman"/>
              <w:i/>
              <w:iCs/>
            </w:rPr>
            <w:t xml:space="preserve"> </w:t>
          </w:r>
          <w:proofErr w:type="spellStart"/>
          <w:r>
            <w:rPr>
              <w:rFonts w:eastAsia="Times New Roman"/>
              <w:i/>
              <w:iCs/>
            </w:rPr>
            <w:t>Pathog</w:t>
          </w:r>
          <w:proofErr w:type="spellEnd"/>
          <w:r>
            <w:rPr>
              <w:rFonts w:eastAsia="Times New Roman"/>
            </w:rPr>
            <w:t xml:space="preserve"> </w:t>
          </w:r>
          <w:r>
            <w:rPr>
              <w:rFonts w:eastAsia="Times New Roman"/>
              <w:b/>
              <w:bCs/>
            </w:rPr>
            <w:t>17</w:t>
          </w:r>
          <w:r>
            <w:rPr>
              <w:rFonts w:eastAsia="Times New Roman"/>
            </w:rPr>
            <w:t>, e1009315 (2021).</w:t>
          </w:r>
        </w:p>
        <w:p w14:paraId="4DFEE65E" w14:textId="77777777" w:rsidR="003C0B86" w:rsidRDefault="003C0B86">
          <w:pPr>
            <w:autoSpaceDE w:val="0"/>
            <w:autoSpaceDN w:val="0"/>
            <w:ind w:hanging="640"/>
            <w:divId w:val="325086253"/>
            <w:rPr>
              <w:rFonts w:eastAsia="Times New Roman"/>
            </w:rPr>
          </w:pPr>
          <w:r>
            <w:rPr>
              <w:rFonts w:eastAsia="Times New Roman"/>
            </w:rPr>
            <w:t>17.</w:t>
          </w:r>
          <w:r>
            <w:rPr>
              <w:rFonts w:eastAsia="Times New Roman"/>
            </w:rPr>
            <w:tab/>
            <w:t xml:space="preserve">Stenglein, M. D. </w:t>
          </w:r>
          <w:r>
            <w:rPr>
              <w:rFonts w:eastAsia="Times New Roman"/>
              <w:i/>
              <w:iCs/>
            </w:rPr>
            <w:t>et al.</w:t>
          </w:r>
          <w:r>
            <w:rPr>
              <w:rFonts w:eastAsia="Times New Roman"/>
            </w:rPr>
            <w:t xml:space="preserve"> Widespread recombination, reassortment, and transmission of unbalanced compound viral genotypes in natural arenavirus infections. </w:t>
          </w:r>
          <w:proofErr w:type="spellStart"/>
          <w:r>
            <w:rPr>
              <w:rFonts w:eastAsia="Times New Roman"/>
              <w:i/>
              <w:iCs/>
            </w:rPr>
            <w:t>PLoS</w:t>
          </w:r>
          <w:proofErr w:type="spellEnd"/>
          <w:r>
            <w:rPr>
              <w:rFonts w:eastAsia="Times New Roman"/>
              <w:i/>
              <w:iCs/>
            </w:rPr>
            <w:t xml:space="preserve"> </w:t>
          </w:r>
          <w:proofErr w:type="spellStart"/>
          <w:r>
            <w:rPr>
              <w:rFonts w:eastAsia="Times New Roman"/>
              <w:i/>
              <w:iCs/>
            </w:rPr>
            <w:t>Pathog</w:t>
          </w:r>
          <w:proofErr w:type="spellEnd"/>
          <w:r>
            <w:rPr>
              <w:rFonts w:eastAsia="Times New Roman"/>
            </w:rPr>
            <w:t xml:space="preserve"> </w:t>
          </w:r>
          <w:r>
            <w:rPr>
              <w:rFonts w:eastAsia="Times New Roman"/>
              <w:b/>
              <w:bCs/>
            </w:rPr>
            <w:t>11</w:t>
          </w:r>
          <w:r>
            <w:rPr>
              <w:rFonts w:eastAsia="Times New Roman"/>
            </w:rPr>
            <w:t>, e1004900 (2015).</w:t>
          </w:r>
        </w:p>
        <w:p w14:paraId="46D88495" w14:textId="77777777" w:rsidR="003C0B86" w:rsidRDefault="003C0B86">
          <w:pPr>
            <w:autoSpaceDE w:val="0"/>
            <w:autoSpaceDN w:val="0"/>
            <w:ind w:hanging="640"/>
            <w:divId w:val="1726373385"/>
            <w:rPr>
              <w:rFonts w:eastAsia="Times New Roman"/>
            </w:rPr>
          </w:pPr>
          <w:r>
            <w:rPr>
              <w:rFonts w:eastAsia="Times New Roman"/>
            </w:rPr>
            <w:t>18.</w:t>
          </w:r>
          <w:r>
            <w:rPr>
              <w:rFonts w:eastAsia="Times New Roman"/>
            </w:rPr>
            <w:tab/>
            <w:t xml:space="preserve">Botella, L., Vainio, E. J., Hantula, J., Diez, J. J. &amp; Jankovsky, L. Description and prevalence of a putative novel mycovirus within the conifer pathogen </w:t>
          </w:r>
          <w:proofErr w:type="spellStart"/>
          <w:r>
            <w:rPr>
              <w:rFonts w:eastAsia="Times New Roman"/>
            </w:rPr>
            <w:t>Gremmeniella</w:t>
          </w:r>
          <w:proofErr w:type="spellEnd"/>
          <w:r>
            <w:rPr>
              <w:rFonts w:eastAsia="Times New Roman"/>
            </w:rPr>
            <w:t xml:space="preserve"> </w:t>
          </w:r>
          <w:proofErr w:type="spellStart"/>
          <w:r>
            <w:rPr>
              <w:rFonts w:eastAsia="Times New Roman"/>
            </w:rPr>
            <w:t>abietina</w:t>
          </w:r>
          <w:proofErr w:type="spellEnd"/>
          <w:r>
            <w:rPr>
              <w:rFonts w:eastAsia="Times New Roman"/>
            </w:rPr>
            <w:t xml:space="preserve">. </w:t>
          </w:r>
          <w:r>
            <w:rPr>
              <w:rFonts w:eastAsia="Times New Roman"/>
              <w:i/>
              <w:iCs/>
            </w:rPr>
            <w:t xml:space="preserve">Arch </w:t>
          </w:r>
          <w:proofErr w:type="spellStart"/>
          <w:r>
            <w:rPr>
              <w:rFonts w:eastAsia="Times New Roman"/>
              <w:i/>
              <w:iCs/>
            </w:rPr>
            <w:t>Virol</w:t>
          </w:r>
          <w:proofErr w:type="spellEnd"/>
          <w:r>
            <w:rPr>
              <w:rFonts w:eastAsia="Times New Roman"/>
            </w:rPr>
            <w:t xml:space="preserve"> </w:t>
          </w:r>
          <w:r>
            <w:rPr>
              <w:rFonts w:eastAsia="Times New Roman"/>
              <w:b/>
              <w:bCs/>
            </w:rPr>
            <w:t>160</w:t>
          </w:r>
          <w:r>
            <w:rPr>
              <w:rFonts w:eastAsia="Times New Roman"/>
            </w:rPr>
            <w:t>, 1967–1975 (2015).</w:t>
          </w:r>
        </w:p>
        <w:p w14:paraId="7B631933" w14:textId="77777777" w:rsidR="003C0B86" w:rsidRDefault="003C0B86">
          <w:pPr>
            <w:autoSpaceDE w:val="0"/>
            <w:autoSpaceDN w:val="0"/>
            <w:ind w:hanging="640"/>
            <w:divId w:val="338435683"/>
            <w:rPr>
              <w:rFonts w:eastAsia="Times New Roman"/>
            </w:rPr>
          </w:pPr>
          <w:r>
            <w:rPr>
              <w:rFonts w:eastAsia="Times New Roman"/>
            </w:rPr>
            <w:t>19.</w:t>
          </w:r>
          <w:r>
            <w:rPr>
              <w:rFonts w:eastAsia="Times New Roman"/>
            </w:rPr>
            <w:tab/>
          </w:r>
          <w:proofErr w:type="spellStart"/>
          <w:r>
            <w:rPr>
              <w:rFonts w:eastAsia="Times New Roman"/>
            </w:rPr>
            <w:t>Kosakovsky</w:t>
          </w:r>
          <w:proofErr w:type="spellEnd"/>
          <w:r>
            <w:rPr>
              <w:rFonts w:eastAsia="Times New Roman"/>
            </w:rPr>
            <w:t xml:space="preserve"> Pond, S. L. &amp; Frost, S. D. W. Not So Different After All: A Comparison of Methods for Detecting Amino Acid Sites Under Selection. </w:t>
          </w:r>
          <w:r>
            <w:rPr>
              <w:rFonts w:eastAsia="Times New Roman"/>
              <w:i/>
              <w:iCs/>
            </w:rPr>
            <w:t xml:space="preserve">Mol Biol </w:t>
          </w:r>
          <w:proofErr w:type="spellStart"/>
          <w:r>
            <w:rPr>
              <w:rFonts w:eastAsia="Times New Roman"/>
              <w:i/>
              <w:iCs/>
            </w:rPr>
            <w:t>Evol</w:t>
          </w:r>
          <w:proofErr w:type="spellEnd"/>
          <w:r>
            <w:rPr>
              <w:rFonts w:eastAsia="Times New Roman"/>
            </w:rPr>
            <w:t xml:space="preserve"> </w:t>
          </w:r>
          <w:r>
            <w:rPr>
              <w:rFonts w:eastAsia="Times New Roman"/>
              <w:b/>
              <w:bCs/>
            </w:rPr>
            <w:t>22</w:t>
          </w:r>
          <w:r>
            <w:rPr>
              <w:rFonts w:eastAsia="Times New Roman"/>
            </w:rPr>
            <w:t>, 1208–1222 (2005).</w:t>
          </w:r>
        </w:p>
        <w:p w14:paraId="23CAA7E6" w14:textId="77777777" w:rsidR="003C0B86" w:rsidRDefault="003C0B86">
          <w:pPr>
            <w:autoSpaceDE w:val="0"/>
            <w:autoSpaceDN w:val="0"/>
            <w:ind w:hanging="640"/>
            <w:divId w:val="1584294266"/>
            <w:rPr>
              <w:rFonts w:eastAsia="Times New Roman"/>
            </w:rPr>
          </w:pPr>
          <w:r>
            <w:rPr>
              <w:rFonts w:eastAsia="Times New Roman"/>
            </w:rPr>
            <w:t>20.</w:t>
          </w:r>
          <w:r>
            <w:rPr>
              <w:rFonts w:eastAsia="Times New Roman"/>
            </w:rPr>
            <w:tab/>
            <w:t xml:space="preserve">Lowen, A. C. It’s in the mix: Reassortment of segmented viral genomes. </w:t>
          </w:r>
          <w:proofErr w:type="spellStart"/>
          <w:r>
            <w:rPr>
              <w:rFonts w:eastAsia="Times New Roman"/>
              <w:i/>
              <w:iCs/>
            </w:rPr>
            <w:t>PLoS</w:t>
          </w:r>
          <w:proofErr w:type="spellEnd"/>
          <w:r>
            <w:rPr>
              <w:rFonts w:eastAsia="Times New Roman"/>
              <w:i/>
              <w:iCs/>
            </w:rPr>
            <w:t xml:space="preserve"> Pathogens</w:t>
          </w:r>
          <w:r>
            <w:rPr>
              <w:rFonts w:eastAsia="Times New Roman"/>
            </w:rPr>
            <w:t xml:space="preserve"> vol. 14 Preprint at https://doi.org/10.1371/journal.ppat.1007200 (2018).</w:t>
          </w:r>
        </w:p>
        <w:p w14:paraId="3097EB76" w14:textId="77777777" w:rsidR="003C0B86" w:rsidRDefault="003C0B86">
          <w:pPr>
            <w:autoSpaceDE w:val="0"/>
            <w:autoSpaceDN w:val="0"/>
            <w:ind w:hanging="640"/>
            <w:divId w:val="1864249345"/>
            <w:rPr>
              <w:rFonts w:eastAsia="Times New Roman"/>
            </w:rPr>
          </w:pPr>
          <w:r>
            <w:rPr>
              <w:rFonts w:eastAsia="Times New Roman"/>
            </w:rPr>
            <w:t>21.</w:t>
          </w:r>
          <w:r>
            <w:rPr>
              <w:rFonts w:eastAsia="Times New Roman"/>
            </w:rPr>
            <w:tab/>
            <w:t xml:space="preserve">Rambaut, A., Lam, T. T., Max Carvalho, L. &amp; Pybus, O. G. Exploring the temporal structure of </w:t>
          </w:r>
          <w:proofErr w:type="spellStart"/>
          <w:r>
            <w:rPr>
              <w:rFonts w:eastAsia="Times New Roman"/>
            </w:rPr>
            <w:t>heterochronous</w:t>
          </w:r>
          <w:proofErr w:type="spellEnd"/>
          <w:r>
            <w:rPr>
              <w:rFonts w:eastAsia="Times New Roman"/>
            </w:rPr>
            <w:t xml:space="preserve"> sequences using TempEst (formerly Path-O-Gen). </w:t>
          </w:r>
          <w:r>
            <w:rPr>
              <w:rFonts w:eastAsia="Times New Roman"/>
              <w:i/>
              <w:iCs/>
            </w:rPr>
            <w:t xml:space="preserve">Virus </w:t>
          </w:r>
          <w:proofErr w:type="spellStart"/>
          <w:r>
            <w:rPr>
              <w:rFonts w:eastAsia="Times New Roman"/>
              <w:i/>
              <w:iCs/>
            </w:rPr>
            <w:t>Evol</w:t>
          </w:r>
          <w:proofErr w:type="spellEnd"/>
          <w:r>
            <w:rPr>
              <w:rFonts w:eastAsia="Times New Roman"/>
            </w:rPr>
            <w:t xml:space="preserve"> </w:t>
          </w:r>
          <w:r>
            <w:rPr>
              <w:rFonts w:eastAsia="Times New Roman"/>
              <w:b/>
              <w:bCs/>
            </w:rPr>
            <w:t>2</w:t>
          </w:r>
          <w:r>
            <w:rPr>
              <w:rFonts w:eastAsia="Times New Roman"/>
            </w:rPr>
            <w:t>, vew007 (2016).</w:t>
          </w:r>
        </w:p>
        <w:p w14:paraId="4F30DD97" w14:textId="77777777" w:rsidR="003C0B86" w:rsidRDefault="003C0B86">
          <w:pPr>
            <w:autoSpaceDE w:val="0"/>
            <w:autoSpaceDN w:val="0"/>
            <w:ind w:hanging="640"/>
            <w:divId w:val="1974095118"/>
            <w:rPr>
              <w:rFonts w:eastAsia="Times New Roman"/>
            </w:rPr>
          </w:pPr>
          <w:r>
            <w:rPr>
              <w:rFonts w:eastAsia="Times New Roman"/>
            </w:rPr>
            <w:t>22.</w:t>
          </w:r>
          <w:r>
            <w:rPr>
              <w:rFonts w:eastAsia="Times New Roman"/>
            </w:rPr>
            <w:tab/>
            <w:t xml:space="preserve">Suchard, M. A. </w:t>
          </w:r>
          <w:r>
            <w:rPr>
              <w:rFonts w:eastAsia="Times New Roman"/>
              <w:i/>
              <w:iCs/>
            </w:rPr>
            <w:t>et al.</w:t>
          </w:r>
          <w:r>
            <w:rPr>
              <w:rFonts w:eastAsia="Times New Roman"/>
            </w:rPr>
            <w:t xml:space="preserve"> Bayesian phylogenetic and phylodynamic data integration using BEAST 1.10. </w:t>
          </w:r>
          <w:r>
            <w:rPr>
              <w:rFonts w:eastAsia="Times New Roman"/>
              <w:i/>
              <w:iCs/>
            </w:rPr>
            <w:t xml:space="preserve">Virus </w:t>
          </w:r>
          <w:proofErr w:type="spellStart"/>
          <w:r>
            <w:rPr>
              <w:rFonts w:eastAsia="Times New Roman"/>
              <w:i/>
              <w:iCs/>
            </w:rPr>
            <w:t>Evol</w:t>
          </w:r>
          <w:proofErr w:type="spellEnd"/>
          <w:r>
            <w:rPr>
              <w:rFonts w:eastAsia="Times New Roman"/>
            </w:rPr>
            <w:t xml:space="preserve"> </w:t>
          </w:r>
          <w:r>
            <w:rPr>
              <w:rFonts w:eastAsia="Times New Roman"/>
              <w:b/>
              <w:bCs/>
            </w:rPr>
            <w:t>4</w:t>
          </w:r>
          <w:r>
            <w:rPr>
              <w:rFonts w:eastAsia="Times New Roman"/>
            </w:rPr>
            <w:t>, (2018).</w:t>
          </w:r>
        </w:p>
        <w:p w14:paraId="20B1CDE3" w14:textId="77777777" w:rsidR="003C0B86" w:rsidRDefault="003C0B86">
          <w:pPr>
            <w:autoSpaceDE w:val="0"/>
            <w:autoSpaceDN w:val="0"/>
            <w:ind w:hanging="640"/>
            <w:divId w:val="292953596"/>
            <w:rPr>
              <w:rFonts w:eastAsia="Times New Roman"/>
            </w:rPr>
          </w:pPr>
          <w:r>
            <w:rPr>
              <w:rFonts w:eastAsia="Times New Roman"/>
            </w:rPr>
            <w:t>23.</w:t>
          </w:r>
          <w:r>
            <w:rPr>
              <w:rFonts w:eastAsia="Times New Roman"/>
            </w:rPr>
            <w:tab/>
          </w:r>
          <w:proofErr w:type="spellStart"/>
          <w:r>
            <w:rPr>
              <w:rFonts w:eastAsia="Times New Roman"/>
            </w:rPr>
            <w:t>Petrzik</w:t>
          </w:r>
          <w:proofErr w:type="spellEnd"/>
          <w:r>
            <w:rPr>
              <w:rFonts w:eastAsia="Times New Roman"/>
            </w:rPr>
            <w:t xml:space="preserve">, K. Evolutionary forces at work in partitiviruses. </w:t>
          </w:r>
          <w:r>
            <w:rPr>
              <w:rFonts w:eastAsia="Times New Roman"/>
              <w:i/>
              <w:iCs/>
            </w:rPr>
            <w:t>Virus Genes</w:t>
          </w:r>
          <w:r>
            <w:rPr>
              <w:rFonts w:eastAsia="Times New Roman"/>
            </w:rPr>
            <w:t xml:space="preserve"> </w:t>
          </w:r>
          <w:r>
            <w:rPr>
              <w:rFonts w:eastAsia="Times New Roman"/>
              <w:b/>
              <w:bCs/>
            </w:rPr>
            <w:t>55</w:t>
          </w:r>
          <w:r>
            <w:rPr>
              <w:rFonts w:eastAsia="Times New Roman"/>
            </w:rPr>
            <w:t>, 563–573 (2019).</w:t>
          </w:r>
        </w:p>
        <w:p w14:paraId="603443BF" w14:textId="77777777" w:rsidR="003C0B86" w:rsidRDefault="003C0B86">
          <w:pPr>
            <w:autoSpaceDE w:val="0"/>
            <w:autoSpaceDN w:val="0"/>
            <w:ind w:hanging="640"/>
            <w:divId w:val="1408113693"/>
            <w:rPr>
              <w:rFonts w:eastAsia="Times New Roman"/>
            </w:rPr>
          </w:pPr>
          <w:r>
            <w:rPr>
              <w:rFonts w:eastAsia="Times New Roman"/>
            </w:rPr>
            <w:t>24.</w:t>
          </w:r>
          <w:r>
            <w:rPr>
              <w:rFonts w:eastAsia="Times New Roman"/>
            </w:rPr>
            <w:tab/>
            <w:t xml:space="preserve">Boldogh, I., Albrecht, T. &amp; Porter, D. D. </w:t>
          </w:r>
          <w:r>
            <w:rPr>
              <w:rFonts w:eastAsia="Times New Roman"/>
              <w:i/>
              <w:iCs/>
            </w:rPr>
            <w:t>Persistent Viral Infections</w:t>
          </w:r>
          <w:r>
            <w:rPr>
              <w:rFonts w:eastAsia="Times New Roman"/>
            </w:rPr>
            <w:t>. (Galveston, TX, 1996).</w:t>
          </w:r>
        </w:p>
        <w:p w14:paraId="5017DEC3" w14:textId="77777777" w:rsidR="003C0B86" w:rsidRDefault="003C0B86">
          <w:pPr>
            <w:autoSpaceDE w:val="0"/>
            <w:autoSpaceDN w:val="0"/>
            <w:ind w:hanging="640"/>
            <w:divId w:val="1507355993"/>
            <w:rPr>
              <w:rFonts w:eastAsia="Times New Roman"/>
            </w:rPr>
          </w:pPr>
          <w:r>
            <w:rPr>
              <w:rFonts w:eastAsia="Times New Roman"/>
            </w:rPr>
            <w:lastRenderedPageBreak/>
            <w:t>25.</w:t>
          </w:r>
          <w:r>
            <w:rPr>
              <w:rFonts w:eastAsia="Times New Roman"/>
            </w:rPr>
            <w:tab/>
            <w:t xml:space="preserve">Sullivan, B. M., </w:t>
          </w:r>
          <w:proofErr w:type="spellStart"/>
          <w:r>
            <w:rPr>
              <w:rFonts w:eastAsia="Times New Roman"/>
            </w:rPr>
            <w:t>Teijaro</w:t>
          </w:r>
          <w:proofErr w:type="spellEnd"/>
          <w:r>
            <w:rPr>
              <w:rFonts w:eastAsia="Times New Roman"/>
            </w:rPr>
            <w:t xml:space="preserve">, J. R., de la Torre, J. C. &amp; </w:t>
          </w:r>
          <w:proofErr w:type="spellStart"/>
          <w:r>
            <w:rPr>
              <w:rFonts w:eastAsia="Times New Roman"/>
            </w:rPr>
            <w:t>Oldstone</w:t>
          </w:r>
          <w:proofErr w:type="spellEnd"/>
          <w:r>
            <w:rPr>
              <w:rFonts w:eastAsia="Times New Roman"/>
            </w:rPr>
            <w:t xml:space="preserve">, M. B. A. Early Virus-Host Interactions Dictate the Course of a Persistent Infection. </w:t>
          </w:r>
          <w:proofErr w:type="spellStart"/>
          <w:r>
            <w:rPr>
              <w:rFonts w:eastAsia="Times New Roman"/>
              <w:i/>
              <w:iCs/>
            </w:rPr>
            <w:t>PLoS</w:t>
          </w:r>
          <w:proofErr w:type="spellEnd"/>
          <w:r>
            <w:rPr>
              <w:rFonts w:eastAsia="Times New Roman"/>
              <w:i/>
              <w:iCs/>
            </w:rPr>
            <w:t xml:space="preserve"> </w:t>
          </w:r>
          <w:proofErr w:type="spellStart"/>
          <w:r>
            <w:rPr>
              <w:rFonts w:eastAsia="Times New Roman"/>
              <w:i/>
              <w:iCs/>
            </w:rPr>
            <w:t>Pathog</w:t>
          </w:r>
          <w:proofErr w:type="spellEnd"/>
          <w:r>
            <w:rPr>
              <w:rFonts w:eastAsia="Times New Roman"/>
            </w:rPr>
            <w:t xml:space="preserve"> </w:t>
          </w:r>
          <w:r>
            <w:rPr>
              <w:rFonts w:eastAsia="Times New Roman"/>
              <w:b/>
              <w:bCs/>
            </w:rPr>
            <w:t>11</w:t>
          </w:r>
          <w:r>
            <w:rPr>
              <w:rFonts w:eastAsia="Times New Roman"/>
            </w:rPr>
            <w:t>, 1–14 (2015).</w:t>
          </w:r>
        </w:p>
        <w:p w14:paraId="3EC9B9A7" w14:textId="77777777" w:rsidR="003C0B86" w:rsidRDefault="003C0B86">
          <w:pPr>
            <w:autoSpaceDE w:val="0"/>
            <w:autoSpaceDN w:val="0"/>
            <w:ind w:hanging="640"/>
            <w:divId w:val="1752504970"/>
            <w:rPr>
              <w:rFonts w:eastAsia="Times New Roman"/>
            </w:rPr>
          </w:pPr>
          <w:r>
            <w:rPr>
              <w:rFonts w:eastAsia="Times New Roman"/>
            </w:rPr>
            <w:t>26.</w:t>
          </w:r>
          <w:r>
            <w:rPr>
              <w:rFonts w:eastAsia="Times New Roman"/>
            </w:rPr>
            <w:tab/>
            <w:t xml:space="preserve">Hilleman, M. R. Strategies and mechanisms for host and pathogen survival in acute and persistent viral infections. </w:t>
          </w:r>
          <w:r>
            <w:rPr>
              <w:rFonts w:eastAsia="Times New Roman"/>
              <w:i/>
              <w:iCs/>
            </w:rPr>
            <w:t>Proceedings of the National Academy of Sciences</w:t>
          </w:r>
          <w:r>
            <w:rPr>
              <w:rFonts w:eastAsia="Times New Roman"/>
            </w:rPr>
            <w:t xml:space="preserve"> </w:t>
          </w:r>
          <w:r>
            <w:rPr>
              <w:rFonts w:eastAsia="Times New Roman"/>
              <w:b/>
              <w:bCs/>
            </w:rPr>
            <w:t>101</w:t>
          </w:r>
          <w:r>
            <w:rPr>
              <w:rFonts w:eastAsia="Times New Roman"/>
            </w:rPr>
            <w:t>, 14560–14566 (2004).</w:t>
          </w:r>
        </w:p>
        <w:p w14:paraId="5BE41B33" w14:textId="77777777" w:rsidR="003C0B86" w:rsidRDefault="003C0B86">
          <w:pPr>
            <w:autoSpaceDE w:val="0"/>
            <w:autoSpaceDN w:val="0"/>
            <w:ind w:hanging="640"/>
            <w:divId w:val="1451050622"/>
            <w:rPr>
              <w:rFonts w:eastAsia="Times New Roman"/>
            </w:rPr>
          </w:pPr>
          <w:r>
            <w:rPr>
              <w:rFonts w:eastAsia="Times New Roman"/>
            </w:rPr>
            <w:t>27.</w:t>
          </w:r>
          <w:r>
            <w:rPr>
              <w:rFonts w:eastAsia="Times New Roman"/>
            </w:rPr>
            <w:tab/>
            <w:t xml:space="preserve">Nibert, M. L. </w:t>
          </w:r>
          <w:r>
            <w:rPr>
              <w:rFonts w:eastAsia="Times New Roman"/>
              <w:i/>
              <w:iCs/>
            </w:rPr>
            <w:t>et al.</w:t>
          </w:r>
          <w:r>
            <w:rPr>
              <w:rFonts w:eastAsia="Times New Roman"/>
            </w:rPr>
            <w:t xml:space="preserve"> Taxonomic reorganization of family Partitiviridae and other recent progress in partitivirus research. </w:t>
          </w:r>
          <w:r>
            <w:rPr>
              <w:rFonts w:eastAsia="Times New Roman"/>
              <w:i/>
              <w:iCs/>
            </w:rPr>
            <w:t>Virus Res</w:t>
          </w:r>
          <w:r>
            <w:rPr>
              <w:rFonts w:eastAsia="Times New Roman"/>
            </w:rPr>
            <w:t xml:space="preserve"> </w:t>
          </w:r>
          <w:r>
            <w:rPr>
              <w:rFonts w:eastAsia="Times New Roman"/>
              <w:b/>
              <w:bCs/>
            </w:rPr>
            <w:t>188</w:t>
          </w:r>
          <w:r>
            <w:rPr>
              <w:rFonts w:eastAsia="Times New Roman"/>
            </w:rPr>
            <w:t>, 128–41 (2014).</w:t>
          </w:r>
        </w:p>
        <w:p w14:paraId="58F46412" w14:textId="77777777" w:rsidR="003C0B86" w:rsidRDefault="003C0B86">
          <w:pPr>
            <w:autoSpaceDE w:val="0"/>
            <w:autoSpaceDN w:val="0"/>
            <w:ind w:hanging="640"/>
            <w:divId w:val="2005432995"/>
            <w:rPr>
              <w:rFonts w:eastAsia="Times New Roman"/>
            </w:rPr>
          </w:pPr>
          <w:r>
            <w:rPr>
              <w:rFonts w:eastAsia="Times New Roman"/>
            </w:rPr>
            <w:t>28.</w:t>
          </w:r>
          <w:r>
            <w:rPr>
              <w:rFonts w:eastAsia="Times New Roman"/>
            </w:rPr>
            <w:tab/>
            <w:t xml:space="preserve">Simmonds, P., </w:t>
          </w:r>
          <w:proofErr w:type="spellStart"/>
          <w:r>
            <w:rPr>
              <w:rFonts w:eastAsia="Times New Roman"/>
            </w:rPr>
            <w:t>Aiewsakun</w:t>
          </w:r>
          <w:proofErr w:type="spellEnd"/>
          <w:r>
            <w:rPr>
              <w:rFonts w:eastAsia="Times New Roman"/>
            </w:rPr>
            <w:t xml:space="preserve">, P. &amp; </w:t>
          </w:r>
          <w:proofErr w:type="spellStart"/>
          <w:r>
            <w:rPr>
              <w:rFonts w:eastAsia="Times New Roman"/>
            </w:rPr>
            <w:t>Katzourakis</w:t>
          </w:r>
          <w:proofErr w:type="spellEnd"/>
          <w:r>
            <w:rPr>
              <w:rFonts w:eastAsia="Times New Roman"/>
            </w:rPr>
            <w:t xml:space="preserve">, A. Prisoners of war — host adaptation and its constraints on virus evolution. </w:t>
          </w:r>
          <w:r>
            <w:rPr>
              <w:rFonts w:eastAsia="Times New Roman"/>
              <w:i/>
              <w:iCs/>
            </w:rPr>
            <w:t xml:space="preserve">Nat Rev </w:t>
          </w:r>
          <w:proofErr w:type="spellStart"/>
          <w:r>
            <w:rPr>
              <w:rFonts w:eastAsia="Times New Roman"/>
              <w:i/>
              <w:iCs/>
            </w:rPr>
            <w:t>Microbiol</w:t>
          </w:r>
          <w:proofErr w:type="spellEnd"/>
          <w:r>
            <w:rPr>
              <w:rFonts w:eastAsia="Times New Roman"/>
            </w:rPr>
            <w:t xml:space="preserve"> </w:t>
          </w:r>
          <w:r>
            <w:rPr>
              <w:rFonts w:eastAsia="Times New Roman"/>
              <w:b/>
              <w:bCs/>
            </w:rPr>
            <w:t>17</w:t>
          </w:r>
          <w:r>
            <w:rPr>
              <w:rFonts w:eastAsia="Times New Roman"/>
            </w:rPr>
            <w:t>, 321–328 (2019).</w:t>
          </w:r>
        </w:p>
        <w:p w14:paraId="32AFD9A3" w14:textId="77777777" w:rsidR="003C0B86" w:rsidRDefault="003C0B86">
          <w:pPr>
            <w:autoSpaceDE w:val="0"/>
            <w:autoSpaceDN w:val="0"/>
            <w:ind w:hanging="640"/>
            <w:divId w:val="281418893"/>
            <w:rPr>
              <w:rFonts w:eastAsia="Times New Roman"/>
            </w:rPr>
          </w:pPr>
          <w:r>
            <w:rPr>
              <w:rFonts w:eastAsia="Times New Roman"/>
            </w:rPr>
            <w:t>29.</w:t>
          </w:r>
          <w:r>
            <w:rPr>
              <w:rFonts w:eastAsia="Times New Roman"/>
            </w:rPr>
            <w:tab/>
            <w:t xml:space="preserve">CASTLE, W. E. INBREEDING, CROSS-BREEDING AND STERILITY IN DROSOPHILA. </w:t>
          </w:r>
          <w:r>
            <w:rPr>
              <w:rFonts w:eastAsia="Times New Roman"/>
              <w:i/>
              <w:iCs/>
            </w:rPr>
            <w:t>Science (1979)</w:t>
          </w:r>
          <w:r>
            <w:rPr>
              <w:rFonts w:eastAsia="Times New Roman"/>
            </w:rPr>
            <w:t xml:space="preserve"> </w:t>
          </w:r>
          <w:r>
            <w:rPr>
              <w:rFonts w:eastAsia="Times New Roman"/>
              <w:b/>
              <w:bCs/>
            </w:rPr>
            <w:t>23</w:t>
          </w:r>
          <w:r>
            <w:rPr>
              <w:rFonts w:eastAsia="Times New Roman"/>
            </w:rPr>
            <w:t>, 153–153 (1906).</w:t>
          </w:r>
        </w:p>
        <w:p w14:paraId="1F3D068D" w14:textId="77777777" w:rsidR="003C0B86" w:rsidRDefault="003C0B86">
          <w:pPr>
            <w:autoSpaceDE w:val="0"/>
            <w:autoSpaceDN w:val="0"/>
            <w:ind w:hanging="640"/>
            <w:divId w:val="1383627386"/>
            <w:rPr>
              <w:rFonts w:eastAsia="Times New Roman"/>
            </w:rPr>
          </w:pPr>
          <w:r>
            <w:rPr>
              <w:rFonts w:eastAsia="Times New Roman"/>
            </w:rPr>
            <w:t>30.</w:t>
          </w:r>
          <w:r>
            <w:rPr>
              <w:rFonts w:eastAsia="Times New Roman"/>
            </w:rPr>
            <w:tab/>
          </w:r>
          <w:proofErr w:type="spellStart"/>
          <w:r>
            <w:rPr>
              <w:rFonts w:eastAsia="Times New Roman"/>
            </w:rPr>
            <w:t>Kolodziejek</w:t>
          </w:r>
          <w:proofErr w:type="spellEnd"/>
          <w:r>
            <w:rPr>
              <w:rFonts w:eastAsia="Times New Roman"/>
            </w:rPr>
            <w:t xml:space="preserve">, J. </w:t>
          </w:r>
          <w:r>
            <w:rPr>
              <w:rFonts w:eastAsia="Times New Roman"/>
              <w:i/>
              <w:iCs/>
            </w:rPr>
            <w:t>et al.</w:t>
          </w:r>
          <w:r>
            <w:rPr>
              <w:rFonts w:eastAsia="Times New Roman"/>
            </w:rPr>
            <w:t xml:space="preserve"> Genetic clustering of Borna disease virus natural animal isolates, laboratory and vaccine strains strongly reflects their regional geographical origin. </w:t>
          </w:r>
          <w:r>
            <w:rPr>
              <w:rFonts w:eastAsia="Times New Roman"/>
              <w:i/>
              <w:iCs/>
            </w:rPr>
            <w:t>Journal of General Virology</w:t>
          </w:r>
          <w:r>
            <w:rPr>
              <w:rFonts w:eastAsia="Times New Roman"/>
            </w:rPr>
            <w:t xml:space="preserve"> </w:t>
          </w:r>
          <w:r>
            <w:rPr>
              <w:rFonts w:eastAsia="Times New Roman"/>
              <w:b/>
              <w:bCs/>
            </w:rPr>
            <w:t>86</w:t>
          </w:r>
          <w:r>
            <w:rPr>
              <w:rFonts w:eastAsia="Times New Roman"/>
            </w:rPr>
            <w:t>, 385–398 (2005).</w:t>
          </w:r>
        </w:p>
        <w:p w14:paraId="03311BE1" w14:textId="77777777" w:rsidR="003C0B86" w:rsidRDefault="003C0B86">
          <w:pPr>
            <w:autoSpaceDE w:val="0"/>
            <w:autoSpaceDN w:val="0"/>
            <w:ind w:hanging="640"/>
            <w:divId w:val="1959530113"/>
            <w:rPr>
              <w:rFonts w:eastAsia="Times New Roman"/>
            </w:rPr>
          </w:pPr>
          <w:r>
            <w:rPr>
              <w:rFonts w:eastAsia="Times New Roman"/>
            </w:rPr>
            <w:t>31.</w:t>
          </w:r>
          <w:r>
            <w:rPr>
              <w:rFonts w:eastAsia="Times New Roman"/>
            </w:rPr>
            <w:tab/>
          </w:r>
          <w:proofErr w:type="spellStart"/>
          <w:r>
            <w:rPr>
              <w:rFonts w:eastAsia="Times New Roman"/>
            </w:rPr>
            <w:t>Swevers</w:t>
          </w:r>
          <w:proofErr w:type="spellEnd"/>
          <w:r>
            <w:rPr>
              <w:rFonts w:eastAsia="Times New Roman"/>
            </w:rPr>
            <w:t xml:space="preserve">, L., Broeck, J. Vanden &amp; </w:t>
          </w:r>
          <w:proofErr w:type="spellStart"/>
          <w:r>
            <w:rPr>
              <w:rFonts w:eastAsia="Times New Roman"/>
            </w:rPr>
            <w:t>Smagghe</w:t>
          </w:r>
          <w:proofErr w:type="spellEnd"/>
          <w:r>
            <w:rPr>
              <w:rFonts w:eastAsia="Times New Roman"/>
            </w:rPr>
            <w:t xml:space="preserve">, G. The possible impact of persistent virus infection on the function of the RNAi machinery in insects: A hypothesis. </w:t>
          </w:r>
          <w:r>
            <w:rPr>
              <w:rFonts w:eastAsia="Times New Roman"/>
              <w:i/>
              <w:iCs/>
            </w:rPr>
            <w:t xml:space="preserve">Front </w:t>
          </w:r>
          <w:proofErr w:type="spellStart"/>
          <w:r>
            <w:rPr>
              <w:rFonts w:eastAsia="Times New Roman"/>
              <w:i/>
              <w:iCs/>
            </w:rPr>
            <w:t>Physiol</w:t>
          </w:r>
          <w:proofErr w:type="spellEnd"/>
          <w:r>
            <w:rPr>
              <w:rFonts w:eastAsia="Times New Roman"/>
            </w:rPr>
            <w:t xml:space="preserve"> </w:t>
          </w:r>
          <w:r>
            <w:rPr>
              <w:rFonts w:eastAsia="Times New Roman"/>
              <w:b/>
              <w:bCs/>
            </w:rPr>
            <w:t>4 NOV</w:t>
          </w:r>
          <w:r>
            <w:rPr>
              <w:rFonts w:eastAsia="Times New Roman"/>
            </w:rPr>
            <w:t>, (2013).</w:t>
          </w:r>
        </w:p>
        <w:p w14:paraId="0E073340" w14:textId="77777777" w:rsidR="003C0B86" w:rsidRDefault="003C0B86">
          <w:pPr>
            <w:autoSpaceDE w:val="0"/>
            <w:autoSpaceDN w:val="0"/>
            <w:ind w:hanging="640"/>
            <w:divId w:val="1079449377"/>
            <w:rPr>
              <w:rFonts w:eastAsia="Times New Roman"/>
            </w:rPr>
          </w:pPr>
          <w:r>
            <w:rPr>
              <w:rFonts w:eastAsia="Times New Roman"/>
            </w:rPr>
            <w:t>32.</w:t>
          </w:r>
          <w:r>
            <w:rPr>
              <w:rFonts w:eastAsia="Times New Roman"/>
            </w:rPr>
            <w:tab/>
          </w:r>
          <w:proofErr w:type="spellStart"/>
          <w:r>
            <w:rPr>
              <w:rFonts w:eastAsia="Times New Roman"/>
            </w:rPr>
            <w:t>Karlikow</w:t>
          </w:r>
          <w:proofErr w:type="spellEnd"/>
          <w:r>
            <w:rPr>
              <w:rFonts w:eastAsia="Times New Roman"/>
            </w:rPr>
            <w:t xml:space="preserve">, M., </w:t>
          </w:r>
          <w:proofErr w:type="spellStart"/>
          <w:r>
            <w:rPr>
              <w:rFonts w:eastAsia="Times New Roman"/>
            </w:rPr>
            <w:t>Goic</w:t>
          </w:r>
          <w:proofErr w:type="spellEnd"/>
          <w:r>
            <w:rPr>
              <w:rFonts w:eastAsia="Times New Roman"/>
            </w:rPr>
            <w:t xml:space="preserve">, B. &amp; Saleh, M. C. RNAi and antiviral defense in Drosophila: Setting up a systemic immune response. </w:t>
          </w:r>
          <w:r>
            <w:rPr>
              <w:rFonts w:eastAsia="Times New Roman"/>
              <w:i/>
              <w:iCs/>
            </w:rPr>
            <w:t>Dev Comp Immunol</w:t>
          </w:r>
          <w:r>
            <w:rPr>
              <w:rFonts w:eastAsia="Times New Roman"/>
            </w:rPr>
            <w:t xml:space="preserve"> </w:t>
          </w:r>
          <w:r>
            <w:rPr>
              <w:rFonts w:eastAsia="Times New Roman"/>
              <w:b/>
              <w:bCs/>
            </w:rPr>
            <w:t>42</w:t>
          </w:r>
          <w:r>
            <w:rPr>
              <w:rFonts w:eastAsia="Times New Roman"/>
            </w:rPr>
            <w:t>, 85–92 (2014).</w:t>
          </w:r>
        </w:p>
        <w:p w14:paraId="4545CDAF" w14:textId="77777777" w:rsidR="003C0B86" w:rsidRDefault="003C0B86">
          <w:pPr>
            <w:autoSpaceDE w:val="0"/>
            <w:autoSpaceDN w:val="0"/>
            <w:ind w:hanging="640"/>
            <w:divId w:val="85883134"/>
            <w:rPr>
              <w:rFonts w:eastAsia="Times New Roman"/>
            </w:rPr>
          </w:pPr>
          <w:r>
            <w:rPr>
              <w:rFonts w:eastAsia="Times New Roman"/>
            </w:rPr>
            <w:t>33.</w:t>
          </w:r>
          <w:r>
            <w:rPr>
              <w:rFonts w:eastAsia="Times New Roman"/>
            </w:rPr>
            <w:tab/>
            <w:t xml:space="preserve">McDonald, S. M., Nelson, M. I., Turner, P. E. &amp; Patton, J. T. Reassortment in segmented RNA viruses: Mechanisms and outcomes. </w:t>
          </w:r>
          <w:r>
            <w:rPr>
              <w:rFonts w:eastAsia="Times New Roman"/>
              <w:i/>
              <w:iCs/>
            </w:rPr>
            <w:t>Nature Reviews Microbiology</w:t>
          </w:r>
          <w:r>
            <w:rPr>
              <w:rFonts w:eastAsia="Times New Roman"/>
            </w:rPr>
            <w:t xml:space="preserve"> vol. 14 448–460 Preprint at https://doi.org/10.1038/nrmicro.2016.46 (2016).</w:t>
          </w:r>
        </w:p>
        <w:p w14:paraId="21F07C3B" w14:textId="77777777" w:rsidR="003C0B86" w:rsidRDefault="003C0B86">
          <w:pPr>
            <w:autoSpaceDE w:val="0"/>
            <w:autoSpaceDN w:val="0"/>
            <w:ind w:hanging="640"/>
            <w:divId w:val="1465391436"/>
            <w:rPr>
              <w:rFonts w:eastAsia="Times New Roman"/>
            </w:rPr>
          </w:pPr>
          <w:r>
            <w:rPr>
              <w:rFonts w:eastAsia="Times New Roman"/>
            </w:rPr>
            <w:t>34.</w:t>
          </w:r>
          <w:r>
            <w:rPr>
              <w:rFonts w:eastAsia="Times New Roman"/>
            </w:rPr>
            <w:tab/>
            <w:t xml:space="preserve">Cao, C., Magwire, M. M., Bayer, F. &amp; </w:t>
          </w:r>
          <w:proofErr w:type="spellStart"/>
          <w:r>
            <w:rPr>
              <w:rFonts w:eastAsia="Times New Roman"/>
            </w:rPr>
            <w:t>Jiggins</w:t>
          </w:r>
          <w:proofErr w:type="spellEnd"/>
          <w:r>
            <w:rPr>
              <w:rFonts w:eastAsia="Times New Roman"/>
            </w:rPr>
            <w:t xml:space="preserve">, F. M. A Polymorphism in the Processing Body Component Ge-1 Controls Resistance to a Naturally Occurring Rhabdovirus in Drosophila. </w:t>
          </w:r>
          <w:proofErr w:type="spellStart"/>
          <w:r>
            <w:rPr>
              <w:rFonts w:eastAsia="Times New Roman"/>
              <w:i/>
              <w:iCs/>
            </w:rPr>
            <w:t>PLoS</w:t>
          </w:r>
          <w:proofErr w:type="spellEnd"/>
          <w:r>
            <w:rPr>
              <w:rFonts w:eastAsia="Times New Roman"/>
              <w:i/>
              <w:iCs/>
            </w:rPr>
            <w:t xml:space="preserve"> </w:t>
          </w:r>
          <w:proofErr w:type="spellStart"/>
          <w:r>
            <w:rPr>
              <w:rFonts w:eastAsia="Times New Roman"/>
              <w:i/>
              <w:iCs/>
            </w:rPr>
            <w:t>Pathog</w:t>
          </w:r>
          <w:proofErr w:type="spellEnd"/>
          <w:r>
            <w:rPr>
              <w:rFonts w:eastAsia="Times New Roman"/>
            </w:rPr>
            <w:t xml:space="preserve"> </w:t>
          </w:r>
          <w:r>
            <w:rPr>
              <w:rFonts w:eastAsia="Times New Roman"/>
              <w:b/>
              <w:bCs/>
            </w:rPr>
            <w:t>12</w:t>
          </w:r>
          <w:r>
            <w:rPr>
              <w:rFonts w:eastAsia="Times New Roman"/>
            </w:rPr>
            <w:t>, e1005387 (2016).</w:t>
          </w:r>
        </w:p>
        <w:p w14:paraId="21DAAC1E" w14:textId="77777777" w:rsidR="003C0B86" w:rsidRDefault="003C0B86">
          <w:pPr>
            <w:autoSpaceDE w:val="0"/>
            <w:autoSpaceDN w:val="0"/>
            <w:ind w:hanging="640"/>
            <w:divId w:val="1820464926"/>
            <w:rPr>
              <w:rFonts w:eastAsia="Times New Roman"/>
            </w:rPr>
          </w:pPr>
          <w:r>
            <w:rPr>
              <w:rFonts w:eastAsia="Times New Roman"/>
            </w:rPr>
            <w:t>35.</w:t>
          </w:r>
          <w:r>
            <w:rPr>
              <w:rFonts w:eastAsia="Times New Roman"/>
            </w:rPr>
            <w:tab/>
            <w:t xml:space="preserve">Martin, M. </w:t>
          </w:r>
          <w:proofErr w:type="spellStart"/>
          <w:r>
            <w:rPr>
              <w:rFonts w:eastAsia="Times New Roman"/>
            </w:rPr>
            <w:t>Cutadapt</w:t>
          </w:r>
          <w:proofErr w:type="spellEnd"/>
          <w:r>
            <w:rPr>
              <w:rFonts w:eastAsia="Times New Roman"/>
            </w:rPr>
            <w:t xml:space="preserve"> Removes Adapter Sequences From High-Throughput Sequencing Reads. </w:t>
          </w:r>
          <w:proofErr w:type="spellStart"/>
          <w:r>
            <w:rPr>
              <w:rFonts w:eastAsia="Times New Roman"/>
              <w:i/>
              <w:iCs/>
            </w:rPr>
            <w:t>EMBnet</w:t>
          </w:r>
          <w:proofErr w:type="spellEnd"/>
          <w:r>
            <w:rPr>
              <w:rFonts w:eastAsia="Times New Roman"/>
              <w:i/>
              <w:iCs/>
            </w:rPr>
            <w:t xml:space="preserve"> J</w:t>
          </w:r>
          <w:r>
            <w:rPr>
              <w:rFonts w:eastAsia="Times New Roman"/>
            </w:rPr>
            <w:t xml:space="preserve"> </w:t>
          </w:r>
          <w:r>
            <w:rPr>
              <w:rFonts w:eastAsia="Times New Roman"/>
              <w:b/>
              <w:bCs/>
            </w:rPr>
            <w:t>17</w:t>
          </w:r>
          <w:r>
            <w:rPr>
              <w:rFonts w:eastAsia="Times New Roman"/>
            </w:rPr>
            <w:t>, 10–12 (2011).</w:t>
          </w:r>
        </w:p>
        <w:p w14:paraId="5D09B5B7" w14:textId="77777777" w:rsidR="003C0B86" w:rsidRDefault="003C0B86">
          <w:pPr>
            <w:autoSpaceDE w:val="0"/>
            <w:autoSpaceDN w:val="0"/>
            <w:ind w:hanging="640"/>
            <w:divId w:val="1534683025"/>
            <w:rPr>
              <w:rFonts w:eastAsia="Times New Roman"/>
            </w:rPr>
          </w:pPr>
          <w:r>
            <w:rPr>
              <w:rFonts w:eastAsia="Times New Roman"/>
            </w:rPr>
            <w:t>36.</w:t>
          </w:r>
          <w:r>
            <w:rPr>
              <w:rFonts w:eastAsia="Times New Roman"/>
            </w:rPr>
            <w:tab/>
            <w:t xml:space="preserve">Andrews, S. </w:t>
          </w:r>
          <w:r>
            <w:rPr>
              <w:rFonts w:eastAsia="Times New Roman"/>
              <w:i/>
              <w:iCs/>
            </w:rPr>
            <w:t>et al.</w:t>
          </w:r>
          <w:r>
            <w:rPr>
              <w:rFonts w:eastAsia="Times New Roman"/>
            </w:rPr>
            <w:t xml:space="preserve"> </w:t>
          </w:r>
          <w:proofErr w:type="spellStart"/>
          <w:r>
            <w:rPr>
              <w:rFonts w:eastAsia="Times New Roman"/>
            </w:rPr>
            <w:t>FastQC</w:t>
          </w:r>
          <w:proofErr w:type="spellEnd"/>
          <w:r>
            <w:rPr>
              <w:rFonts w:eastAsia="Times New Roman"/>
            </w:rPr>
            <w:t>: a quality control tool for high throughput sequence data. https://qubeshub.org/resources/fastqc (2012).</w:t>
          </w:r>
        </w:p>
        <w:p w14:paraId="588D1DDF" w14:textId="77777777" w:rsidR="003C0B86" w:rsidRDefault="003C0B86">
          <w:pPr>
            <w:autoSpaceDE w:val="0"/>
            <w:autoSpaceDN w:val="0"/>
            <w:ind w:hanging="640"/>
            <w:divId w:val="1604680560"/>
            <w:rPr>
              <w:rFonts w:eastAsia="Times New Roman"/>
            </w:rPr>
          </w:pPr>
          <w:r>
            <w:rPr>
              <w:rFonts w:eastAsia="Times New Roman"/>
            </w:rPr>
            <w:t>37.</w:t>
          </w:r>
          <w:r>
            <w:rPr>
              <w:rFonts w:eastAsia="Times New Roman"/>
            </w:rPr>
            <w:tab/>
            <w:t xml:space="preserve">Langmead, B. &amp; Salzberg, S. L. Fast gapped-read alignment with Bowtie 2. </w:t>
          </w:r>
          <w:r>
            <w:rPr>
              <w:rFonts w:eastAsia="Times New Roman"/>
              <w:i/>
              <w:iCs/>
            </w:rPr>
            <w:t>Nat Methods</w:t>
          </w:r>
          <w:r>
            <w:rPr>
              <w:rFonts w:eastAsia="Times New Roman"/>
            </w:rPr>
            <w:t xml:space="preserve"> </w:t>
          </w:r>
          <w:r>
            <w:rPr>
              <w:rFonts w:eastAsia="Times New Roman"/>
              <w:b/>
              <w:bCs/>
            </w:rPr>
            <w:t>9</w:t>
          </w:r>
          <w:r>
            <w:rPr>
              <w:rFonts w:eastAsia="Times New Roman"/>
            </w:rPr>
            <w:t>, 357–359 (2012).</w:t>
          </w:r>
        </w:p>
        <w:p w14:paraId="38BFDF89" w14:textId="77777777" w:rsidR="003C0B86" w:rsidRDefault="003C0B86">
          <w:pPr>
            <w:autoSpaceDE w:val="0"/>
            <w:autoSpaceDN w:val="0"/>
            <w:ind w:hanging="640"/>
            <w:divId w:val="1319385562"/>
            <w:rPr>
              <w:rFonts w:eastAsia="Times New Roman"/>
            </w:rPr>
          </w:pPr>
          <w:r>
            <w:rPr>
              <w:rFonts w:eastAsia="Times New Roman"/>
            </w:rPr>
            <w:t>38.</w:t>
          </w:r>
          <w:r>
            <w:rPr>
              <w:rFonts w:eastAsia="Times New Roman"/>
            </w:rPr>
            <w:tab/>
          </w:r>
          <w:proofErr w:type="spellStart"/>
          <w:r>
            <w:rPr>
              <w:rFonts w:eastAsia="Times New Roman"/>
            </w:rPr>
            <w:t>Prjibelski</w:t>
          </w:r>
          <w:proofErr w:type="spellEnd"/>
          <w:r>
            <w:rPr>
              <w:rFonts w:eastAsia="Times New Roman"/>
            </w:rPr>
            <w:t xml:space="preserve">, A., Antipov, D., Meleshko, D., Lapidus, A. &amp; </w:t>
          </w:r>
          <w:proofErr w:type="spellStart"/>
          <w:r>
            <w:rPr>
              <w:rFonts w:eastAsia="Times New Roman"/>
            </w:rPr>
            <w:t>Korobeynikov</w:t>
          </w:r>
          <w:proofErr w:type="spellEnd"/>
          <w:r>
            <w:rPr>
              <w:rFonts w:eastAsia="Times New Roman"/>
            </w:rPr>
            <w:t xml:space="preserve">, A. Using </w:t>
          </w:r>
          <w:proofErr w:type="spellStart"/>
          <w:r>
            <w:rPr>
              <w:rFonts w:eastAsia="Times New Roman"/>
            </w:rPr>
            <w:t>SPAdes</w:t>
          </w:r>
          <w:proofErr w:type="spellEnd"/>
          <w:r>
            <w:rPr>
              <w:rFonts w:eastAsia="Times New Roman"/>
            </w:rPr>
            <w:t xml:space="preserve"> De Novo Assembler. </w:t>
          </w:r>
          <w:r>
            <w:rPr>
              <w:rFonts w:eastAsia="Times New Roman"/>
              <w:i/>
              <w:iCs/>
            </w:rPr>
            <w:t xml:space="preserve">Curr </w:t>
          </w:r>
          <w:proofErr w:type="spellStart"/>
          <w:r>
            <w:rPr>
              <w:rFonts w:eastAsia="Times New Roman"/>
              <w:i/>
              <w:iCs/>
            </w:rPr>
            <w:t>Protoc</w:t>
          </w:r>
          <w:proofErr w:type="spellEnd"/>
          <w:r>
            <w:rPr>
              <w:rFonts w:eastAsia="Times New Roman"/>
              <w:i/>
              <w:iCs/>
            </w:rPr>
            <w:t xml:space="preserve"> Bioinformatics</w:t>
          </w:r>
          <w:r>
            <w:rPr>
              <w:rFonts w:eastAsia="Times New Roman"/>
            </w:rPr>
            <w:t xml:space="preserve"> </w:t>
          </w:r>
          <w:r>
            <w:rPr>
              <w:rFonts w:eastAsia="Times New Roman"/>
              <w:b/>
              <w:bCs/>
            </w:rPr>
            <w:t>70</w:t>
          </w:r>
          <w:r>
            <w:rPr>
              <w:rFonts w:eastAsia="Times New Roman"/>
            </w:rPr>
            <w:t>, e102 (2020).</w:t>
          </w:r>
        </w:p>
        <w:p w14:paraId="33EF5759" w14:textId="77777777" w:rsidR="003C0B86" w:rsidRDefault="003C0B86">
          <w:pPr>
            <w:autoSpaceDE w:val="0"/>
            <w:autoSpaceDN w:val="0"/>
            <w:ind w:hanging="640"/>
            <w:divId w:val="368527272"/>
            <w:rPr>
              <w:rFonts w:eastAsia="Times New Roman"/>
            </w:rPr>
          </w:pPr>
          <w:r>
            <w:rPr>
              <w:rFonts w:eastAsia="Times New Roman"/>
            </w:rPr>
            <w:t>39.</w:t>
          </w:r>
          <w:r>
            <w:rPr>
              <w:rFonts w:eastAsia="Times New Roman"/>
            </w:rPr>
            <w:tab/>
            <w:t xml:space="preserve">Li, H. &amp; Durbin, R. Fast and accurate long-read alignment with Burrows-Wheeler transform. </w:t>
          </w:r>
          <w:r>
            <w:rPr>
              <w:rFonts w:eastAsia="Times New Roman"/>
              <w:i/>
              <w:iCs/>
            </w:rPr>
            <w:t>Bioinformatics</w:t>
          </w:r>
          <w:r>
            <w:rPr>
              <w:rFonts w:eastAsia="Times New Roman"/>
            </w:rPr>
            <w:t xml:space="preserve"> </w:t>
          </w:r>
          <w:r>
            <w:rPr>
              <w:rFonts w:eastAsia="Times New Roman"/>
              <w:b/>
              <w:bCs/>
            </w:rPr>
            <w:t>26</w:t>
          </w:r>
          <w:r>
            <w:rPr>
              <w:rFonts w:eastAsia="Times New Roman"/>
            </w:rPr>
            <w:t>, 589–595 (2010).</w:t>
          </w:r>
        </w:p>
        <w:p w14:paraId="7FF6BD3B" w14:textId="77777777" w:rsidR="003C0B86" w:rsidRDefault="003C0B86">
          <w:pPr>
            <w:autoSpaceDE w:val="0"/>
            <w:autoSpaceDN w:val="0"/>
            <w:ind w:hanging="640"/>
            <w:divId w:val="1398674799"/>
            <w:rPr>
              <w:rFonts w:eastAsia="Times New Roman"/>
            </w:rPr>
          </w:pPr>
          <w:r>
            <w:rPr>
              <w:rFonts w:eastAsia="Times New Roman"/>
            </w:rPr>
            <w:t>40.</w:t>
          </w:r>
          <w:r>
            <w:rPr>
              <w:rFonts w:eastAsia="Times New Roman"/>
            </w:rPr>
            <w:tab/>
            <w:t xml:space="preserve">Katoh, K. &amp; </w:t>
          </w:r>
          <w:proofErr w:type="spellStart"/>
          <w:r>
            <w:rPr>
              <w:rFonts w:eastAsia="Times New Roman"/>
            </w:rPr>
            <w:t>Standley</w:t>
          </w:r>
          <w:proofErr w:type="spellEnd"/>
          <w:r>
            <w:rPr>
              <w:rFonts w:eastAsia="Times New Roman"/>
            </w:rPr>
            <w:t xml:space="preserve">, D. M. MAFFT multiple sequence alignment software version 7: Improvements in performance and usability. </w:t>
          </w:r>
          <w:r>
            <w:rPr>
              <w:rFonts w:eastAsia="Times New Roman"/>
              <w:i/>
              <w:iCs/>
            </w:rPr>
            <w:t xml:space="preserve">Mol Biol </w:t>
          </w:r>
          <w:proofErr w:type="spellStart"/>
          <w:r>
            <w:rPr>
              <w:rFonts w:eastAsia="Times New Roman"/>
              <w:i/>
              <w:iCs/>
            </w:rPr>
            <w:t>Evol</w:t>
          </w:r>
          <w:proofErr w:type="spellEnd"/>
          <w:r>
            <w:rPr>
              <w:rFonts w:eastAsia="Times New Roman"/>
            </w:rPr>
            <w:t xml:space="preserve"> </w:t>
          </w:r>
          <w:r>
            <w:rPr>
              <w:rFonts w:eastAsia="Times New Roman"/>
              <w:b/>
              <w:bCs/>
            </w:rPr>
            <w:t>30</w:t>
          </w:r>
          <w:r>
            <w:rPr>
              <w:rFonts w:eastAsia="Times New Roman"/>
            </w:rPr>
            <w:t>, 772–780 (2013).</w:t>
          </w:r>
        </w:p>
        <w:p w14:paraId="37C680B6" w14:textId="77777777" w:rsidR="003C0B86" w:rsidRDefault="003C0B86">
          <w:pPr>
            <w:autoSpaceDE w:val="0"/>
            <w:autoSpaceDN w:val="0"/>
            <w:ind w:hanging="640"/>
            <w:divId w:val="1209758123"/>
            <w:rPr>
              <w:rFonts w:eastAsia="Times New Roman"/>
            </w:rPr>
          </w:pPr>
          <w:r>
            <w:rPr>
              <w:rFonts w:eastAsia="Times New Roman"/>
            </w:rPr>
            <w:t>41.</w:t>
          </w:r>
          <w:r>
            <w:rPr>
              <w:rFonts w:eastAsia="Times New Roman"/>
            </w:rPr>
            <w:tab/>
            <w:t xml:space="preserve">Nguyen, L. T., Schmidt, H. A., Von Haeseler, A. &amp; Minh, B. Q. IQ-TREE: A fast and effective stochastic algorithm for estimating maximum-likelihood phylogenies. </w:t>
          </w:r>
          <w:r>
            <w:rPr>
              <w:rFonts w:eastAsia="Times New Roman"/>
              <w:i/>
              <w:iCs/>
            </w:rPr>
            <w:t xml:space="preserve">Mol Biol </w:t>
          </w:r>
          <w:proofErr w:type="spellStart"/>
          <w:r>
            <w:rPr>
              <w:rFonts w:eastAsia="Times New Roman"/>
              <w:i/>
              <w:iCs/>
            </w:rPr>
            <w:t>Evol</w:t>
          </w:r>
          <w:proofErr w:type="spellEnd"/>
          <w:r>
            <w:rPr>
              <w:rFonts w:eastAsia="Times New Roman"/>
            </w:rPr>
            <w:t xml:space="preserve"> </w:t>
          </w:r>
          <w:r>
            <w:rPr>
              <w:rFonts w:eastAsia="Times New Roman"/>
              <w:b/>
              <w:bCs/>
            </w:rPr>
            <w:t>32</w:t>
          </w:r>
          <w:r>
            <w:rPr>
              <w:rFonts w:eastAsia="Times New Roman"/>
            </w:rPr>
            <w:t>, 268–274 (2015).</w:t>
          </w:r>
        </w:p>
        <w:p w14:paraId="55449EC2" w14:textId="77777777" w:rsidR="003C0B86" w:rsidRDefault="003C0B86">
          <w:pPr>
            <w:autoSpaceDE w:val="0"/>
            <w:autoSpaceDN w:val="0"/>
            <w:ind w:hanging="640"/>
            <w:divId w:val="2081714366"/>
            <w:rPr>
              <w:rFonts w:eastAsia="Times New Roman"/>
            </w:rPr>
          </w:pPr>
          <w:r>
            <w:rPr>
              <w:rFonts w:eastAsia="Times New Roman"/>
            </w:rPr>
            <w:t>42.</w:t>
          </w:r>
          <w:r>
            <w:rPr>
              <w:rFonts w:eastAsia="Times New Roman"/>
            </w:rPr>
            <w:tab/>
          </w:r>
          <w:proofErr w:type="spellStart"/>
          <w:r>
            <w:rPr>
              <w:rFonts w:eastAsia="Times New Roman"/>
            </w:rPr>
            <w:t>Letunic</w:t>
          </w:r>
          <w:proofErr w:type="spellEnd"/>
          <w:r>
            <w:rPr>
              <w:rFonts w:eastAsia="Times New Roman"/>
            </w:rPr>
            <w:t>, I. &amp; Bork, P. Interactive Tree of Life (</w:t>
          </w:r>
          <w:proofErr w:type="spellStart"/>
          <w:r>
            <w:rPr>
              <w:rFonts w:eastAsia="Times New Roman"/>
            </w:rPr>
            <w:t>iTOL</w:t>
          </w:r>
          <w:proofErr w:type="spellEnd"/>
          <w:r>
            <w:rPr>
              <w:rFonts w:eastAsia="Times New Roman"/>
            </w:rPr>
            <w:t xml:space="preserve">) v6: recent updates to the phylogenetic tree display and annotation tool. </w:t>
          </w:r>
          <w:r>
            <w:rPr>
              <w:rFonts w:eastAsia="Times New Roman"/>
              <w:i/>
              <w:iCs/>
            </w:rPr>
            <w:t>Nucleic Acids Res</w:t>
          </w:r>
          <w:r>
            <w:rPr>
              <w:rFonts w:eastAsia="Times New Roman"/>
            </w:rPr>
            <w:t xml:space="preserve"> </w:t>
          </w:r>
          <w:r>
            <w:rPr>
              <w:rFonts w:eastAsia="Times New Roman"/>
              <w:b/>
              <w:bCs/>
            </w:rPr>
            <w:t>52</w:t>
          </w:r>
          <w:r>
            <w:rPr>
              <w:rFonts w:eastAsia="Times New Roman"/>
            </w:rPr>
            <w:t>, W78–W82 (2024).</w:t>
          </w:r>
        </w:p>
        <w:p w14:paraId="448B4DBF" w14:textId="77777777" w:rsidR="003C0B86" w:rsidRDefault="003C0B86">
          <w:pPr>
            <w:autoSpaceDE w:val="0"/>
            <w:autoSpaceDN w:val="0"/>
            <w:ind w:hanging="640"/>
            <w:divId w:val="1187138373"/>
            <w:rPr>
              <w:rFonts w:eastAsia="Times New Roman"/>
            </w:rPr>
          </w:pPr>
          <w:r>
            <w:rPr>
              <w:rFonts w:eastAsia="Times New Roman"/>
            </w:rPr>
            <w:lastRenderedPageBreak/>
            <w:t>43.</w:t>
          </w:r>
          <w:r>
            <w:rPr>
              <w:rFonts w:eastAsia="Times New Roman"/>
            </w:rPr>
            <w:tab/>
            <w:t xml:space="preserve">Weaver, S. </w:t>
          </w:r>
          <w:r>
            <w:rPr>
              <w:rFonts w:eastAsia="Times New Roman"/>
              <w:i/>
              <w:iCs/>
            </w:rPr>
            <w:t>et al.</w:t>
          </w:r>
          <w:r>
            <w:rPr>
              <w:rFonts w:eastAsia="Times New Roman"/>
            </w:rPr>
            <w:t xml:space="preserve"> </w:t>
          </w:r>
          <w:proofErr w:type="spellStart"/>
          <w:r>
            <w:rPr>
              <w:rFonts w:eastAsia="Times New Roman"/>
            </w:rPr>
            <w:t>Datamonkey</w:t>
          </w:r>
          <w:proofErr w:type="spellEnd"/>
          <w:r>
            <w:rPr>
              <w:rFonts w:eastAsia="Times New Roman"/>
            </w:rPr>
            <w:t xml:space="preserve"> 2.0: A Modern Web Application for Characterizing Selective and Other Evolutionary Processes. </w:t>
          </w:r>
          <w:r>
            <w:rPr>
              <w:rFonts w:eastAsia="Times New Roman"/>
              <w:i/>
              <w:iCs/>
            </w:rPr>
            <w:t xml:space="preserve">Mol Biol </w:t>
          </w:r>
          <w:proofErr w:type="spellStart"/>
          <w:r>
            <w:rPr>
              <w:rFonts w:eastAsia="Times New Roman"/>
              <w:i/>
              <w:iCs/>
            </w:rPr>
            <w:t>Evol</w:t>
          </w:r>
          <w:proofErr w:type="spellEnd"/>
          <w:r>
            <w:rPr>
              <w:rFonts w:eastAsia="Times New Roman"/>
            </w:rPr>
            <w:t xml:space="preserve"> </w:t>
          </w:r>
          <w:r>
            <w:rPr>
              <w:rFonts w:eastAsia="Times New Roman"/>
              <w:b/>
              <w:bCs/>
            </w:rPr>
            <w:t>35</w:t>
          </w:r>
          <w:r>
            <w:rPr>
              <w:rFonts w:eastAsia="Times New Roman"/>
            </w:rPr>
            <w:t>, 773–777 (2018).</w:t>
          </w:r>
        </w:p>
        <w:p w14:paraId="2F3266FD" w14:textId="77777777" w:rsidR="003C0B86" w:rsidRDefault="003C0B86">
          <w:pPr>
            <w:autoSpaceDE w:val="0"/>
            <w:autoSpaceDN w:val="0"/>
            <w:ind w:hanging="640"/>
            <w:divId w:val="164631028"/>
            <w:rPr>
              <w:rFonts w:eastAsia="Times New Roman"/>
            </w:rPr>
          </w:pPr>
          <w:r>
            <w:rPr>
              <w:rFonts w:eastAsia="Times New Roman"/>
            </w:rPr>
            <w:t>44.</w:t>
          </w:r>
          <w:r>
            <w:rPr>
              <w:rFonts w:eastAsia="Times New Roman"/>
            </w:rPr>
            <w:tab/>
          </w:r>
          <w:proofErr w:type="spellStart"/>
          <w:r>
            <w:rPr>
              <w:rFonts w:eastAsia="Times New Roman"/>
            </w:rPr>
            <w:t>Kosakovsky</w:t>
          </w:r>
          <w:proofErr w:type="spellEnd"/>
          <w:r>
            <w:rPr>
              <w:rFonts w:eastAsia="Times New Roman"/>
            </w:rPr>
            <w:t xml:space="preserve"> Pond, S. L. </w:t>
          </w:r>
          <w:r>
            <w:rPr>
              <w:rFonts w:eastAsia="Times New Roman"/>
              <w:i/>
              <w:iCs/>
            </w:rPr>
            <w:t>et al.</w:t>
          </w:r>
          <w:r>
            <w:rPr>
              <w:rFonts w:eastAsia="Times New Roman"/>
            </w:rPr>
            <w:t xml:space="preserve"> </w:t>
          </w:r>
          <w:proofErr w:type="spellStart"/>
          <w:r>
            <w:rPr>
              <w:rFonts w:eastAsia="Times New Roman"/>
            </w:rPr>
            <w:t>HyPhy</w:t>
          </w:r>
          <w:proofErr w:type="spellEnd"/>
          <w:r>
            <w:rPr>
              <w:rFonts w:eastAsia="Times New Roman"/>
            </w:rPr>
            <w:t xml:space="preserve"> 2.5—A Customizable Platform for Evolutionary Hypothesis Testing Using Phylogenies. </w:t>
          </w:r>
          <w:r>
            <w:rPr>
              <w:rFonts w:eastAsia="Times New Roman"/>
              <w:i/>
              <w:iCs/>
            </w:rPr>
            <w:t xml:space="preserve">Mol Biol </w:t>
          </w:r>
          <w:proofErr w:type="spellStart"/>
          <w:r>
            <w:rPr>
              <w:rFonts w:eastAsia="Times New Roman"/>
              <w:i/>
              <w:iCs/>
            </w:rPr>
            <w:t>Evol</w:t>
          </w:r>
          <w:proofErr w:type="spellEnd"/>
          <w:r>
            <w:rPr>
              <w:rFonts w:eastAsia="Times New Roman"/>
            </w:rPr>
            <w:t xml:space="preserve"> </w:t>
          </w:r>
          <w:r>
            <w:rPr>
              <w:rFonts w:eastAsia="Times New Roman"/>
              <w:b/>
              <w:bCs/>
            </w:rPr>
            <w:t>37</w:t>
          </w:r>
          <w:r>
            <w:rPr>
              <w:rFonts w:eastAsia="Times New Roman"/>
            </w:rPr>
            <w:t>, 295–299 (2020).</w:t>
          </w:r>
        </w:p>
        <w:p w14:paraId="3BA5C024" w14:textId="77777777" w:rsidR="003C0B86" w:rsidRDefault="003C0B86">
          <w:pPr>
            <w:autoSpaceDE w:val="0"/>
            <w:autoSpaceDN w:val="0"/>
            <w:ind w:hanging="640"/>
            <w:divId w:val="1897005935"/>
            <w:rPr>
              <w:rFonts w:eastAsia="Times New Roman"/>
            </w:rPr>
          </w:pPr>
          <w:r>
            <w:rPr>
              <w:rFonts w:eastAsia="Times New Roman"/>
            </w:rPr>
            <w:t>45.</w:t>
          </w:r>
          <w:r>
            <w:rPr>
              <w:rFonts w:eastAsia="Times New Roman"/>
            </w:rPr>
            <w:tab/>
            <w:t xml:space="preserve">Murrell, B. </w:t>
          </w:r>
          <w:r>
            <w:rPr>
              <w:rFonts w:eastAsia="Times New Roman"/>
              <w:i/>
              <w:iCs/>
            </w:rPr>
            <w:t>et al.</w:t>
          </w:r>
          <w:r>
            <w:rPr>
              <w:rFonts w:eastAsia="Times New Roman"/>
            </w:rPr>
            <w:t xml:space="preserve"> FUBAR: A Fast, Unconstrained Bayesian </w:t>
          </w:r>
          <w:proofErr w:type="spellStart"/>
          <w:r>
            <w:rPr>
              <w:rFonts w:eastAsia="Times New Roman"/>
            </w:rPr>
            <w:t>AppRoximation</w:t>
          </w:r>
          <w:proofErr w:type="spellEnd"/>
          <w:r>
            <w:rPr>
              <w:rFonts w:eastAsia="Times New Roman"/>
            </w:rPr>
            <w:t xml:space="preserve"> for Inferring Selection. </w:t>
          </w:r>
          <w:r>
            <w:rPr>
              <w:rFonts w:eastAsia="Times New Roman"/>
              <w:i/>
              <w:iCs/>
            </w:rPr>
            <w:t xml:space="preserve">Mol Biol </w:t>
          </w:r>
          <w:proofErr w:type="spellStart"/>
          <w:r>
            <w:rPr>
              <w:rFonts w:eastAsia="Times New Roman"/>
              <w:i/>
              <w:iCs/>
            </w:rPr>
            <w:t>Evol</w:t>
          </w:r>
          <w:proofErr w:type="spellEnd"/>
          <w:r>
            <w:rPr>
              <w:rFonts w:eastAsia="Times New Roman"/>
            </w:rPr>
            <w:t xml:space="preserve"> </w:t>
          </w:r>
          <w:r>
            <w:rPr>
              <w:rFonts w:eastAsia="Times New Roman"/>
              <w:b/>
              <w:bCs/>
            </w:rPr>
            <w:t>30</w:t>
          </w:r>
          <w:r>
            <w:rPr>
              <w:rFonts w:eastAsia="Times New Roman"/>
            </w:rPr>
            <w:t>, 1196–1205 (2013).</w:t>
          </w:r>
        </w:p>
        <w:p w14:paraId="60C902D0" w14:textId="77777777" w:rsidR="003C0B86" w:rsidRDefault="003C0B86">
          <w:pPr>
            <w:autoSpaceDE w:val="0"/>
            <w:autoSpaceDN w:val="0"/>
            <w:ind w:hanging="640"/>
            <w:divId w:val="1774201760"/>
            <w:rPr>
              <w:rFonts w:eastAsia="Times New Roman"/>
            </w:rPr>
          </w:pPr>
          <w:r>
            <w:rPr>
              <w:rFonts w:eastAsia="Times New Roman"/>
            </w:rPr>
            <w:t>46.</w:t>
          </w:r>
          <w:r>
            <w:rPr>
              <w:rFonts w:eastAsia="Times New Roman"/>
            </w:rPr>
            <w:tab/>
            <w:t xml:space="preserve">Martin, D. &amp; Rybicki, E. RDP: detection of recombination amongst aligned sequences. </w:t>
          </w:r>
          <w:r>
            <w:rPr>
              <w:rFonts w:eastAsia="Times New Roman"/>
              <w:i/>
              <w:iCs/>
            </w:rPr>
            <w:t>Bioinformatics</w:t>
          </w:r>
          <w:r>
            <w:rPr>
              <w:rFonts w:eastAsia="Times New Roman"/>
            </w:rPr>
            <w:t xml:space="preserve"> </w:t>
          </w:r>
          <w:r>
            <w:rPr>
              <w:rFonts w:eastAsia="Times New Roman"/>
              <w:b/>
              <w:bCs/>
            </w:rPr>
            <w:t>16</w:t>
          </w:r>
          <w:r>
            <w:rPr>
              <w:rFonts w:eastAsia="Times New Roman"/>
            </w:rPr>
            <w:t>, 562–563 (2000).</w:t>
          </w:r>
        </w:p>
        <w:p w14:paraId="1A7DC852" w14:textId="77777777" w:rsidR="003C0B86" w:rsidRDefault="003C0B86">
          <w:pPr>
            <w:autoSpaceDE w:val="0"/>
            <w:autoSpaceDN w:val="0"/>
            <w:ind w:hanging="640"/>
            <w:divId w:val="438723962"/>
            <w:rPr>
              <w:rFonts w:eastAsia="Times New Roman"/>
            </w:rPr>
          </w:pPr>
          <w:r>
            <w:rPr>
              <w:rFonts w:eastAsia="Times New Roman"/>
            </w:rPr>
            <w:t>47.</w:t>
          </w:r>
          <w:r>
            <w:rPr>
              <w:rFonts w:eastAsia="Times New Roman"/>
            </w:rPr>
            <w:tab/>
            <w:t xml:space="preserve">Martin, D. P. </w:t>
          </w:r>
          <w:r>
            <w:rPr>
              <w:rFonts w:eastAsia="Times New Roman"/>
              <w:i/>
              <w:iCs/>
            </w:rPr>
            <w:t>et al.</w:t>
          </w:r>
          <w:r>
            <w:rPr>
              <w:rFonts w:eastAsia="Times New Roman"/>
            </w:rPr>
            <w:t xml:space="preserve"> RDP5: a computer program for analyzing recombination in, and removing signals of recombination from, nucleotide sequence datasets. </w:t>
          </w:r>
          <w:r>
            <w:rPr>
              <w:rFonts w:eastAsia="Times New Roman"/>
              <w:i/>
              <w:iCs/>
            </w:rPr>
            <w:t xml:space="preserve">Virus </w:t>
          </w:r>
          <w:proofErr w:type="spellStart"/>
          <w:r>
            <w:rPr>
              <w:rFonts w:eastAsia="Times New Roman"/>
              <w:i/>
              <w:iCs/>
            </w:rPr>
            <w:t>Evol</w:t>
          </w:r>
          <w:proofErr w:type="spellEnd"/>
          <w:r>
            <w:rPr>
              <w:rFonts w:eastAsia="Times New Roman"/>
            </w:rPr>
            <w:t xml:space="preserve"> </w:t>
          </w:r>
          <w:r>
            <w:rPr>
              <w:rFonts w:eastAsia="Times New Roman"/>
              <w:b/>
              <w:bCs/>
            </w:rPr>
            <w:t>7</w:t>
          </w:r>
          <w:r>
            <w:rPr>
              <w:rFonts w:eastAsia="Times New Roman"/>
            </w:rPr>
            <w:t>, (2021).</w:t>
          </w:r>
        </w:p>
        <w:p w14:paraId="667AB4B3" w14:textId="77777777" w:rsidR="003C0B86" w:rsidRDefault="003C0B86">
          <w:pPr>
            <w:autoSpaceDE w:val="0"/>
            <w:autoSpaceDN w:val="0"/>
            <w:ind w:hanging="640"/>
            <w:divId w:val="1763794293"/>
            <w:rPr>
              <w:rFonts w:eastAsia="Times New Roman"/>
            </w:rPr>
          </w:pPr>
          <w:r>
            <w:rPr>
              <w:rFonts w:eastAsia="Times New Roman"/>
            </w:rPr>
            <w:t>48.</w:t>
          </w:r>
          <w:r>
            <w:rPr>
              <w:rFonts w:eastAsia="Times New Roman"/>
            </w:rPr>
            <w:tab/>
            <w:t xml:space="preserve">Revell, L. J. </w:t>
          </w:r>
          <w:proofErr w:type="spellStart"/>
          <w:r>
            <w:rPr>
              <w:rFonts w:eastAsia="Times New Roman"/>
            </w:rPr>
            <w:t>phytools</w:t>
          </w:r>
          <w:proofErr w:type="spellEnd"/>
          <w:r>
            <w:rPr>
              <w:rFonts w:eastAsia="Times New Roman"/>
            </w:rPr>
            <w:t xml:space="preserve">: Phylogenetic Tools for Comparative Biology (and Other Things). </w:t>
          </w:r>
          <w:r>
            <w:rPr>
              <w:rFonts w:eastAsia="Times New Roman"/>
              <w:i/>
              <w:iCs/>
            </w:rPr>
            <w:t>CRAN: Contributed Packages</w:t>
          </w:r>
          <w:r>
            <w:rPr>
              <w:rFonts w:eastAsia="Times New Roman"/>
            </w:rPr>
            <w:t xml:space="preserve"> Preprint at https://doi.org/10.32614/CRAN.package.phytools (2011).</w:t>
          </w:r>
        </w:p>
        <w:p w14:paraId="0C7318BD" w14:textId="77777777" w:rsidR="003C0B86" w:rsidRDefault="003C0B86">
          <w:pPr>
            <w:autoSpaceDE w:val="0"/>
            <w:autoSpaceDN w:val="0"/>
            <w:ind w:hanging="640"/>
            <w:divId w:val="851452406"/>
            <w:rPr>
              <w:rFonts w:eastAsia="Times New Roman"/>
            </w:rPr>
          </w:pPr>
          <w:r>
            <w:rPr>
              <w:rFonts w:eastAsia="Times New Roman"/>
            </w:rPr>
            <w:t>49.</w:t>
          </w:r>
          <w:r>
            <w:rPr>
              <w:rFonts w:eastAsia="Times New Roman"/>
            </w:rPr>
            <w:tab/>
            <w:t xml:space="preserve">Paradis, E. </w:t>
          </w:r>
          <w:r>
            <w:rPr>
              <w:rFonts w:eastAsia="Times New Roman"/>
              <w:i/>
              <w:iCs/>
            </w:rPr>
            <w:t>et al.</w:t>
          </w:r>
          <w:r>
            <w:rPr>
              <w:rFonts w:eastAsia="Times New Roman"/>
            </w:rPr>
            <w:t xml:space="preserve"> ape: Analyses of Phylogenetics and Evolution. </w:t>
          </w:r>
          <w:r>
            <w:rPr>
              <w:rFonts w:eastAsia="Times New Roman"/>
              <w:i/>
              <w:iCs/>
            </w:rPr>
            <w:t>CRAN: Contributed Packages</w:t>
          </w:r>
          <w:r>
            <w:rPr>
              <w:rFonts w:eastAsia="Times New Roman"/>
            </w:rPr>
            <w:t xml:space="preserve"> Preprint at https://doi.org/10.32614/CRAN.package.ape (2002).</w:t>
          </w:r>
        </w:p>
        <w:p w14:paraId="211A6EDC" w14:textId="3688B8BE" w:rsidR="0094106B" w:rsidRPr="00235A87" w:rsidRDefault="003C0B86" w:rsidP="00641623">
          <w:pPr>
            <w:spacing w:line="360" w:lineRule="auto"/>
            <w:rPr>
              <w:rFonts w:ascii="Arial" w:hAnsi="Arial" w:cs="Arial"/>
              <w:b/>
              <w:bCs/>
              <w:sz w:val="22"/>
              <w:szCs w:val="22"/>
            </w:rPr>
          </w:pPr>
          <w:r>
            <w:rPr>
              <w:rFonts w:eastAsia="Times New Roman"/>
            </w:rPr>
            <w:t> </w:t>
          </w:r>
        </w:p>
      </w:sdtContent>
    </w:sdt>
    <w:sectPr w:rsidR="0094106B" w:rsidRPr="00235A87" w:rsidSect="00E976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tenglein,Mark" w:date="2025-02-18T12:44:00Z" w:initials="MS">
    <w:p w14:paraId="69C468CF" w14:textId="77777777" w:rsidR="00BC1F7B" w:rsidRDefault="00BC1F7B" w:rsidP="00BC1F7B">
      <w:r>
        <w:rPr>
          <w:rStyle w:val="CommentReference"/>
        </w:rPr>
        <w:annotationRef/>
      </w:r>
      <w:r>
        <w:rPr>
          <w:color w:val="000000"/>
          <w:sz w:val="20"/>
          <w:szCs w:val="20"/>
        </w:rPr>
        <w:t>Let’s brainstorm additional title ideas</w:t>
      </w:r>
    </w:p>
  </w:comment>
  <w:comment w:id="5" w:author="Stenglein,Mark" w:date="2025-03-26T15:52:00Z" w:initials="MS">
    <w:p w14:paraId="30F7D3A0" w14:textId="77777777" w:rsidR="00397201" w:rsidRDefault="00397201" w:rsidP="00397201">
      <w:r>
        <w:rPr>
          <w:rStyle w:val="CommentReference"/>
        </w:rPr>
        <w:annotationRef/>
      </w:r>
      <w:r>
        <w:rPr>
          <w:color w:val="000000"/>
          <w:sz w:val="20"/>
          <w:szCs w:val="20"/>
        </w:rPr>
        <w:t>I still think the title needs work.  I am not as worried about thesis chapter title but for paper we should brainstorm more options.</w:t>
      </w:r>
    </w:p>
  </w:comment>
  <w:comment w:id="18" w:author="Stenglein,Mark" w:date="2025-03-26T09:26:00Z" w:initials="MS">
    <w:p w14:paraId="751A5D0D" w14:textId="77777777" w:rsidR="00D61A6E" w:rsidRDefault="00ED3DC1" w:rsidP="00D61A6E">
      <w:r>
        <w:rPr>
          <w:rStyle w:val="CommentReference"/>
        </w:rPr>
        <w:annotationRef/>
      </w:r>
      <w:r w:rsidR="00D61A6E">
        <w:rPr>
          <w:sz w:val="20"/>
          <w:szCs w:val="20"/>
        </w:rPr>
        <w:t>Virologists have been studying the biology and evolution of viruses for decades, since well before sequencing existed.  Saying we can “now begin” to study this is incorrect.  No need to say this.   I think you might mean that new viruses have been discovered with sequencing and we can now study those newly discovered viruses, but that’s not how it reads. Anyway, this paper is about galbut virus and the first sentence should include the words galbut virus. So I would delete this first sentence and get right to the point.  I added a suggested alternative first sentence.</w:t>
      </w:r>
    </w:p>
  </w:comment>
  <w:comment w:id="28" w:author="Stenglein,Mark" w:date="2025-03-26T15:44:00Z" w:initials="MS">
    <w:p w14:paraId="29D3ED54" w14:textId="3CFE0A9D" w:rsidR="0020730B" w:rsidRDefault="0020730B" w:rsidP="0020730B">
      <w:r>
        <w:rPr>
          <w:rStyle w:val="CommentReference"/>
        </w:rPr>
        <w:annotationRef/>
      </w:r>
      <w:r>
        <w:rPr>
          <w:color w:val="000000"/>
          <w:sz w:val="20"/>
          <w:szCs w:val="20"/>
        </w:rPr>
        <w:t>Double check this #: I can up with 75% using your #s below…</w:t>
      </w:r>
    </w:p>
  </w:comment>
  <w:comment w:id="80" w:author="Stenglein,Mark" w:date="2025-03-26T09:29:00Z" w:initials="MS">
    <w:p w14:paraId="4D132D4B" w14:textId="77777777" w:rsidR="0017106D" w:rsidRDefault="0028184E" w:rsidP="0017106D">
      <w:r>
        <w:rPr>
          <w:rStyle w:val="CommentReference"/>
        </w:rPr>
        <w:annotationRef/>
      </w:r>
      <w:r w:rsidR="0017106D">
        <w:rPr>
          <w:sz w:val="20"/>
          <w:szCs w:val="20"/>
        </w:rPr>
        <w:t>Isn’t this is true of all biology and evolution (that it’s complex)?</w:t>
      </w:r>
    </w:p>
  </w:comment>
  <w:comment w:id="81" w:author="Stenglein,Mark" w:date="2025-03-26T15:49:00Z" w:initials="MS">
    <w:p w14:paraId="7B8358DA" w14:textId="0068656F" w:rsidR="0017106D" w:rsidRDefault="0017106D" w:rsidP="0017106D">
      <w:r>
        <w:rPr>
          <w:rStyle w:val="CommentReference"/>
        </w:rPr>
        <w:annotationRef/>
      </w:r>
      <w:r>
        <w:rPr>
          <w:color w:val="000000"/>
          <w:sz w:val="20"/>
          <w:szCs w:val="20"/>
        </w:rPr>
        <w:t>I don’t really understand how the data in this paper makes this case…  Seems like a tangential point to end with.  Suggest trying to stay more on topic.</w:t>
      </w:r>
    </w:p>
  </w:comment>
  <w:comment w:id="82" w:author="Stenglein,Mark" w:date="2025-03-26T15:58:00Z" w:initials="MS">
    <w:p w14:paraId="5491C9DD" w14:textId="77777777" w:rsidR="00F13E9C" w:rsidRDefault="0038722C" w:rsidP="00F13E9C">
      <w:r>
        <w:rPr>
          <w:rStyle w:val="CommentReference"/>
        </w:rPr>
        <w:annotationRef/>
      </w:r>
      <w:r w:rsidR="00F13E9C">
        <w:rPr>
          <w:sz w:val="20"/>
          <w:szCs w:val="20"/>
        </w:rPr>
        <w:t>The abstract is missing some key conclusions from your data.  These include:</w:t>
      </w:r>
      <w:r w:rsidR="00F13E9C">
        <w:rPr>
          <w:sz w:val="20"/>
          <w:szCs w:val="20"/>
        </w:rPr>
        <w:cr/>
      </w:r>
      <w:r w:rsidR="00F13E9C">
        <w:rPr>
          <w:sz w:val="20"/>
          <w:szCs w:val="20"/>
        </w:rPr>
        <w:cr/>
        <w:t>- D. melanogaster clade A viruses replicated to higher levels than clade B viruses.</w:t>
      </w:r>
      <w:r w:rsidR="00F13E9C">
        <w:rPr>
          <w:sz w:val="20"/>
          <w:szCs w:val="20"/>
        </w:rPr>
        <w:cr/>
        <w:t>- chaq virus, a likely satellite of galbut virus, appears to be associated only with clade A infections.</w:t>
      </w:r>
      <w:r w:rsidR="00F13E9C">
        <w:rPr>
          <w:sz w:val="20"/>
          <w:szCs w:val="20"/>
        </w:rPr>
        <w:cr/>
        <w:t>- There was no evidence of reassortment between the major clades, indicating that viruses in these clades are reproductively isolated.</w:t>
      </w:r>
    </w:p>
    <w:p w14:paraId="77F9FA6C" w14:textId="77777777" w:rsidR="00F13E9C" w:rsidRDefault="00F13E9C" w:rsidP="00F13E9C"/>
    <w:p w14:paraId="2AC82339" w14:textId="77777777" w:rsidR="00F13E9C" w:rsidRDefault="00F13E9C" w:rsidP="00F13E9C">
      <w:r>
        <w:rPr>
          <w:sz w:val="20"/>
          <w:szCs w:val="20"/>
        </w:rPr>
        <w:t>You should add sentences making these points (feel free to use above).</w:t>
      </w:r>
    </w:p>
  </w:comment>
  <w:comment w:id="149" w:author="Stenglein,Mark" w:date="2025-03-26T16:04:00Z" w:initials="MS">
    <w:p w14:paraId="05391B4C" w14:textId="144CFD7D" w:rsidR="00BF7263" w:rsidRDefault="00BF7263" w:rsidP="00BF7263">
      <w:r>
        <w:rPr>
          <w:rStyle w:val="CommentReference"/>
        </w:rPr>
        <w:annotationRef/>
      </w:r>
      <w:r>
        <w:rPr>
          <w:color w:val="000000"/>
          <w:sz w:val="20"/>
          <w:szCs w:val="20"/>
        </w:rPr>
        <w:t xml:space="preserve">I know that these are important questions to you, but you don’t really address either of them in this paper. So I wouldn’t bring them up.  Or if you do, I’d only very briefly touch on them, perhaps in discussion.  This comment applies to previous paragraph as well.  </w:t>
      </w:r>
    </w:p>
    <w:p w14:paraId="7AD8F3F2" w14:textId="77777777" w:rsidR="00BF7263" w:rsidRDefault="00BF7263" w:rsidP="00BF7263"/>
    <w:p w14:paraId="48DE3A16" w14:textId="77777777" w:rsidR="00BF7263" w:rsidRDefault="00BF7263" w:rsidP="00BF7263"/>
  </w:comment>
  <w:comment w:id="173" w:author="Keene-Snickers,Lexi" w:date="2025-03-13T13:30:00Z" w:initials="LK">
    <w:p w14:paraId="08652C71" w14:textId="354BF7FF" w:rsidR="00940E16" w:rsidRDefault="00940E16" w:rsidP="00940E16">
      <w:r>
        <w:rPr>
          <w:rStyle w:val="CommentReference"/>
        </w:rPr>
        <w:annotationRef/>
      </w:r>
      <w:r>
        <w:rPr>
          <w:sz w:val="20"/>
          <w:szCs w:val="20"/>
        </w:rPr>
        <w:t>Should I clarify 146 from these collections and 9 from previous collections?</w:t>
      </w:r>
    </w:p>
  </w:comment>
  <w:comment w:id="174" w:author="Stenglein,Mark" w:date="2025-03-26T16:06:00Z" w:initials="MS">
    <w:p w14:paraId="7ABACBC2" w14:textId="77777777" w:rsidR="008A310A" w:rsidRDefault="001C3A7F" w:rsidP="008A310A">
      <w:r>
        <w:rPr>
          <w:rStyle w:val="CommentReference"/>
        </w:rPr>
        <w:annotationRef/>
      </w:r>
      <w:r w:rsidR="008A310A">
        <w:rPr>
          <w:sz w:val="20"/>
          <w:szCs w:val="20"/>
        </w:rPr>
        <w:t>Not a critical detail - should mention below in results but don’t need to here in intro.</w:t>
      </w:r>
    </w:p>
  </w:comment>
  <w:comment w:id="201" w:author="Stenglein,Mark" w:date="2025-03-26T09:46:00Z" w:initials="MS">
    <w:p w14:paraId="004AE0E6" w14:textId="12CD4F21" w:rsidR="009723A9" w:rsidRDefault="009723A9" w:rsidP="009723A9">
      <w:r>
        <w:rPr>
          <w:rStyle w:val="CommentReference"/>
        </w:rPr>
        <w:annotationRef/>
      </w:r>
      <w:r>
        <w:rPr>
          <w:color w:val="000000"/>
          <w:sz w:val="20"/>
          <w:szCs w:val="20"/>
        </w:rPr>
        <w:t>Don’t your stats suggest that it does?</w:t>
      </w:r>
    </w:p>
  </w:comment>
  <w:comment w:id="217" w:author="Keene-Snickers,Lexi" w:date="2025-03-13T13:35:00Z" w:initials="LK">
    <w:p w14:paraId="169A69DD" w14:textId="77777777" w:rsidR="00A15842" w:rsidRDefault="00A15842" w:rsidP="00A15842">
      <w:r>
        <w:rPr>
          <w:rStyle w:val="CommentReference"/>
        </w:rPr>
        <w:annotationRef/>
      </w:r>
      <w:r>
        <w:rPr>
          <w:sz w:val="20"/>
          <w:szCs w:val="20"/>
        </w:rPr>
        <w:t>Should I add something about the two primer sets? If we are just using data from the A/B set then I should remove them from the methods? But if we talk about the potential EVE then the A only needs to be discussed.</w:t>
      </w:r>
    </w:p>
  </w:comment>
  <w:comment w:id="218" w:author="Stenglein,Mark" w:date="2025-03-26T09:41:00Z" w:initials="MS">
    <w:p w14:paraId="706D517A" w14:textId="77777777" w:rsidR="00BD654C" w:rsidRDefault="00BD654C" w:rsidP="00BD654C">
      <w:r>
        <w:rPr>
          <w:rStyle w:val="CommentReference"/>
        </w:rPr>
        <w:annotationRef/>
      </w:r>
      <w:r>
        <w:rPr>
          <w:color w:val="000000"/>
          <w:sz w:val="20"/>
          <w:szCs w:val="20"/>
        </w:rPr>
        <w:t>I think in methods is sufficient but we can discuss</w:t>
      </w:r>
    </w:p>
  </w:comment>
  <w:comment w:id="226" w:author="Stenglein,Mark" w:date="2025-03-26T16:08:00Z" w:initials="MS">
    <w:p w14:paraId="5B41F775" w14:textId="77777777" w:rsidR="00751838" w:rsidRDefault="00751838" w:rsidP="00751838">
      <w:r>
        <w:rPr>
          <w:rStyle w:val="CommentReference"/>
        </w:rPr>
        <w:annotationRef/>
      </w:r>
      <w:r>
        <w:rPr>
          <w:color w:val="000000"/>
          <w:sz w:val="20"/>
          <w:szCs w:val="20"/>
        </w:rPr>
        <w:t>Is there concern about off-target amplification from 1600/1601?</w:t>
      </w:r>
    </w:p>
  </w:comment>
  <w:comment w:id="227" w:author="Keene-Snickers,Lexi" w:date="2025-04-02T10:16:00Z" w:initials="LK">
    <w:p w14:paraId="6FE903DE" w14:textId="77777777" w:rsidR="00E27066" w:rsidRDefault="00E27066" w:rsidP="00E27066">
      <w:r>
        <w:rPr>
          <w:rStyle w:val="CommentReference"/>
        </w:rPr>
        <w:annotationRef/>
      </w:r>
      <w:r>
        <w:rPr>
          <w:sz w:val="20"/>
          <w:szCs w:val="20"/>
        </w:rPr>
        <w:t>I only used data from the galbut A/B primers so should not be a problem for this paper. I’ll mention something about it in the next section.</w:t>
      </w:r>
    </w:p>
  </w:comment>
  <w:comment w:id="234" w:author="Stenglein,Mark" w:date="2025-03-26T09:40:00Z" w:initials="MS">
    <w:p w14:paraId="1C9FB1BA" w14:textId="32289DD6" w:rsidR="00BD654C" w:rsidRDefault="00BD654C" w:rsidP="00BD654C">
      <w:r>
        <w:rPr>
          <w:rStyle w:val="CommentReference"/>
        </w:rPr>
        <w:annotationRef/>
      </w:r>
      <w:r>
        <w:rPr>
          <w:color w:val="000000"/>
          <w:sz w:val="20"/>
          <w:szCs w:val="20"/>
        </w:rPr>
        <w:t xml:space="preserve">Calculate difference between highest and lowest normalized RNA levels and put in real #@.  </w:t>
      </w:r>
    </w:p>
  </w:comment>
  <w:comment w:id="249" w:author="Stenglein,Mark" w:date="2025-03-06T14:30:00Z" w:initials="MS">
    <w:p w14:paraId="07861407" w14:textId="5DC90961" w:rsidR="00957D54" w:rsidRDefault="00957D54" w:rsidP="00957D54">
      <w:r>
        <w:rPr>
          <w:rStyle w:val="CommentReference"/>
        </w:rPr>
        <w:annotationRef/>
      </w:r>
      <w:r>
        <w:rPr>
          <w:sz w:val="20"/>
          <w:szCs w:val="20"/>
        </w:rPr>
        <w:t>Can you please add a histogram of galbut virus RNA levels in all samples?  Perhaps as figure 1D?</w:t>
      </w:r>
    </w:p>
  </w:comment>
  <w:comment w:id="250" w:author="Keene-Snickers,Lexi" w:date="2025-03-13T14:05:00Z" w:initials="LK">
    <w:p w14:paraId="3DBAF63B" w14:textId="77777777" w:rsidR="00957D54" w:rsidRDefault="00957D54" w:rsidP="00957D54">
      <w:r>
        <w:rPr>
          <w:rStyle w:val="CommentReference"/>
        </w:rPr>
        <w:annotationRef/>
      </w:r>
      <w:r>
        <w:rPr>
          <w:sz w:val="20"/>
          <w:szCs w:val="20"/>
        </w:rPr>
        <w:t>This is supp fig 7, should move up to fig 2? I want to keep all the qPCR data separate from sequencing data</w:t>
      </w:r>
    </w:p>
  </w:comment>
  <w:comment w:id="251" w:author="Keene-Snickers,Lexi" w:date="2025-04-02T10:56:00Z" w:initials="LK">
    <w:p w14:paraId="7ADB5050" w14:textId="77777777" w:rsidR="009000F2" w:rsidRDefault="009000F2" w:rsidP="009000F2">
      <w:r>
        <w:rPr>
          <w:rStyle w:val="CommentReference"/>
        </w:rPr>
        <w:annotationRef/>
      </w:r>
      <w:r>
        <w:rPr>
          <w:sz w:val="20"/>
          <w:szCs w:val="20"/>
        </w:rPr>
        <w:t>I think we decided to remove this figure.</w:t>
      </w:r>
    </w:p>
  </w:comment>
  <w:comment w:id="264" w:author="Stenglein,Mark" w:date="2025-03-26T09:47:00Z" w:initials="MS">
    <w:p w14:paraId="4CAD312D" w14:textId="3FA06AC7" w:rsidR="005D1FF6" w:rsidRDefault="009723A9" w:rsidP="005D1FF6">
      <w:r>
        <w:rPr>
          <w:rStyle w:val="CommentReference"/>
        </w:rPr>
        <w:annotationRef/>
      </w:r>
      <w:r w:rsidR="005D1FF6">
        <w:rPr>
          <w:sz w:val="20"/>
          <w:szCs w:val="20"/>
        </w:rPr>
        <w:t xml:space="preserve">I would collapse this into 1-2 sentences and just make the point that prevalence does vary statistically by location.  Perhaps supply summary of stat test (Dunn’s?) as a supplement table? </w:t>
      </w:r>
    </w:p>
  </w:comment>
  <w:comment w:id="288" w:author="Keene-Snickers,Lexi" w:date="2025-03-15T12:38:00Z" w:initials="LK">
    <w:p w14:paraId="79980C27" w14:textId="02B63D7D" w:rsidR="000D1809" w:rsidRDefault="000D1809" w:rsidP="000D1809">
      <w:r>
        <w:rPr>
          <w:rStyle w:val="CommentReference"/>
        </w:rPr>
        <w:annotationRef/>
      </w:r>
      <w:r>
        <w:rPr>
          <w:sz w:val="20"/>
          <w:szCs w:val="20"/>
        </w:rPr>
        <w:t>I’m not quite sure how to talk about these stats. There is another comment about them next to the figure.</w:t>
      </w:r>
    </w:p>
  </w:comment>
  <w:comment w:id="393" w:author="Stenglein,Mark" w:date="2025-03-26T09:50:00Z" w:initials="MS">
    <w:p w14:paraId="73A6C0E5" w14:textId="77777777" w:rsidR="00E15D50" w:rsidRDefault="00E15D50" w:rsidP="00E15D50">
      <w:r>
        <w:rPr>
          <w:rStyle w:val="CommentReference"/>
        </w:rPr>
        <w:annotationRef/>
      </w:r>
      <w:r>
        <w:rPr>
          <w:color w:val="000000"/>
          <w:sz w:val="20"/>
          <w:szCs w:val="20"/>
        </w:rPr>
        <w:t>I think this paragraph could go?</w:t>
      </w:r>
    </w:p>
  </w:comment>
  <w:comment w:id="394" w:author="Keene-Snickers,Lexi" w:date="2025-04-02T10:57:00Z" w:initials="LK">
    <w:p w14:paraId="5718729B" w14:textId="77777777" w:rsidR="009000F2" w:rsidRDefault="009000F2" w:rsidP="009000F2">
      <w:r>
        <w:rPr>
          <w:rStyle w:val="CommentReference"/>
        </w:rPr>
        <w:annotationRef/>
      </w:r>
      <w:r>
        <w:rPr>
          <w:sz w:val="20"/>
          <w:szCs w:val="20"/>
        </w:rPr>
        <w:t>I would like to keep it</w:t>
      </w:r>
    </w:p>
  </w:comment>
  <w:comment w:id="424" w:author="Stenglein,Mark" w:date="2025-03-06T13:48:00Z" w:initials="MS">
    <w:p w14:paraId="754287F0" w14:textId="1946204B" w:rsidR="005F12DB" w:rsidRDefault="005F12DB" w:rsidP="005F12DB">
      <w:r>
        <w:rPr>
          <w:rStyle w:val="CommentReference"/>
        </w:rPr>
        <w:annotationRef/>
      </w:r>
      <w:r>
        <w:rPr>
          <w:color w:val="000000"/>
          <w:sz w:val="20"/>
          <w:szCs w:val="20"/>
        </w:rPr>
        <w:t>I am little confused here.  I feel like prevalence should be calculated as:</w:t>
      </w:r>
    </w:p>
    <w:p w14:paraId="146604AE" w14:textId="77777777" w:rsidR="005F12DB" w:rsidRDefault="005F12DB" w:rsidP="005F12DB"/>
    <w:p w14:paraId="28CE3418" w14:textId="77777777" w:rsidR="005F12DB" w:rsidRDefault="005F12DB" w:rsidP="005F12DB">
      <w:r>
        <w:rPr>
          <w:color w:val="000000"/>
          <w:sz w:val="20"/>
          <w:szCs w:val="20"/>
        </w:rPr>
        <w:t>% galbut+ flies / %RpL32+ flies</w:t>
      </w:r>
    </w:p>
    <w:p w14:paraId="09B14EFE" w14:textId="77777777" w:rsidR="005F12DB" w:rsidRDefault="005F12DB" w:rsidP="005F12DB"/>
    <w:p w14:paraId="72302AAE" w14:textId="77777777" w:rsidR="005F12DB" w:rsidRDefault="005F12DB" w:rsidP="005F12DB">
      <w:r>
        <w:rPr>
          <w:color w:val="000000"/>
          <w:sz w:val="20"/>
          <w:szCs w:val="20"/>
        </w:rPr>
        <w:t>But the way this is written it sounds like you are calculating it as:</w:t>
      </w:r>
    </w:p>
    <w:p w14:paraId="3CE24F32" w14:textId="77777777" w:rsidR="005F12DB" w:rsidRDefault="005F12DB" w:rsidP="005F12DB"/>
    <w:p w14:paraId="15EEB3C4" w14:textId="77777777" w:rsidR="005F12DB" w:rsidRDefault="005F12DB" w:rsidP="005F12DB">
      <w:r>
        <w:rPr>
          <w:color w:val="000000"/>
          <w:sz w:val="20"/>
          <w:szCs w:val="20"/>
        </w:rPr>
        <w:t>% galbut virus flies / all tested flies</w:t>
      </w:r>
    </w:p>
  </w:comment>
  <w:comment w:id="425" w:author="Stenglein,Mark" w:date="2025-03-06T13:48:00Z" w:initials="MS">
    <w:p w14:paraId="7C3BA8F3" w14:textId="77777777" w:rsidR="005F12DB" w:rsidRDefault="005F12DB" w:rsidP="005F12DB">
      <w:r>
        <w:rPr>
          <w:rStyle w:val="CommentReference"/>
        </w:rPr>
        <w:annotationRef/>
      </w:r>
      <w:r>
        <w:rPr>
          <w:color w:val="000000"/>
          <w:sz w:val="20"/>
          <w:szCs w:val="20"/>
        </w:rPr>
        <w:t>We can discuss...</w:t>
      </w:r>
    </w:p>
  </w:comment>
  <w:comment w:id="426" w:author="Keene-Snickers,Lexi" w:date="2025-03-13T13:45:00Z" w:initials="LK">
    <w:p w14:paraId="4E568B80" w14:textId="77777777" w:rsidR="00030E8C" w:rsidRDefault="00030E8C" w:rsidP="00030E8C">
      <w:r>
        <w:rPr>
          <w:rStyle w:val="CommentReference"/>
        </w:rPr>
        <w:annotationRef/>
      </w:r>
      <w:r>
        <w:rPr>
          <w:sz w:val="20"/>
          <w:szCs w:val="20"/>
        </w:rPr>
        <w:t>I calculated prevalence based on the number positive for RpL so should only account for D. Mel. I reworded this so it should work better?</w:t>
      </w:r>
    </w:p>
  </w:comment>
  <w:comment w:id="428" w:author="Keene-Snickers,Lexi" w:date="2025-03-04T16:51:00Z" w:initials="LK">
    <w:p w14:paraId="3489119A" w14:textId="471B8480" w:rsidR="0005265A" w:rsidRDefault="0005265A" w:rsidP="0005265A">
      <w:r>
        <w:rPr>
          <w:rStyle w:val="CommentReference"/>
        </w:rPr>
        <w:annotationRef/>
      </w:r>
      <w:r>
        <w:rPr>
          <w:sz w:val="20"/>
          <w:szCs w:val="20"/>
        </w:rPr>
        <w:t>I think something needs to be added somewhere about the primer sets. I am only showing data for the A/B set but whether they were positive for just the A set or A/B was important for picking samples to sequence.</w:t>
      </w:r>
    </w:p>
  </w:comment>
  <w:comment w:id="429" w:author="Stenglein,Mark" w:date="2025-03-27T15:13:00Z" w:initials="MS">
    <w:p w14:paraId="3C647172" w14:textId="77777777" w:rsidR="005D1FF6" w:rsidRDefault="005D1FF6" w:rsidP="005D1FF6">
      <w:r>
        <w:rPr>
          <w:rStyle w:val="CommentReference"/>
        </w:rPr>
        <w:annotationRef/>
      </w:r>
      <w:r>
        <w:rPr>
          <w:color w:val="000000"/>
          <w:sz w:val="20"/>
          <w:szCs w:val="20"/>
        </w:rPr>
        <w:t xml:space="preserve">I think we describe that we aimed for a range of galbut diversity in picking which samples to sequence, which I think covers this.  </w:t>
      </w:r>
    </w:p>
  </w:comment>
  <w:comment w:id="433" w:author="Stenglein,Mark" w:date="2025-03-27T15:15:00Z" w:initials="MS">
    <w:p w14:paraId="415A3DC4" w14:textId="77777777" w:rsidR="006F431E" w:rsidRDefault="006F431E" w:rsidP="006F431E">
      <w:r>
        <w:rPr>
          <w:rStyle w:val="CommentReference"/>
        </w:rPr>
        <w:annotationRef/>
      </w:r>
      <w:r>
        <w:rPr>
          <w:sz w:val="20"/>
          <w:szCs w:val="20"/>
        </w:rPr>
        <w:t>I have more suggsted tweaks for figure for paper submission but this is fine for thesis.</w:t>
      </w:r>
      <w:r>
        <w:rPr>
          <w:sz w:val="20"/>
          <w:szCs w:val="20"/>
        </w:rPr>
        <w:cr/>
      </w:r>
      <w:r>
        <w:rPr>
          <w:sz w:val="20"/>
          <w:szCs w:val="20"/>
        </w:rPr>
        <w:cr/>
        <w:t xml:space="preserve">One thing you could add for thesis is binomial confidence intervals for prevalence estimates. </w:t>
      </w:r>
    </w:p>
  </w:comment>
  <w:comment w:id="455" w:author="Keene-Snickers,Lexi" w:date="2025-03-15T12:21:00Z" w:initials="LK">
    <w:p w14:paraId="736CD797" w14:textId="507F9D37" w:rsidR="00D3360F" w:rsidRDefault="00D3360F" w:rsidP="00D3360F">
      <w:r>
        <w:rPr>
          <w:rStyle w:val="CommentReference"/>
        </w:rPr>
        <w:annotationRef/>
      </w:r>
      <w:r>
        <w:rPr>
          <w:sz w:val="20"/>
          <w:szCs w:val="20"/>
        </w:rPr>
        <w:t>I now have tables of the stat comparisons for location and time. Should add them as supplementals? I think these stats over all make more sense. Also don’t know if I should put on the figures somehow? Only the stat significant ones? Like I did for the food paper?</w:t>
      </w:r>
    </w:p>
  </w:comment>
  <w:comment w:id="456" w:author="Stenglein,Mark" w:date="2025-03-27T15:14:00Z" w:initials="MS">
    <w:p w14:paraId="3D04D976" w14:textId="77777777" w:rsidR="009F752D" w:rsidRDefault="009F752D" w:rsidP="009F752D">
      <w:r>
        <w:rPr>
          <w:rStyle w:val="CommentReference"/>
        </w:rPr>
        <w:annotationRef/>
      </w:r>
      <w:r>
        <w:rPr>
          <w:sz w:val="20"/>
          <w:szCs w:val="20"/>
        </w:rPr>
        <w:t>Yeah: I think a table of (Dunn’s) test results for the location and time questions would be good as a supplement table(s).  You describe significant results in text nicely already.</w:t>
      </w:r>
    </w:p>
  </w:comment>
  <w:comment w:id="507" w:author="Stenglein,Mark" w:date="2025-03-26T09:52:00Z" w:initials="MS">
    <w:p w14:paraId="76EE6302" w14:textId="77777777" w:rsidR="00387662" w:rsidRDefault="00387662" w:rsidP="00387662">
      <w:r>
        <w:rPr>
          <w:rStyle w:val="CommentReference"/>
        </w:rPr>
        <w:annotationRef/>
      </w:r>
      <w:r>
        <w:rPr>
          <w:color w:val="000000"/>
          <w:sz w:val="20"/>
          <w:szCs w:val="20"/>
        </w:rPr>
        <w:t>Wouldn’t we have seen this in sequencing data, though?</w:t>
      </w:r>
    </w:p>
  </w:comment>
  <w:comment w:id="508" w:author="Keene-Snickers,Lexi" w:date="2025-04-02T14:19:00Z" w:initials="LK">
    <w:p w14:paraId="11E8C179" w14:textId="77777777" w:rsidR="003C0B86" w:rsidRDefault="003C0B86" w:rsidP="003C0B86">
      <w:r>
        <w:rPr>
          <w:rStyle w:val="CommentReference"/>
        </w:rPr>
        <w:annotationRef/>
      </w:r>
      <w:r>
        <w:rPr>
          <w:sz w:val="20"/>
          <w:szCs w:val="20"/>
        </w:rPr>
        <w:t>They had some partiti-like viruses in them. I’m not sure how much we want to talk about that tho. They are more similar to vera virus.</w:t>
      </w:r>
    </w:p>
  </w:comment>
  <w:comment w:id="525" w:author="Stenglein,Mark" w:date="2025-03-06T14:29:00Z" w:initials="MS">
    <w:p w14:paraId="1CD03670" w14:textId="59E1BBB3" w:rsidR="002C2EDD" w:rsidRDefault="002C2EDD" w:rsidP="002C2EDD">
      <w:r>
        <w:rPr>
          <w:rStyle w:val="CommentReference"/>
        </w:rPr>
        <w:annotationRef/>
      </w:r>
      <w:r>
        <w:rPr>
          <w:color w:val="000000"/>
          <w:sz w:val="20"/>
          <w:szCs w:val="20"/>
        </w:rPr>
        <w:t>Interesting to see what EVE results show...</w:t>
      </w:r>
    </w:p>
  </w:comment>
  <w:comment w:id="526" w:author="Stenglein,Mark" w:date="2025-03-27T15:19:00Z" w:initials="MS">
    <w:p w14:paraId="4B714B11" w14:textId="77777777" w:rsidR="00F30B4B" w:rsidRDefault="00F30B4B" w:rsidP="00F30B4B">
      <w:r>
        <w:rPr>
          <w:rStyle w:val="CommentReference"/>
        </w:rPr>
        <w:annotationRef/>
      </w:r>
      <w:r>
        <w:rPr>
          <w:color w:val="000000"/>
          <w:sz w:val="20"/>
          <w:szCs w:val="20"/>
        </w:rPr>
        <w:t>I think you will want to revise this with latest EVE results in mind.</w:t>
      </w:r>
    </w:p>
  </w:comment>
  <w:comment w:id="535" w:author="Stenglein,Mark" w:date="2025-03-26T09:53:00Z" w:initials="MS">
    <w:p w14:paraId="71F0420A" w14:textId="77777777" w:rsidR="00026350" w:rsidRDefault="00387662" w:rsidP="00026350">
      <w:r>
        <w:rPr>
          <w:rStyle w:val="CommentReference"/>
        </w:rPr>
        <w:annotationRef/>
      </w:r>
      <w:r w:rsidR="00026350">
        <w:rPr>
          <w:sz w:val="20"/>
          <w:szCs w:val="20"/>
        </w:rPr>
        <w:t>It’s not clear to me how these 11 are different from the 38 infected at “too low” levels?</w:t>
      </w:r>
    </w:p>
  </w:comment>
  <w:comment w:id="555" w:author="Stenglein,Mark" w:date="2025-03-07T09:45:00Z" w:initials="MS">
    <w:p w14:paraId="4B502A78" w14:textId="78A42C72" w:rsidR="009359A0" w:rsidRDefault="009359A0" w:rsidP="009359A0">
      <w:r>
        <w:rPr>
          <w:rStyle w:val="CommentReference"/>
        </w:rPr>
        <w:annotationRef/>
      </w:r>
      <w:r>
        <w:rPr>
          <w:color w:val="000000"/>
          <w:sz w:val="20"/>
          <w:szCs w:val="20"/>
        </w:rPr>
        <w:t>I would move this point above, before you start talking about sequencing.</w:t>
      </w:r>
    </w:p>
  </w:comment>
  <w:comment w:id="566" w:author="Keene-Snickers,Lexi" w:date="2025-02-28T16:08:00Z" w:initials="LK">
    <w:p w14:paraId="613213ED" w14:textId="22DF5C5E" w:rsidR="002F309F" w:rsidRDefault="002F309F" w:rsidP="002F309F">
      <w:r>
        <w:rPr>
          <w:rStyle w:val="CommentReference"/>
        </w:rPr>
        <w:annotationRef/>
      </w:r>
      <w:r>
        <w:rPr>
          <w:sz w:val="20"/>
          <w:szCs w:val="20"/>
        </w:rPr>
        <w:t>I don’t really know what else to say about this figure. I almost think it should be supplemental? I do a more in depth look at rpm and clade and chat pros/abs later.</w:t>
      </w:r>
    </w:p>
  </w:comment>
  <w:comment w:id="567" w:author="Stenglein,Mark" w:date="2025-03-07T09:45:00Z" w:initials="MS">
    <w:p w14:paraId="72BB2422" w14:textId="77777777" w:rsidR="009359A0" w:rsidRDefault="009359A0" w:rsidP="009359A0">
      <w:r>
        <w:rPr>
          <w:rStyle w:val="CommentReference"/>
        </w:rPr>
        <w:annotationRef/>
      </w:r>
      <w:r>
        <w:rPr>
          <w:color w:val="000000"/>
          <w:sz w:val="20"/>
          <w:szCs w:val="20"/>
        </w:rPr>
        <w:t>I don’t think you need to say anything more.  1 sentence is enough and just makes the point that using RPM values is  legit.</w:t>
      </w:r>
    </w:p>
  </w:comment>
  <w:comment w:id="568" w:author="Stenglein,Mark" w:date="2025-02-18T14:54:00Z" w:initials="MS">
    <w:p w14:paraId="36D4400C" w14:textId="61CCD1B4" w:rsidR="005A32C1" w:rsidRDefault="005A32C1" w:rsidP="005A32C1">
      <w:r>
        <w:rPr>
          <w:rStyle w:val="CommentReference"/>
        </w:rPr>
        <w:annotationRef/>
      </w:r>
      <w:r>
        <w:rPr>
          <w:sz w:val="20"/>
          <w:szCs w:val="20"/>
        </w:rPr>
        <w:t>Table 1 comments:</w:t>
      </w:r>
      <w:r>
        <w:rPr>
          <w:sz w:val="20"/>
          <w:szCs w:val="20"/>
        </w:rPr>
        <w:cr/>
      </w:r>
      <w:r>
        <w:rPr>
          <w:sz w:val="20"/>
          <w:szCs w:val="20"/>
        </w:rPr>
        <w:cr/>
        <w:t xml:space="preserve">- Table is hard to read. For the purposes of review, this table should be split into 2 halves (2 pages) - the first half of samples on one page the second half on another. </w:t>
      </w:r>
      <w:r>
        <w:rPr>
          <w:sz w:val="20"/>
          <w:szCs w:val="20"/>
        </w:rPr>
        <w:cr/>
        <w:t>- Location collection has lost the Road-level geographic info from figure 1 (Colorado but not Wasbash, etc.)</w:t>
      </w:r>
      <w:r>
        <w:rPr>
          <w:sz w:val="20"/>
          <w:szCs w:val="20"/>
        </w:rPr>
        <w:cr/>
        <w:t>- For Drosophila species, could switch to “Drosophila species - melanogaster unless noted otherwise”  It’s just a whole bunch of “Drosophila melanogaster”</w:t>
      </w:r>
      <w:r>
        <w:rPr>
          <w:sz w:val="20"/>
          <w:szCs w:val="20"/>
        </w:rPr>
        <w:cr/>
        <w:t>- Low positive by RT-qPCR not defined.  What is cutoff for defining?  What primer pair?</w:t>
      </w:r>
      <w:r>
        <w:rPr>
          <w:sz w:val="20"/>
          <w:szCs w:val="20"/>
        </w:rPr>
        <w:cr/>
        <w:t xml:space="preserve">- Should elaborate on what “Accession” means. </w:t>
      </w:r>
      <w:r>
        <w:rPr>
          <w:sz w:val="20"/>
          <w:szCs w:val="20"/>
        </w:rPr>
        <w:cr/>
        <w:t>- Should include a column listing SRA accession.</w:t>
      </w:r>
    </w:p>
    <w:p w14:paraId="07A9DABD" w14:textId="77777777" w:rsidR="005A32C1" w:rsidRDefault="005A32C1" w:rsidP="005A32C1">
      <w:r>
        <w:rPr>
          <w:sz w:val="20"/>
          <w:szCs w:val="20"/>
        </w:rPr>
        <w:t>- Other columns to potentially include?</w:t>
      </w:r>
    </w:p>
    <w:p w14:paraId="1A3937FD" w14:textId="77777777" w:rsidR="005A32C1" w:rsidRDefault="005A32C1" w:rsidP="005A32C1">
      <w:r>
        <w:rPr>
          <w:sz w:val="20"/>
          <w:szCs w:val="20"/>
        </w:rPr>
        <w:t xml:space="preserve"> - sex of fly?</w:t>
      </w:r>
    </w:p>
    <w:p w14:paraId="2025A8A6" w14:textId="77777777" w:rsidR="005A32C1" w:rsidRDefault="005A32C1" w:rsidP="005A32C1">
      <w:r>
        <w:rPr>
          <w:sz w:val="20"/>
          <w:szCs w:val="20"/>
        </w:rPr>
        <w:t xml:space="preserve"> - RT-qPCR Ct?</w:t>
      </w:r>
    </w:p>
    <w:p w14:paraId="0A558B74" w14:textId="77777777" w:rsidR="005A32C1" w:rsidRDefault="005A32C1" w:rsidP="005A32C1">
      <w:r>
        <w:rPr>
          <w:sz w:val="20"/>
          <w:szCs w:val="20"/>
        </w:rPr>
        <w:t xml:space="preserve"> - galbut RPM? (Average of segments?)</w:t>
      </w:r>
    </w:p>
  </w:comment>
  <w:comment w:id="569" w:author="Keene-Snickers,Lexi" w:date="2025-03-04T16:43:00Z" w:initials="LK">
    <w:p w14:paraId="24D334E7" w14:textId="77777777" w:rsidR="00F06884" w:rsidRDefault="00F06884" w:rsidP="00F06884">
      <w:r>
        <w:rPr>
          <w:rStyle w:val="CommentReference"/>
        </w:rPr>
        <w:annotationRef/>
      </w:r>
      <w:r>
        <w:rPr>
          <w:sz w:val="20"/>
          <w:szCs w:val="20"/>
        </w:rPr>
        <w:t>The sex of the fly wasn’t recorded for all of them</w:t>
      </w:r>
    </w:p>
    <w:p w14:paraId="636DCC93" w14:textId="77777777" w:rsidR="00F06884" w:rsidRDefault="00F06884" w:rsidP="00F06884">
      <w:r>
        <w:rPr>
          <w:sz w:val="20"/>
          <w:szCs w:val="20"/>
        </w:rPr>
        <w:t>Which Ct? Both?</w:t>
      </w:r>
    </w:p>
  </w:comment>
  <w:comment w:id="570" w:author="Stenglein,Mark" w:date="2025-03-07T09:47:00Z" w:initials="MS">
    <w:p w14:paraId="289D75D7" w14:textId="77777777" w:rsidR="005D0CFB" w:rsidRDefault="005D0CFB" w:rsidP="005D0CFB">
      <w:r>
        <w:rPr>
          <w:rStyle w:val="CommentReference"/>
        </w:rPr>
        <w:annotationRef/>
      </w:r>
      <w:r>
        <w:rPr>
          <w:color w:val="000000"/>
          <w:sz w:val="20"/>
          <w:szCs w:val="20"/>
        </w:rPr>
        <w:t>Perhaps leave out Ct since providing RPM?</w:t>
      </w:r>
    </w:p>
  </w:comment>
  <w:comment w:id="571" w:author="Stenglein,Mark" w:date="2025-03-07T09:48:00Z" w:initials="MS">
    <w:p w14:paraId="41E52464" w14:textId="77777777" w:rsidR="005D0CFB" w:rsidRDefault="005D0CFB" w:rsidP="005D0CFB">
      <w:r>
        <w:rPr>
          <w:rStyle w:val="CommentReference"/>
        </w:rPr>
        <w:annotationRef/>
      </w:r>
      <w:r>
        <w:rPr>
          <w:sz w:val="20"/>
          <w:szCs w:val="20"/>
        </w:rPr>
        <w:t xml:space="preserve">If we wanted to include sex, we could include for those flies with known sex and say unknown for rest? </w:t>
      </w:r>
      <w:r>
        <w:rPr>
          <w:sz w:val="20"/>
          <w:szCs w:val="20"/>
        </w:rPr>
        <w:cr/>
      </w:r>
      <w:r>
        <w:rPr>
          <w:sz w:val="20"/>
          <w:szCs w:val="20"/>
        </w:rPr>
        <w:cr/>
        <w:t>Alternatively, could try to infer sex from #s of Y-chr mapping reads.</w:t>
      </w:r>
    </w:p>
    <w:p w14:paraId="0EB1E5D3" w14:textId="77777777" w:rsidR="005D0CFB" w:rsidRDefault="005D0CFB" w:rsidP="005D0CFB"/>
    <w:p w14:paraId="207298F9" w14:textId="77777777" w:rsidR="005D0CFB" w:rsidRDefault="005D0CFB" w:rsidP="005D0CFB">
      <w:r>
        <w:rPr>
          <w:sz w:val="20"/>
          <w:szCs w:val="20"/>
        </w:rPr>
        <w:t xml:space="preserve">Or we could just not say sex in this table.  </w:t>
      </w:r>
    </w:p>
  </w:comment>
  <w:comment w:id="572" w:author="Stenglein,Mark" w:date="2025-03-07T10:06:00Z" w:initials="MS">
    <w:p w14:paraId="45A22F72" w14:textId="77777777" w:rsidR="00F80412" w:rsidRDefault="006200EA" w:rsidP="00F80412">
      <w:r>
        <w:rPr>
          <w:rStyle w:val="CommentReference"/>
        </w:rPr>
        <w:annotationRef/>
      </w:r>
      <w:r w:rsidR="00F80412">
        <w:rPr>
          <w:sz w:val="20"/>
          <w:szCs w:val="20"/>
        </w:rPr>
        <w:t>Other table 1 comments:</w:t>
      </w:r>
      <w:r w:rsidR="00F80412">
        <w:rPr>
          <w:sz w:val="20"/>
          <w:szCs w:val="20"/>
        </w:rPr>
        <w:cr/>
      </w:r>
      <w:r w:rsidR="00F80412">
        <w:rPr>
          <w:sz w:val="20"/>
          <w:szCs w:val="20"/>
        </w:rPr>
        <w:cr/>
        <w:t>Suggest changing headers:</w:t>
      </w:r>
      <w:r w:rsidR="00F80412">
        <w:rPr>
          <w:sz w:val="20"/>
          <w:szCs w:val="20"/>
        </w:rPr>
        <w:cr/>
      </w:r>
      <w:r w:rsidR="00F80412">
        <w:rPr>
          <w:sz w:val="20"/>
          <w:szCs w:val="20"/>
        </w:rPr>
        <w:cr/>
        <w:t>“Complete” -&gt; “Coding complete” in all headers.</w:t>
      </w:r>
      <w:r w:rsidR="00F80412">
        <w:rPr>
          <w:sz w:val="20"/>
          <w:szCs w:val="20"/>
        </w:rPr>
        <w:cr/>
      </w:r>
      <w:r w:rsidR="00F80412">
        <w:rPr>
          <w:sz w:val="20"/>
          <w:szCs w:val="20"/>
        </w:rPr>
        <w:cr/>
        <w:t>“Genbank Nucleotide Accession” -&gt; “NCBI Nucleotide Accession”</w:t>
      </w:r>
      <w:r w:rsidR="00F80412">
        <w:rPr>
          <w:sz w:val="20"/>
          <w:szCs w:val="20"/>
        </w:rPr>
        <w:cr/>
      </w:r>
      <w:r w:rsidR="00F80412">
        <w:rPr>
          <w:sz w:val="20"/>
          <w:szCs w:val="20"/>
        </w:rPr>
        <w:cr/>
        <w:t>“Genbank SRA Accession” -&gt; “SRA Accession”</w:t>
      </w:r>
      <w:r w:rsidR="00F80412">
        <w:rPr>
          <w:sz w:val="20"/>
          <w:szCs w:val="20"/>
        </w:rPr>
        <w:cr/>
      </w:r>
      <w:r w:rsidR="00F80412">
        <w:rPr>
          <w:sz w:val="20"/>
          <w:szCs w:val="20"/>
        </w:rPr>
        <w:cr/>
        <w:t>(Genbank is a subset of the NCBI nucleotide database.)</w:t>
      </w:r>
      <w:r w:rsidR="00F80412">
        <w:rPr>
          <w:sz w:val="20"/>
          <w:szCs w:val="20"/>
        </w:rPr>
        <w:cr/>
      </w:r>
      <w:r w:rsidR="00F80412">
        <w:rPr>
          <w:sz w:val="20"/>
          <w:szCs w:val="20"/>
        </w:rPr>
        <w:cr/>
        <w:t>“Detectd” typo in column 5.</w:t>
      </w:r>
      <w:r w:rsidR="00F80412">
        <w:rPr>
          <w:sz w:val="20"/>
          <w:szCs w:val="20"/>
        </w:rPr>
        <w:cr/>
      </w:r>
      <w:r w:rsidR="00F80412">
        <w:rPr>
          <w:sz w:val="20"/>
          <w:szCs w:val="20"/>
        </w:rPr>
        <w:cr/>
        <w:t>Rows are sorted by sample ID - would be better to sort by (state, location)</w:t>
      </w:r>
      <w:r w:rsidR="00F80412">
        <w:rPr>
          <w:sz w:val="20"/>
          <w:szCs w:val="20"/>
        </w:rPr>
        <w:cr/>
      </w:r>
      <w:r w:rsidR="00F80412">
        <w:rPr>
          <w:sz w:val="20"/>
          <w:szCs w:val="20"/>
        </w:rPr>
        <w:cr/>
        <w:t xml:space="preserve">The information about where the sim-20 samples were collected is known by someone (Tillie?)  Please track that down.  </w:t>
      </w:r>
      <w:r w:rsidR="00F80412">
        <w:rPr>
          <w:sz w:val="20"/>
          <w:szCs w:val="20"/>
        </w:rPr>
        <w:cr/>
      </w:r>
      <w:r w:rsidR="00F80412">
        <w:rPr>
          <w:sz w:val="20"/>
          <w:szCs w:val="20"/>
        </w:rPr>
        <w:cr/>
        <w:t>Speaking of which, if some of these samples were collected by Tillie (I think they were?), she should be included as an author?</w:t>
      </w:r>
      <w:r w:rsidR="00F80412">
        <w:rPr>
          <w:sz w:val="20"/>
          <w:szCs w:val="20"/>
        </w:rPr>
        <w:cr/>
      </w:r>
      <w:r w:rsidR="00F80412">
        <w:rPr>
          <w:sz w:val="20"/>
          <w:szCs w:val="20"/>
        </w:rPr>
        <w:cr/>
        <w:t>Do you think the “qPCR Low positive” column is useful?    I’m not sure.</w:t>
      </w:r>
      <w:r w:rsidR="00F80412">
        <w:rPr>
          <w:sz w:val="20"/>
          <w:szCs w:val="20"/>
        </w:rPr>
        <w:cr/>
      </w:r>
      <w:r w:rsidR="00F80412">
        <w:rPr>
          <w:sz w:val="20"/>
          <w:szCs w:val="20"/>
        </w:rPr>
        <w:cr/>
        <w:t>You have missing values for galbut RPM for many of the samples.  But presumably these have &gt;0 galbut mapping reads?  Unless they have 0 galbut virus mapping reads, should supply RPM values even for samples that didn’t produce coding-complete sequences.  Since these samples didn’t generate their own sequences to use as mapping bait you will have to use something else, like a set of representative galbut virus sequences.  You will have to describe this different strategy in the table legend.</w:t>
      </w:r>
      <w:r w:rsidR="00F80412">
        <w:rPr>
          <w:sz w:val="20"/>
          <w:szCs w:val="20"/>
        </w:rPr>
        <w:cr/>
      </w:r>
      <w:r w:rsidR="00F80412">
        <w:rPr>
          <w:sz w:val="20"/>
          <w:szCs w:val="20"/>
        </w:rPr>
        <w:cr/>
        <w:t>Remove digits after the decimal in RPM values.</w:t>
      </w:r>
      <w:r w:rsidR="00F80412">
        <w:rPr>
          <w:sz w:val="20"/>
          <w:szCs w:val="20"/>
        </w:rPr>
        <w:cr/>
      </w:r>
      <w:r w:rsidR="00F80412">
        <w:rPr>
          <w:sz w:val="20"/>
          <w:szCs w:val="20"/>
        </w:rPr>
        <w:cr/>
        <w:t>- I am seeing hydei-20-TD-1 as being “undetermined” assignment in species_assignment pipeline results.  It’s listed as affinis here?</w:t>
      </w:r>
      <w:r w:rsidR="00F80412">
        <w:rPr>
          <w:sz w:val="20"/>
          <w:szCs w:val="20"/>
        </w:rPr>
        <w:cr/>
      </w:r>
      <w:r w:rsidR="00F80412">
        <w:rPr>
          <w:sz w:val="20"/>
          <w:szCs w:val="20"/>
        </w:rPr>
        <w:cr/>
      </w:r>
    </w:p>
  </w:comment>
  <w:comment w:id="573" w:author="Keene-Snickers,Lexi" w:date="2025-03-18T16:13:00Z" w:initials="LK">
    <w:p w14:paraId="525792CD" w14:textId="77777777" w:rsidR="00957D54" w:rsidRDefault="00957D54" w:rsidP="00957D54">
      <w:r>
        <w:rPr>
          <w:rStyle w:val="CommentReference"/>
        </w:rPr>
        <w:annotationRef/>
      </w:r>
      <w:r>
        <w:rPr>
          <w:sz w:val="20"/>
          <w:szCs w:val="20"/>
        </w:rPr>
        <w:t>I think we should just leave sex out? I’m not sure what it adds since we aren’t looking at sex differences</w:t>
      </w:r>
    </w:p>
    <w:p w14:paraId="04A7B62A" w14:textId="77777777" w:rsidR="00957D54" w:rsidRDefault="00957D54" w:rsidP="00957D54"/>
    <w:p w14:paraId="469BE0C7" w14:textId="77777777" w:rsidR="00957D54" w:rsidRDefault="00957D54" w:rsidP="00957D54">
      <w:r>
        <w:rPr>
          <w:sz w:val="20"/>
          <w:szCs w:val="20"/>
        </w:rPr>
        <w:t>I saw the hydei as affinis from my CO1 output?</w:t>
      </w:r>
    </w:p>
  </w:comment>
  <w:comment w:id="574" w:author="Stenglein,Mark" w:date="2025-03-27T15:32:00Z" w:initials="MS">
    <w:p w14:paraId="6D8105BB" w14:textId="77777777" w:rsidR="00A113E1" w:rsidRDefault="00A113E1" w:rsidP="00A113E1">
      <w:r>
        <w:rPr>
          <w:rStyle w:val="CommentReference"/>
        </w:rPr>
        <w:annotationRef/>
      </w:r>
      <w:r>
        <w:rPr>
          <w:color w:val="000000"/>
          <w:sz w:val="20"/>
          <w:szCs w:val="20"/>
        </w:rPr>
        <w:t>We need to go through the data for that one fly since we are getting different answers - fine to leave for thesis</w:t>
      </w:r>
    </w:p>
  </w:comment>
  <w:comment w:id="618" w:author="Stenglein,Mark" w:date="2025-03-26T09:58:00Z" w:initials="MS">
    <w:p w14:paraId="3B377BF6" w14:textId="77777777" w:rsidR="00FD08A3" w:rsidRDefault="00FD08A3" w:rsidP="00FD08A3">
      <w:r>
        <w:rPr>
          <w:rStyle w:val="CommentReference"/>
        </w:rPr>
        <w:annotationRef/>
      </w:r>
      <w:r>
        <w:rPr>
          <w:color w:val="000000"/>
          <w:sz w:val="20"/>
          <w:szCs w:val="20"/>
        </w:rPr>
        <w:t>rephrase</w:t>
      </w:r>
    </w:p>
  </w:comment>
  <w:comment w:id="626" w:author="Stenglein,Mark" w:date="2025-03-10T10:28:00Z" w:initials="MS">
    <w:p w14:paraId="263B46E5" w14:textId="4D1A9AE6" w:rsidR="00E849FC" w:rsidRDefault="00E849FC" w:rsidP="00E849FC">
      <w:r>
        <w:rPr>
          <w:rStyle w:val="CommentReference"/>
        </w:rPr>
        <w:annotationRef/>
      </w:r>
      <w:r>
        <w:rPr>
          <w:sz w:val="20"/>
          <w:szCs w:val="20"/>
        </w:rPr>
        <w:t>One thing that is not totally clear to me is whether there were more RNA3 co-infections because it was easier to assemble RNA3 sequences because of higher RNA3 coverage or because there are just more RNA3 co-infections (or both).  How can you address this?</w:t>
      </w:r>
    </w:p>
  </w:comment>
  <w:comment w:id="659" w:author="Stenglein,Mark" w:date="2025-02-19T13:29:00Z" w:initials="MS">
    <w:p w14:paraId="2C8F8689" w14:textId="0E83EDC2" w:rsidR="00FE2718" w:rsidRDefault="00DD06C2" w:rsidP="00FE2718">
      <w:r>
        <w:rPr>
          <w:rStyle w:val="CommentReference"/>
        </w:rPr>
        <w:annotationRef/>
      </w:r>
      <w:r w:rsidR="00FE2718">
        <w:rPr>
          <w:sz w:val="20"/>
          <w:szCs w:val="20"/>
        </w:rPr>
        <w:t>Figure 3 comments:</w:t>
      </w:r>
      <w:r w:rsidR="00FE2718">
        <w:rPr>
          <w:sz w:val="20"/>
          <w:szCs w:val="20"/>
        </w:rPr>
        <w:cr/>
      </w:r>
      <w:r w:rsidR="00FE2718">
        <w:rPr>
          <w:sz w:val="20"/>
          <w:szCs w:val="20"/>
        </w:rPr>
        <w:cr/>
        <w:t>- The figure could be compressed vertically substantially.  In other words, turn the long blue rectangles into smaller blue squares.</w:t>
      </w:r>
    </w:p>
    <w:p w14:paraId="37F60F22" w14:textId="77777777" w:rsidR="00FE2718" w:rsidRDefault="00FE2718" w:rsidP="00FE2718">
      <w:r>
        <w:rPr>
          <w:sz w:val="20"/>
          <w:szCs w:val="20"/>
        </w:rPr>
        <w:t>- I think zero segments should be colored white, not light blue.</w:t>
      </w:r>
      <w:r>
        <w:rPr>
          <w:sz w:val="20"/>
          <w:szCs w:val="20"/>
        </w:rPr>
        <w:cr/>
        <w:t>- we should discuss the criteria for inclusion of a sample in this plot.  Perhaps requiring a certain total minimum # of galbut virus-mapping reads.  I find it confusing as is, because it’s not possible to distinguish between missing data because of overall low coverage and legitimate differences in segment #s in samples.</w:t>
      </w:r>
      <w:r>
        <w:rPr>
          <w:sz w:val="20"/>
          <w:szCs w:val="20"/>
        </w:rPr>
        <w:cr/>
        <w:t>- I’m not sure that faceting by location adds much to this figure. We can discuss other options.  Perhaps facet by “evidence of co-infection” or “single infection”</w:t>
      </w:r>
    </w:p>
  </w:comment>
  <w:comment w:id="660" w:author="Stenglein,Mark" w:date="2025-03-10T09:49:00Z" w:initials="MS">
    <w:p w14:paraId="3045AD40" w14:textId="77777777" w:rsidR="009D4C11" w:rsidRDefault="009D4C11" w:rsidP="009D4C11">
      <w:r>
        <w:rPr>
          <w:rStyle w:val="CommentReference"/>
        </w:rPr>
        <w:annotationRef/>
      </w:r>
      <w:r>
        <w:rPr>
          <w:color w:val="000000"/>
          <w:sz w:val="20"/>
          <w:szCs w:val="20"/>
        </w:rPr>
        <w:t>Additional Fig 3 comments:</w:t>
      </w:r>
    </w:p>
    <w:p w14:paraId="7C1431F5" w14:textId="77777777" w:rsidR="009D4C11" w:rsidRDefault="009D4C11" w:rsidP="009D4C11"/>
    <w:p w14:paraId="2DCD8FAC" w14:textId="77777777" w:rsidR="009D4C11" w:rsidRDefault="009D4C11" w:rsidP="009D4C11">
      <w:r>
        <w:rPr>
          <w:sz w:val="20"/>
          <w:szCs w:val="20"/>
        </w:rPr>
        <w:t>- The figure could be compressed vertically substantially.  In other words, turn the long blue rectangles into smaller blue squares. (Same as before).</w:t>
      </w:r>
    </w:p>
    <w:p w14:paraId="420D8324" w14:textId="77777777" w:rsidR="009D4C11" w:rsidRDefault="009D4C11" w:rsidP="009D4C11"/>
    <w:p w14:paraId="1B6CC4C3" w14:textId="77777777" w:rsidR="009D4C11" w:rsidRDefault="009D4C11" w:rsidP="009D4C11">
      <w:r>
        <w:rPr>
          <w:sz w:val="20"/>
          <w:szCs w:val="20"/>
        </w:rPr>
        <w:t>It would look better if you separated the states with a small horizontal spacing (~ the width of the bars) instead of using black lines.</w:t>
      </w:r>
    </w:p>
    <w:p w14:paraId="36C527A9" w14:textId="77777777" w:rsidR="009D4C11" w:rsidRDefault="009D4C11" w:rsidP="009D4C11"/>
    <w:p w14:paraId="448F486C" w14:textId="77777777" w:rsidR="009D4C11" w:rsidRDefault="009D4C11" w:rsidP="009D4C11">
      <w:r>
        <w:rPr>
          <w:sz w:val="20"/>
          <w:szCs w:val="20"/>
        </w:rPr>
        <w:t>The x axis font is too small:  try increasing size.</w:t>
      </w:r>
    </w:p>
    <w:p w14:paraId="47DA42C2" w14:textId="77777777" w:rsidR="009D4C11" w:rsidRDefault="009D4C11" w:rsidP="009D4C11"/>
    <w:p w14:paraId="37D5118D" w14:textId="77777777" w:rsidR="009D4C11" w:rsidRDefault="009D4C11" w:rsidP="009D4C11">
      <w:r>
        <w:rPr>
          <w:sz w:val="20"/>
          <w:szCs w:val="20"/>
        </w:rPr>
        <w:t>Delete “Sample ID” x axis label</w:t>
      </w:r>
    </w:p>
  </w:comment>
  <w:comment w:id="662" w:author="Stenglein,Mark" w:date="2025-02-19T14:49:00Z" w:initials="MS">
    <w:p w14:paraId="6079C743" w14:textId="7B76B9FC" w:rsidR="00E57B47" w:rsidRDefault="00E57B47" w:rsidP="00E57B47">
      <w:r>
        <w:rPr>
          <w:rStyle w:val="CommentReference"/>
        </w:rPr>
        <w:annotationRef/>
      </w:r>
      <w:r>
        <w:rPr>
          <w:color w:val="000000"/>
          <w:sz w:val="20"/>
          <w:szCs w:val="20"/>
        </w:rPr>
        <w:t>This is a surprising claim.  What’s the evidence to back it up?</w:t>
      </w:r>
    </w:p>
    <w:p w14:paraId="3ADE4EE0" w14:textId="77777777" w:rsidR="00E57B47" w:rsidRDefault="00E57B47" w:rsidP="00E57B47"/>
    <w:p w14:paraId="7D84B2AD" w14:textId="77777777" w:rsidR="00E57B47" w:rsidRDefault="00E57B47" w:rsidP="00E57B47">
      <w:r>
        <w:rPr>
          <w:color w:val="000000"/>
          <w:sz w:val="20"/>
          <w:szCs w:val="20"/>
        </w:rPr>
        <w:t>We should discuss this figure - the underlying data and how it is presented…</w:t>
      </w:r>
    </w:p>
    <w:p w14:paraId="66C785BD" w14:textId="77777777" w:rsidR="00E57B47" w:rsidRDefault="00E57B47" w:rsidP="00E57B47"/>
    <w:p w14:paraId="3AAB4EEA" w14:textId="77777777" w:rsidR="00E57B47" w:rsidRDefault="00E57B47" w:rsidP="00E57B47"/>
  </w:comment>
  <w:comment w:id="663" w:author="Keene-Snickers,Lexi" w:date="2025-03-01T12:10:00Z" w:initials="LK">
    <w:p w14:paraId="7A12ABB9" w14:textId="77777777" w:rsidR="00603970" w:rsidRDefault="00603970" w:rsidP="00603970">
      <w:r>
        <w:rPr>
          <w:rStyle w:val="CommentReference"/>
        </w:rPr>
        <w:annotationRef/>
      </w:r>
      <w:r>
        <w:rPr>
          <w:sz w:val="20"/>
          <w:szCs w:val="20"/>
        </w:rPr>
        <w:t>I think this is supported? There are a lot of samples with evidence of just one or two extra sequences</w:t>
      </w:r>
    </w:p>
  </w:comment>
  <w:comment w:id="664" w:author="Keene-Snickers,Lexi" w:date="2025-03-04T16:56:00Z" w:initials="LK">
    <w:p w14:paraId="53CF00F0" w14:textId="77777777" w:rsidR="0005265A" w:rsidRDefault="0005265A" w:rsidP="0005265A">
      <w:r>
        <w:rPr>
          <w:rStyle w:val="CommentReference"/>
        </w:rPr>
        <w:annotationRef/>
      </w:r>
      <w:r>
        <w:rPr>
          <w:sz w:val="20"/>
          <w:szCs w:val="20"/>
        </w:rPr>
        <w:t>I need to add in the information on partials for figure three</w:t>
      </w:r>
    </w:p>
  </w:comment>
  <w:comment w:id="665" w:author="Keene-Snickers,Lexi" w:date="2025-03-19T11:24:00Z" w:initials="LK">
    <w:p w14:paraId="02FCD815" w14:textId="77777777" w:rsidR="00A94DFE" w:rsidRDefault="00A94DFE" w:rsidP="00A94DFE">
      <w:r>
        <w:rPr>
          <w:rStyle w:val="CommentReference"/>
        </w:rPr>
        <w:annotationRef/>
      </w:r>
      <w:r>
        <w:rPr>
          <w:sz w:val="20"/>
          <w:szCs w:val="20"/>
        </w:rPr>
        <w:t>I am pretty convinced that this is true now</w:t>
      </w:r>
    </w:p>
  </w:comment>
  <w:comment w:id="666" w:author="Stenglein,Mark" w:date="2025-03-27T15:34:00Z" w:initials="MS">
    <w:p w14:paraId="3E3D13DC" w14:textId="77777777" w:rsidR="00C7335F" w:rsidRDefault="00C7335F" w:rsidP="00C7335F">
      <w:r>
        <w:rPr>
          <w:rStyle w:val="CommentReference"/>
        </w:rPr>
        <w:annotationRef/>
      </w:r>
      <w:r>
        <w:rPr>
          <w:color w:val="000000"/>
          <w:sz w:val="20"/>
          <w:szCs w:val="20"/>
        </w:rPr>
        <w:t>I rephrased to say co-infection doesn’t require *complete sets* of all three segments, which I think clarifies the phrasing, which we were interpreting differently</w:t>
      </w:r>
    </w:p>
  </w:comment>
  <w:comment w:id="769" w:author="Stenglein,Mark" w:date="2025-03-26T10:05:00Z" w:initials="MS">
    <w:p w14:paraId="10CEC369" w14:textId="77777777" w:rsidR="00594D5A" w:rsidRDefault="009E7ACF" w:rsidP="00594D5A">
      <w:r>
        <w:rPr>
          <w:rStyle w:val="CommentReference"/>
        </w:rPr>
        <w:annotationRef/>
      </w:r>
      <w:r w:rsidR="00594D5A">
        <w:rPr>
          <w:sz w:val="20"/>
          <w:szCs w:val="20"/>
        </w:rPr>
        <w:t>Go through whole paper and figures and make sure usage of RNA1 vs RNA 1 vs RNA-1 is consistent.  In this paragraph you use the 1st 2 forms.  (Same for RNA2, etc)</w:t>
      </w:r>
    </w:p>
  </w:comment>
  <w:comment w:id="803" w:author="Stenglein,Mark" w:date="2025-03-26T10:07:00Z" w:initials="MS">
    <w:p w14:paraId="334BCDC3" w14:textId="77777777" w:rsidR="00E40397" w:rsidRDefault="00C3134A" w:rsidP="00E40397">
      <w:r>
        <w:rPr>
          <w:rStyle w:val="CommentReference"/>
        </w:rPr>
        <w:annotationRef/>
      </w:r>
      <w:r w:rsidR="00E40397">
        <w:rPr>
          <w:sz w:val="20"/>
          <w:szCs w:val="20"/>
        </w:rPr>
        <w:t>Not sure what this means?  This is not supported by trees?  In other words, in all trees, the D. Sim clade shares a more recent common ancestor with one of the D. Mel clades, which indicates that it is more closely related to those sequences.  We can discuss…</w:t>
      </w:r>
    </w:p>
  </w:comment>
  <w:comment w:id="905" w:author="Stenglein,Mark" w:date="2025-03-27T15:45:00Z" w:initials="MS">
    <w:p w14:paraId="5303C7A8" w14:textId="77777777" w:rsidR="00ED778D" w:rsidRDefault="00ED778D" w:rsidP="00ED778D">
      <w:r>
        <w:rPr>
          <w:rStyle w:val="CommentReference"/>
        </w:rPr>
        <w:annotationRef/>
      </w:r>
      <w:r>
        <w:rPr>
          <w:color w:val="000000"/>
          <w:sz w:val="20"/>
          <w:szCs w:val="20"/>
        </w:rPr>
        <w:t>This tree still has teeny tiny text: clade labels, support values (of which too many), and scale bar</w:t>
      </w:r>
    </w:p>
  </w:comment>
  <w:comment w:id="930" w:author="Stenglein,Mark" w:date="2025-03-27T15:45:00Z" w:initials="MS">
    <w:p w14:paraId="0328FC94" w14:textId="4DA45882" w:rsidR="00ED778D" w:rsidRDefault="00ED778D" w:rsidP="00ED778D">
      <w:r>
        <w:rPr>
          <w:rStyle w:val="CommentReference"/>
        </w:rPr>
        <w:annotationRef/>
      </w:r>
      <w:r>
        <w:rPr>
          <w:color w:val="000000"/>
          <w:sz w:val="20"/>
          <w:szCs w:val="20"/>
        </w:rPr>
        <w:t>This tree still has tiny text.</w:t>
      </w:r>
    </w:p>
    <w:p w14:paraId="0498D34D" w14:textId="77777777" w:rsidR="00ED778D" w:rsidRDefault="00ED778D" w:rsidP="00ED778D"/>
  </w:comment>
  <w:comment w:id="936" w:author="Stenglein,Mark" w:date="2025-03-27T15:44:00Z" w:initials="MS">
    <w:p w14:paraId="45008845" w14:textId="652837C8" w:rsidR="00ED778D" w:rsidRDefault="003C3D28" w:rsidP="00ED778D">
      <w:r>
        <w:rPr>
          <w:rStyle w:val="CommentReference"/>
        </w:rPr>
        <w:annotationRef/>
      </w:r>
      <w:r w:rsidR="00ED778D">
        <w:rPr>
          <w:sz w:val="20"/>
          <w:szCs w:val="20"/>
        </w:rPr>
        <w:t>This tree still has teeny tiny text.  Clade labels, scale bar, and support values.</w:t>
      </w:r>
    </w:p>
  </w:comment>
  <w:comment w:id="1157" w:author="Stenglein,Mark" w:date="2025-03-26T10:12:00Z" w:initials="MS">
    <w:p w14:paraId="7D8E3355" w14:textId="77777777" w:rsidR="00A75672" w:rsidRDefault="00B24F4F" w:rsidP="00A75672">
      <w:r>
        <w:rPr>
          <w:rStyle w:val="CommentReference"/>
        </w:rPr>
        <w:annotationRef/>
      </w:r>
      <w:r w:rsidR="00A75672">
        <w:rPr>
          <w:sz w:val="20"/>
          <w:szCs w:val="20"/>
        </w:rPr>
        <w:t>Need to reference figure 9 in text (currently unreferenced) and point out that diversifying sites cluster, especially in RNA3.</w:t>
      </w:r>
    </w:p>
  </w:comment>
  <w:comment w:id="1333" w:author="Stenglein,Mark" w:date="2025-02-20T10:01:00Z" w:initials="MS">
    <w:p w14:paraId="7133A4DC" w14:textId="129CF0D6" w:rsidR="00AF255A" w:rsidRDefault="00AF255A" w:rsidP="00AF255A">
      <w:r>
        <w:rPr>
          <w:rStyle w:val="CommentReference"/>
        </w:rPr>
        <w:annotationRef/>
      </w:r>
      <w:r>
        <w:rPr>
          <w:color w:val="000000"/>
          <w:sz w:val="20"/>
          <w:szCs w:val="20"/>
        </w:rPr>
        <w:t xml:space="preserve">It looks like there may be “hotspots” / cluster of purifying selection - e.g. residues 91-98 in RNA3.  Suggest adding in a figure to visualize this showing the 4 segments and their predicted coding sequences, with tick marks at each site (colored by diversifying and purifying).  Could do in R: input = these tables like in table2.  Let me know if you need help with the R part. </w:t>
      </w:r>
    </w:p>
  </w:comment>
  <w:comment w:id="1334" w:author="Keene-Snickers,Lexi" w:date="2025-03-04T17:23:00Z" w:initials="LK">
    <w:p w14:paraId="5E6F6BEA" w14:textId="77777777" w:rsidR="005025F9" w:rsidRDefault="005025F9" w:rsidP="005025F9">
      <w:r>
        <w:rPr>
          <w:rStyle w:val="CommentReference"/>
        </w:rPr>
        <w:annotationRef/>
      </w:r>
      <w:r>
        <w:rPr>
          <w:sz w:val="20"/>
          <w:szCs w:val="20"/>
        </w:rPr>
        <w:t>I need some more direction on making this figure. Laura’s figure was a lot more complex- she showed changes for every sample</w:t>
      </w:r>
    </w:p>
  </w:comment>
  <w:comment w:id="1335" w:author="Stenglein,Mark" w:date="2025-03-12T15:30:00Z" w:initials="MS">
    <w:p w14:paraId="512F8DE3" w14:textId="77777777" w:rsidR="0041243B" w:rsidRDefault="0041243B" w:rsidP="0041243B">
      <w:r>
        <w:rPr>
          <w:rStyle w:val="CommentReference"/>
        </w:rPr>
        <w:annotationRef/>
      </w:r>
      <w:r>
        <w:rPr>
          <w:color w:val="000000"/>
          <w:sz w:val="20"/>
          <w:szCs w:val="20"/>
        </w:rPr>
        <w:t>On a different topic: the table includes rows with p-value &gt; 0.05.  Should we not include those?</w:t>
      </w:r>
    </w:p>
  </w:comment>
  <w:comment w:id="1336" w:author="Stenglein,Mark" w:date="2025-03-12T16:28:00Z" w:initials="MS">
    <w:p w14:paraId="3E8AFD31" w14:textId="77777777" w:rsidR="00E82364" w:rsidRDefault="00E82364" w:rsidP="00E82364">
      <w:r>
        <w:rPr>
          <w:rStyle w:val="CommentReference"/>
        </w:rPr>
        <w:annotationRef/>
      </w:r>
      <w:r>
        <w:rPr>
          <w:color w:val="000000"/>
          <w:sz w:val="20"/>
          <w:szCs w:val="20"/>
        </w:rPr>
        <w:t>See note in text about new figure</w:t>
      </w:r>
    </w:p>
  </w:comment>
  <w:comment w:id="1337" w:author="Keene-Snickers,Lexi" w:date="2025-03-19T14:45:00Z" w:initials="LK">
    <w:p w14:paraId="3BF0881A" w14:textId="77777777" w:rsidR="00A94DFE" w:rsidRDefault="00A94DFE" w:rsidP="00A94DFE">
      <w:r>
        <w:rPr>
          <w:rStyle w:val="CommentReference"/>
        </w:rPr>
        <w:annotationRef/>
      </w:r>
      <w:r>
        <w:rPr>
          <w:sz w:val="20"/>
          <w:szCs w:val="20"/>
        </w:rPr>
        <w:t>I am having a hard time figuring out why the default is a 0.1 cutoff and not 0.05. They point to a paper:</w:t>
      </w:r>
    </w:p>
    <w:p w14:paraId="15A211A2" w14:textId="77777777" w:rsidR="00A94DFE" w:rsidRDefault="00A94DFE" w:rsidP="00A94DFE">
      <w:hyperlink r:id="rId1" w:history="1">
        <w:r w:rsidRPr="0050323B">
          <w:rPr>
            <w:rStyle w:val="Hyperlink"/>
            <w:sz w:val="20"/>
            <w:szCs w:val="20"/>
          </w:rPr>
          <w:t>https://academic.oup.com/mbe/article/22/5/1208/1066893</w:t>
        </w:r>
      </w:hyperlink>
    </w:p>
    <w:p w14:paraId="058B3292" w14:textId="77777777" w:rsidR="00A94DFE" w:rsidRDefault="00A94DFE" w:rsidP="00A94DFE"/>
    <w:p w14:paraId="481FBFCA" w14:textId="77777777" w:rsidR="00A94DFE" w:rsidRDefault="00A94DFE" w:rsidP="00A94DFE">
      <w:r>
        <w:rPr>
          <w:sz w:val="20"/>
          <w:szCs w:val="20"/>
        </w:rPr>
        <w:t xml:space="preserve">Figure 2 is where they talk about p-values. What I see is that there is not really a difference in accuracy at p &lt; 0.0 &gt; 0.1? </w:t>
      </w:r>
    </w:p>
    <w:p w14:paraId="050D7D6E" w14:textId="77777777" w:rsidR="00A94DFE" w:rsidRDefault="00A94DFE" w:rsidP="00A94DFE"/>
    <w:p w14:paraId="71919EA7" w14:textId="77777777" w:rsidR="00A94DFE" w:rsidRDefault="00A94DFE" w:rsidP="00A94DFE">
      <w:r>
        <w:rPr>
          <w:sz w:val="20"/>
          <w:szCs w:val="20"/>
        </w:rPr>
        <w:t>I could use some more input to decide. For now I've left the table as is and the figure with the 0.05 cutoff. Once we decide and can make changes accordingly.</w:t>
      </w:r>
    </w:p>
    <w:p w14:paraId="027C55D0" w14:textId="77777777" w:rsidR="00A94DFE" w:rsidRDefault="00A94DFE" w:rsidP="00A94DFE"/>
  </w:comment>
  <w:comment w:id="1338" w:author="Stenglein,Mark" w:date="2025-03-27T15:54:00Z" w:initials="MS">
    <w:p w14:paraId="7502C39E" w14:textId="77777777" w:rsidR="00EB10A1" w:rsidRDefault="00EB10A1" w:rsidP="00EB10A1">
      <w:r>
        <w:rPr>
          <w:rStyle w:val="CommentReference"/>
        </w:rPr>
        <w:annotationRef/>
      </w:r>
      <w:r>
        <w:rPr>
          <w:color w:val="000000"/>
          <w:sz w:val="20"/>
          <w:szCs w:val="20"/>
        </w:rPr>
        <w:t>I looked at that paper and see that they evaluated using different p-value cutoffs.  I propose we just use 0.05, which may be too conservative, but the overall story doesn’t change w/r/t RNA3 vs the other segments and purifying vs. diversifying.</w:t>
      </w:r>
    </w:p>
  </w:comment>
  <w:comment w:id="1276" w:author="Stenglein,Mark" w:date="2025-03-26T10:13:00Z" w:initials="MS">
    <w:p w14:paraId="0AB5268A" w14:textId="6E002AFD" w:rsidR="00C10F7B" w:rsidRDefault="00C10F7B" w:rsidP="00C10F7B">
      <w:r>
        <w:rPr>
          <w:rStyle w:val="CommentReference"/>
        </w:rPr>
        <w:annotationRef/>
      </w:r>
      <w:r>
        <w:rPr>
          <w:color w:val="000000"/>
          <w:sz w:val="20"/>
          <w:szCs w:val="20"/>
        </w:rPr>
        <w:t>Too many digits after decimal, espeially for Beta, Alpa=Beta, LRT, and P-value</w:t>
      </w:r>
    </w:p>
  </w:comment>
  <w:comment w:id="1377" w:author="Stenglein,Mark" w:date="2025-03-26T10:15:00Z" w:initials="MS">
    <w:p w14:paraId="1CB528A2" w14:textId="77777777" w:rsidR="00D3319D" w:rsidRDefault="0062770C" w:rsidP="00D3319D">
      <w:r>
        <w:rPr>
          <w:rStyle w:val="CommentReference"/>
        </w:rPr>
        <w:annotationRef/>
      </w:r>
      <w:r w:rsidR="00D3319D">
        <w:rPr>
          <w:sz w:val="20"/>
          <w:szCs w:val="20"/>
        </w:rPr>
        <w:t>What is actual value?  Is it 5.0? Perhaps one digit after decimal</w:t>
      </w:r>
    </w:p>
  </w:comment>
  <w:comment w:id="1386" w:author="Stenglein,Mark" w:date="2025-03-26T10:16:00Z" w:initials="MS">
    <w:p w14:paraId="7C4AD441" w14:textId="7A6A93BF" w:rsidR="0095412A" w:rsidRDefault="00A73FC8" w:rsidP="0095412A">
      <w:r>
        <w:rPr>
          <w:rStyle w:val="CommentReference"/>
        </w:rPr>
        <w:annotationRef/>
      </w:r>
      <w:r w:rsidR="0095412A">
        <w:rPr>
          <w:color w:val="000000"/>
          <w:sz w:val="20"/>
          <w:szCs w:val="20"/>
        </w:rPr>
        <w:t xml:space="preserve">If you want to use the “high positive” etc terminology should define what you mean.  </w:t>
      </w:r>
    </w:p>
  </w:comment>
  <w:comment w:id="1428" w:author="Stenglein,Mark" w:date="2025-03-27T16:00:00Z" w:initials="MS">
    <w:p w14:paraId="31E5E79A" w14:textId="77777777" w:rsidR="00A137AA" w:rsidRDefault="00A137AA" w:rsidP="00A137AA">
      <w:r>
        <w:rPr>
          <w:rStyle w:val="CommentReference"/>
        </w:rPr>
        <w:annotationRef/>
      </w:r>
      <w:r>
        <w:rPr>
          <w:sz w:val="20"/>
          <w:szCs w:val="20"/>
        </w:rPr>
        <w:t>I think we should axe this paragraph and supp. fig 7.  What do you think?</w:t>
      </w:r>
    </w:p>
  </w:comment>
  <w:comment w:id="1447" w:author="Keene-Snickers,Lexi" w:date="2025-03-05T08:58:00Z" w:initials="LK">
    <w:p w14:paraId="1A947C9F" w14:textId="27F18299" w:rsidR="007740D7" w:rsidRDefault="007740D7" w:rsidP="007740D7">
      <w:r>
        <w:rPr>
          <w:rStyle w:val="CommentReference"/>
        </w:rPr>
        <w:annotationRef/>
      </w:r>
      <w:r>
        <w:rPr>
          <w:sz w:val="20"/>
          <w:szCs w:val="20"/>
        </w:rPr>
        <w:t>Should I investigate this group of samples that had few reads in genotype A? It’s interesting that this isn’t reflected in dump fig. 7</w:t>
      </w:r>
    </w:p>
  </w:comment>
  <w:comment w:id="1448" w:author="Stenglein,Mark" w:date="2025-03-27T16:01:00Z" w:initials="MS">
    <w:p w14:paraId="07B4A46A" w14:textId="77777777" w:rsidR="004527D9" w:rsidRDefault="004527D9" w:rsidP="004527D9">
      <w:r>
        <w:rPr>
          <w:rStyle w:val="CommentReference"/>
        </w:rPr>
        <w:annotationRef/>
      </w:r>
      <w:r>
        <w:rPr>
          <w:color w:val="000000"/>
          <w:sz w:val="20"/>
          <w:szCs w:val="20"/>
        </w:rPr>
        <w:t>Yeah: I would look into it to make sure you understand the data you are plotting…</w:t>
      </w:r>
    </w:p>
  </w:comment>
  <w:comment w:id="1471" w:author="Keene-Snickers,Lexi" w:date="2025-03-21T14:53:00Z" w:initials="LK">
    <w:p w14:paraId="27923C23" w14:textId="77777777" w:rsidR="0064613C" w:rsidRDefault="0064613C" w:rsidP="0064613C">
      <w:r>
        <w:rPr>
          <w:rStyle w:val="CommentReference"/>
        </w:rPr>
        <w:annotationRef/>
      </w:r>
      <w:r>
        <w:rPr>
          <w:sz w:val="20"/>
          <w:szCs w:val="20"/>
        </w:rPr>
        <w:t>Since I added back in the partials and could no longer facet by genotype, I included confections in here as well/</w:t>
      </w:r>
    </w:p>
  </w:comment>
  <w:comment w:id="1472" w:author="Stenglein,Mark" w:date="2025-03-27T16:12:00Z" w:initials="MS">
    <w:p w14:paraId="1CAC46A3" w14:textId="77777777" w:rsidR="00E20126" w:rsidRDefault="00E20126" w:rsidP="00E20126">
      <w:r>
        <w:rPr>
          <w:rStyle w:val="CommentReference"/>
        </w:rPr>
        <w:annotationRef/>
      </w:r>
      <w:r>
        <w:rPr>
          <w:sz w:val="20"/>
          <w:szCs w:val="20"/>
        </w:rPr>
        <w:t>I think we should just remove this figure: you can see the multimodal distribution in your other figures already (for instance Fig 9B).</w:t>
      </w:r>
    </w:p>
  </w:comment>
  <w:comment w:id="1551" w:author="Keene-Snickers,Lexi" w:date="2025-03-21T13:46:00Z" w:initials="LK">
    <w:p w14:paraId="2515F87F" w14:textId="77777777" w:rsidR="0064613C" w:rsidRDefault="0064613C" w:rsidP="0064613C">
      <w:r>
        <w:rPr>
          <w:rStyle w:val="CommentReference"/>
        </w:rPr>
        <w:annotationRef/>
      </w:r>
      <w:r>
        <w:rPr>
          <w:sz w:val="20"/>
          <w:szCs w:val="20"/>
        </w:rPr>
        <w:t>How should this be reworked now that all the confection samples are removed? You can’t see these examples in the trees anymore. Would it be worth including the full trees as supplementals? Or maybe just the chaq ones to prove this point?</w:t>
      </w:r>
    </w:p>
  </w:comment>
  <w:comment w:id="1552" w:author="Stenglein,Mark" w:date="2025-03-27T16:12:00Z" w:initials="MS">
    <w:p w14:paraId="55AB6C6E" w14:textId="77777777" w:rsidR="00276E7C" w:rsidRDefault="00276E7C" w:rsidP="00276E7C">
      <w:r>
        <w:rPr>
          <w:rStyle w:val="CommentReference"/>
        </w:rPr>
        <w:annotationRef/>
      </w:r>
      <w:r>
        <w:rPr>
          <w:color w:val="000000"/>
          <w:sz w:val="20"/>
          <w:szCs w:val="20"/>
        </w:rPr>
        <w:t>I think this is OK?  We describe the situation...</w:t>
      </w:r>
    </w:p>
  </w:comment>
  <w:comment w:id="1556" w:author="Stenglein,Mark" w:date="2025-03-27T16:13:00Z" w:initials="MS">
    <w:p w14:paraId="652D466F" w14:textId="77777777" w:rsidR="00276E7C" w:rsidRDefault="00276E7C" w:rsidP="00276E7C">
      <w:r>
        <w:rPr>
          <w:rStyle w:val="CommentReference"/>
        </w:rPr>
        <w:annotationRef/>
      </w:r>
      <w:r>
        <w:rPr>
          <w:color w:val="000000"/>
          <w:sz w:val="20"/>
          <w:szCs w:val="20"/>
        </w:rPr>
        <w:t xml:space="preserve">I have some ideas for the tanglegrams but let’s leave until after your thesis </w:t>
      </w:r>
    </w:p>
  </w:comment>
  <w:comment w:id="1599" w:author="Stenglein,Mark" w:date="2025-03-27T16:14:00Z" w:initials="MS">
    <w:p w14:paraId="55262DBB" w14:textId="77777777" w:rsidR="003E4BA6" w:rsidRDefault="003E4BA6" w:rsidP="003E4BA6">
      <w:r>
        <w:rPr>
          <w:rStyle w:val="CommentReference"/>
        </w:rPr>
        <w:annotationRef/>
      </w:r>
      <w:r>
        <w:rPr>
          <w:color w:val="000000"/>
          <w:sz w:val="20"/>
          <w:szCs w:val="20"/>
        </w:rPr>
        <w:t>Double check - I believe lowest was 33%</w:t>
      </w:r>
    </w:p>
  </w:comment>
  <w:comment w:id="1622" w:author="Stenglein,Mark" w:date="2025-03-12T17:07:00Z" w:initials="MS">
    <w:p w14:paraId="20A7DB4E" w14:textId="77777777" w:rsidR="00BB40D7" w:rsidRDefault="00CF0F73" w:rsidP="00BB40D7">
      <w:r>
        <w:rPr>
          <w:rStyle w:val="CommentReference"/>
        </w:rPr>
        <w:annotationRef/>
      </w:r>
      <w:r w:rsidR="00BB40D7">
        <w:rPr>
          <w:sz w:val="20"/>
          <w:szCs w:val="20"/>
        </w:rPr>
        <w:t>This is similar to my previous comment (I think from Introduction).  I know you are invested in these time-related questions but you don’t present any estimates of rates or anything like that in the results of this paper, so this comes across as off topic.  You should focus the discussion on aspects of galbut virus that you address in the results.</w:t>
      </w:r>
    </w:p>
  </w:comment>
  <w:comment w:id="1623" w:author="Stenglein,Mark" w:date="2025-03-12T17:08:00Z" w:initials="MS">
    <w:p w14:paraId="6D06A881" w14:textId="51049A2D" w:rsidR="009865CB" w:rsidRDefault="009865CB" w:rsidP="009865CB">
      <w:r>
        <w:rPr>
          <w:rStyle w:val="CommentReference"/>
        </w:rPr>
        <w:annotationRef/>
      </w:r>
      <w:r>
        <w:rPr>
          <w:color w:val="000000"/>
          <w:sz w:val="20"/>
          <w:szCs w:val="20"/>
        </w:rPr>
        <w:t>Like following paragraph, this may be a candidate for thesis conclusion?</w:t>
      </w:r>
    </w:p>
  </w:comment>
  <w:comment w:id="1624" w:author="Stenglein,Mark" w:date="2025-03-12T17:06:00Z" w:initials="MS">
    <w:p w14:paraId="21D94F61" w14:textId="73BE7589" w:rsidR="00547DB7" w:rsidRDefault="00547DB7" w:rsidP="00547DB7">
      <w:r>
        <w:rPr>
          <w:rStyle w:val="CommentReference"/>
        </w:rPr>
        <w:annotationRef/>
      </w:r>
      <w:r>
        <w:rPr>
          <w:color w:val="000000"/>
          <w:sz w:val="20"/>
          <w:szCs w:val="20"/>
        </w:rPr>
        <w:t>This paragraph is interesting but not really all that related to what you talk about in the results section.  You may want to move this to your thesis - perhaps the conclusion section.</w:t>
      </w:r>
    </w:p>
  </w:comment>
  <w:comment w:id="1628" w:author="Stenglein,Mark" w:date="2025-03-27T16:18:00Z" w:initials="MS">
    <w:p w14:paraId="7E5F67EA" w14:textId="77777777" w:rsidR="00F34183" w:rsidRDefault="00F34183" w:rsidP="00F34183">
      <w:r>
        <w:rPr>
          <w:rStyle w:val="CommentReference"/>
        </w:rPr>
        <w:annotationRef/>
      </w:r>
      <w:r>
        <w:rPr>
          <w:color w:val="000000"/>
          <w:sz w:val="20"/>
          <w:szCs w:val="20"/>
        </w:rPr>
        <w:t xml:space="preserve">I mentioned this in our in-person meeting yesterday: you are largely rehashing results here.  You want to instead focus the discussion on interpreting what the results mean.  </w:t>
      </w:r>
    </w:p>
  </w:comment>
  <w:comment w:id="1639" w:author="Stenglein,Mark" w:date="2025-02-20T11:37:00Z" w:initials="MS">
    <w:p w14:paraId="7E447AAB" w14:textId="4B4C3A81" w:rsidR="0087335A" w:rsidRDefault="0087335A" w:rsidP="0087335A">
      <w:r>
        <w:rPr>
          <w:rStyle w:val="CommentReference"/>
        </w:rPr>
        <w:annotationRef/>
      </w:r>
      <w:r>
        <w:rPr>
          <w:sz w:val="20"/>
          <w:szCs w:val="20"/>
        </w:rPr>
        <w:t>you should also talk about whether there is temporal structure</w:t>
      </w:r>
    </w:p>
  </w:comment>
  <w:comment w:id="1638" w:author="Stenglein,Mark" w:date="2025-03-12T17:08:00Z" w:initials="MS">
    <w:p w14:paraId="0A536408" w14:textId="77777777" w:rsidR="00B845E2" w:rsidRDefault="009865CB" w:rsidP="00B845E2">
      <w:r>
        <w:rPr>
          <w:rStyle w:val="CommentReference"/>
        </w:rPr>
        <w:annotationRef/>
      </w:r>
      <w:r w:rsidR="00B845E2">
        <w:rPr>
          <w:sz w:val="20"/>
          <w:szCs w:val="20"/>
        </w:rPr>
        <w:t>disagree.  My interpretation of the data is that there are micro-lineages at a local level that reflect shared ancestry but that overall samples from different locations are all mixed up in the tree.</w:t>
      </w:r>
    </w:p>
  </w:comment>
  <w:comment w:id="1640" w:author="Stenglein,Mark" w:date="2025-03-12T17:09:00Z" w:initials="MS">
    <w:p w14:paraId="7C358785" w14:textId="67AE0D6F" w:rsidR="009865CB" w:rsidRDefault="009865CB" w:rsidP="009865CB">
      <w:r>
        <w:rPr>
          <w:rStyle w:val="CommentReference"/>
        </w:rPr>
        <w:annotationRef/>
      </w:r>
      <w:r>
        <w:rPr>
          <w:color w:val="000000"/>
          <w:sz w:val="20"/>
          <w:szCs w:val="20"/>
        </w:rPr>
        <w:t>Also not supported by your trees.</w:t>
      </w:r>
    </w:p>
  </w:comment>
  <w:comment w:id="1641" w:author="Stenglein,Mark" w:date="2025-02-20T11:36:00Z" w:initials="MS">
    <w:p w14:paraId="75C02C15" w14:textId="1F87DA29" w:rsidR="0087335A" w:rsidRDefault="0087335A" w:rsidP="0087335A">
      <w:r>
        <w:rPr>
          <w:rStyle w:val="CommentReference"/>
        </w:rPr>
        <w:annotationRef/>
      </w:r>
      <w:r>
        <w:rPr>
          <w:color w:val="000000"/>
          <w:sz w:val="20"/>
          <w:szCs w:val="20"/>
        </w:rPr>
        <w:t xml:space="preserve">I think you should describe this in terms of the flies: does it reflect geographic isolation of the host? </w:t>
      </w:r>
    </w:p>
  </w:comment>
  <w:comment w:id="1642" w:author="Stenglein,Mark" w:date="2025-03-27T16:27:00Z" w:initials="MS">
    <w:p w14:paraId="2778E2A8" w14:textId="77777777" w:rsidR="00E8252E" w:rsidRDefault="00E8252E" w:rsidP="00E8252E">
      <w:r>
        <w:rPr>
          <w:rStyle w:val="CommentReference"/>
        </w:rPr>
        <w:annotationRef/>
      </w:r>
      <w:r>
        <w:rPr>
          <w:color w:val="000000"/>
          <w:sz w:val="20"/>
          <w:szCs w:val="20"/>
        </w:rPr>
        <w:t>Also, Australian samples are generally intermixed with ones from other countries</w:t>
      </w:r>
    </w:p>
  </w:comment>
  <w:comment w:id="1665" w:author="Stenglein,Mark" w:date="2025-03-27T16:24:00Z" w:initials="MS">
    <w:p w14:paraId="44DD75EC" w14:textId="24E91ECF" w:rsidR="00CE5B52" w:rsidRDefault="00CE5B52" w:rsidP="00CE5B52">
      <w:r>
        <w:rPr>
          <w:rStyle w:val="CommentReference"/>
        </w:rPr>
        <w:annotationRef/>
      </w:r>
      <w:r>
        <w:rPr>
          <w:color w:val="000000"/>
          <w:sz w:val="20"/>
          <w:szCs w:val="20"/>
        </w:rPr>
        <w:t>I think this should go to methods</w:t>
      </w:r>
    </w:p>
  </w:comment>
  <w:comment w:id="1666" w:author="Stenglein,Mark" w:date="2025-02-20T11:44:00Z" w:initials="MS">
    <w:p w14:paraId="441E3D61" w14:textId="1AE0CBC2" w:rsidR="00CD3813" w:rsidRDefault="00CD3813" w:rsidP="00CD3813">
      <w:r>
        <w:rPr>
          <w:rStyle w:val="CommentReference"/>
        </w:rPr>
        <w:annotationRef/>
      </w:r>
      <w:r>
        <w:rPr>
          <w:color w:val="000000"/>
          <w:sz w:val="20"/>
          <w:szCs w:val="20"/>
        </w:rPr>
        <w:t>This is a good point.  I would expand it to include other simulans group species and other related species.  You could use this as a concluding sentence in a paragraph about the scenarios that might explain the topology of the A/B/simulans clades.  What scenarios could have produced a tree like this?</w:t>
      </w:r>
    </w:p>
  </w:comment>
  <w:comment w:id="1667" w:author="Stenglein,Mark" w:date="2025-03-12T17:09:00Z" w:initials="MS">
    <w:p w14:paraId="465D413F" w14:textId="77777777" w:rsidR="00770B5D" w:rsidRDefault="00CA5A71" w:rsidP="00770B5D">
      <w:r>
        <w:rPr>
          <w:rStyle w:val="CommentReference"/>
        </w:rPr>
        <w:annotationRef/>
      </w:r>
      <w:r w:rsidR="00770B5D">
        <w:rPr>
          <w:color w:val="000000"/>
          <w:sz w:val="20"/>
          <w:szCs w:val="20"/>
        </w:rPr>
        <w:t>In revising the Discussion I would think about the main conclusions we make in the paper and then think about how you interpret them: this is an opportunity to be a little speculative, but try to stay on topic with what the results are about.</w:t>
      </w:r>
    </w:p>
  </w:comment>
  <w:comment w:id="1707" w:author="Stenglein,Mark" w:date="2025-03-12T17:14:00Z" w:initials="MS">
    <w:p w14:paraId="192E8CDF" w14:textId="77777777" w:rsidR="00156385" w:rsidRDefault="00156385" w:rsidP="00156385">
      <w:r>
        <w:rPr>
          <w:rStyle w:val="CommentReference"/>
        </w:rPr>
        <w:annotationRef/>
      </w:r>
      <w:r>
        <w:rPr>
          <w:color w:val="000000"/>
          <w:sz w:val="20"/>
          <w:szCs w:val="20"/>
        </w:rPr>
        <w:t>I had different results when I ran - undetermined</w:t>
      </w:r>
    </w:p>
  </w:comment>
  <w:comment w:id="1708" w:author="Keene-Snickers,Lexi" w:date="2025-03-15T10:13:00Z" w:initials="LK">
    <w:p w14:paraId="1E8EDE04" w14:textId="77777777" w:rsidR="000A3936" w:rsidRDefault="000A3936" w:rsidP="000A3936">
      <w:r>
        <w:rPr>
          <w:rStyle w:val="CommentReference"/>
        </w:rPr>
        <w:annotationRef/>
      </w:r>
      <w:r>
        <w:rPr>
          <w:sz w:val="20"/>
          <w:szCs w:val="20"/>
        </w:rPr>
        <w:t>I got 99% to affinis w/ 7280 reads and 99% to athabasca w/ 565 reads</w:t>
      </w:r>
    </w:p>
  </w:comment>
  <w:comment w:id="1709" w:author="Stenglein,Mark" w:date="2025-03-27T16:26:00Z" w:initials="MS">
    <w:p w14:paraId="615C8117" w14:textId="77777777" w:rsidR="00645626" w:rsidRDefault="00645626" w:rsidP="00645626">
      <w:r>
        <w:rPr>
          <w:rStyle w:val="CommentReference"/>
        </w:rPr>
        <w:annotationRef/>
      </w:r>
      <w:r>
        <w:rPr>
          <w:color w:val="000000"/>
          <w:sz w:val="20"/>
          <w:szCs w:val="20"/>
        </w:rPr>
        <w:t>Fine for thesis - let’s discuss for paper</w:t>
      </w:r>
    </w:p>
  </w:comment>
  <w:comment w:id="1711" w:author="Keene-Snickers,Lexi" w:date="2025-03-15T10:17:00Z" w:initials="LK">
    <w:p w14:paraId="70A29C1C" w14:textId="4C392068" w:rsidR="000A3936" w:rsidRDefault="000A3936" w:rsidP="000A3936">
      <w:r>
        <w:rPr>
          <w:rStyle w:val="CommentReference"/>
        </w:rPr>
        <w:annotationRef/>
      </w:r>
      <w:r>
        <w:rPr>
          <w:sz w:val="20"/>
          <w:szCs w:val="20"/>
        </w:rPr>
        <w:t>Should we add anything about the nuclear spp id? Don’t know what we want to do about that Maine sample</w:t>
      </w:r>
    </w:p>
  </w:comment>
  <w:comment w:id="1712" w:author="Stenglein,Mark" w:date="2025-03-27T16:26:00Z" w:initials="MS">
    <w:p w14:paraId="013E452A" w14:textId="77777777" w:rsidR="00E8252E" w:rsidRDefault="00E8252E" w:rsidP="00E8252E">
      <w:r>
        <w:rPr>
          <w:rStyle w:val="CommentReference"/>
        </w:rPr>
        <w:annotationRef/>
      </w:r>
      <w:r>
        <w:rPr>
          <w:color w:val="000000"/>
          <w:sz w:val="20"/>
          <w:szCs w:val="20"/>
        </w:rPr>
        <w:t>We can discuss…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C468CF" w15:done="0"/>
  <w15:commentEx w15:paraId="30F7D3A0" w15:paraIdParent="69C468CF" w15:done="0"/>
  <w15:commentEx w15:paraId="751A5D0D" w15:done="0"/>
  <w15:commentEx w15:paraId="29D3ED54" w15:done="0"/>
  <w15:commentEx w15:paraId="4D132D4B" w15:done="0"/>
  <w15:commentEx w15:paraId="7B8358DA" w15:done="0"/>
  <w15:commentEx w15:paraId="2AC82339" w15:done="1"/>
  <w15:commentEx w15:paraId="48DE3A16" w15:done="0"/>
  <w15:commentEx w15:paraId="08652C71" w15:done="1"/>
  <w15:commentEx w15:paraId="7ABACBC2" w15:paraIdParent="08652C71" w15:done="1"/>
  <w15:commentEx w15:paraId="004AE0E6" w15:done="1"/>
  <w15:commentEx w15:paraId="169A69DD" w15:done="1"/>
  <w15:commentEx w15:paraId="706D517A" w15:paraIdParent="169A69DD" w15:done="1"/>
  <w15:commentEx w15:paraId="5B41F775" w15:done="0"/>
  <w15:commentEx w15:paraId="6FE903DE" w15:paraIdParent="5B41F775" w15:done="0"/>
  <w15:commentEx w15:paraId="1C9FB1BA" w15:done="0"/>
  <w15:commentEx w15:paraId="07861407" w15:done="0"/>
  <w15:commentEx w15:paraId="3DBAF63B" w15:paraIdParent="07861407" w15:done="0"/>
  <w15:commentEx w15:paraId="7ADB5050" w15:paraIdParent="07861407" w15:done="0"/>
  <w15:commentEx w15:paraId="4CAD312D" w15:done="1"/>
  <w15:commentEx w15:paraId="79980C27" w15:done="1"/>
  <w15:commentEx w15:paraId="73A6C0E5" w15:done="0"/>
  <w15:commentEx w15:paraId="5718729B" w15:paraIdParent="73A6C0E5" w15:done="0"/>
  <w15:commentEx w15:paraId="15EEB3C4" w15:done="1"/>
  <w15:commentEx w15:paraId="7C3BA8F3" w15:paraIdParent="15EEB3C4" w15:done="1"/>
  <w15:commentEx w15:paraId="4E568B80" w15:paraIdParent="15EEB3C4" w15:done="1"/>
  <w15:commentEx w15:paraId="3489119A" w15:done="1"/>
  <w15:commentEx w15:paraId="3C647172" w15:paraIdParent="3489119A" w15:done="1"/>
  <w15:commentEx w15:paraId="415A3DC4" w15:done="1"/>
  <w15:commentEx w15:paraId="736CD797" w15:done="0"/>
  <w15:commentEx w15:paraId="3D04D976" w15:paraIdParent="736CD797" w15:done="0"/>
  <w15:commentEx w15:paraId="76EE6302" w15:done="0"/>
  <w15:commentEx w15:paraId="11E8C179" w15:paraIdParent="76EE6302" w15:done="0"/>
  <w15:commentEx w15:paraId="1CD03670" w15:done="0"/>
  <w15:commentEx w15:paraId="4B714B11" w15:paraIdParent="1CD03670" w15:done="0"/>
  <w15:commentEx w15:paraId="71F0420A" w15:done="1"/>
  <w15:commentEx w15:paraId="4B502A78" w15:done="0"/>
  <w15:commentEx w15:paraId="613213ED" w15:done="1"/>
  <w15:commentEx w15:paraId="72BB2422" w15:paraIdParent="613213ED" w15:done="1"/>
  <w15:commentEx w15:paraId="0A558B74" w15:done="0"/>
  <w15:commentEx w15:paraId="636DCC93" w15:paraIdParent="0A558B74" w15:done="0"/>
  <w15:commentEx w15:paraId="289D75D7" w15:paraIdParent="0A558B74" w15:done="0"/>
  <w15:commentEx w15:paraId="207298F9" w15:paraIdParent="0A558B74" w15:done="0"/>
  <w15:commentEx w15:paraId="45A22F72" w15:paraIdParent="0A558B74" w15:done="0"/>
  <w15:commentEx w15:paraId="469BE0C7" w15:paraIdParent="0A558B74" w15:done="0"/>
  <w15:commentEx w15:paraId="6D8105BB" w15:paraIdParent="0A558B74" w15:done="0"/>
  <w15:commentEx w15:paraId="3B377BF6" w15:done="0"/>
  <w15:commentEx w15:paraId="263B46E5" w15:done="0"/>
  <w15:commentEx w15:paraId="37F60F22" w15:done="1"/>
  <w15:commentEx w15:paraId="37D5118D" w15:paraIdParent="37F60F22" w15:done="1"/>
  <w15:commentEx w15:paraId="3AAB4EEA" w15:done="0"/>
  <w15:commentEx w15:paraId="7A12ABB9" w15:paraIdParent="3AAB4EEA" w15:done="0"/>
  <w15:commentEx w15:paraId="53CF00F0" w15:paraIdParent="3AAB4EEA" w15:done="0"/>
  <w15:commentEx w15:paraId="02FCD815" w15:paraIdParent="3AAB4EEA" w15:done="0"/>
  <w15:commentEx w15:paraId="3E3D13DC" w15:paraIdParent="3AAB4EEA" w15:done="0"/>
  <w15:commentEx w15:paraId="10CEC369" w15:done="0"/>
  <w15:commentEx w15:paraId="334BCDC3" w15:done="0"/>
  <w15:commentEx w15:paraId="5303C7A8" w15:done="0"/>
  <w15:commentEx w15:paraId="0498D34D" w15:done="0"/>
  <w15:commentEx w15:paraId="45008845" w15:done="0"/>
  <w15:commentEx w15:paraId="7D8E3355" w15:done="0"/>
  <w15:commentEx w15:paraId="7133A4DC" w15:done="1"/>
  <w15:commentEx w15:paraId="5E6F6BEA" w15:paraIdParent="7133A4DC" w15:done="1"/>
  <w15:commentEx w15:paraId="512F8DE3" w15:paraIdParent="7133A4DC" w15:done="1"/>
  <w15:commentEx w15:paraId="3E8AFD31" w15:paraIdParent="7133A4DC" w15:done="1"/>
  <w15:commentEx w15:paraId="027C55D0" w15:paraIdParent="7133A4DC" w15:done="1"/>
  <w15:commentEx w15:paraId="7502C39E" w15:paraIdParent="7133A4DC" w15:done="1"/>
  <w15:commentEx w15:paraId="0AB5268A" w15:done="0"/>
  <w15:commentEx w15:paraId="1CB528A2" w15:done="0"/>
  <w15:commentEx w15:paraId="7C4AD441" w15:done="0"/>
  <w15:commentEx w15:paraId="31E5E79A" w15:done="0"/>
  <w15:commentEx w15:paraId="1A947C9F" w15:done="0"/>
  <w15:commentEx w15:paraId="07B4A46A" w15:paraIdParent="1A947C9F" w15:done="0"/>
  <w15:commentEx w15:paraId="27923C23" w15:done="0"/>
  <w15:commentEx w15:paraId="1CAC46A3" w15:paraIdParent="27923C23" w15:done="0"/>
  <w15:commentEx w15:paraId="2515F87F" w15:done="1"/>
  <w15:commentEx w15:paraId="55AB6C6E" w15:paraIdParent="2515F87F" w15:done="1"/>
  <w15:commentEx w15:paraId="652D466F" w15:done="0"/>
  <w15:commentEx w15:paraId="55262DBB" w15:done="0"/>
  <w15:commentEx w15:paraId="20A7DB4E" w15:done="0"/>
  <w15:commentEx w15:paraId="6D06A881" w15:paraIdParent="20A7DB4E" w15:done="0"/>
  <w15:commentEx w15:paraId="21D94F61" w15:done="0"/>
  <w15:commentEx w15:paraId="7E5F67EA" w15:done="0"/>
  <w15:commentEx w15:paraId="7E447AAB" w15:done="1"/>
  <w15:commentEx w15:paraId="0A536408" w15:done="0"/>
  <w15:commentEx w15:paraId="7C358785" w15:done="0"/>
  <w15:commentEx w15:paraId="75C02C15" w15:done="0"/>
  <w15:commentEx w15:paraId="2778E2A8" w15:paraIdParent="75C02C15" w15:done="0"/>
  <w15:commentEx w15:paraId="44DD75EC" w15:done="0"/>
  <w15:commentEx w15:paraId="441E3D61" w15:done="0"/>
  <w15:commentEx w15:paraId="465D413F" w15:done="0"/>
  <w15:commentEx w15:paraId="192E8CDF" w15:done="0"/>
  <w15:commentEx w15:paraId="1E8EDE04" w15:paraIdParent="192E8CDF" w15:done="0"/>
  <w15:commentEx w15:paraId="615C8117" w15:paraIdParent="192E8CDF" w15:done="0"/>
  <w15:commentEx w15:paraId="70A29C1C" w15:done="0"/>
  <w15:commentEx w15:paraId="013E452A" w15:paraIdParent="70A29C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2D079C" w16cex:dateUtc="2025-02-18T19:44:00Z"/>
  <w16cex:commentExtensible w16cex:durableId="60354F5B" w16cex:dateUtc="2025-03-26T21:52:00Z"/>
  <w16cex:commentExtensible w16cex:durableId="3BDCDF9A" w16cex:dateUtc="2025-03-26T15:26:00Z"/>
  <w16cex:commentExtensible w16cex:durableId="3C768B45" w16cex:dateUtc="2025-03-26T21:44:00Z"/>
  <w16cex:commentExtensible w16cex:durableId="1C61D6FB" w16cex:dateUtc="2025-03-26T15:29:00Z"/>
  <w16cex:commentExtensible w16cex:durableId="565D2E09" w16cex:dateUtc="2025-03-26T21:49:00Z"/>
  <w16cex:commentExtensible w16cex:durableId="58B70CF2" w16cex:dateUtc="2025-03-26T21:58:00Z"/>
  <w16cex:commentExtensible w16cex:durableId="0BE3D9B9" w16cex:dateUtc="2025-03-26T22:04:00Z"/>
  <w16cex:commentExtensible w16cex:durableId="69DEC614" w16cex:dateUtc="2025-03-13T19:30:00Z"/>
  <w16cex:commentExtensible w16cex:durableId="41A6DC01" w16cex:dateUtc="2025-03-26T22:06:00Z"/>
  <w16cex:commentExtensible w16cex:durableId="51A74237" w16cex:dateUtc="2025-03-26T15:46:00Z"/>
  <w16cex:commentExtensible w16cex:durableId="5B9A161F" w16cex:dateUtc="2025-03-13T19:35:00Z"/>
  <w16cex:commentExtensible w16cex:durableId="3A578B50" w16cex:dateUtc="2025-03-26T15:41:00Z"/>
  <w16cex:commentExtensible w16cex:durableId="75DAB051" w16cex:dateUtc="2025-03-26T22:08:00Z"/>
  <w16cex:commentExtensible w16cex:durableId="6DD30FC3" w16cex:dateUtc="2025-04-02T16:16:00Z"/>
  <w16cex:commentExtensible w16cex:durableId="083D9E8D" w16cex:dateUtc="2025-03-26T15:40:00Z"/>
  <w16cex:commentExtensible w16cex:durableId="417119D7" w16cex:dateUtc="2025-03-06T21:30:00Z"/>
  <w16cex:commentExtensible w16cex:durableId="2AB776F0" w16cex:dateUtc="2025-03-13T20:05:00Z"/>
  <w16cex:commentExtensible w16cex:durableId="10957BB4" w16cex:dateUtc="2025-04-02T16:56:00Z"/>
  <w16cex:commentExtensible w16cex:durableId="34D24047" w16cex:dateUtc="2025-03-26T15:47:00Z"/>
  <w16cex:commentExtensible w16cex:durableId="3FF69301" w16cex:dateUtc="2025-03-15T18:38:00Z"/>
  <w16cex:commentExtensible w16cex:durableId="7C1EA162" w16cex:dateUtc="2025-03-26T15:50:00Z"/>
  <w16cex:commentExtensible w16cex:durableId="492C0017" w16cex:dateUtc="2025-04-02T16:57:00Z"/>
  <w16cex:commentExtensible w16cex:durableId="47A49CE4" w16cex:dateUtc="2025-03-06T20:48:00Z"/>
  <w16cex:commentExtensible w16cex:durableId="571CAAE5" w16cex:dateUtc="2025-03-06T20:48:00Z"/>
  <w16cex:commentExtensible w16cex:durableId="00D3E929" w16cex:dateUtc="2025-03-13T19:45:00Z">
    <w16cex:extLst>
      <w16:ext w16:uri="{CE6994B0-6A32-4C9F-8C6B-6E91EDA988CE}">
        <cr:reactions xmlns:cr="http://schemas.microsoft.com/office/comments/2020/reactions">
          <cr:reaction reactionType="1">
            <cr:reactionInfo dateUtc="2025-03-27T21:12:42Z">
              <cr:user userId="S::mdstengl@colostate.edu::803dea41-9075-4a00-8784-3499d53c05d7" userProvider="AD" userName="Stenglein,Mark"/>
            </cr:reactionInfo>
          </cr:reaction>
        </cr:reactions>
      </w16:ext>
    </w16cex:extLst>
  </w16cex:commentExtensible>
  <w16cex:commentExtensible w16cex:durableId="135073DA" w16cex:dateUtc="2025-03-04T23:51:00Z"/>
  <w16cex:commentExtensible w16cex:durableId="55A14BE1" w16cex:dateUtc="2025-03-27T21:13:00Z"/>
  <w16cex:commentExtensible w16cex:durableId="65C756D9" w16cex:dateUtc="2025-03-27T21:15:00Z"/>
  <w16cex:commentExtensible w16cex:durableId="00371A53" w16cex:dateUtc="2025-03-15T18:21:00Z"/>
  <w16cex:commentExtensible w16cex:durableId="04819A7B" w16cex:dateUtc="2025-03-27T21:14:00Z"/>
  <w16cex:commentExtensible w16cex:durableId="627E3009" w16cex:dateUtc="2025-03-26T15:52:00Z"/>
  <w16cex:commentExtensible w16cex:durableId="3DF5A187" w16cex:dateUtc="2025-04-02T20:19:00Z"/>
  <w16cex:commentExtensible w16cex:durableId="4676753C" w16cex:dateUtc="2025-03-06T21:29:00Z"/>
  <w16cex:commentExtensible w16cex:durableId="76D7FDFE" w16cex:dateUtc="2025-03-27T21:19:00Z"/>
  <w16cex:commentExtensible w16cex:durableId="686FA791" w16cex:dateUtc="2025-03-26T15:53:00Z"/>
  <w16cex:commentExtensible w16cex:durableId="46526936" w16cex:dateUtc="2025-03-07T16:45:00Z"/>
  <w16cex:commentExtensible w16cex:durableId="1A57C13B" w16cex:dateUtc="2025-02-28T23:08:00Z"/>
  <w16cex:commentExtensible w16cex:durableId="3AED8DFE" w16cex:dateUtc="2025-03-07T16:45:00Z"/>
  <w16cex:commentExtensible w16cex:durableId="6B338301" w16cex:dateUtc="2025-02-18T21:54:00Z"/>
  <w16cex:commentExtensible w16cex:durableId="74542E38" w16cex:dateUtc="2025-03-04T23:43:00Z"/>
  <w16cex:commentExtensible w16cex:durableId="0DE9DD78" w16cex:dateUtc="2025-03-07T16:47:00Z"/>
  <w16cex:commentExtensible w16cex:durableId="44F09FD6" w16cex:dateUtc="2025-03-07T16:48:00Z"/>
  <w16cex:commentExtensible w16cex:durableId="4D23311E" w16cex:dateUtc="2025-03-07T17:06:00Z"/>
  <w16cex:commentExtensible w16cex:durableId="0939EC7A" w16cex:dateUtc="2025-03-18T22:13:00Z"/>
  <w16cex:commentExtensible w16cex:durableId="641E34AA" w16cex:dateUtc="2025-03-27T21:32:00Z"/>
  <w16cex:commentExtensible w16cex:durableId="770FE2CA" w16cex:dateUtc="2025-03-26T15:58:00Z"/>
  <w16cex:commentExtensible w16cex:durableId="13F6B8BB" w16cex:dateUtc="2025-03-10T16:28:00Z"/>
  <w16cex:commentExtensible w16cex:durableId="3080B5D5" w16cex:dateUtc="2025-02-19T20:29:00Z"/>
  <w16cex:commentExtensible w16cex:durableId="55B64BC5" w16cex:dateUtc="2025-03-10T15:49:00Z"/>
  <w16cex:commentExtensible w16cex:durableId="3AA8BF0F" w16cex:dateUtc="2025-02-19T21:49:00Z"/>
  <w16cex:commentExtensible w16cex:durableId="6FA15FC9" w16cex:dateUtc="2025-03-01T19:10:00Z"/>
  <w16cex:commentExtensible w16cex:durableId="769001CC" w16cex:dateUtc="2025-03-04T23:56:00Z"/>
  <w16cex:commentExtensible w16cex:durableId="6574E549" w16cex:dateUtc="2025-03-19T17:24:00Z"/>
  <w16cex:commentExtensible w16cex:durableId="1022C8D4" w16cex:dateUtc="2025-03-27T21:34:00Z"/>
  <w16cex:commentExtensible w16cex:durableId="41415E7A" w16cex:dateUtc="2025-03-26T16:05:00Z"/>
  <w16cex:commentExtensible w16cex:durableId="05A298E9" w16cex:dateUtc="2025-03-26T16:07:00Z"/>
  <w16cex:commentExtensible w16cex:durableId="55A1FEF0" w16cex:dateUtc="2025-03-27T21:45:00Z"/>
  <w16cex:commentExtensible w16cex:durableId="3F7ABB45" w16cex:dateUtc="2025-03-27T21:45:00Z"/>
  <w16cex:commentExtensible w16cex:durableId="034F8D51" w16cex:dateUtc="2025-03-27T21:44:00Z"/>
  <w16cex:commentExtensible w16cex:durableId="7A11A122" w16cex:dateUtc="2025-03-26T16:12:00Z"/>
  <w16cex:commentExtensible w16cex:durableId="1AED503D" w16cex:dateUtc="2025-02-20T17:01:00Z"/>
  <w16cex:commentExtensible w16cex:durableId="1D8E90A4" w16cex:dateUtc="2025-03-05T00:23:00Z"/>
  <w16cex:commentExtensible w16cex:durableId="103603F2" w16cex:dateUtc="2025-03-12T21:30:00Z"/>
  <w16cex:commentExtensible w16cex:durableId="14EF9C77" w16cex:dateUtc="2025-03-12T22:28:00Z"/>
  <w16cex:commentExtensible w16cex:durableId="485A78F8" w16cex:dateUtc="2025-03-19T20:45:00Z"/>
  <w16cex:commentExtensible w16cex:durableId="79B2C2E2" w16cex:dateUtc="2025-03-27T21:54:00Z"/>
  <w16cex:commentExtensible w16cex:durableId="08102401" w16cex:dateUtc="2025-03-26T16:13:00Z"/>
  <w16cex:commentExtensible w16cex:durableId="702CAD32" w16cex:dateUtc="2025-03-26T16:15:00Z"/>
  <w16cex:commentExtensible w16cex:durableId="65A952FD" w16cex:dateUtc="2025-03-26T16:16:00Z"/>
  <w16cex:commentExtensible w16cex:durableId="44811DD4" w16cex:dateUtc="2025-03-27T22:00:00Z"/>
  <w16cex:commentExtensible w16cex:durableId="0E173EDA" w16cex:dateUtc="2025-03-05T15:58:00Z"/>
  <w16cex:commentExtensible w16cex:durableId="7A8AB2BF" w16cex:dateUtc="2025-03-27T22:01:00Z"/>
  <w16cex:commentExtensible w16cex:durableId="2A7DA722" w16cex:dateUtc="2025-03-21T20:53:00Z"/>
  <w16cex:commentExtensible w16cex:durableId="39B49CB1" w16cex:dateUtc="2025-03-27T22:12:00Z"/>
  <w16cex:commentExtensible w16cex:durableId="0C837B63" w16cex:dateUtc="2025-03-21T19:46:00Z"/>
  <w16cex:commentExtensible w16cex:durableId="23D58D40" w16cex:dateUtc="2025-03-27T22:12:00Z"/>
  <w16cex:commentExtensible w16cex:durableId="27CC9D07" w16cex:dateUtc="2025-03-27T22:13:00Z"/>
  <w16cex:commentExtensible w16cex:durableId="622EC85C" w16cex:dateUtc="2025-03-27T22:14:00Z"/>
  <w16cex:commentExtensible w16cex:durableId="357555BC" w16cex:dateUtc="2025-03-12T23:07:00Z"/>
  <w16cex:commentExtensible w16cex:durableId="05CCBE73" w16cex:dateUtc="2025-03-12T23:08:00Z"/>
  <w16cex:commentExtensible w16cex:durableId="6EB6DF06" w16cex:dateUtc="2025-03-12T23:06:00Z"/>
  <w16cex:commentExtensible w16cex:durableId="28F2537D" w16cex:dateUtc="2025-03-27T22:18:00Z"/>
  <w16cex:commentExtensible w16cex:durableId="24365879" w16cex:dateUtc="2025-02-20T18:37:00Z"/>
  <w16cex:commentExtensible w16cex:durableId="338A0924" w16cex:dateUtc="2025-03-12T23:08:00Z"/>
  <w16cex:commentExtensible w16cex:durableId="48412940" w16cex:dateUtc="2025-03-12T23:09:00Z"/>
  <w16cex:commentExtensible w16cex:durableId="48E6010E" w16cex:dateUtc="2025-02-20T18:36:00Z"/>
  <w16cex:commentExtensible w16cex:durableId="0F350816" w16cex:dateUtc="2025-03-27T22:27:00Z"/>
  <w16cex:commentExtensible w16cex:durableId="764AA07E" w16cex:dateUtc="2025-03-27T22:24:00Z"/>
  <w16cex:commentExtensible w16cex:durableId="1240653C" w16cex:dateUtc="2025-02-20T18:44:00Z"/>
  <w16cex:commentExtensible w16cex:durableId="5351475C" w16cex:dateUtc="2025-03-12T23:09:00Z"/>
  <w16cex:commentExtensible w16cex:durableId="2BBD86E9" w16cex:dateUtc="2025-03-12T23:14:00Z"/>
  <w16cex:commentExtensible w16cex:durableId="0983192D" w16cex:dateUtc="2025-03-15T16:13:00Z"/>
  <w16cex:commentExtensible w16cex:durableId="02C79DAF" w16cex:dateUtc="2025-03-27T22:26:00Z"/>
  <w16cex:commentExtensible w16cex:durableId="038F019E" w16cex:dateUtc="2025-03-15T16:17:00Z"/>
  <w16cex:commentExtensible w16cex:durableId="1987DAC4" w16cex:dateUtc="2025-03-27T2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C468CF" w16cid:durableId="522D079C"/>
  <w16cid:commentId w16cid:paraId="30F7D3A0" w16cid:durableId="60354F5B"/>
  <w16cid:commentId w16cid:paraId="751A5D0D" w16cid:durableId="3BDCDF9A"/>
  <w16cid:commentId w16cid:paraId="29D3ED54" w16cid:durableId="3C768B45"/>
  <w16cid:commentId w16cid:paraId="4D132D4B" w16cid:durableId="1C61D6FB"/>
  <w16cid:commentId w16cid:paraId="7B8358DA" w16cid:durableId="565D2E09"/>
  <w16cid:commentId w16cid:paraId="2AC82339" w16cid:durableId="58B70CF2"/>
  <w16cid:commentId w16cid:paraId="48DE3A16" w16cid:durableId="0BE3D9B9"/>
  <w16cid:commentId w16cid:paraId="08652C71" w16cid:durableId="69DEC614"/>
  <w16cid:commentId w16cid:paraId="7ABACBC2" w16cid:durableId="41A6DC01"/>
  <w16cid:commentId w16cid:paraId="004AE0E6" w16cid:durableId="51A74237"/>
  <w16cid:commentId w16cid:paraId="169A69DD" w16cid:durableId="5B9A161F"/>
  <w16cid:commentId w16cid:paraId="706D517A" w16cid:durableId="3A578B50"/>
  <w16cid:commentId w16cid:paraId="5B41F775" w16cid:durableId="75DAB051"/>
  <w16cid:commentId w16cid:paraId="6FE903DE" w16cid:durableId="6DD30FC3"/>
  <w16cid:commentId w16cid:paraId="1C9FB1BA" w16cid:durableId="083D9E8D"/>
  <w16cid:commentId w16cid:paraId="07861407" w16cid:durableId="417119D7"/>
  <w16cid:commentId w16cid:paraId="3DBAF63B" w16cid:durableId="2AB776F0"/>
  <w16cid:commentId w16cid:paraId="7ADB5050" w16cid:durableId="10957BB4"/>
  <w16cid:commentId w16cid:paraId="4CAD312D" w16cid:durableId="34D24047"/>
  <w16cid:commentId w16cid:paraId="79980C27" w16cid:durableId="3FF69301"/>
  <w16cid:commentId w16cid:paraId="73A6C0E5" w16cid:durableId="7C1EA162"/>
  <w16cid:commentId w16cid:paraId="5718729B" w16cid:durableId="492C0017"/>
  <w16cid:commentId w16cid:paraId="15EEB3C4" w16cid:durableId="47A49CE4"/>
  <w16cid:commentId w16cid:paraId="7C3BA8F3" w16cid:durableId="571CAAE5"/>
  <w16cid:commentId w16cid:paraId="4E568B80" w16cid:durableId="00D3E929"/>
  <w16cid:commentId w16cid:paraId="3489119A" w16cid:durableId="135073DA"/>
  <w16cid:commentId w16cid:paraId="3C647172" w16cid:durableId="55A14BE1"/>
  <w16cid:commentId w16cid:paraId="415A3DC4" w16cid:durableId="65C756D9"/>
  <w16cid:commentId w16cid:paraId="736CD797" w16cid:durableId="00371A53"/>
  <w16cid:commentId w16cid:paraId="3D04D976" w16cid:durableId="04819A7B"/>
  <w16cid:commentId w16cid:paraId="76EE6302" w16cid:durableId="627E3009"/>
  <w16cid:commentId w16cid:paraId="11E8C179" w16cid:durableId="3DF5A187"/>
  <w16cid:commentId w16cid:paraId="1CD03670" w16cid:durableId="4676753C"/>
  <w16cid:commentId w16cid:paraId="4B714B11" w16cid:durableId="76D7FDFE"/>
  <w16cid:commentId w16cid:paraId="71F0420A" w16cid:durableId="686FA791"/>
  <w16cid:commentId w16cid:paraId="4B502A78" w16cid:durableId="46526936"/>
  <w16cid:commentId w16cid:paraId="613213ED" w16cid:durableId="1A57C13B"/>
  <w16cid:commentId w16cid:paraId="72BB2422" w16cid:durableId="3AED8DFE"/>
  <w16cid:commentId w16cid:paraId="0A558B74" w16cid:durableId="6B338301"/>
  <w16cid:commentId w16cid:paraId="636DCC93" w16cid:durableId="74542E38"/>
  <w16cid:commentId w16cid:paraId="289D75D7" w16cid:durableId="0DE9DD78"/>
  <w16cid:commentId w16cid:paraId="207298F9" w16cid:durableId="44F09FD6"/>
  <w16cid:commentId w16cid:paraId="45A22F72" w16cid:durableId="4D23311E"/>
  <w16cid:commentId w16cid:paraId="469BE0C7" w16cid:durableId="0939EC7A"/>
  <w16cid:commentId w16cid:paraId="6D8105BB" w16cid:durableId="641E34AA"/>
  <w16cid:commentId w16cid:paraId="3B377BF6" w16cid:durableId="770FE2CA"/>
  <w16cid:commentId w16cid:paraId="263B46E5" w16cid:durableId="13F6B8BB"/>
  <w16cid:commentId w16cid:paraId="37F60F22" w16cid:durableId="3080B5D5"/>
  <w16cid:commentId w16cid:paraId="37D5118D" w16cid:durableId="55B64BC5"/>
  <w16cid:commentId w16cid:paraId="3AAB4EEA" w16cid:durableId="3AA8BF0F"/>
  <w16cid:commentId w16cid:paraId="7A12ABB9" w16cid:durableId="6FA15FC9"/>
  <w16cid:commentId w16cid:paraId="53CF00F0" w16cid:durableId="769001CC"/>
  <w16cid:commentId w16cid:paraId="02FCD815" w16cid:durableId="6574E549"/>
  <w16cid:commentId w16cid:paraId="3E3D13DC" w16cid:durableId="1022C8D4"/>
  <w16cid:commentId w16cid:paraId="10CEC369" w16cid:durableId="41415E7A"/>
  <w16cid:commentId w16cid:paraId="334BCDC3" w16cid:durableId="05A298E9"/>
  <w16cid:commentId w16cid:paraId="5303C7A8" w16cid:durableId="55A1FEF0"/>
  <w16cid:commentId w16cid:paraId="0498D34D" w16cid:durableId="3F7ABB45"/>
  <w16cid:commentId w16cid:paraId="45008845" w16cid:durableId="034F8D51"/>
  <w16cid:commentId w16cid:paraId="7D8E3355" w16cid:durableId="7A11A122"/>
  <w16cid:commentId w16cid:paraId="7133A4DC" w16cid:durableId="1AED503D"/>
  <w16cid:commentId w16cid:paraId="5E6F6BEA" w16cid:durableId="1D8E90A4"/>
  <w16cid:commentId w16cid:paraId="512F8DE3" w16cid:durableId="103603F2"/>
  <w16cid:commentId w16cid:paraId="3E8AFD31" w16cid:durableId="14EF9C77"/>
  <w16cid:commentId w16cid:paraId="027C55D0" w16cid:durableId="485A78F8"/>
  <w16cid:commentId w16cid:paraId="7502C39E" w16cid:durableId="79B2C2E2"/>
  <w16cid:commentId w16cid:paraId="0AB5268A" w16cid:durableId="08102401"/>
  <w16cid:commentId w16cid:paraId="1CB528A2" w16cid:durableId="702CAD32"/>
  <w16cid:commentId w16cid:paraId="7C4AD441" w16cid:durableId="65A952FD"/>
  <w16cid:commentId w16cid:paraId="31E5E79A" w16cid:durableId="44811DD4"/>
  <w16cid:commentId w16cid:paraId="1A947C9F" w16cid:durableId="0E173EDA"/>
  <w16cid:commentId w16cid:paraId="07B4A46A" w16cid:durableId="7A8AB2BF"/>
  <w16cid:commentId w16cid:paraId="27923C23" w16cid:durableId="2A7DA722"/>
  <w16cid:commentId w16cid:paraId="1CAC46A3" w16cid:durableId="39B49CB1"/>
  <w16cid:commentId w16cid:paraId="2515F87F" w16cid:durableId="0C837B63"/>
  <w16cid:commentId w16cid:paraId="55AB6C6E" w16cid:durableId="23D58D40"/>
  <w16cid:commentId w16cid:paraId="652D466F" w16cid:durableId="27CC9D07"/>
  <w16cid:commentId w16cid:paraId="55262DBB" w16cid:durableId="622EC85C"/>
  <w16cid:commentId w16cid:paraId="20A7DB4E" w16cid:durableId="357555BC"/>
  <w16cid:commentId w16cid:paraId="6D06A881" w16cid:durableId="05CCBE73"/>
  <w16cid:commentId w16cid:paraId="21D94F61" w16cid:durableId="6EB6DF06"/>
  <w16cid:commentId w16cid:paraId="7E5F67EA" w16cid:durableId="28F2537D"/>
  <w16cid:commentId w16cid:paraId="7E447AAB" w16cid:durableId="24365879"/>
  <w16cid:commentId w16cid:paraId="0A536408" w16cid:durableId="338A0924"/>
  <w16cid:commentId w16cid:paraId="7C358785" w16cid:durableId="48412940"/>
  <w16cid:commentId w16cid:paraId="75C02C15" w16cid:durableId="48E6010E"/>
  <w16cid:commentId w16cid:paraId="2778E2A8" w16cid:durableId="0F350816"/>
  <w16cid:commentId w16cid:paraId="44DD75EC" w16cid:durableId="764AA07E"/>
  <w16cid:commentId w16cid:paraId="441E3D61" w16cid:durableId="1240653C"/>
  <w16cid:commentId w16cid:paraId="465D413F" w16cid:durableId="5351475C"/>
  <w16cid:commentId w16cid:paraId="192E8CDF" w16cid:durableId="2BBD86E9"/>
  <w16cid:commentId w16cid:paraId="1E8EDE04" w16cid:durableId="0983192D"/>
  <w16cid:commentId w16cid:paraId="615C8117" w16cid:durableId="02C79DAF"/>
  <w16cid:commentId w16cid:paraId="70A29C1C" w16cid:durableId="038F019E"/>
  <w16cid:commentId w16cid:paraId="013E452A" w16cid:durableId="1987DA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4FD14" w14:textId="77777777" w:rsidR="009B6A9B" w:rsidRDefault="009B6A9B" w:rsidP="00AF255A">
      <w:r>
        <w:separator/>
      </w:r>
    </w:p>
  </w:endnote>
  <w:endnote w:type="continuationSeparator" w:id="0">
    <w:p w14:paraId="7859C439" w14:textId="77777777" w:rsidR="009B6A9B" w:rsidRDefault="009B6A9B" w:rsidP="00AF2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Lato">
    <w:panose1 w:val="020F0502020204030203"/>
    <w:charset w:val="00"/>
    <w:family w:val="swiss"/>
    <w:pitch w:val="variable"/>
    <w:sig w:usb0="E10002FF" w:usb1="5000ECFF" w:usb2="00000021" w:usb3="00000000" w:csb0="0000019F" w:csb1="00000000"/>
  </w:font>
  <w:font w:name="Courier-Bold">
    <w:altName w:val="Courier New"/>
    <w:panose1 w:val="020B0604020202020204"/>
    <w:charset w:val="00"/>
    <w:family w:val="moder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BF912" w14:textId="77777777" w:rsidR="009B6A9B" w:rsidRDefault="009B6A9B" w:rsidP="00AF255A">
      <w:r>
        <w:separator/>
      </w:r>
    </w:p>
  </w:footnote>
  <w:footnote w:type="continuationSeparator" w:id="0">
    <w:p w14:paraId="4BD66D5D" w14:textId="77777777" w:rsidR="009B6A9B" w:rsidRDefault="009B6A9B" w:rsidP="00AF25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0E0B"/>
    <w:multiLevelType w:val="hybridMultilevel"/>
    <w:tmpl w:val="A49A1A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60177A"/>
    <w:multiLevelType w:val="hybridMultilevel"/>
    <w:tmpl w:val="CB66A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8868929">
    <w:abstractNumId w:val="1"/>
  </w:num>
  <w:num w:numId="2" w16cid:durableId="12802565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nglein,Mark">
    <w15:presenceInfo w15:providerId="AD" w15:userId="S::mdstengl@colostate.edu::803dea41-9075-4a00-8784-3499d53c05d7"/>
  </w15:person>
  <w15:person w15:author="Keene-Snickers,Lexi">
    <w15:presenceInfo w15:providerId="AD" w15:userId="S::akeene@colostate.edu::3bd229c1-2371-4f60-90c8-491aa26b73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79E"/>
    <w:rsid w:val="00006799"/>
    <w:rsid w:val="00006902"/>
    <w:rsid w:val="00012EBC"/>
    <w:rsid w:val="00012FDD"/>
    <w:rsid w:val="00026350"/>
    <w:rsid w:val="00030E8C"/>
    <w:rsid w:val="0003184C"/>
    <w:rsid w:val="000321DE"/>
    <w:rsid w:val="000342E1"/>
    <w:rsid w:val="0003486B"/>
    <w:rsid w:val="00037111"/>
    <w:rsid w:val="00042473"/>
    <w:rsid w:val="0004557F"/>
    <w:rsid w:val="00047C61"/>
    <w:rsid w:val="0005174D"/>
    <w:rsid w:val="00051A94"/>
    <w:rsid w:val="00051CBB"/>
    <w:rsid w:val="00051E58"/>
    <w:rsid w:val="0005265A"/>
    <w:rsid w:val="00054C2C"/>
    <w:rsid w:val="000553EB"/>
    <w:rsid w:val="0006275F"/>
    <w:rsid w:val="0006449A"/>
    <w:rsid w:val="00065CFD"/>
    <w:rsid w:val="000709C9"/>
    <w:rsid w:val="0007567D"/>
    <w:rsid w:val="0007609B"/>
    <w:rsid w:val="00076A67"/>
    <w:rsid w:val="00081385"/>
    <w:rsid w:val="00084AF9"/>
    <w:rsid w:val="000858F8"/>
    <w:rsid w:val="0009058D"/>
    <w:rsid w:val="00095341"/>
    <w:rsid w:val="00096A57"/>
    <w:rsid w:val="00096E27"/>
    <w:rsid w:val="00097DB2"/>
    <w:rsid w:val="000A21E9"/>
    <w:rsid w:val="000A2B81"/>
    <w:rsid w:val="000A33CF"/>
    <w:rsid w:val="000A3936"/>
    <w:rsid w:val="000B063B"/>
    <w:rsid w:val="000B1DE0"/>
    <w:rsid w:val="000D1809"/>
    <w:rsid w:val="000D219D"/>
    <w:rsid w:val="000E3157"/>
    <w:rsid w:val="000E3926"/>
    <w:rsid w:val="000F0F6E"/>
    <w:rsid w:val="000F4D25"/>
    <w:rsid w:val="000F6BFC"/>
    <w:rsid w:val="000F6FD8"/>
    <w:rsid w:val="0010199A"/>
    <w:rsid w:val="00102A66"/>
    <w:rsid w:val="001055B7"/>
    <w:rsid w:val="00105CB6"/>
    <w:rsid w:val="00111BAA"/>
    <w:rsid w:val="00116549"/>
    <w:rsid w:val="00121343"/>
    <w:rsid w:val="001240C5"/>
    <w:rsid w:val="0012767D"/>
    <w:rsid w:val="00130E35"/>
    <w:rsid w:val="001372C9"/>
    <w:rsid w:val="001420AC"/>
    <w:rsid w:val="00142E50"/>
    <w:rsid w:val="00146E63"/>
    <w:rsid w:val="00147646"/>
    <w:rsid w:val="001513DD"/>
    <w:rsid w:val="00151991"/>
    <w:rsid w:val="00152E38"/>
    <w:rsid w:val="00156385"/>
    <w:rsid w:val="001568E0"/>
    <w:rsid w:val="00156F6E"/>
    <w:rsid w:val="00162D09"/>
    <w:rsid w:val="00164E26"/>
    <w:rsid w:val="00167261"/>
    <w:rsid w:val="0017106D"/>
    <w:rsid w:val="001726F4"/>
    <w:rsid w:val="00172A8D"/>
    <w:rsid w:val="001758BA"/>
    <w:rsid w:val="00180311"/>
    <w:rsid w:val="00181A47"/>
    <w:rsid w:val="0019112A"/>
    <w:rsid w:val="00191DDD"/>
    <w:rsid w:val="00192F0F"/>
    <w:rsid w:val="001B21A7"/>
    <w:rsid w:val="001B3F09"/>
    <w:rsid w:val="001B4926"/>
    <w:rsid w:val="001B58D3"/>
    <w:rsid w:val="001B7C01"/>
    <w:rsid w:val="001C3A7F"/>
    <w:rsid w:val="001C3E85"/>
    <w:rsid w:val="001C6C7F"/>
    <w:rsid w:val="001D155E"/>
    <w:rsid w:val="001D223E"/>
    <w:rsid w:val="001D3B84"/>
    <w:rsid w:val="001D49F1"/>
    <w:rsid w:val="001D5C8A"/>
    <w:rsid w:val="001D7EE0"/>
    <w:rsid w:val="001E67AB"/>
    <w:rsid w:val="001F040E"/>
    <w:rsid w:val="001F5A4F"/>
    <w:rsid w:val="001F6FB9"/>
    <w:rsid w:val="001F717A"/>
    <w:rsid w:val="00202028"/>
    <w:rsid w:val="002044CA"/>
    <w:rsid w:val="0020730B"/>
    <w:rsid w:val="00215E08"/>
    <w:rsid w:val="00216F2A"/>
    <w:rsid w:val="00220A71"/>
    <w:rsid w:val="00226EB6"/>
    <w:rsid w:val="00235A87"/>
    <w:rsid w:val="002373B6"/>
    <w:rsid w:val="002458EE"/>
    <w:rsid w:val="002474A2"/>
    <w:rsid w:val="00252CCE"/>
    <w:rsid w:val="00255235"/>
    <w:rsid w:val="0025648D"/>
    <w:rsid w:val="0025706B"/>
    <w:rsid w:val="00257289"/>
    <w:rsid w:val="0026216A"/>
    <w:rsid w:val="00263851"/>
    <w:rsid w:val="00265C69"/>
    <w:rsid w:val="002735F2"/>
    <w:rsid w:val="002743E0"/>
    <w:rsid w:val="00276E7C"/>
    <w:rsid w:val="0028184E"/>
    <w:rsid w:val="00282423"/>
    <w:rsid w:val="00283E7C"/>
    <w:rsid w:val="0028780E"/>
    <w:rsid w:val="00290D9B"/>
    <w:rsid w:val="00290FAD"/>
    <w:rsid w:val="0029546A"/>
    <w:rsid w:val="002A1C6B"/>
    <w:rsid w:val="002A505C"/>
    <w:rsid w:val="002B0B6D"/>
    <w:rsid w:val="002B1A7D"/>
    <w:rsid w:val="002B22F1"/>
    <w:rsid w:val="002C08C8"/>
    <w:rsid w:val="002C19AC"/>
    <w:rsid w:val="002C2EDD"/>
    <w:rsid w:val="002C39F6"/>
    <w:rsid w:val="002C4DDD"/>
    <w:rsid w:val="002C62BF"/>
    <w:rsid w:val="002C6D73"/>
    <w:rsid w:val="002C7AF2"/>
    <w:rsid w:val="002D1889"/>
    <w:rsid w:val="002D5116"/>
    <w:rsid w:val="002D5910"/>
    <w:rsid w:val="002E1444"/>
    <w:rsid w:val="002E1772"/>
    <w:rsid w:val="002E5E02"/>
    <w:rsid w:val="002E5ED6"/>
    <w:rsid w:val="002F018A"/>
    <w:rsid w:val="002F03E6"/>
    <w:rsid w:val="002F12DD"/>
    <w:rsid w:val="002F309F"/>
    <w:rsid w:val="002F408C"/>
    <w:rsid w:val="002F5529"/>
    <w:rsid w:val="00322067"/>
    <w:rsid w:val="00323D5B"/>
    <w:rsid w:val="0032769D"/>
    <w:rsid w:val="00330C9F"/>
    <w:rsid w:val="003449BB"/>
    <w:rsid w:val="00350CA3"/>
    <w:rsid w:val="00351921"/>
    <w:rsid w:val="0035280A"/>
    <w:rsid w:val="00355883"/>
    <w:rsid w:val="00361782"/>
    <w:rsid w:val="003643D0"/>
    <w:rsid w:val="00364F79"/>
    <w:rsid w:val="003676A2"/>
    <w:rsid w:val="00367C7B"/>
    <w:rsid w:val="00371D00"/>
    <w:rsid w:val="003728F3"/>
    <w:rsid w:val="0037441D"/>
    <w:rsid w:val="003751F7"/>
    <w:rsid w:val="00375863"/>
    <w:rsid w:val="00381A6A"/>
    <w:rsid w:val="00381EA9"/>
    <w:rsid w:val="0038722C"/>
    <w:rsid w:val="00387629"/>
    <w:rsid w:val="00387662"/>
    <w:rsid w:val="003901C3"/>
    <w:rsid w:val="0039093A"/>
    <w:rsid w:val="00397201"/>
    <w:rsid w:val="003A0D4B"/>
    <w:rsid w:val="003A1006"/>
    <w:rsid w:val="003A1098"/>
    <w:rsid w:val="003A451F"/>
    <w:rsid w:val="003A5CEC"/>
    <w:rsid w:val="003B003F"/>
    <w:rsid w:val="003B6010"/>
    <w:rsid w:val="003C0B86"/>
    <w:rsid w:val="003C3055"/>
    <w:rsid w:val="003C3D28"/>
    <w:rsid w:val="003D4DA6"/>
    <w:rsid w:val="003D50E6"/>
    <w:rsid w:val="003D512C"/>
    <w:rsid w:val="003E01A1"/>
    <w:rsid w:val="003E3973"/>
    <w:rsid w:val="003E4BA6"/>
    <w:rsid w:val="003E7DAD"/>
    <w:rsid w:val="003F10E5"/>
    <w:rsid w:val="003F43F0"/>
    <w:rsid w:val="003F5D8A"/>
    <w:rsid w:val="003F690D"/>
    <w:rsid w:val="00401012"/>
    <w:rsid w:val="004020DD"/>
    <w:rsid w:val="004023D8"/>
    <w:rsid w:val="004028E5"/>
    <w:rsid w:val="00406436"/>
    <w:rsid w:val="004079E7"/>
    <w:rsid w:val="00407CF4"/>
    <w:rsid w:val="0041243B"/>
    <w:rsid w:val="004134F9"/>
    <w:rsid w:val="00415D3A"/>
    <w:rsid w:val="0041633A"/>
    <w:rsid w:val="00421739"/>
    <w:rsid w:val="004271E5"/>
    <w:rsid w:val="0043081D"/>
    <w:rsid w:val="00432241"/>
    <w:rsid w:val="0043658A"/>
    <w:rsid w:val="00442191"/>
    <w:rsid w:val="00446FAE"/>
    <w:rsid w:val="004527D9"/>
    <w:rsid w:val="004536CB"/>
    <w:rsid w:val="00456285"/>
    <w:rsid w:val="004604B9"/>
    <w:rsid w:val="00465DCD"/>
    <w:rsid w:val="00466030"/>
    <w:rsid w:val="004664C1"/>
    <w:rsid w:val="00467563"/>
    <w:rsid w:val="00467856"/>
    <w:rsid w:val="00471ABC"/>
    <w:rsid w:val="00473C81"/>
    <w:rsid w:val="00477151"/>
    <w:rsid w:val="00482493"/>
    <w:rsid w:val="004936D4"/>
    <w:rsid w:val="0049753A"/>
    <w:rsid w:val="004A4566"/>
    <w:rsid w:val="004B0BEF"/>
    <w:rsid w:val="004B18B0"/>
    <w:rsid w:val="004B1DE5"/>
    <w:rsid w:val="004B2FE2"/>
    <w:rsid w:val="004B513C"/>
    <w:rsid w:val="004C0104"/>
    <w:rsid w:val="004C29FD"/>
    <w:rsid w:val="004C61A6"/>
    <w:rsid w:val="004C7DE3"/>
    <w:rsid w:val="004D41B2"/>
    <w:rsid w:val="004D731C"/>
    <w:rsid w:val="004E6A1E"/>
    <w:rsid w:val="004F4BCE"/>
    <w:rsid w:val="004F4C8D"/>
    <w:rsid w:val="004F6C7E"/>
    <w:rsid w:val="005025F9"/>
    <w:rsid w:val="00505B29"/>
    <w:rsid w:val="00505B87"/>
    <w:rsid w:val="00510902"/>
    <w:rsid w:val="00511935"/>
    <w:rsid w:val="00511D11"/>
    <w:rsid w:val="005125E7"/>
    <w:rsid w:val="00514F70"/>
    <w:rsid w:val="00522D59"/>
    <w:rsid w:val="005246B1"/>
    <w:rsid w:val="00524DAF"/>
    <w:rsid w:val="00525921"/>
    <w:rsid w:val="005272EB"/>
    <w:rsid w:val="00533DDA"/>
    <w:rsid w:val="00535298"/>
    <w:rsid w:val="00537428"/>
    <w:rsid w:val="00541C7B"/>
    <w:rsid w:val="00541F85"/>
    <w:rsid w:val="00541FBD"/>
    <w:rsid w:val="00542016"/>
    <w:rsid w:val="00543658"/>
    <w:rsid w:val="00547DB7"/>
    <w:rsid w:val="00550630"/>
    <w:rsid w:val="00552117"/>
    <w:rsid w:val="00554613"/>
    <w:rsid w:val="00556CFD"/>
    <w:rsid w:val="005640D5"/>
    <w:rsid w:val="0056426F"/>
    <w:rsid w:val="0057243B"/>
    <w:rsid w:val="0058071F"/>
    <w:rsid w:val="0058074F"/>
    <w:rsid w:val="005817AD"/>
    <w:rsid w:val="00584472"/>
    <w:rsid w:val="00590A12"/>
    <w:rsid w:val="00591612"/>
    <w:rsid w:val="00592984"/>
    <w:rsid w:val="00594D5A"/>
    <w:rsid w:val="00594E82"/>
    <w:rsid w:val="005A19E9"/>
    <w:rsid w:val="005A306E"/>
    <w:rsid w:val="005A32C1"/>
    <w:rsid w:val="005A6785"/>
    <w:rsid w:val="005A77AB"/>
    <w:rsid w:val="005B26F3"/>
    <w:rsid w:val="005B2FB6"/>
    <w:rsid w:val="005B6F6A"/>
    <w:rsid w:val="005C2521"/>
    <w:rsid w:val="005C2AA0"/>
    <w:rsid w:val="005C2B46"/>
    <w:rsid w:val="005C4C2E"/>
    <w:rsid w:val="005C4CE8"/>
    <w:rsid w:val="005D0CFB"/>
    <w:rsid w:val="005D1FF6"/>
    <w:rsid w:val="005D3563"/>
    <w:rsid w:val="005D571B"/>
    <w:rsid w:val="005D5E35"/>
    <w:rsid w:val="005E05A5"/>
    <w:rsid w:val="005E251B"/>
    <w:rsid w:val="005E307A"/>
    <w:rsid w:val="005E347A"/>
    <w:rsid w:val="005E4DA0"/>
    <w:rsid w:val="005E4EFB"/>
    <w:rsid w:val="005F12DB"/>
    <w:rsid w:val="005F1435"/>
    <w:rsid w:val="005F153F"/>
    <w:rsid w:val="005F2B86"/>
    <w:rsid w:val="005F6F74"/>
    <w:rsid w:val="006006DC"/>
    <w:rsid w:val="00602B22"/>
    <w:rsid w:val="00603970"/>
    <w:rsid w:val="006075CF"/>
    <w:rsid w:val="00610960"/>
    <w:rsid w:val="00613746"/>
    <w:rsid w:val="006168F4"/>
    <w:rsid w:val="00616CBF"/>
    <w:rsid w:val="006200EA"/>
    <w:rsid w:val="006222BE"/>
    <w:rsid w:val="0062770C"/>
    <w:rsid w:val="00631ADB"/>
    <w:rsid w:val="006361A2"/>
    <w:rsid w:val="006363E1"/>
    <w:rsid w:val="006413C2"/>
    <w:rsid w:val="00641623"/>
    <w:rsid w:val="006444BA"/>
    <w:rsid w:val="00645626"/>
    <w:rsid w:val="0064613C"/>
    <w:rsid w:val="00647BB8"/>
    <w:rsid w:val="00651CEC"/>
    <w:rsid w:val="00654B1C"/>
    <w:rsid w:val="006558CD"/>
    <w:rsid w:val="006569A3"/>
    <w:rsid w:val="006603B1"/>
    <w:rsid w:val="00662F11"/>
    <w:rsid w:val="00663522"/>
    <w:rsid w:val="006661BC"/>
    <w:rsid w:val="00671A81"/>
    <w:rsid w:val="006722AC"/>
    <w:rsid w:val="00673029"/>
    <w:rsid w:val="00674CDD"/>
    <w:rsid w:val="006778E7"/>
    <w:rsid w:val="00680287"/>
    <w:rsid w:val="00690C85"/>
    <w:rsid w:val="0069340C"/>
    <w:rsid w:val="0069679F"/>
    <w:rsid w:val="006B0BAE"/>
    <w:rsid w:val="006B127D"/>
    <w:rsid w:val="006B13D0"/>
    <w:rsid w:val="006B1B07"/>
    <w:rsid w:val="006B20E3"/>
    <w:rsid w:val="006B3066"/>
    <w:rsid w:val="006B3DE7"/>
    <w:rsid w:val="006C48B4"/>
    <w:rsid w:val="006C74D5"/>
    <w:rsid w:val="006D2294"/>
    <w:rsid w:val="006D22A5"/>
    <w:rsid w:val="006D3151"/>
    <w:rsid w:val="006E1B2C"/>
    <w:rsid w:val="006E4471"/>
    <w:rsid w:val="006F431E"/>
    <w:rsid w:val="006F48DB"/>
    <w:rsid w:val="006F749B"/>
    <w:rsid w:val="007007A7"/>
    <w:rsid w:val="007110EB"/>
    <w:rsid w:val="007139F1"/>
    <w:rsid w:val="007248B7"/>
    <w:rsid w:val="00724957"/>
    <w:rsid w:val="007273AE"/>
    <w:rsid w:val="007307A4"/>
    <w:rsid w:val="00730FBC"/>
    <w:rsid w:val="00734CB2"/>
    <w:rsid w:val="0073509A"/>
    <w:rsid w:val="00736527"/>
    <w:rsid w:val="007375C8"/>
    <w:rsid w:val="00746E60"/>
    <w:rsid w:val="00747A62"/>
    <w:rsid w:val="00751838"/>
    <w:rsid w:val="007555C1"/>
    <w:rsid w:val="00755CAE"/>
    <w:rsid w:val="007609BB"/>
    <w:rsid w:val="00763D4F"/>
    <w:rsid w:val="00764BF7"/>
    <w:rsid w:val="00770B5D"/>
    <w:rsid w:val="00773A92"/>
    <w:rsid w:val="007740D7"/>
    <w:rsid w:val="00775F36"/>
    <w:rsid w:val="00776B4A"/>
    <w:rsid w:val="00781290"/>
    <w:rsid w:val="00783917"/>
    <w:rsid w:val="00786908"/>
    <w:rsid w:val="007919E6"/>
    <w:rsid w:val="007920F3"/>
    <w:rsid w:val="00792BC0"/>
    <w:rsid w:val="007A06D0"/>
    <w:rsid w:val="007A560E"/>
    <w:rsid w:val="007A59F0"/>
    <w:rsid w:val="007B249E"/>
    <w:rsid w:val="007C2904"/>
    <w:rsid w:val="007C35CB"/>
    <w:rsid w:val="007C3864"/>
    <w:rsid w:val="007C5AA4"/>
    <w:rsid w:val="007D5BEB"/>
    <w:rsid w:val="007E1149"/>
    <w:rsid w:val="007F068E"/>
    <w:rsid w:val="007F2AD5"/>
    <w:rsid w:val="007F4E8D"/>
    <w:rsid w:val="007F5675"/>
    <w:rsid w:val="007F78F4"/>
    <w:rsid w:val="00802410"/>
    <w:rsid w:val="00803BEA"/>
    <w:rsid w:val="00806DC7"/>
    <w:rsid w:val="00812026"/>
    <w:rsid w:val="00813B3C"/>
    <w:rsid w:val="00815B6F"/>
    <w:rsid w:val="0081635E"/>
    <w:rsid w:val="00816656"/>
    <w:rsid w:val="00817ABA"/>
    <w:rsid w:val="00821245"/>
    <w:rsid w:val="008246BA"/>
    <w:rsid w:val="00826870"/>
    <w:rsid w:val="0083169E"/>
    <w:rsid w:val="00834C74"/>
    <w:rsid w:val="00834D66"/>
    <w:rsid w:val="008354C7"/>
    <w:rsid w:val="00840F4E"/>
    <w:rsid w:val="00841F55"/>
    <w:rsid w:val="00847D9F"/>
    <w:rsid w:val="008506FD"/>
    <w:rsid w:val="0085164F"/>
    <w:rsid w:val="008603AA"/>
    <w:rsid w:val="008611DA"/>
    <w:rsid w:val="008627E3"/>
    <w:rsid w:val="008725D9"/>
    <w:rsid w:val="0087335A"/>
    <w:rsid w:val="008747AD"/>
    <w:rsid w:val="00880DB1"/>
    <w:rsid w:val="00884204"/>
    <w:rsid w:val="00886675"/>
    <w:rsid w:val="00897CD3"/>
    <w:rsid w:val="00897E5E"/>
    <w:rsid w:val="00897EBE"/>
    <w:rsid w:val="008A0311"/>
    <w:rsid w:val="008A1463"/>
    <w:rsid w:val="008A310A"/>
    <w:rsid w:val="008A4991"/>
    <w:rsid w:val="008A791C"/>
    <w:rsid w:val="008B00D3"/>
    <w:rsid w:val="008B3DC3"/>
    <w:rsid w:val="008B57C6"/>
    <w:rsid w:val="008C1550"/>
    <w:rsid w:val="008C5374"/>
    <w:rsid w:val="008C542D"/>
    <w:rsid w:val="008D7015"/>
    <w:rsid w:val="008E38EA"/>
    <w:rsid w:val="008E6BC4"/>
    <w:rsid w:val="008E7E2D"/>
    <w:rsid w:val="008F2CF2"/>
    <w:rsid w:val="008F3479"/>
    <w:rsid w:val="008F3850"/>
    <w:rsid w:val="008F3934"/>
    <w:rsid w:val="008F73B3"/>
    <w:rsid w:val="008F7551"/>
    <w:rsid w:val="008F7E5E"/>
    <w:rsid w:val="009000F2"/>
    <w:rsid w:val="0090139D"/>
    <w:rsid w:val="00901811"/>
    <w:rsid w:val="00903679"/>
    <w:rsid w:val="00905940"/>
    <w:rsid w:val="00907C9D"/>
    <w:rsid w:val="00907D17"/>
    <w:rsid w:val="0091520E"/>
    <w:rsid w:val="009159C7"/>
    <w:rsid w:val="0092034F"/>
    <w:rsid w:val="00921649"/>
    <w:rsid w:val="00922ED0"/>
    <w:rsid w:val="00930369"/>
    <w:rsid w:val="009359A0"/>
    <w:rsid w:val="0093677A"/>
    <w:rsid w:val="00940E16"/>
    <w:rsid w:val="0094106B"/>
    <w:rsid w:val="00944438"/>
    <w:rsid w:val="009460C0"/>
    <w:rsid w:val="0094697A"/>
    <w:rsid w:val="00946E3E"/>
    <w:rsid w:val="0095412A"/>
    <w:rsid w:val="00957D54"/>
    <w:rsid w:val="00962FA9"/>
    <w:rsid w:val="00971DFF"/>
    <w:rsid w:val="00971F74"/>
    <w:rsid w:val="009723A9"/>
    <w:rsid w:val="009729CB"/>
    <w:rsid w:val="00973627"/>
    <w:rsid w:val="009757C3"/>
    <w:rsid w:val="00981B78"/>
    <w:rsid w:val="009844B3"/>
    <w:rsid w:val="009865CB"/>
    <w:rsid w:val="0099257B"/>
    <w:rsid w:val="00992D85"/>
    <w:rsid w:val="009974D6"/>
    <w:rsid w:val="009A0C07"/>
    <w:rsid w:val="009A1DFE"/>
    <w:rsid w:val="009A5B7B"/>
    <w:rsid w:val="009A7383"/>
    <w:rsid w:val="009B0DF9"/>
    <w:rsid w:val="009B1B6E"/>
    <w:rsid w:val="009B2467"/>
    <w:rsid w:val="009B37AF"/>
    <w:rsid w:val="009B6A9B"/>
    <w:rsid w:val="009B75EF"/>
    <w:rsid w:val="009B7AFD"/>
    <w:rsid w:val="009C57CD"/>
    <w:rsid w:val="009C7CA6"/>
    <w:rsid w:val="009D4C11"/>
    <w:rsid w:val="009D5865"/>
    <w:rsid w:val="009E46CA"/>
    <w:rsid w:val="009E7ACF"/>
    <w:rsid w:val="009F08D9"/>
    <w:rsid w:val="009F0D35"/>
    <w:rsid w:val="009F3CF0"/>
    <w:rsid w:val="009F41DD"/>
    <w:rsid w:val="009F5096"/>
    <w:rsid w:val="009F752D"/>
    <w:rsid w:val="00A01501"/>
    <w:rsid w:val="00A05B66"/>
    <w:rsid w:val="00A11028"/>
    <w:rsid w:val="00A113E1"/>
    <w:rsid w:val="00A137AA"/>
    <w:rsid w:val="00A15842"/>
    <w:rsid w:val="00A164DD"/>
    <w:rsid w:val="00A166B0"/>
    <w:rsid w:val="00A34120"/>
    <w:rsid w:val="00A34AD4"/>
    <w:rsid w:val="00A36BC3"/>
    <w:rsid w:val="00A53FD5"/>
    <w:rsid w:val="00A559EE"/>
    <w:rsid w:val="00A55EC4"/>
    <w:rsid w:val="00A65515"/>
    <w:rsid w:val="00A67FDB"/>
    <w:rsid w:val="00A73FC8"/>
    <w:rsid w:val="00A75672"/>
    <w:rsid w:val="00A85606"/>
    <w:rsid w:val="00A94DFE"/>
    <w:rsid w:val="00A950DD"/>
    <w:rsid w:val="00AB1EBF"/>
    <w:rsid w:val="00AB7EF8"/>
    <w:rsid w:val="00AB7F11"/>
    <w:rsid w:val="00AC567E"/>
    <w:rsid w:val="00AC67B9"/>
    <w:rsid w:val="00AC7862"/>
    <w:rsid w:val="00AC7B5F"/>
    <w:rsid w:val="00AC7C5F"/>
    <w:rsid w:val="00AD1B42"/>
    <w:rsid w:val="00AE230E"/>
    <w:rsid w:val="00AE26F5"/>
    <w:rsid w:val="00AE49C3"/>
    <w:rsid w:val="00AF0964"/>
    <w:rsid w:val="00AF1E98"/>
    <w:rsid w:val="00AF255A"/>
    <w:rsid w:val="00AF369B"/>
    <w:rsid w:val="00AF5B12"/>
    <w:rsid w:val="00AF5DEF"/>
    <w:rsid w:val="00B06817"/>
    <w:rsid w:val="00B119B3"/>
    <w:rsid w:val="00B168F4"/>
    <w:rsid w:val="00B24F4F"/>
    <w:rsid w:val="00B258ED"/>
    <w:rsid w:val="00B27622"/>
    <w:rsid w:val="00B32DED"/>
    <w:rsid w:val="00B3415B"/>
    <w:rsid w:val="00B461C6"/>
    <w:rsid w:val="00B46272"/>
    <w:rsid w:val="00B557DF"/>
    <w:rsid w:val="00B5591D"/>
    <w:rsid w:val="00B56963"/>
    <w:rsid w:val="00B65FDD"/>
    <w:rsid w:val="00B7070C"/>
    <w:rsid w:val="00B70B61"/>
    <w:rsid w:val="00B71B44"/>
    <w:rsid w:val="00B7245C"/>
    <w:rsid w:val="00B748DE"/>
    <w:rsid w:val="00B80E98"/>
    <w:rsid w:val="00B83BCC"/>
    <w:rsid w:val="00B845E2"/>
    <w:rsid w:val="00B84B39"/>
    <w:rsid w:val="00B9423B"/>
    <w:rsid w:val="00B94D81"/>
    <w:rsid w:val="00B97576"/>
    <w:rsid w:val="00BA0FCB"/>
    <w:rsid w:val="00BA311C"/>
    <w:rsid w:val="00BB287D"/>
    <w:rsid w:val="00BB2E9F"/>
    <w:rsid w:val="00BB37A8"/>
    <w:rsid w:val="00BB40D7"/>
    <w:rsid w:val="00BB699E"/>
    <w:rsid w:val="00BB73AD"/>
    <w:rsid w:val="00BB7E2D"/>
    <w:rsid w:val="00BC0856"/>
    <w:rsid w:val="00BC0FCB"/>
    <w:rsid w:val="00BC1278"/>
    <w:rsid w:val="00BC1F7B"/>
    <w:rsid w:val="00BC3D5F"/>
    <w:rsid w:val="00BC651E"/>
    <w:rsid w:val="00BD38A7"/>
    <w:rsid w:val="00BD654C"/>
    <w:rsid w:val="00BE0C36"/>
    <w:rsid w:val="00BE1ECB"/>
    <w:rsid w:val="00BE2F2C"/>
    <w:rsid w:val="00BE4AE3"/>
    <w:rsid w:val="00BE5732"/>
    <w:rsid w:val="00BE7E27"/>
    <w:rsid w:val="00BF2330"/>
    <w:rsid w:val="00BF3CD4"/>
    <w:rsid w:val="00BF7263"/>
    <w:rsid w:val="00C03087"/>
    <w:rsid w:val="00C06870"/>
    <w:rsid w:val="00C06CAD"/>
    <w:rsid w:val="00C10F7B"/>
    <w:rsid w:val="00C1256B"/>
    <w:rsid w:val="00C12B9A"/>
    <w:rsid w:val="00C206CE"/>
    <w:rsid w:val="00C216F2"/>
    <w:rsid w:val="00C21F48"/>
    <w:rsid w:val="00C2562B"/>
    <w:rsid w:val="00C26DB3"/>
    <w:rsid w:val="00C27B4E"/>
    <w:rsid w:val="00C311F6"/>
    <w:rsid w:val="00C3134A"/>
    <w:rsid w:val="00C35D34"/>
    <w:rsid w:val="00C36425"/>
    <w:rsid w:val="00C37458"/>
    <w:rsid w:val="00C47E76"/>
    <w:rsid w:val="00C53DA1"/>
    <w:rsid w:val="00C546A6"/>
    <w:rsid w:val="00C54960"/>
    <w:rsid w:val="00C565AE"/>
    <w:rsid w:val="00C56D4D"/>
    <w:rsid w:val="00C7335F"/>
    <w:rsid w:val="00C757FB"/>
    <w:rsid w:val="00C75C6A"/>
    <w:rsid w:val="00C767D7"/>
    <w:rsid w:val="00C80F67"/>
    <w:rsid w:val="00C87F32"/>
    <w:rsid w:val="00C93FDC"/>
    <w:rsid w:val="00C96596"/>
    <w:rsid w:val="00CA35E2"/>
    <w:rsid w:val="00CA3BA8"/>
    <w:rsid w:val="00CA5A71"/>
    <w:rsid w:val="00CA5B6A"/>
    <w:rsid w:val="00CA7501"/>
    <w:rsid w:val="00CA7EB5"/>
    <w:rsid w:val="00CB524A"/>
    <w:rsid w:val="00CB71FE"/>
    <w:rsid w:val="00CC0C29"/>
    <w:rsid w:val="00CC51AE"/>
    <w:rsid w:val="00CC6D98"/>
    <w:rsid w:val="00CD03F0"/>
    <w:rsid w:val="00CD0AF9"/>
    <w:rsid w:val="00CD3813"/>
    <w:rsid w:val="00CD7C93"/>
    <w:rsid w:val="00CD7E1E"/>
    <w:rsid w:val="00CE018B"/>
    <w:rsid w:val="00CE360A"/>
    <w:rsid w:val="00CE5B52"/>
    <w:rsid w:val="00CF0F73"/>
    <w:rsid w:val="00CF205B"/>
    <w:rsid w:val="00CF303A"/>
    <w:rsid w:val="00CF3AE3"/>
    <w:rsid w:val="00D02166"/>
    <w:rsid w:val="00D07358"/>
    <w:rsid w:val="00D077DA"/>
    <w:rsid w:val="00D10830"/>
    <w:rsid w:val="00D11775"/>
    <w:rsid w:val="00D11F02"/>
    <w:rsid w:val="00D165E2"/>
    <w:rsid w:val="00D2179E"/>
    <w:rsid w:val="00D33005"/>
    <w:rsid w:val="00D3319D"/>
    <w:rsid w:val="00D3360F"/>
    <w:rsid w:val="00D36695"/>
    <w:rsid w:val="00D3689C"/>
    <w:rsid w:val="00D40EBA"/>
    <w:rsid w:val="00D421F5"/>
    <w:rsid w:val="00D4340E"/>
    <w:rsid w:val="00D4631F"/>
    <w:rsid w:val="00D467A1"/>
    <w:rsid w:val="00D54DB7"/>
    <w:rsid w:val="00D5624C"/>
    <w:rsid w:val="00D60E9A"/>
    <w:rsid w:val="00D61A6E"/>
    <w:rsid w:val="00D6686D"/>
    <w:rsid w:val="00D66EA5"/>
    <w:rsid w:val="00D67639"/>
    <w:rsid w:val="00D74BA7"/>
    <w:rsid w:val="00D77DF8"/>
    <w:rsid w:val="00D80A7D"/>
    <w:rsid w:val="00D84535"/>
    <w:rsid w:val="00D8477A"/>
    <w:rsid w:val="00D86FE9"/>
    <w:rsid w:val="00DA28F2"/>
    <w:rsid w:val="00DA4E1F"/>
    <w:rsid w:val="00DA5503"/>
    <w:rsid w:val="00DB0180"/>
    <w:rsid w:val="00DB5E87"/>
    <w:rsid w:val="00DB6CA4"/>
    <w:rsid w:val="00DC1005"/>
    <w:rsid w:val="00DC22AB"/>
    <w:rsid w:val="00DC2B38"/>
    <w:rsid w:val="00DC78CB"/>
    <w:rsid w:val="00DD06C2"/>
    <w:rsid w:val="00DD2270"/>
    <w:rsid w:val="00DD45FB"/>
    <w:rsid w:val="00DD515E"/>
    <w:rsid w:val="00DD52CF"/>
    <w:rsid w:val="00DE13A0"/>
    <w:rsid w:val="00DE34FA"/>
    <w:rsid w:val="00DF15F8"/>
    <w:rsid w:val="00DF6073"/>
    <w:rsid w:val="00DF6183"/>
    <w:rsid w:val="00DF705B"/>
    <w:rsid w:val="00E026FB"/>
    <w:rsid w:val="00E066CD"/>
    <w:rsid w:val="00E102E0"/>
    <w:rsid w:val="00E11D65"/>
    <w:rsid w:val="00E1543A"/>
    <w:rsid w:val="00E15D50"/>
    <w:rsid w:val="00E20126"/>
    <w:rsid w:val="00E22DA7"/>
    <w:rsid w:val="00E2403B"/>
    <w:rsid w:val="00E27066"/>
    <w:rsid w:val="00E30AF2"/>
    <w:rsid w:val="00E31D2C"/>
    <w:rsid w:val="00E40397"/>
    <w:rsid w:val="00E41F25"/>
    <w:rsid w:val="00E420BE"/>
    <w:rsid w:val="00E4381F"/>
    <w:rsid w:val="00E479FD"/>
    <w:rsid w:val="00E47FDA"/>
    <w:rsid w:val="00E52361"/>
    <w:rsid w:val="00E544CC"/>
    <w:rsid w:val="00E57B47"/>
    <w:rsid w:val="00E600FC"/>
    <w:rsid w:val="00E614F3"/>
    <w:rsid w:val="00E651F2"/>
    <w:rsid w:val="00E731A6"/>
    <w:rsid w:val="00E76CDD"/>
    <w:rsid w:val="00E822D1"/>
    <w:rsid w:val="00E82364"/>
    <w:rsid w:val="00E8252E"/>
    <w:rsid w:val="00E849FC"/>
    <w:rsid w:val="00E860EA"/>
    <w:rsid w:val="00E87651"/>
    <w:rsid w:val="00E908D1"/>
    <w:rsid w:val="00E91211"/>
    <w:rsid w:val="00E9385E"/>
    <w:rsid w:val="00E94176"/>
    <w:rsid w:val="00E96824"/>
    <w:rsid w:val="00E97611"/>
    <w:rsid w:val="00EA1824"/>
    <w:rsid w:val="00EA6AB7"/>
    <w:rsid w:val="00EB0CB7"/>
    <w:rsid w:val="00EB10A1"/>
    <w:rsid w:val="00EB3A05"/>
    <w:rsid w:val="00EC36E5"/>
    <w:rsid w:val="00EC5FA5"/>
    <w:rsid w:val="00ED2323"/>
    <w:rsid w:val="00ED3DC1"/>
    <w:rsid w:val="00ED778D"/>
    <w:rsid w:val="00EE2E99"/>
    <w:rsid w:val="00EE772B"/>
    <w:rsid w:val="00EF2EFE"/>
    <w:rsid w:val="00F007F9"/>
    <w:rsid w:val="00F06884"/>
    <w:rsid w:val="00F073D8"/>
    <w:rsid w:val="00F07E38"/>
    <w:rsid w:val="00F13E9C"/>
    <w:rsid w:val="00F14D4B"/>
    <w:rsid w:val="00F16F5F"/>
    <w:rsid w:val="00F1757E"/>
    <w:rsid w:val="00F256BB"/>
    <w:rsid w:val="00F30B4B"/>
    <w:rsid w:val="00F337C8"/>
    <w:rsid w:val="00F34183"/>
    <w:rsid w:val="00F40042"/>
    <w:rsid w:val="00F40749"/>
    <w:rsid w:val="00F40848"/>
    <w:rsid w:val="00F4410E"/>
    <w:rsid w:val="00F444F7"/>
    <w:rsid w:val="00F4599C"/>
    <w:rsid w:val="00F475E7"/>
    <w:rsid w:val="00F506C5"/>
    <w:rsid w:val="00F53FC5"/>
    <w:rsid w:val="00F54B1F"/>
    <w:rsid w:val="00F54D39"/>
    <w:rsid w:val="00F7053F"/>
    <w:rsid w:val="00F766FE"/>
    <w:rsid w:val="00F80412"/>
    <w:rsid w:val="00F8253D"/>
    <w:rsid w:val="00F87B84"/>
    <w:rsid w:val="00F9359D"/>
    <w:rsid w:val="00F944DD"/>
    <w:rsid w:val="00F952D4"/>
    <w:rsid w:val="00F9584B"/>
    <w:rsid w:val="00FA7C17"/>
    <w:rsid w:val="00FB2BC1"/>
    <w:rsid w:val="00FC2AE1"/>
    <w:rsid w:val="00FC4547"/>
    <w:rsid w:val="00FC50B9"/>
    <w:rsid w:val="00FD08A3"/>
    <w:rsid w:val="00FD52CE"/>
    <w:rsid w:val="00FD68DF"/>
    <w:rsid w:val="00FD6966"/>
    <w:rsid w:val="00FD71F5"/>
    <w:rsid w:val="00FE2718"/>
    <w:rsid w:val="00FE319C"/>
    <w:rsid w:val="00FF5DED"/>
    <w:rsid w:val="00FF7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816BA"/>
  <w15:chartTrackingRefBased/>
  <w15:docId w15:val="{064F8858-FA90-644D-B889-4316C948F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7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7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7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7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79E"/>
    <w:rPr>
      <w:rFonts w:eastAsiaTheme="majorEastAsia" w:cstheme="majorBidi"/>
      <w:color w:val="272727" w:themeColor="text1" w:themeTint="D8"/>
    </w:rPr>
  </w:style>
  <w:style w:type="paragraph" w:styleId="Title">
    <w:name w:val="Title"/>
    <w:basedOn w:val="Normal"/>
    <w:next w:val="Normal"/>
    <w:link w:val="TitleChar"/>
    <w:uiPriority w:val="10"/>
    <w:qFormat/>
    <w:rsid w:val="00D217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7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7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179E"/>
    <w:rPr>
      <w:i/>
      <w:iCs/>
      <w:color w:val="404040" w:themeColor="text1" w:themeTint="BF"/>
    </w:rPr>
  </w:style>
  <w:style w:type="paragraph" w:styleId="ListParagraph">
    <w:name w:val="List Paragraph"/>
    <w:basedOn w:val="Normal"/>
    <w:uiPriority w:val="34"/>
    <w:qFormat/>
    <w:rsid w:val="00D2179E"/>
    <w:pPr>
      <w:ind w:left="720"/>
      <w:contextualSpacing/>
    </w:pPr>
  </w:style>
  <w:style w:type="character" w:styleId="IntenseEmphasis">
    <w:name w:val="Intense Emphasis"/>
    <w:basedOn w:val="DefaultParagraphFont"/>
    <w:uiPriority w:val="21"/>
    <w:qFormat/>
    <w:rsid w:val="00D2179E"/>
    <w:rPr>
      <w:i/>
      <w:iCs/>
      <w:color w:val="0F4761" w:themeColor="accent1" w:themeShade="BF"/>
    </w:rPr>
  </w:style>
  <w:style w:type="paragraph" w:styleId="IntenseQuote">
    <w:name w:val="Intense Quote"/>
    <w:basedOn w:val="Normal"/>
    <w:next w:val="Normal"/>
    <w:link w:val="IntenseQuoteChar"/>
    <w:uiPriority w:val="30"/>
    <w:qFormat/>
    <w:rsid w:val="00D21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79E"/>
    <w:rPr>
      <w:i/>
      <w:iCs/>
      <w:color w:val="0F4761" w:themeColor="accent1" w:themeShade="BF"/>
    </w:rPr>
  </w:style>
  <w:style w:type="character" w:styleId="IntenseReference">
    <w:name w:val="Intense Reference"/>
    <w:basedOn w:val="DefaultParagraphFont"/>
    <w:uiPriority w:val="32"/>
    <w:qFormat/>
    <w:rsid w:val="00D2179E"/>
    <w:rPr>
      <w:b/>
      <w:bCs/>
      <w:smallCaps/>
      <w:color w:val="0F4761" w:themeColor="accent1" w:themeShade="BF"/>
      <w:spacing w:val="5"/>
    </w:rPr>
  </w:style>
  <w:style w:type="table" w:styleId="TableGrid">
    <w:name w:val="Table Grid"/>
    <w:basedOn w:val="TableNormal"/>
    <w:uiPriority w:val="39"/>
    <w:rsid w:val="00CE01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5FDD"/>
    <w:rPr>
      <w:color w:val="467886" w:themeColor="hyperlink"/>
      <w:u w:val="single"/>
    </w:rPr>
  </w:style>
  <w:style w:type="character" w:styleId="UnresolvedMention">
    <w:name w:val="Unresolved Mention"/>
    <w:basedOn w:val="DefaultParagraphFont"/>
    <w:uiPriority w:val="99"/>
    <w:semiHidden/>
    <w:unhideWhenUsed/>
    <w:rsid w:val="00B65FDD"/>
    <w:rPr>
      <w:color w:val="605E5C"/>
      <w:shd w:val="clear" w:color="auto" w:fill="E1DFDD"/>
    </w:rPr>
  </w:style>
  <w:style w:type="character" w:styleId="LineNumber">
    <w:name w:val="line number"/>
    <w:basedOn w:val="DefaultParagraphFont"/>
    <w:uiPriority w:val="99"/>
    <w:unhideWhenUsed/>
    <w:rsid w:val="00641623"/>
  </w:style>
  <w:style w:type="paragraph" w:customStyle="1" w:styleId="paragraph">
    <w:name w:val="paragraph"/>
    <w:basedOn w:val="Normal"/>
    <w:rsid w:val="00641623"/>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641623"/>
  </w:style>
  <w:style w:type="character" w:customStyle="1" w:styleId="eop">
    <w:name w:val="eop"/>
    <w:basedOn w:val="DefaultParagraphFont"/>
    <w:rsid w:val="00641623"/>
  </w:style>
  <w:style w:type="character" w:styleId="PlaceholderText">
    <w:name w:val="Placeholder Text"/>
    <w:basedOn w:val="DefaultParagraphFont"/>
    <w:uiPriority w:val="99"/>
    <w:semiHidden/>
    <w:rsid w:val="006558CD"/>
    <w:rPr>
      <w:color w:val="666666"/>
    </w:rPr>
  </w:style>
  <w:style w:type="character" w:styleId="CommentReference">
    <w:name w:val="annotation reference"/>
    <w:basedOn w:val="DefaultParagraphFont"/>
    <w:uiPriority w:val="99"/>
    <w:semiHidden/>
    <w:unhideWhenUsed/>
    <w:rsid w:val="00BC1F7B"/>
    <w:rPr>
      <w:sz w:val="16"/>
      <w:szCs w:val="16"/>
    </w:rPr>
  </w:style>
  <w:style w:type="paragraph" w:styleId="CommentText">
    <w:name w:val="annotation text"/>
    <w:basedOn w:val="Normal"/>
    <w:link w:val="CommentTextChar"/>
    <w:uiPriority w:val="99"/>
    <w:semiHidden/>
    <w:unhideWhenUsed/>
    <w:rsid w:val="00BC1F7B"/>
    <w:rPr>
      <w:sz w:val="20"/>
      <w:szCs w:val="20"/>
    </w:rPr>
  </w:style>
  <w:style w:type="character" w:customStyle="1" w:styleId="CommentTextChar">
    <w:name w:val="Comment Text Char"/>
    <w:basedOn w:val="DefaultParagraphFont"/>
    <w:link w:val="CommentText"/>
    <w:uiPriority w:val="99"/>
    <w:semiHidden/>
    <w:rsid w:val="00BC1F7B"/>
    <w:rPr>
      <w:sz w:val="20"/>
      <w:szCs w:val="20"/>
    </w:rPr>
  </w:style>
  <w:style w:type="paragraph" w:styleId="CommentSubject">
    <w:name w:val="annotation subject"/>
    <w:basedOn w:val="CommentText"/>
    <w:next w:val="CommentText"/>
    <w:link w:val="CommentSubjectChar"/>
    <w:uiPriority w:val="99"/>
    <w:semiHidden/>
    <w:unhideWhenUsed/>
    <w:rsid w:val="00BC1F7B"/>
    <w:rPr>
      <w:b/>
      <w:bCs/>
    </w:rPr>
  </w:style>
  <w:style w:type="character" w:customStyle="1" w:styleId="CommentSubjectChar">
    <w:name w:val="Comment Subject Char"/>
    <w:basedOn w:val="CommentTextChar"/>
    <w:link w:val="CommentSubject"/>
    <w:uiPriority w:val="99"/>
    <w:semiHidden/>
    <w:rsid w:val="00BC1F7B"/>
    <w:rPr>
      <w:b/>
      <w:bCs/>
      <w:sz w:val="20"/>
      <w:szCs w:val="20"/>
    </w:rPr>
  </w:style>
  <w:style w:type="paragraph" w:styleId="Revision">
    <w:name w:val="Revision"/>
    <w:hidden/>
    <w:uiPriority w:val="99"/>
    <w:semiHidden/>
    <w:rsid w:val="006661BC"/>
  </w:style>
  <w:style w:type="paragraph" w:styleId="Header">
    <w:name w:val="header"/>
    <w:basedOn w:val="Normal"/>
    <w:link w:val="HeaderChar"/>
    <w:uiPriority w:val="99"/>
    <w:unhideWhenUsed/>
    <w:rsid w:val="00AF255A"/>
    <w:pPr>
      <w:tabs>
        <w:tab w:val="center" w:pos="4680"/>
        <w:tab w:val="right" w:pos="9360"/>
      </w:tabs>
    </w:pPr>
  </w:style>
  <w:style w:type="character" w:customStyle="1" w:styleId="HeaderChar">
    <w:name w:val="Header Char"/>
    <w:basedOn w:val="DefaultParagraphFont"/>
    <w:link w:val="Header"/>
    <w:uiPriority w:val="99"/>
    <w:rsid w:val="00AF255A"/>
  </w:style>
  <w:style w:type="paragraph" w:styleId="Footer">
    <w:name w:val="footer"/>
    <w:basedOn w:val="Normal"/>
    <w:link w:val="FooterChar"/>
    <w:uiPriority w:val="99"/>
    <w:unhideWhenUsed/>
    <w:rsid w:val="00AF255A"/>
    <w:pPr>
      <w:tabs>
        <w:tab w:val="center" w:pos="4680"/>
        <w:tab w:val="right" w:pos="9360"/>
      </w:tabs>
    </w:pPr>
  </w:style>
  <w:style w:type="character" w:customStyle="1" w:styleId="FooterChar">
    <w:name w:val="Footer Char"/>
    <w:basedOn w:val="DefaultParagraphFont"/>
    <w:link w:val="Footer"/>
    <w:uiPriority w:val="99"/>
    <w:rsid w:val="00AF2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644">
      <w:marLeft w:val="0"/>
      <w:marRight w:val="0"/>
      <w:marTop w:val="0"/>
      <w:marBottom w:val="0"/>
      <w:divBdr>
        <w:top w:val="none" w:sz="0" w:space="0" w:color="auto"/>
        <w:left w:val="none" w:sz="0" w:space="0" w:color="auto"/>
        <w:bottom w:val="none" w:sz="0" w:space="0" w:color="auto"/>
        <w:right w:val="none" w:sz="0" w:space="0" w:color="auto"/>
      </w:divBdr>
    </w:div>
    <w:div w:id="10881922">
      <w:bodyDiv w:val="1"/>
      <w:marLeft w:val="0"/>
      <w:marRight w:val="0"/>
      <w:marTop w:val="0"/>
      <w:marBottom w:val="0"/>
      <w:divBdr>
        <w:top w:val="none" w:sz="0" w:space="0" w:color="auto"/>
        <w:left w:val="none" w:sz="0" w:space="0" w:color="auto"/>
        <w:bottom w:val="none" w:sz="0" w:space="0" w:color="auto"/>
        <w:right w:val="none" w:sz="0" w:space="0" w:color="auto"/>
      </w:divBdr>
      <w:divsChild>
        <w:div w:id="1296837171">
          <w:marLeft w:val="640"/>
          <w:marRight w:val="0"/>
          <w:marTop w:val="0"/>
          <w:marBottom w:val="0"/>
          <w:divBdr>
            <w:top w:val="none" w:sz="0" w:space="0" w:color="auto"/>
            <w:left w:val="none" w:sz="0" w:space="0" w:color="auto"/>
            <w:bottom w:val="none" w:sz="0" w:space="0" w:color="auto"/>
            <w:right w:val="none" w:sz="0" w:space="0" w:color="auto"/>
          </w:divBdr>
        </w:div>
        <w:div w:id="417946102">
          <w:marLeft w:val="640"/>
          <w:marRight w:val="0"/>
          <w:marTop w:val="0"/>
          <w:marBottom w:val="0"/>
          <w:divBdr>
            <w:top w:val="none" w:sz="0" w:space="0" w:color="auto"/>
            <w:left w:val="none" w:sz="0" w:space="0" w:color="auto"/>
            <w:bottom w:val="none" w:sz="0" w:space="0" w:color="auto"/>
            <w:right w:val="none" w:sz="0" w:space="0" w:color="auto"/>
          </w:divBdr>
        </w:div>
        <w:div w:id="1553038832">
          <w:marLeft w:val="640"/>
          <w:marRight w:val="0"/>
          <w:marTop w:val="0"/>
          <w:marBottom w:val="0"/>
          <w:divBdr>
            <w:top w:val="none" w:sz="0" w:space="0" w:color="auto"/>
            <w:left w:val="none" w:sz="0" w:space="0" w:color="auto"/>
            <w:bottom w:val="none" w:sz="0" w:space="0" w:color="auto"/>
            <w:right w:val="none" w:sz="0" w:space="0" w:color="auto"/>
          </w:divBdr>
        </w:div>
        <w:div w:id="116997791">
          <w:marLeft w:val="640"/>
          <w:marRight w:val="0"/>
          <w:marTop w:val="0"/>
          <w:marBottom w:val="0"/>
          <w:divBdr>
            <w:top w:val="none" w:sz="0" w:space="0" w:color="auto"/>
            <w:left w:val="none" w:sz="0" w:space="0" w:color="auto"/>
            <w:bottom w:val="none" w:sz="0" w:space="0" w:color="auto"/>
            <w:right w:val="none" w:sz="0" w:space="0" w:color="auto"/>
          </w:divBdr>
        </w:div>
        <w:div w:id="976179390">
          <w:marLeft w:val="640"/>
          <w:marRight w:val="0"/>
          <w:marTop w:val="0"/>
          <w:marBottom w:val="0"/>
          <w:divBdr>
            <w:top w:val="none" w:sz="0" w:space="0" w:color="auto"/>
            <w:left w:val="none" w:sz="0" w:space="0" w:color="auto"/>
            <w:bottom w:val="none" w:sz="0" w:space="0" w:color="auto"/>
            <w:right w:val="none" w:sz="0" w:space="0" w:color="auto"/>
          </w:divBdr>
        </w:div>
        <w:div w:id="598606983">
          <w:marLeft w:val="640"/>
          <w:marRight w:val="0"/>
          <w:marTop w:val="0"/>
          <w:marBottom w:val="0"/>
          <w:divBdr>
            <w:top w:val="none" w:sz="0" w:space="0" w:color="auto"/>
            <w:left w:val="none" w:sz="0" w:space="0" w:color="auto"/>
            <w:bottom w:val="none" w:sz="0" w:space="0" w:color="auto"/>
            <w:right w:val="none" w:sz="0" w:space="0" w:color="auto"/>
          </w:divBdr>
        </w:div>
        <w:div w:id="335114490">
          <w:marLeft w:val="640"/>
          <w:marRight w:val="0"/>
          <w:marTop w:val="0"/>
          <w:marBottom w:val="0"/>
          <w:divBdr>
            <w:top w:val="none" w:sz="0" w:space="0" w:color="auto"/>
            <w:left w:val="none" w:sz="0" w:space="0" w:color="auto"/>
            <w:bottom w:val="none" w:sz="0" w:space="0" w:color="auto"/>
            <w:right w:val="none" w:sz="0" w:space="0" w:color="auto"/>
          </w:divBdr>
        </w:div>
        <w:div w:id="828056216">
          <w:marLeft w:val="640"/>
          <w:marRight w:val="0"/>
          <w:marTop w:val="0"/>
          <w:marBottom w:val="0"/>
          <w:divBdr>
            <w:top w:val="none" w:sz="0" w:space="0" w:color="auto"/>
            <w:left w:val="none" w:sz="0" w:space="0" w:color="auto"/>
            <w:bottom w:val="none" w:sz="0" w:space="0" w:color="auto"/>
            <w:right w:val="none" w:sz="0" w:space="0" w:color="auto"/>
          </w:divBdr>
        </w:div>
        <w:div w:id="1372536501">
          <w:marLeft w:val="640"/>
          <w:marRight w:val="0"/>
          <w:marTop w:val="0"/>
          <w:marBottom w:val="0"/>
          <w:divBdr>
            <w:top w:val="none" w:sz="0" w:space="0" w:color="auto"/>
            <w:left w:val="none" w:sz="0" w:space="0" w:color="auto"/>
            <w:bottom w:val="none" w:sz="0" w:space="0" w:color="auto"/>
            <w:right w:val="none" w:sz="0" w:space="0" w:color="auto"/>
          </w:divBdr>
        </w:div>
        <w:div w:id="633558692">
          <w:marLeft w:val="640"/>
          <w:marRight w:val="0"/>
          <w:marTop w:val="0"/>
          <w:marBottom w:val="0"/>
          <w:divBdr>
            <w:top w:val="none" w:sz="0" w:space="0" w:color="auto"/>
            <w:left w:val="none" w:sz="0" w:space="0" w:color="auto"/>
            <w:bottom w:val="none" w:sz="0" w:space="0" w:color="auto"/>
            <w:right w:val="none" w:sz="0" w:space="0" w:color="auto"/>
          </w:divBdr>
        </w:div>
        <w:div w:id="660349537">
          <w:marLeft w:val="640"/>
          <w:marRight w:val="0"/>
          <w:marTop w:val="0"/>
          <w:marBottom w:val="0"/>
          <w:divBdr>
            <w:top w:val="none" w:sz="0" w:space="0" w:color="auto"/>
            <w:left w:val="none" w:sz="0" w:space="0" w:color="auto"/>
            <w:bottom w:val="none" w:sz="0" w:space="0" w:color="auto"/>
            <w:right w:val="none" w:sz="0" w:space="0" w:color="auto"/>
          </w:divBdr>
        </w:div>
        <w:div w:id="1657564954">
          <w:marLeft w:val="640"/>
          <w:marRight w:val="0"/>
          <w:marTop w:val="0"/>
          <w:marBottom w:val="0"/>
          <w:divBdr>
            <w:top w:val="none" w:sz="0" w:space="0" w:color="auto"/>
            <w:left w:val="none" w:sz="0" w:space="0" w:color="auto"/>
            <w:bottom w:val="none" w:sz="0" w:space="0" w:color="auto"/>
            <w:right w:val="none" w:sz="0" w:space="0" w:color="auto"/>
          </w:divBdr>
        </w:div>
        <w:div w:id="1105491686">
          <w:marLeft w:val="640"/>
          <w:marRight w:val="0"/>
          <w:marTop w:val="0"/>
          <w:marBottom w:val="0"/>
          <w:divBdr>
            <w:top w:val="none" w:sz="0" w:space="0" w:color="auto"/>
            <w:left w:val="none" w:sz="0" w:space="0" w:color="auto"/>
            <w:bottom w:val="none" w:sz="0" w:space="0" w:color="auto"/>
            <w:right w:val="none" w:sz="0" w:space="0" w:color="auto"/>
          </w:divBdr>
        </w:div>
        <w:div w:id="87388888">
          <w:marLeft w:val="640"/>
          <w:marRight w:val="0"/>
          <w:marTop w:val="0"/>
          <w:marBottom w:val="0"/>
          <w:divBdr>
            <w:top w:val="none" w:sz="0" w:space="0" w:color="auto"/>
            <w:left w:val="none" w:sz="0" w:space="0" w:color="auto"/>
            <w:bottom w:val="none" w:sz="0" w:space="0" w:color="auto"/>
            <w:right w:val="none" w:sz="0" w:space="0" w:color="auto"/>
          </w:divBdr>
        </w:div>
        <w:div w:id="1399551686">
          <w:marLeft w:val="640"/>
          <w:marRight w:val="0"/>
          <w:marTop w:val="0"/>
          <w:marBottom w:val="0"/>
          <w:divBdr>
            <w:top w:val="none" w:sz="0" w:space="0" w:color="auto"/>
            <w:left w:val="none" w:sz="0" w:space="0" w:color="auto"/>
            <w:bottom w:val="none" w:sz="0" w:space="0" w:color="auto"/>
            <w:right w:val="none" w:sz="0" w:space="0" w:color="auto"/>
          </w:divBdr>
        </w:div>
        <w:div w:id="1783303308">
          <w:marLeft w:val="640"/>
          <w:marRight w:val="0"/>
          <w:marTop w:val="0"/>
          <w:marBottom w:val="0"/>
          <w:divBdr>
            <w:top w:val="none" w:sz="0" w:space="0" w:color="auto"/>
            <w:left w:val="none" w:sz="0" w:space="0" w:color="auto"/>
            <w:bottom w:val="none" w:sz="0" w:space="0" w:color="auto"/>
            <w:right w:val="none" w:sz="0" w:space="0" w:color="auto"/>
          </w:divBdr>
        </w:div>
        <w:div w:id="1028022627">
          <w:marLeft w:val="640"/>
          <w:marRight w:val="0"/>
          <w:marTop w:val="0"/>
          <w:marBottom w:val="0"/>
          <w:divBdr>
            <w:top w:val="none" w:sz="0" w:space="0" w:color="auto"/>
            <w:left w:val="none" w:sz="0" w:space="0" w:color="auto"/>
            <w:bottom w:val="none" w:sz="0" w:space="0" w:color="auto"/>
            <w:right w:val="none" w:sz="0" w:space="0" w:color="auto"/>
          </w:divBdr>
        </w:div>
        <w:div w:id="1206410885">
          <w:marLeft w:val="640"/>
          <w:marRight w:val="0"/>
          <w:marTop w:val="0"/>
          <w:marBottom w:val="0"/>
          <w:divBdr>
            <w:top w:val="none" w:sz="0" w:space="0" w:color="auto"/>
            <w:left w:val="none" w:sz="0" w:space="0" w:color="auto"/>
            <w:bottom w:val="none" w:sz="0" w:space="0" w:color="auto"/>
            <w:right w:val="none" w:sz="0" w:space="0" w:color="auto"/>
          </w:divBdr>
        </w:div>
        <w:div w:id="1193110414">
          <w:marLeft w:val="640"/>
          <w:marRight w:val="0"/>
          <w:marTop w:val="0"/>
          <w:marBottom w:val="0"/>
          <w:divBdr>
            <w:top w:val="none" w:sz="0" w:space="0" w:color="auto"/>
            <w:left w:val="none" w:sz="0" w:space="0" w:color="auto"/>
            <w:bottom w:val="none" w:sz="0" w:space="0" w:color="auto"/>
            <w:right w:val="none" w:sz="0" w:space="0" w:color="auto"/>
          </w:divBdr>
        </w:div>
        <w:div w:id="1167600569">
          <w:marLeft w:val="640"/>
          <w:marRight w:val="0"/>
          <w:marTop w:val="0"/>
          <w:marBottom w:val="0"/>
          <w:divBdr>
            <w:top w:val="none" w:sz="0" w:space="0" w:color="auto"/>
            <w:left w:val="none" w:sz="0" w:space="0" w:color="auto"/>
            <w:bottom w:val="none" w:sz="0" w:space="0" w:color="auto"/>
            <w:right w:val="none" w:sz="0" w:space="0" w:color="auto"/>
          </w:divBdr>
        </w:div>
        <w:div w:id="1800757341">
          <w:marLeft w:val="640"/>
          <w:marRight w:val="0"/>
          <w:marTop w:val="0"/>
          <w:marBottom w:val="0"/>
          <w:divBdr>
            <w:top w:val="none" w:sz="0" w:space="0" w:color="auto"/>
            <w:left w:val="none" w:sz="0" w:space="0" w:color="auto"/>
            <w:bottom w:val="none" w:sz="0" w:space="0" w:color="auto"/>
            <w:right w:val="none" w:sz="0" w:space="0" w:color="auto"/>
          </w:divBdr>
        </w:div>
        <w:div w:id="1125194447">
          <w:marLeft w:val="640"/>
          <w:marRight w:val="0"/>
          <w:marTop w:val="0"/>
          <w:marBottom w:val="0"/>
          <w:divBdr>
            <w:top w:val="none" w:sz="0" w:space="0" w:color="auto"/>
            <w:left w:val="none" w:sz="0" w:space="0" w:color="auto"/>
            <w:bottom w:val="none" w:sz="0" w:space="0" w:color="auto"/>
            <w:right w:val="none" w:sz="0" w:space="0" w:color="auto"/>
          </w:divBdr>
        </w:div>
        <w:div w:id="482434918">
          <w:marLeft w:val="640"/>
          <w:marRight w:val="0"/>
          <w:marTop w:val="0"/>
          <w:marBottom w:val="0"/>
          <w:divBdr>
            <w:top w:val="none" w:sz="0" w:space="0" w:color="auto"/>
            <w:left w:val="none" w:sz="0" w:space="0" w:color="auto"/>
            <w:bottom w:val="none" w:sz="0" w:space="0" w:color="auto"/>
            <w:right w:val="none" w:sz="0" w:space="0" w:color="auto"/>
          </w:divBdr>
        </w:div>
        <w:div w:id="247084315">
          <w:marLeft w:val="640"/>
          <w:marRight w:val="0"/>
          <w:marTop w:val="0"/>
          <w:marBottom w:val="0"/>
          <w:divBdr>
            <w:top w:val="none" w:sz="0" w:space="0" w:color="auto"/>
            <w:left w:val="none" w:sz="0" w:space="0" w:color="auto"/>
            <w:bottom w:val="none" w:sz="0" w:space="0" w:color="auto"/>
            <w:right w:val="none" w:sz="0" w:space="0" w:color="auto"/>
          </w:divBdr>
        </w:div>
        <w:div w:id="292322700">
          <w:marLeft w:val="640"/>
          <w:marRight w:val="0"/>
          <w:marTop w:val="0"/>
          <w:marBottom w:val="0"/>
          <w:divBdr>
            <w:top w:val="none" w:sz="0" w:space="0" w:color="auto"/>
            <w:left w:val="none" w:sz="0" w:space="0" w:color="auto"/>
            <w:bottom w:val="none" w:sz="0" w:space="0" w:color="auto"/>
            <w:right w:val="none" w:sz="0" w:space="0" w:color="auto"/>
          </w:divBdr>
        </w:div>
        <w:div w:id="332682223">
          <w:marLeft w:val="640"/>
          <w:marRight w:val="0"/>
          <w:marTop w:val="0"/>
          <w:marBottom w:val="0"/>
          <w:divBdr>
            <w:top w:val="none" w:sz="0" w:space="0" w:color="auto"/>
            <w:left w:val="none" w:sz="0" w:space="0" w:color="auto"/>
            <w:bottom w:val="none" w:sz="0" w:space="0" w:color="auto"/>
            <w:right w:val="none" w:sz="0" w:space="0" w:color="auto"/>
          </w:divBdr>
        </w:div>
        <w:div w:id="211188476">
          <w:marLeft w:val="640"/>
          <w:marRight w:val="0"/>
          <w:marTop w:val="0"/>
          <w:marBottom w:val="0"/>
          <w:divBdr>
            <w:top w:val="none" w:sz="0" w:space="0" w:color="auto"/>
            <w:left w:val="none" w:sz="0" w:space="0" w:color="auto"/>
            <w:bottom w:val="none" w:sz="0" w:space="0" w:color="auto"/>
            <w:right w:val="none" w:sz="0" w:space="0" w:color="auto"/>
          </w:divBdr>
        </w:div>
        <w:div w:id="1179271160">
          <w:marLeft w:val="640"/>
          <w:marRight w:val="0"/>
          <w:marTop w:val="0"/>
          <w:marBottom w:val="0"/>
          <w:divBdr>
            <w:top w:val="none" w:sz="0" w:space="0" w:color="auto"/>
            <w:left w:val="none" w:sz="0" w:space="0" w:color="auto"/>
            <w:bottom w:val="none" w:sz="0" w:space="0" w:color="auto"/>
            <w:right w:val="none" w:sz="0" w:space="0" w:color="auto"/>
          </w:divBdr>
        </w:div>
        <w:div w:id="1298877724">
          <w:marLeft w:val="640"/>
          <w:marRight w:val="0"/>
          <w:marTop w:val="0"/>
          <w:marBottom w:val="0"/>
          <w:divBdr>
            <w:top w:val="none" w:sz="0" w:space="0" w:color="auto"/>
            <w:left w:val="none" w:sz="0" w:space="0" w:color="auto"/>
            <w:bottom w:val="none" w:sz="0" w:space="0" w:color="auto"/>
            <w:right w:val="none" w:sz="0" w:space="0" w:color="auto"/>
          </w:divBdr>
        </w:div>
        <w:div w:id="1076977718">
          <w:marLeft w:val="640"/>
          <w:marRight w:val="0"/>
          <w:marTop w:val="0"/>
          <w:marBottom w:val="0"/>
          <w:divBdr>
            <w:top w:val="none" w:sz="0" w:space="0" w:color="auto"/>
            <w:left w:val="none" w:sz="0" w:space="0" w:color="auto"/>
            <w:bottom w:val="none" w:sz="0" w:space="0" w:color="auto"/>
            <w:right w:val="none" w:sz="0" w:space="0" w:color="auto"/>
          </w:divBdr>
        </w:div>
        <w:div w:id="1707826337">
          <w:marLeft w:val="640"/>
          <w:marRight w:val="0"/>
          <w:marTop w:val="0"/>
          <w:marBottom w:val="0"/>
          <w:divBdr>
            <w:top w:val="none" w:sz="0" w:space="0" w:color="auto"/>
            <w:left w:val="none" w:sz="0" w:space="0" w:color="auto"/>
            <w:bottom w:val="none" w:sz="0" w:space="0" w:color="auto"/>
            <w:right w:val="none" w:sz="0" w:space="0" w:color="auto"/>
          </w:divBdr>
        </w:div>
        <w:div w:id="218445388">
          <w:marLeft w:val="640"/>
          <w:marRight w:val="0"/>
          <w:marTop w:val="0"/>
          <w:marBottom w:val="0"/>
          <w:divBdr>
            <w:top w:val="none" w:sz="0" w:space="0" w:color="auto"/>
            <w:left w:val="none" w:sz="0" w:space="0" w:color="auto"/>
            <w:bottom w:val="none" w:sz="0" w:space="0" w:color="auto"/>
            <w:right w:val="none" w:sz="0" w:space="0" w:color="auto"/>
          </w:divBdr>
        </w:div>
        <w:div w:id="788201542">
          <w:marLeft w:val="640"/>
          <w:marRight w:val="0"/>
          <w:marTop w:val="0"/>
          <w:marBottom w:val="0"/>
          <w:divBdr>
            <w:top w:val="none" w:sz="0" w:space="0" w:color="auto"/>
            <w:left w:val="none" w:sz="0" w:space="0" w:color="auto"/>
            <w:bottom w:val="none" w:sz="0" w:space="0" w:color="auto"/>
            <w:right w:val="none" w:sz="0" w:space="0" w:color="auto"/>
          </w:divBdr>
        </w:div>
        <w:div w:id="1192184758">
          <w:marLeft w:val="640"/>
          <w:marRight w:val="0"/>
          <w:marTop w:val="0"/>
          <w:marBottom w:val="0"/>
          <w:divBdr>
            <w:top w:val="none" w:sz="0" w:space="0" w:color="auto"/>
            <w:left w:val="none" w:sz="0" w:space="0" w:color="auto"/>
            <w:bottom w:val="none" w:sz="0" w:space="0" w:color="auto"/>
            <w:right w:val="none" w:sz="0" w:space="0" w:color="auto"/>
          </w:divBdr>
        </w:div>
        <w:div w:id="160583862">
          <w:marLeft w:val="640"/>
          <w:marRight w:val="0"/>
          <w:marTop w:val="0"/>
          <w:marBottom w:val="0"/>
          <w:divBdr>
            <w:top w:val="none" w:sz="0" w:space="0" w:color="auto"/>
            <w:left w:val="none" w:sz="0" w:space="0" w:color="auto"/>
            <w:bottom w:val="none" w:sz="0" w:space="0" w:color="auto"/>
            <w:right w:val="none" w:sz="0" w:space="0" w:color="auto"/>
          </w:divBdr>
        </w:div>
        <w:div w:id="1170221521">
          <w:marLeft w:val="640"/>
          <w:marRight w:val="0"/>
          <w:marTop w:val="0"/>
          <w:marBottom w:val="0"/>
          <w:divBdr>
            <w:top w:val="none" w:sz="0" w:space="0" w:color="auto"/>
            <w:left w:val="none" w:sz="0" w:space="0" w:color="auto"/>
            <w:bottom w:val="none" w:sz="0" w:space="0" w:color="auto"/>
            <w:right w:val="none" w:sz="0" w:space="0" w:color="auto"/>
          </w:divBdr>
        </w:div>
        <w:div w:id="1374159972">
          <w:marLeft w:val="640"/>
          <w:marRight w:val="0"/>
          <w:marTop w:val="0"/>
          <w:marBottom w:val="0"/>
          <w:divBdr>
            <w:top w:val="none" w:sz="0" w:space="0" w:color="auto"/>
            <w:left w:val="none" w:sz="0" w:space="0" w:color="auto"/>
            <w:bottom w:val="none" w:sz="0" w:space="0" w:color="auto"/>
            <w:right w:val="none" w:sz="0" w:space="0" w:color="auto"/>
          </w:divBdr>
        </w:div>
        <w:div w:id="953293287">
          <w:marLeft w:val="640"/>
          <w:marRight w:val="0"/>
          <w:marTop w:val="0"/>
          <w:marBottom w:val="0"/>
          <w:divBdr>
            <w:top w:val="none" w:sz="0" w:space="0" w:color="auto"/>
            <w:left w:val="none" w:sz="0" w:space="0" w:color="auto"/>
            <w:bottom w:val="none" w:sz="0" w:space="0" w:color="auto"/>
            <w:right w:val="none" w:sz="0" w:space="0" w:color="auto"/>
          </w:divBdr>
        </w:div>
        <w:div w:id="99841709">
          <w:marLeft w:val="640"/>
          <w:marRight w:val="0"/>
          <w:marTop w:val="0"/>
          <w:marBottom w:val="0"/>
          <w:divBdr>
            <w:top w:val="none" w:sz="0" w:space="0" w:color="auto"/>
            <w:left w:val="none" w:sz="0" w:space="0" w:color="auto"/>
            <w:bottom w:val="none" w:sz="0" w:space="0" w:color="auto"/>
            <w:right w:val="none" w:sz="0" w:space="0" w:color="auto"/>
          </w:divBdr>
        </w:div>
        <w:div w:id="1975062692">
          <w:marLeft w:val="640"/>
          <w:marRight w:val="0"/>
          <w:marTop w:val="0"/>
          <w:marBottom w:val="0"/>
          <w:divBdr>
            <w:top w:val="none" w:sz="0" w:space="0" w:color="auto"/>
            <w:left w:val="none" w:sz="0" w:space="0" w:color="auto"/>
            <w:bottom w:val="none" w:sz="0" w:space="0" w:color="auto"/>
            <w:right w:val="none" w:sz="0" w:space="0" w:color="auto"/>
          </w:divBdr>
        </w:div>
        <w:div w:id="607079094">
          <w:marLeft w:val="640"/>
          <w:marRight w:val="0"/>
          <w:marTop w:val="0"/>
          <w:marBottom w:val="0"/>
          <w:divBdr>
            <w:top w:val="none" w:sz="0" w:space="0" w:color="auto"/>
            <w:left w:val="none" w:sz="0" w:space="0" w:color="auto"/>
            <w:bottom w:val="none" w:sz="0" w:space="0" w:color="auto"/>
            <w:right w:val="none" w:sz="0" w:space="0" w:color="auto"/>
          </w:divBdr>
        </w:div>
        <w:div w:id="1064261017">
          <w:marLeft w:val="640"/>
          <w:marRight w:val="0"/>
          <w:marTop w:val="0"/>
          <w:marBottom w:val="0"/>
          <w:divBdr>
            <w:top w:val="none" w:sz="0" w:space="0" w:color="auto"/>
            <w:left w:val="none" w:sz="0" w:space="0" w:color="auto"/>
            <w:bottom w:val="none" w:sz="0" w:space="0" w:color="auto"/>
            <w:right w:val="none" w:sz="0" w:space="0" w:color="auto"/>
          </w:divBdr>
        </w:div>
        <w:div w:id="365985352">
          <w:marLeft w:val="640"/>
          <w:marRight w:val="0"/>
          <w:marTop w:val="0"/>
          <w:marBottom w:val="0"/>
          <w:divBdr>
            <w:top w:val="none" w:sz="0" w:space="0" w:color="auto"/>
            <w:left w:val="none" w:sz="0" w:space="0" w:color="auto"/>
            <w:bottom w:val="none" w:sz="0" w:space="0" w:color="auto"/>
            <w:right w:val="none" w:sz="0" w:space="0" w:color="auto"/>
          </w:divBdr>
        </w:div>
        <w:div w:id="1379357950">
          <w:marLeft w:val="640"/>
          <w:marRight w:val="0"/>
          <w:marTop w:val="0"/>
          <w:marBottom w:val="0"/>
          <w:divBdr>
            <w:top w:val="none" w:sz="0" w:space="0" w:color="auto"/>
            <w:left w:val="none" w:sz="0" w:space="0" w:color="auto"/>
            <w:bottom w:val="none" w:sz="0" w:space="0" w:color="auto"/>
            <w:right w:val="none" w:sz="0" w:space="0" w:color="auto"/>
          </w:divBdr>
        </w:div>
        <w:div w:id="1602951128">
          <w:marLeft w:val="640"/>
          <w:marRight w:val="0"/>
          <w:marTop w:val="0"/>
          <w:marBottom w:val="0"/>
          <w:divBdr>
            <w:top w:val="none" w:sz="0" w:space="0" w:color="auto"/>
            <w:left w:val="none" w:sz="0" w:space="0" w:color="auto"/>
            <w:bottom w:val="none" w:sz="0" w:space="0" w:color="auto"/>
            <w:right w:val="none" w:sz="0" w:space="0" w:color="auto"/>
          </w:divBdr>
        </w:div>
        <w:div w:id="900215818">
          <w:marLeft w:val="640"/>
          <w:marRight w:val="0"/>
          <w:marTop w:val="0"/>
          <w:marBottom w:val="0"/>
          <w:divBdr>
            <w:top w:val="none" w:sz="0" w:space="0" w:color="auto"/>
            <w:left w:val="none" w:sz="0" w:space="0" w:color="auto"/>
            <w:bottom w:val="none" w:sz="0" w:space="0" w:color="auto"/>
            <w:right w:val="none" w:sz="0" w:space="0" w:color="auto"/>
          </w:divBdr>
        </w:div>
        <w:div w:id="318123421">
          <w:marLeft w:val="640"/>
          <w:marRight w:val="0"/>
          <w:marTop w:val="0"/>
          <w:marBottom w:val="0"/>
          <w:divBdr>
            <w:top w:val="none" w:sz="0" w:space="0" w:color="auto"/>
            <w:left w:val="none" w:sz="0" w:space="0" w:color="auto"/>
            <w:bottom w:val="none" w:sz="0" w:space="0" w:color="auto"/>
            <w:right w:val="none" w:sz="0" w:space="0" w:color="auto"/>
          </w:divBdr>
        </w:div>
        <w:div w:id="1001394046">
          <w:marLeft w:val="640"/>
          <w:marRight w:val="0"/>
          <w:marTop w:val="0"/>
          <w:marBottom w:val="0"/>
          <w:divBdr>
            <w:top w:val="none" w:sz="0" w:space="0" w:color="auto"/>
            <w:left w:val="none" w:sz="0" w:space="0" w:color="auto"/>
            <w:bottom w:val="none" w:sz="0" w:space="0" w:color="auto"/>
            <w:right w:val="none" w:sz="0" w:space="0" w:color="auto"/>
          </w:divBdr>
        </w:div>
        <w:div w:id="1517302205">
          <w:marLeft w:val="640"/>
          <w:marRight w:val="0"/>
          <w:marTop w:val="0"/>
          <w:marBottom w:val="0"/>
          <w:divBdr>
            <w:top w:val="none" w:sz="0" w:space="0" w:color="auto"/>
            <w:left w:val="none" w:sz="0" w:space="0" w:color="auto"/>
            <w:bottom w:val="none" w:sz="0" w:space="0" w:color="auto"/>
            <w:right w:val="none" w:sz="0" w:space="0" w:color="auto"/>
          </w:divBdr>
        </w:div>
        <w:div w:id="1422292639">
          <w:marLeft w:val="640"/>
          <w:marRight w:val="0"/>
          <w:marTop w:val="0"/>
          <w:marBottom w:val="0"/>
          <w:divBdr>
            <w:top w:val="none" w:sz="0" w:space="0" w:color="auto"/>
            <w:left w:val="none" w:sz="0" w:space="0" w:color="auto"/>
            <w:bottom w:val="none" w:sz="0" w:space="0" w:color="auto"/>
            <w:right w:val="none" w:sz="0" w:space="0" w:color="auto"/>
          </w:divBdr>
        </w:div>
        <w:div w:id="736976587">
          <w:marLeft w:val="640"/>
          <w:marRight w:val="0"/>
          <w:marTop w:val="0"/>
          <w:marBottom w:val="0"/>
          <w:divBdr>
            <w:top w:val="none" w:sz="0" w:space="0" w:color="auto"/>
            <w:left w:val="none" w:sz="0" w:space="0" w:color="auto"/>
            <w:bottom w:val="none" w:sz="0" w:space="0" w:color="auto"/>
            <w:right w:val="none" w:sz="0" w:space="0" w:color="auto"/>
          </w:divBdr>
        </w:div>
      </w:divsChild>
    </w:div>
    <w:div w:id="12877443">
      <w:bodyDiv w:val="1"/>
      <w:marLeft w:val="0"/>
      <w:marRight w:val="0"/>
      <w:marTop w:val="0"/>
      <w:marBottom w:val="0"/>
      <w:divBdr>
        <w:top w:val="none" w:sz="0" w:space="0" w:color="auto"/>
        <w:left w:val="none" w:sz="0" w:space="0" w:color="auto"/>
        <w:bottom w:val="none" w:sz="0" w:space="0" w:color="auto"/>
        <w:right w:val="none" w:sz="0" w:space="0" w:color="auto"/>
      </w:divBdr>
    </w:div>
    <w:div w:id="12926379">
      <w:marLeft w:val="0"/>
      <w:marRight w:val="0"/>
      <w:marTop w:val="0"/>
      <w:marBottom w:val="0"/>
      <w:divBdr>
        <w:top w:val="none" w:sz="0" w:space="0" w:color="auto"/>
        <w:left w:val="none" w:sz="0" w:space="0" w:color="auto"/>
        <w:bottom w:val="none" w:sz="0" w:space="0" w:color="auto"/>
        <w:right w:val="none" w:sz="0" w:space="0" w:color="auto"/>
      </w:divBdr>
    </w:div>
    <w:div w:id="15037400">
      <w:bodyDiv w:val="1"/>
      <w:marLeft w:val="0"/>
      <w:marRight w:val="0"/>
      <w:marTop w:val="0"/>
      <w:marBottom w:val="0"/>
      <w:divBdr>
        <w:top w:val="none" w:sz="0" w:space="0" w:color="auto"/>
        <w:left w:val="none" w:sz="0" w:space="0" w:color="auto"/>
        <w:bottom w:val="none" w:sz="0" w:space="0" w:color="auto"/>
        <w:right w:val="none" w:sz="0" w:space="0" w:color="auto"/>
      </w:divBdr>
      <w:divsChild>
        <w:div w:id="570965511">
          <w:marLeft w:val="640"/>
          <w:marRight w:val="0"/>
          <w:marTop w:val="0"/>
          <w:marBottom w:val="0"/>
          <w:divBdr>
            <w:top w:val="none" w:sz="0" w:space="0" w:color="auto"/>
            <w:left w:val="none" w:sz="0" w:space="0" w:color="auto"/>
            <w:bottom w:val="none" w:sz="0" w:space="0" w:color="auto"/>
            <w:right w:val="none" w:sz="0" w:space="0" w:color="auto"/>
          </w:divBdr>
        </w:div>
        <w:div w:id="1973095056">
          <w:marLeft w:val="640"/>
          <w:marRight w:val="0"/>
          <w:marTop w:val="0"/>
          <w:marBottom w:val="0"/>
          <w:divBdr>
            <w:top w:val="none" w:sz="0" w:space="0" w:color="auto"/>
            <w:left w:val="none" w:sz="0" w:space="0" w:color="auto"/>
            <w:bottom w:val="none" w:sz="0" w:space="0" w:color="auto"/>
            <w:right w:val="none" w:sz="0" w:space="0" w:color="auto"/>
          </w:divBdr>
        </w:div>
        <w:div w:id="1612013712">
          <w:marLeft w:val="640"/>
          <w:marRight w:val="0"/>
          <w:marTop w:val="0"/>
          <w:marBottom w:val="0"/>
          <w:divBdr>
            <w:top w:val="none" w:sz="0" w:space="0" w:color="auto"/>
            <w:left w:val="none" w:sz="0" w:space="0" w:color="auto"/>
            <w:bottom w:val="none" w:sz="0" w:space="0" w:color="auto"/>
            <w:right w:val="none" w:sz="0" w:space="0" w:color="auto"/>
          </w:divBdr>
        </w:div>
        <w:div w:id="1011184261">
          <w:marLeft w:val="640"/>
          <w:marRight w:val="0"/>
          <w:marTop w:val="0"/>
          <w:marBottom w:val="0"/>
          <w:divBdr>
            <w:top w:val="none" w:sz="0" w:space="0" w:color="auto"/>
            <w:left w:val="none" w:sz="0" w:space="0" w:color="auto"/>
            <w:bottom w:val="none" w:sz="0" w:space="0" w:color="auto"/>
            <w:right w:val="none" w:sz="0" w:space="0" w:color="auto"/>
          </w:divBdr>
        </w:div>
        <w:div w:id="1350260253">
          <w:marLeft w:val="640"/>
          <w:marRight w:val="0"/>
          <w:marTop w:val="0"/>
          <w:marBottom w:val="0"/>
          <w:divBdr>
            <w:top w:val="none" w:sz="0" w:space="0" w:color="auto"/>
            <w:left w:val="none" w:sz="0" w:space="0" w:color="auto"/>
            <w:bottom w:val="none" w:sz="0" w:space="0" w:color="auto"/>
            <w:right w:val="none" w:sz="0" w:space="0" w:color="auto"/>
          </w:divBdr>
        </w:div>
        <w:div w:id="1061559751">
          <w:marLeft w:val="640"/>
          <w:marRight w:val="0"/>
          <w:marTop w:val="0"/>
          <w:marBottom w:val="0"/>
          <w:divBdr>
            <w:top w:val="none" w:sz="0" w:space="0" w:color="auto"/>
            <w:left w:val="none" w:sz="0" w:space="0" w:color="auto"/>
            <w:bottom w:val="none" w:sz="0" w:space="0" w:color="auto"/>
            <w:right w:val="none" w:sz="0" w:space="0" w:color="auto"/>
          </w:divBdr>
        </w:div>
        <w:div w:id="1815023761">
          <w:marLeft w:val="640"/>
          <w:marRight w:val="0"/>
          <w:marTop w:val="0"/>
          <w:marBottom w:val="0"/>
          <w:divBdr>
            <w:top w:val="none" w:sz="0" w:space="0" w:color="auto"/>
            <w:left w:val="none" w:sz="0" w:space="0" w:color="auto"/>
            <w:bottom w:val="none" w:sz="0" w:space="0" w:color="auto"/>
            <w:right w:val="none" w:sz="0" w:space="0" w:color="auto"/>
          </w:divBdr>
        </w:div>
        <w:div w:id="675041254">
          <w:marLeft w:val="640"/>
          <w:marRight w:val="0"/>
          <w:marTop w:val="0"/>
          <w:marBottom w:val="0"/>
          <w:divBdr>
            <w:top w:val="none" w:sz="0" w:space="0" w:color="auto"/>
            <w:left w:val="none" w:sz="0" w:space="0" w:color="auto"/>
            <w:bottom w:val="none" w:sz="0" w:space="0" w:color="auto"/>
            <w:right w:val="none" w:sz="0" w:space="0" w:color="auto"/>
          </w:divBdr>
        </w:div>
        <w:div w:id="1084034315">
          <w:marLeft w:val="640"/>
          <w:marRight w:val="0"/>
          <w:marTop w:val="0"/>
          <w:marBottom w:val="0"/>
          <w:divBdr>
            <w:top w:val="none" w:sz="0" w:space="0" w:color="auto"/>
            <w:left w:val="none" w:sz="0" w:space="0" w:color="auto"/>
            <w:bottom w:val="none" w:sz="0" w:space="0" w:color="auto"/>
            <w:right w:val="none" w:sz="0" w:space="0" w:color="auto"/>
          </w:divBdr>
        </w:div>
        <w:div w:id="1417481370">
          <w:marLeft w:val="640"/>
          <w:marRight w:val="0"/>
          <w:marTop w:val="0"/>
          <w:marBottom w:val="0"/>
          <w:divBdr>
            <w:top w:val="none" w:sz="0" w:space="0" w:color="auto"/>
            <w:left w:val="none" w:sz="0" w:space="0" w:color="auto"/>
            <w:bottom w:val="none" w:sz="0" w:space="0" w:color="auto"/>
            <w:right w:val="none" w:sz="0" w:space="0" w:color="auto"/>
          </w:divBdr>
        </w:div>
        <w:div w:id="1073817345">
          <w:marLeft w:val="640"/>
          <w:marRight w:val="0"/>
          <w:marTop w:val="0"/>
          <w:marBottom w:val="0"/>
          <w:divBdr>
            <w:top w:val="none" w:sz="0" w:space="0" w:color="auto"/>
            <w:left w:val="none" w:sz="0" w:space="0" w:color="auto"/>
            <w:bottom w:val="none" w:sz="0" w:space="0" w:color="auto"/>
            <w:right w:val="none" w:sz="0" w:space="0" w:color="auto"/>
          </w:divBdr>
        </w:div>
        <w:div w:id="306934046">
          <w:marLeft w:val="640"/>
          <w:marRight w:val="0"/>
          <w:marTop w:val="0"/>
          <w:marBottom w:val="0"/>
          <w:divBdr>
            <w:top w:val="none" w:sz="0" w:space="0" w:color="auto"/>
            <w:left w:val="none" w:sz="0" w:space="0" w:color="auto"/>
            <w:bottom w:val="none" w:sz="0" w:space="0" w:color="auto"/>
            <w:right w:val="none" w:sz="0" w:space="0" w:color="auto"/>
          </w:divBdr>
        </w:div>
        <w:div w:id="1763912641">
          <w:marLeft w:val="640"/>
          <w:marRight w:val="0"/>
          <w:marTop w:val="0"/>
          <w:marBottom w:val="0"/>
          <w:divBdr>
            <w:top w:val="none" w:sz="0" w:space="0" w:color="auto"/>
            <w:left w:val="none" w:sz="0" w:space="0" w:color="auto"/>
            <w:bottom w:val="none" w:sz="0" w:space="0" w:color="auto"/>
            <w:right w:val="none" w:sz="0" w:space="0" w:color="auto"/>
          </w:divBdr>
        </w:div>
        <w:div w:id="303433463">
          <w:marLeft w:val="640"/>
          <w:marRight w:val="0"/>
          <w:marTop w:val="0"/>
          <w:marBottom w:val="0"/>
          <w:divBdr>
            <w:top w:val="none" w:sz="0" w:space="0" w:color="auto"/>
            <w:left w:val="none" w:sz="0" w:space="0" w:color="auto"/>
            <w:bottom w:val="none" w:sz="0" w:space="0" w:color="auto"/>
            <w:right w:val="none" w:sz="0" w:space="0" w:color="auto"/>
          </w:divBdr>
        </w:div>
        <w:div w:id="689070910">
          <w:marLeft w:val="640"/>
          <w:marRight w:val="0"/>
          <w:marTop w:val="0"/>
          <w:marBottom w:val="0"/>
          <w:divBdr>
            <w:top w:val="none" w:sz="0" w:space="0" w:color="auto"/>
            <w:left w:val="none" w:sz="0" w:space="0" w:color="auto"/>
            <w:bottom w:val="none" w:sz="0" w:space="0" w:color="auto"/>
            <w:right w:val="none" w:sz="0" w:space="0" w:color="auto"/>
          </w:divBdr>
        </w:div>
        <w:div w:id="54427294">
          <w:marLeft w:val="640"/>
          <w:marRight w:val="0"/>
          <w:marTop w:val="0"/>
          <w:marBottom w:val="0"/>
          <w:divBdr>
            <w:top w:val="none" w:sz="0" w:space="0" w:color="auto"/>
            <w:left w:val="none" w:sz="0" w:space="0" w:color="auto"/>
            <w:bottom w:val="none" w:sz="0" w:space="0" w:color="auto"/>
            <w:right w:val="none" w:sz="0" w:space="0" w:color="auto"/>
          </w:divBdr>
        </w:div>
        <w:div w:id="1847213167">
          <w:marLeft w:val="640"/>
          <w:marRight w:val="0"/>
          <w:marTop w:val="0"/>
          <w:marBottom w:val="0"/>
          <w:divBdr>
            <w:top w:val="none" w:sz="0" w:space="0" w:color="auto"/>
            <w:left w:val="none" w:sz="0" w:space="0" w:color="auto"/>
            <w:bottom w:val="none" w:sz="0" w:space="0" w:color="auto"/>
            <w:right w:val="none" w:sz="0" w:space="0" w:color="auto"/>
          </w:divBdr>
        </w:div>
        <w:div w:id="1194877692">
          <w:marLeft w:val="640"/>
          <w:marRight w:val="0"/>
          <w:marTop w:val="0"/>
          <w:marBottom w:val="0"/>
          <w:divBdr>
            <w:top w:val="none" w:sz="0" w:space="0" w:color="auto"/>
            <w:left w:val="none" w:sz="0" w:space="0" w:color="auto"/>
            <w:bottom w:val="none" w:sz="0" w:space="0" w:color="auto"/>
            <w:right w:val="none" w:sz="0" w:space="0" w:color="auto"/>
          </w:divBdr>
        </w:div>
        <w:div w:id="114909574">
          <w:marLeft w:val="640"/>
          <w:marRight w:val="0"/>
          <w:marTop w:val="0"/>
          <w:marBottom w:val="0"/>
          <w:divBdr>
            <w:top w:val="none" w:sz="0" w:space="0" w:color="auto"/>
            <w:left w:val="none" w:sz="0" w:space="0" w:color="auto"/>
            <w:bottom w:val="none" w:sz="0" w:space="0" w:color="auto"/>
            <w:right w:val="none" w:sz="0" w:space="0" w:color="auto"/>
          </w:divBdr>
        </w:div>
        <w:div w:id="1727948550">
          <w:marLeft w:val="640"/>
          <w:marRight w:val="0"/>
          <w:marTop w:val="0"/>
          <w:marBottom w:val="0"/>
          <w:divBdr>
            <w:top w:val="none" w:sz="0" w:space="0" w:color="auto"/>
            <w:left w:val="none" w:sz="0" w:space="0" w:color="auto"/>
            <w:bottom w:val="none" w:sz="0" w:space="0" w:color="auto"/>
            <w:right w:val="none" w:sz="0" w:space="0" w:color="auto"/>
          </w:divBdr>
        </w:div>
        <w:div w:id="166796807">
          <w:marLeft w:val="640"/>
          <w:marRight w:val="0"/>
          <w:marTop w:val="0"/>
          <w:marBottom w:val="0"/>
          <w:divBdr>
            <w:top w:val="none" w:sz="0" w:space="0" w:color="auto"/>
            <w:left w:val="none" w:sz="0" w:space="0" w:color="auto"/>
            <w:bottom w:val="none" w:sz="0" w:space="0" w:color="auto"/>
            <w:right w:val="none" w:sz="0" w:space="0" w:color="auto"/>
          </w:divBdr>
        </w:div>
        <w:div w:id="174612282">
          <w:marLeft w:val="640"/>
          <w:marRight w:val="0"/>
          <w:marTop w:val="0"/>
          <w:marBottom w:val="0"/>
          <w:divBdr>
            <w:top w:val="none" w:sz="0" w:space="0" w:color="auto"/>
            <w:left w:val="none" w:sz="0" w:space="0" w:color="auto"/>
            <w:bottom w:val="none" w:sz="0" w:space="0" w:color="auto"/>
            <w:right w:val="none" w:sz="0" w:space="0" w:color="auto"/>
          </w:divBdr>
        </w:div>
        <w:div w:id="1818565641">
          <w:marLeft w:val="640"/>
          <w:marRight w:val="0"/>
          <w:marTop w:val="0"/>
          <w:marBottom w:val="0"/>
          <w:divBdr>
            <w:top w:val="none" w:sz="0" w:space="0" w:color="auto"/>
            <w:left w:val="none" w:sz="0" w:space="0" w:color="auto"/>
            <w:bottom w:val="none" w:sz="0" w:space="0" w:color="auto"/>
            <w:right w:val="none" w:sz="0" w:space="0" w:color="auto"/>
          </w:divBdr>
        </w:div>
        <w:div w:id="90859024">
          <w:marLeft w:val="640"/>
          <w:marRight w:val="0"/>
          <w:marTop w:val="0"/>
          <w:marBottom w:val="0"/>
          <w:divBdr>
            <w:top w:val="none" w:sz="0" w:space="0" w:color="auto"/>
            <w:left w:val="none" w:sz="0" w:space="0" w:color="auto"/>
            <w:bottom w:val="none" w:sz="0" w:space="0" w:color="auto"/>
            <w:right w:val="none" w:sz="0" w:space="0" w:color="auto"/>
          </w:divBdr>
        </w:div>
        <w:div w:id="2129659050">
          <w:marLeft w:val="640"/>
          <w:marRight w:val="0"/>
          <w:marTop w:val="0"/>
          <w:marBottom w:val="0"/>
          <w:divBdr>
            <w:top w:val="none" w:sz="0" w:space="0" w:color="auto"/>
            <w:left w:val="none" w:sz="0" w:space="0" w:color="auto"/>
            <w:bottom w:val="none" w:sz="0" w:space="0" w:color="auto"/>
            <w:right w:val="none" w:sz="0" w:space="0" w:color="auto"/>
          </w:divBdr>
        </w:div>
        <w:div w:id="1217157606">
          <w:marLeft w:val="640"/>
          <w:marRight w:val="0"/>
          <w:marTop w:val="0"/>
          <w:marBottom w:val="0"/>
          <w:divBdr>
            <w:top w:val="none" w:sz="0" w:space="0" w:color="auto"/>
            <w:left w:val="none" w:sz="0" w:space="0" w:color="auto"/>
            <w:bottom w:val="none" w:sz="0" w:space="0" w:color="auto"/>
            <w:right w:val="none" w:sz="0" w:space="0" w:color="auto"/>
          </w:divBdr>
        </w:div>
        <w:div w:id="1097169121">
          <w:marLeft w:val="640"/>
          <w:marRight w:val="0"/>
          <w:marTop w:val="0"/>
          <w:marBottom w:val="0"/>
          <w:divBdr>
            <w:top w:val="none" w:sz="0" w:space="0" w:color="auto"/>
            <w:left w:val="none" w:sz="0" w:space="0" w:color="auto"/>
            <w:bottom w:val="none" w:sz="0" w:space="0" w:color="auto"/>
            <w:right w:val="none" w:sz="0" w:space="0" w:color="auto"/>
          </w:divBdr>
        </w:div>
        <w:div w:id="466968542">
          <w:marLeft w:val="640"/>
          <w:marRight w:val="0"/>
          <w:marTop w:val="0"/>
          <w:marBottom w:val="0"/>
          <w:divBdr>
            <w:top w:val="none" w:sz="0" w:space="0" w:color="auto"/>
            <w:left w:val="none" w:sz="0" w:space="0" w:color="auto"/>
            <w:bottom w:val="none" w:sz="0" w:space="0" w:color="auto"/>
            <w:right w:val="none" w:sz="0" w:space="0" w:color="auto"/>
          </w:divBdr>
        </w:div>
        <w:div w:id="1066731604">
          <w:marLeft w:val="640"/>
          <w:marRight w:val="0"/>
          <w:marTop w:val="0"/>
          <w:marBottom w:val="0"/>
          <w:divBdr>
            <w:top w:val="none" w:sz="0" w:space="0" w:color="auto"/>
            <w:left w:val="none" w:sz="0" w:space="0" w:color="auto"/>
            <w:bottom w:val="none" w:sz="0" w:space="0" w:color="auto"/>
            <w:right w:val="none" w:sz="0" w:space="0" w:color="auto"/>
          </w:divBdr>
        </w:div>
        <w:div w:id="379206119">
          <w:marLeft w:val="640"/>
          <w:marRight w:val="0"/>
          <w:marTop w:val="0"/>
          <w:marBottom w:val="0"/>
          <w:divBdr>
            <w:top w:val="none" w:sz="0" w:space="0" w:color="auto"/>
            <w:left w:val="none" w:sz="0" w:space="0" w:color="auto"/>
            <w:bottom w:val="none" w:sz="0" w:space="0" w:color="auto"/>
            <w:right w:val="none" w:sz="0" w:space="0" w:color="auto"/>
          </w:divBdr>
        </w:div>
        <w:div w:id="429355108">
          <w:marLeft w:val="640"/>
          <w:marRight w:val="0"/>
          <w:marTop w:val="0"/>
          <w:marBottom w:val="0"/>
          <w:divBdr>
            <w:top w:val="none" w:sz="0" w:space="0" w:color="auto"/>
            <w:left w:val="none" w:sz="0" w:space="0" w:color="auto"/>
            <w:bottom w:val="none" w:sz="0" w:space="0" w:color="auto"/>
            <w:right w:val="none" w:sz="0" w:space="0" w:color="auto"/>
          </w:divBdr>
        </w:div>
        <w:div w:id="1698963457">
          <w:marLeft w:val="640"/>
          <w:marRight w:val="0"/>
          <w:marTop w:val="0"/>
          <w:marBottom w:val="0"/>
          <w:divBdr>
            <w:top w:val="none" w:sz="0" w:space="0" w:color="auto"/>
            <w:left w:val="none" w:sz="0" w:space="0" w:color="auto"/>
            <w:bottom w:val="none" w:sz="0" w:space="0" w:color="auto"/>
            <w:right w:val="none" w:sz="0" w:space="0" w:color="auto"/>
          </w:divBdr>
        </w:div>
        <w:div w:id="2136367189">
          <w:marLeft w:val="640"/>
          <w:marRight w:val="0"/>
          <w:marTop w:val="0"/>
          <w:marBottom w:val="0"/>
          <w:divBdr>
            <w:top w:val="none" w:sz="0" w:space="0" w:color="auto"/>
            <w:left w:val="none" w:sz="0" w:space="0" w:color="auto"/>
            <w:bottom w:val="none" w:sz="0" w:space="0" w:color="auto"/>
            <w:right w:val="none" w:sz="0" w:space="0" w:color="auto"/>
          </w:divBdr>
        </w:div>
        <w:div w:id="1091195953">
          <w:marLeft w:val="640"/>
          <w:marRight w:val="0"/>
          <w:marTop w:val="0"/>
          <w:marBottom w:val="0"/>
          <w:divBdr>
            <w:top w:val="none" w:sz="0" w:space="0" w:color="auto"/>
            <w:left w:val="none" w:sz="0" w:space="0" w:color="auto"/>
            <w:bottom w:val="none" w:sz="0" w:space="0" w:color="auto"/>
            <w:right w:val="none" w:sz="0" w:space="0" w:color="auto"/>
          </w:divBdr>
        </w:div>
        <w:div w:id="308678344">
          <w:marLeft w:val="640"/>
          <w:marRight w:val="0"/>
          <w:marTop w:val="0"/>
          <w:marBottom w:val="0"/>
          <w:divBdr>
            <w:top w:val="none" w:sz="0" w:space="0" w:color="auto"/>
            <w:left w:val="none" w:sz="0" w:space="0" w:color="auto"/>
            <w:bottom w:val="none" w:sz="0" w:space="0" w:color="auto"/>
            <w:right w:val="none" w:sz="0" w:space="0" w:color="auto"/>
          </w:divBdr>
        </w:div>
        <w:div w:id="376588310">
          <w:marLeft w:val="640"/>
          <w:marRight w:val="0"/>
          <w:marTop w:val="0"/>
          <w:marBottom w:val="0"/>
          <w:divBdr>
            <w:top w:val="none" w:sz="0" w:space="0" w:color="auto"/>
            <w:left w:val="none" w:sz="0" w:space="0" w:color="auto"/>
            <w:bottom w:val="none" w:sz="0" w:space="0" w:color="auto"/>
            <w:right w:val="none" w:sz="0" w:space="0" w:color="auto"/>
          </w:divBdr>
        </w:div>
        <w:div w:id="417411045">
          <w:marLeft w:val="640"/>
          <w:marRight w:val="0"/>
          <w:marTop w:val="0"/>
          <w:marBottom w:val="0"/>
          <w:divBdr>
            <w:top w:val="none" w:sz="0" w:space="0" w:color="auto"/>
            <w:left w:val="none" w:sz="0" w:space="0" w:color="auto"/>
            <w:bottom w:val="none" w:sz="0" w:space="0" w:color="auto"/>
            <w:right w:val="none" w:sz="0" w:space="0" w:color="auto"/>
          </w:divBdr>
        </w:div>
        <w:div w:id="871839195">
          <w:marLeft w:val="640"/>
          <w:marRight w:val="0"/>
          <w:marTop w:val="0"/>
          <w:marBottom w:val="0"/>
          <w:divBdr>
            <w:top w:val="none" w:sz="0" w:space="0" w:color="auto"/>
            <w:left w:val="none" w:sz="0" w:space="0" w:color="auto"/>
            <w:bottom w:val="none" w:sz="0" w:space="0" w:color="auto"/>
            <w:right w:val="none" w:sz="0" w:space="0" w:color="auto"/>
          </w:divBdr>
        </w:div>
        <w:div w:id="2017222971">
          <w:marLeft w:val="640"/>
          <w:marRight w:val="0"/>
          <w:marTop w:val="0"/>
          <w:marBottom w:val="0"/>
          <w:divBdr>
            <w:top w:val="none" w:sz="0" w:space="0" w:color="auto"/>
            <w:left w:val="none" w:sz="0" w:space="0" w:color="auto"/>
            <w:bottom w:val="none" w:sz="0" w:space="0" w:color="auto"/>
            <w:right w:val="none" w:sz="0" w:space="0" w:color="auto"/>
          </w:divBdr>
        </w:div>
        <w:div w:id="1557425847">
          <w:marLeft w:val="640"/>
          <w:marRight w:val="0"/>
          <w:marTop w:val="0"/>
          <w:marBottom w:val="0"/>
          <w:divBdr>
            <w:top w:val="none" w:sz="0" w:space="0" w:color="auto"/>
            <w:left w:val="none" w:sz="0" w:space="0" w:color="auto"/>
            <w:bottom w:val="none" w:sz="0" w:space="0" w:color="auto"/>
            <w:right w:val="none" w:sz="0" w:space="0" w:color="auto"/>
          </w:divBdr>
        </w:div>
        <w:div w:id="1892694815">
          <w:marLeft w:val="640"/>
          <w:marRight w:val="0"/>
          <w:marTop w:val="0"/>
          <w:marBottom w:val="0"/>
          <w:divBdr>
            <w:top w:val="none" w:sz="0" w:space="0" w:color="auto"/>
            <w:left w:val="none" w:sz="0" w:space="0" w:color="auto"/>
            <w:bottom w:val="none" w:sz="0" w:space="0" w:color="auto"/>
            <w:right w:val="none" w:sz="0" w:space="0" w:color="auto"/>
          </w:divBdr>
        </w:div>
        <w:div w:id="254561753">
          <w:marLeft w:val="640"/>
          <w:marRight w:val="0"/>
          <w:marTop w:val="0"/>
          <w:marBottom w:val="0"/>
          <w:divBdr>
            <w:top w:val="none" w:sz="0" w:space="0" w:color="auto"/>
            <w:left w:val="none" w:sz="0" w:space="0" w:color="auto"/>
            <w:bottom w:val="none" w:sz="0" w:space="0" w:color="auto"/>
            <w:right w:val="none" w:sz="0" w:space="0" w:color="auto"/>
          </w:divBdr>
        </w:div>
        <w:div w:id="1628585066">
          <w:marLeft w:val="640"/>
          <w:marRight w:val="0"/>
          <w:marTop w:val="0"/>
          <w:marBottom w:val="0"/>
          <w:divBdr>
            <w:top w:val="none" w:sz="0" w:space="0" w:color="auto"/>
            <w:left w:val="none" w:sz="0" w:space="0" w:color="auto"/>
            <w:bottom w:val="none" w:sz="0" w:space="0" w:color="auto"/>
            <w:right w:val="none" w:sz="0" w:space="0" w:color="auto"/>
          </w:divBdr>
        </w:div>
        <w:div w:id="482892787">
          <w:marLeft w:val="640"/>
          <w:marRight w:val="0"/>
          <w:marTop w:val="0"/>
          <w:marBottom w:val="0"/>
          <w:divBdr>
            <w:top w:val="none" w:sz="0" w:space="0" w:color="auto"/>
            <w:left w:val="none" w:sz="0" w:space="0" w:color="auto"/>
            <w:bottom w:val="none" w:sz="0" w:space="0" w:color="auto"/>
            <w:right w:val="none" w:sz="0" w:space="0" w:color="auto"/>
          </w:divBdr>
        </w:div>
        <w:div w:id="210382450">
          <w:marLeft w:val="640"/>
          <w:marRight w:val="0"/>
          <w:marTop w:val="0"/>
          <w:marBottom w:val="0"/>
          <w:divBdr>
            <w:top w:val="none" w:sz="0" w:space="0" w:color="auto"/>
            <w:left w:val="none" w:sz="0" w:space="0" w:color="auto"/>
            <w:bottom w:val="none" w:sz="0" w:space="0" w:color="auto"/>
            <w:right w:val="none" w:sz="0" w:space="0" w:color="auto"/>
          </w:divBdr>
        </w:div>
        <w:div w:id="1634945606">
          <w:marLeft w:val="640"/>
          <w:marRight w:val="0"/>
          <w:marTop w:val="0"/>
          <w:marBottom w:val="0"/>
          <w:divBdr>
            <w:top w:val="none" w:sz="0" w:space="0" w:color="auto"/>
            <w:left w:val="none" w:sz="0" w:space="0" w:color="auto"/>
            <w:bottom w:val="none" w:sz="0" w:space="0" w:color="auto"/>
            <w:right w:val="none" w:sz="0" w:space="0" w:color="auto"/>
          </w:divBdr>
        </w:div>
        <w:div w:id="837354262">
          <w:marLeft w:val="640"/>
          <w:marRight w:val="0"/>
          <w:marTop w:val="0"/>
          <w:marBottom w:val="0"/>
          <w:divBdr>
            <w:top w:val="none" w:sz="0" w:space="0" w:color="auto"/>
            <w:left w:val="none" w:sz="0" w:space="0" w:color="auto"/>
            <w:bottom w:val="none" w:sz="0" w:space="0" w:color="auto"/>
            <w:right w:val="none" w:sz="0" w:space="0" w:color="auto"/>
          </w:divBdr>
        </w:div>
        <w:div w:id="1596547361">
          <w:marLeft w:val="640"/>
          <w:marRight w:val="0"/>
          <w:marTop w:val="0"/>
          <w:marBottom w:val="0"/>
          <w:divBdr>
            <w:top w:val="none" w:sz="0" w:space="0" w:color="auto"/>
            <w:left w:val="none" w:sz="0" w:space="0" w:color="auto"/>
            <w:bottom w:val="none" w:sz="0" w:space="0" w:color="auto"/>
            <w:right w:val="none" w:sz="0" w:space="0" w:color="auto"/>
          </w:divBdr>
        </w:div>
      </w:divsChild>
    </w:div>
    <w:div w:id="17707725">
      <w:marLeft w:val="0"/>
      <w:marRight w:val="0"/>
      <w:marTop w:val="0"/>
      <w:marBottom w:val="0"/>
      <w:divBdr>
        <w:top w:val="none" w:sz="0" w:space="0" w:color="auto"/>
        <w:left w:val="none" w:sz="0" w:space="0" w:color="auto"/>
        <w:bottom w:val="none" w:sz="0" w:space="0" w:color="auto"/>
        <w:right w:val="none" w:sz="0" w:space="0" w:color="auto"/>
      </w:divBdr>
    </w:div>
    <w:div w:id="22755137">
      <w:bodyDiv w:val="1"/>
      <w:marLeft w:val="0"/>
      <w:marRight w:val="0"/>
      <w:marTop w:val="0"/>
      <w:marBottom w:val="0"/>
      <w:divBdr>
        <w:top w:val="none" w:sz="0" w:space="0" w:color="auto"/>
        <w:left w:val="none" w:sz="0" w:space="0" w:color="auto"/>
        <w:bottom w:val="none" w:sz="0" w:space="0" w:color="auto"/>
        <w:right w:val="none" w:sz="0" w:space="0" w:color="auto"/>
      </w:divBdr>
      <w:divsChild>
        <w:div w:id="1042753887">
          <w:marLeft w:val="640"/>
          <w:marRight w:val="0"/>
          <w:marTop w:val="0"/>
          <w:marBottom w:val="0"/>
          <w:divBdr>
            <w:top w:val="none" w:sz="0" w:space="0" w:color="auto"/>
            <w:left w:val="none" w:sz="0" w:space="0" w:color="auto"/>
            <w:bottom w:val="none" w:sz="0" w:space="0" w:color="auto"/>
            <w:right w:val="none" w:sz="0" w:space="0" w:color="auto"/>
          </w:divBdr>
        </w:div>
        <w:div w:id="1963147078">
          <w:marLeft w:val="640"/>
          <w:marRight w:val="0"/>
          <w:marTop w:val="0"/>
          <w:marBottom w:val="0"/>
          <w:divBdr>
            <w:top w:val="none" w:sz="0" w:space="0" w:color="auto"/>
            <w:left w:val="none" w:sz="0" w:space="0" w:color="auto"/>
            <w:bottom w:val="none" w:sz="0" w:space="0" w:color="auto"/>
            <w:right w:val="none" w:sz="0" w:space="0" w:color="auto"/>
          </w:divBdr>
        </w:div>
        <w:div w:id="1589773852">
          <w:marLeft w:val="640"/>
          <w:marRight w:val="0"/>
          <w:marTop w:val="0"/>
          <w:marBottom w:val="0"/>
          <w:divBdr>
            <w:top w:val="none" w:sz="0" w:space="0" w:color="auto"/>
            <w:left w:val="none" w:sz="0" w:space="0" w:color="auto"/>
            <w:bottom w:val="none" w:sz="0" w:space="0" w:color="auto"/>
            <w:right w:val="none" w:sz="0" w:space="0" w:color="auto"/>
          </w:divBdr>
        </w:div>
        <w:div w:id="512499865">
          <w:marLeft w:val="640"/>
          <w:marRight w:val="0"/>
          <w:marTop w:val="0"/>
          <w:marBottom w:val="0"/>
          <w:divBdr>
            <w:top w:val="none" w:sz="0" w:space="0" w:color="auto"/>
            <w:left w:val="none" w:sz="0" w:space="0" w:color="auto"/>
            <w:bottom w:val="none" w:sz="0" w:space="0" w:color="auto"/>
            <w:right w:val="none" w:sz="0" w:space="0" w:color="auto"/>
          </w:divBdr>
        </w:div>
        <w:div w:id="111367454">
          <w:marLeft w:val="640"/>
          <w:marRight w:val="0"/>
          <w:marTop w:val="0"/>
          <w:marBottom w:val="0"/>
          <w:divBdr>
            <w:top w:val="none" w:sz="0" w:space="0" w:color="auto"/>
            <w:left w:val="none" w:sz="0" w:space="0" w:color="auto"/>
            <w:bottom w:val="none" w:sz="0" w:space="0" w:color="auto"/>
            <w:right w:val="none" w:sz="0" w:space="0" w:color="auto"/>
          </w:divBdr>
        </w:div>
        <w:div w:id="848301281">
          <w:marLeft w:val="640"/>
          <w:marRight w:val="0"/>
          <w:marTop w:val="0"/>
          <w:marBottom w:val="0"/>
          <w:divBdr>
            <w:top w:val="none" w:sz="0" w:space="0" w:color="auto"/>
            <w:left w:val="none" w:sz="0" w:space="0" w:color="auto"/>
            <w:bottom w:val="none" w:sz="0" w:space="0" w:color="auto"/>
            <w:right w:val="none" w:sz="0" w:space="0" w:color="auto"/>
          </w:divBdr>
        </w:div>
        <w:div w:id="1964455246">
          <w:marLeft w:val="640"/>
          <w:marRight w:val="0"/>
          <w:marTop w:val="0"/>
          <w:marBottom w:val="0"/>
          <w:divBdr>
            <w:top w:val="none" w:sz="0" w:space="0" w:color="auto"/>
            <w:left w:val="none" w:sz="0" w:space="0" w:color="auto"/>
            <w:bottom w:val="none" w:sz="0" w:space="0" w:color="auto"/>
            <w:right w:val="none" w:sz="0" w:space="0" w:color="auto"/>
          </w:divBdr>
        </w:div>
        <w:div w:id="1316951943">
          <w:marLeft w:val="640"/>
          <w:marRight w:val="0"/>
          <w:marTop w:val="0"/>
          <w:marBottom w:val="0"/>
          <w:divBdr>
            <w:top w:val="none" w:sz="0" w:space="0" w:color="auto"/>
            <w:left w:val="none" w:sz="0" w:space="0" w:color="auto"/>
            <w:bottom w:val="none" w:sz="0" w:space="0" w:color="auto"/>
            <w:right w:val="none" w:sz="0" w:space="0" w:color="auto"/>
          </w:divBdr>
        </w:div>
        <w:div w:id="2142765359">
          <w:marLeft w:val="640"/>
          <w:marRight w:val="0"/>
          <w:marTop w:val="0"/>
          <w:marBottom w:val="0"/>
          <w:divBdr>
            <w:top w:val="none" w:sz="0" w:space="0" w:color="auto"/>
            <w:left w:val="none" w:sz="0" w:space="0" w:color="auto"/>
            <w:bottom w:val="none" w:sz="0" w:space="0" w:color="auto"/>
            <w:right w:val="none" w:sz="0" w:space="0" w:color="auto"/>
          </w:divBdr>
        </w:div>
        <w:div w:id="1879199902">
          <w:marLeft w:val="640"/>
          <w:marRight w:val="0"/>
          <w:marTop w:val="0"/>
          <w:marBottom w:val="0"/>
          <w:divBdr>
            <w:top w:val="none" w:sz="0" w:space="0" w:color="auto"/>
            <w:left w:val="none" w:sz="0" w:space="0" w:color="auto"/>
            <w:bottom w:val="none" w:sz="0" w:space="0" w:color="auto"/>
            <w:right w:val="none" w:sz="0" w:space="0" w:color="auto"/>
          </w:divBdr>
        </w:div>
        <w:div w:id="1968853322">
          <w:marLeft w:val="640"/>
          <w:marRight w:val="0"/>
          <w:marTop w:val="0"/>
          <w:marBottom w:val="0"/>
          <w:divBdr>
            <w:top w:val="none" w:sz="0" w:space="0" w:color="auto"/>
            <w:left w:val="none" w:sz="0" w:space="0" w:color="auto"/>
            <w:bottom w:val="none" w:sz="0" w:space="0" w:color="auto"/>
            <w:right w:val="none" w:sz="0" w:space="0" w:color="auto"/>
          </w:divBdr>
        </w:div>
        <w:div w:id="121775684">
          <w:marLeft w:val="640"/>
          <w:marRight w:val="0"/>
          <w:marTop w:val="0"/>
          <w:marBottom w:val="0"/>
          <w:divBdr>
            <w:top w:val="none" w:sz="0" w:space="0" w:color="auto"/>
            <w:left w:val="none" w:sz="0" w:space="0" w:color="auto"/>
            <w:bottom w:val="none" w:sz="0" w:space="0" w:color="auto"/>
            <w:right w:val="none" w:sz="0" w:space="0" w:color="auto"/>
          </w:divBdr>
        </w:div>
        <w:div w:id="555363514">
          <w:marLeft w:val="640"/>
          <w:marRight w:val="0"/>
          <w:marTop w:val="0"/>
          <w:marBottom w:val="0"/>
          <w:divBdr>
            <w:top w:val="none" w:sz="0" w:space="0" w:color="auto"/>
            <w:left w:val="none" w:sz="0" w:space="0" w:color="auto"/>
            <w:bottom w:val="none" w:sz="0" w:space="0" w:color="auto"/>
            <w:right w:val="none" w:sz="0" w:space="0" w:color="auto"/>
          </w:divBdr>
        </w:div>
        <w:div w:id="1854294336">
          <w:marLeft w:val="640"/>
          <w:marRight w:val="0"/>
          <w:marTop w:val="0"/>
          <w:marBottom w:val="0"/>
          <w:divBdr>
            <w:top w:val="none" w:sz="0" w:space="0" w:color="auto"/>
            <w:left w:val="none" w:sz="0" w:space="0" w:color="auto"/>
            <w:bottom w:val="none" w:sz="0" w:space="0" w:color="auto"/>
            <w:right w:val="none" w:sz="0" w:space="0" w:color="auto"/>
          </w:divBdr>
        </w:div>
        <w:div w:id="1877304522">
          <w:marLeft w:val="640"/>
          <w:marRight w:val="0"/>
          <w:marTop w:val="0"/>
          <w:marBottom w:val="0"/>
          <w:divBdr>
            <w:top w:val="none" w:sz="0" w:space="0" w:color="auto"/>
            <w:left w:val="none" w:sz="0" w:space="0" w:color="auto"/>
            <w:bottom w:val="none" w:sz="0" w:space="0" w:color="auto"/>
            <w:right w:val="none" w:sz="0" w:space="0" w:color="auto"/>
          </w:divBdr>
        </w:div>
        <w:div w:id="1079057937">
          <w:marLeft w:val="640"/>
          <w:marRight w:val="0"/>
          <w:marTop w:val="0"/>
          <w:marBottom w:val="0"/>
          <w:divBdr>
            <w:top w:val="none" w:sz="0" w:space="0" w:color="auto"/>
            <w:left w:val="none" w:sz="0" w:space="0" w:color="auto"/>
            <w:bottom w:val="none" w:sz="0" w:space="0" w:color="auto"/>
            <w:right w:val="none" w:sz="0" w:space="0" w:color="auto"/>
          </w:divBdr>
        </w:div>
        <w:div w:id="163866244">
          <w:marLeft w:val="640"/>
          <w:marRight w:val="0"/>
          <w:marTop w:val="0"/>
          <w:marBottom w:val="0"/>
          <w:divBdr>
            <w:top w:val="none" w:sz="0" w:space="0" w:color="auto"/>
            <w:left w:val="none" w:sz="0" w:space="0" w:color="auto"/>
            <w:bottom w:val="none" w:sz="0" w:space="0" w:color="auto"/>
            <w:right w:val="none" w:sz="0" w:space="0" w:color="auto"/>
          </w:divBdr>
        </w:div>
        <w:div w:id="1365906690">
          <w:marLeft w:val="640"/>
          <w:marRight w:val="0"/>
          <w:marTop w:val="0"/>
          <w:marBottom w:val="0"/>
          <w:divBdr>
            <w:top w:val="none" w:sz="0" w:space="0" w:color="auto"/>
            <w:left w:val="none" w:sz="0" w:space="0" w:color="auto"/>
            <w:bottom w:val="none" w:sz="0" w:space="0" w:color="auto"/>
            <w:right w:val="none" w:sz="0" w:space="0" w:color="auto"/>
          </w:divBdr>
        </w:div>
        <w:div w:id="894855539">
          <w:marLeft w:val="640"/>
          <w:marRight w:val="0"/>
          <w:marTop w:val="0"/>
          <w:marBottom w:val="0"/>
          <w:divBdr>
            <w:top w:val="none" w:sz="0" w:space="0" w:color="auto"/>
            <w:left w:val="none" w:sz="0" w:space="0" w:color="auto"/>
            <w:bottom w:val="none" w:sz="0" w:space="0" w:color="auto"/>
            <w:right w:val="none" w:sz="0" w:space="0" w:color="auto"/>
          </w:divBdr>
        </w:div>
        <w:div w:id="807473115">
          <w:marLeft w:val="640"/>
          <w:marRight w:val="0"/>
          <w:marTop w:val="0"/>
          <w:marBottom w:val="0"/>
          <w:divBdr>
            <w:top w:val="none" w:sz="0" w:space="0" w:color="auto"/>
            <w:left w:val="none" w:sz="0" w:space="0" w:color="auto"/>
            <w:bottom w:val="none" w:sz="0" w:space="0" w:color="auto"/>
            <w:right w:val="none" w:sz="0" w:space="0" w:color="auto"/>
          </w:divBdr>
        </w:div>
        <w:div w:id="314528752">
          <w:marLeft w:val="640"/>
          <w:marRight w:val="0"/>
          <w:marTop w:val="0"/>
          <w:marBottom w:val="0"/>
          <w:divBdr>
            <w:top w:val="none" w:sz="0" w:space="0" w:color="auto"/>
            <w:left w:val="none" w:sz="0" w:space="0" w:color="auto"/>
            <w:bottom w:val="none" w:sz="0" w:space="0" w:color="auto"/>
            <w:right w:val="none" w:sz="0" w:space="0" w:color="auto"/>
          </w:divBdr>
        </w:div>
        <w:div w:id="937835954">
          <w:marLeft w:val="640"/>
          <w:marRight w:val="0"/>
          <w:marTop w:val="0"/>
          <w:marBottom w:val="0"/>
          <w:divBdr>
            <w:top w:val="none" w:sz="0" w:space="0" w:color="auto"/>
            <w:left w:val="none" w:sz="0" w:space="0" w:color="auto"/>
            <w:bottom w:val="none" w:sz="0" w:space="0" w:color="auto"/>
            <w:right w:val="none" w:sz="0" w:space="0" w:color="auto"/>
          </w:divBdr>
        </w:div>
        <w:div w:id="614169703">
          <w:marLeft w:val="640"/>
          <w:marRight w:val="0"/>
          <w:marTop w:val="0"/>
          <w:marBottom w:val="0"/>
          <w:divBdr>
            <w:top w:val="none" w:sz="0" w:space="0" w:color="auto"/>
            <w:left w:val="none" w:sz="0" w:space="0" w:color="auto"/>
            <w:bottom w:val="none" w:sz="0" w:space="0" w:color="auto"/>
            <w:right w:val="none" w:sz="0" w:space="0" w:color="auto"/>
          </w:divBdr>
        </w:div>
        <w:div w:id="736905100">
          <w:marLeft w:val="640"/>
          <w:marRight w:val="0"/>
          <w:marTop w:val="0"/>
          <w:marBottom w:val="0"/>
          <w:divBdr>
            <w:top w:val="none" w:sz="0" w:space="0" w:color="auto"/>
            <w:left w:val="none" w:sz="0" w:space="0" w:color="auto"/>
            <w:bottom w:val="none" w:sz="0" w:space="0" w:color="auto"/>
            <w:right w:val="none" w:sz="0" w:space="0" w:color="auto"/>
          </w:divBdr>
        </w:div>
        <w:div w:id="294413058">
          <w:marLeft w:val="640"/>
          <w:marRight w:val="0"/>
          <w:marTop w:val="0"/>
          <w:marBottom w:val="0"/>
          <w:divBdr>
            <w:top w:val="none" w:sz="0" w:space="0" w:color="auto"/>
            <w:left w:val="none" w:sz="0" w:space="0" w:color="auto"/>
            <w:bottom w:val="none" w:sz="0" w:space="0" w:color="auto"/>
            <w:right w:val="none" w:sz="0" w:space="0" w:color="auto"/>
          </w:divBdr>
        </w:div>
        <w:div w:id="996616155">
          <w:marLeft w:val="640"/>
          <w:marRight w:val="0"/>
          <w:marTop w:val="0"/>
          <w:marBottom w:val="0"/>
          <w:divBdr>
            <w:top w:val="none" w:sz="0" w:space="0" w:color="auto"/>
            <w:left w:val="none" w:sz="0" w:space="0" w:color="auto"/>
            <w:bottom w:val="none" w:sz="0" w:space="0" w:color="auto"/>
            <w:right w:val="none" w:sz="0" w:space="0" w:color="auto"/>
          </w:divBdr>
        </w:div>
        <w:div w:id="884290178">
          <w:marLeft w:val="640"/>
          <w:marRight w:val="0"/>
          <w:marTop w:val="0"/>
          <w:marBottom w:val="0"/>
          <w:divBdr>
            <w:top w:val="none" w:sz="0" w:space="0" w:color="auto"/>
            <w:left w:val="none" w:sz="0" w:space="0" w:color="auto"/>
            <w:bottom w:val="none" w:sz="0" w:space="0" w:color="auto"/>
            <w:right w:val="none" w:sz="0" w:space="0" w:color="auto"/>
          </w:divBdr>
        </w:div>
        <w:div w:id="2010985740">
          <w:marLeft w:val="640"/>
          <w:marRight w:val="0"/>
          <w:marTop w:val="0"/>
          <w:marBottom w:val="0"/>
          <w:divBdr>
            <w:top w:val="none" w:sz="0" w:space="0" w:color="auto"/>
            <w:left w:val="none" w:sz="0" w:space="0" w:color="auto"/>
            <w:bottom w:val="none" w:sz="0" w:space="0" w:color="auto"/>
            <w:right w:val="none" w:sz="0" w:space="0" w:color="auto"/>
          </w:divBdr>
        </w:div>
        <w:div w:id="1051152080">
          <w:marLeft w:val="640"/>
          <w:marRight w:val="0"/>
          <w:marTop w:val="0"/>
          <w:marBottom w:val="0"/>
          <w:divBdr>
            <w:top w:val="none" w:sz="0" w:space="0" w:color="auto"/>
            <w:left w:val="none" w:sz="0" w:space="0" w:color="auto"/>
            <w:bottom w:val="none" w:sz="0" w:space="0" w:color="auto"/>
            <w:right w:val="none" w:sz="0" w:space="0" w:color="auto"/>
          </w:divBdr>
        </w:div>
        <w:div w:id="700665498">
          <w:marLeft w:val="640"/>
          <w:marRight w:val="0"/>
          <w:marTop w:val="0"/>
          <w:marBottom w:val="0"/>
          <w:divBdr>
            <w:top w:val="none" w:sz="0" w:space="0" w:color="auto"/>
            <w:left w:val="none" w:sz="0" w:space="0" w:color="auto"/>
            <w:bottom w:val="none" w:sz="0" w:space="0" w:color="auto"/>
            <w:right w:val="none" w:sz="0" w:space="0" w:color="auto"/>
          </w:divBdr>
        </w:div>
        <w:div w:id="1444764003">
          <w:marLeft w:val="640"/>
          <w:marRight w:val="0"/>
          <w:marTop w:val="0"/>
          <w:marBottom w:val="0"/>
          <w:divBdr>
            <w:top w:val="none" w:sz="0" w:space="0" w:color="auto"/>
            <w:left w:val="none" w:sz="0" w:space="0" w:color="auto"/>
            <w:bottom w:val="none" w:sz="0" w:space="0" w:color="auto"/>
            <w:right w:val="none" w:sz="0" w:space="0" w:color="auto"/>
          </w:divBdr>
        </w:div>
        <w:div w:id="215363630">
          <w:marLeft w:val="640"/>
          <w:marRight w:val="0"/>
          <w:marTop w:val="0"/>
          <w:marBottom w:val="0"/>
          <w:divBdr>
            <w:top w:val="none" w:sz="0" w:space="0" w:color="auto"/>
            <w:left w:val="none" w:sz="0" w:space="0" w:color="auto"/>
            <w:bottom w:val="none" w:sz="0" w:space="0" w:color="auto"/>
            <w:right w:val="none" w:sz="0" w:space="0" w:color="auto"/>
          </w:divBdr>
        </w:div>
        <w:div w:id="1461730705">
          <w:marLeft w:val="640"/>
          <w:marRight w:val="0"/>
          <w:marTop w:val="0"/>
          <w:marBottom w:val="0"/>
          <w:divBdr>
            <w:top w:val="none" w:sz="0" w:space="0" w:color="auto"/>
            <w:left w:val="none" w:sz="0" w:space="0" w:color="auto"/>
            <w:bottom w:val="none" w:sz="0" w:space="0" w:color="auto"/>
            <w:right w:val="none" w:sz="0" w:space="0" w:color="auto"/>
          </w:divBdr>
        </w:div>
        <w:div w:id="2061856703">
          <w:marLeft w:val="640"/>
          <w:marRight w:val="0"/>
          <w:marTop w:val="0"/>
          <w:marBottom w:val="0"/>
          <w:divBdr>
            <w:top w:val="none" w:sz="0" w:space="0" w:color="auto"/>
            <w:left w:val="none" w:sz="0" w:space="0" w:color="auto"/>
            <w:bottom w:val="none" w:sz="0" w:space="0" w:color="auto"/>
            <w:right w:val="none" w:sz="0" w:space="0" w:color="auto"/>
          </w:divBdr>
        </w:div>
        <w:div w:id="10037275">
          <w:marLeft w:val="640"/>
          <w:marRight w:val="0"/>
          <w:marTop w:val="0"/>
          <w:marBottom w:val="0"/>
          <w:divBdr>
            <w:top w:val="none" w:sz="0" w:space="0" w:color="auto"/>
            <w:left w:val="none" w:sz="0" w:space="0" w:color="auto"/>
            <w:bottom w:val="none" w:sz="0" w:space="0" w:color="auto"/>
            <w:right w:val="none" w:sz="0" w:space="0" w:color="auto"/>
          </w:divBdr>
        </w:div>
        <w:div w:id="479149878">
          <w:marLeft w:val="640"/>
          <w:marRight w:val="0"/>
          <w:marTop w:val="0"/>
          <w:marBottom w:val="0"/>
          <w:divBdr>
            <w:top w:val="none" w:sz="0" w:space="0" w:color="auto"/>
            <w:left w:val="none" w:sz="0" w:space="0" w:color="auto"/>
            <w:bottom w:val="none" w:sz="0" w:space="0" w:color="auto"/>
            <w:right w:val="none" w:sz="0" w:space="0" w:color="auto"/>
          </w:divBdr>
        </w:div>
        <w:div w:id="577446289">
          <w:marLeft w:val="640"/>
          <w:marRight w:val="0"/>
          <w:marTop w:val="0"/>
          <w:marBottom w:val="0"/>
          <w:divBdr>
            <w:top w:val="none" w:sz="0" w:space="0" w:color="auto"/>
            <w:left w:val="none" w:sz="0" w:space="0" w:color="auto"/>
            <w:bottom w:val="none" w:sz="0" w:space="0" w:color="auto"/>
            <w:right w:val="none" w:sz="0" w:space="0" w:color="auto"/>
          </w:divBdr>
        </w:div>
        <w:div w:id="1293025931">
          <w:marLeft w:val="640"/>
          <w:marRight w:val="0"/>
          <w:marTop w:val="0"/>
          <w:marBottom w:val="0"/>
          <w:divBdr>
            <w:top w:val="none" w:sz="0" w:space="0" w:color="auto"/>
            <w:left w:val="none" w:sz="0" w:space="0" w:color="auto"/>
            <w:bottom w:val="none" w:sz="0" w:space="0" w:color="auto"/>
            <w:right w:val="none" w:sz="0" w:space="0" w:color="auto"/>
          </w:divBdr>
        </w:div>
        <w:div w:id="1473476557">
          <w:marLeft w:val="640"/>
          <w:marRight w:val="0"/>
          <w:marTop w:val="0"/>
          <w:marBottom w:val="0"/>
          <w:divBdr>
            <w:top w:val="none" w:sz="0" w:space="0" w:color="auto"/>
            <w:left w:val="none" w:sz="0" w:space="0" w:color="auto"/>
            <w:bottom w:val="none" w:sz="0" w:space="0" w:color="auto"/>
            <w:right w:val="none" w:sz="0" w:space="0" w:color="auto"/>
          </w:divBdr>
        </w:div>
        <w:div w:id="1358310219">
          <w:marLeft w:val="640"/>
          <w:marRight w:val="0"/>
          <w:marTop w:val="0"/>
          <w:marBottom w:val="0"/>
          <w:divBdr>
            <w:top w:val="none" w:sz="0" w:space="0" w:color="auto"/>
            <w:left w:val="none" w:sz="0" w:space="0" w:color="auto"/>
            <w:bottom w:val="none" w:sz="0" w:space="0" w:color="auto"/>
            <w:right w:val="none" w:sz="0" w:space="0" w:color="auto"/>
          </w:divBdr>
        </w:div>
        <w:div w:id="477843223">
          <w:marLeft w:val="640"/>
          <w:marRight w:val="0"/>
          <w:marTop w:val="0"/>
          <w:marBottom w:val="0"/>
          <w:divBdr>
            <w:top w:val="none" w:sz="0" w:space="0" w:color="auto"/>
            <w:left w:val="none" w:sz="0" w:space="0" w:color="auto"/>
            <w:bottom w:val="none" w:sz="0" w:space="0" w:color="auto"/>
            <w:right w:val="none" w:sz="0" w:space="0" w:color="auto"/>
          </w:divBdr>
        </w:div>
        <w:div w:id="1059942809">
          <w:marLeft w:val="640"/>
          <w:marRight w:val="0"/>
          <w:marTop w:val="0"/>
          <w:marBottom w:val="0"/>
          <w:divBdr>
            <w:top w:val="none" w:sz="0" w:space="0" w:color="auto"/>
            <w:left w:val="none" w:sz="0" w:space="0" w:color="auto"/>
            <w:bottom w:val="none" w:sz="0" w:space="0" w:color="auto"/>
            <w:right w:val="none" w:sz="0" w:space="0" w:color="auto"/>
          </w:divBdr>
        </w:div>
        <w:div w:id="1156725356">
          <w:marLeft w:val="640"/>
          <w:marRight w:val="0"/>
          <w:marTop w:val="0"/>
          <w:marBottom w:val="0"/>
          <w:divBdr>
            <w:top w:val="none" w:sz="0" w:space="0" w:color="auto"/>
            <w:left w:val="none" w:sz="0" w:space="0" w:color="auto"/>
            <w:bottom w:val="none" w:sz="0" w:space="0" w:color="auto"/>
            <w:right w:val="none" w:sz="0" w:space="0" w:color="auto"/>
          </w:divBdr>
        </w:div>
        <w:div w:id="14425270">
          <w:marLeft w:val="640"/>
          <w:marRight w:val="0"/>
          <w:marTop w:val="0"/>
          <w:marBottom w:val="0"/>
          <w:divBdr>
            <w:top w:val="none" w:sz="0" w:space="0" w:color="auto"/>
            <w:left w:val="none" w:sz="0" w:space="0" w:color="auto"/>
            <w:bottom w:val="none" w:sz="0" w:space="0" w:color="auto"/>
            <w:right w:val="none" w:sz="0" w:space="0" w:color="auto"/>
          </w:divBdr>
        </w:div>
        <w:div w:id="2056391933">
          <w:marLeft w:val="640"/>
          <w:marRight w:val="0"/>
          <w:marTop w:val="0"/>
          <w:marBottom w:val="0"/>
          <w:divBdr>
            <w:top w:val="none" w:sz="0" w:space="0" w:color="auto"/>
            <w:left w:val="none" w:sz="0" w:space="0" w:color="auto"/>
            <w:bottom w:val="none" w:sz="0" w:space="0" w:color="auto"/>
            <w:right w:val="none" w:sz="0" w:space="0" w:color="auto"/>
          </w:divBdr>
        </w:div>
        <w:div w:id="88354154">
          <w:marLeft w:val="640"/>
          <w:marRight w:val="0"/>
          <w:marTop w:val="0"/>
          <w:marBottom w:val="0"/>
          <w:divBdr>
            <w:top w:val="none" w:sz="0" w:space="0" w:color="auto"/>
            <w:left w:val="none" w:sz="0" w:space="0" w:color="auto"/>
            <w:bottom w:val="none" w:sz="0" w:space="0" w:color="auto"/>
            <w:right w:val="none" w:sz="0" w:space="0" w:color="auto"/>
          </w:divBdr>
        </w:div>
        <w:div w:id="1757440177">
          <w:marLeft w:val="640"/>
          <w:marRight w:val="0"/>
          <w:marTop w:val="0"/>
          <w:marBottom w:val="0"/>
          <w:divBdr>
            <w:top w:val="none" w:sz="0" w:space="0" w:color="auto"/>
            <w:left w:val="none" w:sz="0" w:space="0" w:color="auto"/>
            <w:bottom w:val="none" w:sz="0" w:space="0" w:color="auto"/>
            <w:right w:val="none" w:sz="0" w:space="0" w:color="auto"/>
          </w:divBdr>
        </w:div>
        <w:div w:id="511258141">
          <w:marLeft w:val="640"/>
          <w:marRight w:val="0"/>
          <w:marTop w:val="0"/>
          <w:marBottom w:val="0"/>
          <w:divBdr>
            <w:top w:val="none" w:sz="0" w:space="0" w:color="auto"/>
            <w:left w:val="none" w:sz="0" w:space="0" w:color="auto"/>
            <w:bottom w:val="none" w:sz="0" w:space="0" w:color="auto"/>
            <w:right w:val="none" w:sz="0" w:space="0" w:color="auto"/>
          </w:divBdr>
        </w:div>
        <w:div w:id="261650240">
          <w:marLeft w:val="640"/>
          <w:marRight w:val="0"/>
          <w:marTop w:val="0"/>
          <w:marBottom w:val="0"/>
          <w:divBdr>
            <w:top w:val="none" w:sz="0" w:space="0" w:color="auto"/>
            <w:left w:val="none" w:sz="0" w:space="0" w:color="auto"/>
            <w:bottom w:val="none" w:sz="0" w:space="0" w:color="auto"/>
            <w:right w:val="none" w:sz="0" w:space="0" w:color="auto"/>
          </w:divBdr>
        </w:div>
        <w:div w:id="1918200641">
          <w:marLeft w:val="640"/>
          <w:marRight w:val="0"/>
          <w:marTop w:val="0"/>
          <w:marBottom w:val="0"/>
          <w:divBdr>
            <w:top w:val="none" w:sz="0" w:space="0" w:color="auto"/>
            <w:left w:val="none" w:sz="0" w:space="0" w:color="auto"/>
            <w:bottom w:val="none" w:sz="0" w:space="0" w:color="auto"/>
            <w:right w:val="none" w:sz="0" w:space="0" w:color="auto"/>
          </w:divBdr>
        </w:div>
        <w:div w:id="502821015">
          <w:marLeft w:val="640"/>
          <w:marRight w:val="0"/>
          <w:marTop w:val="0"/>
          <w:marBottom w:val="0"/>
          <w:divBdr>
            <w:top w:val="none" w:sz="0" w:space="0" w:color="auto"/>
            <w:left w:val="none" w:sz="0" w:space="0" w:color="auto"/>
            <w:bottom w:val="none" w:sz="0" w:space="0" w:color="auto"/>
            <w:right w:val="none" w:sz="0" w:space="0" w:color="auto"/>
          </w:divBdr>
        </w:div>
      </w:divsChild>
    </w:div>
    <w:div w:id="24185189">
      <w:marLeft w:val="0"/>
      <w:marRight w:val="0"/>
      <w:marTop w:val="0"/>
      <w:marBottom w:val="0"/>
      <w:divBdr>
        <w:top w:val="none" w:sz="0" w:space="0" w:color="auto"/>
        <w:left w:val="none" w:sz="0" w:space="0" w:color="auto"/>
        <w:bottom w:val="none" w:sz="0" w:space="0" w:color="auto"/>
        <w:right w:val="none" w:sz="0" w:space="0" w:color="auto"/>
      </w:divBdr>
    </w:div>
    <w:div w:id="24840649">
      <w:marLeft w:val="0"/>
      <w:marRight w:val="0"/>
      <w:marTop w:val="0"/>
      <w:marBottom w:val="0"/>
      <w:divBdr>
        <w:top w:val="none" w:sz="0" w:space="0" w:color="auto"/>
        <w:left w:val="none" w:sz="0" w:space="0" w:color="auto"/>
        <w:bottom w:val="none" w:sz="0" w:space="0" w:color="auto"/>
        <w:right w:val="none" w:sz="0" w:space="0" w:color="auto"/>
      </w:divBdr>
    </w:div>
    <w:div w:id="29692970">
      <w:bodyDiv w:val="1"/>
      <w:marLeft w:val="0"/>
      <w:marRight w:val="0"/>
      <w:marTop w:val="0"/>
      <w:marBottom w:val="0"/>
      <w:divBdr>
        <w:top w:val="none" w:sz="0" w:space="0" w:color="auto"/>
        <w:left w:val="none" w:sz="0" w:space="0" w:color="auto"/>
        <w:bottom w:val="none" w:sz="0" w:space="0" w:color="auto"/>
        <w:right w:val="none" w:sz="0" w:space="0" w:color="auto"/>
      </w:divBdr>
      <w:divsChild>
        <w:div w:id="38284709">
          <w:marLeft w:val="640"/>
          <w:marRight w:val="0"/>
          <w:marTop w:val="0"/>
          <w:marBottom w:val="0"/>
          <w:divBdr>
            <w:top w:val="none" w:sz="0" w:space="0" w:color="auto"/>
            <w:left w:val="none" w:sz="0" w:space="0" w:color="auto"/>
            <w:bottom w:val="none" w:sz="0" w:space="0" w:color="auto"/>
            <w:right w:val="none" w:sz="0" w:space="0" w:color="auto"/>
          </w:divBdr>
        </w:div>
        <w:div w:id="69931042">
          <w:marLeft w:val="640"/>
          <w:marRight w:val="0"/>
          <w:marTop w:val="0"/>
          <w:marBottom w:val="0"/>
          <w:divBdr>
            <w:top w:val="none" w:sz="0" w:space="0" w:color="auto"/>
            <w:left w:val="none" w:sz="0" w:space="0" w:color="auto"/>
            <w:bottom w:val="none" w:sz="0" w:space="0" w:color="auto"/>
            <w:right w:val="none" w:sz="0" w:space="0" w:color="auto"/>
          </w:divBdr>
        </w:div>
        <w:div w:id="120272700">
          <w:marLeft w:val="640"/>
          <w:marRight w:val="0"/>
          <w:marTop w:val="0"/>
          <w:marBottom w:val="0"/>
          <w:divBdr>
            <w:top w:val="none" w:sz="0" w:space="0" w:color="auto"/>
            <w:left w:val="none" w:sz="0" w:space="0" w:color="auto"/>
            <w:bottom w:val="none" w:sz="0" w:space="0" w:color="auto"/>
            <w:right w:val="none" w:sz="0" w:space="0" w:color="auto"/>
          </w:divBdr>
        </w:div>
        <w:div w:id="121772337">
          <w:marLeft w:val="640"/>
          <w:marRight w:val="0"/>
          <w:marTop w:val="0"/>
          <w:marBottom w:val="0"/>
          <w:divBdr>
            <w:top w:val="none" w:sz="0" w:space="0" w:color="auto"/>
            <w:left w:val="none" w:sz="0" w:space="0" w:color="auto"/>
            <w:bottom w:val="none" w:sz="0" w:space="0" w:color="auto"/>
            <w:right w:val="none" w:sz="0" w:space="0" w:color="auto"/>
          </w:divBdr>
        </w:div>
        <w:div w:id="145826876">
          <w:marLeft w:val="640"/>
          <w:marRight w:val="0"/>
          <w:marTop w:val="0"/>
          <w:marBottom w:val="0"/>
          <w:divBdr>
            <w:top w:val="none" w:sz="0" w:space="0" w:color="auto"/>
            <w:left w:val="none" w:sz="0" w:space="0" w:color="auto"/>
            <w:bottom w:val="none" w:sz="0" w:space="0" w:color="auto"/>
            <w:right w:val="none" w:sz="0" w:space="0" w:color="auto"/>
          </w:divBdr>
        </w:div>
        <w:div w:id="202986143">
          <w:marLeft w:val="640"/>
          <w:marRight w:val="0"/>
          <w:marTop w:val="0"/>
          <w:marBottom w:val="0"/>
          <w:divBdr>
            <w:top w:val="none" w:sz="0" w:space="0" w:color="auto"/>
            <w:left w:val="none" w:sz="0" w:space="0" w:color="auto"/>
            <w:bottom w:val="none" w:sz="0" w:space="0" w:color="auto"/>
            <w:right w:val="none" w:sz="0" w:space="0" w:color="auto"/>
          </w:divBdr>
        </w:div>
        <w:div w:id="213738944">
          <w:marLeft w:val="640"/>
          <w:marRight w:val="0"/>
          <w:marTop w:val="0"/>
          <w:marBottom w:val="0"/>
          <w:divBdr>
            <w:top w:val="none" w:sz="0" w:space="0" w:color="auto"/>
            <w:left w:val="none" w:sz="0" w:space="0" w:color="auto"/>
            <w:bottom w:val="none" w:sz="0" w:space="0" w:color="auto"/>
            <w:right w:val="none" w:sz="0" w:space="0" w:color="auto"/>
          </w:divBdr>
        </w:div>
        <w:div w:id="231351690">
          <w:marLeft w:val="640"/>
          <w:marRight w:val="0"/>
          <w:marTop w:val="0"/>
          <w:marBottom w:val="0"/>
          <w:divBdr>
            <w:top w:val="none" w:sz="0" w:space="0" w:color="auto"/>
            <w:left w:val="none" w:sz="0" w:space="0" w:color="auto"/>
            <w:bottom w:val="none" w:sz="0" w:space="0" w:color="auto"/>
            <w:right w:val="none" w:sz="0" w:space="0" w:color="auto"/>
          </w:divBdr>
        </w:div>
        <w:div w:id="243344018">
          <w:marLeft w:val="640"/>
          <w:marRight w:val="0"/>
          <w:marTop w:val="0"/>
          <w:marBottom w:val="0"/>
          <w:divBdr>
            <w:top w:val="none" w:sz="0" w:space="0" w:color="auto"/>
            <w:left w:val="none" w:sz="0" w:space="0" w:color="auto"/>
            <w:bottom w:val="none" w:sz="0" w:space="0" w:color="auto"/>
            <w:right w:val="none" w:sz="0" w:space="0" w:color="auto"/>
          </w:divBdr>
        </w:div>
        <w:div w:id="261764586">
          <w:marLeft w:val="640"/>
          <w:marRight w:val="0"/>
          <w:marTop w:val="0"/>
          <w:marBottom w:val="0"/>
          <w:divBdr>
            <w:top w:val="none" w:sz="0" w:space="0" w:color="auto"/>
            <w:left w:val="none" w:sz="0" w:space="0" w:color="auto"/>
            <w:bottom w:val="none" w:sz="0" w:space="0" w:color="auto"/>
            <w:right w:val="none" w:sz="0" w:space="0" w:color="auto"/>
          </w:divBdr>
        </w:div>
        <w:div w:id="284965976">
          <w:marLeft w:val="640"/>
          <w:marRight w:val="0"/>
          <w:marTop w:val="0"/>
          <w:marBottom w:val="0"/>
          <w:divBdr>
            <w:top w:val="none" w:sz="0" w:space="0" w:color="auto"/>
            <w:left w:val="none" w:sz="0" w:space="0" w:color="auto"/>
            <w:bottom w:val="none" w:sz="0" w:space="0" w:color="auto"/>
            <w:right w:val="none" w:sz="0" w:space="0" w:color="auto"/>
          </w:divBdr>
        </w:div>
        <w:div w:id="293948139">
          <w:marLeft w:val="640"/>
          <w:marRight w:val="0"/>
          <w:marTop w:val="0"/>
          <w:marBottom w:val="0"/>
          <w:divBdr>
            <w:top w:val="none" w:sz="0" w:space="0" w:color="auto"/>
            <w:left w:val="none" w:sz="0" w:space="0" w:color="auto"/>
            <w:bottom w:val="none" w:sz="0" w:space="0" w:color="auto"/>
            <w:right w:val="none" w:sz="0" w:space="0" w:color="auto"/>
          </w:divBdr>
        </w:div>
        <w:div w:id="324935190">
          <w:marLeft w:val="640"/>
          <w:marRight w:val="0"/>
          <w:marTop w:val="0"/>
          <w:marBottom w:val="0"/>
          <w:divBdr>
            <w:top w:val="none" w:sz="0" w:space="0" w:color="auto"/>
            <w:left w:val="none" w:sz="0" w:space="0" w:color="auto"/>
            <w:bottom w:val="none" w:sz="0" w:space="0" w:color="auto"/>
            <w:right w:val="none" w:sz="0" w:space="0" w:color="auto"/>
          </w:divBdr>
        </w:div>
        <w:div w:id="383800745">
          <w:marLeft w:val="640"/>
          <w:marRight w:val="0"/>
          <w:marTop w:val="0"/>
          <w:marBottom w:val="0"/>
          <w:divBdr>
            <w:top w:val="none" w:sz="0" w:space="0" w:color="auto"/>
            <w:left w:val="none" w:sz="0" w:space="0" w:color="auto"/>
            <w:bottom w:val="none" w:sz="0" w:space="0" w:color="auto"/>
            <w:right w:val="none" w:sz="0" w:space="0" w:color="auto"/>
          </w:divBdr>
        </w:div>
        <w:div w:id="384528156">
          <w:marLeft w:val="640"/>
          <w:marRight w:val="0"/>
          <w:marTop w:val="0"/>
          <w:marBottom w:val="0"/>
          <w:divBdr>
            <w:top w:val="none" w:sz="0" w:space="0" w:color="auto"/>
            <w:left w:val="none" w:sz="0" w:space="0" w:color="auto"/>
            <w:bottom w:val="none" w:sz="0" w:space="0" w:color="auto"/>
            <w:right w:val="none" w:sz="0" w:space="0" w:color="auto"/>
          </w:divBdr>
        </w:div>
        <w:div w:id="477185632">
          <w:marLeft w:val="640"/>
          <w:marRight w:val="0"/>
          <w:marTop w:val="0"/>
          <w:marBottom w:val="0"/>
          <w:divBdr>
            <w:top w:val="none" w:sz="0" w:space="0" w:color="auto"/>
            <w:left w:val="none" w:sz="0" w:space="0" w:color="auto"/>
            <w:bottom w:val="none" w:sz="0" w:space="0" w:color="auto"/>
            <w:right w:val="none" w:sz="0" w:space="0" w:color="auto"/>
          </w:divBdr>
        </w:div>
        <w:div w:id="503715469">
          <w:marLeft w:val="640"/>
          <w:marRight w:val="0"/>
          <w:marTop w:val="0"/>
          <w:marBottom w:val="0"/>
          <w:divBdr>
            <w:top w:val="none" w:sz="0" w:space="0" w:color="auto"/>
            <w:left w:val="none" w:sz="0" w:space="0" w:color="auto"/>
            <w:bottom w:val="none" w:sz="0" w:space="0" w:color="auto"/>
            <w:right w:val="none" w:sz="0" w:space="0" w:color="auto"/>
          </w:divBdr>
        </w:div>
        <w:div w:id="509762850">
          <w:marLeft w:val="640"/>
          <w:marRight w:val="0"/>
          <w:marTop w:val="0"/>
          <w:marBottom w:val="0"/>
          <w:divBdr>
            <w:top w:val="none" w:sz="0" w:space="0" w:color="auto"/>
            <w:left w:val="none" w:sz="0" w:space="0" w:color="auto"/>
            <w:bottom w:val="none" w:sz="0" w:space="0" w:color="auto"/>
            <w:right w:val="none" w:sz="0" w:space="0" w:color="auto"/>
          </w:divBdr>
        </w:div>
        <w:div w:id="584344263">
          <w:marLeft w:val="640"/>
          <w:marRight w:val="0"/>
          <w:marTop w:val="0"/>
          <w:marBottom w:val="0"/>
          <w:divBdr>
            <w:top w:val="none" w:sz="0" w:space="0" w:color="auto"/>
            <w:left w:val="none" w:sz="0" w:space="0" w:color="auto"/>
            <w:bottom w:val="none" w:sz="0" w:space="0" w:color="auto"/>
            <w:right w:val="none" w:sz="0" w:space="0" w:color="auto"/>
          </w:divBdr>
        </w:div>
        <w:div w:id="587424667">
          <w:marLeft w:val="640"/>
          <w:marRight w:val="0"/>
          <w:marTop w:val="0"/>
          <w:marBottom w:val="0"/>
          <w:divBdr>
            <w:top w:val="none" w:sz="0" w:space="0" w:color="auto"/>
            <w:left w:val="none" w:sz="0" w:space="0" w:color="auto"/>
            <w:bottom w:val="none" w:sz="0" w:space="0" w:color="auto"/>
            <w:right w:val="none" w:sz="0" w:space="0" w:color="auto"/>
          </w:divBdr>
        </w:div>
        <w:div w:id="588201387">
          <w:marLeft w:val="640"/>
          <w:marRight w:val="0"/>
          <w:marTop w:val="0"/>
          <w:marBottom w:val="0"/>
          <w:divBdr>
            <w:top w:val="none" w:sz="0" w:space="0" w:color="auto"/>
            <w:left w:val="none" w:sz="0" w:space="0" w:color="auto"/>
            <w:bottom w:val="none" w:sz="0" w:space="0" w:color="auto"/>
            <w:right w:val="none" w:sz="0" w:space="0" w:color="auto"/>
          </w:divBdr>
        </w:div>
        <w:div w:id="590159293">
          <w:marLeft w:val="640"/>
          <w:marRight w:val="0"/>
          <w:marTop w:val="0"/>
          <w:marBottom w:val="0"/>
          <w:divBdr>
            <w:top w:val="none" w:sz="0" w:space="0" w:color="auto"/>
            <w:left w:val="none" w:sz="0" w:space="0" w:color="auto"/>
            <w:bottom w:val="none" w:sz="0" w:space="0" w:color="auto"/>
            <w:right w:val="none" w:sz="0" w:space="0" w:color="auto"/>
          </w:divBdr>
        </w:div>
        <w:div w:id="595329471">
          <w:marLeft w:val="640"/>
          <w:marRight w:val="0"/>
          <w:marTop w:val="0"/>
          <w:marBottom w:val="0"/>
          <w:divBdr>
            <w:top w:val="none" w:sz="0" w:space="0" w:color="auto"/>
            <w:left w:val="none" w:sz="0" w:space="0" w:color="auto"/>
            <w:bottom w:val="none" w:sz="0" w:space="0" w:color="auto"/>
            <w:right w:val="none" w:sz="0" w:space="0" w:color="auto"/>
          </w:divBdr>
        </w:div>
        <w:div w:id="664864543">
          <w:marLeft w:val="640"/>
          <w:marRight w:val="0"/>
          <w:marTop w:val="0"/>
          <w:marBottom w:val="0"/>
          <w:divBdr>
            <w:top w:val="none" w:sz="0" w:space="0" w:color="auto"/>
            <w:left w:val="none" w:sz="0" w:space="0" w:color="auto"/>
            <w:bottom w:val="none" w:sz="0" w:space="0" w:color="auto"/>
            <w:right w:val="none" w:sz="0" w:space="0" w:color="auto"/>
          </w:divBdr>
        </w:div>
        <w:div w:id="694310242">
          <w:marLeft w:val="640"/>
          <w:marRight w:val="0"/>
          <w:marTop w:val="0"/>
          <w:marBottom w:val="0"/>
          <w:divBdr>
            <w:top w:val="none" w:sz="0" w:space="0" w:color="auto"/>
            <w:left w:val="none" w:sz="0" w:space="0" w:color="auto"/>
            <w:bottom w:val="none" w:sz="0" w:space="0" w:color="auto"/>
            <w:right w:val="none" w:sz="0" w:space="0" w:color="auto"/>
          </w:divBdr>
        </w:div>
        <w:div w:id="731121465">
          <w:marLeft w:val="640"/>
          <w:marRight w:val="0"/>
          <w:marTop w:val="0"/>
          <w:marBottom w:val="0"/>
          <w:divBdr>
            <w:top w:val="none" w:sz="0" w:space="0" w:color="auto"/>
            <w:left w:val="none" w:sz="0" w:space="0" w:color="auto"/>
            <w:bottom w:val="none" w:sz="0" w:space="0" w:color="auto"/>
            <w:right w:val="none" w:sz="0" w:space="0" w:color="auto"/>
          </w:divBdr>
        </w:div>
        <w:div w:id="735320291">
          <w:marLeft w:val="640"/>
          <w:marRight w:val="0"/>
          <w:marTop w:val="0"/>
          <w:marBottom w:val="0"/>
          <w:divBdr>
            <w:top w:val="none" w:sz="0" w:space="0" w:color="auto"/>
            <w:left w:val="none" w:sz="0" w:space="0" w:color="auto"/>
            <w:bottom w:val="none" w:sz="0" w:space="0" w:color="auto"/>
            <w:right w:val="none" w:sz="0" w:space="0" w:color="auto"/>
          </w:divBdr>
        </w:div>
        <w:div w:id="750348713">
          <w:marLeft w:val="640"/>
          <w:marRight w:val="0"/>
          <w:marTop w:val="0"/>
          <w:marBottom w:val="0"/>
          <w:divBdr>
            <w:top w:val="none" w:sz="0" w:space="0" w:color="auto"/>
            <w:left w:val="none" w:sz="0" w:space="0" w:color="auto"/>
            <w:bottom w:val="none" w:sz="0" w:space="0" w:color="auto"/>
            <w:right w:val="none" w:sz="0" w:space="0" w:color="auto"/>
          </w:divBdr>
        </w:div>
        <w:div w:id="771514697">
          <w:marLeft w:val="640"/>
          <w:marRight w:val="0"/>
          <w:marTop w:val="0"/>
          <w:marBottom w:val="0"/>
          <w:divBdr>
            <w:top w:val="none" w:sz="0" w:space="0" w:color="auto"/>
            <w:left w:val="none" w:sz="0" w:space="0" w:color="auto"/>
            <w:bottom w:val="none" w:sz="0" w:space="0" w:color="auto"/>
            <w:right w:val="none" w:sz="0" w:space="0" w:color="auto"/>
          </w:divBdr>
        </w:div>
        <w:div w:id="806237371">
          <w:marLeft w:val="640"/>
          <w:marRight w:val="0"/>
          <w:marTop w:val="0"/>
          <w:marBottom w:val="0"/>
          <w:divBdr>
            <w:top w:val="none" w:sz="0" w:space="0" w:color="auto"/>
            <w:left w:val="none" w:sz="0" w:space="0" w:color="auto"/>
            <w:bottom w:val="none" w:sz="0" w:space="0" w:color="auto"/>
            <w:right w:val="none" w:sz="0" w:space="0" w:color="auto"/>
          </w:divBdr>
        </w:div>
        <w:div w:id="821308773">
          <w:marLeft w:val="640"/>
          <w:marRight w:val="0"/>
          <w:marTop w:val="0"/>
          <w:marBottom w:val="0"/>
          <w:divBdr>
            <w:top w:val="none" w:sz="0" w:space="0" w:color="auto"/>
            <w:left w:val="none" w:sz="0" w:space="0" w:color="auto"/>
            <w:bottom w:val="none" w:sz="0" w:space="0" w:color="auto"/>
            <w:right w:val="none" w:sz="0" w:space="0" w:color="auto"/>
          </w:divBdr>
        </w:div>
        <w:div w:id="841286095">
          <w:marLeft w:val="640"/>
          <w:marRight w:val="0"/>
          <w:marTop w:val="0"/>
          <w:marBottom w:val="0"/>
          <w:divBdr>
            <w:top w:val="none" w:sz="0" w:space="0" w:color="auto"/>
            <w:left w:val="none" w:sz="0" w:space="0" w:color="auto"/>
            <w:bottom w:val="none" w:sz="0" w:space="0" w:color="auto"/>
            <w:right w:val="none" w:sz="0" w:space="0" w:color="auto"/>
          </w:divBdr>
        </w:div>
        <w:div w:id="848372956">
          <w:marLeft w:val="640"/>
          <w:marRight w:val="0"/>
          <w:marTop w:val="0"/>
          <w:marBottom w:val="0"/>
          <w:divBdr>
            <w:top w:val="none" w:sz="0" w:space="0" w:color="auto"/>
            <w:left w:val="none" w:sz="0" w:space="0" w:color="auto"/>
            <w:bottom w:val="none" w:sz="0" w:space="0" w:color="auto"/>
            <w:right w:val="none" w:sz="0" w:space="0" w:color="auto"/>
          </w:divBdr>
        </w:div>
        <w:div w:id="851650319">
          <w:marLeft w:val="640"/>
          <w:marRight w:val="0"/>
          <w:marTop w:val="0"/>
          <w:marBottom w:val="0"/>
          <w:divBdr>
            <w:top w:val="none" w:sz="0" w:space="0" w:color="auto"/>
            <w:left w:val="none" w:sz="0" w:space="0" w:color="auto"/>
            <w:bottom w:val="none" w:sz="0" w:space="0" w:color="auto"/>
            <w:right w:val="none" w:sz="0" w:space="0" w:color="auto"/>
          </w:divBdr>
        </w:div>
        <w:div w:id="883445121">
          <w:marLeft w:val="640"/>
          <w:marRight w:val="0"/>
          <w:marTop w:val="0"/>
          <w:marBottom w:val="0"/>
          <w:divBdr>
            <w:top w:val="none" w:sz="0" w:space="0" w:color="auto"/>
            <w:left w:val="none" w:sz="0" w:space="0" w:color="auto"/>
            <w:bottom w:val="none" w:sz="0" w:space="0" w:color="auto"/>
            <w:right w:val="none" w:sz="0" w:space="0" w:color="auto"/>
          </w:divBdr>
        </w:div>
        <w:div w:id="947468976">
          <w:marLeft w:val="640"/>
          <w:marRight w:val="0"/>
          <w:marTop w:val="0"/>
          <w:marBottom w:val="0"/>
          <w:divBdr>
            <w:top w:val="none" w:sz="0" w:space="0" w:color="auto"/>
            <w:left w:val="none" w:sz="0" w:space="0" w:color="auto"/>
            <w:bottom w:val="none" w:sz="0" w:space="0" w:color="auto"/>
            <w:right w:val="none" w:sz="0" w:space="0" w:color="auto"/>
          </w:divBdr>
        </w:div>
        <w:div w:id="1046299412">
          <w:marLeft w:val="640"/>
          <w:marRight w:val="0"/>
          <w:marTop w:val="0"/>
          <w:marBottom w:val="0"/>
          <w:divBdr>
            <w:top w:val="none" w:sz="0" w:space="0" w:color="auto"/>
            <w:left w:val="none" w:sz="0" w:space="0" w:color="auto"/>
            <w:bottom w:val="none" w:sz="0" w:space="0" w:color="auto"/>
            <w:right w:val="none" w:sz="0" w:space="0" w:color="auto"/>
          </w:divBdr>
        </w:div>
        <w:div w:id="1053506139">
          <w:marLeft w:val="640"/>
          <w:marRight w:val="0"/>
          <w:marTop w:val="0"/>
          <w:marBottom w:val="0"/>
          <w:divBdr>
            <w:top w:val="none" w:sz="0" w:space="0" w:color="auto"/>
            <w:left w:val="none" w:sz="0" w:space="0" w:color="auto"/>
            <w:bottom w:val="none" w:sz="0" w:space="0" w:color="auto"/>
            <w:right w:val="none" w:sz="0" w:space="0" w:color="auto"/>
          </w:divBdr>
        </w:div>
        <w:div w:id="1119563741">
          <w:marLeft w:val="640"/>
          <w:marRight w:val="0"/>
          <w:marTop w:val="0"/>
          <w:marBottom w:val="0"/>
          <w:divBdr>
            <w:top w:val="none" w:sz="0" w:space="0" w:color="auto"/>
            <w:left w:val="none" w:sz="0" w:space="0" w:color="auto"/>
            <w:bottom w:val="none" w:sz="0" w:space="0" w:color="auto"/>
            <w:right w:val="none" w:sz="0" w:space="0" w:color="auto"/>
          </w:divBdr>
        </w:div>
        <w:div w:id="1162161244">
          <w:marLeft w:val="640"/>
          <w:marRight w:val="0"/>
          <w:marTop w:val="0"/>
          <w:marBottom w:val="0"/>
          <w:divBdr>
            <w:top w:val="none" w:sz="0" w:space="0" w:color="auto"/>
            <w:left w:val="none" w:sz="0" w:space="0" w:color="auto"/>
            <w:bottom w:val="none" w:sz="0" w:space="0" w:color="auto"/>
            <w:right w:val="none" w:sz="0" w:space="0" w:color="auto"/>
          </w:divBdr>
        </w:div>
        <w:div w:id="1387142658">
          <w:marLeft w:val="640"/>
          <w:marRight w:val="0"/>
          <w:marTop w:val="0"/>
          <w:marBottom w:val="0"/>
          <w:divBdr>
            <w:top w:val="none" w:sz="0" w:space="0" w:color="auto"/>
            <w:left w:val="none" w:sz="0" w:space="0" w:color="auto"/>
            <w:bottom w:val="none" w:sz="0" w:space="0" w:color="auto"/>
            <w:right w:val="none" w:sz="0" w:space="0" w:color="auto"/>
          </w:divBdr>
        </w:div>
        <w:div w:id="1429808548">
          <w:marLeft w:val="640"/>
          <w:marRight w:val="0"/>
          <w:marTop w:val="0"/>
          <w:marBottom w:val="0"/>
          <w:divBdr>
            <w:top w:val="none" w:sz="0" w:space="0" w:color="auto"/>
            <w:left w:val="none" w:sz="0" w:space="0" w:color="auto"/>
            <w:bottom w:val="none" w:sz="0" w:space="0" w:color="auto"/>
            <w:right w:val="none" w:sz="0" w:space="0" w:color="auto"/>
          </w:divBdr>
        </w:div>
        <w:div w:id="1434931955">
          <w:marLeft w:val="640"/>
          <w:marRight w:val="0"/>
          <w:marTop w:val="0"/>
          <w:marBottom w:val="0"/>
          <w:divBdr>
            <w:top w:val="none" w:sz="0" w:space="0" w:color="auto"/>
            <w:left w:val="none" w:sz="0" w:space="0" w:color="auto"/>
            <w:bottom w:val="none" w:sz="0" w:space="0" w:color="auto"/>
            <w:right w:val="none" w:sz="0" w:space="0" w:color="auto"/>
          </w:divBdr>
        </w:div>
        <w:div w:id="1693342972">
          <w:marLeft w:val="640"/>
          <w:marRight w:val="0"/>
          <w:marTop w:val="0"/>
          <w:marBottom w:val="0"/>
          <w:divBdr>
            <w:top w:val="none" w:sz="0" w:space="0" w:color="auto"/>
            <w:left w:val="none" w:sz="0" w:space="0" w:color="auto"/>
            <w:bottom w:val="none" w:sz="0" w:space="0" w:color="auto"/>
            <w:right w:val="none" w:sz="0" w:space="0" w:color="auto"/>
          </w:divBdr>
        </w:div>
        <w:div w:id="1739547421">
          <w:marLeft w:val="640"/>
          <w:marRight w:val="0"/>
          <w:marTop w:val="0"/>
          <w:marBottom w:val="0"/>
          <w:divBdr>
            <w:top w:val="none" w:sz="0" w:space="0" w:color="auto"/>
            <w:left w:val="none" w:sz="0" w:space="0" w:color="auto"/>
            <w:bottom w:val="none" w:sz="0" w:space="0" w:color="auto"/>
            <w:right w:val="none" w:sz="0" w:space="0" w:color="auto"/>
          </w:divBdr>
        </w:div>
        <w:div w:id="1761872979">
          <w:marLeft w:val="640"/>
          <w:marRight w:val="0"/>
          <w:marTop w:val="0"/>
          <w:marBottom w:val="0"/>
          <w:divBdr>
            <w:top w:val="none" w:sz="0" w:space="0" w:color="auto"/>
            <w:left w:val="none" w:sz="0" w:space="0" w:color="auto"/>
            <w:bottom w:val="none" w:sz="0" w:space="0" w:color="auto"/>
            <w:right w:val="none" w:sz="0" w:space="0" w:color="auto"/>
          </w:divBdr>
        </w:div>
        <w:div w:id="1830050813">
          <w:marLeft w:val="640"/>
          <w:marRight w:val="0"/>
          <w:marTop w:val="0"/>
          <w:marBottom w:val="0"/>
          <w:divBdr>
            <w:top w:val="none" w:sz="0" w:space="0" w:color="auto"/>
            <w:left w:val="none" w:sz="0" w:space="0" w:color="auto"/>
            <w:bottom w:val="none" w:sz="0" w:space="0" w:color="auto"/>
            <w:right w:val="none" w:sz="0" w:space="0" w:color="auto"/>
          </w:divBdr>
        </w:div>
        <w:div w:id="1845827450">
          <w:marLeft w:val="640"/>
          <w:marRight w:val="0"/>
          <w:marTop w:val="0"/>
          <w:marBottom w:val="0"/>
          <w:divBdr>
            <w:top w:val="none" w:sz="0" w:space="0" w:color="auto"/>
            <w:left w:val="none" w:sz="0" w:space="0" w:color="auto"/>
            <w:bottom w:val="none" w:sz="0" w:space="0" w:color="auto"/>
            <w:right w:val="none" w:sz="0" w:space="0" w:color="auto"/>
          </w:divBdr>
        </w:div>
        <w:div w:id="1847136697">
          <w:marLeft w:val="640"/>
          <w:marRight w:val="0"/>
          <w:marTop w:val="0"/>
          <w:marBottom w:val="0"/>
          <w:divBdr>
            <w:top w:val="none" w:sz="0" w:space="0" w:color="auto"/>
            <w:left w:val="none" w:sz="0" w:space="0" w:color="auto"/>
            <w:bottom w:val="none" w:sz="0" w:space="0" w:color="auto"/>
            <w:right w:val="none" w:sz="0" w:space="0" w:color="auto"/>
          </w:divBdr>
        </w:div>
        <w:div w:id="1883981181">
          <w:marLeft w:val="640"/>
          <w:marRight w:val="0"/>
          <w:marTop w:val="0"/>
          <w:marBottom w:val="0"/>
          <w:divBdr>
            <w:top w:val="none" w:sz="0" w:space="0" w:color="auto"/>
            <w:left w:val="none" w:sz="0" w:space="0" w:color="auto"/>
            <w:bottom w:val="none" w:sz="0" w:space="0" w:color="auto"/>
            <w:right w:val="none" w:sz="0" w:space="0" w:color="auto"/>
          </w:divBdr>
        </w:div>
        <w:div w:id="1890409686">
          <w:marLeft w:val="640"/>
          <w:marRight w:val="0"/>
          <w:marTop w:val="0"/>
          <w:marBottom w:val="0"/>
          <w:divBdr>
            <w:top w:val="none" w:sz="0" w:space="0" w:color="auto"/>
            <w:left w:val="none" w:sz="0" w:space="0" w:color="auto"/>
            <w:bottom w:val="none" w:sz="0" w:space="0" w:color="auto"/>
            <w:right w:val="none" w:sz="0" w:space="0" w:color="auto"/>
          </w:divBdr>
        </w:div>
        <w:div w:id="2009600522">
          <w:marLeft w:val="640"/>
          <w:marRight w:val="0"/>
          <w:marTop w:val="0"/>
          <w:marBottom w:val="0"/>
          <w:divBdr>
            <w:top w:val="none" w:sz="0" w:space="0" w:color="auto"/>
            <w:left w:val="none" w:sz="0" w:space="0" w:color="auto"/>
            <w:bottom w:val="none" w:sz="0" w:space="0" w:color="auto"/>
            <w:right w:val="none" w:sz="0" w:space="0" w:color="auto"/>
          </w:divBdr>
        </w:div>
      </w:divsChild>
    </w:div>
    <w:div w:id="39482413">
      <w:marLeft w:val="0"/>
      <w:marRight w:val="0"/>
      <w:marTop w:val="0"/>
      <w:marBottom w:val="0"/>
      <w:divBdr>
        <w:top w:val="none" w:sz="0" w:space="0" w:color="auto"/>
        <w:left w:val="none" w:sz="0" w:space="0" w:color="auto"/>
        <w:bottom w:val="none" w:sz="0" w:space="0" w:color="auto"/>
        <w:right w:val="none" w:sz="0" w:space="0" w:color="auto"/>
      </w:divBdr>
    </w:div>
    <w:div w:id="41445815">
      <w:marLeft w:val="0"/>
      <w:marRight w:val="0"/>
      <w:marTop w:val="0"/>
      <w:marBottom w:val="0"/>
      <w:divBdr>
        <w:top w:val="none" w:sz="0" w:space="0" w:color="auto"/>
        <w:left w:val="none" w:sz="0" w:space="0" w:color="auto"/>
        <w:bottom w:val="none" w:sz="0" w:space="0" w:color="auto"/>
        <w:right w:val="none" w:sz="0" w:space="0" w:color="auto"/>
      </w:divBdr>
    </w:div>
    <w:div w:id="48039070">
      <w:marLeft w:val="0"/>
      <w:marRight w:val="0"/>
      <w:marTop w:val="0"/>
      <w:marBottom w:val="0"/>
      <w:divBdr>
        <w:top w:val="none" w:sz="0" w:space="0" w:color="auto"/>
        <w:left w:val="none" w:sz="0" w:space="0" w:color="auto"/>
        <w:bottom w:val="none" w:sz="0" w:space="0" w:color="auto"/>
        <w:right w:val="none" w:sz="0" w:space="0" w:color="auto"/>
      </w:divBdr>
    </w:div>
    <w:div w:id="48504460">
      <w:marLeft w:val="0"/>
      <w:marRight w:val="0"/>
      <w:marTop w:val="0"/>
      <w:marBottom w:val="0"/>
      <w:divBdr>
        <w:top w:val="none" w:sz="0" w:space="0" w:color="auto"/>
        <w:left w:val="none" w:sz="0" w:space="0" w:color="auto"/>
        <w:bottom w:val="none" w:sz="0" w:space="0" w:color="auto"/>
        <w:right w:val="none" w:sz="0" w:space="0" w:color="auto"/>
      </w:divBdr>
    </w:div>
    <w:div w:id="56587079">
      <w:marLeft w:val="0"/>
      <w:marRight w:val="0"/>
      <w:marTop w:val="0"/>
      <w:marBottom w:val="0"/>
      <w:divBdr>
        <w:top w:val="none" w:sz="0" w:space="0" w:color="auto"/>
        <w:left w:val="none" w:sz="0" w:space="0" w:color="auto"/>
        <w:bottom w:val="none" w:sz="0" w:space="0" w:color="auto"/>
        <w:right w:val="none" w:sz="0" w:space="0" w:color="auto"/>
      </w:divBdr>
    </w:div>
    <w:div w:id="57290997">
      <w:bodyDiv w:val="1"/>
      <w:marLeft w:val="0"/>
      <w:marRight w:val="0"/>
      <w:marTop w:val="0"/>
      <w:marBottom w:val="0"/>
      <w:divBdr>
        <w:top w:val="none" w:sz="0" w:space="0" w:color="auto"/>
        <w:left w:val="none" w:sz="0" w:space="0" w:color="auto"/>
        <w:bottom w:val="none" w:sz="0" w:space="0" w:color="auto"/>
        <w:right w:val="none" w:sz="0" w:space="0" w:color="auto"/>
      </w:divBdr>
      <w:divsChild>
        <w:div w:id="1645697763">
          <w:marLeft w:val="640"/>
          <w:marRight w:val="0"/>
          <w:marTop w:val="0"/>
          <w:marBottom w:val="0"/>
          <w:divBdr>
            <w:top w:val="none" w:sz="0" w:space="0" w:color="auto"/>
            <w:left w:val="none" w:sz="0" w:space="0" w:color="auto"/>
            <w:bottom w:val="none" w:sz="0" w:space="0" w:color="auto"/>
            <w:right w:val="none" w:sz="0" w:space="0" w:color="auto"/>
          </w:divBdr>
        </w:div>
        <w:div w:id="1637956113">
          <w:marLeft w:val="640"/>
          <w:marRight w:val="0"/>
          <w:marTop w:val="0"/>
          <w:marBottom w:val="0"/>
          <w:divBdr>
            <w:top w:val="none" w:sz="0" w:space="0" w:color="auto"/>
            <w:left w:val="none" w:sz="0" w:space="0" w:color="auto"/>
            <w:bottom w:val="none" w:sz="0" w:space="0" w:color="auto"/>
            <w:right w:val="none" w:sz="0" w:space="0" w:color="auto"/>
          </w:divBdr>
        </w:div>
        <w:div w:id="1709333789">
          <w:marLeft w:val="640"/>
          <w:marRight w:val="0"/>
          <w:marTop w:val="0"/>
          <w:marBottom w:val="0"/>
          <w:divBdr>
            <w:top w:val="none" w:sz="0" w:space="0" w:color="auto"/>
            <w:left w:val="none" w:sz="0" w:space="0" w:color="auto"/>
            <w:bottom w:val="none" w:sz="0" w:space="0" w:color="auto"/>
            <w:right w:val="none" w:sz="0" w:space="0" w:color="auto"/>
          </w:divBdr>
        </w:div>
        <w:div w:id="195435699">
          <w:marLeft w:val="640"/>
          <w:marRight w:val="0"/>
          <w:marTop w:val="0"/>
          <w:marBottom w:val="0"/>
          <w:divBdr>
            <w:top w:val="none" w:sz="0" w:space="0" w:color="auto"/>
            <w:left w:val="none" w:sz="0" w:space="0" w:color="auto"/>
            <w:bottom w:val="none" w:sz="0" w:space="0" w:color="auto"/>
            <w:right w:val="none" w:sz="0" w:space="0" w:color="auto"/>
          </w:divBdr>
        </w:div>
        <w:div w:id="1434785086">
          <w:marLeft w:val="640"/>
          <w:marRight w:val="0"/>
          <w:marTop w:val="0"/>
          <w:marBottom w:val="0"/>
          <w:divBdr>
            <w:top w:val="none" w:sz="0" w:space="0" w:color="auto"/>
            <w:left w:val="none" w:sz="0" w:space="0" w:color="auto"/>
            <w:bottom w:val="none" w:sz="0" w:space="0" w:color="auto"/>
            <w:right w:val="none" w:sz="0" w:space="0" w:color="auto"/>
          </w:divBdr>
        </w:div>
        <w:div w:id="1439326131">
          <w:marLeft w:val="640"/>
          <w:marRight w:val="0"/>
          <w:marTop w:val="0"/>
          <w:marBottom w:val="0"/>
          <w:divBdr>
            <w:top w:val="none" w:sz="0" w:space="0" w:color="auto"/>
            <w:left w:val="none" w:sz="0" w:space="0" w:color="auto"/>
            <w:bottom w:val="none" w:sz="0" w:space="0" w:color="auto"/>
            <w:right w:val="none" w:sz="0" w:space="0" w:color="auto"/>
          </w:divBdr>
        </w:div>
        <w:div w:id="134763347">
          <w:marLeft w:val="640"/>
          <w:marRight w:val="0"/>
          <w:marTop w:val="0"/>
          <w:marBottom w:val="0"/>
          <w:divBdr>
            <w:top w:val="none" w:sz="0" w:space="0" w:color="auto"/>
            <w:left w:val="none" w:sz="0" w:space="0" w:color="auto"/>
            <w:bottom w:val="none" w:sz="0" w:space="0" w:color="auto"/>
            <w:right w:val="none" w:sz="0" w:space="0" w:color="auto"/>
          </w:divBdr>
        </w:div>
        <w:div w:id="1039862677">
          <w:marLeft w:val="640"/>
          <w:marRight w:val="0"/>
          <w:marTop w:val="0"/>
          <w:marBottom w:val="0"/>
          <w:divBdr>
            <w:top w:val="none" w:sz="0" w:space="0" w:color="auto"/>
            <w:left w:val="none" w:sz="0" w:space="0" w:color="auto"/>
            <w:bottom w:val="none" w:sz="0" w:space="0" w:color="auto"/>
            <w:right w:val="none" w:sz="0" w:space="0" w:color="auto"/>
          </w:divBdr>
        </w:div>
        <w:div w:id="1566408627">
          <w:marLeft w:val="640"/>
          <w:marRight w:val="0"/>
          <w:marTop w:val="0"/>
          <w:marBottom w:val="0"/>
          <w:divBdr>
            <w:top w:val="none" w:sz="0" w:space="0" w:color="auto"/>
            <w:left w:val="none" w:sz="0" w:space="0" w:color="auto"/>
            <w:bottom w:val="none" w:sz="0" w:space="0" w:color="auto"/>
            <w:right w:val="none" w:sz="0" w:space="0" w:color="auto"/>
          </w:divBdr>
        </w:div>
        <w:div w:id="1903517733">
          <w:marLeft w:val="640"/>
          <w:marRight w:val="0"/>
          <w:marTop w:val="0"/>
          <w:marBottom w:val="0"/>
          <w:divBdr>
            <w:top w:val="none" w:sz="0" w:space="0" w:color="auto"/>
            <w:left w:val="none" w:sz="0" w:space="0" w:color="auto"/>
            <w:bottom w:val="none" w:sz="0" w:space="0" w:color="auto"/>
            <w:right w:val="none" w:sz="0" w:space="0" w:color="auto"/>
          </w:divBdr>
        </w:div>
        <w:div w:id="427697979">
          <w:marLeft w:val="640"/>
          <w:marRight w:val="0"/>
          <w:marTop w:val="0"/>
          <w:marBottom w:val="0"/>
          <w:divBdr>
            <w:top w:val="none" w:sz="0" w:space="0" w:color="auto"/>
            <w:left w:val="none" w:sz="0" w:space="0" w:color="auto"/>
            <w:bottom w:val="none" w:sz="0" w:space="0" w:color="auto"/>
            <w:right w:val="none" w:sz="0" w:space="0" w:color="auto"/>
          </w:divBdr>
        </w:div>
        <w:div w:id="1093160058">
          <w:marLeft w:val="640"/>
          <w:marRight w:val="0"/>
          <w:marTop w:val="0"/>
          <w:marBottom w:val="0"/>
          <w:divBdr>
            <w:top w:val="none" w:sz="0" w:space="0" w:color="auto"/>
            <w:left w:val="none" w:sz="0" w:space="0" w:color="auto"/>
            <w:bottom w:val="none" w:sz="0" w:space="0" w:color="auto"/>
            <w:right w:val="none" w:sz="0" w:space="0" w:color="auto"/>
          </w:divBdr>
        </w:div>
        <w:div w:id="1506363740">
          <w:marLeft w:val="640"/>
          <w:marRight w:val="0"/>
          <w:marTop w:val="0"/>
          <w:marBottom w:val="0"/>
          <w:divBdr>
            <w:top w:val="none" w:sz="0" w:space="0" w:color="auto"/>
            <w:left w:val="none" w:sz="0" w:space="0" w:color="auto"/>
            <w:bottom w:val="none" w:sz="0" w:space="0" w:color="auto"/>
            <w:right w:val="none" w:sz="0" w:space="0" w:color="auto"/>
          </w:divBdr>
        </w:div>
        <w:div w:id="760100777">
          <w:marLeft w:val="640"/>
          <w:marRight w:val="0"/>
          <w:marTop w:val="0"/>
          <w:marBottom w:val="0"/>
          <w:divBdr>
            <w:top w:val="none" w:sz="0" w:space="0" w:color="auto"/>
            <w:left w:val="none" w:sz="0" w:space="0" w:color="auto"/>
            <w:bottom w:val="none" w:sz="0" w:space="0" w:color="auto"/>
            <w:right w:val="none" w:sz="0" w:space="0" w:color="auto"/>
          </w:divBdr>
        </w:div>
        <w:div w:id="1075468098">
          <w:marLeft w:val="640"/>
          <w:marRight w:val="0"/>
          <w:marTop w:val="0"/>
          <w:marBottom w:val="0"/>
          <w:divBdr>
            <w:top w:val="none" w:sz="0" w:space="0" w:color="auto"/>
            <w:left w:val="none" w:sz="0" w:space="0" w:color="auto"/>
            <w:bottom w:val="none" w:sz="0" w:space="0" w:color="auto"/>
            <w:right w:val="none" w:sz="0" w:space="0" w:color="auto"/>
          </w:divBdr>
        </w:div>
        <w:div w:id="353388049">
          <w:marLeft w:val="640"/>
          <w:marRight w:val="0"/>
          <w:marTop w:val="0"/>
          <w:marBottom w:val="0"/>
          <w:divBdr>
            <w:top w:val="none" w:sz="0" w:space="0" w:color="auto"/>
            <w:left w:val="none" w:sz="0" w:space="0" w:color="auto"/>
            <w:bottom w:val="none" w:sz="0" w:space="0" w:color="auto"/>
            <w:right w:val="none" w:sz="0" w:space="0" w:color="auto"/>
          </w:divBdr>
        </w:div>
        <w:div w:id="820269942">
          <w:marLeft w:val="640"/>
          <w:marRight w:val="0"/>
          <w:marTop w:val="0"/>
          <w:marBottom w:val="0"/>
          <w:divBdr>
            <w:top w:val="none" w:sz="0" w:space="0" w:color="auto"/>
            <w:left w:val="none" w:sz="0" w:space="0" w:color="auto"/>
            <w:bottom w:val="none" w:sz="0" w:space="0" w:color="auto"/>
            <w:right w:val="none" w:sz="0" w:space="0" w:color="auto"/>
          </w:divBdr>
        </w:div>
        <w:div w:id="896282996">
          <w:marLeft w:val="640"/>
          <w:marRight w:val="0"/>
          <w:marTop w:val="0"/>
          <w:marBottom w:val="0"/>
          <w:divBdr>
            <w:top w:val="none" w:sz="0" w:space="0" w:color="auto"/>
            <w:left w:val="none" w:sz="0" w:space="0" w:color="auto"/>
            <w:bottom w:val="none" w:sz="0" w:space="0" w:color="auto"/>
            <w:right w:val="none" w:sz="0" w:space="0" w:color="auto"/>
          </w:divBdr>
        </w:div>
        <w:div w:id="1921061752">
          <w:marLeft w:val="640"/>
          <w:marRight w:val="0"/>
          <w:marTop w:val="0"/>
          <w:marBottom w:val="0"/>
          <w:divBdr>
            <w:top w:val="none" w:sz="0" w:space="0" w:color="auto"/>
            <w:left w:val="none" w:sz="0" w:space="0" w:color="auto"/>
            <w:bottom w:val="none" w:sz="0" w:space="0" w:color="auto"/>
            <w:right w:val="none" w:sz="0" w:space="0" w:color="auto"/>
          </w:divBdr>
        </w:div>
        <w:div w:id="828208194">
          <w:marLeft w:val="640"/>
          <w:marRight w:val="0"/>
          <w:marTop w:val="0"/>
          <w:marBottom w:val="0"/>
          <w:divBdr>
            <w:top w:val="none" w:sz="0" w:space="0" w:color="auto"/>
            <w:left w:val="none" w:sz="0" w:space="0" w:color="auto"/>
            <w:bottom w:val="none" w:sz="0" w:space="0" w:color="auto"/>
            <w:right w:val="none" w:sz="0" w:space="0" w:color="auto"/>
          </w:divBdr>
        </w:div>
        <w:div w:id="2108040791">
          <w:marLeft w:val="640"/>
          <w:marRight w:val="0"/>
          <w:marTop w:val="0"/>
          <w:marBottom w:val="0"/>
          <w:divBdr>
            <w:top w:val="none" w:sz="0" w:space="0" w:color="auto"/>
            <w:left w:val="none" w:sz="0" w:space="0" w:color="auto"/>
            <w:bottom w:val="none" w:sz="0" w:space="0" w:color="auto"/>
            <w:right w:val="none" w:sz="0" w:space="0" w:color="auto"/>
          </w:divBdr>
        </w:div>
        <w:div w:id="778989730">
          <w:marLeft w:val="640"/>
          <w:marRight w:val="0"/>
          <w:marTop w:val="0"/>
          <w:marBottom w:val="0"/>
          <w:divBdr>
            <w:top w:val="none" w:sz="0" w:space="0" w:color="auto"/>
            <w:left w:val="none" w:sz="0" w:space="0" w:color="auto"/>
            <w:bottom w:val="none" w:sz="0" w:space="0" w:color="auto"/>
            <w:right w:val="none" w:sz="0" w:space="0" w:color="auto"/>
          </w:divBdr>
        </w:div>
        <w:div w:id="1871533494">
          <w:marLeft w:val="640"/>
          <w:marRight w:val="0"/>
          <w:marTop w:val="0"/>
          <w:marBottom w:val="0"/>
          <w:divBdr>
            <w:top w:val="none" w:sz="0" w:space="0" w:color="auto"/>
            <w:left w:val="none" w:sz="0" w:space="0" w:color="auto"/>
            <w:bottom w:val="none" w:sz="0" w:space="0" w:color="auto"/>
            <w:right w:val="none" w:sz="0" w:space="0" w:color="auto"/>
          </w:divBdr>
        </w:div>
        <w:div w:id="80565703">
          <w:marLeft w:val="640"/>
          <w:marRight w:val="0"/>
          <w:marTop w:val="0"/>
          <w:marBottom w:val="0"/>
          <w:divBdr>
            <w:top w:val="none" w:sz="0" w:space="0" w:color="auto"/>
            <w:left w:val="none" w:sz="0" w:space="0" w:color="auto"/>
            <w:bottom w:val="none" w:sz="0" w:space="0" w:color="auto"/>
            <w:right w:val="none" w:sz="0" w:space="0" w:color="auto"/>
          </w:divBdr>
        </w:div>
        <w:div w:id="1128670405">
          <w:marLeft w:val="640"/>
          <w:marRight w:val="0"/>
          <w:marTop w:val="0"/>
          <w:marBottom w:val="0"/>
          <w:divBdr>
            <w:top w:val="none" w:sz="0" w:space="0" w:color="auto"/>
            <w:left w:val="none" w:sz="0" w:space="0" w:color="auto"/>
            <w:bottom w:val="none" w:sz="0" w:space="0" w:color="auto"/>
            <w:right w:val="none" w:sz="0" w:space="0" w:color="auto"/>
          </w:divBdr>
        </w:div>
        <w:div w:id="609313831">
          <w:marLeft w:val="640"/>
          <w:marRight w:val="0"/>
          <w:marTop w:val="0"/>
          <w:marBottom w:val="0"/>
          <w:divBdr>
            <w:top w:val="none" w:sz="0" w:space="0" w:color="auto"/>
            <w:left w:val="none" w:sz="0" w:space="0" w:color="auto"/>
            <w:bottom w:val="none" w:sz="0" w:space="0" w:color="auto"/>
            <w:right w:val="none" w:sz="0" w:space="0" w:color="auto"/>
          </w:divBdr>
        </w:div>
        <w:div w:id="916672274">
          <w:marLeft w:val="640"/>
          <w:marRight w:val="0"/>
          <w:marTop w:val="0"/>
          <w:marBottom w:val="0"/>
          <w:divBdr>
            <w:top w:val="none" w:sz="0" w:space="0" w:color="auto"/>
            <w:left w:val="none" w:sz="0" w:space="0" w:color="auto"/>
            <w:bottom w:val="none" w:sz="0" w:space="0" w:color="auto"/>
            <w:right w:val="none" w:sz="0" w:space="0" w:color="auto"/>
          </w:divBdr>
        </w:div>
        <w:div w:id="422386442">
          <w:marLeft w:val="640"/>
          <w:marRight w:val="0"/>
          <w:marTop w:val="0"/>
          <w:marBottom w:val="0"/>
          <w:divBdr>
            <w:top w:val="none" w:sz="0" w:space="0" w:color="auto"/>
            <w:left w:val="none" w:sz="0" w:space="0" w:color="auto"/>
            <w:bottom w:val="none" w:sz="0" w:space="0" w:color="auto"/>
            <w:right w:val="none" w:sz="0" w:space="0" w:color="auto"/>
          </w:divBdr>
        </w:div>
        <w:div w:id="1722365015">
          <w:marLeft w:val="640"/>
          <w:marRight w:val="0"/>
          <w:marTop w:val="0"/>
          <w:marBottom w:val="0"/>
          <w:divBdr>
            <w:top w:val="none" w:sz="0" w:space="0" w:color="auto"/>
            <w:left w:val="none" w:sz="0" w:space="0" w:color="auto"/>
            <w:bottom w:val="none" w:sz="0" w:space="0" w:color="auto"/>
            <w:right w:val="none" w:sz="0" w:space="0" w:color="auto"/>
          </w:divBdr>
        </w:div>
        <w:div w:id="1008366439">
          <w:marLeft w:val="640"/>
          <w:marRight w:val="0"/>
          <w:marTop w:val="0"/>
          <w:marBottom w:val="0"/>
          <w:divBdr>
            <w:top w:val="none" w:sz="0" w:space="0" w:color="auto"/>
            <w:left w:val="none" w:sz="0" w:space="0" w:color="auto"/>
            <w:bottom w:val="none" w:sz="0" w:space="0" w:color="auto"/>
            <w:right w:val="none" w:sz="0" w:space="0" w:color="auto"/>
          </w:divBdr>
        </w:div>
        <w:div w:id="887952971">
          <w:marLeft w:val="640"/>
          <w:marRight w:val="0"/>
          <w:marTop w:val="0"/>
          <w:marBottom w:val="0"/>
          <w:divBdr>
            <w:top w:val="none" w:sz="0" w:space="0" w:color="auto"/>
            <w:left w:val="none" w:sz="0" w:space="0" w:color="auto"/>
            <w:bottom w:val="none" w:sz="0" w:space="0" w:color="auto"/>
            <w:right w:val="none" w:sz="0" w:space="0" w:color="auto"/>
          </w:divBdr>
        </w:div>
        <w:div w:id="427507344">
          <w:marLeft w:val="640"/>
          <w:marRight w:val="0"/>
          <w:marTop w:val="0"/>
          <w:marBottom w:val="0"/>
          <w:divBdr>
            <w:top w:val="none" w:sz="0" w:space="0" w:color="auto"/>
            <w:left w:val="none" w:sz="0" w:space="0" w:color="auto"/>
            <w:bottom w:val="none" w:sz="0" w:space="0" w:color="auto"/>
            <w:right w:val="none" w:sz="0" w:space="0" w:color="auto"/>
          </w:divBdr>
        </w:div>
        <w:div w:id="768622575">
          <w:marLeft w:val="640"/>
          <w:marRight w:val="0"/>
          <w:marTop w:val="0"/>
          <w:marBottom w:val="0"/>
          <w:divBdr>
            <w:top w:val="none" w:sz="0" w:space="0" w:color="auto"/>
            <w:left w:val="none" w:sz="0" w:space="0" w:color="auto"/>
            <w:bottom w:val="none" w:sz="0" w:space="0" w:color="auto"/>
            <w:right w:val="none" w:sz="0" w:space="0" w:color="auto"/>
          </w:divBdr>
        </w:div>
        <w:div w:id="406809452">
          <w:marLeft w:val="640"/>
          <w:marRight w:val="0"/>
          <w:marTop w:val="0"/>
          <w:marBottom w:val="0"/>
          <w:divBdr>
            <w:top w:val="none" w:sz="0" w:space="0" w:color="auto"/>
            <w:left w:val="none" w:sz="0" w:space="0" w:color="auto"/>
            <w:bottom w:val="none" w:sz="0" w:space="0" w:color="auto"/>
            <w:right w:val="none" w:sz="0" w:space="0" w:color="auto"/>
          </w:divBdr>
        </w:div>
        <w:div w:id="143551495">
          <w:marLeft w:val="640"/>
          <w:marRight w:val="0"/>
          <w:marTop w:val="0"/>
          <w:marBottom w:val="0"/>
          <w:divBdr>
            <w:top w:val="none" w:sz="0" w:space="0" w:color="auto"/>
            <w:left w:val="none" w:sz="0" w:space="0" w:color="auto"/>
            <w:bottom w:val="none" w:sz="0" w:space="0" w:color="auto"/>
            <w:right w:val="none" w:sz="0" w:space="0" w:color="auto"/>
          </w:divBdr>
        </w:div>
        <w:div w:id="1199852753">
          <w:marLeft w:val="640"/>
          <w:marRight w:val="0"/>
          <w:marTop w:val="0"/>
          <w:marBottom w:val="0"/>
          <w:divBdr>
            <w:top w:val="none" w:sz="0" w:space="0" w:color="auto"/>
            <w:left w:val="none" w:sz="0" w:space="0" w:color="auto"/>
            <w:bottom w:val="none" w:sz="0" w:space="0" w:color="auto"/>
            <w:right w:val="none" w:sz="0" w:space="0" w:color="auto"/>
          </w:divBdr>
        </w:div>
        <w:div w:id="1228494059">
          <w:marLeft w:val="640"/>
          <w:marRight w:val="0"/>
          <w:marTop w:val="0"/>
          <w:marBottom w:val="0"/>
          <w:divBdr>
            <w:top w:val="none" w:sz="0" w:space="0" w:color="auto"/>
            <w:left w:val="none" w:sz="0" w:space="0" w:color="auto"/>
            <w:bottom w:val="none" w:sz="0" w:space="0" w:color="auto"/>
            <w:right w:val="none" w:sz="0" w:space="0" w:color="auto"/>
          </w:divBdr>
        </w:div>
        <w:div w:id="1717385748">
          <w:marLeft w:val="640"/>
          <w:marRight w:val="0"/>
          <w:marTop w:val="0"/>
          <w:marBottom w:val="0"/>
          <w:divBdr>
            <w:top w:val="none" w:sz="0" w:space="0" w:color="auto"/>
            <w:left w:val="none" w:sz="0" w:space="0" w:color="auto"/>
            <w:bottom w:val="none" w:sz="0" w:space="0" w:color="auto"/>
            <w:right w:val="none" w:sz="0" w:space="0" w:color="auto"/>
          </w:divBdr>
        </w:div>
        <w:div w:id="831683369">
          <w:marLeft w:val="640"/>
          <w:marRight w:val="0"/>
          <w:marTop w:val="0"/>
          <w:marBottom w:val="0"/>
          <w:divBdr>
            <w:top w:val="none" w:sz="0" w:space="0" w:color="auto"/>
            <w:left w:val="none" w:sz="0" w:space="0" w:color="auto"/>
            <w:bottom w:val="none" w:sz="0" w:space="0" w:color="auto"/>
            <w:right w:val="none" w:sz="0" w:space="0" w:color="auto"/>
          </w:divBdr>
        </w:div>
        <w:div w:id="1052195159">
          <w:marLeft w:val="640"/>
          <w:marRight w:val="0"/>
          <w:marTop w:val="0"/>
          <w:marBottom w:val="0"/>
          <w:divBdr>
            <w:top w:val="none" w:sz="0" w:space="0" w:color="auto"/>
            <w:left w:val="none" w:sz="0" w:space="0" w:color="auto"/>
            <w:bottom w:val="none" w:sz="0" w:space="0" w:color="auto"/>
            <w:right w:val="none" w:sz="0" w:space="0" w:color="auto"/>
          </w:divBdr>
        </w:div>
        <w:div w:id="289475493">
          <w:marLeft w:val="640"/>
          <w:marRight w:val="0"/>
          <w:marTop w:val="0"/>
          <w:marBottom w:val="0"/>
          <w:divBdr>
            <w:top w:val="none" w:sz="0" w:space="0" w:color="auto"/>
            <w:left w:val="none" w:sz="0" w:space="0" w:color="auto"/>
            <w:bottom w:val="none" w:sz="0" w:space="0" w:color="auto"/>
            <w:right w:val="none" w:sz="0" w:space="0" w:color="auto"/>
          </w:divBdr>
        </w:div>
        <w:div w:id="568808199">
          <w:marLeft w:val="640"/>
          <w:marRight w:val="0"/>
          <w:marTop w:val="0"/>
          <w:marBottom w:val="0"/>
          <w:divBdr>
            <w:top w:val="none" w:sz="0" w:space="0" w:color="auto"/>
            <w:left w:val="none" w:sz="0" w:space="0" w:color="auto"/>
            <w:bottom w:val="none" w:sz="0" w:space="0" w:color="auto"/>
            <w:right w:val="none" w:sz="0" w:space="0" w:color="auto"/>
          </w:divBdr>
        </w:div>
        <w:div w:id="1150638050">
          <w:marLeft w:val="640"/>
          <w:marRight w:val="0"/>
          <w:marTop w:val="0"/>
          <w:marBottom w:val="0"/>
          <w:divBdr>
            <w:top w:val="none" w:sz="0" w:space="0" w:color="auto"/>
            <w:left w:val="none" w:sz="0" w:space="0" w:color="auto"/>
            <w:bottom w:val="none" w:sz="0" w:space="0" w:color="auto"/>
            <w:right w:val="none" w:sz="0" w:space="0" w:color="auto"/>
          </w:divBdr>
        </w:div>
        <w:div w:id="314846166">
          <w:marLeft w:val="640"/>
          <w:marRight w:val="0"/>
          <w:marTop w:val="0"/>
          <w:marBottom w:val="0"/>
          <w:divBdr>
            <w:top w:val="none" w:sz="0" w:space="0" w:color="auto"/>
            <w:left w:val="none" w:sz="0" w:space="0" w:color="auto"/>
            <w:bottom w:val="none" w:sz="0" w:space="0" w:color="auto"/>
            <w:right w:val="none" w:sz="0" w:space="0" w:color="auto"/>
          </w:divBdr>
        </w:div>
        <w:div w:id="1810050222">
          <w:marLeft w:val="640"/>
          <w:marRight w:val="0"/>
          <w:marTop w:val="0"/>
          <w:marBottom w:val="0"/>
          <w:divBdr>
            <w:top w:val="none" w:sz="0" w:space="0" w:color="auto"/>
            <w:left w:val="none" w:sz="0" w:space="0" w:color="auto"/>
            <w:bottom w:val="none" w:sz="0" w:space="0" w:color="auto"/>
            <w:right w:val="none" w:sz="0" w:space="0" w:color="auto"/>
          </w:divBdr>
        </w:div>
        <w:div w:id="1824619296">
          <w:marLeft w:val="640"/>
          <w:marRight w:val="0"/>
          <w:marTop w:val="0"/>
          <w:marBottom w:val="0"/>
          <w:divBdr>
            <w:top w:val="none" w:sz="0" w:space="0" w:color="auto"/>
            <w:left w:val="none" w:sz="0" w:space="0" w:color="auto"/>
            <w:bottom w:val="none" w:sz="0" w:space="0" w:color="auto"/>
            <w:right w:val="none" w:sz="0" w:space="0" w:color="auto"/>
          </w:divBdr>
        </w:div>
        <w:div w:id="1173950901">
          <w:marLeft w:val="640"/>
          <w:marRight w:val="0"/>
          <w:marTop w:val="0"/>
          <w:marBottom w:val="0"/>
          <w:divBdr>
            <w:top w:val="none" w:sz="0" w:space="0" w:color="auto"/>
            <w:left w:val="none" w:sz="0" w:space="0" w:color="auto"/>
            <w:bottom w:val="none" w:sz="0" w:space="0" w:color="auto"/>
            <w:right w:val="none" w:sz="0" w:space="0" w:color="auto"/>
          </w:divBdr>
        </w:div>
        <w:div w:id="309603910">
          <w:marLeft w:val="640"/>
          <w:marRight w:val="0"/>
          <w:marTop w:val="0"/>
          <w:marBottom w:val="0"/>
          <w:divBdr>
            <w:top w:val="none" w:sz="0" w:space="0" w:color="auto"/>
            <w:left w:val="none" w:sz="0" w:space="0" w:color="auto"/>
            <w:bottom w:val="none" w:sz="0" w:space="0" w:color="auto"/>
            <w:right w:val="none" w:sz="0" w:space="0" w:color="auto"/>
          </w:divBdr>
        </w:div>
        <w:div w:id="1280458050">
          <w:marLeft w:val="640"/>
          <w:marRight w:val="0"/>
          <w:marTop w:val="0"/>
          <w:marBottom w:val="0"/>
          <w:divBdr>
            <w:top w:val="none" w:sz="0" w:space="0" w:color="auto"/>
            <w:left w:val="none" w:sz="0" w:space="0" w:color="auto"/>
            <w:bottom w:val="none" w:sz="0" w:space="0" w:color="auto"/>
            <w:right w:val="none" w:sz="0" w:space="0" w:color="auto"/>
          </w:divBdr>
        </w:div>
        <w:div w:id="2122066777">
          <w:marLeft w:val="640"/>
          <w:marRight w:val="0"/>
          <w:marTop w:val="0"/>
          <w:marBottom w:val="0"/>
          <w:divBdr>
            <w:top w:val="none" w:sz="0" w:space="0" w:color="auto"/>
            <w:left w:val="none" w:sz="0" w:space="0" w:color="auto"/>
            <w:bottom w:val="none" w:sz="0" w:space="0" w:color="auto"/>
            <w:right w:val="none" w:sz="0" w:space="0" w:color="auto"/>
          </w:divBdr>
        </w:div>
        <w:div w:id="1986934575">
          <w:marLeft w:val="640"/>
          <w:marRight w:val="0"/>
          <w:marTop w:val="0"/>
          <w:marBottom w:val="0"/>
          <w:divBdr>
            <w:top w:val="none" w:sz="0" w:space="0" w:color="auto"/>
            <w:left w:val="none" w:sz="0" w:space="0" w:color="auto"/>
            <w:bottom w:val="none" w:sz="0" w:space="0" w:color="auto"/>
            <w:right w:val="none" w:sz="0" w:space="0" w:color="auto"/>
          </w:divBdr>
        </w:div>
      </w:divsChild>
    </w:div>
    <w:div w:id="60059253">
      <w:bodyDiv w:val="1"/>
      <w:marLeft w:val="0"/>
      <w:marRight w:val="0"/>
      <w:marTop w:val="0"/>
      <w:marBottom w:val="0"/>
      <w:divBdr>
        <w:top w:val="none" w:sz="0" w:space="0" w:color="auto"/>
        <w:left w:val="none" w:sz="0" w:space="0" w:color="auto"/>
        <w:bottom w:val="none" w:sz="0" w:space="0" w:color="auto"/>
        <w:right w:val="none" w:sz="0" w:space="0" w:color="auto"/>
      </w:divBdr>
      <w:divsChild>
        <w:div w:id="1595943950">
          <w:marLeft w:val="640"/>
          <w:marRight w:val="0"/>
          <w:marTop w:val="0"/>
          <w:marBottom w:val="0"/>
          <w:divBdr>
            <w:top w:val="none" w:sz="0" w:space="0" w:color="auto"/>
            <w:left w:val="none" w:sz="0" w:space="0" w:color="auto"/>
            <w:bottom w:val="none" w:sz="0" w:space="0" w:color="auto"/>
            <w:right w:val="none" w:sz="0" w:space="0" w:color="auto"/>
          </w:divBdr>
        </w:div>
        <w:div w:id="472673514">
          <w:marLeft w:val="640"/>
          <w:marRight w:val="0"/>
          <w:marTop w:val="0"/>
          <w:marBottom w:val="0"/>
          <w:divBdr>
            <w:top w:val="none" w:sz="0" w:space="0" w:color="auto"/>
            <w:left w:val="none" w:sz="0" w:space="0" w:color="auto"/>
            <w:bottom w:val="none" w:sz="0" w:space="0" w:color="auto"/>
            <w:right w:val="none" w:sz="0" w:space="0" w:color="auto"/>
          </w:divBdr>
        </w:div>
        <w:div w:id="255098620">
          <w:marLeft w:val="640"/>
          <w:marRight w:val="0"/>
          <w:marTop w:val="0"/>
          <w:marBottom w:val="0"/>
          <w:divBdr>
            <w:top w:val="none" w:sz="0" w:space="0" w:color="auto"/>
            <w:left w:val="none" w:sz="0" w:space="0" w:color="auto"/>
            <w:bottom w:val="none" w:sz="0" w:space="0" w:color="auto"/>
            <w:right w:val="none" w:sz="0" w:space="0" w:color="auto"/>
          </w:divBdr>
        </w:div>
        <w:div w:id="1978603262">
          <w:marLeft w:val="640"/>
          <w:marRight w:val="0"/>
          <w:marTop w:val="0"/>
          <w:marBottom w:val="0"/>
          <w:divBdr>
            <w:top w:val="none" w:sz="0" w:space="0" w:color="auto"/>
            <w:left w:val="none" w:sz="0" w:space="0" w:color="auto"/>
            <w:bottom w:val="none" w:sz="0" w:space="0" w:color="auto"/>
            <w:right w:val="none" w:sz="0" w:space="0" w:color="auto"/>
          </w:divBdr>
        </w:div>
        <w:div w:id="925958883">
          <w:marLeft w:val="640"/>
          <w:marRight w:val="0"/>
          <w:marTop w:val="0"/>
          <w:marBottom w:val="0"/>
          <w:divBdr>
            <w:top w:val="none" w:sz="0" w:space="0" w:color="auto"/>
            <w:left w:val="none" w:sz="0" w:space="0" w:color="auto"/>
            <w:bottom w:val="none" w:sz="0" w:space="0" w:color="auto"/>
            <w:right w:val="none" w:sz="0" w:space="0" w:color="auto"/>
          </w:divBdr>
        </w:div>
        <w:div w:id="359624768">
          <w:marLeft w:val="640"/>
          <w:marRight w:val="0"/>
          <w:marTop w:val="0"/>
          <w:marBottom w:val="0"/>
          <w:divBdr>
            <w:top w:val="none" w:sz="0" w:space="0" w:color="auto"/>
            <w:left w:val="none" w:sz="0" w:space="0" w:color="auto"/>
            <w:bottom w:val="none" w:sz="0" w:space="0" w:color="auto"/>
            <w:right w:val="none" w:sz="0" w:space="0" w:color="auto"/>
          </w:divBdr>
        </w:div>
        <w:div w:id="244924105">
          <w:marLeft w:val="640"/>
          <w:marRight w:val="0"/>
          <w:marTop w:val="0"/>
          <w:marBottom w:val="0"/>
          <w:divBdr>
            <w:top w:val="none" w:sz="0" w:space="0" w:color="auto"/>
            <w:left w:val="none" w:sz="0" w:space="0" w:color="auto"/>
            <w:bottom w:val="none" w:sz="0" w:space="0" w:color="auto"/>
            <w:right w:val="none" w:sz="0" w:space="0" w:color="auto"/>
          </w:divBdr>
        </w:div>
        <w:div w:id="1571774048">
          <w:marLeft w:val="640"/>
          <w:marRight w:val="0"/>
          <w:marTop w:val="0"/>
          <w:marBottom w:val="0"/>
          <w:divBdr>
            <w:top w:val="none" w:sz="0" w:space="0" w:color="auto"/>
            <w:left w:val="none" w:sz="0" w:space="0" w:color="auto"/>
            <w:bottom w:val="none" w:sz="0" w:space="0" w:color="auto"/>
            <w:right w:val="none" w:sz="0" w:space="0" w:color="auto"/>
          </w:divBdr>
        </w:div>
        <w:div w:id="1050492746">
          <w:marLeft w:val="640"/>
          <w:marRight w:val="0"/>
          <w:marTop w:val="0"/>
          <w:marBottom w:val="0"/>
          <w:divBdr>
            <w:top w:val="none" w:sz="0" w:space="0" w:color="auto"/>
            <w:left w:val="none" w:sz="0" w:space="0" w:color="auto"/>
            <w:bottom w:val="none" w:sz="0" w:space="0" w:color="auto"/>
            <w:right w:val="none" w:sz="0" w:space="0" w:color="auto"/>
          </w:divBdr>
        </w:div>
        <w:div w:id="1320579169">
          <w:marLeft w:val="640"/>
          <w:marRight w:val="0"/>
          <w:marTop w:val="0"/>
          <w:marBottom w:val="0"/>
          <w:divBdr>
            <w:top w:val="none" w:sz="0" w:space="0" w:color="auto"/>
            <w:left w:val="none" w:sz="0" w:space="0" w:color="auto"/>
            <w:bottom w:val="none" w:sz="0" w:space="0" w:color="auto"/>
            <w:right w:val="none" w:sz="0" w:space="0" w:color="auto"/>
          </w:divBdr>
        </w:div>
        <w:div w:id="620574852">
          <w:marLeft w:val="640"/>
          <w:marRight w:val="0"/>
          <w:marTop w:val="0"/>
          <w:marBottom w:val="0"/>
          <w:divBdr>
            <w:top w:val="none" w:sz="0" w:space="0" w:color="auto"/>
            <w:left w:val="none" w:sz="0" w:space="0" w:color="auto"/>
            <w:bottom w:val="none" w:sz="0" w:space="0" w:color="auto"/>
            <w:right w:val="none" w:sz="0" w:space="0" w:color="auto"/>
          </w:divBdr>
        </w:div>
        <w:div w:id="1976061177">
          <w:marLeft w:val="640"/>
          <w:marRight w:val="0"/>
          <w:marTop w:val="0"/>
          <w:marBottom w:val="0"/>
          <w:divBdr>
            <w:top w:val="none" w:sz="0" w:space="0" w:color="auto"/>
            <w:left w:val="none" w:sz="0" w:space="0" w:color="auto"/>
            <w:bottom w:val="none" w:sz="0" w:space="0" w:color="auto"/>
            <w:right w:val="none" w:sz="0" w:space="0" w:color="auto"/>
          </w:divBdr>
        </w:div>
        <w:div w:id="731733079">
          <w:marLeft w:val="640"/>
          <w:marRight w:val="0"/>
          <w:marTop w:val="0"/>
          <w:marBottom w:val="0"/>
          <w:divBdr>
            <w:top w:val="none" w:sz="0" w:space="0" w:color="auto"/>
            <w:left w:val="none" w:sz="0" w:space="0" w:color="auto"/>
            <w:bottom w:val="none" w:sz="0" w:space="0" w:color="auto"/>
            <w:right w:val="none" w:sz="0" w:space="0" w:color="auto"/>
          </w:divBdr>
        </w:div>
        <w:div w:id="495415513">
          <w:marLeft w:val="640"/>
          <w:marRight w:val="0"/>
          <w:marTop w:val="0"/>
          <w:marBottom w:val="0"/>
          <w:divBdr>
            <w:top w:val="none" w:sz="0" w:space="0" w:color="auto"/>
            <w:left w:val="none" w:sz="0" w:space="0" w:color="auto"/>
            <w:bottom w:val="none" w:sz="0" w:space="0" w:color="auto"/>
            <w:right w:val="none" w:sz="0" w:space="0" w:color="auto"/>
          </w:divBdr>
        </w:div>
        <w:div w:id="2057466930">
          <w:marLeft w:val="640"/>
          <w:marRight w:val="0"/>
          <w:marTop w:val="0"/>
          <w:marBottom w:val="0"/>
          <w:divBdr>
            <w:top w:val="none" w:sz="0" w:space="0" w:color="auto"/>
            <w:left w:val="none" w:sz="0" w:space="0" w:color="auto"/>
            <w:bottom w:val="none" w:sz="0" w:space="0" w:color="auto"/>
            <w:right w:val="none" w:sz="0" w:space="0" w:color="auto"/>
          </w:divBdr>
        </w:div>
        <w:div w:id="2044864369">
          <w:marLeft w:val="640"/>
          <w:marRight w:val="0"/>
          <w:marTop w:val="0"/>
          <w:marBottom w:val="0"/>
          <w:divBdr>
            <w:top w:val="none" w:sz="0" w:space="0" w:color="auto"/>
            <w:left w:val="none" w:sz="0" w:space="0" w:color="auto"/>
            <w:bottom w:val="none" w:sz="0" w:space="0" w:color="auto"/>
            <w:right w:val="none" w:sz="0" w:space="0" w:color="auto"/>
          </w:divBdr>
        </w:div>
        <w:div w:id="1371883872">
          <w:marLeft w:val="640"/>
          <w:marRight w:val="0"/>
          <w:marTop w:val="0"/>
          <w:marBottom w:val="0"/>
          <w:divBdr>
            <w:top w:val="none" w:sz="0" w:space="0" w:color="auto"/>
            <w:left w:val="none" w:sz="0" w:space="0" w:color="auto"/>
            <w:bottom w:val="none" w:sz="0" w:space="0" w:color="auto"/>
            <w:right w:val="none" w:sz="0" w:space="0" w:color="auto"/>
          </w:divBdr>
        </w:div>
        <w:div w:id="1304698366">
          <w:marLeft w:val="640"/>
          <w:marRight w:val="0"/>
          <w:marTop w:val="0"/>
          <w:marBottom w:val="0"/>
          <w:divBdr>
            <w:top w:val="none" w:sz="0" w:space="0" w:color="auto"/>
            <w:left w:val="none" w:sz="0" w:space="0" w:color="auto"/>
            <w:bottom w:val="none" w:sz="0" w:space="0" w:color="auto"/>
            <w:right w:val="none" w:sz="0" w:space="0" w:color="auto"/>
          </w:divBdr>
        </w:div>
        <w:div w:id="1811482600">
          <w:marLeft w:val="640"/>
          <w:marRight w:val="0"/>
          <w:marTop w:val="0"/>
          <w:marBottom w:val="0"/>
          <w:divBdr>
            <w:top w:val="none" w:sz="0" w:space="0" w:color="auto"/>
            <w:left w:val="none" w:sz="0" w:space="0" w:color="auto"/>
            <w:bottom w:val="none" w:sz="0" w:space="0" w:color="auto"/>
            <w:right w:val="none" w:sz="0" w:space="0" w:color="auto"/>
          </w:divBdr>
        </w:div>
        <w:div w:id="706030168">
          <w:marLeft w:val="640"/>
          <w:marRight w:val="0"/>
          <w:marTop w:val="0"/>
          <w:marBottom w:val="0"/>
          <w:divBdr>
            <w:top w:val="none" w:sz="0" w:space="0" w:color="auto"/>
            <w:left w:val="none" w:sz="0" w:space="0" w:color="auto"/>
            <w:bottom w:val="none" w:sz="0" w:space="0" w:color="auto"/>
            <w:right w:val="none" w:sz="0" w:space="0" w:color="auto"/>
          </w:divBdr>
        </w:div>
        <w:div w:id="1584755558">
          <w:marLeft w:val="640"/>
          <w:marRight w:val="0"/>
          <w:marTop w:val="0"/>
          <w:marBottom w:val="0"/>
          <w:divBdr>
            <w:top w:val="none" w:sz="0" w:space="0" w:color="auto"/>
            <w:left w:val="none" w:sz="0" w:space="0" w:color="auto"/>
            <w:bottom w:val="none" w:sz="0" w:space="0" w:color="auto"/>
            <w:right w:val="none" w:sz="0" w:space="0" w:color="auto"/>
          </w:divBdr>
        </w:div>
        <w:div w:id="435947269">
          <w:marLeft w:val="640"/>
          <w:marRight w:val="0"/>
          <w:marTop w:val="0"/>
          <w:marBottom w:val="0"/>
          <w:divBdr>
            <w:top w:val="none" w:sz="0" w:space="0" w:color="auto"/>
            <w:left w:val="none" w:sz="0" w:space="0" w:color="auto"/>
            <w:bottom w:val="none" w:sz="0" w:space="0" w:color="auto"/>
            <w:right w:val="none" w:sz="0" w:space="0" w:color="auto"/>
          </w:divBdr>
        </w:div>
        <w:div w:id="1376658106">
          <w:marLeft w:val="640"/>
          <w:marRight w:val="0"/>
          <w:marTop w:val="0"/>
          <w:marBottom w:val="0"/>
          <w:divBdr>
            <w:top w:val="none" w:sz="0" w:space="0" w:color="auto"/>
            <w:left w:val="none" w:sz="0" w:space="0" w:color="auto"/>
            <w:bottom w:val="none" w:sz="0" w:space="0" w:color="auto"/>
            <w:right w:val="none" w:sz="0" w:space="0" w:color="auto"/>
          </w:divBdr>
        </w:div>
        <w:div w:id="195234958">
          <w:marLeft w:val="640"/>
          <w:marRight w:val="0"/>
          <w:marTop w:val="0"/>
          <w:marBottom w:val="0"/>
          <w:divBdr>
            <w:top w:val="none" w:sz="0" w:space="0" w:color="auto"/>
            <w:left w:val="none" w:sz="0" w:space="0" w:color="auto"/>
            <w:bottom w:val="none" w:sz="0" w:space="0" w:color="auto"/>
            <w:right w:val="none" w:sz="0" w:space="0" w:color="auto"/>
          </w:divBdr>
        </w:div>
        <w:div w:id="710610667">
          <w:marLeft w:val="640"/>
          <w:marRight w:val="0"/>
          <w:marTop w:val="0"/>
          <w:marBottom w:val="0"/>
          <w:divBdr>
            <w:top w:val="none" w:sz="0" w:space="0" w:color="auto"/>
            <w:left w:val="none" w:sz="0" w:space="0" w:color="auto"/>
            <w:bottom w:val="none" w:sz="0" w:space="0" w:color="auto"/>
            <w:right w:val="none" w:sz="0" w:space="0" w:color="auto"/>
          </w:divBdr>
        </w:div>
        <w:div w:id="23603180">
          <w:marLeft w:val="640"/>
          <w:marRight w:val="0"/>
          <w:marTop w:val="0"/>
          <w:marBottom w:val="0"/>
          <w:divBdr>
            <w:top w:val="none" w:sz="0" w:space="0" w:color="auto"/>
            <w:left w:val="none" w:sz="0" w:space="0" w:color="auto"/>
            <w:bottom w:val="none" w:sz="0" w:space="0" w:color="auto"/>
            <w:right w:val="none" w:sz="0" w:space="0" w:color="auto"/>
          </w:divBdr>
        </w:div>
        <w:div w:id="2005275407">
          <w:marLeft w:val="640"/>
          <w:marRight w:val="0"/>
          <w:marTop w:val="0"/>
          <w:marBottom w:val="0"/>
          <w:divBdr>
            <w:top w:val="none" w:sz="0" w:space="0" w:color="auto"/>
            <w:left w:val="none" w:sz="0" w:space="0" w:color="auto"/>
            <w:bottom w:val="none" w:sz="0" w:space="0" w:color="auto"/>
            <w:right w:val="none" w:sz="0" w:space="0" w:color="auto"/>
          </w:divBdr>
        </w:div>
        <w:div w:id="665743728">
          <w:marLeft w:val="640"/>
          <w:marRight w:val="0"/>
          <w:marTop w:val="0"/>
          <w:marBottom w:val="0"/>
          <w:divBdr>
            <w:top w:val="none" w:sz="0" w:space="0" w:color="auto"/>
            <w:left w:val="none" w:sz="0" w:space="0" w:color="auto"/>
            <w:bottom w:val="none" w:sz="0" w:space="0" w:color="auto"/>
            <w:right w:val="none" w:sz="0" w:space="0" w:color="auto"/>
          </w:divBdr>
        </w:div>
        <w:div w:id="2057469544">
          <w:marLeft w:val="640"/>
          <w:marRight w:val="0"/>
          <w:marTop w:val="0"/>
          <w:marBottom w:val="0"/>
          <w:divBdr>
            <w:top w:val="none" w:sz="0" w:space="0" w:color="auto"/>
            <w:left w:val="none" w:sz="0" w:space="0" w:color="auto"/>
            <w:bottom w:val="none" w:sz="0" w:space="0" w:color="auto"/>
            <w:right w:val="none" w:sz="0" w:space="0" w:color="auto"/>
          </w:divBdr>
        </w:div>
        <w:div w:id="1581793901">
          <w:marLeft w:val="640"/>
          <w:marRight w:val="0"/>
          <w:marTop w:val="0"/>
          <w:marBottom w:val="0"/>
          <w:divBdr>
            <w:top w:val="none" w:sz="0" w:space="0" w:color="auto"/>
            <w:left w:val="none" w:sz="0" w:space="0" w:color="auto"/>
            <w:bottom w:val="none" w:sz="0" w:space="0" w:color="auto"/>
            <w:right w:val="none" w:sz="0" w:space="0" w:color="auto"/>
          </w:divBdr>
        </w:div>
        <w:div w:id="596572">
          <w:marLeft w:val="640"/>
          <w:marRight w:val="0"/>
          <w:marTop w:val="0"/>
          <w:marBottom w:val="0"/>
          <w:divBdr>
            <w:top w:val="none" w:sz="0" w:space="0" w:color="auto"/>
            <w:left w:val="none" w:sz="0" w:space="0" w:color="auto"/>
            <w:bottom w:val="none" w:sz="0" w:space="0" w:color="auto"/>
            <w:right w:val="none" w:sz="0" w:space="0" w:color="auto"/>
          </w:divBdr>
        </w:div>
        <w:div w:id="425421583">
          <w:marLeft w:val="640"/>
          <w:marRight w:val="0"/>
          <w:marTop w:val="0"/>
          <w:marBottom w:val="0"/>
          <w:divBdr>
            <w:top w:val="none" w:sz="0" w:space="0" w:color="auto"/>
            <w:left w:val="none" w:sz="0" w:space="0" w:color="auto"/>
            <w:bottom w:val="none" w:sz="0" w:space="0" w:color="auto"/>
            <w:right w:val="none" w:sz="0" w:space="0" w:color="auto"/>
          </w:divBdr>
        </w:div>
        <w:div w:id="1960531843">
          <w:marLeft w:val="640"/>
          <w:marRight w:val="0"/>
          <w:marTop w:val="0"/>
          <w:marBottom w:val="0"/>
          <w:divBdr>
            <w:top w:val="none" w:sz="0" w:space="0" w:color="auto"/>
            <w:left w:val="none" w:sz="0" w:space="0" w:color="auto"/>
            <w:bottom w:val="none" w:sz="0" w:space="0" w:color="auto"/>
            <w:right w:val="none" w:sz="0" w:space="0" w:color="auto"/>
          </w:divBdr>
        </w:div>
        <w:div w:id="1533614839">
          <w:marLeft w:val="640"/>
          <w:marRight w:val="0"/>
          <w:marTop w:val="0"/>
          <w:marBottom w:val="0"/>
          <w:divBdr>
            <w:top w:val="none" w:sz="0" w:space="0" w:color="auto"/>
            <w:left w:val="none" w:sz="0" w:space="0" w:color="auto"/>
            <w:bottom w:val="none" w:sz="0" w:space="0" w:color="auto"/>
            <w:right w:val="none" w:sz="0" w:space="0" w:color="auto"/>
          </w:divBdr>
        </w:div>
        <w:div w:id="1016924755">
          <w:marLeft w:val="640"/>
          <w:marRight w:val="0"/>
          <w:marTop w:val="0"/>
          <w:marBottom w:val="0"/>
          <w:divBdr>
            <w:top w:val="none" w:sz="0" w:space="0" w:color="auto"/>
            <w:left w:val="none" w:sz="0" w:space="0" w:color="auto"/>
            <w:bottom w:val="none" w:sz="0" w:space="0" w:color="auto"/>
            <w:right w:val="none" w:sz="0" w:space="0" w:color="auto"/>
          </w:divBdr>
        </w:div>
        <w:div w:id="2091123725">
          <w:marLeft w:val="640"/>
          <w:marRight w:val="0"/>
          <w:marTop w:val="0"/>
          <w:marBottom w:val="0"/>
          <w:divBdr>
            <w:top w:val="none" w:sz="0" w:space="0" w:color="auto"/>
            <w:left w:val="none" w:sz="0" w:space="0" w:color="auto"/>
            <w:bottom w:val="none" w:sz="0" w:space="0" w:color="auto"/>
            <w:right w:val="none" w:sz="0" w:space="0" w:color="auto"/>
          </w:divBdr>
        </w:div>
        <w:div w:id="506790276">
          <w:marLeft w:val="640"/>
          <w:marRight w:val="0"/>
          <w:marTop w:val="0"/>
          <w:marBottom w:val="0"/>
          <w:divBdr>
            <w:top w:val="none" w:sz="0" w:space="0" w:color="auto"/>
            <w:left w:val="none" w:sz="0" w:space="0" w:color="auto"/>
            <w:bottom w:val="none" w:sz="0" w:space="0" w:color="auto"/>
            <w:right w:val="none" w:sz="0" w:space="0" w:color="auto"/>
          </w:divBdr>
        </w:div>
        <w:div w:id="652373416">
          <w:marLeft w:val="640"/>
          <w:marRight w:val="0"/>
          <w:marTop w:val="0"/>
          <w:marBottom w:val="0"/>
          <w:divBdr>
            <w:top w:val="none" w:sz="0" w:space="0" w:color="auto"/>
            <w:left w:val="none" w:sz="0" w:space="0" w:color="auto"/>
            <w:bottom w:val="none" w:sz="0" w:space="0" w:color="auto"/>
            <w:right w:val="none" w:sz="0" w:space="0" w:color="auto"/>
          </w:divBdr>
        </w:div>
        <w:div w:id="1479956423">
          <w:marLeft w:val="640"/>
          <w:marRight w:val="0"/>
          <w:marTop w:val="0"/>
          <w:marBottom w:val="0"/>
          <w:divBdr>
            <w:top w:val="none" w:sz="0" w:space="0" w:color="auto"/>
            <w:left w:val="none" w:sz="0" w:space="0" w:color="auto"/>
            <w:bottom w:val="none" w:sz="0" w:space="0" w:color="auto"/>
            <w:right w:val="none" w:sz="0" w:space="0" w:color="auto"/>
          </w:divBdr>
        </w:div>
        <w:div w:id="1148865888">
          <w:marLeft w:val="640"/>
          <w:marRight w:val="0"/>
          <w:marTop w:val="0"/>
          <w:marBottom w:val="0"/>
          <w:divBdr>
            <w:top w:val="none" w:sz="0" w:space="0" w:color="auto"/>
            <w:left w:val="none" w:sz="0" w:space="0" w:color="auto"/>
            <w:bottom w:val="none" w:sz="0" w:space="0" w:color="auto"/>
            <w:right w:val="none" w:sz="0" w:space="0" w:color="auto"/>
          </w:divBdr>
        </w:div>
        <w:div w:id="1850753058">
          <w:marLeft w:val="640"/>
          <w:marRight w:val="0"/>
          <w:marTop w:val="0"/>
          <w:marBottom w:val="0"/>
          <w:divBdr>
            <w:top w:val="none" w:sz="0" w:space="0" w:color="auto"/>
            <w:left w:val="none" w:sz="0" w:space="0" w:color="auto"/>
            <w:bottom w:val="none" w:sz="0" w:space="0" w:color="auto"/>
            <w:right w:val="none" w:sz="0" w:space="0" w:color="auto"/>
          </w:divBdr>
        </w:div>
        <w:div w:id="1299141403">
          <w:marLeft w:val="640"/>
          <w:marRight w:val="0"/>
          <w:marTop w:val="0"/>
          <w:marBottom w:val="0"/>
          <w:divBdr>
            <w:top w:val="none" w:sz="0" w:space="0" w:color="auto"/>
            <w:left w:val="none" w:sz="0" w:space="0" w:color="auto"/>
            <w:bottom w:val="none" w:sz="0" w:space="0" w:color="auto"/>
            <w:right w:val="none" w:sz="0" w:space="0" w:color="auto"/>
          </w:divBdr>
        </w:div>
        <w:div w:id="372194808">
          <w:marLeft w:val="640"/>
          <w:marRight w:val="0"/>
          <w:marTop w:val="0"/>
          <w:marBottom w:val="0"/>
          <w:divBdr>
            <w:top w:val="none" w:sz="0" w:space="0" w:color="auto"/>
            <w:left w:val="none" w:sz="0" w:space="0" w:color="auto"/>
            <w:bottom w:val="none" w:sz="0" w:space="0" w:color="auto"/>
            <w:right w:val="none" w:sz="0" w:space="0" w:color="auto"/>
          </w:divBdr>
        </w:div>
        <w:div w:id="521742590">
          <w:marLeft w:val="640"/>
          <w:marRight w:val="0"/>
          <w:marTop w:val="0"/>
          <w:marBottom w:val="0"/>
          <w:divBdr>
            <w:top w:val="none" w:sz="0" w:space="0" w:color="auto"/>
            <w:left w:val="none" w:sz="0" w:space="0" w:color="auto"/>
            <w:bottom w:val="none" w:sz="0" w:space="0" w:color="auto"/>
            <w:right w:val="none" w:sz="0" w:space="0" w:color="auto"/>
          </w:divBdr>
        </w:div>
        <w:div w:id="310868022">
          <w:marLeft w:val="640"/>
          <w:marRight w:val="0"/>
          <w:marTop w:val="0"/>
          <w:marBottom w:val="0"/>
          <w:divBdr>
            <w:top w:val="none" w:sz="0" w:space="0" w:color="auto"/>
            <w:left w:val="none" w:sz="0" w:space="0" w:color="auto"/>
            <w:bottom w:val="none" w:sz="0" w:space="0" w:color="auto"/>
            <w:right w:val="none" w:sz="0" w:space="0" w:color="auto"/>
          </w:divBdr>
        </w:div>
        <w:div w:id="1714965023">
          <w:marLeft w:val="640"/>
          <w:marRight w:val="0"/>
          <w:marTop w:val="0"/>
          <w:marBottom w:val="0"/>
          <w:divBdr>
            <w:top w:val="none" w:sz="0" w:space="0" w:color="auto"/>
            <w:left w:val="none" w:sz="0" w:space="0" w:color="auto"/>
            <w:bottom w:val="none" w:sz="0" w:space="0" w:color="auto"/>
            <w:right w:val="none" w:sz="0" w:space="0" w:color="auto"/>
          </w:divBdr>
        </w:div>
        <w:div w:id="1067343031">
          <w:marLeft w:val="640"/>
          <w:marRight w:val="0"/>
          <w:marTop w:val="0"/>
          <w:marBottom w:val="0"/>
          <w:divBdr>
            <w:top w:val="none" w:sz="0" w:space="0" w:color="auto"/>
            <w:left w:val="none" w:sz="0" w:space="0" w:color="auto"/>
            <w:bottom w:val="none" w:sz="0" w:space="0" w:color="auto"/>
            <w:right w:val="none" w:sz="0" w:space="0" w:color="auto"/>
          </w:divBdr>
        </w:div>
        <w:div w:id="2101900604">
          <w:marLeft w:val="640"/>
          <w:marRight w:val="0"/>
          <w:marTop w:val="0"/>
          <w:marBottom w:val="0"/>
          <w:divBdr>
            <w:top w:val="none" w:sz="0" w:space="0" w:color="auto"/>
            <w:left w:val="none" w:sz="0" w:space="0" w:color="auto"/>
            <w:bottom w:val="none" w:sz="0" w:space="0" w:color="auto"/>
            <w:right w:val="none" w:sz="0" w:space="0" w:color="auto"/>
          </w:divBdr>
        </w:div>
        <w:div w:id="69694378">
          <w:marLeft w:val="640"/>
          <w:marRight w:val="0"/>
          <w:marTop w:val="0"/>
          <w:marBottom w:val="0"/>
          <w:divBdr>
            <w:top w:val="none" w:sz="0" w:space="0" w:color="auto"/>
            <w:left w:val="none" w:sz="0" w:space="0" w:color="auto"/>
            <w:bottom w:val="none" w:sz="0" w:space="0" w:color="auto"/>
            <w:right w:val="none" w:sz="0" w:space="0" w:color="auto"/>
          </w:divBdr>
        </w:div>
        <w:div w:id="1378746750">
          <w:marLeft w:val="640"/>
          <w:marRight w:val="0"/>
          <w:marTop w:val="0"/>
          <w:marBottom w:val="0"/>
          <w:divBdr>
            <w:top w:val="none" w:sz="0" w:space="0" w:color="auto"/>
            <w:left w:val="none" w:sz="0" w:space="0" w:color="auto"/>
            <w:bottom w:val="none" w:sz="0" w:space="0" w:color="auto"/>
            <w:right w:val="none" w:sz="0" w:space="0" w:color="auto"/>
          </w:divBdr>
        </w:div>
        <w:div w:id="269432729">
          <w:marLeft w:val="640"/>
          <w:marRight w:val="0"/>
          <w:marTop w:val="0"/>
          <w:marBottom w:val="0"/>
          <w:divBdr>
            <w:top w:val="none" w:sz="0" w:space="0" w:color="auto"/>
            <w:left w:val="none" w:sz="0" w:space="0" w:color="auto"/>
            <w:bottom w:val="none" w:sz="0" w:space="0" w:color="auto"/>
            <w:right w:val="none" w:sz="0" w:space="0" w:color="auto"/>
          </w:divBdr>
        </w:div>
      </w:divsChild>
    </w:div>
    <w:div w:id="64687755">
      <w:marLeft w:val="0"/>
      <w:marRight w:val="0"/>
      <w:marTop w:val="0"/>
      <w:marBottom w:val="0"/>
      <w:divBdr>
        <w:top w:val="none" w:sz="0" w:space="0" w:color="auto"/>
        <w:left w:val="none" w:sz="0" w:space="0" w:color="auto"/>
        <w:bottom w:val="none" w:sz="0" w:space="0" w:color="auto"/>
        <w:right w:val="none" w:sz="0" w:space="0" w:color="auto"/>
      </w:divBdr>
    </w:div>
    <w:div w:id="66925678">
      <w:bodyDiv w:val="1"/>
      <w:marLeft w:val="0"/>
      <w:marRight w:val="0"/>
      <w:marTop w:val="0"/>
      <w:marBottom w:val="0"/>
      <w:divBdr>
        <w:top w:val="none" w:sz="0" w:space="0" w:color="auto"/>
        <w:left w:val="none" w:sz="0" w:space="0" w:color="auto"/>
        <w:bottom w:val="none" w:sz="0" w:space="0" w:color="auto"/>
        <w:right w:val="none" w:sz="0" w:space="0" w:color="auto"/>
      </w:divBdr>
      <w:divsChild>
        <w:div w:id="258488776">
          <w:marLeft w:val="640"/>
          <w:marRight w:val="0"/>
          <w:marTop w:val="0"/>
          <w:marBottom w:val="0"/>
          <w:divBdr>
            <w:top w:val="none" w:sz="0" w:space="0" w:color="auto"/>
            <w:left w:val="none" w:sz="0" w:space="0" w:color="auto"/>
            <w:bottom w:val="none" w:sz="0" w:space="0" w:color="auto"/>
            <w:right w:val="none" w:sz="0" w:space="0" w:color="auto"/>
          </w:divBdr>
        </w:div>
        <w:div w:id="1294404266">
          <w:marLeft w:val="640"/>
          <w:marRight w:val="0"/>
          <w:marTop w:val="0"/>
          <w:marBottom w:val="0"/>
          <w:divBdr>
            <w:top w:val="none" w:sz="0" w:space="0" w:color="auto"/>
            <w:left w:val="none" w:sz="0" w:space="0" w:color="auto"/>
            <w:bottom w:val="none" w:sz="0" w:space="0" w:color="auto"/>
            <w:right w:val="none" w:sz="0" w:space="0" w:color="auto"/>
          </w:divBdr>
        </w:div>
        <w:div w:id="1188178266">
          <w:marLeft w:val="640"/>
          <w:marRight w:val="0"/>
          <w:marTop w:val="0"/>
          <w:marBottom w:val="0"/>
          <w:divBdr>
            <w:top w:val="none" w:sz="0" w:space="0" w:color="auto"/>
            <w:left w:val="none" w:sz="0" w:space="0" w:color="auto"/>
            <w:bottom w:val="none" w:sz="0" w:space="0" w:color="auto"/>
            <w:right w:val="none" w:sz="0" w:space="0" w:color="auto"/>
          </w:divBdr>
        </w:div>
        <w:div w:id="1947620270">
          <w:marLeft w:val="640"/>
          <w:marRight w:val="0"/>
          <w:marTop w:val="0"/>
          <w:marBottom w:val="0"/>
          <w:divBdr>
            <w:top w:val="none" w:sz="0" w:space="0" w:color="auto"/>
            <w:left w:val="none" w:sz="0" w:space="0" w:color="auto"/>
            <w:bottom w:val="none" w:sz="0" w:space="0" w:color="auto"/>
            <w:right w:val="none" w:sz="0" w:space="0" w:color="auto"/>
          </w:divBdr>
        </w:div>
        <w:div w:id="245380850">
          <w:marLeft w:val="640"/>
          <w:marRight w:val="0"/>
          <w:marTop w:val="0"/>
          <w:marBottom w:val="0"/>
          <w:divBdr>
            <w:top w:val="none" w:sz="0" w:space="0" w:color="auto"/>
            <w:left w:val="none" w:sz="0" w:space="0" w:color="auto"/>
            <w:bottom w:val="none" w:sz="0" w:space="0" w:color="auto"/>
            <w:right w:val="none" w:sz="0" w:space="0" w:color="auto"/>
          </w:divBdr>
        </w:div>
        <w:div w:id="790318578">
          <w:marLeft w:val="640"/>
          <w:marRight w:val="0"/>
          <w:marTop w:val="0"/>
          <w:marBottom w:val="0"/>
          <w:divBdr>
            <w:top w:val="none" w:sz="0" w:space="0" w:color="auto"/>
            <w:left w:val="none" w:sz="0" w:space="0" w:color="auto"/>
            <w:bottom w:val="none" w:sz="0" w:space="0" w:color="auto"/>
            <w:right w:val="none" w:sz="0" w:space="0" w:color="auto"/>
          </w:divBdr>
        </w:div>
        <w:div w:id="312835771">
          <w:marLeft w:val="640"/>
          <w:marRight w:val="0"/>
          <w:marTop w:val="0"/>
          <w:marBottom w:val="0"/>
          <w:divBdr>
            <w:top w:val="none" w:sz="0" w:space="0" w:color="auto"/>
            <w:left w:val="none" w:sz="0" w:space="0" w:color="auto"/>
            <w:bottom w:val="none" w:sz="0" w:space="0" w:color="auto"/>
            <w:right w:val="none" w:sz="0" w:space="0" w:color="auto"/>
          </w:divBdr>
        </w:div>
        <w:div w:id="658583629">
          <w:marLeft w:val="640"/>
          <w:marRight w:val="0"/>
          <w:marTop w:val="0"/>
          <w:marBottom w:val="0"/>
          <w:divBdr>
            <w:top w:val="none" w:sz="0" w:space="0" w:color="auto"/>
            <w:left w:val="none" w:sz="0" w:space="0" w:color="auto"/>
            <w:bottom w:val="none" w:sz="0" w:space="0" w:color="auto"/>
            <w:right w:val="none" w:sz="0" w:space="0" w:color="auto"/>
          </w:divBdr>
        </w:div>
        <w:div w:id="452871227">
          <w:marLeft w:val="640"/>
          <w:marRight w:val="0"/>
          <w:marTop w:val="0"/>
          <w:marBottom w:val="0"/>
          <w:divBdr>
            <w:top w:val="none" w:sz="0" w:space="0" w:color="auto"/>
            <w:left w:val="none" w:sz="0" w:space="0" w:color="auto"/>
            <w:bottom w:val="none" w:sz="0" w:space="0" w:color="auto"/>
            <w:right w:val="none" w:sz="0" w:space="0" w:color="auto"/>
          </w:divBdr>
        </w:div>
        <w:div w:id="1807551261">
          <w:marLeft w:val="640"/>
          <w:marRight w:val="0"/>
          <w:marTop w:val="0"/>
          <w:marBottom w:val="0"/>
          <w:divBdr>
            <w:top w:val="none" w:sz="0" w:space="0" w:color="auto"/>
            <w:left w:val="none" w:sz="0" w:space="0" w:color="auto"/>
            <w:bottom w:val="none" w:sz="0" w:space="0" w:color="auto"/>
            <w:right w:val="none" w:sz="0" w:space="0" w:color="auto"/>
          </w:divBdr>
        </w:div>
        <w:div w:id="972714568">
          <w:marLeft w:val="640"/>
          <w:marRight w:val="0"/>
          <w:marTop w:val="0"/>
          <w:marBottom w:val="0"/>
          <w:divBdr>
            <w:top w:val="none" w:sz="0" w:space="0" w:color="auto"/>
            <w:left w:val="none" w:sz="0" w:space="0" w:color="auto"/>
            <w:bottom w:val="none" w:sz="0" w:space="0" w:color="auto"/>
            <w:right w:val="none" w:sz="0" w:space="0" w:color="auto"/>
          </w:divBdr>
        </w:div>
        <w:div w:id="2071996769">
          <w:marLeft w:val="640"/>
          <w:marRight w:val="0"/>
          <w:marTop w:val="0"/>
          <w:marBottom w:val="0"/>
          <w:divBdr>
            <w:top w:val="none" w:sz="0" w:space="0" w:color="auto"/>
            <w:left w:val="none" w:sz="0" w:space="0" w:color="auto"/>
            <w:bottom w:val="none" w:sz="0" w:space="0" w:color="auto"/>
            <w:right w:val="none" w:sz="0" w:space="0" w:color="auto"/>
          </w:divBdr>
        </w:div>
        <w:div w:id="1876041675">
          <w:marLeft w:val="640"/>
          <w:marRight w:val="0"/>
          <w:marTop w:val="0"/>
          <w:marBottom w:val="0"/>
          <w:divBdr>
            <w:top w:val="none" w:sz="0" w:space="0" w:color="auto"/>
            <w:left w:val="none" w:sz="0" w:space="0" w:color="auto"/>
            <w:bottom w:val="none" w:sz="0" w:space="0" w:color="auto"/>
            <w:right w:val="none" w:sz="0" w:space="0" w:color="auto"/>
          </w:divBdr>
        </w:div>
        <w:div w:id="1079865361">
          <w:marLeft w:val="640"/>
          <w:marRight w:val="0"/>
          <w:marTop w:val="0"/>
          <w:marBottom w:val="0"/>
          <w:divBdr>
            <w:top w:val="none" w:sz="0" w:space="0" w:color="auto"/>
            <w:left w:val="none" w:sz="0" w:space="0" w:color="auto"/>
            <w:bottom w:val="none" w:sz="0" w:space="0" w:color="auto"/>
            <w:right w:val="none" w:sz="0" w:space="0" w:color="auto"/>
          </w:divBdr>
        </w:div>
        <w:div w:id="1726445922">
          <w:marLeft w:val="640"/>
          <w:marRight w:val="0"/>
          <w:marTop w:val="0"/>
          <w:marBottom w:val="0"/>
          <w:divBdr>
            <w:top w:val="none" w:sz="0" w:space="0" w:color="auto"/>
            <w:left w:val="none" w:sz="0" w:space="0" w:color="auto"/>
            <w:bottom w:val="none" w:sz="0" w:space="0" w:color="auto"/>
            <w:right w:val="none" w:sz="0" w:space="0" w:color="auto"/>
          </w:divBdr>
        </w:div>
        <w:div w:id="215775116">
          <w:marLeft w:val="640"/>
          <w:marRight w:val="0"/>
          <w:marTop w:val="0"/>
          <w:marBottom w:val="0"/>
          <w:divBdr>
            <w:top w:val="none" w:sz="0" w:space="0" w:color="auto"/>
            <w:left w:val="none" w:sz="0" w:space="0" w:color="auto"/>
            <w:bottom w:val="none" w:sz="0" w:space="0" w:color="auto"/>
            <w:right w:val="none" w:sz="0" w:space="0" w:color="auto"/>
          </w:divBdr>
        </w:div>
        <w:div w:id="1617105694">
          <w:marLeft w:val="640"/>
          <w:marRight w:val="0"/>
          <w:marTop w:val="0"/>
          <w:marBottom w:val="0"/>
          <w:divBdr>
            <w:top w:val="none" w:sz="0" w:space="0" w:color="auto"/>
            <w:left w:val="none" w:sz="0" w:space="0" w:color="auto"/>
            <w:bottom w:val="none" w:sz="0" w:space="0" w:color="auto"/>
            <w:right w:val="none" w:sz="0" w:space="0" w:color="auto"/>
          </w:divBdr>
        </w:div>
        <w:div w:id="379864374">
          <w:marLeft w:val="640"/>
          <w:marRight w:val="0"/>
          <w:marTop w:val="0"/>
          <w:marBottom w:val="0"/>
          <w:divBdr>
            <w:top w:val="none" w:sz="0" w:space="0" w:color="auto"/>
            <w:left w:val="none" w:sz="0" w:space="0" w:color="auto"/>
            <w:bottom w:val="none" w:sz="0" w:space="0" w:color="auto"/>
            <w:right w:val="none" w:sz="0" w:space="0" w:color="auto"/>
          </w:divBdr>
        </w:div>
        <w:div w:id="314921786">
          <w:marLeft w:val="640"/>
          <w:marRight w:val="0"/>
          <w:marTop w:val="0"/>
          <w:marBottom w:val="0"/>
          <w:divBdr>
            <w:top w:val="none" w:sz="0" w:space="0" w:color="auto"/>
            <w:left w:val="none" w:sz="0" w:space="0" w:color="auto"/>
            <w:bottom w:val="none" w:sz="0" w:space="0" w:color="auto"/>
            <w:right w:val="none" w:sz="0" w:space="0" w:color="auto"/>
          </w:divBdr>
        </w:div>
        <w:div w:id="584610187">
          <w:marLeft w:val="640"/>
          <w:marRight w:val="0"/>
          <w:marTop w:val="0"/>
          <w:marBottom w:val="0"/>
          <w:divBdr>
            <w:top w:val="none" w:sz="0" w:space="0" w:color="auto"/>
            <w:left w:val="none" w:sz="0" w:space="0" w:color="auto"/>
            <w:bottom w:val="none" w:sz="0" w:space="0" w:color="auto"/>
            <w:right w:val="none" w:sz="0" w:space="0" w:color="auto"/>
          </w:divBdr>
        </w:div>
        <w:div w:id="319700890">
          <w:marLeft w:val="640"/>
          <w:marRight w:val="0"/>
          <w:marTop w:val="0"/>
          <w:marBottom w:val="0"/>
          <w:divBdr>
            <w:top w:val="none" w:sz="0" w:space="0" w:color="auto"/>
            <w:left w:val="none" w:sz="0" w:space="0" w:color="auto"/>
            <w:bottom w:val="none" w:sz="0" w:space="0" w:color="auto"/>
            <w:right w:val="none" w:sz="0" w:space="0" w:color="auto"/>
          </w:divBdr>
        </w:div>
        <w:div w:id="1303266576">
          <w:marLeft w:val="640"/>
          <w:marRight w:val="0"/>
          <w:marTop w:val="0"/>
          <w:marBottom w:val="0"/>
          <w:divBdr>
            <w:top w:val="none" w:sz="0" w:space="0" w:color="auto"/>
            <w:left w:val="none" w:sz="0" w:space="0" w:color="auto"/>
            <w:bottom w:val="none" w:sz="0" w:space="0" w:color="auto"/>
            <w:right w:val="none" w:sz="0" w:space="0" w:color="auto"/>
          </w:divBdr>
        </w:div>
        <w:div w:id="929239317">
          <w:marLeft w:val="640"/>
          <w:marRight w:val="0"/>
          <w:marTop w:val="0"/>
          <w:marBottom w:val="0"/>
          <w:divBdr>
            <w:top w:val="none" w:sz="0" w:space="0" w:color="auto"/>
            <w:left w:val="none" w:sz="0" w:space="0" w:color="auto"/>
            <w:bottom w:val="none" w:sz="0" w:space="0" w:color="auto"/>
            <w:right w:val="none" w:sz="0" w:space="0" w:color="auto"/>
          </w:divBdr>
        </w:div>
        <w:div w:id="478039724">
          <w:marLeft w:val="640"/>
          <w:marRight w:val="0"/>
          <w:marTop w:val="0"/>
          <w:marBottom w:val="0"/>
          <w:divBdr>
            <w:top w:val="none" w:sz="0" w:space="0" w:color="auto"/>
            <w:left w:val="none" w:sz="0" w:space="0" w:color="auto"/>
            <w:bottom w:val="none" w:sz="0" w:space="0" w:color="auto"/>
            <w:right w:val="none" w:sz="0" w:space="0" w:color="auto"/>
          </w:divBdr>
        </w:div>
        <w:div w:id="1221283497">
          <w:marLeft w:val="640"/>
          <w:marRight w:val="0"/>
          <w:marTop w:val="0"/>
          <w:marBottom w:val="0"/>
          <w:divBdr>
            <w:top w:val="none" w:sz="0" w:space="0" w:color="auto"/>
            <w:left w:val="none" w:sz="0" w:space="0" w:color="auto"/>
            <w:bottom w:val="none" w:sz="0" w:space="0" w:color="auto"/>
            <w:right w:val="none" w:sz="0" w:space="0" w:color="auto"/>
          </w:divBdr>
        </w:div>
        <w:div w:id="1527281776">
          <w:marLeft w:val="640"/>
          <w:marRight w:val="0"/>
          <w:marTop w:val="0"/>
          <w:marBottom w:val="0"/>
          <w:divBdr>
            <w:top w:val="none" w:sz="0" w:space="0" w:color="auto"/>
            <w:left w:val="none" w:sz="0" w:space="0" w:color="auto"/>
            <w:bottom w:val="none" w:sz="0" w:space="0" w:color="auto"/>
            <w:right w:val="none" w:sz="0" w:space="0" w:color="auto"/>
          </w:divBdr>
        </w:div>
        <w:div w:id="2117870230">
          <w:marLeft w:val="640"/>
          <w:marRight w:val="0"/>
          <w:marTop w:val="0"/>
          <w:marBottom w:val="0"/>
          <w:divBdr>
            <w:top w:val="none" w:sz="0" w:space="0" w:color="auto"/>
            <w:left w:val="none" w:sz="0" w:space="0" w:color="auto"/>
            <w:bottom w:val="none" w:sz="0" w:space="0" w:color="auto"/>
            <w:right w:val="none" w:sz="0" w:space="0" w:color="auto"/>
          </w:divBdr>
        </w:div>
        <w:div w:id="108090399">
          <w:marLeft w:val="640"/>
          <w:marRight w:val="0"/>
          <w:marTop w:val="0"/>
          <w:marBottom w:val="0"/>
          <w:divBdr>
            <w:top w:val="none" w:sz="0" w:space="0" w:color="auto"/>
            <w:left w:val="none" w:sz="0" w:space="0" w:color="auto"/>
            <w:bottom w:val="none" w:sz="0" w:space="0" w:color="auto"/>
            <w:right w:val="none" w:sz="0" w:space="0" w:color="auto"/>
          </w:divBdr>
        </w:div>
        <w:div w:id="755052415">
          <w:marLeft w:val="640"/>
          <w:marRight w:val="0"/>
          <w:marTop w:val="0"/>
          <w:marBottom w:val="0"/>
          <w:divBdr>
            <w:top w:val="none" w:sz="0" w:space="0" w:color="auto"/>
            <w:left w:val="none" w:sz="0" w:space="0" w:color="auto"/>
            <w:bottom w:val="none" w:sz="0" w:space="0" w:color="auto"/>
            <w:right w:val="none" w:sz="0" w:space="0" w:color="auto"/>
          </w:divBdr>
        </w:div>
        <w:div w:id="2115053830">
          <w:marLeft w:val="640"/>
          <w:marRight w:val="0"/>
          <w:marTop w:val="0"/>
          <w:marBottom w:val="0"/>
          <w:divBdr>
            <w:top w:val="none" w:sz="0" w:space="0" w:color="auto"/>
            <w:left w:val="none" w:sz="0" w:space="0" w:color="auto"/>
            <w:bottom w:val="none" w:sz="0" w:space="0" w:color="auto"/>
            <w:right w:val="none" w:sz="0" w:space="0" w:color="auto"/>
          </w:divBdr>
        </w:div>
        <w:div w:id="2101829698">
          <w:marLeft w:val="640"/>
          <w:marRight w:val="0"/>
          <w:marTop w:val="0"/>
          <w:marBottom w:val="0"/>
          <w:divBdr>
            <w:top w:val="none" w:sz="0" w:space="0" w:color="auto"/>
            <w:left w:val="none" w:sz="0" w:space="0" w:color="auto"/>
            <w:bottom w:val="none" w:sz="0" w:space="0" w:color="auto"/>
            <w:right w:val="none" w:sz="0" w:space="0" w:color="auto"/>
          </w:divBdr>
        </w:div>
        <w:div w:id="329531016">
          <w:marLeft w:val="640"/>
          <w:marRight w:val="0"/>
          <w:marTop w:val="0"/>
          <w:marBottom w:val="0"/>
          <w:divBdr>
            <w:top w:val="none" w:sz="0" w:space="0" w:color="auto"/>
            <w:left w:val="none" w:sz="0" w:space="0" w:color="auto"/>
            <w:bottom w:val="none" w:sz="0" w:space="0" w:color="auto"/>
            <w:right w:val="none" w:sz="0" w:space="0" w:color="auto"/>
          </w:divBdr>
        </w:div>
        <w:div w:id="1284651361">
          <w:marLeft w:val="640"/>
          <w:marRight w:val="0"/>
          <w:marTop w:val="0"/>
          <w:marBottom w:val="0"/>
          <w:divBdr>
            <w:top w:val="none" w:sz="0" w:space="0" w:color="auto"/>
            <w:left w:val="none" w:sz="0" w:space="0" w:color="auto"/>
            <w:bottom w:val="none" w:sz="0" w:space="0" w:color="auto"/>
            <w:right w:val="none" w:sz="0" w:space="0" w:color="auto"/>
          </w:divBdr>
        </w:div>
        <w:div w:id="1248877835">
          <w:marLeft w:val="640"/>
          <w:marRight w:val="0"/>
          <w:marTop w:val="0"/>
          <w:marBottom w:val="0"/>
          <w:divBdr>
            <w:top w:val="none" w:sz="0" w:space="0" w:color="auto"/>
            <w:left w:val="none" w:sz="0" w:space="0" w:color="auto"/>
            <w:bottom w:val="none" w:sz="0" w:space="0" w:color="auto"/>
            <w:right w:val="none" w:sz="0" w:space="0" w:color="auto"/>
          </w:divBdr>
        </w:div>
        <w:div w:id="735280576">
          <w:marLeft w:val="640"/>
          <w:marRight w:val="0"/>
          <w:marTop w:val="0"/>
          <w:marBottom w:val="0"/>
          <w:divBdr>
            <w:top w:val="none" w:sz="0" w:space="0" w:color="auto"/>
            <w:left w:val="none" w:sz="0" w:space="0" w:color="auto"/>
            <w:bottom w:val="none" w:sz="0" w:space="0" w:color="auto"/>
            <w:right w:val="none" w:sz="0" w:space="0" w:color="auto"/>
          </w:divBdr>
        </w:div>
        <w:div w:id="1998683560">
          <w:marLeft w:val="640"/>
          <w:marRight w:val="0"/>
          <w:marTop w:val="0"/>
          <w:marBottom w:val="0"/>
          <w:divBdr>
            <w:top w:val="none" w:sz="0" w:space="0" w:color="auto"/>
            <w:left w:val="none" w:sz="0" w:space="0" w:color="auto"/>
            <w:bottom w:val="none" w:sz="0" w:space="0" w:color="auto"/>
            <w:right w:val="none" w:sz="0" w:space="0" w:color="auto"/>
          </w:divBdr>
        </w:div>
        <w:div w:id="402947952">
          <w:marLeft w:val="640"/>
          <w:marRight w:val="0"/>
          <w:marTop w:val="0"/>
          <w:marBottom w:val="0"/>
          <w:divBdr>
            <w:top w:val="none" w:sz="0" w:space="0" w:color="auto"/>
            <w:left w:val="none" w:sz="0" w:space="0" w:color="auto"/>
            <w:bottom w:val="none" w:sz="0" w:space="0" w:color="auto"/>
            <w:right w:val="none" w:sz="0" w:space="0" w:color="auto"/>
          </w:divBdr>
        </w:div>
        <w:div w:id="1121457173">
          <w:marLeft w:val="640"/>
          <w:marRight w:val="0"/>
          <w:marTop w:val="0"/>
          <w:marBottom w:val="0"/>
          <w:divBdr>
            <w:top w:val="none" w:sz="0" w:space="0" w:color="auto"/>
            <w:left w:val="none" w:sz="0" w:space="0" w:color="auto"/>
            <w:bottom w:val="none" w:sz="0" w:space="0" w:color="auto"/>
            <w:right w:val="none" w:sz="0" w:space="0" w:color="auto"/>
          </w:divBdr>
        </w:div>
        <w:div w:id="63065830">
          <w:marLeft w:val="640"/>
          <w:marRight w:val="0"/>
          <w:marTop w:val="0"/>
          <w:marBottom w:val="0"/>
          <w:divBdr>
            <w:top w:val="none" w:sz="0" w:space="0" w:color="auto"/>
            <w:left w:val="none" w:sz="0" w:space="0" w:color="auto"/>
            <w:bottom w:val="none" w:sz="0" w:space="0" w:color="auto"/>
            <w:right w:val="none" w:sz="0" w:space="0" w:color="auto"/>
          </w:divBdr>
        </w:div>
        <w:div w:id="337081049">
          <w:marLeft w:val="640"/>
          <w:marRight w:val="0"/>
          <w:marTop w:val="0"/>
          <w:marBottom w:val="0"/>
          <w:divBdr>
            <w:top w:val="none" w:sz="0" w:space="0" w:color="auto"/>
            <w:left w:val="none" w:sz="0" w:space="0" w:color="auto"/>
            <w:bottom w:val="none" w:sz="0" w:space="0" w:color="auto"/>
            <w:right w:val="none" w:sz="0" w:space="0" w:color="auto"/>
          </w:divBdr>
        </w:div>
        <w:div w:id="619846924">
          <w:marLeft w:val="640"/>
          <w:marRight w:val="0"/>
          <w:marTop w:val="0"/>
          <w:marBottom w:val="0"/>
          <w:divBdr>
            <w:top w:val="none" w:sz="0" w:space="0" w:color="auto"/>
            <w:left w:val="none" w:sz="0" w:space="0" w:color="auto"/>
            <w:bottom w:val="none" w:sz="0" w:space="0" w:color="auto"/>
            <w:right w:val="none" w:sz="0" w:space="0" w:color="auto"/>
          </w:divBdr>
        </w:div>
        <w:div w:id="1753621010">
          <w:marLeft w:val="640"/>
          <w:marRight w:val="0"/>
          <w:marTop w:val="0"/>
          <w:marBottom w:val="0"/>
          <w:divBdr>
            <w:top w:val="none" w:sz="0" w:space="0" w:color="auto"/>
            <w:left w:val="none" w:sz="0" w:space="0" w:color="auto"/>
            <w:bottom w:val="none" w:sz="0" w:space="0" w:color="auto"/>
            <w:right w:val="none" w:sz="0" w:space="0" w:color="auto"/>
          </w:divBdr>
        </w:div>
        <w:div w:id="1743671534">
          <w:marLeft w:val="640"/>
          <w:marRight w:val="0"/>
          <w:marTop w:val="0"/>
          <w:marBottom w:val="0"/>
          <w:divBdr>
            <w:top w:val="none" w:sz="0" w:space="0" w:color="auto"/>
            <w:left w:val="none" w:sz="0" w:space="0" w:color="auto"/>
            <w:bottom w:val="none" w:sz="0" w:space="0" w:color="auto"/>
            <w:right w:val="none" w:sz="0" w:space="0" w:color="auto"/>
          </w:divBdr>
        </w:div>
        <w:div w:id="1056203663">
          <w:marLeft w:val="640"/>
          <w:marRight w:val="0"/>
          <w:marTop w:val="0"/>
          <w:marBottom w:val="0"/>
          <w:divBdr>
            <w:top w:val="none" w:sz="0" w:space="0" w:color="auto"/>
            <w:left w:val="none" w:sz="0" w:space="0" w:color="auto"/>
            <w:bottom w:val="none" w:sz="0" w:space="0" w:color="auto"/>
            <w:right w:val="none" w:sz="0" w:space="0" w:color="auto"/>
          </w:divBdr>
        </w:div>
        <w:div w:id="392431373">
          <w:marLeft w:val="640"/>
          <w:marRight w:val="0"/>
          <w:marTop w:val="0"/>
          <w:marBottom w:val="0"/>
          <w:divBdr>
            <w:top w:val="none" w:sz="0" w:space="0" w:color="auto"/>
            <w:left w:val="none" w:sz="0" w:space="0" w:color="auto"/>
            <w:bottom w:val="none" w:sz="0" w:space="0" w:color="auto"/>
            <w:right w:val="none" w:sz="0" w:space="0" w:color="auto"/>
          </w:divBdr>
        </w:div>
        <w:div w:id="460995726">
          <w:marLeft w:val="640"/>
          <w:marRight w:val="0"/>
          <w:marTop w:val="0"/>
          <w:marBottom w:val="0"/>
          <w:divBdr>
            <w:top w:val="none" w:sz="0" w:space="0" w:color="auto"/>
            <w:left w:val="none" w:sz="0" w:space="0" w:color="auto"/>
            <w:bottom w:val="none" w:sz="0" w:space="0" w:color="auto"/>
            <w:right w:val="none" w:sz="0" w:space="0" w:color="auto"/>
          </w:divBdr>
        </w:div>
        <w:div w:id="1496145976">
          <w:marLeft w:val="640"/>
          <w:marRight w:val="0"/>
          <w:marTop w:val="0"/>
          <w:marBottom w:val="0"/>
          <w:divBdr>
            <w:top w:val="none" w:sz="0" w:space="0" w:color="auto"/>
            <w:left w:val="none" w:sz="0" w:space="0" w:color="auto"/>
            <w:bottom w:val="none" w:sz="0" w:space="0" w:color="auto"/>
            <w:right w:val="none" w:sz="0" w:space="0" w:color="auto"/>
          </w:divBdr>
        </w:div>
        <w:div w:id="1337732418">
          <w:marLeft w:val="640"/>
          <w:marRight w:val="0"/>
          <w:marTop w:val="0"/>
          <w:marBottom w:val="0"/>
          <w:divBdr>
            <w:top w:val="none" w:sz="0" w:space="0" w:color="auto"/>
            <w:left w:val="none" w:sz="0" w:space="0" w:color="auto"/>
            <w:bottom w:val="none" w:sz="0" w:space="0" w:color="auto"/>
            <w:right w:val="none" w:sz="0" w:space="0" w:color="auto"/>
          </w:divBdr>
        </w:div>
        <w:div w:id="679695211">
          <w:marLeft w:val="640"/>
          <w:marRight w:val="0"/>
          <w:marTop w:val="0"/>
          <w:marBottom w:val="0"/>
          <w:divBdr>
            <w:top w:val="none" w:sz="0" w:space="0" w:color="auto"/>
            <w:left w:val="none" w:sz="0" w:space="0" w:color="auto"/>
            <w:bottom w:val="none" w:sz="0" w:space="0" w:color="auto"/>
            <w:right w:val="none" w:sz="0" w:space="0" w:color="auto"/>
          </w:divBdr>
        </w:div>
        <w:div w:id="957832155">
          <w:marLeft w:val="640"/>
          <w:marRight w:val="0"/>
          <w:marTop w:val="0"/>
          <w:marBottom w:val="0"/>
          <w:divBdr>
            <w:top w:val="none" w:sz="0" w:space="0" w:color="auto"/>
            <w:left w:val="none" w:sz="0" w:space="0" w:color="auto"/>
            <w:bottom w:val="none" w:sz="0" w:space="0" w:color="auto"/>
            <w:right w:val="none" w:sz="0" w:space="0" w:color="auto"/>
          </w:divBdr>
        </w:div>
        <w:div w:id="1300649191">
          <w:marLeft w:val="640"/>
          <w:marRight w:val="0"/>
          <w:marTop w:val="0"/>
          <w:marBottom w:val="0"/>
          <w:divBdr>
            <w:top w:val="none" w:sz="0" w:space="0" w:color="auto"/>
            <w:left w:val="none" w:sz="0" w:space="0" w:color="auto"/>
            <w:bottom w:val="none" w:sz="0" w:space="0" w:color="auto"/>
            <w:right w:val="none" w:sz="0" w:space="0" w:color="auto"/>
          </w:divBdr>
        </w:div>
      </w:divsChild>
    </w:div>
    <w:div w:id="69622673">
      <w:marLeft w:val="0"/>
      <w:marRight w:val="0"/>
      <w:marTop w:val="0"/>
      <w:marBottom w:val="0"/>
      <w:divBdr>
        <w:top w:val="none" w:sz="0" w:space="0" w:color="auto"/>
        <w:left w:val="none" w:sz="0" w:space="0" w:color="auto"/>
        <w:bottom w:val="none" w:sz="0" w:space="0" w:color="auto"/>
        <w:right w:val="none" w:sz="0" w:space="0" w:color="auto"/>
      </w:divBdr>
    </w:div>
    <w:div w:id="78068202">
      <w:bodyDiv w:val="1"/>
      <w:marLeft w:val="0"/>
      <w:marRight w:val="0"/>
      <w:marTop w:val="0"/>
      <w:marBottom w:val="0"/>
      <w:divBdr>
        <w:top w:val="none" w:sz="0" w:space="0" w:color="auto"/>
        <w:left w:val="none" w:sz="0" w:space="0" w:color="auto"/>
        <w:bottom w:val="none" w:sz="0" w:space="0" w:color="auto"/>
        <w:right w:val="none" w:sz="0" w:space="0" w:color="auto"/>
      </w:divBdr>
      <w:divsChild>
        <w:div w:id="45421286">
          <w:marLeft w:val="640"/>
          <w:marRight w:val="0"/>
          <w:marTop w:val="0"/>
          <w:marBottom w:val="0"/>
          <w:divBdr>
            <w:top w:val="none" w:sz="0" w:space="0" w:color="auto"/>
            <w:left w:val="none" w:sz="0" w:space="0" w:color="auto"/>
            <w:bottom w:val="none" w:sz="0" w:space="0" w:color="auto"/>
            <w:right w:val="none" w:sz="0" w:space="0" w:color="auto"/>
          </w:divBdr>
        </w:div>
        <w:div w:id="52509924">
          <w:marLeft w:val="640"/>
          <w:marRight w:val="0"/>
          <w:marTop w:val="0"/>
          <w:marBottom w:val="0"/>
          <w:divBdr>
            <w:top w:val="none" w:sz="0" w:space="0" w:color="auto"/>
            <w:left w:val="none" w:sz="0" w:space="0" w:color="auto"/>
            <w:bottom w:val="none" w:sz="0" w:space="0" w:color="auto"/>
            <w:right w:val="none" w:sz="0" w:space="0" w:color="auto"/>
          </w:divBdr>
        </w:div>
        <w:div w:id="54010900">
          <w:marLeft w:val="640"/>
          <w:marRight w:val="0"/>
          <w:marTop w:val="0"/>
          <w:marBottom w:val="0"/>
          <w:divBdr>
            <w:top w:val="none" w:sz="0" w:space="0" w:color="auto"/>
            <w:left w:val="none" w:sz="0" w:space="0" w:color="auto"/>
            <w:bottom w:val="none" w:sz="0" w:space="0" w:color="auto"/>
            <w:right w:val="none" w:sz="0" w:space="0" w:color="auto"/>
          </w:divBdr>
        </w:div>
        <w:div w:id="157962845">
          <w:marLeft w:val="640"/>
          <w:marRight w:val="0"/>
          <w:marTop w:val="0"/>
          <w:marBottom w:val="0"/>
          <w:divBdr>
            <w:top w:val="none" w:sz="0" w:space="0" w:color="auto"/>
            <w:left w:val="none" w:sz="0" w:space="0" w:color="auto"/>
            <w:bottom w:val="none" w:sz="0" w:space="0" w:color="auto"/>
            <w:right w:val="none" w:sz="0" w:space="0" w:color="auto"/>
          </w:divBdr>
        </w:div>
        <w:div w:id="209809393">
          <w:marLeft w:val="640"/>
          <w:marRight w:val="0"/>
          <w:marTop w:val="0"/>
          <w:marBottom w:val="0"/>
          <w:divBdr>
            <w:top w:val="none" w:sz="0" w:space="0" w:color="auto"/>
            <w:left w:val="none" w:sz="0" w:space="0" w:color="auto"/>
            <w:bottom w:val="none" w:sz="0" w:space="0" w:color="auto"/>
            <w:right w:val="none" w:sz="0" w:space="0" w:color="auto"/>
          </w:divBdr>
        </w:div>
        <w:div w:id="269975098">
          <w:marLeft w:val="640"/>
          <w:marRight w:val="0"/>
          <w:marTop w:val="0"/>
          <w:marBottom w:val="0"/>
          <w:divBdr>
            <w:top w:val="none" w:sz="0" w:space="0" w:color="auto"/>
            <w:left w:val="none" w:sz="0" w:space="0" w:color="auto"/>
            <w:bottom w:val="none" w:sz="0" w:space="0" w:color="auto"/>
            <w:right w:val="none" w:sz="0" w:space="0" w:color="auto"/>
          </w:divBdr>
        </w:div>
        <w:div w:id="351761372">
          <w:marLeft w:val="640"/>
          <w:marRight w:val="0"/>
          <w:marTop w:val="0"/>
          <w:marBottom w:val="0"/>
          <w:divBdr>
            <w:top w:val="none" w:sz="0" w:space="0" w:color="auto"/>
            <w:left w:val="none" w:sz="0" w:space="0" w:color="auto"/>
            <w:bottom w:val="none" w:sz="0" w:space="0" w:color="auto"/>
            <w:right w:val="none" w:sz="0" w:space="0" w:color="auto"/>
          </w:divBdr>
        </w:div>
        <w:div w:id="591665007">
          <w:marLeft w:val="640"/>
          <w:marRight w:val="0"/>
          <w:marTop w:val="0"/>
          <w:marBottom w:val="0"/>
          <w:divBdr>
            <w:top w:val="none" w:sz="0" w:space="0" w:color="auto"/>
            <w:left w:val="none" w:sz="0" w:space="0" w:color="auto"/>
            <w:bottom w:val="none" w:sz="0" w:space="0" w:color="auto"/>
            <w:right w:val="none" w:sz="0" w:space="0" w:color="auto"/>
          </w:divBdr>
        </w:div>
        <w:div w:id="784739629">
          <w:marLeft w:val="640"/>
          <w:marRight w:val="0"/>
          <w:marTop w:val="0"/>
          <w:marBottom w:val="0"/>
          <w:divBdr>
            <w:top w:val="none" w:sz="0" w:space="0" w:color="auto"/>
            <w:left w:val="none" w:sz="0" w:space="0" w:color="auto"/>
            <w:bottom w:val="none" w:sz="0" w:space="0" w:color="auto"/>
            <w:right w:val="none" w:sz="0" w:space="0" w:color="auto"/>
          </w:divBdr>
        </w:div>
        <w:div w:id="800001398">
          <w:marLeft w:val="640"/>
          <w:marRight w:val="0"/>
          <w:marTop w:val="0"/>
          <w:marBottom w:val="0"/>
          <w:divBdr>
            <w:top w:val="none" w:sz="0" w:space="0" w:color="auto"/>
            <w:left w:val="none" w:sz="0" w:space="0" w:color="auto"/>
            <w:bottom w:val="none" w:sz="0" w:space="0" w:color="auto"/>
            <w:right w:val="none" w:sz="0" w:space="0" w:color="auto"/>
          </w:divBdr>
        </w:div>
        <w:div w:id="871305244">
          <w:marLeft w:val="640"/>
          <w:marRight w:val="0"/>
          <w:marTop w:val="0"/>
          <w:marBottom w:val="0"/>
          <w:divBdr>
            <w:top w:val="none" w:sz="0" w:space="0" w:color="auto"/>
            <w:left w:val="none" w:sz="0" w:space="0" w:color="auto"/>
            <w:bottom w:val="none" w:sz="0" w:space="0" w:color="auto"/>
            <w:right w:val="none" w:sz="0" w:space="0" w:color="auto"/>
          </w:divBdr>
        </w:div>
        <w:div w:id="912162224">
          <w:marLeft w:val="640"/>
          <w:marRight w:val="0"/>
          <w:marTop w:val="0"/>
          <w:marBottom w:val="0"/>
          <w:divBdr>
            <w:top w:val="none" w:sz="0" w:space="0" w:color="auto"/>
            <w:left w:val="none" w:sz="0" w:space="0" w:color="auto"/>
            <w:bottom w:val="none" w:sz="0" w:space="0" w:color="auto"/>
            <w:right w:val="none" w:sz="0" w:space="0" w:color="auto"/>
          </w:divBdr>
        </w:div>
        <w:div w:id="994335881">
          <w:marLeft w:val="640"/>
          <w:marRight w:val="0"/>
          <w:marTop w:val="0"/>
          <w:marBottom w:val="0"/>
          <w:divBdr>
            <w:top w:val="none" w:sz="0" w:space="0" w:color="auto"/>
            <w:left w:val="none" w:sz="0" w:space="0" w:color="auto"/>
            <w:bottom w:val="none" w:sz="0" w:space="0" w:color="auto"/>
            <w:right w:val="none" w:sz="0" w:space="0" w:color="auto"/>
          </w:divBdr>
        </w:div>
        <w:div w:id="1034959866">
          <w:marLeft w:val="640"/>
          <w:marRight w:val="0"/>
          <w:marTop w:val="0"/>
          <w:marBottom w:val="0"/>
          <w:divBdr>
            <w:top w:val="none" w:sz="0" w:space="0" w:color="auto"/>
            <w:left w:val="none" w:sz="0" w:space="0" w:color="auto"/>
            <w:bottom w:val="none" w:sz="0" w:space="0" w:color="auto"/>
            <w:right w:val="none" w:sz="0" w:space="0" w:color="auto"/>
          </w:divBdr>
        </w:div>
        <w:div w:id="1129205205">
          <w:marLeft w:val="640"/>
          <w:marRight w:val="0"/>
          <w:marTop w:val="0"/>
          <w:marBottom w:val="0"/>
          <w:divBdr>
            <w:top w:val="none" w:sz="0" w:space="0" w:color="auto"/>
            <w:left w:val="none" w:sz="0" w:space="0" w:color="auto"/>
            <w:bottom w:val="none" w:sz="0" w:space="0" w:color="auto"/>
            <w:right w:val="none" w:sz="0" w:space="0" w:color="auto"/>
          </w:divBdr>
        </w:div>
        <w:div w:id="1177428871">
          <w:marLeft w:val="640"/>
          <w:marRight w:val="0"/>
          <w:marTop w:val="0"/>
          <w:marBottom w:val="0"/>
          <w:divBdr>
            <w:top w:val="none" w:sz="0" w:space="0" w:color="auto"/>
            <w:left w:val="none" w:sz="0" w:space="0" w:color="auto"/>
            <w:bottom w:val="none" w:sz="0" w:space="0" w:color="auto"/>
            <w:right w:val="none" w:sz="0" w:space="0" w:color="auto"/>
          </w:divBdr>
        </w:div>
        <w:div w:id="1194344505">
          <w:marLeft w:val="640"/>
          <w:marRight w:val="0"/>
          <w:marTop w:val="0"/>
          <w:marBottom w:val="0"/>
          <w:divBdr>
            <w:top w:val="none" w:sz="0" w:space="0" w:color="auto"/>
            <w:left w:val="none" w:sz="0" w:space="0" w:color="auto"/>
            <w:bottom w:val="none" w:sz="0" w:space="0" w:color="auto"/>
            <w:right w:val="none" w:sz="0" w:space="0" w:color="auto"/>
          </w:divBdr>
        </w:div>
        <w:div w:id="1244343026">
          <w:marLeft w:val="640"/>
          <w:marRight w:val="0"/>
          <w:marTop w:val="0"/>
          <w:marBottom w:val="0"/>
          <w:divBdr>
            <w:top w:val="none" w:sz="0" w:space="0" w:color="auto"/>
            <w:left w:val="none" w:sz="0" w:space="0" w:color="auto"/>
            <w:bottom w:val="none" w:sz="0" w:space="0" w:color="auto"/>
            <w:right w:val="none" w:sz="0" w:space="0" w:color="auto"/>
          </w:divBdr>
        </w:div>
        <w:div w:id="1246576701">
          <w:marLeft w:val="640"/>
          <w:marRight w:val="0"/>
          <w:marTop w:val="0"/>
          <w:marBottom w:val="0"/>
          <w:divBdr>
            <w:top w:val="none" w:sz="0" w:space="0" w:color="auto"/>
            <w:left w:val="none" w:sz="0" w:space="0" w:color="auto"/>
            <w:bottom w:val="none" w:sz="0" w:space="0" w:color="auto"/>
            <w:right w:val="none" w:sz="0" w:space="0" w:color="auto"/>
          </w:divBdr>
        </w:div>
        <w:div w:id="1300763174">
          <w:marLeft w:val="640"/>
          <w:marRight w:val="0"/>
          <w:marTop w:val="0"/>
          <w:marBottom w:val="0"/>
          <w:divBdr>
            <w:top w:val="none" w:sz="0" w:space="0" w:color="auto"/>
            <w:left w:val="none" w:sz="0" w:space="0" w:color="auto"/>
            <w:bottom w:val="none" w:sz="0" w:space="0" w:color="auto"/>
            <w:right w:val="none" w:sz="0" w:space="0" w:color="auto"/>
          </w:divBdr>
        </w:div>
        <w:div w:id="1314793439">
          <w:marLeft w:val="640"/>
          <w:marRight w:val="0"/>
          <w:marTop w:val="0"/>
          <w:marBottom w:val="0"/>
          <w:divBdr>
            <w:top w:val="none" w:sz="0" w:space="0" w:color="auto"/>
            <w:left w:val="none" w:sz="0" w:space="0" w:color="auto"/>
            <w:bottom w:val="none" w:sz="0" w:space="0" w:color="auto"/>
            <w:right w:val="none" w:sz="0" w:space="0" w:color="auto"/>
          </w:divBdr>
        </w:div>
        <w:div w:id="1315112078">
          <w:marLeft w:val="640"/>
          <w:marRight w:val="0"/>
          <w:marTop w:val="0"/>
          <w:marBottom w:val="0"/>
          <w:divBdr>
            <w:top w:val="none" w:sz="0" w:space="0" w:color="auto"/>
            <w:left w:val="none" w:sz="0" w:space="0" w:color="auto"/>
            <w:bottom w:val="none" w:sz="0" w:space="0" w:color="auto"/>
            <w:right w:val="none" w:sz="0" w:space="0" w:color="auto"/>
          </w:divBdr>
        </w:div>
        <w:div w:id="1317152701">
          <w:marLeft w:val="640"/>
          <w:marRight w:val="0"/>
          <w:marTop w:val="0"/>
          <w:marBottom w:val="0"/>
          <w:divBdr>
            <w:top w:val="none" w:sz="0" w:space="0" w:color="auto"/>
            <w:left w:val="none" w:sz="0" w:space="0" w:color="auto"/>
            <w:bottom w:val="none" w:sz="0" w:space="0" w:color="auto"/>
            <w:right w:val="none" w:sz="0" w:space="0" w:color="auto"/>
          </w:divBdr>
        </w:div>
        <w:div w:id="1368293312">
          <w:marLeft w:val="640"/>
          <w:marRight w:val="0"/>
          <w:marTop w:val="0"/>
          <w:marBottom w:val="0"/>
          <w:divBdr>
            <w:top w:val="none" w:sz="0" w:space="0" w:color="auto"/>
            <w:left w:val="none" w:sz="0" w:space="0" w:color="auto"/>
            <w:bottom w:val="none" w:sz="0" w:space="0" w:color="auto"/>
            <w:right w:val="none" w:sz="0" w:space="0" w:color="auto"/>
          </w:divBdr>
        </w:div>
        <w:div w:id="1378161005">
          <w:marLeft w:val="640"/>
          <w:marRight w:val="0"/>
          <w:marTop w:val="0"/>
          <w:marBottom w:val="0"/>
          <w:divBdr>
            <w:top w:val="none" w:sz="0" w:space="0" w:color="auto"/>
            <w:left w:val="none" w:sz="0" w:space="0" w:color="auto"/>
            <w:bottom w:val="none" w:sz="0" w:space="0" w:color="auto"/>
            <w:right w:val="none" w:sz="0" w:space="0" w:color="auto"/>
          </w:divBdr>
        </w:div>
        <w:div w:id="1394430922">
          <w:marLeft w:val="640"/>
          <w:marRight w:val="0"/>
          <w:marTop w:val="0"/>
          <w:marBottom w:val="0"/>
          <w:divBdr>
            <w:top w:val="none" w:sz="0" w:space="0" w:color="auto"/>
            <w:left w:val="none" w:sz="0" w:space="0" w:color="auto"/>
            <w:bottom w:val="none" w:sz="0" w:space="0" w:color="auto"/>
            <w:right w:val="none" w:sz="0" w:space="0" w:color="auto"/>
          </w:divBdr>
        </w:div>
        <w:div w:id="1560557344">
          <w:marLeft w:val="640"/>
          <w:marRight w:val="0"/>
          <w:marTop w:val="0"/>
          <w:marBottom w:val="0"/>
          <w:divBdr>
            <w:top w:val="none" w:sz="0" w:space="0" w:color="auto"/>
            <w:left w:val="none" w:sz="0" w:space="0" w:color="auto"/>
            <w:bottom w:val="none" w:sz="0" w:space="0" w:color="auto"/>
            <w:right w:val="none" w:sz="0" w:space="0" w:color="auto"/>
          </w:divBdr>
        </w:div>
        <w:div w:id="1565606761">
          <w:marLeft w:val="640"/>
          <w:marRight w:val="0"/>
          <w:marTop w:val="0"/>
          <w:marBottom w:val="0"/>
          <w:divBdr>
            <w:top w:val="none" w:sz="0" w:space="0" w:color="auto"/>
            <w:left w:val="none" w:sz="0" w:space="0" w:color="auto"/>
            <w:bottom w:val="none" w:sz="0" w:space="0" w:color="auto"/>
            <w:right w:val="none" w:sz="0" w:space="0" w:color="auto"/>
          </w:divBdr>
        </w:div>
        <w:div w:id="1570967406">
          <w:marLeft w:val="640"/>
          <w:marRight w:val="0"/>
          <w:marTop w:val="0"/>
          <w:marBottom w:val="0"/>
          <w:divBdr>
            <w:top w:val="none" w:sz="0" w:space="0" w:color="auto"/>
            <w:left w:val="none" w:sz="0" w:space="0" w:color="auto"/>
            <w:bottom w:val="none" w:sz="0" w:space="0" w:color="auto"/>
            <w:right w:val="none" w:sz="0" w:space="0" w:color="auto"/>
          </w:divBdr>
        </w:div>
        <w:div w:id="1586838889">
          <w:marLeft w:val="640"/>
          <w:marRight w:val="0"/>
          <w:marTop w:val="0"/>
          <w:marBottom w:val="0"/>
          <w:divBdr>
            <w:top w:val="none" w:sz="0" w:space="0" w:color="auto"/>
            <w:left w:val="none" w:sz="0" w:space="0" w:color="auto"/>
            <w:bottom w:val="none" w:sz="0" w:space="0" w:color="auto"/>
            <w:right w:val="none" w:sz="0" w:space="0" w:color="auto"/>
          </w:divBdr>
        </w:div>
        <w:div w:id="1608538364">
          <w:marLeft w:val="640"/>
          <w:marRight w:val="0"/>
          <w:marTop w:val="0"/>
          <w:marBottom w:val="0"/>
          <w:divBdr>
            <w:top w:val="none" w:sz="0" w:space="0" w:color="auto"/>
            <w:left w:val="none" w:sz="0" w:space="0" w:color="auto"/>
            <w:bottom w:val="none" w:sz="0" w:space="0" w:color="auto"/>
            <w:right w:val="none" w:sz="0" w:space="0" w:color="auto"/>
          </w:divBdr>
        </w:div>
        <w:div w:id="1611157676">
          <w:marLeft w:val="640"/>
          <w:marRight w:val="0"/>
          <w:marTop w:val="0"/>
          <w:marBottom w:val="0"/>
          <w:divBdr>
            <w:top w:val="none" w:sz="0" w:space="0" w:color="auto"/>
            <w:left w:val="none" w:sz="0" w:space="0" w:color="auto"/>
            <w:bottom w:val="none" w:sz="0" w:space="0" w:color="auto"/>
            <w:right w:val="none" w:sz="0" w:space="0" w:color="auto"/>
          </w:divBdr>
        </w:div>
        <w:div w:id="1674797338">
          <w:marLeft w:val="640"/>
          <w:marRight w:val="0"/>
          <w:marTop w:val="0"/>
          <w:marBottom w:val="0"/>
          <w:divBdr>
            <w:top w:val="none" w:sz="0" w:space="0" w:color="auto"/>
            <w:left w:val="none" w:sz="0" w:space="0" w:color="auto"/>
            <w:bottom w:val="none" w:sz="0" w:space="0" w:color="auto"/>
            <w:right w:val="none" w:sz="0" w:space="0" w:color="auto"/>
          </w:divBdr>
        </w:div>
        <w:div w:id="1719472877">
          <w:marLeft w:val="640"/>
          <w:marRight w:val="0"/>
          <w:marTop w:val="0"/>
          <w:marBottom w:val="0"/>
          <w:divBdr>
            <w:top w:val="none" w:sz="0" w:space="0" w:color="auto"/>
            <w:left w:val="none" w:sz="0" w:space="0" w:color="auto"/>
            <w:bottom w:val="none" w:sz="0" w:space="0" w:color="auto"/>
            <w:right w:val="none" w:sz="0" w:space="0" w:color="auto"/>
          </w:divBdr>
        </w:div>
        <w:div w:id="1731614163">
          <w:marLeft w:val="640"/>
          <w:marRight w:val="0"/>
          <w:marTop w:val="0"/>
          <w:marBottom w:val="0"/>
          <w:divBdr>
            <w:top w:val="none" w:sz="0" w:space="0" w:color="auto"/>
            <w:left w:val="none" w:sz="0" w:space="0" w:color="auto"/>
            <w:bottom w:val="none" w:sz="0" w:space="0" w:color="auto"/>
            <w:right w:val="none" w:sz="0" w:space="0" w:color="auto"/>
          </w:divBdr>
        </w:div>
        <w:div w:id="1758793943">
          <w:marLeft w:val="640"/>
          <w:marRight w:val="0"/>
          <w:marTop w:val="0"/>
          <w:marBottom w:val="0"/>
          <w:divBdr>
            <w:top w:val="none" w:sz="0" w:space="0" w:color="auto"/>
            <w:left w:val="none" w:sz="0" w:space="0" w:color="auto"/>
            <w:bottom w:val="none" w:sz="0" w:space="0" w:color="auto"/>
            <w:right w:val="none" w:sz="0" w:space="0" w:color="auto"/>
          </w:divBdr>
        </w:div>
        <w:div w:id="1789280490">
          <w:marLeft w:val="640"/>
          <w:marRight w:val="0"/>
          <w:marTop w:val="0"/>
          <w:marBottom w:val="0"/>
          <w:divBdr>
            <w:top w:val="none" w:sz="0" w:space="0" w:color="auto"/>
            <w:left w:val="none" w:sz="0" w:space="0" w:color="auto"/>
            <w:bottom w:val="none" w:sz="0" w:space="0" w:color="auto"/>
            <w:right w:val="none" w:sz="0" w:space="0" w:color="auto"/>
          </w:divBdr>
        </w:div>
        <w:div w:id="1807698398">
          <w:marLeft w:val="640"/>
          <w:marRight w:val="0"/>
          <w:marTop w:val="0"/>
          <w:marBottom w:val="0"/>
          <w:divBdr>
            <w:top w:val="none" w:sz="0" w:space="0" w:color="auto"/>
            <w:left w:val="none" w:sz="0" w:space="0" w:color="auto"/>
            <w:bottom w:val="none" w:sz="0" w:space="0" w:color="auto"/>
            <w:right w:val="none" w:sz="0" w:space="0" w:color="auto"/>
          </w:divBdr>
        </w:div>
        <w:div w:id="1833909594">
          <w:marLeft w:val="640"/>
          <w:marRight w:val="0"/>
          <w:marTop w:val="0"/>
          <w:marBottom w:val="0"/>
          <w:divBdr>
            <w:top w:val="none" w:sz="0" w:space="0" w:color="auto"/>
            <w:left w:val="none" w:sz="0" w:space="0" w:color="auto"/>
            <w:bottom w:val="none" w:sz="0" w:space="0" w:color="auto"/>
            <w:right w:val="none" w:sz="0" w:space="0" w:color="auto"/>
          </w:divBdr>
        </w:div>
        <w:div w:id="1955550712">
          <w:marLeft w:val="640"/>
          <w:marRight w:val="0"/>
          <w:marTop w:val="0"/>
          <w:marBottom w:val="0"/>
          <w:divBdr>
            <w:top w:val="none" w:sz="0" w:space="0" w:color="auto"/>
            <w:left w:val="none" w:sz="0" w:space="0" w:color="auto"/>
            <w:bottom w:val="none" w:sz="0" w:space="0" w:color="auto"/>
            <w:right w:val="none" w:sz="0" w:space="0" w:color="auto"/>
          </w:divBdr>
        </w:div>
        <w:div w:id="2015187455">
          <w:marLeft w:val="640"/>
          <w:marRight w:val="0"/>
          <w:marTop w:val="0"/>
          <w:marBottom w:val="0"/>
          <w:divBdr>
            <w:top w:val="none" w:sz="0" w:space="0" w:color="auto"/>
            <w:left w:val="none" w:sz="0" w:space="0" w:color="auto"/>
            <w:bottom w:val="none" w:sz="0" w:space="0" w:color="auto"/>
            <w:right w:val="none" w:sz="0" w:space="0" w:color="auto"/>
          </w:divBdr>
        </w:div>
        <w:div w:id="2017073049">
          <w:marLeft w:val="640"/>
          <w:marRight w:val="0"/>
          <w:marTop w:val="0"/>
          <w:marBottom w:val="0"/>
          <w:divBdr>
            <w:top w:val="none" w:sz="0" w:space="0" w:color="auto"/>
            <w:left w:val="none" w:sz="0" w:space="0" w:color="auto"/>
            <w:bottom w:val="none" w:sz="0" w:space="0" w:color="auto"/>
            <w:right w:val="none" w:sz="0" w:space="0" w:color="auto"/>
          </w:divBdr>
        </w:div>
        <w:div w:id="2118211506">
          <w:marLeft w:val="640"/>
          <w:marRight w:val="0"/>
          <w:marTop w:val="0"/>
          <w:marBottom w:val="0"/>
          <w:divBdr>
            <w:top w:val="none" w:sz="0" w:space="0" w:color="auto"/>
            <w:left w:val="none" w:sz="0" w:space="0" w:color="auto"/>
            <w:bottom w:val="none" w:sz="0" w:space="0" w:color="auto"/>
            <w:right w:val="none" w:sz="0" w:space="0" w:color="auto"/>
          </w:divBdr>
        </w:div>
      </w:divsChild>
    </w:div>
    <w:div w:id="79521979">
      <w:bodyDiv w:val="1"/>
      <w:marLeft w:val="0"/>
      <w:marRight w:val="0"/>
      <w:marTop w:val="0"/>
      <w:marBottom w:val="0"/>
      <w:divBdr>
        <w:top w:val="none" w:sz="0" w:space="0" w:color="auto"/>
        <w:left w:val="none" w:sz="0" w:space="0" w:color="auto"/>
        <w:bottom w:val="none" w:sz="0" w:space="0" w:color="auto"/>
        <w:right w:val="none" w:sz="0" w:space="0" w:color="auto"/>
      </w:divBdr>
      <w:divsChild>
        <w:div w:id="44918487">
          <w:marLeft w:val="640"/>
          <w:marRight w:val="0"/>
          <w:marTop w:val="0"/>
          <w:marBottom w:val="0"/>
          <w:divBdr>
            <w:top w:val="none" w:sz="0" w:space="0" w:color="auto"/>
            <w:left w:val="none" w:sz="0" w:space="0" w:color="auto"/>
            <w:bottom w:val="none" w:sz="0" w:space="0" w:color="auto"/>
            <w:right w:val="none" w:sz="0" w:space="0" w:color="auto"/>
          </w:divBdr>
        </w:div>
        <w:div w:id="97531064">
          <w:marLeft w:val="640"/>
          <w:marRight w:val="0"/>
          <w:marTop w:val="0"/>
          <w:marBottom w:val="0"/>
          <w:divBdr>
            <w:top w:val="none" w:sz="0" w:space="0" w:color="auto"/>
            <w:left w:val="none" w:sz="0" w:space="0" w:color="auto"/>
            <w:bottom w:val="none" w:sz="0" w:space="0" w:color="auto"/>
            <w:right w:val="none" w:sz="0" w:space="0" w:color="auto"/>
          </w:divBdr>
        </w:div>
        <w:div w:id="135340607">
          <w:marLeft w:val="640"/>
          <w:marRight w:val="0"/>
          <w:marTop w:val="0"/>
          <w:marBottom w:val="0"/>
          <w:divBdr>
            <w:top w:val="none" w:sz="0" w:space="0" w:color="auto"/>
            <w:left w:val="none" w:sz="0" w:space="0" w:color="auto"/>
            <w:bottom w:val="none" w:sz="0" w:space="0" w:color="auto"/>
            <w:right w:val="none" w:sz="0" w:space="0" w:color="auto"/>
          </w:divBdr>
        </w:div>
        <w:div w:id="173618917">
          <w:marLeft w:val="640"/>
          <w:marRight w:val="0"/>
          <w:marTop w:val="0"/>
          <w:marBottom w:val="0"/>
          <w:divBdr>
            <w:top w:val="none" w:sz="0" w:space="0" w:color="auto"/>
            <w:left w:val="none" w:sz="0" w:space="0" w:color="auto"/>
            <w:bottom w:val="none" w:sz="0" w:space="0" w:color="auto"/>
            <w:right w:val="none" w:sz="0" w:space="0" w:color="auto"/>
          </w:divBdr>
        </w:div>
        <w:div w:id="242571520">
          <w:marLeft w:val="640"/>
          <w:marRight w:val="0"/>
          <w:marTop w:val="0"/>
          <w:marBottom w:val="0"/>
          <w:divBdr>
            <w:top w:val="none" w:sz="0" w:space="0" w:color="auto"/>
            <w:left w:val="none" w:sz="0" w:space="0" w:color="auto"/>
            <w:bottom w:val="none" w:sz="0" w:space="0" w:color="auto"/>
            <w:right w:val="none" w:sz="0" w:space="0" w:color="auto"/>
          </w:divBdr>
        </w:div>
        <w:div w:id="299237748">
          <w:marLeft w:val="640"/>
          <w:marRight w:val="0"/>
          <w:marTop w:val="0"/>
          <w:marBottom w:val="0"/>
          <w:divBdr>
            <w:top w:val="none" w:sz="0" w:space="0" w:color="auto"/>
            <w:left w:val="none" w:sz="0" w:space="0" w:color="auto"/>
            <w:bottom w:val="none" w:sz="0" w:space="0" w:color="auto"/>
            <w:right w:val="none" w:sz="0" w:space="0" w:color="auto"/>
          </w:divBdr>
        </w:div>
        <w:div w:id="311064317">
          <w:marLeft w:val="640"/>
          <w:marRight w:val="0"/>
          <w:marTop w:val="0"/>
          <w:marBottom w:val="0"/>
          <w:divBdr>
            <w:top w:val="none" w:sz="0" w:space="0" w:color="auto"/>
            <w:left w:val="none" w:sz="0" w:space="0" w:color="auto"/>
            <w:bottom w:val="none" w:sz="0" w:space="0" w:color="auto"/>
            <w:right w:val="none" w:sz="0" w:space="0" w:color="auto"/>
          </w:divBdr>
        </w:div>
        <w:div w:id="315382034">
          <w:marLeft w:val="640"/>
          <w:marRight w:val="0"/>
          <w:marTop w:val="0"/>
          <w:marBottom w:val="0"/>
          <w:divBdr>
            <w:top w:val="none" w:sz="0" w:space="0" w:color="auto"/>
            <w:left w:val="none" w:sz="0" w:space="0" w:color="auto"/>
            <w:bottom w:val="none" w:sz="0" w:space="0" w:color="auto"/>
            <w:right w:val="none" w:sz="0" w:space="0" w:color="auto"/>
          </w:divBdr>
        </w:div>
        <w:div w:id="334039302">
          <w:marLeft w:val="640"/>
          <w:marRight w:val="0"/>
          <w:marTop w:val="0"/>
          <w:marBottom w:val="0"/>
          <w:divBdr>
            <w:top w:val="none" w:sz="0" w:space="0" w:color="auto"/>
            <w:left w:val="none" w:sz="0" w:space="0" w:color="auto"/>
            <w:bottom w:val="none" w:sz="0" w:space="0" w:color="auto"/>
            <w:right w:val="none" w:sz="0" w:space="0" w:color="auto"/>
          </w:divBdr>
        </w:div>
        <w:div w:id="357776098">
          <w:marLeft w:val="640"/>
          <w:marRight w:val="0"/>
          <w:marTop w:val="0"/>
          <w:marBottom w:val="0"/>
          <w:divBdr>
            <w:top w:val="none" w:sz="0" w:space="0" w:color="auto"/>
            <w:left w:val="none" w:sz="0" w:space="0" w:color="auto"/>
            <w:bottom w:val="none" w:sz="0" w:space="0" w:color="auto"/>
            <w:right w:val="none" w:sz="0" w:space="0" w:color="auto"/>
          </w:divBdr>
        </w:div>
        <w:div w:id="429358418">
          <w:marLeft w:val="640"/>
          <w:marRight w:val="0"/>
          <w:marTop w:val="0"/>
          <w:marBottom w:val="0"/>
          <w:divBdr>
            <w:top w:val="none" w:sz="0" w:space="0" w:color="auto"/>
            <w:left w:val="none" w:sz="0" w:space="0" w:color="auto"/>
            <w:bottom w:val="none" w:sz="0" w:space="0" w:color="auto"/>
            <w:right w:val="none" w:sz="0" w:space="0" w:color="auto"/>
          </w:divBdr>
        </w:div>
        <w:div w:id="445276262">
          <w:marLeft w:val="640"/>
          <w:marRight w:val="0"/>
          <w:marTop w:val="0"/>
          <w:marBottom w:val="0"/>
          <w:divBdr>
            <w:top w:val="none" w:sz="0" w:space="0" w:color="auto"/>
            <w:left w:val="none" w:sz="0" w:space="0" w:color="auto"/>
            <w:bottom w:val="none" w:sz="0" w:space="0" w:color="auto"/>
            <w:right w:val="none" w:sz="0" w:space="0" w:color="auto"/>
          </w:divBdr>
        </w:div>
        <w:div w:id="448865058">
          <w:marLeft w:val="640"/>
          <w:marRight w:val="0"/>
          <w:marTop w:val="0"/>
          <w:marBottom w:val="0"/>
          <w:divBdr>
            <w:top w:val="none" w:sz="0" w:space="0" w:color="auto"/>
            <w:left w:val="none" w:sz="0" w:space="0" w:color="auto"/>
            <w:bottom w:val="none" w:sz="0" w:space="0" w:color="auto"/>
            <w:right w:val="none" w:sz="0" w:space="0" w:color="auto"/>
          </w:divBdr>
        </w:div>
        <w:div w:id="531920003">
          <w:marLeft w:val="640"/>
          <w:marRight w:val="0"/>
          <w:marTop w:val="0"/>
          <w:marBottom w:val="0"/>
          <w:divBdr>
            <w:top w:val="none" w:sz="0" w:space="0" w:color="auto"/>
            <w:left w:val="none" w:sz="0" w:space="0" w:color="auto"/>
            <w:bottom w:val="none" w:sz="0" w:space="0" w:color="auto"/>
            <w:right w:val="none" w:sz="0" w:space="0" w:color="auto"/>
          </w:divBdr>
        </w:div>
        <w:div w:id="557471454">
          <w:marLeft w:val="640"/>
          <w:marRight w:val="0"/>
          <w:marTop w:val="0"/>
          <w:marBottom w:val="0"/>
          <w:divBdr>
            <w:top w:val="none" w:sz="0" w:space="0" w:color="auto"/>
            <w:left w:val="none" w:sz="0" w:space="0" w:color="auto"/>
            <w:bottom w:val="none" w:sz="0" w:space="0" w:color="auto"/>
            <w:right w:val="none" w:sz="0" w:space="0" w:color="auto"/>
          </w:divBdr>
        </w:div>
        <w:div w:id="562181098">
          <w:marLeft w:val="640"/>
          <w:marRight w:val="0"/>
          <w:marTop w:val="0"/>
          <w:marBottom w:val="0"/>
          <w:divBdr>
            <w:top w:val="none" w:sz="0" w:space="0" w:color="auto"/>
            <w:left w:val="none" w:sz="0" w:space="0" w:color="auto"/>
            <w:bottom w:val="none" w:sz="0" w:space="0" w:color="auto"/>
            <w:right w:val="none" w:sz="0" w:space="0" w:color="auto"/>
          </w:divBdr>
        </w:div>
        <w:div w:id="562568889">
          <w:marLeft w:val="640"/>
          <w:marRight w:val="0"/>
          <w:marTop w:val="0"/>
          <w:marBottom w:val="0"/>
          <w:divBdr>
            <w:top w:val="none" w:sz="0" w:space="0" w:color="auto"/>
            <w:left w:val="none" w:sz="0" w:space="0" w:color="auto"/>
            <w:bottom w:val="none" w:sz="0" w:space="0" w:color="auto"/>
            <w:right w:val="none" w:sz="0" w:space="0" w:color="auto"/>
          </w:divBdr>
        </w:div>
        <w:div w:id="596449679">
          <w:marLeft w:val="640"/>
          <w:marRight w:val="0"/>
          <w:marTop w:val="0"/>
          <w:marBottom w:val="0"/>
          <w:divBdr>
            <w:top w:val="none" w:sz="0" w:space="0" w:color="auto"/>
            <w:left w:val="none" w:sz="0" w:space="0" w:color="auto"/>
            <w:bottom w:val="none" w:sz="0" w:space="0" w:color="auto"/>
            <w:right w:val="none" w:sz="0" w:space="0" w:color="auto"/>
          </w:divBdr>
        </w:div>
        <w:div w:id="696585680">
          <w:marLeft w:val="640"/>
          <w:marRight w:val="0"/>
          <w:marTop w:val="0"/>
          <w:marBottom w:val="0"/>
          <w:divBdr>
            <w:top w:val="none" w:sz="0" w:space="0" w:color="auto"/>
            <w:left w:val="none" w:sz="0" w:space="0" w:color="auto"/>
            <w:bottom w:val="none" w:sz="0" w:space="0" w:color="auto"/>
            <w:right w:val="none" w:sz="0" w:space="0" w:color="auto"/>
          </w:divBdr>
        </w:div>
        <w:div w:id="785003893">
          <w:marLeft w:val="640"/>
          <w:marRight w:val="0"/>
          <w:marTop w:val="0"/>
          <w:marBottom w:val="0"/>
          <w:divBdr>
            <w:top w:val="none" w:sz="0" w:space="0" w:color="auto"/>
            <w:left w:val="none" w:sz="0" w:space="0" w:color="auto"/>
            <w:bottom w:val="none" w:sz="0" w:space="0" w:color="auto"/>
            <w:right w:val="none" w:sz="0" w:space="0" w:color="auto"/>
          </w:divBdr>
        </w:div>
        <w:div w:id="814569581">
          <w:marLeft w:val="640"/>
          <w:marRight w:val="0"/>
          <w:marTop w:val="0"/>
          <w:marBottom w:val="0"/>
          <w:divBdr>
            <w:top w:val="none" w:sz="0" w:space="0" w:color="auto"/>
            <w:left w:val="none" w:sz="0" w:space="0" w:color="auto"/>
            <w:bottom w:val="none" w:sz="0" w:space="0" w:color="auto"/>
            <w:right w:val="none" w:sz="0" w:space="0" w:color="auto"/>
          </w:divBdr>
        </w:div>
        <w:div w:id="868448593">
          <w:marLeft w:val="640"/>
          <w:marRight w:val="0"/>
          <w:marTop w:val="0"/>
          <w:marBottom w:val="0"/>
          <w:divBdr>
            <w:top w:val="none" w:sz="0" w:space="0" w:color="auto"/>
            <w:left w:val="none" w:sz="0" w:space="0" w:color="auto"/>
            <w:bottom w:val="none" w:sz="0" w:space="0" w:color="auto"/>
            <w:right w:val="none" w:sz="0" w:space="0" w:color="auto"/>
          </w:divBdr>
        </w:div>
        <w:div w:id="901793711">
          <w:marLeft w:val="640"/>
          <w:marRight w:val="0"/>
          <w:marTop w:val="0"/>
          <w:marBottom w:val="0"/>
          <w:divBdr>
            <w:top w:val="none" w:sz="0" w:space="0" w:color="auto"/>
            <w:left w:val="none" w:sz="0" w:space="0" w:color="auto"/>
            <w:bottom w:val="none" w:sz="0" w:space="0" w:color="auto"/>
            <w:right w:val="none" w:sz="0" w:space="0" w:color="auto"/>
          </w:divBdr>
        </w:div>
        <w:div w:id="912737859">
          <w:marLeft w:val="640"/>
          <w:marRight w:val="0"/>
          <w:marTop w:val="0"/>
          <w:marBottom w:val="0"/>
          <w:divBdr>
            <w:top w:val="none" w:sz="0" w:space="0" w:color="auto"/>
            <w:left w:val="none" w:sz="0" w:space="0" w:color="auto"/>
            <w:bottom w:val="none" w:sz="0" w:space="0" w:color="auto"/>
            <w:right w:val="none" w:sz="0" w:space="0" w:color="auto"/>
          </w:divBdr>
        </w:div>
        <w:div w:id="939608429">
          <w:marLeft w:val="640"/>
          <w:marRight w:val="0"/>
          <w:marTop w:val="0"/>
          <w:marBottom w:val="0"/>
          <w:divBdr>
            <w:top w:val="none" w:sz="0" w:space="0" w:color="auto"/>
            <w:left w:val="none" w:sz="0" w:space="0" w:color="auto"/>
            <w:bottom w:val="none" w:sz="0" w:space="0" w:color="auto"/>
            <w:right w:val="none" w:sz="0" w:space="0" w:color="auto"/>
          </w:divBdr>
        </w:div>
        <w:div w:id="986855258">
          <w:marLeft w:val="640"/>
          <w:marRight w:val="0"/>
          <w:marTop w:val="0"/>
          <w:marBottom w:val="0"/>
          <w:divBdr>
            <w:top w:val="none" w:sz="0" w:space="0" w:color="auto"/>
            <w:left w:val="none" w:sz="0" w:space="0" w:color="auto"/>
            <w:bottom w:val="none" w:sz="0" w:space="0" w:color="auto"/>
            <w:right w:val="none" w:sz="0" w:space="0" w:color="auto"/>
          </w:divBdr>
        </w:div>
        <w:div w:id="1047027525">
          <w:marLeft w:val="640"/>
          <w:marRight w:val="0"/>
          <w:marTop w:val="0"/>
          <w:marBottom w:val="0"/>
          <w:divBdr>
            <w:top w:val="none" w:sz="0" w:space="0" w:color="auto"/>
            <w:left w:val="none" w:sz="0" w:space="0" w:color="auto"/>
            <w:bottom w:val="none" w:sz="0" w:space="0" w:color="auto"/>
            <w:right w:val="none" w:sz="0" w:space="0" w:color="auto"/>
          </w:divBdr>
        </w:div>
        <w:div w:id="1236092480">
          <w:marLeft w:val="640"/>
          <w:marRight w:val="0"/>
          <w:marTop w:val="0"/>
          <w:marBottom w:val="0"/>
          <w:divBdr>
            <w:top w:val="none" w:sz="0" w:space="0" w:color="auto"/>
            <w:left w:val="none" w:sz="0" w:space="0" w:color="auto"/>
            <w:bottom w:val="none" w:sz="0" w:space="0" w:color="auto"/>
            <w:right w:val="none" w:sz="0" w:space="0" w:color="auto"/>
          </w:divBdr>
        </w:div>
        <w:div w:id="1246454888">
          <w:marLeft w:val="640"/>
          <w:marRight w:val="0"/>
          <w:marTop w:val="0"/>
          <w:marBottom w:val="0"/>
          <w:divBdr>
            <w:top w:val="none" w:sz="0" w:space="0" w:color="auto"/>
            <w:left w:val="none" w:sz="0" w:space="0" w:color="auto"/>
            <w:bottom w:val="none" w:sz="0" w:space="0" w:color="auto"/>
            <w:right w:val="none" w:sz="0" w:space="0" w:color="auto"/>
          </w:divBdr>
        </w:div>
        <w:div w:id="1251038241">
          <w:marLeft w:val="640"/>
          <w:marRight w:val="0"/>
          <w:marTop w:val="0"/>
          <w:marBottom w:val="0"/>
          <w:divBdr>
            <w:top w:val="none" w:sz="0" w:space="0" w:color="auto"/>
            <w:left w:val="none" w:sz="0" w:space="0" w:color="auto"/>
            <w:bottom w:val="none" w:sz="0" w:space="0" w:color="auto"/>
            <w:right w:val="none" w:sz="0" w:space="0" w:color="auto"/>
          </w:divBdr>
        </w:div>
        <w:div w:id="1263883040">
          <w:marLeft w:val="640"/>
          <w:marRight w:val="0"/>
          <w:marTop w:val="0"/>
          <w:marBottom w:val="0"/>
          <w:divBdr>
            <w:top w:val="none" w:sz="0" w:space="0" w:color="auto"/>
            <w:left w:val="none" w:sz="0" w:space="0" w:color="auto"/>
            <w:bottom w:val="none" w:sz="0" w:space="0" w:color="auto"/>
            <w:right w:val="none" w:sz="0" w:space="0" w:color="auto"/>
          </w:divBdr>
        </w:div>
        <w:div w:id="1307274365">
          <w:marLeft w:val="640"/>
          <w:marRight w:val="0"/>
          <w:marTop w:val="0"/>
          <w:marBottom w:val="0"/>
          <w:divBdr>
            <w:top w:val="none" w:sz="0" w:space="0" w:color="auto"/>
            <w:left w:val="none" w:sz="0" w:space="0" w:color="auto"/>
            <w:bottom w:val="none" w:sz="0" w:space="0" w:color="auto"/>
            <w:right w:val="none" w:sz="0" w:space="0" w:color="auto"/>
          </w:divBdr>
        </w:div>
        <w:div w:id="1308785481">
          <w:marLeft w:val="640"/>
          <w:marRight w:val="0"/>
          <w:marTop w:val="0"/>
          <w:marBottom w:val="0"/>
          <w:divBdr>
            <w:top w:val="none" w:sz="0" w:space="0" w:color="auto"/>
            <w:left w:val="none" w:sz="0" w:space="0" w:color="auto"/>
            <w:bottom w:val="none" w:sz="0" w:space="0" w:color="auto"/>
            <w:right w:val="none" w:sz="0" w:space="0" w:color="auto"/>
          </w:divBdr>
        </w:div>
        <w:div w:id="1447970064">
          <w:marLeft w:val="640"/>
          <w:marRight w:val="0"/>
          <w:marTop w:val="0"/>
          <w:marBottom w:val="0"/>
          <w:divBdr>
            <w:top w:val="none" w:sz="0" w:space="0" w:color="auto"/>
            <w:left w:val="none" w:sz="0" w:space="0" w:color="auto"/>
            <w:bottom w:val="none" w:sz="0" w:space="0" w:color="auto"/>
            <w:right w:val="none" w:sz="0" w:space="0" w:color="auto"/>
          </w:divBdr>
        </w:div>
        <w:div w:id="1479110555">
          <w:marLeft w:val="640"/>
          <w:marRight w:val="0"/>
          <w:marTop w:val="0"/>
          <w:marBottom w:val="0"/>
          <w:divBdr>
            <w:top w:val="none" w:sz="0" w:space="0" w:color="auto"/>
            <w:left w:val="none" w:sz="0" w:space="0" w:color="auto"/>
            <w:bottom w:val="none" w:sz="0" w:space="0" w:color="auto"/>
            <w:right w:val="none" w:sz="0" w:space="0" w:color="auto"/>
          </w:divBdr>
        </w:div>
        <w:div w:id="1660844687">
          <w:marLeft w:val="640"/>
          <w:marRight w:val="0"/>
          <w:marTop w:val="0"/>
          <w:marBottom w:val="0"/>
          <w:divBdr>
            <w:top w:val="none" w:sz="0" w:space="0" w:color="auto"/>
            <w:left w:val="none" w:sz="0" w:space="0" w:color="auto"/>
            <w:bottom w:val="none" w:sz="0" w:space="0" w:color="auto"/>
            <w:right w:val="none" w:sz="0" w:space="0" w:color="auto"/>
          </w:divBdr>
        </w:div>
        <w:div w:id="1831628994">
          <w:marLeft w:val="640"/>
          <w:marRight w:val="0"/>
          <w:marTop w:val="0"/>
          <w:marBottom w:val="0"/>
          <w:divBdr>
            <w:top w:val="none" w:sz="0" w:space="0" w:color="auto"/>
            <w:left w:val="none" w:sz="0" w:space="0" w:color="auto"/>
            <w:bottom w:val="none" w:sz="0" w:space="0" w:color="auto"/>
            <w:right w:val="none" w:sz="0" w:space="0" w:color="auto"/>
          </w:divBdr>
        </w:div>
        <w:div w:id="1842356121">
          <w:marLeft w:val="640"/>
          <w:marRight w:val="0"/>
          <w:marTop w:val="0"/>
          <w:marBottom w:val="0"/>
          <w:divBdr>
            <w:top w:val="none" w:sz="0" w:space="0" w:color="auto"/>
            <w:left w:val="none" w:sz="0" w:space="0" w:color="auto"/>
            <w:bottom w:val="none" w:sz="0" w:space="0" w:color="auto"/>
            <w:right w:val="none" w:sz="0" w:space="0" w:color="auto"/>
          </w:divBdr>
        </w:div>
        <w:div w:id="1854805218">
          <w:marLeft w:val="640"/>
          <w:marRight w:val="0"/>
          <w:marTop w:val="0"/>
          <w:marBottom w:val="0"/>
          <w:divBdr>
            <w:top w:val="none" w:sz="0" w:space="0" w:color="auto"/>
            <w:left w:val="none" w:sz="0" w:space="0" w:color="auto"/>
            <w:bottom w:val="none" w:sz="0" w:space="0" w:color="auto"/>
            <w:right w:val="none" w:sz="0" w:space="0" w:color="auto"/>
          </w:divBdr>
        </w:div>
        <w:div w:id="1856849017">
          <w:marLeft w:val="640"/>
          <w:marRight w:val="0"/>
          <w:marTop w:val="0"/>
          <w:marBottom w:val="0"/>
          <w:divBdr>
            <w:top w:val="none" w:sz="0" w:space="0" w:color="auto"/>
            <w:left w:val="none" w:sz="0" w:space="0" w:color="auto"/>
            <w:bottom w:val="none" w:sz="0" w:space="0" w:color="auto"/>
            <w:right w:val="none" w:sz="0" w:space="0" w:color="auto"/>
          </w:divBdr>
        </w:div>
        <w:div w:id="1946764130">
          <w:marLeft w:val="640"/>
          <w:marRight w:val="0"/>
          <w:marTop w:val="0"/>
          <w:marBottom w:val="0"/>
          <w:divBdr>
            <w:top w:val="none" w:sz="0" w:space="0" w:color="auto"/>
            <w:left w:val="none" w:sz="0" w:space="0" w:color="auto"/>
            <w:bottom w:val="none" w:sz="0" w:space="0" w:color="auto"/>
            <w:right w:val="none" w:sz="0" w:space="0" w:color="auto"/>
          </w:divBdr>
        </w:div>
        <w:div w:id="2000576188">
          <w:marLeft w:val="640"/>
          <w:marRight w:val="0"/>
          <w:marTop w:val="0"/>
          <w:marBottom w:val="0"/>
          <w:divBdr>
            <w:top w:val="none" w:sz="0" w:space="0" w:color="auto"/>
            <w:left w:val="none" w:sz="0" w:space="0" w:color="auto"/>
            <w:bottom w:val="none" w:sz="0" w:space="0" w:color="auto"/>
            <w:right w:val="none" w:sz="0" w:space="0" w:color="auto"/>
          </w:divBdr>
        </w:div>
        <w:div w:id="2098165498">
          <w:marLeft w:val="640"/>
          <w:marRight w:val="0"/>
          <w:marTop w:val="0"/>
          <w:marBottom w:val="0"/>
          <w:divBdr>
            <w:top w:val="none" w:sz="0" w:space="0" w:color="auto"/>
            <w:left w:val="none" w:sz="0" w:space="0" w:color="auto"/>
            <w:bottom w:val="none" w:sz="0" w:space="0" w:color="auto"/>
            <w:right w:val="none" w:sz="0" w:space="0" w:color="auto"/>
          </w:divBdr>
        </w:div>
      </w:divsChild>
    </w:div>
    <w:div w:id="80490015">
      <w:marLeft w:val="0"/>
      <w:marRight w:val="0"/>
      <w:marTop w:val="0"/>
      <w:marBottom w:val="0"/>
      <w:divBdr>
        <w:top w:val="none" w:sz="0" w:space="0" w:color="auto"/>
        <w:left w:val="none" w:sz="0" w:space="0" w:color="auto"/>
        <w:bottom w:val="none" w:sz="0" w:space="0" w:color="auto"/>
        <w:right w:val="none" w:sz="0" w:space="0" w:color="auto"/>
      </w:divBdr>
    </w:div>
    <w:div w:id="81143089">
      <w:bodyDiv w:val="1"/>
      <w:marLeft w:val="0"/>
      <w:marRight w:val="0"/>
      <w:marTop w:val="0"/>
      <w:marBottom w:val="0"/>
      <w:divBdr>
        <w:top w:val="none" w:sz="0" w:space="0" w:color="auto"/>
        <w:left w:val="none" w:sz="0" w:space="0" w:color="auto"/>
        <w:bottom w:val="none" w:sz="0" w:space="0" w:color="auto"/>
        <w:right w:val="none" w:sz="0" w:space="0" w:color="auto"/>
      </w:divBdr>
      <w:divsChild>
        <w:div w:id="66264845">
          <w:marLeft w:val="640"/>
          <w:marRight w:val="0"/>
          <w:marTop w:val="0"/>
          <w:marBottom w:val="0"/>
          <w:divBdr>
            <w:top w:val="none" w:sz="0" w:space="0" w:color="auto"/>
            <w:left w:val="none" w:sz="0" w:space="0" w:color="auto"/>
            <w:bottom w:val="none" w:sz="0" w:space="0" w:color="auto"/>
            <w:right w:val="none" w:sz="0" w:space="0" w:color="auto"/>
          </w:divBdr>
        </w:div>
        <w:div w:id="130296143">
          <w:marLeft w:val="640"/>
          <w:marRight w:val="0"/>
          <w:marTop w:val="0"/>
          <w:marBottom w:val="0"/>
          <w:divBdr>
            <w:top w:val="none" w:sz="0" w:space="0" w:color="auto"/>
            <w:left w:val="none" w:sz="0" w:space="0" w:color="auto"/>
            <w:bottom w:val="none" w:sz="0" w:space="0" w:color="auto"/>
            <w:right w:val="none" w:sz="0" w:space="0" w:color="auto"/>
          </w:divBdr>
        </w:div>
        <w:div w:id="131408857">
          <w:marLeft w:val="640"/>
          <w:marRight w:val="0"/>
          <w:marTop w:val="0"/>
          <w:marBottom w:val="0"/>
          <w:divBdr>
            <w:top w:val="none" w:sz="0" w:space="0" w:color="auto"/>
            <w:left w:val="none" w:sz="0" w:space="0" w:color="auto"/>
            <w:bottom w:val="none" w:sz="0" w:space="0" w:color="auto"/>
            <w:right w:val="none" w:sz="0" w:space="0" w:color="auto"/>
          </w:divBdr>
        </w:div>
        <w:div w:id="222494819">
          <w:marLeft w:val="640"/>
          <w:marRight w:val="0"/>
          <w:marTop w:val="0"/>
          <w:marBottom w:val="0"/>
          <w:divBdr>
            <w:top w:val="none" w:sz="0" w:space="0" w:color="auto"/>
            <w:left w:val="none" w:sz="0" w:space="0" w:color="auto"/>
            <w:bottom w:val="none" w:sz="0" w:space="0" w:color="auto"/>
            <w:right w:val="none" w:sz="0" w:space="0" w:color="auto"/>
          </w:divBdr>
        </w:div>
        <w:div w:id="263880594">
          <w:marLeft w:val="640"/>
          <w:marRight w:val="0"/>
          <w:marTop w:val="0"/>
          <w:marBottom w:val="0"/>
          <w:divBdr>
            <w:top w:val="none" w:sz="0" w:space="0" w:color="auto"/>
            <w:left w:val="none" w:sz="0" w:space="0" w:color="auto"/>
            <w:bottom w:val="none" w:sz="0" w:space="0" w:color="auto"/>
            <w:right w:val="none" w:sz="0" w:space="0" w:color="auto"/>
          </w:divBdr>
        </w:div>
        <w:div w:id="295843024">
          <w:marLeft w:val="640"/>
          <w:marRight w:val="0"/>
          <w:marTop w:val="0"/>
          <w:marBottom w:val="0"/>
          <w:divBdr>
            <w:top w:val="none" w:sz="0" w:space="0" w:color="auto"/>
            <w:left w:val="none" w:sz="0" w:space="0" w:color="auto"/>
            <w:bottom w:val="none" w:sz="0" w:space="0" w:color="auto"/>
            <w:right w:val="none" w:sz="0" w:space="0" w:color="auto"/>
          </w:divBdr>
        </w:div>
        <w:div w:id="307325889">
          <w:marLeft w:val="640"/>
          <w:marRight w:val="0"/>
          <w:marTop w:val="0"/>
          <w:marBottom w:val="0"/>
          <w:divBdr>
            <w:top w:val="none" w:sz="0" w:space="0" w:color="auto"/>
            <w:left w:val="none" w:sz="0" w:space="0" w:color="auto"/>
            <w:bottom w:val="none" w:sz="0" w:space="0" w:color="auto"/>
            <w:right w:val="none" w:sz="0" w:space="0" w:color="auto"/>
          </w:divBdr>
        </w:div>
        <w:div w:id="331031639">
          <w:marLeft w:val="640"/>
          <w:marRight w:val="0"/>
          <w:marTop w:val="0"/>
          <w:marBottom w:val="0"/>
          <w:divBdr>
            <w:top w:val="none" w:sz="0" w:space="0" w:color="auto"/>
            <w:left w:val="none" w:sz="0" w:space="0" w:color="auto"/>
            <w:bottom w:val="none" w:sz="0" w:space="0" w:color="auto"/>
            <w:right w:val="none" w:sz="0" w:space="0" w:color="auto"/>
          </w:divBdr>
        </w:div>
        <w:div w:id="415248061">
          <w:marLeft w:val="640"/>
          <w:marRight w:val="0"/>
          <w:marTop w:val="0"/>
          <w:marBottom w:val="0"/>
          <w:divBdr>
            <w:top w:val="none" w:sz="0" w:space="0" w:color="auto"/>
            <w:left w:val="none" w:sz="0" w:space="0" w:color="auto"/>
            <w:bottom w:val="none" w:sz="0" w:space="0" w:color="auto"/>
            <w:right w:val="none" w:sz="0" w:space="0" w:color="auto"/>
          </w:divBdr>
        </w:div>
        <w:div w:id="606474164">
          <w:marLeft w:val="640"/>
          <w:marRight w:val="0"/>
          <w:marTop w:val="0"/>
          <w:marBottom w:val="0"/>
          <w:divBdr>
            <w:top w:val="none" w:sz="0" w:space="0" w:color="auto"/>
            <w:left w:val="none" w:sz="0" w:space="0" w:color="auto"/>
            <w:bottom w:val="none" w:sz="0" w:space="0" w:color="auto"/>
            <w:right w:val="none" w:sz="0" w:space="0" w:color="auto"/>
          </w:divBdr>
        </w:div>
        <w:div w:id="616302867">
          <w:marLeft w:val="640"/>
          <w:marRight w:val="0"/>
          <w:marTop w:val="0"/>
          <w:marBottom w:val="0"/>
          <w:divBdr>
            <w:top w:val="none" w:sz="0" w:space="0" w:color="auto"/>
            <w:left w:val="none" w:sz="0" w:space="0" w:color="auto"/>
            <w:bottom w:val="none" w:sz="0" w:space="0" w:color="auto"/>
            <w:right w:val="none" w:sz="0" w:space="0" w:color="auto"/>
          </w:divBdr>
        </w:div>
        <w:div w:id="618874616">
          <w:marLeft w:val="640"/>
          <w:marRight w:val="0"/>
          <w:marTop w:val="0"/>
          <w:marBottom w:val="0"/>
          <w:divBdr>
            <w:top w:val="none" w:sz="0" w:space="0" w:color="auto"/>
            <w:left w:val="none" w:sz="0" w:space="0" w:color="auto"/>
            <w:bottom w:val="none" w:sz="0" w:space="0" w:color="auto"/>
            <w:right w:val="none" w:sz="0" w:space="0" w:color="auto"/>
          </w:divBdr>
        </w:div>
        <w:div w:id="649480688">
          <w:marLeft w:val="640"/>
          <w:marRight w:val="0"/>
          <w:marTop w:val="0"/>
          <w:marBottom w:val="0"/>
          <w:divBdr>
            <w:top w:val="none" w:sz="0" w:space="0" w:color="auto"/>
            <w:left w:val="none" w:sz="0" w:space="0" w:color="auto"/>
            <w:bottom w:val="none" w:sz="0" w:space="0" w:color="auto"/>
            <w:right w:val="none" w:sz="0" w:space="0" w:color="auto"/>
          </w:divBdr>
        </w:div>
        <w:div w:id="707487766">
          <w:marLeft w:val="640"/>
          <w:marRight w:val="0"/>
          <w:marTop w:val="0"/>
          <w:marBottom w:val="0"/>
          <w:divBdr>
            <w:top w:val="none" w:sz="0" w:space="0" w:color="auto"/>
            <w:left w:val="none" w:sz="0" w:space="0" w:color="auto"/>
            <w:bottom w:val="none" w:sz="0" w:space="0" w:color="auto"/>
            <w:right w:val="none" w:sz="0" w:space="0" w:color="auto"/>
          </w:divBdr>
        </w:div>
        <w:div w:id="736974418">
          <w:marLeft w:val="640"/>
          <w:marRight w:val="0"/>
          <w:marTop w:val="0"/>
          <w:marBottom w:val="0"/>
          <w:divBdr>
            <w:top w:val="none" w:sz="0" w:space="0" w:color="auto"/>
            <w:left w:val="none" w:sz="0" w:space="0" w:color="auto"/>
            <w:bottom w:val="none" w:sz="0" w:space="0" w:color="auto"/>
            <w:right w:val="none" w:sz="0" w:space="0" w:color="auto"/>
          </w:divBdr>
        </w:div>
        <w:div w:id="751124776">
          <w:marLeft w:val="640"/>
          <w:marRight w:val="0"/>
          <w:marTop w:val="0"/>
          <w:marBottom w:val="0"/>
          <w:divBdr>
            <w:top w:val="none" w:sz="0" w:space="0" w:color="auto"/>
            <w:left w:val="none" w:sz="0" w:space="0" w:color="auto"/>
            <w:bottom w:val="none" w:sz="0" w:space="0" w:color="auto"/>
            <w:right w:val="none" w:sz="0" w:space="0" w:color="auto"/>
          </w:divBdr>
        </w:div>
        <w:div w:id="771243759">
          <w:marLeft w:val="640"/>
          <w:marRight w:val="0"/>
          <w:marTop w:val="0"/>
          <w:marBottom w:val="0"/>
          <w:divBdr>
            <w:top w:val="none" w:sz="0" w:space="0" w:color="auto"/>
            <w:left w:val="none" w:sz="0" w:space="0" w:color="auto"/>
            <w:bottom w:val="none" w:sz="0" w:space="0" w:color="auto"/>
            <w:right w:val="none" w:sz="0" w:space="0" w:color="auto"/>
          </w:divBdr>
        </w:div>
        <w:div w:id="786048472">
          <w:marLeft w:val="640"/>
          <w:marRight w:val="0"/>
          <w:marTop w:val="0"/>
          <w:marBottom w:val="0"/>
          <w:divBdr>
            <w:top w:val="none" w:sz="0" w:space="0" w:color="auto"/>
            <w:left w:val="none" w:sz="0" w:space="0" w:color="auto"/>
            <w:bottom w:val="none" w:sz="0" w:space="0" w:color="auto"/>
            <w:right w:val="none" w:sz="0" w:space="0" w:color="auto"/>
          </w:divBdr>
        </w:div>
        <w:div w:id="837382016">
          <w:marLeft w:val="640"/>
          <w:marRight w:val="0"/>
          <w:marTop w:val="0"/>
          <w:marBottom w:val="0"/>
          <w:divBdr>
            <w:top w:val="none" w:sz="0" w:space="0" w:color="auto"/>
            <w:left w:val="none" w:sz="0" w:space="0" w:color="auto"/>
            <w:bottom w:val="none" w:sz="0" w:space="0" w:color="auto"/>
            <w:right w:val="none" w:sz="0" w:space="0" w:color="auto"/>
          </w:divBdr>
        </w:div>
        <w:div w:id="845093902">
          <w:marLeft w:val="640"/>
          <w:marRight w:val="0"/>
          <w:marTop w:val="0"/>
          <w:marBottom w:val="0"/>
          <w:divBdr>
            <w:top w:val="none" w:sz="0" w:space="0" w:color="auto"/>
            <w:left w:val="none" w:sz="0" w:space="0" w:color="auto"/>
            <w:bottom w:val="none" w:sz="0" w:space="0" w:color="auto"/>
            <w:right w:val="none" w:sz="0" w:space="0" w:color="auto"/>
          </w:divBdr>
        </w:div>
        <w:div w:id="877738630">
          <w:marLeft w:val="640"/>
          <w:marRight w:val="0"/>
          <w:marTop w:val="0"/>
          <w:marBottom w:val="0"/>
          <w:divBdr>
            <w:top w:val="none" w:sz="0" w:space="0" w:color="auto"/>
            <w:left w:val="none" w:sz="0" w:space="0" w:color="auto"/>
            <w:bottom w:val="none" w:sz="0" w:space="0" w:color="auto"/>
            <w:right w:val="none" w:sz="0" w:space="0" w:color="auto"/>
          </w:divBdr>
        </w:div>
        <w:div w:id="919631214">
          <w:marLeft w:val="640"/>
          <w:marRight w:val="0"/>
          <w:marTop w:val="0"/>
          <w:marBottom w:val="0"/>
          <w:divBdr>
            <w:top w:val="none" w:sz="0" w:space="0" w:color="auto"/>
            <w:left w:val="none" w:sz="0" w:space="0" w:color="auto"/>
            <w:bottom w:val="none" w:sz="0" w:space="0" w:color="auto"/>
            <w:right w:val="none" w:sz="0" w:space="0" w:color="auto"/>
          </w:divBdr>
        </w:div>
        <w:div w:id="1142119851">
          <w:marLeft w:val="640"/>
          <w:marRight w:val="0"/>
          <w:marTop w:val="0"/>
          <w:marBottom w:val="0"/>
          <w:divBdr>
            <w:top w:val="none" w:sz="0" w:space="0" w:color="auto"/>
            <w:left w:val="none" w:sz="0" w:space="0" w:color="auto"/>
            <w:bottom w:val="none" w:sz="0" w:space="0" w:color="auto"/>
            <w:right w:val="none" w:sz="0" w:space="0" w:color="auto"/>
          </w:divBdr>
        </w:div>
        <w:div w:id="1144736338">
          <w:marLeft w:val="640"/>
          <w:marRight w:val="0"/>
          <w:marTop w:val="0"/>
          <w:marBottom w:val="0"/>
          <w:divBdr>
            <w:top w:val="none" w:sz="0" w:space="0" w:color="auto"/>
            <w:left w:val="none" w:sz="0" w:space="0" w:color="auto"/>
            <w:bottom w:val="none" w:sz="0" w:space="0" w:color="auto"/>
            <w:right w:val="none" w:sz="0" w:space="0" w:color="auto"/>
          </w:divBdr>
        </w:div>
        <w:div w:id="1175073735">
          <w:marLeft w:val="640"/>
          <w:marRight w:val="0"/>
          <w:marTop w:val="0"/>
          <w:marBottom w:val="0"/>
          <w:divBdr>
            <w:top w:val="none" w:sz="0" w:space="0" w:color="auto"/>
            <w:left w:val="none" w:sz="0" w:space="0" w:color="auto"/>
            <w:bottom w:val="none" w:sz="0" w:space="0" w:color="auto"/>
            <w:right w:val="none" w:sz="0" w:space="0" w:color="auto"/>
          </w:divBdr>
        </w:div>
        <w:div w:id="1360204036">
          <w:marLeft w:val="640"/>
          <w:marRight w:val="0"/>
          <w:marTop w:val="0"/>
          <w:marBottom w:val="0"/>
          <w:divBdr>
            <w:top w:val="none" w:sz="0" w:space="0" w:color="auto"/>
            <w:left w:val="none" w:sz="0" w:space="0" w:color="auto"/>
            <w:bottom w:val="none" w:sz="0" w:space="0" w:color="auto"/>
            <w:right w:val="none" w:sz="0" w:space="0" w:color="auto"/>
          </w:divBdr>
        </w:div>
        <w:div w:id="1391922043">
          <w:marLeft w:val="640"/>
          <w:marRight w:val="0"/>
          <w:marTop w:val="0"/>
          <w:marBottom w:val="0"/>
          <w:divBdr>
            <w:top w:val="none" w:sz="0" w:space="0" w:color="auto"/>
            <w:left w:val="none" w:sz="0" w:space="0" w:color="auto"/>
            <w:bottom w:val="none" w:sz="0" w:space="0" w:color="auto"/>
            <w:right w:val="none" w:sz="0" w:space="0" w:color="auto"/>
          </w:divBdr>
        </w:div>
        <w:div w:id="1465658599">
          <w:marLeft w:val="640"/>
          <w:marRight w:val="0"/>
          <w:marTop w:val="0"/>
          <w:marBottom w:val="0"/>
          <w:divBdr>
            <w:top w:val="none" w:sz="0" w:space="0" w:color="auto"/>
            <w:left w:val="none" w:sz="0" w:space="0" w:color="auto"/>
            <w:bottom w:val="none" w:sz="0" w:space="0" w:color="auto"/>
            <w:right w:val="none" w:sz="0" w:space="0" w:color="auto"/>
          </w:divBdr>
        </w:div>
        <w:div w:id="1472595708">
          <w:marLeft w:val="640"/>
          <w:marRight w:val="0"/>
          <w:marTop w:val="0"/>
          <w:marBottom w:val="0"/>
          <w:divBdr>
            <w:top w:val="none" w:sz="0" w:space="0" w:color="auto"/>
            <w:left w:val="none" w:sz="0" w:space="0" w:color="auto"/>
            <w:bottom w:val="none" w:sz="0" w:space="0" w:color="auto"/>
            <w:right w:val="none" w:sz="0" w:space="0" w:color="auto"/>
          </w:divBdr>
        </w:div>
        <w:div w:id="1563105084">
          <w:marLeft w:val="640"/>
          <w:marRight w:val="0"/>
          <w:marTop w:val="0"/>
          <w:marBottom w:val="0"/>
          <w:divBdr>
            <w:top w:val="none" w:sz="0" w:space="0" w:color="auto"/>
            <w:left w:val="none" w:sz="0" w:space="0" w:color="auto"/>
            <w:bottom w:val="none" w:sz="0" w:space="0" w:color="auto"/>
            <w:right w:val="none" w:sz="0" w:space="0" w:color="auto"/>
          </w:divBdr>
        </w:div>
        <w:div w:id="1563254181">
          <w:marLeft w:val="640"/>
          <w:marRight w:val="0"/>
          <w:marTop w:val="0"/>
          <w:marBottom w:val="0"/>
          <w:divBdr>
            <w:top w:val="none" w:sz="0" w:space="0" w:color="auto"/>
            <w:left w:val="none" w:sz="0" w:space="0" w:color="auto"/>
            <w:bottom w:val="none" w:sz="0" w:space="0" w:color="auto"/>
            <w:right w:val="none" w:sz="0" w:space="0" w:color="auto"/>
          </w:divBdr>
        </w:div>
        <w:div w:id="1571690240">
          <w:marLeft w:val="640"/>
          <w:marRight w:val="0"/>
          <w:marTop w:val="0"/>
          <w:marBottom w:val="0"/>
          <w:divBdr>
            <w:top w:val="none" w:sz="0" w:space="0" w:color="auto"/>
            <w:left w:val="none" w:sz="0" w:space="0" w:color="auto"/>
            <w:bottom w:val="none" w:sz="0" w:space="0" w:color="auto"/>
            <w:right w:val="none" w:sz="0" w:space="0" w:color="auto"/>
          </w:divBdr>
        </w:div>
        <w:div w:id="1628387074">
          <w:marLeft w:val="640"/>
          <w:marRight w:val="0"/>
          <w:marTop w:val="0"/>
          <w:marBottom w:val="0"/>
          <w:divBdr>
            <w:top w:val="none" w:sz="0" w:space="0" w:color="auto"/>
            <w:left w:val="none" w:sz="0" w:space="0" w:color="auto"/>
            <w:bottom w:val="none" w:sz="0" w:space="0" w:color="auto"/>
            <w:right w:val="none" w:sz="0" w:space="0" w:color="auto"/>
          </w:divBdr>
        </w:div>
        <w:div w:id="1676882918">
          <w:marLeft w:val="640"/>
          <w:marRight w:val="0"/>
          <w:marTop w:val="0"/>
          <w:marBottom w:val="0"/>
          <w:divBdr>
            <w:top w:val="none" w:sz="0" w:space="0" w:color="auto"/>
            <w:left w:val="none" w:sz="0" w:space="0" w:color="auto"/>
            <w:bottom w:val="none" w:sz="0" w:space="0" w:color="auto"/>
            <w:right w:val="none" w:sz="0" w:space="0" w:color="auto"/>
          </w:divBdr>
        </w:div>
        <w:div w:id="1706910051">
          <w:marLeft w:val="640"/>
          <w:marRight w:val="0"/>
          <w:marTop w:val="0"/>
          <w:marBottom w:val="0"/>
          <w:divBdr>
            <w:top w:val="none" w:sz="0" w:space="0" w:color="auto"/>
            <w:left w:val="none" w:sz="0" w:space="0" w:color="auto"/>
            <w:bottom w:val="none" w:sz="0" w:space="0" w:color="auto"/>
            <w:right w:val="none" w:sz="0" w:space="0" w:color="auto"/>
          </w:divBdr>
        </w:div>
        <w:div w:id="1741631723">
          <w:marLeft w:val="640"/>
          <w:marRight w:val="0"/>
          <w:marTop w:val="0"/>
          <w:marBottom w:val="0"/>
          <w:divBdr>
            <w:top w:val="none" w:sz="0" w:space="0" w:color="auto"/>
            <w:left w:val="none" w:sz="0" w:space="0" w:color="auto"/>
            <w:bottom w:val="none" w:sz="0" w:space="0" w:color="auto"/>
            <w:right w:val="none" w:sz="0" w:space="0" w:color="auto"/>
          </w:divBdr>
        </w:div>
        <w:div w:id="1744522388">
          <w:marLeft w:val="640"/>
          <w:marRight w:val="0"/>
          <w:marTop w:val="0"/>
          <w:marBottom w:val="0"/>
          <w:divBdr>
            <w:top w:val="none" w:sz="0" w:space="0" w:color="auto"/>
            <w:left w:val="none" w:sz="0" w:space="0" w:color="auto"/>
            <w:bottom w:val="none" w:sz="0" w:space="0" w:color="auto"/>
            <w:right w:val="none" w:sz="0" w:space="0" w:color="auto"/>
          </w:divBdr>
        </w:div>
        <w:div w:id="1949119360">
          <w:marLeft w:val="640"/>
          <w:marRight w:val="0"/>
          <w:marTop w:val="0"/>
          <w:marBottom w:val="0"/>
          <w:divBdr>
            <w:top w:val="none" w:sz="0" w:space="0" w:color="auto"/>
            <w:left w:val="none" w:sz="0" w:space="0" w:color="auto"/>
            <w:bottom w:val="none" w:sz="0" w:space="0" w:color="auto"/>
            <w:right w:val="none" w:sz="0" w:space="0" w:color="auto"/>
          </w:divBdr>
        </w:div>
        <w:div w:id="2015643308">
          <w:marLeft w:val="640"/>
          <w:marRight w:val="0"/>
          <w:marTop w:val="0"/>
          <w:marBottom w:val="0"/>
          <w:divBdr>
            <w:top w:val="none" w:sz="0" w:space="0" w:color="auto"/>
            <w:left w:val="none" w:sz="0" w:space="0" w:color="auto"/>
            <w:bottom w:val="none" w:sz="0" w:space="0" w:color="auto"/>
            <w:right w:val="none" w:sz="0" w:space="0" w:color="auto"/>
          </w:divBdr>
        </w:div>
        <w:div w:id="2109884965">
          <w:marLeft w:val="640"/>
          <w:marRight w:val="0"/>
          <w:marTop w:val="0"/>
          <w:marBottom w:val="0"/>
          <w:divBdr>
            <w:top w:val="none" w:sz="0" w:space="0" w:color="auto"/>
            <w:left w:val="none" w:sz="0" w:space="0" w:color="auto"/>
            <w:bottom w:val="none" w:sz="0" w:space="0" w:color="auto"/>
            <w:right w:val="none" w:sz="0" w:space="0" w:color="auto"/>
          </w:divBdr>
        </w:div>
      </w:divsChild>
    </w:div>
    <w:div w:id="82533256">
      <w:bodyDiv w:val="1"/>
      <w:marLeft w:val="0"/>
      <w:marRight w:val="0"/>
      <w:marTop w:val="0"/>
      <w:marBottom w:val="0"/>
      <w:divBdr>
        <w:top w:val="none" w:sz="0" w:space="0" w:color="auto"/>
        <w:left w:val="none" w:sz="0" w:space="0" w:color="auto"/>
        <w:bottom w:val="none" w:sz="0" w:space="0" w:color="auto"/>
        <w:right w:val="none" w:sz="0" w:space="0" w:color="auto"/>
      </w:divBdr>
      <w:divsChild>
        <w:div w:id="601495355">
          <w:marLeft w:val="640"/>
          <w:marRight w:val="0"/>
          <w:marTop w:val="0"/>
          <w:marBottom w:val="0"/>
          <w:divBdr>
            <w:top w:val="none" w:sz="0" w:space="0" w:color="auto"/>
            <w:left w:val="none" w:sz="0" w:space="0" w:color="auto"/>
            <w:bottom w:val="none" w:sz="0" w:space="0" w:color="auto"/>
            <w:right w:val="none" w:sz="0" w:space="0" w:color="auto"/>
          </w:divBdr>
        </w:div>
        <w:div w:id="385569637">
          <w:marLeft w:val="640"/>
          <w:marRight w:val="0"/>
          <w:marTop w:val="0"/>
          <w:marBottom w:val="0"/>
          <w:divBdr>
            <w:top w:val="none" w:sz="0" w:space="0" w:color="auto"/>
            <w:left w:val="none" w:sz="0" w:space="0" w:color="auto"/>
            <w:bottom w:val="none" w:sz="0" w:space="0" w:color="auto"/>
            <w:right w:val="none" w:sz="0" w:space="0" w:color="auto"/>
          </w:divBdr>
        </w:div>
        <w:div w:id="2073890036">
          <w:marLeft w:val="640"/>
          <w:marRight w:val="0"/>
          <w:marTop w:val="0"/>
          <w:marBottom w:val="0"/>
          <w:divBdr>
            <w:top w:val="none" w:sz="0" w:space="0" w:color="auto"/>
            <w:left w:val="none" w:sz="0" w:space="0" w:color="auto"/>
            <w:bottom w:val="none" w:sz="0" w:space="0" w:color="auto"/>
            <w:right w:val="none" w:sz="0" w:space="0" w:color="auto"/>
          </w:divBdr>
        </w:div>
        <w:div w:id="1507360323">
          <w:marLeft w:val="640"/>
          <w:marRight w:val="0"/>
          <w:marTop w:val="0"/>
          <w:marBottom w:val="0"/>
          <w:divBdr>
            <w:top w:val="none" w:sz="0" w:space="0" w:color="auto"/>
            <w:left w:val="none" w:sz="0" w:space="0" w:color="auto"/>
            <w:bottom w:val="none" w:sz="0" w:space="0" w:color="auto"/>
            <w:right w:val="none" w:sz="0" w:space="0" w:color="auto"/>
          </w:divBdr>
        </w:div>
        <w:div w:id="1285112423">
          <w:marLeft w:val="640"/>
          <w:marRight w:val="0"/>
          <w:marTop w:val="0"/>
          <w:marBottom w:val="0"/>
          <w:divBdr>
            <w:top w:val="none" w:sz="0" w:space="0" w:color="auto"/>
            <w:left w:val="none" w:sz="0" w:space="0" w:color="auto"/>
            <w:bottom w:val="none" w:sz="0" w:space="0" w:color="auto"/>
            <w:right w:val="none" w:sz="0" w:space="0" w:color="auto"/>
          </w:divBdr>
        </w:div>
        <w:div w:id="462816836">
          <w:marLeft w:val="640"/>
          <w:marRight w:val="0"/>
          <w:marTop w:val="0"/>
          <w:marBottom w:val="0"/>
          <w:divBdr>
            <w:top w:val="none" w:sz="0" w:space="0" w:color="auto"/>
            <w:left w:val="none" w:sz="0" w:space="0" w:color="auto"/>
            <w:bottom w:val="none" w:sz="0" w:space="0" w:color="auto"/>
            <w:right w:val="none" w:sz="0" w:space="0" w:color="auto"/>
          </w:divBdr>
        </w:div>
        <w:div w:id="1591891834">
          <w:marLeft w:val="640"/>
          <w:marRight w:val="0"/>
          <w:marTop w:val="0"/>
          <w:marBottom w:val="0"/>
          <w:divBdr>
            <w:top w:val="none" w:sz="0" w:space="0" w:color="auto"/>
            <w:left w:val="none" w:sz="0" w:space="0" w:color="auto"/>
            <w:bottom w:val="none" w:sz="0" w:space="0" w:color="auto"/>
            <w:right w:val="none" w:sz="0" w:space="0" w:color="auto"/>
          </w:divBdr>
        </w:div>
        <w:div w:id="346178844">
          <w:marLeft w:val="640"/>
          <w:marRight w:val="0"/>
          <w:marTop w:val="0"/>
          <w:marBottom w:val="0"/>
          <w:divBdr>
            <w:top w:val="none" w:sz="0" w:space="0" w:color="auto"/>
            <w:left w:val="none" w:sz="0" w:space="0" w:color="auto"/>
            <w:bottom w:val="none" w:sz="0" w:space="0" w:color="auto"/>
            <w:right w:val="none" w:sz="0" w:space="0" w:color="auto"/>
          </w:divBdr>
        </w:div>
        <w:div w:id="500393872">
          <w:marLeft w:val="640"/>
          <w:marRight w:val="0"/>
          <w:marTop w:val="0"/>
          <w:marBottom w:val="0"/>
          <w:divBdr>
            <w:top w:val="none" w:sz="0" w:space="0" w:color="auto"/>
            <w:left w:val="none" w:sz="0" w:space="0" w:color="auto"/>
            <w:bottom w:val="none" w:sz="0" w:space="0" w:color="auto"/>
            <w:right w:val="none" w:sz="0" w:space="0" w:color="auto"/>
          </w:divBdr>
        </w:div>
        <w:div w:id="1869298350">
          <w:marLeft w:val="640"/>
          <w:marRight w:val="0"/>
          <w:marTop w:val="0"/>
          <w:marBottom w:val="0"/>
          <w:divBdr>
            <w:top w:val="none" w:sz="0" w:space="0" w:color="auto"/>
            <w:left w:val="none" w:sz="0" w:space="0" w:color="auto"/>
            <w:bottom w:val="none" w:sz="0" w:space="0" w:color="auto"/>
            <w:right w:val="none" w:sz="0" w:space="0" w:color="auto"/>
          </w:divBdr>
        </w:div>
        <w:div w:id="2131195655">
          <w:marLeft w:val="640"/>
          <w:marRight w:val="0"/>
          <w:marTop w:val="0"/>
          <w:marBottom w:val="0"/>
          <w:divBdr>
            <w:top w:val="none" w:sz="0" w:space="0" w:color="auto"/>
            <w:left w:val="none" w:sz="0" w:space="0" w:color="auto"/>
            <w:bottom w:val="none" w:sz="0" w:space="0" w:color="auto"/>
            <w:right w:val="none" w:sz="0" w:space="0" w:color="auto"/>
          </w:divBdr>
        </w:div>
        <w:div w:id="1831170117">
          <w:marLeft w:val="640"/>
          <w:marRight w:val="0"/>
          <w:marTop w:val="0"/>
          <w:marBottom w:val="0"/>
          <w:divBdr>
            <w:top w:val="none" w:sz="0" w:space="0" w:color="auto"/>
            <w:left w:val="none" w:sz="0" w:space="0" w:color="auto"/>
            <w:bottom w:val="none" w:sz="0" w:space="0" w:color="auto"/>
            <w:right w:val="none" w:sz="0" w:space="0" w:color="auto"/>
          </w:divBdr>
        </w:div>
        <w:div w:id="1537236436">
          <w:marLeft w:val="640"/>
          <w:marRight w:val="0"/>
          <w:marTop w:val="0"/>
          <w:marBottom w:val="0"/>
          <w:divBdr>
            <w:top w:val="none" w:sz="0" w:space="0" w:color="auto"/>
            <w:left w:val="none" w:sz="0" w:space="0" w:color="auto"/>
            <w:bottom w:val="none" w:sz="0" w:space="0" w:color="auto"/>
            <w:right w:val="none" w:sz="0" w:space="0" w:color="auto"/>
          </w:divBdr>
        </w:div>
        <w:div w:id="1961065308">
          <w:marLeft w:val="640"/>
          <w:marRight w:val="0"/>
          <w:marTop w:val="0"/>
          <w:marBottom w:val="0"/>
          <w:divBdr>
            <w:top w:val="none" w:sz="0" w:space="0" w:color="auto"/>
            <w:left w:val="none" w:sz="0" w:space="0" w:color="auto"/>
            <w:bottom w:val="none" w:sz="0" w:space="0" w:color="auto"/>
            <w:right w:val="none" w:sz="0" w:space="0" w:color="auto"/>
          </w:divBdr>
        </w:div>
        <w:div w:id="252399748">
          <w:marLeft w:val="640"/>
          <w:marRight w:val="0"/>
          <w:marTop w:val="0"/>
          <w:marBottom w:val="0"/>
          <w:divBdr>
            <w:top w:val="none" w:sz="0" w:space="0" w:color="auto"/>
            <w:left w:val="none" w:sz="0" w:space="0" w:color="auto"/>
            <w:bottom w:val="none" w:sz="0" w:space="0" w:color="auto"/>
            <w:right w:val="none" w:sz="0" w:space="0" w:color="auto"/>
          </w:divBdr>
        </w:div>
        <w:div w:id="1393848770">
          <w:marLeft w:val="640"/>
          <w:marRight w:val="0"/>
          <w:marTop w:val="0"/>
          <w:marBottom w:val="0"/>
          <w:divBdr>
            <w:top w:val="none" w:sz="0" w:space="0" w:color="auto"/>
            <w:left w:val="none" w:sz="0" w:space="0" w:color="auto"/>
            <w:bottom w:val="none" w:sz="0" w:space="0" w:color="auto"/>
            <w:right w:val="none" w:sz="0" w:space="0" w:color="auto"/>
          </w:divBdr>
        </w:div>
        <w:div w:id="2077123151">
          <w:marLeft w:val="640"/>
          <w:marRight w:val="0"/>
          <w:marTop w:val="0"/>
          <w:marBottom w:val="0"/>
          <w:divBdr>
            <w:top w:val="none" w:sz="0" w:space="0" w:color="auto"/>
            <w:left w:val="none" w:sz="0" w:space="0" w:color="auto"/>
            <w:bottom w:val="none" w:sz="0" w:space="0" w:color="auto"/>
            <w:right w:val="none" w:sz="0" w:space="0" w:color="auto"/>
          </w:divBdr>
        </w:div>
        <w:div w:id="2071270334">
          <w:marLeft w:val="640"/>
          <w:marRight w:val="0"/>
          <w:marTop w:val="0"/>
          <w:marBottom w:val="0"/>
          <w:divBdr>
            <w:top w:val="none" w:sz="0" w:space="0" w:color="auto"/>
            <w:left w:val="none" w:sz="0" w:space="0" w:color="auto"/>
            <w:bottom w:val="none" w:sz="0" w:space="0" w:color="auto"/>
            <w:right w:val="none" w:sz="0" w:space="0" w:color="auto"/>
          </w:divBdr>
        </w:div>
        <w:div w:id="173612356">
          <w:marLeft w:val="640"/>
          <w:marRight w:val="0"/>
          <w:marTop w:val="0"/>
          <w:marBottom w:val="0"/>
          <w:divBdr>
            <w:top w:val="none" w:sz="0" w:space="0" w:color="auto"/>
            <w:left w:val="none" w:sz="0" w:space="0" w:color="auto"/>
            <w:bottom w:val="none" w:sz="0" w:space="0" w:color="auto"/>
            <w:right w:val="none" w:sz="0" w:space="0" w:color="auto"/>
          </w:divBdr>
        </w:div>
        <w:div w:id="1420444765">
          <w:marLeft w:val="640"/>
          <w:marRight w:val="0"/>
          <w:marTop w:val="0"/>
          <w:marBottom w:val="0"/>
          <w:divBdr>
            <w:top w:val="none" w:sz="0" w:space="0" w:color="auto"/>
            <w:left w:val="none" w:sz="0" w:space="0" w:color="auto"/>
            <w:bottom w:val="none" w:sz="0" w:space="0" w:color="auto"/>
            <w:right w:val="none" w:sz="0" w:space="0" w:color="auto"/>
          </w:divBdr>
        </w:div>
        <w:div w:id="1456946534">
          <w:marLeft w:val="640"/>
          <w:marRight w:val="0"/>
          <w:marTop w:val="0"/>
          <w:marBottom w:val="0"/>
          <w:divBdr>
            <w:top w:val="none" w:sz="0" w:space="0" w:color="auto"/>
            <w:left w:val="none" w:sz="0" w:space="0" w:color="auto"/>
            <w:bottom w:val="none" w:sz="0" w:space="0" w:color="auto"/>
            <w:right w:val="none" w:sz="0" w:space="0" w:color="auto"/>
          </w:divBdr>
        </w:div>
        <w:div w:id="1226144474">
          <w:marLeft w:val="640"/>
          <w:marRight w:val="0"/>
          <w:marTop w:val="0"/>
          <w:marBottom w:val="0"/>
          <w:divBdr>
            <w:top w:val="none" w:sz="0" w:space="0" w:color="auto"/>
            <w:left w:val="none" w:sz="0" w:space="0" w:color="auto"/>
            <w:bottom w:val="none" w:sz="0" w:space="0" w:color="auto"/>
            <w:right w:val="none" w:sz="0" w:space="0" w:color="auto"/>
          </w:divBdr>
        </w:div>
        <w:div w:id="2025160016">
          <w:marLeft w:val="640"/>
          <w:marRight w:val="0"/>
          <w:marTop w:val="0"/>
          <w:marBottom w:val="0"/>
          <w:divBdr>
            <w:top w:val="none" w:sz="0" w:space="0" w:color="auto"/>
            <w:left w:val="none" w:sz="0" w:space="0" w:color="auto"/>
            <w:bottom w:val="none" w:sz="0" w:space="0" w:color="auto"/>
            <w:right w:val="none" w:sz="0" w:space="0" w:color="auto"/>
          </w:divBdr>
        </w:div>
        <w:div w:id="1862164351">
          <w:marLeft w:val="640"/>
          <w:marRight w:val="0"/>
          <w:marTop w:val="0"/>
          <w:marBottom w:val="0"/>
          <w:divBdr>
            <w:top w:val="none" w:sz="0" w:space="0" w:color="auto"/>
            <w:left w:val="none" w:sz="0" w:space="0" w:color="auto"/>
            <w:bottom w:val="none" w:sz="0" w:space="0" w:color="auto"/>
            <w:right w:val="none" w:sz="0" w:space="0" w:color="auto"/>
          </w:divBdr>
        </w:div>
        <w:div w:id="316153703">
          <w:marLeft w:val="640"/>
          <w:marRight w:val="0"/>
          <w:marTop w:val="0"/>
          <w:marBottom w:val="0"/>
          <w:divBdr>
            <w:top w:val="none" w:sz="0" w:space="0" w:color="auto"/>
            <w:left w:val="none" w:sz="0" w:space="0" w:color="auto"/>
            <w:bottom w:val="none" w:sz="0" w:space="0" w:color="auto"/>
            <w:right w:val="none" w:sz="0" w:space="0" w:color="auto"/>
          </w:divBdr>
        </w:div>
        <w:div w:id="666597407">
          <w:marLeft w:val="640"/>
          <w:marRight w:val="0"/>
          <w:marTop w:val="0"/>
          <w:marBottom w:val="0"/>
          <w:divBdr>
            <w:top w:val="none" w:sz="0" w:space="0" w:color="auto"/>
            <w:left w:val="none" w:sz="0" w:space="0" w:color="auto"/>
            <w:bottom w:val="none" w:sz="0" w:space="0" w:color="auto"/>
            <w:right w:val="none" w:sz="0" w:space="0" w:color="auto"/>
          </w:divBdr>
        </w:div>
        <w:div w:id="914244864">
          <w:marLeft w:val="640"/>
          <w:marRight w:val="0"/>
          <w:marTop w:val="0"/>
          <w:marBottom w:val="0"/>
          <w:divBdr>
            <w:top w:val="none" w:sz="0" w:space="0" w:color="auto"/>
            <w:left w:val="none" w:sz="0" w:space="0" w:color="auto"/>
            <w:bottom w:val="none" w:sz="0" w:space="0" w:color="auto"/>
            <w:right w:val="none" w:sz="0" w:space="0" w:color="auto"/>
          </w:divBdr>
        </w:div>
        <w:div w:id="846363776">
          <w:marLeft w:val="640"/>
          <w:marRight w:val="0"/>
          <w:marTop w:val="0"/>
          <w:marBottom w:val="0"/>
          <w:divBdr>
            <w:top w:val="none" w:sz="0" w:space="0" w:color="auto"/>
            <w:left w:val="none" w:sz="0" w:space="0" w:color="auto"/>
            <w:bottom w:val="none" w:sz="0" w:space="0" w:color="auto"/>
            <w:right w:val="none" w:sz="0" w:space="0" w:color="auto"/>
          </w:divBdr>
        </w:div>
        <w:div w:id="1978486418">
          <w:marLeft w:val="640"/>
          <w:marRight w:val="0"/>
          <w:marTop w:val="0"/>
          <w:marBottom w:val="0"/>
          <w:divBdr>
            <w:top w:val="none" w:sz="0" w:space="0" w:color="auto"/>
            <w:left w:val="none" w:sz="0" w:space="0" w:color="auto"/>
            <w:bottom w:val="none" w:sz="0" w:space="0" w:color="auto"/>
            <w:right w:val="none" w:sz="0" w:space="0" w:color="auto"/>
          </w:divBdr>
        </w:div>
        <w:div w:id="1450901823">
          <w:marLeft w:val="640"/>
          <w:marRight w:val="0"/>
          <w:marTop w:val="0"/>
          <w:marBottom w:val="0"/>
          <w:divBdr>
            <w:top w:val="none" w:sz="0" w:space="0" w:color="auto"/>
            <w:left w:val="none" w:sz="0" w:space="0" w:color="auto"/>
            <w:bottom w:val="none" w:sz="0" w:space="0" w:color="auto"/>
            <w:right w:val="none" w:sz="0" w:space="0" w:color="auto"/>
          </w:divBdr>
        </w:div>
        <w:div w:id="603804582">
          <w:marLeft w:val="640"/>
          <w:marRight w:val="0"/>
          <w:marTop w:val="0"/>
          <w:marBottom w:val="0"/>
          <w:divBdr>
            <w:top w:val="none" w:sz="0" w:space="0" w:color="auto"/>
            <w:left w:val="none" w:sz="0" w:space="0" w:color="auto"/>
            <w:bottom w:val="none" w:sz="0" w:space="0" w:color="auto"/>
            <w:right w:val="none" w:sz="0" w:space="0" w:color="auto"/>
          </w:divBdr>
        </w:div>
        <w:div w:id="184444739">
          <w:marLeft w:val="640"/>
          <w:marRight w:val="0"/>
          <w:marTop w:val="0"/>
          <w:marBottom w:val="0"/>
          <w:divBdr>
            <w:top w:val="none" w:sz="0" w:space="0" w:color="auto"/>
            <w:left w:val="none" w:sz="0" w:space="0" w:color="auto"/>
            <w:bottom w:val="none" w:sz="0" w:space="0" w:color="auto"/>
            <w:right w:val="none" w:sz="0" w:space="0" w:color="auto"/>
          </w:divBdr>
        </w:div>
        <w:div w:id="589002909">
          <w:marLeft w:val="640"/>
          <w:marRight w:val="0"/>
          <w:marTop w:val="0"/>
          <w:marBottom w:val="0"/>
          <w:divBdr>
            <w:top w:val="none" w:sz="0" w:space="0" w:color="auto"/>
            <w:left w:val="none" w:sz="0" w:space="0" w:color="auto"/>
            <w:bottom w:val="none" w:sz="0" w:space="0" w:color="auto"/>
            <w:right w:val="none" w:sz="0" w:space="0" w:color="auto"/>
          </w:divBdr>
        </w:div>
        <w:div w:id="660351419">
          <w:marLeft w:val="640"/>
          <w:marRight w:val="0"/>
          <w:marTop w:val="0"/>
          <w:marBottom w:val="0"/>
          <w:divBdr>
            <w:top w:val="none" w:sz="0" w:space="0" w:color="auto"/>
            <w:left w:val="none" w:sz="0" w:space="0" w:color="auto"/>
            <w:bottom w:val="none" w:sz="0" w:space="0" w:color="auto"/>
            <w:right w:val="none" w:sz="0" w:space="0" w:color="auto"/>
          </w:divBdr>
        </w:div>
        <w:div w:id="1462764598">
          <w:marLeft w:val="640"/>
          <w:marRight w:val="0"/>
          <w:marTop w:val="0"/>
          <w:marBottom w:val="0"/>
          <w:divBdr>
            <w:top w:val="none" w:sz="0" w:space="0" w:color="auto"/>
            <w:left w:val="none" w:sz="0" w:space="0" w:color="auto"/>
            <w:bottom w:val="none" w:sz="0" w:space="0" w:color="auto"/>
            <w:right w:val="none" w:sz="0" w:space="0" w:color="auto"/>
          </w:divBdr>
        </w:div>
        <w:div w:id="1785492995">
          <w:marLeft w:val="640"/>
          <w:marRight w:val="0"/>
          <w:marTop w:val="0"/>
          <w:marBottom w:val="0"/>
          <w:divBdr>
            <w:top w:val="none" w:sz="0" w:space="0" w:color="auto"/>
            <w:left w:val="none" w:sz="0" w:space="0" w:color="auto"/>
            <w:bottom w:val="none" w:sz="0" w:space="0" w:color="auto"/>
            <w:right w:val="none" w:sz="0" w:space="0" w:color="auto"/>
          </w:divBdr>
        </w:div>
        <w:div w:id="1167403859">
          <w:marLeft w:val="640"/>
          <w:marRight w:val="0"/>
          <w:marTop w:val="0"/>
          <w:marBottom w:val="0"/>
          <w:divBdr>
            <w:top w:val="none" w:sz="0" w:space="0" w:color="auto"/>
            <w:left w:val="none" w:sz="0" w:space="0" w:color="auto"/>
            <w:bottom w:val="none" w:sz="0" w:space="0" w:color="auto"/>
            <w:right w:val="none" w:sz="0" w:space="0" w:color="auto"/>
          </w:divBdr>
        </w:div>
        <w:div w:id="1568884572">
          <w:marLeft w:val="640"/>
          <w:marRight w:val="0"/>
          <w:marTop w:val="0"/>
          <w:marBottom w:val="0"/>
          <w:divBdr>
            <w:top w:val="none" w:sz="0" w:space="0" w:color="auto"/>
            <w:left w:val="none" w:sz="0" w:space="0" w:color="auto"/>
            <w:bottom w:val="none" w:sz="0" w:space="0" w:color="auto"/>
            <w:right w:val="none" w:sz="0" w:space="0" w:color="auto"/>
          </w:divBdr>
        </w:div>
        <w:div w:id="1141578159">
          <w:marLeft w:val="640"/>
          <w:marRight w:val="0"/>
          <w:marTop w:val="0"/>
          <w:marBottom w:val="0"/>
          <w:divBdr>
            <w:top w:val="none" w:sz="0" w:space="0" w:color="auto"/>
            <w:left w:val="none" w:sz="0" w:space="0" w:color="auto"/>
            <w:bottom w:val="none" w:sz="0" w:space="0" w:color="auto"/>
            <w:right w:val="none" w:sz="0" w:space="0" w:color="auto"/>
          </w:divBdr>
        </w:div>
        <w:div w:id="1681545072">
          <w:marLeft w:val="640"/>
          <w:marRight w:val="0"/>
          <w:marTop w:val="0"/>
          <w:marBottom w:val="0"/>
          <w:divBdr>
            <w:top w:val="none" w:sz="0" w:space="0" w:color="auto"/>
            <w:left w:val="none" w:sz="0" w:space="0" w:color="auto"/>
            <w:bottom w:val="none" w:sz="0" w:space="0" w:color="auto"/>
            <w:right w:val="none" w:sz="0" w:space="0" w:color="auto"/>
          </w:divBdr>
        </w:div>
        <w:div w:id="288047730">
          <w:marLeft w:val="640"/>
          <w:marRight w:val="0"/>
          <w:marTop w:val="0"/>
          <w:marBottom w:val="0"/>
          <w:divBdr>
            <w:top w:val="none" w:sz="0" w:space="0" w:color="auto"/>
            <w:left w:val="none" w:sz="0" w:space="0" w:color="auto"/>
            <w:bottom w:val="none" w:sz="0" w:space="0" w:color="auto"/>
            <w:right w:val="none" w:sz="0" w:space="0" w:color="auto"/>
          </w:divBdr>
        </w:div>
        <w:div w:id="99418406">
          <w:marLeft w:val="640"/>
          <w:marRight w:val="0"/>
          <w:marTop w:val="0"/>
          <w:marBottom w:val="0"/>
          <w:divBdr>
            <w:top w:val="none" w:sz="0" w:space="0" w:color="auto"/>
            <w:left w:val="none" w:sz="0" w:space="0" w:color="auto"/>
            <w:bottom w:val="none" w:sz="0" w:space="0" w:color="auto"/>
            <w:right w:val="none" w:sz="0" w:space="0" w:color="auto"/>
          </w:divBdr>
        </w:div>
        <w:div w:id="1263494666">
          <w:marLeft w:val="640"/>
          <w:marRight w:val="0"/>
          <w:marTop w:val="0"/>
          <w:marBottom w:val="0"/>
          <w:divBdr>
            <w:top w:val="none" w:sz="0" w:space="0" w:color="auto"/>
            <w:left w:val="none" w:sz="0" w:space="0" w:color="auto"/>
            <w:bottom w:val="none" w:sz="0" w:space="0" w:color="auto"/>
            <w:right w:val="none" w:sz="0" w:space="0" w:color="auto"/>
          </w:divBdr>
        </w:div>
        <w:div w:id="1555458542">
          <w:marLeft w:val="640"/>
          <w:marRight w:val="0"/>
          <w:marTop w:val="0"/>
          <w:marBottom w:val="0"/>
          <w:divBdr>
            <w:top w:val="none" w:sz="0" w:space="0" w:color="auto"/>
            <w:left w:val="none" w:sz="0" w:space="0" w:color="auto"/>
            <w:bottom w:val="none" w:sz="0" w:space="0" w:color="auto"/>
            <w:right w:val="none" w:sz="0" w:space="0" w:color="auto"/>
          </w:divBdr>
        </w:div>
        <w:div w:id="1471746508">
          <w:marLeft w:val="640"/>
          <w:marRight w:val="0"/>
          <w:marTop w:val="0"/>
          <w:marBottom w:val="0"/>
          <w:divBdr>
            <w:top w:val="none" w:sz="0" w:space="0" w:color="auto"/>
            <w:left w:val="none" w:sz="0" w:space="0" w:color="auto"/>
            <w:bottom w:val="none" w:sz="0" w:space="0" w:color="auto"/>
            <w:right w:val="none" w:sz="0" w:space="0" w:color="auto"/>
          </w:divBdr>
        </w:div>
        <w:div w:id="432095087">
          <w:marLeft w:val="640"/>
          <w:marRight w:val="0"/>
          <w:marTop w:val="0"/>
          <w:marBottom w:val="0"/>
          <w:divBdr>
            <w:top w:val="none" w:sz="0" w:space="0" w:color="auto"/>
            <w:left w:val="none" w:sz="0" w:space="0" w:color="auto"/>
            <w:bottom w:val="none" w:sz="0" w:space="0" w:color="auto"/>
            <w:right w:val="none" w:sz="0" w:space="0" w:color="auto"/>
          </w:divBdr>
        </w:div>
        <w:div w:id="671417752">
          <w:marLeft w:val="640"/>
          <w:marRight w:val="0"/>
          <w:marTop w:val="0"/>
          <w:marBottom w:val="0"/>
          <w:divBdr>
            <w:top w:val="none" w:sz="0" w:space="0" w:color="auto"/>
            <w:left w:val="none" w:sz="0" w:space="0" w:color="auto"/>
            <w:bottom w:val="none" w:sz="0" w:space="0" w:color="auto"/>
            <w:right w:val="none" w:sz="0" w:space="0" w:color="auto"/>
          </w:divBdr>
        </w:div>
        <w:div w:id="209735483">
          <w:marLeft w:val="640"/>
          <w:marRight w:val="0"/>
          <w:marTop w:val="0"/>
          <w:marBottom w:val="0"/>
          <w:divBdr>
            <w:top w:val="none" w:sz="0" w:space="0" w:color="auto"/>
            <w:left w:val="none" w:sz="0" w:space="0" w:color="auto"/>
            <w:bottom w:val="none" w:sz="0" w:space="0" w:color="auto"/>
            <w:right w:val="none" w:sz="0" w:space="0" w:color="auto"/>
          </w:divBdr>
        </w:div>
        <w:div w:id="1916738902">
          <w:marLeft w:val="640"/>
          <w:marRight w:val="0"/>
          <w:marTop w:val="0"/>
          <w:marBottom w:val="0"/>
          <w:divBdr>
            <w:top w:val="none" w:sz="0" w:space="0" w:color="auto"/>
            <w:left w:val="none" w:sz="0" w:space="0" w:color="auto"/>
            <w:bottom w:val="none" w:sz="0" w:space="0" w:color="auto"/>
            <w:right w:val="none" w:sz="0" w:space="0" w:color="auto"/>
          </w:divBdr>
        </w:div>
        <w:div w:id="949314474">
          <w:marLeft w:val="640"/>
          <w:marRight w:val="0"/>
          <w:marTop w:val="0"/>
          <w:marBottom w:val="0"/>
          <w:divBdr>
            <w:top w:val="none" w:sz="0" w:space="0" w:color="auto"/>
            <w:left w:val="none" w:sz="0" w:space="0" w:color="auto"/>
            <w:bottom w:val="none" w:sz="0" w:space="0" w:color="auto"/>
            <w:right w:val="none" w:sz="0" w:space="0" w:color="auto"/>
          </w:divBdr>
        </w:div>
      </w:divsChild>
    </w:div>
    <w:div w:id="83576270">
      <w:marLeft w:val="0"/>
      <w:marRight w:val="0"/>
      <w:marTop w:val="0"/>
      <w:marBottom w:val="0"/>
      <w:divBdr>
        <w:top w:val="none" w:sz="0" w:space="0" w:color="auto"/>
        <w:left w:val="none" w:sz="0" w:space="0" w:color="auto"/>
        <w:bottom w:val="none" w:sz="0" w:space="0" w:color="auto"/>
        <w:right w:val="none" w:sz="0" w:space="0" w:color="auto"/>
      </w:divBdr>
    </w:div>
    <w:div w:id="83889059">
      <w:marLeft w:val="0"/>
      <w:marRight w:val="0"/>
      <w:marTop w:val="0"/>
      <w:marBottom w:val="0"/>
      <w:divBdr>
        <w:top w:val="none" w:sz="0" w:space="0" w:color="auto"/>
        <w:left w:val="none" w:sz="0" w:space="0" w:color="auto"/>
        <w:bottom w:val="none" w:sz="0" w:space="0" w:color="auto"/>
        <w:right w:val="none" w:sz="0" w:space="0" w:color="auto"/>
      </w:divBdr>
    </w:div>
    <w:div w:id="83917009">
      <w:marLeft w:val="0"/>
      <w:marRight w:val="0"/>
      <w:marTop w:val="0"/>
      <w:marBottom w:val="0"/>
      <w:divBdr>
        <w:top w:val="none" w:sz="0" w:space="0" w:color="auto"/>
        <w:left w:val="none" w:sz="0" w:space="0" w:color="auto"/>
        <w:bottom w:val="none" w:sz="0" w:space="0" w:color="auto"/>
        <w:right w:val="none" w:sz="0" w:space="0" w:color="auto"/>
      </w:divBdr>
    </w:div>
    <w:div w:id="84427390">
      <w:marLeft w:val="0"/>
      <w:marRight w:val="0"/>
      <w:marTop w:val="0"/>
      <w:marBottom w:val="0"/>
      <w:divBdr>
        <w:top w:val="none" w:sz="0" w:space="0" w:color="auto"/>
        <w:left w:val="none" w:sz="0" w:space="0" w:color="auto"/>
        <w:bottom w:val="none" w:sz="0" w:space="0" w:color="auto"/>
        <w:right w:val="none" w:sz="0" w:space="0" w:color="auto"/>
      </w:divBdr>
    </w:div>
    <w:div w:id="102187043">
      <w:marLeft w:val="0"/>
      <w:marRight w:val="0"/>
      <w:marTop w:val="0"/>
      <w:marBottom w:val="0"/>
      <w:divBdr>
        <w:top w:val="none" w:sz="0" w:space="0" w:color="auto"/>
        <w:left w:val="none" w:sz="0" w:space="0" w:color="auto"/>
        <w:bottom w:val="none" w:sz="0" w:space="0" w:color="auto"/>
        <w:right w:val="none" w:sz="0" w:space="0" w:color="auto"/>
      </w:divBdr>
    </w:div>
    <w:div w:id="103112253">
      <w:bodyDiv w:val="1"/>
      <w:marLeft w:val="0"/>
      <w:marRight w:val="0"/>
      <w:marTop w:val="0"/>
      <w:marBottom w:val="0"/>
      <w:divBdr>
        <w:top w:val="none" w:sz="0" w:space="0" w:color="auto"/>
        <w:left w:val="none" w:sz="0" w:space="0" w:color="auto"/>
        <w:bottom w:val="none" w:sz="0" w:space="0" w:color="auto"/>
        <w:right w:val="none" w:sz="0" w:space="0" w:color="auto"/>
      </w:divBdr>
      <w:divsChild>
        <w:div w:id="348410537">
          <w:marLeft w:val="640"/>
          <w:marRight w:val="0"/>
          <w:marTop w:val="0"/>
          <w:marBottom w:val="0"/>
          <w:divBdr>
            <w:top w:val="none" w:sz="0" w:space="0" w:color="auto"/>
            <w:left w:val="none" w:sz="0" w:space="0" w:color="auto"/>
            <w:bottom w:val="none" w:sz="0" w:space="0" w:color="auto"/>
            <w:right w:val="none" w:sz="0" w:space="0" w:color="auto"/>
          </w:divBdr>
        </w:div>
        <w:div w:id="1426654974">
          <w:marLeft w:val="640"/>
          <w:marRight w:val="0"/>
          <w:marTop w:val="0"/>
          <w:marBottom w:val="0"/>
          <w:divBdr>
            <w:top w:val="none" w:sz="0" w:space="0" w:color="auto"/>
            <w:left w:val="none" w:sz="0" w:space="0" w:color="auto"/>
            <w:bottom w:val="none" w:sz="0" w:space="0" w:color="auto"/>
            <w:right w:val="none" w:sz="0" w:space="0" w:color="auto"/>
          </w:divBdr>
        </w:div>
        <w:div w:id="1849708803">
          <w:marLeft w:val="640"/>
          <w:marRight w:val="0"/>
          <w:marTop w:val="0"/>
          <w:marBottom w:val="0"/>
          <w:divBdr>
            <w:top w:val="none" w:sz="0" w:space="0" w:color="auto"/>
            <w:left w:val="none" w:sz="0" w:space="0" w:color="auto"/>
            <w:bottom w:val="none" w:sz="0" w:space="0" w:color="auto"/>
            <w:right w:val="none" w:sz="0" w:space="0" w:color="auto"/>
          </w:divBdr>
        </w:div>
        <w:div w:id="1592087032">
          <w:marLeft w:val="640"/>
          <w:marRight w:val="0"/>
          <w:marTop w:val="0"/>
          <w:marBottom w:val="0"/>
          <w:divBdr>
            <w:top w:val="none" w:sz="0" w:space="0" w:color="auto"/>
            <w:left w:val="none" w:sz="0" w:space="0" w:color="auto"/>
            <w:bottom w:val="none" w:sz="0" w:space="0" w:color="auto"/>
            <w:right w:val="none" w:sz="0" w:space="0" w:color="auto"/>
          </w:divBdr>
        </w:div>
        <w:div w:id="514999694">
          <w:marLeft w:val="640"/>
          <w:marRight w:val="0"/>
          <w:marTop w:val="0"/>
          <w:marBottom w:val="0"/>
          <w:divBdr>
            <w:top w:val="none" w:sz="0" w:space="0" w:color="auto"/>
            <w:left w:val="none" w:sz="0" w:space="0" w:color="auto"/>
            <w:bottom w:val="none" w:sz="0" w:space="0" w:color="auto"/>
            <w:right w:val="none" w:sz="0" w:space="0" w:color="auto"/>
          </w:divBdr>
        </w:div>
        <w:div w:id="853497189">
          <w:marLeft w:val="640"/>
          <w:marRight w:val="0"/>
          <w:marTop w:val="0"/>
          <w:marBottom w:val="0"/>
          <w:divBdr>
            <w:top w:val="none" w:sz="0" w:space="0" w:color="auto"/>
            <w:left w:val="none" w:sz="0" w:space="0" w:color="auto"/>
            <w:bottom w:val="none" w:sz="0" w:space="0" w:color="auto"/>
            <w:right w:val="none" w:sz="0" w:space="0" w:color="auto"/>
          </w:divBdr>
        </w:div>
        <w:div w:id="2034263690">
          <w:marLeft w:val="640"/>
          <w:marRight w:val="0"/>
          <w:marTop w:val="0"/>
          <w:marBottom w:val="0"/>
          <w:divBdr>
            <w:top w:val="none" w:sz="0" w:space="0" w:color="auto"/>
            <w:left w:val="none" w:sz="0" w:space="0" w:color="auto"/>
            <w:bottom w:val="none" w:sz="0" w:space="0" w:color="auto"/>
            <w:right w:val="none" w:sz="0" w:space="0" w:color="auto"/>
          </w:divBdr>
        </w:div>
        <w:div w:id="1541742142">
          <w:marLeft w:val="640"/>
          <w:marRight w:val="0"/>
          <w:marTop w:val="0"/>
          <w:marBottom w:val="0"/>
          <w:divBdr>
            <w:top w:val="none" w:sz="0" w:space="0" w:color="auto"/>
            <w:left w:val="none" w:sz="0" w:space="0" w:color="auto"/>
            <w:bottom w:val="none" w:sz="0" w:space="0" w:color="auto"/>
            <w:right w:val="none" w:sz="0" w:space="0" w:color="auto"/>
          </w:divBdr>
        </w:div>
        <w:div w:id="1926066749">
          <w:marLeft w:val="640"/>
          <w:marRight w:val="0"/>
          <w:marTop w:val="0"/>
          <w:marBottom w:val="0"/>
          <w:divBdr>
            <w:top w:val="none" w:sz="0" w:space="0" w:color="auto"/>
            <w:left w:val="none" w:sz="0" w:space="0" w:color="auto"/>
            <w:bottom w:val="none" w:sz="0" w:space="0" w:color="auto"/>
            <w:right w:val="none" w:sz="0" w:space="0" w:color="auto"/>
          </w:divBdr>
        </w:div>
        <w:div w:id="829710073">
          <w:marLeft w:val="640"/>
          <w:marRight w:val="0"/>
          <w:marTop w:val="0"/>
          <w:marBottom w:val="0"/>
          <w:divBdr>
            <w:top w:val="none" w:sz="0" w:space="0" w:color="auto"/>
            <w:left w:val="none" w:sz="0" w:space="0" w:color="auto"/>
            <w:bottom w:val="none" w:sz="0" w:space="0" w:color="auto"/>
            <w:right w:val="none" w:sz="0" w:space="0" w:color="auto"/>
          </w:divBdr>
        </w:div>
        <w:div w:id="2025550251">
          <w:marLeft w:val="640"/>
          <w:marRight w:val="0"/>
          <w:marTop w:val="0"/>
          <w:marBottom w:val="0"/>
          <w:divBdr>
            <w:top w:val="none" w:sz="0" w:space="0" w:color="auto"/>
            <w:left w:val="none" w:sz="0" w:space="0" w:color="auto"/>
            <w:bottom w:val="none" w:sz="0" w:space="0" w:color="auto"/>
            <w:right w:val="none" w:sz="0" w:space="0" w:color="auto"/>
          </w:divBdr>
        </w:div>
        <w:div w:id="763182710">
          <w:marLeft w:val="640"/>
          <w:marRight w:val="0"/>
          <w:marTop w:val="0"/>
          <w:marBottom w:val="0"/>
          <w:divBdr>
            <w:top w:val="none" w:sz="0" w:space="0" w:color="auto"/>
            <w:left w:val="none" w:sz="0" w:space="0" w:color="auto"/>
            <w:bottom w:val="none" w:sz="0" w:space="0" w:color="auto"/>
            <w:right w:val="none" w:sz="0" w:space="0" w:color="auto"/>
          </w:divBdr>
        </w:div>
        <w:div w:id="1523780019">
          <w:marLeft w:val="640"/>
          <w:marRight w:val="0"/>
          <w:marTop w:val="0"/>
          <w:marBottom w:val="0"/>
          <w:divBdr>
            <w:top w:val="none" w:sz="0" w:space="0" w:color="auto"/>
            <w:left w:val="none" w:sz="0" w:space="0" w:color="auto"/>
            <w:bottom w:val="none" w:sz="0" w:space="0" w:color="auto"/>
            <w:right w:val="none" w:sz="0" w:space="0" w:color="auto"/>
          </w:divBdr>
        </w:div>
        <w:div w:id="1637030014">
          <w:marLeft w:val="640"/>
          <w:marRight w:val="0"/>
          <w:marTop w:val="0"/>
          <w:marBottom w:val="0"/>
          <w:divBdr>
            <w:top w:val="none" w:sz="0" w:space="0" w:color="auto"/>
            <w:left w:val="none" w:sz="0" w:space="0" w:color="auto"/>
            <w:bottom w:val="none" w:sz="0" w:space="0" w:color="auto"/>
            <w:right w:val="none" w:sz="0" w:space="0" w:color="auto"/>
          </w:divBdr>
        </w:div>
        <w:div w:id="1037008522">
          <w:marLeft w:val="640"/>
          <w:marRight w:val="0"/>
          <w:marTop w:val="0"/>
          <w:marBottom w:val="0"/>
          <w:divBdr>
            <w:top w:val="none" w:sz="0" w:space="0" w:color="auto"/>
            <w:left w:val="none" w:sz="0" w:space="0" w:color="auto"/>
            <w:bottom w:val="none" w:sz="0" w:space="0" w:color="auto"/>
            <w:right w:val="none" w:sz="0" w:space="0" w:color="auto"/>
          </w:divBdr>
        </w:div>
        <w:div w:id="265038036">
          <w:marLeft w:val="640"/>
          <w:marRight w:val="0"/>
          <w:marTop w:val="0"/>
          <w:marBottom w:val="0"/>
          <w:divBdr>
            <w:top w:val="none" w:sz="0" w:space="0" w:color="auto"/>
            <w:left w:val="none" w:sz="0" w:space="0" w:color="auto"/>
            <w:bottom w:val="none" w:sz="0" w:space="0" w:color="auto"/>
            <w:right w:val="none" w:sz="0" w:space="0" w:color="auto"/>
          </w:divBdr>
        </w:div>
        <w:div w:id="1116482485">
          <w:marLeft w:val="640"/>
          <w:marRight w:val="0"/>
          <w:marTop w:val="0"/>
          <w:marBottom w:val="0"/>
          <w:divBdr>
            <w:top w:val="none" w:sz="0" w:space="0" w:color="auto"/>
            <w:left w:val="none" w:sz="0" w:space="0" w:color="auto"/>
            <w:bottom w:val="none" w:sz="0" w:space="0" w:color="auto"/>
            <w:right w:val="none" w:sz="0" w:space="0" w:color="auto"/>
          </w:divBdr>
        </w:div>
        <w:div w:id="1790665954">
          <w:marLeft w:val="640"/>
          <w:marRight w:val="0"/>
          <w:marTop w:val="0"/>
          <w:marBottom w:val="0"/>
          <w:divBdr>
            <w:top w:val="none" w:sz="0" w:space="0" w:color="auto"/>
            <w:left w:val="none" w:sz="0" w:space="0" w:color="auto"/>
            <w:bottom w:val="none" w:sz="0" w:space="0" w:color="auto"/>
            <w:right w:val="none" w:sz="0" w:space="0" w:color="auto"/>
          </w:divBdr>
        </w:div>
        <w:div w:id="1691755848">
          <w:marLeft w:val="640"/>
          <w:marRight w:val="0"/>
          <w:marTop w:val="0"/>
          <w:marBottom w:val="0"/>
          <w:divBdr>
            <w:top w:val="none" w:sz="0" w:space="0" w:color="auto"/>
            <w:left w:val="none" w:sz="0" w:space="0" w:color="auto"/>
            <w:bottom w:val="none" w:sz="0" w:space="0" w:color="auto"/>
            <w:right w:val="none" w:sz="0" w:space="0" w:color="auto"/>
          </w:divBdr>
        </w:div>
        <w:div w:id="590626493">
          <w:marLeft w:val="640"/>
          <w:marRight w:val="0"/>
          <w:marTop w:val="0"/>
          <w:marBottom w:val="0"/>
          <w:divBdr>
            <w:top w:val="none" w:sz="0" w:space="0" w:color="auto"/>
            <w:left w:val="none" w:sz="0" w:space="0" w:color="auto"/>
            <w:bottom w:val="none" w:sz="0" w:space="0" w:color="auto"/>
            <w:right w:val="none" w:sz="0" w:space="0" w:color="auto"/>
          </w:divBdr>
        </w:div>
        <w:div w:id="1456292287">
          <w:marLeft w:val="640"/>
          <w:marRight w:val="0"/>
          <w:marTop w:val="0"/>
          <w:marBottom w:val="0"/>
          <w:divBdr>
            <w:top w:val="none" w:sz="0" w:space="0" w:color="auto"/>
            <w:left w:val="none" w:sz="0" w:space="0" w:color="auto"/>
            <w:bottom w:val="none" w:sz="0" w:space="0" w:color="auto"/>
            <w:right w:val="none" w:sz="0" w:space="0" w:color="auto"/>
          </w:divBdr>
        </w:div>
        <w:div w:id="389159672">
          <w:marLeft w:val="640"/>
          <w:marRight w:val="0"/>
          <w:marTop w:val="0"/>
          <w:marBottom w:val="0"/>
          <w:divBdr>
            <w:top w:val="none" w:sz="0" w:space="0" w:color="auto"/>
            <w:left w:val="none" w:sz="0" w:space="0" w:color="auto"/>
            <w:bottom w:val="none" w:sz="0" w:space="0" w:color="auto"/>
            <w:right w:val="none" w:sz="0" w:space="0" w:color="auto"/>
          </w:divBdr>
        </w:div>
        <w:div w:id="1001276930">
          <w:marLeft w:val="640"/>
          <w:marRight w:val="0"/>
          <w:marTop w:val="0"/>
          <w:marBottom w:val="0"/>
          <w:divBdr>
            <w:top w:val="none" w:sz="0" w:space="0" w:color="auto"/>
            <w:left w:val="none" w:sz="0" w:space="0" w:color="auto"/>
            <w:bottom w:val="none" w:sz="0" w:space="0" w:color="auto"/>
            <w:right w:val="none" w:sz="0" w:space="0" w:color="auto"/>
          </w:divBdr>
        </w:div>
        <w:div w:id="996610266">
          <w:marLeft w:val="640"/>
          <w:marRight w:val="0"/>
          <w:marTop w:val="0"/>
          <w:marBottom w:val="0"/>
          <w:divBdr>
            <w:top w:val="none" w:sz="0" w:space="0" w:color="auto"/>
            <w:left w:val="none" w:sz="0" w:space="0" w:color="auto"/>
            <w:bottom w:val="none" w:sz="0" w:space="0" w:color="auto"/>
            <w:right w:val="none" w:sz="0" w:space="0" w:color="auto"/>
          </w:divBdr>
        </w:div>
        <w:div w:id="1143238199">
          <w:marLeft w:val="640"/>
          <w:marRight w:val="0"/>
          <w:marTop w:val="0"/>
          <w:marBottom w:val="0"/>
          <w:divBdr>
            <w:top w:val="none" w:sz="0" w:space="0" w:color="auto"/>
            <w:left w:val="none" w:sz="0" w:space="0" w:color="auto"/>
            <w:bottom w:val="none" w:sz="0" w:space="0" w:color="auto"/>
            <w:right w:val="none" w:sz="0" w:space="0" w:color="auto"/>
          </w:divBdr>
        </w:div>
        <w:div w:id="414401155">
          <w:marLeft w:val="640"/>
          <w:marRight w:val="0"/>
          <w:marTop w:val="0"/>
          <w:marBottom w:val="0"/>
          <w:divBdr>
            <w:top w:val="none" w:sz="0" w:space="0" w:color="auto"/>
            <w:left w:val="none" w:sz="0" w:space="0" w:color="auto"/>
            <w:bottom w:val="none" w:sz="0" w:space="0" w:color="auto"/>
            <w:right w:val="none" w:sz="0" w:space="0" w:color="auto"/>
          </w:divBdr>
        </w:div>
        <w:div w:id="1871794061">
          <w:marLeft w:val="640"/>
          <w:marRight w:val="0"/>
          <w:marTop w:val="0"/>
          <w:marBottom w:val="0"/>
          <w:divBdr>
            <w:top w:val="none" w:sz="0" w:space="0" w:color="auto"/>
            <w:left w:val="none" w:sz="0" w:space="0" w:color="auto"/>
            <w:bottom w:val="none" w:sz="0" w:space="0" w:color="auto"/>
            <w:right w:val="none" w:sz="0" w:space="0" w:color="auto"/>
          </w:divBdr>
        </w:div>
        <w:div w:id="1986399122">
          <w:marLeft w:val="640"/>
          <w:marRight w:val="0"/>
          <w:marTop w:val="0"/>
          <w:marBottom w:val="0"/>
          <w:divBdr>
            <w:top w:val="none" w:sz="0" w:space="0" w:color="auto"/>
            <w:left w:val="none" w:sz="0" w:space="0" w:color="auto"/>
            <w:bottom w:val="none" w:sz="0" w:space="0" w:color="auto"/>
            <w:right w:val="none" w:sz="0" w:space="0" w:color="auto"/>
          </w:divBdr>
        </w:div>
        <w:div w:id="1922106323">
          <w:marLeft w:val="640"/>
          <w:marRight w:val="0"/>
          <w:marTop w:val="0"/>
          <w:marBottom w:val="0"/>
          <w:divBdr>
            <w:top w:val="none" w:sz="0" w:space="0" w:color="auto"/>
            <w:left w:val="none" w:sz="0" w:space="0" w:color="auto"/>
            <w:bottom w:val="none" w:sz="0" w:space="0" w:color="auto"/>
            <w:right w:val="none" w:sz="0" w:space="0" w:color="auto"/>
          </w:divBdr>
        </w:div>
        <w:div w:id="1634486946">
          <w:marLeft w:val="640"/>
          <w:marRight w:val="0"/>
          <w:marTop w:val="0"/>
          <w:marBottom w:val="0"/>
          <w:divBdr>
            <w:top w:val="none" w:sz="0" w:space="0" w:color="auto"/>
            <w:left w:val="none" w:sz="0" w:space="0" w:color="auto"/>
            <w:bottom w:val="none" w:sz="0" w:space="0" w:color="auto"/>
            <w:right w:val="none" w:sz="0" w:space="0" w:color="auto"/>
          </w:divBdr>
        </w:div>
        <w:div w:id="905607701">
          <w:marLeft w:val="640"/>
          <w:marRight w:val="0"/>
          <w:marTop w:val="0"/>
          <w:marBottom w:val="0"/>
          <w:divBdr>
            <w:top w:val="none" w:sz="0" w:space="0" w:color="auto"/>
            <w:left w:val="none" w:sz="0" w:space="0" w:color="auto"/>
            <w:bottom w:val="none" w:sz="0" w:space="0" w:color="auto"/>
            <w:right w:val="none" w:sz="0" w:space="0" w:color="auto"/>
          </w:divBdr>
        </w:div>
        <w:div w:id="1759525217">
          <w:marLeft w:val="640"/>
          <w:marRight w:val="0"/>
          <w:marTop w:val="0"/>
          <w:marBottom w:val="0"/>
          <w:divBdr>
            <w:top w:val="none" w:sz="0" w:space="0" w:color="auto"/>
            <w:left w:val="none" w:sz="0" w:space="0" w:color="auto"/>
            <w:bottom w:val="none" w:sz="0" w:space="0" w:color="auto"/>
            <w:right w:val="none" w:sz="0" w:space="0" w:color="auto"/>
          </w:divBdr>
        </w:div>
        <w:div w:id="338629377">
          <w:marLeft w:val="640"/>
          <w:marRight w:val="0"/>
          <w:marTop w:val="0"/>
          <w:marBottom w:val="0"/>
          <w:divBdr>
            <w:top w:val="none" w:sz="0" w:space="0" w:color="auto"/>
            <w:left w:val="none" w:sz="0" w:space="0" w:color="auto"/>
            <w:bottom w:val="none" w:sz="0" w:space="0" w:color="auto"/>
            <w:right w:val="none" w:sz="0" w:space="0" w:color="auto"/>
          </w:divBdr>
        </w:div>
        <w:div w:id="942423095">
          <w:marLeft w:val="640"/>
          <w:marRight w:val="0"/>
          <w:marTop w:val="0"/>
          <w:marBottom w:val="0"/>
          <w:divBdr>
            <w:top w:val="none" w:sz="0" w:space="0" w:color="auto"/>
            <w:left w:val="none" w:sz="0" w:space="0" w:color="auto"/>
            <w:bottom w:val="none" w:sz="0" w:space="0" w:color="auto"/>
            <w:right w:val="none" w:sz="0" w:space="0" w:color="auto"/>
          </w:divBdr>
        </w:div>
        <w:div w:id="350648049">
          <w:marLeft w:val="640"/>
          <w:marRight w:val="0"/>
          <w:marTop w:val="0"/>
          <w:marBottom w:val="0"/>
          <w:divBdr>
            <w:top w:val="none" w:sz="0" w:space="0" w:color="auto"/>
            <w:left w:val="none" w:sz="0" w:space="0" w:color="auto"/>
            <w:bottom w:val="none" w:sz="0" w:space="0" w:color="auto"/>
            <w:right w:val="none" w:sz="0" w:space="0" w:color="auto"/>
          </w:divBdr>
        </w:div>
        <w:div w:id="1365325507">
          <w:marLeft w:val="640"/>
          <w:marRight w:val="0"/>
          <w:marTop w:val="0"/>
          <w:marBottom w:val="0"/>
          <w:divBdr>
            <w:top w:val="none" w:sz="0" w:space="0" w:color="auto"/>
            <w:left w:val="none" w:sz="0" w:space="0" w:color="auto"/>
            <w:bottom w:val="none" w:sz="0" w:space="0" w:color="auto"/>
            <w:right w:val="none" w:sz="0" w:space="0" w:color="auto"/>
          </w:divBdr>
        </w:div>
        <w:div w:id="219945171">
          <w:marLeft w:val="640"/>
          <w:marRight w:val="0"/>
          <w:marTop w:val="0"/>
          <w:marBottom w:val="0"/>
          <w:divBdr>
            <w:top w:val="none" w:sz="0" w:space="0" w:color="auto"/>
            <w:left w:val="none" w:sz="0" w:space="0" w:color="auto"/>
            <w:bottom w:val="none" w:sz="0" w:space="0" w:color="auto"/>
            <w:right w:val="none" w:sz="0" w:space="0" w:color="auto"/>
          </w:divBdr>
        </w:div>
        <w:div w:id="1243178162">
          <w:marLeft w:val="640"/>
          <w:marRight w:val="0"/>
          <w:marTop w:val="0"/>
          <w:marBottom w:val="0"/>
          <w:divBdr>
            <w:top w:val="none" w:sz="0" w:space="0" w:color="auto"/>
            <w:left w:val="none" w:sz="0" w:space="0" w:color="auto"/>
            <w:bottom w:val="none" w:sz="0" w:space="0" w:color="auto"/>
            <w:right w:val="none" w:sz="0" w:space="0" w:color="auto"/>
          </w:divBdr>
        </w:div>
        <w:div w:id="202596220">
          <w:marLeft w:val="640"/>
          <w:marRight w:val="0"/>
          <w:marTop w:val="0"/>
          <w:marBottom w:val="0"/>
          <w:divBdr>
            <w:top w:val="none" w:sz="0" w:space="0" w:color="auto"/>
            <w:left w:val="none" w:sz="0" w:space="0" w:color="auto"/>
            <w:bottom w:val="none" w:sz="0" w:space="0" w:color="auto"/>
            <w:right w:val="none" w:sz="0" w:space="0" w:color="auto"/>
          </w:divBdr>
        </w:div>
        <w:div w:id="2065792136">
          <w:marLeft w:val="640"/>
          <w:marRight w:val="0"/>
          <w:marTop w:val="0"/>
          <w:marBottom w:val="0"/>
          <w:divBdr>
            <w:top w:val="none" w:sz="0" w:space="0" w:color="auto"/>
            <w:left w:val="none" w:sz="0" w:space="0" w:color="auto"/>
            <w:bottom w:val="none" w:sz="0" w:space="0" w:color="auto"/>
            <w:right w:val="none" w:sz="0" w:space="0" w:color="auto"/>
          </w:divBdr>
        </w:div>
        <w:div w:id="1578706753">
          <w:marLeft w:val="640"/>
          <w:marRight w:val="0"/>
          <w:marTop w:val="0"/>
          <w:marBottom w:val="0"/>
          <w:divBdr>
            <w:top w:val="none" w:sz="0" w:space="0" w:color="auto"/>
            <w:left w:val="none" w:sz="0" w:space="0" w:color="auto"/>
            <w:bottom w:val="none" w:sz="0" w:space="0" w:color="auto"/>
            <w:right w:val="none" w:sz="0" w:space="0" w:color="auto"/>
          </w:divBdr>
        </w:div>
        <w:div w:id="843861758">
          <w:marLeft w:val="640"/>
          <w:marRight w:val="0"/>
          <w:marTop w:val="0"/>
          <w:marBottom w:val="0"/>
          <w:divBdr>
            <w:top w:val="none" w:sz="0" w:space="0" w:color="auto"/>
            <w:left w:val="none" w:sz="0" w:space="0" w:color="auto"/>
            <w:bottom w:val="none" w:sz="0" w:space="0" w:color="auto"/>
            <w:right w:val="none" w:sz="0" w:space="0" w:color="auto"/>
          </w:divBdr>
        </w:div>
        <w:div w:id="848560727">
          <w:marLeft w:val="640"/>
          <w:marRight w:val="0"/>
          <w:marTop w:val="0"/>
          <w:marBottom w:val="0"/>
          <w:divBdr>
            <w:top w:val="none" w:sz="0" w:space="0" w:color="auto"/>
            <w:left w:val="none" w:sz="0" w:space="0" w:color="auto"/>
            <w:bottom w:val="none" w:sz="0" w:space="0" w:color="auto"/>
            <w:right w:val="none" w:sz="0" w:space="0" w:color="auto"/>
          </w:divBdr>
        </w:div>
        <w:div w:id="1409307094">
          <w:marLeft w:val="640"/>
          <w:marRight w:val="0"/>
          <w:marTop w:val="0"/>
          <w:marBottom w:val="0"/>
          <w:divBdr>
            <w:top w:val="none" w:sz="0" w:space="0" w:color="auto"/>
            <w:left w:val="none" w:sz="0" w:space="0" w:color="auto"/>
            <w:bottom w:val="none" w:sz="0" w:space="0" w:color="auto"/>
            <w:right w:val="none" w:sz="0" w:space="0" w:color="auto"/>
          </w:divBdr>
        </w:div>
        <w:div w:id="1166356973">
          <w:marLeft w:val="640"/>
          <w:marRight w:val="0"/>
          <w:marTop w:val="0"/>
          <w:marBottom w:val="0"/>
          <w:divBdr>
            <w:top w:val="none" w:sz="0" w:space="0" w:color="auto"/>
            <w:left w:val="none" w:sz="0" w:space="0" w:color="auto"/>
            <w:bottom w:val="none" w:sz="0" w:space="0" w:color="auto"/>
            <w:right w:val="none" w:sz="0" w:space="0" w:color="auto"/>
          </w:divBdr>
        </w:div>
        <w:div w:id="510798308">
          <w:marLeft w:val="640"/>
          <w:marRight w:val="0"/>
          <w:marTop w:val="0"/>
          <w:marBottom w:val="0"/>
          <w:divBdr>
            <w:top w:val="none" w:sz="0" w:space="0" w:color="auto"/>
            <w:left w:val="none" w:sz="0" w:space="0" w:color="auto"/>
            <w:bottom w:val="none" w:sz="0" w:space="0" w:color="auto"/>
            <w:right w:val="none" w:sz="0" w:space="0" w:color="auto"/>
          </w:divBdr>
        </w:div>
        <w:div w:id="238953037">
          <w:marLeft w:val="640"/>
          <w:marRight w:val="0"/>
          <w:marTop w:val="0"/>
          <w:marBottom w:val="0"/>
          <w:divBdr>
            <w:top w:val="none" w:sz="0" w:space="0" w:color="auto"/>
            <w:left w:val="none" w:sz="0" w:space="0" w:color="auto"/>
            <w:bottom w:val="none" w:sz="0" w:space="0" w:color="auto"/>
            <w:right w:val="none" w:sz="0" w:space="0" w:color="auto"/>
          </w:divBdr>
        </w:div>
        <w:div w:id="1288851411">
          <w:marLeft w:val="640"/>
          <w:marRight w:val="0"/>
          <w:marTop w:val="0"/>
          <w:marBottom w:val="0"/>
          <w:divBdr>
            <w:top w:val="none" w:sz="0" w:space="0" w:color="auto"/>
            <w:left w:val="none" w:sz="0" w:space="0" w:color="auto"/>
            <w:bottom w:val="none" w:sz="0" w:space="0" w:color="auto"/>
            <w:right w:val="none" w:sz="0" w:space="0" w:color="auto"/>
          </w:divBdr>
        </w:div>
        <w:div w:id="1370108932">
          <w:marLeft w:val="640"/>
          <w:marRight w:val="0"/>
          <w:marTop w:val="0"/>
          <w:marBottom w:val="0"/>
          <w:divBdr>
            <w:top w:val="none" w:sz="0" w:space="0" w:color="auto"/>
            <w:left w:val="none" w:sz="0" w:space="0" w:color="auto"/>
            <w:bottom w:val="none" w:sz="0" w:space="0" w:color="auto"/>
            <w:right w:val="none" w:sz="0" w:space="0" w:color="auto"/>
          </w:divBdr>
        </w:div>
        <w:div w:id="938369234">
          <w:marLeft w:val="640"/>
          <w:marRight w:val="0"/>
          <w:marTop w:val="0"/>
          <w:marBottom w:val="0"/>
          <w:divBdr>
            <w:top w:val="none" w:sz="0" w:space="0" w:color="auto"/>
            <w:left w:val="none" w:sz="0" w:space="0" w:color="auto"/>
            <w:bottom w:val="none" w:sz="0" w:space="0" w:color="auto"/>
            <w:right w:val="none" w:sz="0" w:space="0" w:color="auto"/>
          </w:divBdr>
        </w:div>
      </w:divsChild>
    </w:div>
    <w:div w:id="115176062">
      <w:bodyDiv w:val="1"/>
      <w:marLeft w:val="0"/>
      <w:marRight w:val="0"/>
      <w:marTop w:val="0"/>
      <w:marBottom w:val="0"/>
      <w:divBdr>
        <w:top w:val="none" w:sz="0" w:space="0" w:color="auto"/>
        <w:left w:val="none" w:sz="0" w:space="0" w:color="auto"/>
        <w:bottom w:val="none" w:sz="0" w:space="0" w:color="auto"/>
        <w:right w:val="none" w:sz="0" w:space="0" w:color="auto"/>
      </w:divBdr>
      <w:divsChild>
        <w:div w:id="303512013">
          <w:marLeft w:val="640"/>
          <w:marRight w:val="0"/>
          <w:marTop w:val="0"/>
          <w:marBottom w:val="0"/>
          <w:divBdr>
            <w:top w:val="none" w:sz="0" w:space="0" w:color="auto"/>
            <w:left w:val="none" w:sz="0" w:space="0" w:color="auto"/>
            <w:bottom w:val="none" w:sz="0" w:space="0" w:color="auto"/>
            <w:right w:val="none" w:sz="0" w:space="0" w:color="auto"/>
          </w:divBdr>
        </w:div>
        <w:div w:id="1557856560">
          <w:marLeft w:val="640"/>
          <w:marRight w:val="0"/>
          <w:marTop w:val="0"/>
          <w:marBottom w:val="0"/>
          <w:divBdr>
            <w:top w:val="none" w:sz="0" w:space="0" w:color="auto"/>
            <w:left w:val="none" w:sz="0" w:space="0" w:color="auto"/>
            <w:bottom w:val="none" w:sz="0" w:space="0" w:color="auto"/>
            <w:right w:val="none" w:sz="0" w:space="0" w:color="auto"/>
          </w:divBdr>
        </w:div>
        <w:div w:id="765805265">
          <w:marLeft w:val="640"/>
          <w:marRight w:val="0"/>
          <w:marTop w:val="0"/>
          <w:marBottom w:val="0"/>
          <w:divBdr>
            <w:top w:val="none" w:sz="0" w:space="0" w:color="auto"/>
            <w:left w:val="none" w:sz="0" w:space="0" w:color="auto"/>
            <w:bottom w:val="none" w:sz="0" w:space="0" w:color="auto"/>
            <w:right w:val="none" w:sz="0" w:space="0" w:color="auto"/>
          </w:divBdr>
        </w:div>
        <w:div w:id="296223682">
          <w:marLeft w:val="640"/>
          <w:marRight w:val="0"/>
          <w:marTop w:val="0"/>
          <w:marBottom w:val="0"/>
          <w:divBdr>
            <w:top w:val="none" w:sz="0" w:space="0" w:color="auto"/>
            <w:left w:val="none" w:sz="0" w:space="0" w:color="auto"/>
            <w:bottom w:val="none" w:sz="0" w:space="0" w:color="auto"/>
            <w:right w:val="none" w:sz="0" w:space="0" w:color="auto"/>
          </w:divBdr>
        </w:div>
        <w:div w:id="109975602">
          <w:marLeft w:val="640"/>
          <w:marRight w:val="0"/>
          <w:marTop w:val="0"/>
          <w:marBottom w:val="0"/>
          <w:divBdr>
            <w:top w:val="none" w:sz="0" w:space="0" w:color="auto"/>
            <w:left w:val="none" w:sz="0" w:space="0" w:color="auto"/>
            <w:bottom w:val="none" w:sz="0" w:space="0" w:color="auto"/>
            <w:right w:val="none" w:sz="0" w:space="0" w:color="auto"/>
          </w:divBdr>
        </w:div>
        <w:div w:id="93091878">
          <w:marLeft w:val="640"/>
          <w:marRight w:val="0"/>
          <w:marTop w:val="0"/>
          <w:marBottom w:val="0"/>
          <w:divBdr>
            <w:top w:val="none" w:sz="0" w:space="0" w:color="auto"/>
            <w:left w:val="none" w:sz="0" w:space="0" w:color="auto"/>
            <w:bottom w:val="none" w:sz="0" w:space="0" w:color="auto"/>
            <w:right w:val="none" w:sz="0" w:space="0" w:color="auto"/>
          </w:divBdr>
        </w:div>
        <w:div w:id="687563613">
          <w:marLeft w:val="640"/>
          <w:marRight w:val="0"/>
          <w:marTop w:val="0"/>
          <w:marBottom w:val="0"/>
          <w:divBdr>
            <w:top w:val="none" w:sz="0" w:space="0" w:color="auto"/>
            <w:left w:val="none" w:sz="0" w:space="0" w:color="auto"/>
            <w:bottom w:val="none" w:sz="0" w:space="0" w:color="auto"/>
            <w:right w:val="none" w:sz="0" w:space="0" w:color="auto"/>
          </w:divBdr>
        </w:div>
        <w:div w:id="1307930515">
          <w:marLeft w:val="640"/>
          <w:marRight w:val="0"/>
          <w:marTop w:val="0"/>
          <w:marBottom w:val="0"/>
          <w:divBdr>
            <w:top w:val="none" w:sz="0" w:space="0" w:color="auto"/>
            <w:left w:val="none" w:sz="0" w:space="0" w:color="auto"/>
            <w:bottom w:val="none" w:sz="0" w:space="0" w:color="auto"/>
            <w:right w:val="none" w:sz="0" w:space="0" w:color="auto"/>
          </w:divBdr>
        </w:div>
        <w:div w:id="1702709455">
          <w:marLeft w:val="640"/>
          <w:marRight w:val="0"/>
          <w:marTop w:val="0"/>
          <w:marBottom w:val="0"/>
          <w:divBdr>
            <w:top w:val="none" w:sz="0" w:space="0" w:color="auto"/>
            <w:left w:val="none" w:sz="0" w:space="0" w:color="auto"/>
            <w:bottom w:val="none" w:sz="0" w:space="0" w:color="auto"/>
            <w:right w:val="none" w:sz="0" w:space="0" w:color="auto"/>
          </w:divBdr>
        </w:div>
        <w:div w:id="211616633">
          <w:marLeft w:val="640"/>
          <w:marRight w:val="0"/>
          <w:marTop w:val="0"/>
          <w:marBottom w:val="0"/>
          <w:divBdr>
            <w:top w:val="none" w:sz="0" w:space="0" w:color="auto"/>
            <w:left w:val="none" w:sz="0" w:space="0" w:color="auto"/>
            <w:bottom w:val="none" w:sz="0" w:space="0" w:color="auto"/>
            <w:right w:val="none" w:sz="0" w:space="0" w:color="auto"/>
          </w:divBdr>
        </w:div>
        <w:div w:id="1161310016">
          <w:marLeft w:val="640"/>
          <w:marRight w:val="0"/>
          <w:marTop w:val="0"/>
          <w:marBottom w:val="0"/>
          <w:divBdr>
            <w:top w:val="none" w:sz="0" w:space="0" w:color="auto"/>
            <w:left w:val="none" w:sz="0" w:space="0" w:color="auto"/>
            <w:bottom w:val="none" w:sz="0" w:space="0" w:color="auto"/>
            <w:right w:val="none" w:sz="0" w:space="0" w:color="auto"/>
          </w:divBdr>
        </w:div>
        <w:div w:id="2093157205">
          <w:marLeft w:val="640"/>
          <w:marRight w:val="0"/>
          <w:marTop w:val="0"/>
          <w:marBottom w:val="0"/>
          <w:divBdr>
            <w:top w:val="none" w:sz="0" w:space="0" w:color="auto"/>
            <w:left w:val="none" w:sz="0" w:space="0" w:color="auto"/>
            <w:bottom w:val="none" w:sz="0" w:space="0" w:color="auto"/>
            <w:right w:val="none" w:sz="0" w:space="0" w:color="auto"/>
          </w:divBdr>
        </w:div>
        <w:div w:id="2014599159">
          <w:marLeft w:val="640"/>
          <w:marRight w:val="0"/>
          <w:marTop w:val="0"/>
          <w:marBottom w:val="0"/>
          <w:divBdr>
            <w:top w:val="none" w:sz="0" w:space="0" w:color="auto"/>
            <w:left w:val="none" w:sz="0" w:space="0" w:color="auto"/>
            <w:bottom w:val="none" w:sz="0" w:space="0" w:color="auto"/>
            <w:right w:val="none" w:sz="0" w:space="0" w:color="auto"/>
          </w:divBdr>
        </w:div>
        <w:div w:id="1895121669">
          <w:marLeft w:val="640"/>
          <w:marRight w:val="0"/>
          <w:marTop w:val="0"/>
          <w:marBottom w:val="0"/>
          <w:divBdr>
            <w:top w:val="none" w:sz="0" w:space="0" w:color="auto"/>
            <w:left w:val="none" w:sz="0" w:space="0" w:color="auto"/>
            <w:bottom w:val="none" w:sz="0" w:space="0" w:color="auto"/>
            <w:right w:val="none" w:sz="0" w:space="0" w:color="auto"/>
          </w:divBdr>
        </w:div>
        <w:div w:id="1907642627">
          <w:marLeft w:val="640"/>
          <w:marRight w:val="0"/>
          <w:marTop w:val="0"/>
          <w:marBottom w:val="0"/>
          <w:divBdr>
            <w:top w:val="none" w:sz="0" w:space="0" w:color="auto"/>
            <w:left w:val="none" w:sz="0" w:space="0" w:color="auto"/>
            <w:bottom w:val="none" w:sz="0" w:space="0" w:color="auto"/>
            <w:right w:val="none" w:sz="0" w:space="0" w:color="auto"/>
          </w:divBdr>
        </w:div>
        <w:div w:id="400181319">
          <w:marLeft w:val="640"/>
          <w:marRight w:val="0"/>
          <w:marTop w:val="0"/>
          <w:marBottom w:val="0"/>
          <w:divBdr>
            <w:top w:val="none" w:sz="0" w:space="0" w:color="auto"/>
            <w:left w:val="none" w:sz="0" w:space="0" w:color="auto"/>
            <w:bottom w:val="none" w:sz="0" w:space="0" w:color="auto"/>
            <w:right w:val="none" w:sz="0" w:space="0" w:color="auto"/>
          </w:divBdr>
        </w:div>
        <w:div w:id="930622294">
          <w:marLeft w:val="640"/>
          <w:marRight w:val="0"/>
          <w:marTop w:val="0"/>
          <w:marBottom w:val="0"/>
          <w:divBdr>
            <w:top w:val="none" w:sz="0" w:space="0" w:color="auto"/>
            <w:left w:val="none" w:sz="0" w:space="0" w:color="auto"/>
            <w:bottom w:val="none" w:sz="0" w:space="0" w:color="auto"/>
            <w:right w:val="none" w:sz="0" w:space="0" w:color="auto"/>
          </w:divBdr>
        </w:div>
        <w:div w:id="32389961">
          <w:marLeft w:val="640"/>
          <w:marRight w:val="0"/>
          <w:marTop w:val="0"/>
          <w:marBottom w:val="0"/>
          <w:divBdr>
            <w:top w:val="none" w:sz="0" w:space="0" w:color="auto"/>
            <w:left w:val="none" w:sz="0" w:space="0" w:color="auto"/>
            <w:bottom w:val="none" w:sz="0" w:space="0" w:color="auto"/>
            <w:right w:val="none" w:sz="0" w:space="0" w:color="auto"/>
          </w:divBdr>
        </w:div>
        <w:div w:id="1937710902">
          <w:marLeft w:val="640"/>
          <w:marRight w:val="0"/>
          <w:marTop w:val="0"/>
          <w:marBottom w:val="0"/>
          <w:divBdr>
            <w:top w:val="none" w:sz="0" w:space="0" w:color="auto"/>
            <w:left w:val="none" w:sz="0" w:space="0" w:color="auto"/>
            <w:bottom w:val="none" w:sz="0" w:space="0" w:color="auto"/>
            <w:right w:val="none" w:sz="0" w:space="0" w:color="auto"/>
          </w:divBdr>
        </w:div>
        <w:div w:id="291180928">
          <w:marLeft w:val="640"/>
          <w:marRight w:val="0"/>
          <w:marTop w:val="0"/>
          <w:marBottom w:val="0"/>
          <w:divBdr>
            <w:top w:val="none" w:sz="0" w:space="0" w:color="auto"/>
            <w:left w:val="none" w:sz="0" w:space="0" w:color="auto"/>
            <w:bottom w:val="none" w:sz="0" w:space="0" w:color="auto"/>
            <w:right w:val="none" w:sz="0" w:space="0" w:color="auto"/>
          </w:divBdr>
        </w:div>
        <w:div w:id="477233229">
          <w:marLeft w:val="640"/>
          <w:marRight w:val="0"/>
          <w:marTop w:val="0"/>
          <w:marBottom w:val="0"/>
          <w:divBdr>
            <w:top w:val="none" w:sz="0" w:space="0" w:color="auto"/>
            <w:left w:val="none" w:sz="0" w:space="0" w:color="auto"/>
            <w:bottom w:val="none" w:sz="0" w:space="0" w:color="auto"/>
            <w:right w:val="none" w:sz="0" w:space="0" w:color="auto"/>
          </w:divBdr>
        </w:div>
        <w:div w:id="163208503">
          <w:marLeft w:val="640"/>
          <w:marRight w:val="0"/>
          <w:marTop w:val="0"/>
          <w:marBottom w:val="0"/>
          <w:divBdr>
            <w:top w:val="none" w:sz="0" w:space="0" w:color="auto"/>
            <w:left w:val="none" w:sz="0" w:space="0" w:color="auto"/>
            <w:bottom w:val="none" w:sz="0" w:space="0" w:color="auto"/>
            <w:right w:val="none" w:sz="0" w:space="0" w:color="auto"/>
          </w:divBdr>
        </w:div>
        <w:div w:id="1515341916">
          <w:marLeft w:val="640"/>
          <w:marRight w:val="0"/>
          <w:marTop w:val="0"/>
          <w:marBottom w:val="0"/>
          <w:divBdr>
            <w:top w:val="none" w:sz="0" w:space="0" w:color="auto"/>
            <w:left w:val="none" w:sz="0" w:space="0" w:color="auto"/>
            <w:bottom w:val="none" w:sz="0" w:space="0" w:color="auto"/>
            <w:right w:val="none" w:sz="0" w:space="0" w:color="auto"/>
          </w:divBdr>
        </w:div>
        <w:div w:id="1069303939">
          <w:marLeft w:val="640"/>
          <w:marRight w:val="0"/>
          <w:marTop w:val="0"/>
          <w:marBottom w:val="0"/>
          <w:divBdr>
            <w:top w:val="none" w:sz="0" w:space="0" w:color="auto"/>
            <w:left w:val="none" w:sz="0" w:space="0" w:color="auto"/>
            <w:bottom w:val="none" w:sz="0" w:space="0" w:color="auto"/>
            <w:right w:val="none" w:sz="0" w:space="0" w:color="auto"/>
          </w:divBdr>
        </w:div>
        <w:div w:id="1460303336">
          <w:marLeft w:val="640"/>
          <w:marRight w:val="0"/>
          <w:marTop w:val="0"/>
          <w:marBottom w:val="0"/>
          <w:divBdr>
            <w:top w:val="none" w:sz="0" w:space="0" w:color="auto"/>
            <w:left w:val="none" w:sz="0" w:space="0" w:color="auto"/>
            <w:bottom w:val="none" w:sz="0" w:space="0" w:color="auto"/>
            <w:right w:val="none" w:sz="0" w:space="0" w:color="auto"/>
          </w:divBdr>
        </w:div>
        <w:div w:id="399525036">
          <w:marLeft w:val="640"/>
          <w:marRight w:val="0"/>
          <w:marTop w:val="0"/>
          <w:marBottom w:val="0"/>
          <w:divBdr>
            <w:top w:val="none" w:sz="0" w:space="0" w:color="auto"/>
            <w:left w:val="none" w:sz="0" w:space="0" w:color="auto"/>
            <w:bottom w:val="none" w:sz="0" w:space="0" w:color="auto"/>
            <w:right w:val="none" w:sz="0" w:space="0" w:color="auto"/>
          </w:divBdr>
        </w:div>
        <w:div w:id="430853937">
          <w:marLeft w:val="640"/>
          <w:marRight w:val="0"/>
          <w:marTop w:val="0"/>
          <w:marBottom w:val="0"/>
          <w:divBdr>
            <w:top w:val="none" w:sz="0" w:space="0" w:color="auto"/>
            <w:left w:val="none" w:sz="0" w:space="0" w:color="auto"/>
            <w:bottom w:val="none" w:sz="0" w:space="0" w:color="auto"/>
            <w:right w:val="none" w:sz="0" w:space="0" w:color="auto"/>
          </w:divBdr>
        </w:div>
        <w:div w:id="1556043718">
          <w:marLeft w:val="640"/>
          <w:marRight w:val="0"/>
          <w:marTop w:val="0"/>
          <w:marBottom w:val="0"/>
          <w:divBdr>
            <w:top w:val="none" w:sz="0" w:space="0" w:color="auto"/>
            <w:left w:val="none" w:sz="0" w:space="0" w:color="auto"/>
            <w:bottom w:val="none" w:sz="0" w:space="0" w:color="auto"/>
            <w:right w:val="none" w:sz="0" w:space="0" w:color="auto"/>
          </w:divBdr>
        </w:div>
        <w:div w:id="1689520597">
          <w:marLeft w:val="640"/>
          <w:marRight w:val="0"/>
          <w:marTop w:val="0"/>
          <w:marBottom w:val="0"/>
          <w:divBdr>
            <w:top w:val="none" w:sz="0" w:space="0" w:color="auto"/>
            <w:left w:val="none" w:sz="0" w:space="0" w:color="auto"/>
            <w:bottom w:val="none" w:sz="0" w:space="0" w:color="auto"/>
            <w:right w:val="none" w:sz="0" w:space="0" w:color="auto"/>
          </w:divBdr>
        </w:div>
        <w:div w:id="702051651">
          <w:marLeft w:val="640"/>
          <w:marRight w:val="0"/>
          <w:marTop w:val="0"/>
          <w:marBottom w:val="0"/>
          <w:divBdr>
            <w:top w:val="none" w:sz="0" w:space="0" w:color="auto"/>
            <w:left w:val="none" w:sz="0" w:space="0" w:color="auto"/>
            <w:bottom w:val="none" w:sz="0" w:space="0" w:color="auto"/>
            <w:right w:val="none" w:sz="0" w:space="0" w:color="auto"/>
          </w:divBdr>
        </w:div>
        <w:div w:id="551044288">
          <w:marLeft w:val="640"/>
          <w:marRight w:val="0"/>
          <w:marTop w:val="0"/>
          <w:marBottom w:val="0"/>
          <w:divBdr>
            <w:top w:val="none" w:sz="0" w:space="0" w:color="auto"/>
            <w:left w:val="none" w:sz="0" w:space="0" w:color="auto"/>
            <w:bottom w:val="none" w:sz="0" w:space="0" w:color="auto"/>
            <w:right w:val="none" w:sz="0" w:space="0" w:color="auto"/>
          </w:divBdr>
        </w:div>
        <w:div w:id="940064821">
          <w:marLeft w:val="640"/>
          <w:marRight w:val="0"/>
          <w:marTop w:val="0"/>
          <w:marBottom w:val="0"/>
          <w:divBdr>
            <w:top w:val="none" w:sz="0" w:space="0" w:color="auto"/>
            <w:left w:val="none" w:sz="0" w:space="0" w:color="auto"/>
            <w:bottom w:val="none" w:sz="0" w:space="0" w:color="auto"/>
            <w:right w:val="none" w:sz="0" w:space="0" w:color="auto"/>
          </w:divBdr>
        </w:div>
        <w:div w:id="2038776005">
          <w:marLeft w:val="640"/>
          <w:marRight w:val="0"/>
          <w:marTop w:val="0"/>
          <w:marBottom w:val="0"/>
          <w:divBdr>
            <w:top w:val="none" w:sz="0" w:space="0" w:color="auto"/>
            <w:left w:val="none" w:sz="0" w:space="0" w:color="auto"/>
            <w:bottom w:val="none" w:sz="0" w:space="0" w:color="auto"/>
            <w:right w:val="none" w:sz="0" w:space="0" w:color="auto"/>
          </w:divBdr>
        </w:div>
        <w:div w:id="295644163">
          <w:marLeft w:val="640"/>
          <w:marRight w:val="0"/>
          <w:marTop w:val="0"/>
          <w:marBottom w:val="0"/>
          <w:divBdr>
            <w:top w:val="none" w:sz="0" w:space="0" w:color="auto"/>
            <w:left w:val="none" w:sz="0" w:space="0" w:color="auto"/>
            <w:bottom w:val="none" w:sz="0" w:space="0" w:color="auto"/>
            <w:right w:val="none" w:sz="0" w:space="0" w:color="auto"/>
          </w:divBdr>
        </w:div>
        <w:div w:id="1943679066">
          <w:marLeft w:val="640"/>
          <w:marRight w:val="0"/>
          <w:marTop w:val="0"/>
          <w:marBottom w:val="0"/>
          <w:divBdr>
            <w:top w:val="none" w:sz="0" w:space="0" w:color="auto"/>
            <w:left w:val="none" w:sz="0" w:space="0" w:color="auto"/>
            <w:bottom w:val="none" w:sz="0" w:space="0" w:color="auto"/>
            <w:right w:val="none" w:sz="0" w:space="0" w:color="auto"/>
          </w:divBdr>
        </w:div>
        <w:div w:id="800613302">
          <w:marLeft w:val="640"/>
          <w:marRight w:val="0"/>
          <w:marTop w:val="0"/>
          <w:marBottom w:val="0"/>
          <w:divBdr>
            <w:top w:val="none" w:sz="0" w:space="0" w:color="auto"/>
            <w:left w:val="none" w:sz="0" w:space="0" w:color="auto"/>
            <w:bottom w:val="none" w:sz="0" w:space="0" w:color="auto"/>
            <w:right w:val="none" w:sz="0" w:space="0" w:color="auto"/>
          </w:divBdr>
        </w:div>
        <w:div w:id="2122996011">
          <w:marLeft w:val="640"/>
          <w:marRight w:val="0"/>
          <w:marTop w:val="0"/>
          <w:marBottom w:val="0"/>
          <w:divBdr>
            <w:top w:val="none" w:sz="0" w:space="0" w:color="auto"/>
            <w:left w:val="none" w:sz="0" w:space="0" w:color="auto"/>
            <w:bottom w:val="none" w:sz="0" w:space="0" w:color="auto"/>
            <w:right w:val="none" w:sz="0" w:space="0" w:color="auto"/>
          </w:divBdr>
        </w:div>
        <w:div w:id="1137145109">
          <w:marLeft w:val="640"/>
          <w:marRight w:val="0"/>
          <w:marTop w:val="0"/>
          <w:marBottom w:val="0"/>
          <w:divBdr>
            <w:top w:val="none" w:sz="0" w:space="0" w:color="auto"/>
            <w:left w:val="none" w:sz="0" w:space="0" w:color="auto"/>
            <w:bottom w:val="none" w:sz="0" w:space="0" w:color="auto"/>
            <w:right w:val="none" w:sz="0" w:space="0" w:color="auto"/>
          </w:divBdr>
        </w:div>
        <w:div w:id="690571781">
          <w:marLeft w:val="640"/>
          <w:marRight w:val="0"/>
          <w:marTop w:val="0"/>
          <w:marBottom w:val="0"/>
          <w:divBdr>
            <w:top w:val="none" w:sz="0" w:space="0" w:color="auto"/>
            <w:left w:val="none" w:sz="0" w:space="0" w:color="auto"/>
            <w:bottom w:val="none" w:sz="0" w:space="0" w:color="auto"/>
            <w:right w:val="none" w:sz="0" w:space="0" w:color="auto"/>
          </w:divBdr>
        </w:div>
        <w:div w:id="1575162350">
          <w:marLeft w:val="640"/>
          <w:marRight w:val="0"/>
          <w:marTop w:val="0"/>
          <w:marBottom w:val="0"/>
          <w:divBdr>
            <w:top w:val="none" w:sz="0" w:space="0" w:color="auto"/>
            <w:left w:val="none" w:sz="0" w:space="0" w:color="auto"/>
            <w:bottom w:val="none" w:sz="0" w:space="0" w:color="auto"/>
            <w:right w:val="none" w:sz="0" w:space="0" w:color="auto"/>
          </w:divBdr>
        </w:div>
        <w:div w:id="55016610">
          <w:marLeft w:val="640"/>
          <w:marRight w:val="0"/>
          <w:marTop w:val="0"/>
          <w:marBottom w:val="0"/>
          <w:divBdr>
            <w:top w:val="none" w:sz="0" w:space="0" w:color="auto"/>
            <w:left w:val="none" w:sz="0" w:space="0" w:color="auto"/>
            <w:bottom w:val="none" w:sz="0" w:space="0" w:color="auto"/>
            <w:right w:val="none" w:sz="0" w:space="0" w:color="auto"/>
          </w:divBdr>
        </w:div>
        <w:div w:id="1704204928">
          <w:marLeft w:val="640"/>
          <w:marRight w:val="0"/>
          <w:marTop w:val="0"/>
          <w:marBottom w:val="0"/>
          <w:divBdr>
            <w:top w:val="none" w:sz="0" w:space="0" w:color="auto"/>
            <w:left w:val="none" w:sz="0" w:space="0" w:color="auto"/>
            <w:bottom w:val="none" w:sz="0" w:space="0" w:color="auto"/>
            <w:right w:val="none" w:sz="0" w:space="0" w:color="auto"/>
          </w:divBdr>
        </w:div>
        <w:div w:id="802237673">
          <w:marLeft w:val="640"/>
          <w:marRight w:val="0"/>
          <w:marTop w:val="0"/>
          <w:marBottom w:val="0"/>
          <w:divBdr>
            <w:top w:val="none" w:sz="0" w:space="0" w:color="auto"/>
            <w:left w:val="none" w:sz="0" w:space="0" w:color="auto"/>
            <w:bottom w:val="none" w:sz="0" w:space="0" w:color="auto"/>
            <w:right w:val="none" w:sz="0" w:space="0" w:color="auto"/>
          </w:divBdr>
        </w:div>
        <w:div w:id="85349489">
          <w:marLeft w:val="640"/>
          <w:marRight w:val="0"/>
          <w:marTop w:val="0"/>
          <w:marBottom w:val="0"/>
          <w:divBdr>
            <w:top w:val="none" w:sz="0" w:space="0" w:color="auto"/>
            <w:left w:val="none" w:sz="0" w:space="0" w:color="auto"/>
            <w:bottom w:val="none" w:sz="0" w:space="0" w:color="auto"/>
            <w:right w:val="none" w:sz="0" w:space="0" w:color="auto"/>
          </w:divBdr>
        </w:div>
        <w:div w:id="820343314">
          <w:marLeft w:val="640"/>
          <w:marRight w:val="0"/>
          <w:marTop w:val="0"/>
          <w:marBottom w:val="0"/>
          <w:divBdr>
            <w:top w:val="none" w:sz="0" w:space="0" w:color="auto"/>
            <w:left w:val="none" w:sz="0" w:space="0" w:color="auto"/>
            <w:bottom w:val="none" w:sz="0" w:space="0" w:color="auto"/>
            <w:right w:val="none" w:sz="0" w:space="0" w:color="auto"/>
          </w:divBdr>
        </w:div>
        <w:div w:id="11417039">
          <w:marLeft w:val="640"/>
          <w:marRight w:val="0"/>
          <w:marTop w:val="0"/>
          <w:marBottom w:val="0"/>
          <w:divBdr>
            <w:top w:val="none" w:sz="0" w:space="0" w:color="auto"/>
            <w:left w:val="none" w:sz="0" w:space="0" w:color="auto"/>
            <w:bottom w:val="none" w:sz="0" w:space="0" w:color="auto"/>
            <w:right w:val="none" w:sz="0" w:space="0" w:color="auto"/>
          </w:divBdr>
        </w:div>
        <w:div w:id="2083135867">
          <w:marLeft w:val="640"/>
          <w:marRight w:val="0"/>
          <w:marTop w:val="0"/>
          <w:marBottom w:val="0"/>
          <w:divBdr>
            <w:top w:val="none" w:sz="0" w:space="0" w:color="auto"/>
            <w:left w:val="none" w:sz="0" w:space="0" w:color="auto"/>
            <w:bottom w:val="none" w:sz="0" w:space="0" w:color="auto"/>
            <w:right w:val="none" w:sz="0" w:space="0" w:color="auto"/>
          </w:divBdr>
        </w:div>
        <w:div w:id="288128381">
          <w:marLeft w:val="640"/>
          <w:marRight w:val="0"/>
          <w:marTop w:val="0"/>
          <w:marBottom w:val="0"/>
          <w:divBdr>
            <w:top w:val="none" w:sz="0" w:space="0" w:color="auto"/>
            <w:left w:val="none" w:sz="0" w:space="0" w:color="auto"/>
            <w:bottom w:val="none" w:sz="0" w:space="0" w:color="auto"/>
            <w:right w:val="none" w:sz="0" w:space="0" w:color="auto"/>
          </w:divBdr>
        </w:div>
        <w:div w:id="313342173">
          <w:marLeft w:val="640"/>
          <w:marRight w:val="0"/>
          <w:marTop w:val="0"/>
          <w:marBottom w:val="0"/>
          <w:divBdr>
            <w:top w:val="none" w:sz="0" w:space="0" w:color="auto"/>
            <w:left w:val="none" w:sz="0" w:space="0" w:color="auto"/>
            <w:bottom w:val="none" w:sz="0" w:space="0" w:color="auto"/>
            <w:right w:val="none" w:sz="0" w:space="0" w:color="auto"/>
          </w:divBdr>
        </w:div>
        <w:div w:id="163596133">
          <w:marLeft w:val="640"/>
          <w:marRight w:val="0"/>
          <w:marTop w:val="0"/>
          <w:marBottom w:val="0"/>
          <w:divBdr>
            <w:top w:val="none" w:sz="0" w:space="0" w:color="auto"/>
            <w:left w:val="none" w:sz="0" w:space="0" w:color="auto"/>
            <w:bottom w:val="none" w:sz="0" w:space="0" w:color="auto"/>
            <w:right w:val="none" w:sz="0" w:space="0" w:color="auto"/>
          </w:divBdr>
        </w:div>
        <w:div w:id="913584002">
          <w:marLeft w:val="640"/>
          <w:marRight w:val="0"/>
          <w:marTop w:val="0"/>
          <w:marBottom w:val="0"/>
          <w:divBdr>
            <w:top w:val="none" w:sz="0" w:space="0" w:color="auto"/>
            <w:left w:val="none" w:sz="0" w:space="0" w:color="auto"/>
            <w:bottom w:val="none" w:sz="0" w:space="0" w:color="auto"/>
            <w:right w:val="none" w:sz="0" w:space="0" w:color="auto"/>
          </w:divBdr>
        </w:div>
      </w:divsChild>
    </w:div>
    <w:div w:id="115410491">
      <w:bodyDiv w:val="1"/>
      <w:marLeft w:val="0"/>
      <w:marRight w:val="0"/>
      <w:marTop w:val="0"/>
      <w:marBottom w:val="0"/>
      <w:divBdr>
        <w:top w:val="none" w:sz="0" w:space="0" w:color="auto"/>
        <w:left w:val="none" w:sz="0" w:space="0" w:color="auto"/>
        <w:bottom w:val="none" w:sz="0" w:space="0" w:color="auto"/>
        <w:right w:val="none" w:sz="0" w:space="0" w:color="auto"/>
      </w:divBdr>
      <w:divsChild>
        <w:div w:id="148257686">
          <w:marLeft w:val="640"/>
          <w:marRight w:val="0"/>
          <w:marTop w:val="0"/>
          <w:marBottom w:val="0"/>
          <w:divBdr>
            <w:top w:val="none" w:sz="0" w:space="0" w:color="auto"/>
            <w:left w:val="none" w:sz="0" w:space="0" w:color="auto"/>
            <w:bottom w:val="none" w:sz="0" w:space="0" w:color="auto"/>
            <w:right w:val="none" w:sz="0" w:space="0" w:color="auto"/>
          </w:divBdr>
        </w:div>
        <w:div w:id="424112959">
          <w:marLeft w:val="640"/>
          <w:marRight w:val="0"/>
          <w:marTop w:val="0"/>
          <w:marBottom w:val="0"/>
          <w:divBdr>
            <w:top w:val="none" w:sz="0" w:space="0" w:color="auto"/>
            <w:left w:val="none" w:sz="0" w:space="0" w:color="auto"/>
            <w:bottom w:val="none" w:sz="0" w:space="0" w:color="auto"/>
            <w:right w:val="none" w:sz="0" w:space="0" w:color="auto"/>
          </w:divBdr>
        </w:div>
        <w:div w:id="546381099">
          <w:marLeft w:val="640"/>
          <w:marRight w:val="0"/>
          <w:marTop w:val="0"/>
          <w:marBottom w:val="0"/>
          <w:divBdr>
            <w:top w:val="none" w:sz="0" w:space="0" w:color="auto"/>
            <w:left w:val="none" w:sz="0" w:space="0" w:color="auto"/>
            <w:bottom w:val="none" w:sz="0" w:space="0" w:color="auto"/>
            <w:right w:val="none" w:sz="0" w:space="0" w:color="auto"/>
          </w:divBdr>
        </w:div>
        <w:div w:id="551769278">
          <w:marLeft w:val="640"/>
          <w:marRight w:val="0"/>
          <w:marTop w:val="0"/>
          <w:marBottom w:val="0"/>
          <w:divBdr>
            <w:top w:val="none" w:sz="0" w:space="0" w:color="auto"/>
            <w:left w:val="none" w:sz="0" w:space="0" w:color="auto"/>
            <w:bottom w:val="none" w:sz="0" w:space="0" w:color="auto"/>
            <w:right w:val="none" w:sz="0" w:space="0" w:color="auto"/>
          </w:divBdr>
        </w:div>
        <w:div w:id="553390639">
          <w:marLeft w:val="640"/>
          <w:marRight w:val="0"/>
          <w:marTop w:val="0"/>
          <w:marBottom w:val="0"/>
          <w:divBdr>
            <w:top w:val="none" w:sz="0" w:space="0" w:color="auto"/>
            <w:left w:val="none" w:sz="0" w:space="0" w:color="auto"/>
            <w:bottom w:val="none" w:sz="0" w:space="0" w:color="auto"/>
            <w:right w:val="none" w:sz="0" w:space="0" w:color="auto"/>
          </w:divBdr>
        </w:div>
        <w:div w:id="655181326">
          <w:marLeft w:val="640"/>
          <w:marRight w:val="0"/>
          <w:marTop w:val="0"/>
          <w:marBottom w:val="0"/>
          <w:divBdr>
            <w:top w:val="none" w:sz="0" w:space="0" w:color="auto"/>
            <w:left w:val="none" w:sz="0" w:space="0" w:color="auto"/>
            <w:bottom w:val="none" w:sz="0" w:space="0" w:color="auto"/>
            <w:right w:val="none" w:sz="0" w:space="0" w:color="auto"/>
          </w:divBdr>
        </w:div>
        <w:div w:id="672487107">
          <w:marLeft w:val="640"/>
          <w:marRight w:val="0"/>
          <w:marTop w:val="0"/>
          <w:marBottom w:val="0"/>
          <w:divBdr>
            <w:top w:val="none" w:sz="0" w:space="0" w:color="auto"/>
            <w:left w:val="none" w:sz="0" w:space="0" w:color="auto"/>
            <w:bottom w:val="none" w:sz="0" w:space="0" w:color="auto"/>
            <w:right w:val="none" w:sz="0" w:space="0" w:color="auto"/>
          </w:divBdr>
        </w:div>
        <w:div w:id="681055200">
          <w:marLeft w:val="640"/>
          <w:marRight w:val="0"/>
          <w:marTop w:val="0"/>
          <w:marBottom w:val="0"/>
          <w:divBdr>
            <w:top w:val="none" w:sz="0" w:space="0" w:color="auto"/>
            <w:left w:val="none" w:sz="0" w:space="0" w:color="auto"/>
            <w:bottom w:val="none" w:sz="0" w:space="0" w:color="auto"/>
            <w:right w:val="none" w:sz="0" w:space="0" w:color="auto"/>
          </w:divBdr>
        </w:div>
        <w:div w:id="815685988">
          <w:marLeft w:val="640"/>
          <w:marRight w:val="0"/>
          <w:marTop w:val="0"/>
          <w:marBottom w:val="0"/>
          <w:divBdr>
            <w:top w:val="none" w:sz="0" w:space="0" w:color="auto"/>
            <w:left w:val="none" w:sz="0" w:space="0" w:color="auto"/>
            <w:bottom w:val="none" w:sz="0" w:space="0" w:color="auto"/>
            <w:right w:val="none" w:sz="0" w:space="0" w:color="auto"/>
          </w:divBdr>
        </w:div>
        <w:div w:id="833685499">
          <w:marLeft w:val="640"/>
          <w:marRight w:val="0"/>
          <w:marTop w:val="0"/>
          <w:marBottom w:val="0"/>
          <w:divBdr>
            <w:top w:val="none" w:sz="0" w:space="0" w:color="auto"/>
            <w:left w:val="none" w:sz="0" w:space="0" w:color="auto"/>
            <w:bottom w:val="none" w:sz="0" w:space="0" w:color="auto"/>
            <w:right w:val="none" w:sz="0" w:space="0" w:color="auto"/>
          </w:divBdr>
        </w:div>
        <w:div w:id="924996607">
          <w:marLeft w:val="640"/>
          <w:marRight w:val="0"/>
          <w:marTop w:val="0"/>
          <w:marBottom w:val="0"/>
          <w:divBdr>
            <w:top w:val="none" w:sz="0" w:space="0" w:color="auto"/>
            <w:left w:val="none" w:sz="0" w:space="0" w:color="auto"/>
            <w:bottom w:val="none" w:sz="0" w:space="0" w:color="auto"/>
            <w:right w:val="none" w:sz="0" w:space="0" w:color="auto"/>
          </w:divBdr>
        </w:div>
        <w:div w:id="996304783">
          <w:marLeft w:val="640"/>
          <w:marRight w:val="0"/>
          <w:marTop w:val="0"/>
          <w:marBottom w:val="0"/>
          <w:divBdr>
            <w:top w:val="none" w:sz="0" w:space="0" w:color="auto"/>
            <w:left w:val="none" w:sz="0" w:space="0" w:color="auto"/>
            <w:bottom w:val="none" w:sz="0" w:space="0" w:color="auto"/>
            <w:right w:val="none" w:sz="0" w:space="0" w:color="auto"/>
          </w:divBdr>
        </w:div>
        <w:div w:id="1079206771">
          <w:marLeft w:val="640"/>
          <w:marRight w:val="0"/>
          <w:marTop w:val="0"/>
          <w:marBottom w:val="0"/>
          <w:divBdr>
            <w:top w:val="none" w:sz="0" w:space="0" w:color="auto"/>
            <w:left w:val="none" w:sz="0" w:space="0" w:color="auto"/>
            <w:bottom w:val="none" w:sz="0" w:space="0" w:color="auto"/>
            <w:right w:val="none" w:sz="0" w:space="0" w:color="auto"/>
          </w:divBdr>
        </w:div>
        <w:div w:id="1112945079">
          <w:marLeft w:val="640"/>
          <w:marRight w:val="0"/>
          <w:marTop w:val="0"/>
          <w:marBottom w:val="0"/>
          <w:divBdr>
            <w:top w:val="none" w:sz="0" w:space="0" w:color="auto"/>
            <w:left w:val="none" w:sz="0" w:space="0" w:color="auto"/>
            <w:bottom w:val="none" w:sz="0" w:space="0" w:color="auto"/>
            <w:right w:val="none" w:sz="0" w:space="0" w:color="auto"/>
          </w:divBdr>
        </w:div>
        <w:div w:id="1157456669">
          <w:marLeft w:val="640"/>
          <w:marRight w:val="0"/>
          <w:marTop w:val="0"/>
          <w:marBottom w:val="0"/>
          <w:divBdr>
            <w:top w:val="none" w:sz="0" w:space="0" w:color="auto"/>
            <w:left w:val="none" w:sz="0" w:space="0" w:color="auto"/>
            <w:bottom w:val="none" w:sz="0" w:space="0" w:color="auto"/>
            <w:right w:val="none" w:sz="0" w:space="0" w:color="auto"/>
          </w:divBdr>
        </w:div>
        <w:div w:id="1281837101">
          <w:marLeft w:val="640"/>
          <w:marRight w:val="0"/>
          <w:marTop w:val="0"/>
          <w:marBottom w:val="0"/>
          <w:divBdr>
            <w:top w:val="none" w:sz="0" w:space="0" w:color="auto"/>
            <w:left w:val="none" w:sz="0" w:space="0" w:color="auto"/>
            <w:bottom w:val="none" w:sz="0" w:space="0" w:color="auto"/>
            <w:right w:val="none" w:sz="0" w:space="0" w:color="auto"/>
          </w:divBdr>
        </w:div>
        <w:div w:id="1317801191">
          <w:marLeft w:val="640"/>
          <w:marRight w:val="0"/>
          <w:marTop w:val="0"/>
          <w:marBottom w:val="0"/>
          <w:divBdr>
            <w:top w:val="none" w:sz="0" w:space="0" w:color="auto"/>
            <w:left w:val="none" w:sz="0" w:space="0" w:color="auto"/>
            <w:bottom w:val="none" w:sz="0" w:space="0" w:color="auto"/>
            <w:right w:val="none" w:sz="0" w:space="0" w:color="auto"/>
          </w:divBdr>
        </w:div>
        <w:div w:id="1339381324">
          <w:marLeft w:val="640"/>
          <w:marRight w:val="0"/>
          <w:marTop w:val="0"/>
          <w:marBottom w:val="0"/>
          <w:divBdr>
            <w:top w:val="none" w:sz="0" w:space="0" w:color="auto"/>
            <w:left w:val="none" w:sz="0" w:space="0" w:color="auto"/>
            <w:bottom w:val="none" w:sz="0" w:space="0" w:color="auto"/>
            <w:right w:val="none" w:sz="0" w:space="0" w:color="auto"/>
          </w:divBdr>
        </w:div>
        <w:div w:id="1451314711">
          <w:marLeft w:val="640"/>
          <w:marRight w:val="0"/>
          <w:marTop w:val="0"/>
          <w:marBottom w:val="0"/>
          <w:divBdr>
            <w:top w:val="none" w:sz="0" w:space="0" w:color="auto"/>
            <w:left w:val="none" w:sz="0" w:space="0" w:color="auto"/>
            <w:bottom w:val="none" w:sz="0" w:space="0" w:color="auto"/>
            <w:right w:val="none" w:sz="0" w:space="0" w:color="auto"/>
          </w:divBdr>
        </w:div>
        <w:div w:id="1491286961">
          <w:marLeft w:val="640"/>
          <w:marRight w:val="0"/>
          <w:marTop w:val="0"/>
          <w:marBottom w:val="0"/>
          <w:divBdr>
            <w:top w:val="none" w:sz="0" w:space="0" w:color="auto"/>
            <w:left w:val="none" w:sz="0" w:space="0" w:color="auto"/>
            <w:bottom w:val="none" w:sz="0" w:space="0" w:color="auto"/>
            <w:right w:val="none" w:sz="0" w:space="0" w:color="auto"/>
          </w:divBdr>
        </w:div>
        <w:div w:id="1657566085">
          <w:marLeft w:val="640"/>
          <w:marRight w:val="0"/>
          <w:marTop w:val="0"/>
          <w:marBottom w:val="0"/>
          <w:divBdr>
            <w:top w:val="none" w:sz="0" w:space="0" w:color="auto"/>
            <w:left w:val="none" w:sz="0" w:space="0" w:color="auto"/>
            <w:bottom w:val="none" w:sz="0" w:space="0" w:color="auto"/>
            <w:right w:val="none" w:sz="0" w:space="0" w:color="auto"/>
          </w:divBdr>
        </w:div>
        <w:div w:id="1676956479">
          <w:marLeft w:val="640"/>
          <w:marRight w:val="0"/>
          <w:marTop w:val="0"/>
          <w:marBottom w:val="0"/>
          <w:divBdr>
            <w:top w:val="none" w:sz="0" w:space="0" w:color="auto"/>
            <w:left w:val="none" w:sz="0" w:space="0" w:color="auto"/>
            <w:bottom w:val="none" w:sz="0" w:space="0" w:color="auto"/>
            <w:right w:val="none" w:sz="0" w:space="0" w:color="auto"/>
          </w:divBdr>
        </w:div>
        <w:div w:id="1691642607">
          <w:marLeft w:val="640"/>
          <w:marRight w:val="0"/>
          <w:marTop w:val="0"/>
          <w:marBottom w:val="0"/>
          <w:divBdr>
            <w:top w:val="none" w:sz="0" w:space="0" w:color="auto"/>
            <w:left w:val="none" w:sz="0" w:space="0" w:color="auto"/>
            <w:bottom w:val="none" w:sz="0" w:space="0" w:color="auto"/>
            <w:right w:val="none" w:sz="0" w:space="0" w:color="auto"/>
          </w:divBdr>
        </w:div>
        <w:div w:id="1740709505">
          <w:marLeft w:val="640"/>
          <w:marRight w:val="0"/>
          <w:marTop w:val="0"/>
          <w:marBottom w:val="0"/>
          <w:divBdr>
            <w:top w:val="none" w:sz="0" w:space="0" w:color="auto"/>
            <w:left w:val="none" w:sz="0" w:space="0" w:color="auto"/>
            <w:bottom w:val="none" w:sz="0" w:space="0" w:color="auto"/>
            <w:right w:val="none" w:sz="0" w:space="0" w:color="auto"/>
          </w:divBdr>
        </w:div>
        <w:div w:id="1741488210">
          <w:marLeft w:val="640"/>
          <w:marRight w:val="0"/>
          <w:marTop w:val="0"/>
          <w:marBottom w:val="0"/>
          <w:divBdr>
            <w:top w:val="none" w:sz="0" w:space="0" w:color="auto"/>
            <w:left w:val="none" w:sz="0" w:space="0" w:color="auto"/>
            <w:bottom w:val="none" w:sz="0" w:space="0" w:color="auto"/>
            <w:right w:val="none" w:sz="0" w:space="0" w:color="auto"/>
          </w:divBdr>
        </w:div>
        <w:div w:id="1957175696">
          <w:marLeft w:val="640"/>
          <w:marRight w:val="0"/>
          <w:marTop w:val="0"/>
          <w:marBottom w:val="0"/>
          <w:divBdr>
            <w:top w:val="none" w:sz="0" w:space="0" w:color="auto"/>
            <w:left w:val="none" w:sz="0" w:space="0" w:color="auto"/>
            <w:bottom w:val="none" w:sz="0" w:space="0" w:color="auto"/>
            <w:right w:val="none" w:sz="0" w:space="0" w:color="auto"/>
          </w:divBdr>
        </w:div>
        <w:div w:id="2099328255">
          <w:marLeft w:val="640"/>
          <w:marRight w:val="0"/>
          <w:marTop w:val="0"/>
          <w:marBottom w:val="0"/>
          <w:divBdr>
            <w:top w:val="none" w:sz="0" w:space="0" w:color="auto"/>
            <w:left w:val="none" w:sz="0" w:space="0" w:color="auto"/>
            <w:bottom w:val="none" w:sz="0" w:space="0" w:color="auto"/>
            <w:right w:val="none" w:sz="0" w:space="0" w:color="auto"/>
          </w:divBdr>
        </w:div>
      </w:divsChild>
    </w:div>
    <w:div w:id="115875764">
      <w:bodyDiv w:val="1"/>
      <w:marLeft w:val="0"/>
      <w:marRight w:val="0"/>
      <w:marTop w:val="0"/>
      <w:marBottom w:val="0"/>
      <w:divBdr>
        <w:top w:val="none" w:sz="0" w:space="0" w:color="auto"/>
        <w:left w:val="none" w:sz="0" w:space="0" w:color="auto"/>
        <w:bottom w:val="none" w:sz="0" w:space="0" w:color="auto"/>
        <w:right w:val="none" w:sz="0" w:space="0" w:color="auto"/>
      </w:divBdr>
      <w:divsChild>
        <w:div w:id="30149316">
          <w:marLeft w:val="640"/>
          <w:marRight w:val="0"/>
          <w:marTop w:val="0"/>
          <w:marBottom w:val="0"/>
          <w:divBdr>
            <w:top w:val="none" w:sz="0" w:space="0" w:color="auto"/>
            <w:left w:val="none" w:sz="0" w:space="0" w:color="auto"/>
            <w:bottom w:val="none" w:sz="0" w:space="0" w:color="auto"/>
            <w:right w:val="none" w:sz="0" w:space="0" w:color="auto"/>
          </w:divBdr>
        </w:div>
        <w:div w:id="49619706">
          <w:marLeft w:val="640"/>
          <w:marRight w:val="0"/>
          <w:marTop w:val="0"/>
          <w:marBottom w:val="0"/>
          <w:divBdr>
            <w:top w:val="none" w:sz="0" w:space="0" w:color="auto"/>
            <w:left w:val="none" w:sz="0" w:space="0" w:color="auto"/>
            <w:bottom w:val="none" w:sz="0" w:space="0" w:color="auto"/>
            <w:right w:val="none" w:sz="0" w:space="0" w:color="auto"/>
          </w:divBdr>
        </w:div>
        <w:div w:id="107890701">
          <w:marLeft w:val="640"/>
          <w:marRight w:val="0"/>
          <w:marTop w:val="0"/>
          <w:marBottom w:val="0"/>
          <w:divBdr>
            <w:top w:val="none" w:sz="0" w:space="0" w:color="auto"/>
            <w:left w:val="none" w:sz="0" w:space="0" w:color="auto"/>
            <w:bottom w:val="none" w:sz="0" w:space="0" w:color="auto"/>
            <w:right w:val="none" w:sz="0" w:space="0" w:color="auto"/>
          </w:divBdr>
        </w:div>
        <w:div w:id="193422587">
          <w:marLeft w:val="640"/>
          <w:marRight w:val="0"/>
          <w:marTop w:val="0"/>
          <w:marBottom w:val="0"/>
          <w:divBdr>
            <w:top w:val="none" w:sz="0" w:space="0" w:color="auto"/>
            <w:left w:val="none" w:sz="0" w:space="0" w:color="auto"/>
            <w:bottom w:val="none" w:sz="0" w:space="0" w:color="auto"/>
            <w:right w:val="none" w:sz="0" w:space="0" w:color="auto"/>
          </w:divBdr>
        </w:div>
        <w:div w:id="218443638">
          <w:marLeft w:val="640"/>
          <w:marRight w:val="0"/>
          <w:marTop w:val="0"/>
          <w:marBottom w:val="0"/>
          <w:divBdr>
            <w:top w:val="none" w:sz="0" w:space="0" w:color="auto"/>
            <w:left w:val="none" w:sz="0" w:space="0" w:color="auto"/>
            <w:bottom w:val="none" w:sz="0" w:space="0" w:color="auto"/>
            <w:right w:val="none" w:sz="0" w:space="0" w:color="auto"/>
          </w:divBdr>
        </w:div>
        <w:div w:id="325868395">
          <w:marLeft w:val="640"/>
          <w:marRight w:val="0"/>
          <w:marTop w:val="0"/>
          <w:marBottom w:val="0"/>
          <w:divBdr>
            <w:top w:val="none" w:sz="0" w:space="0" w:color="auto"/>
            <w:left w:val="none" w:sz="0" w:space="0" w:color="auto"/>
            <w:bottom w:val="none" w:sz="0" w:space="0" w:color="auto"/>
            <w:right w:val="none" w:sz="0" w:space="0" w:color="auto"/>
          </w:divBdr>
        </w:div>
        <w:div w:id="438914572">
          <w:marLeft w:val="640"/>
          <w:marRight w:val="0"/>
          <w:marTop w:val="0"/>
          <w:marBottom w:val="0"/>
          <w:divBdr>
            <w:top w:val="none" w:sz="0" w:space="0" w:color="auto"/>
            <w:left w:val="none" w:sz="0" w:space="0" w:color="auto"/>
            <w:bottom w:val="none" w:sz="0" w:space="0" w:color="auto"/>
            <w:right w:val="none" w:sz="0" w:space="0" w:color="auto"/>
          </w:divBdr>
        </w:div>
        <w:div w:id="449589044">
          <w:marLeft w:val="640"/>
          <w:marRight w:val="0"/>
          <w:marTop w:val="0"/>
          <w:marBottom w:val="0"/>
          <w:divBdr>
            <w:top w:val="none" w:sz="0" w:space="0" w:color="auto"/>
            <w:left w:val="none" w:sz="0" w:space="0" w:color="auto"/>
            <w:bottom w:val="none" w:sz="0" w:space="0" w:color="auto"/>
            <w:right w:val="none" w:sz="0" w:space="0" w:color="auto"/>
          </w:divBdr>
        </w:div>
        <w:div w:id="604701550">
          <w:marLeft w:val="640"/>
          <w:marRight w:val="0"/>
          <w:marTop w:val="0"/>
          <w:marBottom w:val="0"/>
          <w:divBdr>
            <w:top w:val="none" w:sz="0" w:space="0" w:color="auto"/>
            <w:left w:val="none" w:sz="0" w:space="0" w:color="auto"/>
            <w:bottom w:val="none" w:sz="0" w:space="0" w:color="auto"/>
            <w:right w:val="none" w:sz="0" w:space="0" w:color="auto"/>
          </w:divBdr>
        </w:div>
        <w:div w:id="657539522">
          <w:marLeft w:val="640"/>
          <w:marRight w:val="0"/>
          <w:marTop w:val="0"/>
          <w:marBottom w:val="0"/>
          <w:divBdr>
            <w:top w:val="none" w:sz="0" w:space="0" w:color="auto"/>
            <w:left w:val="none" w:sz="0" w:space="0" w:color="auto"/>
            <w:bottom w:val="none" w:sz="0" w:space="0" w:color="auto"/>
            <w:right w:val="none" w:sz="0" w:space="0" w:color="auto"/>
          </w:divBdr>
        </w:div>
        <w:div w:id="668679126">
          <w:marLeft w:val="640"/>
          <w:marRight w:val="0"/>
          <w:marTop w:val="0"/>
          <w:marBottom w:val="0"/>
          <w:divBdr>
            <w:top w:val="none" w:sz="0" w:space="0" w:color="auto"/>
            <w:left w:val="none" w:sz="0" w:space="0" w:color="auto"/>
            <w:bottom w:val="none" w:sz="0" w:space="0" w:color="auto"/>
            <w:right w:val="none" w:sz="0" w:space="0" w:color="auto"/>
          </w:divBdr>
        </w:div>
        <w:div w:id="696007416">
          <w:marLeft w:val="640"/>
          <w:marRight w:val="0"/>
          <w:marTop w:val="0"/>
          <w:marBottom w:val="0"/>
          <w:divBdr>
            <w:top w:val="none" w:sz="0" w:space="0" w:color="auto"/>
            <w:left w:val="none" w:sz="0" w:space="0" w:color="auto"/>
            <w:bottom w:val="none" w:sz="0" w:space="0" w:color="auto"/>
            <w:right w:val="none" w:sz="0" w:space="0" w:color="auto"/>
          </w:divBdr>
        </w:div>
        <w:div w:id="698357290">
          <w:marLeft w:val="640"/>
          <w:marRight w:val="0"/>
          <w:marTop w:val="0"/>
          <w:marBottom w:val="0"/>
          <w:divBdr>
            <w:top w:val="none" w:sz="0" w:space="0" w:color="auto"/>
            <w:left w:val="none" w:sz="0" w:space="0" w:color="auto"/>
            <w:bottom w:val="none" w:sz="0" w:space="0" w:color="auto"/>
            <w:right w:val="none" w:sz="0" w:space="0" w:color="auto"/>
          </w:divBdr>
        </w:div>
        <w:div w:id="813067949">
          <w:marLeft w:val="640"/>
          <w:marRight w:val="0"/>
          <w:marTop w:val="0"/>
          <w:marBottom w:val="0"/>
          <w:divBdr>
            <w:top w:val="none" w:sz="0" w:space="0" w:color="auto"/>
            <w:left w:val="none" w:sz="0" w:space="0" w:color="auto"/>
            <w:bottom w:val="none" w:sz="0" w:space="0" w:color="auto"/>
            <w:right w:val="none" w:sz="0" w:space="0" w:color="auto"/>
          </w:divBdr>
        </w:div>
        <w:div w:id="816843137">
          <w:marLeft w:val="640"/>
          <w:marRight w:val="0"/>
          <w:marTop w:val="0"/>
          <w:marBottom w:val="0"/>
          <w:divBdr>
            <w:top w:val="none" w:sz="0" w:space="0" w:color="auto"/>
            <w:left w:val="none" w:sz="0" w:space="0" w:color="auto"/>
            <w:bottom w:val="none" w:sz="0" w:space="0" w:color="auto"/>
            <w:right w:val="none" w:sz="0" w:space="0" w:color="auto"/>
          </w:divBdr>
        </w:div>
        <w:div w:id="857894289">
          <w:marLeft w:val="640"/>
          <w:marRight w:val="0"/>
          <w:marTop w:val="0"/>
          <w:marBottom w:val="0"/>
          <w:divBdr>
            <w:top w:val="none" w:sz="0" w:space="0" w:color="auto"/>
            <w:left w:val="none" w:sz="0" w:space="0" w:color="auto"/>
            <w:bottom w:val="none" w:sz="0" w:space="0" w:color="auto"/>
            <w:right w:val="none" w:sz="0" w:space="0" w:color="auto"/>
          </w:divBdr>
        </w:div>
        <w:div w:id="912668635">
          <w:marLeft w:val="640"/>
          <w:marRight w:val="0"/>
          <w:marTop w:val="0"/>
          <w:marBottom w:val="0"/>
          <w:divBdr>
            <w:top w:val="none" w:sz="0" w:space="0" w:color="auto"/>
            <w:left w:val="none" w:sz="0" w:space="0" w:color="auto"/>
            <w:bottom w:val="none" w:sz="0" w:space="0" w:color="auto"/>
            <w:right w:val="none" w:sz="0" w:space="0" w:color="auto"/>
          </w:divBdr>
        </w:div>
        <w:div w:id="964847871">
          <w:marLeft w:val="640"/>
          <w:marRight w:val="0"/>
          <w:marTop w:val="0"/>
          <w:marBottom w:val="0"/>
          <w:divBdr>
            <w:top w:val="none" w:sz="0" w:space="0" w:color="auto"/>
            <w:left w:val="none" w:sz="0" w:space="0" w:color="auto"/>
            <w:bottom w:val="none" w:sz="0" w:space="0" w:color="auto"/>
            <w:right w:val="none" w:sz="0" w:space="0" w:color="auto"/>
          </w:divBdr>
        </w:div>
        <w:div w:id="985352911">
          <w:marLeft w:val="640"/>
          <w:marRight w:val="0"/>
          <w:marTop w:val="0"/>
          <w:marBottom w:val="0"/>
          <w:divBdr>
            <w:top w:val="none" w:sz="0" w:space="0" w:color="auto"/>
            <w:left w:val="none" w:sz="0" w:space="0" w:color="auto"/>
            <w:bottom w:val="none" w:sz="0" w:space="0" w:color="auto"/>
            <w:right w:val="none" w:sz="0" w:space="0" w:color="auto"/>
          </w:divBdr>
        </w:div>
        <w:div w:id="1052465602">
          <w:marLeft w:val="640"/>
          <w:marRight w:val="0"/>
          <w:marTop w:val="0"/>
          <w:marBottom w:val="0"/>
          <w:divBdr>
            <w:top w:val="none" w:sz="0" w:space="0" w:color="auto"/>
            <w:left w:val="none" w:sz="0" w:space="0" w:color="auto"/>
            <w:bottom w:val="none" w:sz="0" w:space="0" w:color="auto"/>
            <w:right w:val="none" w:sz="0" w:space="0" w:color="auto"/>
          </w:divBdr>
        </w:div>
        <w:div w:id="1068191166">
          <w:marLeft w:val="640"/>
          <w:marRight w:val="0"/>
          <w:marTop w:val="0"/>
          <w:marBottom w:val="0"/>
          <w:divBdr>
            <w:top w:val="none" w:sz="0" w:space="0" w:color="auto"/>
            <w:left w:val="none" w:sz="0" w:space="0" w:color="auto"/>
            <w:bottom w:val="none" w:sz="0" w:space="0" w:color="auto"/>
            <w:right w:val="none" w:sz="0" w:space="0" w:color="auto"/>
          </w:divBdr>
        </w:div>
        <w:div w:id="1134106961">
          <w:marLeft w:val="640"/>
          <w:marRight w:val="0"/>
          <w:marTop w:val="0"/>
          <w:marBottom w:val="0"/>
          <w:divBdr>
            <w:top w:val="none" w:sz="0" w:space="0" w:color="auto"/>
            <w:left w:val="none" w:sz="0" w:space="0" w:color="auto"/>
            <w:bottom w:val="none" w:sz="0" w:space="0" w:color="auto"/>
            <w:right w:val="none" w:sz="0" w:space="0" w:color="auto"/>
          </w:divBdr>
        </w:div>
        <w:div w:id="1135609709">
          <w:marLeft w:val="640"/>
          <w:marRight w:val="0"/>
          <w:marTop w:val="0"/>
          <w:marBottom w:val="0"/>
          <w:divBdr>
            <w:top w:val="none" w:sz="0" w:space="0" w:color="auto"/>
            <w:left w:val="none" w:sz="0" w:space="0" w:color="auto"/>
            <w:bottom w:val="none" w:sz="0" w:space="0" w:color="auto"/>
            <w:right w:val="none" w:sz="0" w:space="0" w:color="auto"/>
          </w:divBdr>
        </w:div>
        <w:div w:id="1254047178">
          <w:marLeft w:val="640"/>
          <w:marRight w:val="0"/>
          <w:marTop w:val="0"/>
          <w:marBottom w:val="0"/>
          <w:divBdr>
            <w:top w:val="none" w:sz="0" w:space="0" w:color="auto"/>
            <w:left w:val="none" w:sz="0" w:space="0" w:color="auto"/>
            <w:bottom w:val="none" w:sz="0" w:space="0" w:color="auto"/>
            <w:right w:val="none" w:sz="0" w:space="0" w:color="auto"/>
          </w:divBdr>
        </w:div>
        <w:div w:id="1262372337">
          <w:marLeft w:val="640"/>
          <w:marRight w:val="0"/>
          <w:marTop w:val="0"/>
          <w:marBottom w:val="0"/>
          <w:divBdr>
            <w:top w:val="none" w:sz="0" w:space="0" w:color="auto"/>
            <w:left w:val="none" w:sz="0" w:space="0" w:color="auto"/>
            <w:bottom w:val="none" w:sz="0" w:space="0" w:color="auto"/>
            <w:right w:val="none" w:sz="0" w:space="0" w:color="auto"/>
          </w:divBdr>
        </w:div>
        <w:div w:id="1286890961">
          <w:marLeft w:val="640"/>
          <w:marRight w:val="0"/>
          <w:marTop w:val="0"/>
          <w:marBottom w:val="0"/>
          <w:divBdr>
            <w:top w:val="none" w:sz="0" w:space="0" w:color="auto"/>
            <w:left w:val="none" w:sz="0" w:space="0" w:color="auto"/>
            <w:bottom w:val="none" w:sz="0" w:space="0" w:color="auto"/>
            <w:right w:val="none" w:sz="0" w:space="0" w:color="auto"/>
          </w:divBdr>
        </w:div>
        <w:div w:id="1336805561">
          <w:marLeft w:val="640"/>
          <w:marRight w:val="0"/>
          <w:marTop w:val="0"/>
          <w:marBottom w:val="0"/>
          <w:divBdr>
            <w:top w:val="none" w:sz="0" w:space="0" w:color="auto"/>
            <w:left w:val="none" w:sz="0" w:space="0" w:color="auto"/>
            <w:bottom w:val="none" w:sz="0" w:space="0" w:color="auto"/>
            <w:right w:val="none" w:sz="0" w:space="0" w:color="auto"/>
          </w:divBdr>
        </w:div>
        <w:div w:id="1359624134">
          <w:marLeft w:val="640"/>
          <w:marRight w:val="0"/>
          <w:marTop w:val="0"/>
          <w:marBottom w:val="0"/>
          <w:divBdr>
            <w:top w:val="none" w:sz="0" w:space="0" w:color="auto"/>
            <w:left w:val="none" w:sz="0" w:space="0" w:color="auto"/>
            <w:bottom w:val="none" w:sz="0" w:space="0" w:color="auto"/>
            <w:right w:val="none" w:sz="0" w:space="0" w:color="auto"/>
          </w:divBdr>
        </w:div>
        <w:div w:id="1532375865">
          <w:marLeft w:val="640"/>
          <w:marRight w:val="0"/>
          <w:marTop w:val="0"/>
          <w:marBottom w:val="0"/>
          <w:divBdr>
            <w:top w:val="none" w:sz="0" w:space="0" w:color="auto"/>
            <w:left w:val="none" w:sz="0" w:space="0" w:color="auto"/>
            <w:bottom w:val="none" w:sz="0" w:space="0" w:color="auto"/>
            <w:right w:val="none" w:sz="0" w:space="0" w:color="auto"/>
          </w:divBdr>
        </w:div>
        <w:div w:id="1567689583">
          <w:marLeft w:val="640"/>
          <w:marRight w:val="0"/>
          <w:marTop w:val="0"/>
          <w:marBottom w:val="0"/>
          <w:divBdr>
            <w:top w:val="none" w:sz="0" w:space="0" w:color="auto"/>
            <w:left w:val="none" w:sz="0" w:space="0" w:color="auto"/>
            <w:bottom w:val="none" w:sz="0" w:space="0" w:color="auto"/>
            <w:right w:val="none" w:sz="0" w:space="0" w:color="auto"/>
          </w:divBdr>
        </w:div>
        <w:div w:id="1602420879">
          <w:marLeft w:val="640"/>
          <w:marRight w:val="0"/>
          <w:marTop w:val="0"/>
          <w:marBottom w:val="0"/>
          <w:divBdr>
            <w:top w:val="none" w:sz="0" w:space="0" w:color="auto"/>
            <w:left w:val="none" w:sz="0" w:space="0" w:color="auto"/>
            <w:bottom w:val="none" w:sz="0" w:space="0" w:color="auto"/>
            <w:right w:val="none" w:sz="0" w:space="0" w:color="auto"/>
          </w:divBdr>
        </w:div>
        <w:div w:id="1655059305">
          <w:marLeft w:val="640"/>
          <w:marRight w:val="0"/>
          <w:marTop w:val="0"/>
          <w:marBottom w:val="0"/>
          <w:divBdr>
            <w:top w:val="none" w:sz="0" w:space="0" w:color="auto"/>
            <w:left w:val="none" w:sz="0" w:space="0" w:color="auto"/>
            <w:bottom w:val="none" w:sz="0" w:space="0" w:color="auto"/>
            <w:right w:val="none" w:sz="0" w:space="0" w:color="auto"/>
          </w:divBdr>
        </w:div>
        <w:div w:id="1673799095">
          <w:marLeft w:val="640"/>
          <w:marRight w:val="0"/>
          <w:marTop w:val="0"/>
          <w:marBottom w:val="0"/>
          <w:divBdr>
            <w:top w:val="none" w:sz="0" w:space="0" w:color="auto"/>
            <w:left w:val="none" w:sz="0" w:space="0" w:color="auto"/>
            <w:bottom w:val="none" w:sz="0" w:space="0" w:color="auto"/>
            <w:right w:val="none" w:sz="0" w:space="0" w:color="auto"/>
          </w:divBdr>
        </w:div>
        <w:div w:id="1675113131">
          <w:marLeft w:val="640"/>
          <w:marRight w:val="0"/>
          <w:marTop w:val="0"/>
          <w:marBottom w:val="0"/>
          <w:divBdr>
            <w:top w:val="none" w:sz="0" w:space="0" w:color="auto"/>
            <w:left w:val="none" w:sz="0" w:space="0" w:color="auto"/>
            <w:bottom w:val="none" w:sz="0" w:space="0" w:color="auto"/>
            <w:right w:val="none" w:sz="0" w:space="0" w:color="auto"/>
          </w:divBdr>
        </w:div>
        <w:div w:id="1677145947">
          <w:marLeft w:val="640"/>
          <w:marRight w:val="0"/>
          <w:marTop w:val="0"/>
          <w:marBottom w:val="0"/>
          <w:divBdr>
            <w:top w:val="none" w:sz="0" w:space="0" w:color="auto"/>
            <w:left w:val="none" w:sz="0" w:space="0" w:color="auto"/>
            <w:bottom w:val="none" w:sz="0" w:space="0" w:color="auto"/>
            <w:right w:val="none" w:sz="0" w:space="0" w:color="auto"/>
          </w:divBdr>
        </w:div>
        <w:div w:id="1693800549">
          <w:marLeft w:val="640"/>
          <w:marRight w:val="0"/>
          <w:marTop w:val="0"/>
          <w:marBottom w:val="0"/>
          <w:divBdr>
            <w:top w:val="none" w:sz="0" w:space="0" w:color="auto"/>
            <w:left w:val="none" w:sz="0" w:space="0" w:color="auto"/>
            <w:bottom w:val="none" w:sz="0" w:space="0" w:color="auto"/>
            <w:right w:val="none" w:sz="0" w:space="0" w:color="auto"/>
          </w:divBdr>
        </w:div>
        <w:div w:id="1698310578">
          <w:marLeft w:val="640"/>
          <w:marRight w:val="0"/>
          <w:marTop w:val="0"/>
          <w:marBottom w:val="0"/>
          <w:divBdr>
            <w:top w:val="none" w:sz="0" w:space="0" w:color="auto"/>
            <w:left w:val="none" w:sz="0" w:space="0" w:color="auto"/>
            <w:bottom w:val="none" w:sz="0" w:space="0" w:color="auto"/>
            <w:right w:val="none" w:sz="0" w:space="0" w:color="auto"/>
          </w:divBdr>
        </w:div>
        <w:div w:id="1720595678">
          <w:marLeft w:val="640"/>
          <w:marRight w:val="0"/>
          <w:marTop w:val="0"/>
          <w:marBottom w:val="0"/>
          <w:divBdr>
            <w:top w:val="none" w:sz="0" w:space="0" w:color="auto"/>
            <w:left w:val="none" w:sz="0" w:space="0" w:color="auto"/>
            <w:bottom w:val="none" w:sz="0" w:space="0" w:color="auto"/>
            <w:right w:val="none" w:sz="0" w:space="0" w:color="auto"/>
          </w:divBdr>
        </w:div>
        <w:div w:id="1803501309">
          <w:marLeft w:val="640"/>
          <w:marRight w:val="0"/>
          <w:marTop w:val="0"/>
          <w:marBottom w:val="0"/>
          <w:divBdr>
            <w:top w:val="none" w:sz="0" w:space="0" w:color="auto"/>
            <w:left w:val="none" w:sz="0" w:space="0" w:color="auto"/>
            <w:bottom w:val="none" w:sz="0" w:space="0" w:color="auto"/>
            <w:right w:val="none" w:sz="0" w:space="0" w:color="auto"/>
          </w:divBdr>
        </w:div>
        <w:div w:id="1850287315">
          <w:marLeft w:val="640"/>
          <w:marRight w:val="0"/>
          <w:marTop w:val="0"/>
          <w:marBottom w:val="0"/>
          <w:divBdr>
            <w:top w:val="none" w:sz="0" w:space="0" w:color="auto"/>
            <w:left w:val="none" w:sz="0" w:space="0" w:color="auto"/>
            <w:bottom w:val="none" w:sz="0" w:space="0" w:color="auto"/>
            <w:right w:val="none" w:sz="0" w:space="0" w:color="auto"/>
          </w:divBdr>
        </w:div>
        <w:div w:id="2094862043">
          <w:marLeft w:val="640"/>
          <w:marRight w:val="0"/>
          <w:marTop w:val="0"/>
          <w:marBottom w:val="0"/>
          <w:divBdr>
            <w:top w:val="none" w:sz="0" w:space="0" w:color="auto"/>
            <w:left w:val="none" w:sz="0" w:space="0" w:color="auto"/>
            <w:bottom w:val="none" w:sz="0" w:space="0" w:color="auto"/>
            <w:right w:val="none" w:sz="0" w:space="0" w:color="auto"/>
          </w:divBdr>
        </w:div>
        <w:div w:id="2118941617">
          <w:marLeft w:val="640"/>
          <w:marRight w:val="0"/>
          <w:marTop w:val="0"/>
          <w:marBottom w:val="0"/>
          <w:divBdr>
            <w:top w:val="none" w:sz="0" w:space="0" w:color="auto"/>
            <w:left w:val="none" w:sz="0" w:space="0" w:color="auto"/>
            <w:bottom w:val="none" w:sz="0" w:space="0" w:color="auto"/>
            <w:right w:val="none" w:sz="0" w:space="0" w:color="auto"/>
          </w:divBdr>
        </w:div>
        <w:div w:id="2122069785">
          <w:marLeft w:val="640"/>
          <w:marRight w:val="0"/>
          <w:marTop w:val="0"/>
          <w:marBottom w:val="0"/>
          <w:divBdr>
            <w:top w:val="none" w:sz="0" w:space="0" w:color="auto"/>
            <w:left w:val="none" w:sz="0" w:space="0" w:color="auto"/>
            <w:bottom w:val="none" w:sz="0" w:space="0" w:color="auto"/>
            <w:right w:val="none" w:sz="0" w:space="0" w:color="auto"/>
          </w:divBdr>
        </w:div>
      </w:divsChild>
    </w:div>
    <w:div w:id="115878238">
      <w:marLeft w:val="0"/>
      <w:marRight w:val="0"/>
      <w:marTop w:val="0"/>
      <w:marBottom w:val="0"/>
      <w:divBdr>
        <w:top w:val="none" w:sz="0" w:space="0" w:color="auto"/>
        <w:left w:val="none" w:sz="0" w:space="0" w:color="auto"/>
        <w:bottom w:val="none" w:sz="0" w:space="0" w:color="auto"/>
        <w:right w:val="none" w:sz="0" w:space="0" w:color="auto"/>
      </w:divBdr>
    </w:div>
    <w:div w:id="119300715">
      <w:bodyDiv w:val="1"/>
      <w:marLeft w:val="0"/>
      <w:marRight w:val="0"/>
      <w:marTop w:val="0"/>
      <w:marBottom w:val="0"/>
      <w:divBdr>
        <w:top w:val="none" w:sz="0" w:space="0" w:color="auto"/>
        <w:left w:val="none" w:sz="0" w:space="0" w:color="auto"/>
        <w:bottom w:val="none" w:sz="0" w:space="0" w:color="auto"/>
        <w:right w:val="none" w:sz="0" w:space="0" w:color="auto"/>
      </w:divBdr>
      <w:divsChild>
        <w:div w:id="1897349738">
          <w:marLeft w:val="640"/>
          <w:marRight w:val="0"/>
          <w:marTop w:val="0"/>
          <w:marBottom w:val="0"/>
          <w:divBdr>
            <w:top w:val="none" w:sz="0" w:space="0" w:color="auto"/>
            <w:left w:val="none" w:sz="0" w:space="0" w:color="auto"/>
            <w:bottom w:val="none" w:sz="0" w:space="0" w:color="auto"/>
            <w:right w:val="none" w:sz="0" w:space="0" w:color="auto"/>
          </w:divBdr>
        </w:div>
        <w:div w:id="2017539440">
          <w:marLeft w:val="640"/>
          <w:marRight w:val="0"/>
          <w:marTop w:val="0"/>
          <w:marBottom w:val="0"/>
          <w:divBdr>
            <w:top w:val="none" w:sz="0" w:space="0" w:color="auto"/>
            <w:left w:val="none" w:sz="0" w:space="0" w:color="auto"/>
            <w:bottom w:val="none" w:sz="0" w:space="0" w:color="auto"/>
            <w:right w:val="none" w:sz="0" w:space="0" w:color="auto"/>
          </w:divBdr>
        </w:div>
        <w:div w:id="729382727">
          <w:marLeft w:val="640"/>
          <w:marRight w:val="0"/>
          <w:marTop w:val="0"/>
          <w:marBottom w:val="0"/>
          <w:divBdr>
            <w:top w:val="none" w:sz="0" w:space="0" w:color="auto"/>
            <w:left w:val="none" w:sz="0" w:space="0" w:color="auto"/>
            <w:bottom w:val="none" w:sz="0" w:space="0" w:color="auto"/>
            <w:right w:val="none" w:sz="0" w:space="0" w:color="auto"/>
          </w:divBdr>
        </w:div>
        <w:div w:id="527565200">
          <w:marLeft w:val="640"/>
          <w:marRight w:val="0"/>
          <w:marTop w:val="0"/>
          <w:marBottom w:val="0"/>
          <w:divBdr>
            <w:top w:val="none" w:sz="0" w:space="0" w:color="auto"/>
            <w:left w:val="none" w:sz="0" w:space="0" w:color="auto"/>
            <w:bottom w:val="none" w:sz="0" w:space="0" w:color="auto"/>
            <w:right w:val="none" w:sz="0" w:space="0" w:color="auto"/>
          </w:divBdr>
        </w:div>
        <w:div w:id="1840466573">
          <w:marLeft w:val="640"/>
          <w:marRight w:val="0"/>
          <w:marTop w:val="0"/>
          <w:marBottom w:val="0"/>
          <w:divBdr>
            <w:top w:val="none" w:sz="0" w:space="0" w:color="auto"/>
            <w:left w:val="none" w:sz="0" w:space="0" w:color="auto"/>
            <w:bottom w:val="none" w:sz="0" w:space="0" w:color="auto"/>
            <w:right w:val="none" w:sz="0" w:space="0" w:color="auto"/>
          </w:divBdr>
        </w:div>
        <w:div w:id="1244871035">
          <w:marLeft w:val="640"/>
          <w:marRight w:val="0"/>
          <w:marTop w:val="0"/>
          <w:marBottom w:val="0"/>
          <w:divBdr>
            <w:top w:val="none" w:sz="0" w:space="0" w:color="auto"/>
            <w:left w:val="none" w:sz="0" w:space="0" w:color="auto"/>
            <w:bottom w:val="none" w:sz="0" w:space="0" w:color="auto"/>
            <w:right w:val="none" w:sz="0" w:space="0" w:color="auto"/>
          </w:divBdr>
        </w:div>
        <w:div w:id="222521336">
          <w:marLeft w:val="640"/>
          <w:marRight w:val="0"/>
          <w:marTop w:val="0"/>
          <w:marBottom w:val="0"/>
          <w:divBdr>
            <w:top w:val="none" w:sz="0" w:space="0" w:color="auto"/>
            <w:left w:val="none" w:sz="0" w:space="0" w:color="auto"/>
            <w:bottom w:val="none" w:sz="0" w:space="0" w:color="auto"/>
            <w:right w:val="none" w:sz="0" w:space="0" w:color="auto"/>
          </w:divBdr>
        </w:div>
        <w:div w:id="1683432914">
          <w:marLeft w:val="640"/>
          <w:marRight w:val="0"/>
          <w:marTop w:val="0"/>
          <w:marBottom w:val="0"/>
          <w:divBdr>
            <w:top w:val="none" w:sz="0" w:space="0" w:color="auto"/>
            <w:left w:val="none" w:sz="0" w:space="0" w:color="auto"/>
            <w:bottom w:val="none" w:sz="0" w:space="0" w:color="auto"/>
            <w:right w:val="none" w:sz="0" w:space="0" w:color="auto"/>
          </w:divBdr>
        </w:div>
        <w:div w:id="1849976073">
          <w:marLeft w:val="640"/>
          <w:marRight w:val="0"/>
          <w:marTop w:val="0"/>
          <w:marBottom w:val="0"/>
          <w:divBdr>
            <w:top w:val="none" w:sz="0" w:space="0" w:color="auto"/>
            <w:left w:val="none" w:sz="0" w:space="0" w:color="auto"/>
            <w:bottom w:val="none" w:sz="0" w:space="0" w:color="auto"/>
            <w:right w:val="none" w:sz="0" w:space="0" w:color="auto"/>
          </w:divBdr>
        </w:div>
        <w:div w:id="418328643">
          <w:marLeft w:val="640"/>
          <w:marRight w:val="0"/>
          <w:marTop w:val="0"/>
          <w:marBottom w:val="0"/>
          <w:divBdr>
            <w:top w:val="none" w:sz="0" w:space="0" w:color="auto"/>
            <w:left w:val="none" w:sz="0" w:space="0" w:color="auto"/>
            <w:bottom w:val="none" w:sz="0" w:space="0" w:color="auto"/>
            <w:right w:val="none" w:sz="0" w:space="0" w:color="auto"/>
          </w:divBdr>
        </w:div>
        <w:div w:id="964699636">
          <w:marLeft w:val="640"/>
          <w:marRight w:val="0"/>
          <w:marTop w:val="0"/>
          <w:marBottom w:val="0"/>
          <w:divBdr>
            <w:top w:val="none" w:sz="0" w:space="0" w:color="auto"/>
            <w:left w:val="none" w:sz="0" w:space="0" w:color="auto"/>
            <w:bottom w:val="none" w:sz="0" w:space="0" w:color="auto"/>
            <w:right w:val="none" w:sz="0" w:space="0" w:color="auto"/>
          </w:divBdr>
        </w:div>
        <w:div w:id="1121455692">
          <w:marLeft w:val="640"/>
          <w:marRight w:val="0"/>
          <w:marTop w:val="0"/>
          <w:marBottom w:val="0"/>
          <w:divBdr>
            <w:top w:val="none" w:sz="0" w:space="0" w:color="auto"/>
            <w:left w:val="none" w:sz="0" w:space="0" w:color="auto"/>
            <w:bottom w:val="none" w:sz="0" w:space="0" w:color="auto"/>
            <w:right w:val="none" w:sz="0" w:space="0" w:color="auto"/>
          </w:divBdr>
        </w:div>
        <w:div w:id="983393867">
          <w:marLeft w:val="640"/>
          <w:marRight w:val="0"/>
          <w:marTop w:val="0"/>
          <w:marBottom w:val="0"/>
          <w:divBdr>
            <w:top w:val="none" w:sz="0" w:space="0" w:color="auto"/>
            <w:left w:val="none" w:sz="0" w:space="0" w:color="auto"/>
            <w:bottom w:val="none" w:sz="0" w:space="0" w:color="auto"/>
            <w:right w:val="none" w:sz="0" w:space="0" w:color="auto"/>
          </w:divBdr>
        </w:div>
        <w:div w:id="1243224468">
          <w:marLeft w:val="640"/>
          <w:marRight w:val="0"/>
          <w:marTop w:val="0"/>
          <w:marBottom w:val="0"/>
          <w:divBdr>
            <w:top w:val="none" w:sz="0" w:space="0" w:color="auto"/>
            <w:left w:val="none" w:sz="0" w:space="0" w:color="auto"/>
            <w:bottom w:val="none" w:sz="0" w:space="0" w:color="auto"/>
            <w:right w:val="none" w:sz="0" w:space="0" w:color="auto"/>
          </w:divBdr>
        </w:div>
        <w:div w:id="1090195373">
          <w:marLeft w:val="640"/>
          <w:marRight w:val="0"/>
          <w:marTop w:val="0"/>
          <w:marBottom w:val="0"/>
          <w:divBdr>
            <w:top w:val="none" w:sz="0" w:space="0" w:color="auto"/>
            <w:left w:val="none" w:sz="0" w:space="0" w:color="auto"/>
            <w:bottom w:val="none" w:sz="0" w:space="0" w:color="auto"/>
            <w:right w:val="none" w:sz="0" w:space="0" w:color="auto"/>
          </w:divBdr>
        </w:div>
        <w:div w:id="1350330209">
          <w:marLeft w:val="640"/>
          <w:marRight w:val="0"/>
          <w:marTop w:val="0"/>
          <w:marBottom w:val="0"/>
          <w:divBdr>
            <w:top w:val="none" w:sz="0" w:space="0" w:color="auto"/>
            <w:left w:val="none" w:sz="0" w:space="0" w:color="auto"/>
            <w:bottom w:val="none" w:sz="0" w:space="0" w:color="auto"/>
            <w:right w:val="none" w:sz="0" w:space="0" w:color="auto"/>
          </w:divBdr>
        </w:div>
        <w:div w:id="2091465907">
          <w:marLeft w:val="640"/>
          <w:marRight w:val="0"/>
          <w:marTop w:val="0"/>
          <w:marBottom w:val="0"/>
          <w:divBdr>
            <w:top w:val="none" w:sz="0" w:space="0" w:color="auto"/>
            <w:left w:val="none" w:sz="0" w:space="0" w:color="auto"/>
            <w:bottom w:val="none" w:sz="0" w:space="0" w:color="auto"/>
            <w:right w:val="none" w:sz="0" w:space="0" w:color="auto"/>
          </w:divBdr>
        </w:div>
        <w:div w:id="2020809832">
          <w:marLeft w:val="640"/>
          <w:marRight w:val="0"/>
          <w:marTop w:val="0"/>
          <w:marBottom w:val="0"/>
          <w:divBdr>
            <w:top w:val="none" w:sz="0" w:space="0" w:color="auto"/>
            <w:left w:val="none" w:sz="0" w:space="0" w:color="auto"/>
            <w:bottom w:val="none" w:sz="0" w:space="0" w:color="auto"/>
            <w:right w:val="none" w:sz="0" w:space="0" w:color="auto"/>
          </w:divBdr>
        </w:div>
        <w:div w:id="988828872">
          <w:marLeft w:val="640"/>
          <w:marRight w:val="0"/>
          <w:marTop w:val="0"/>
          <w:marBottom w:val="0"/>
          <w:divBdr>
            <w:top w:val="none" w:sz="0" w:space="0" w:color="auto"/>
            <w:left w:val="none" w:sz="0" w:space="0" w:color="auto"/>
            <w:bottom w:val="none" w:sz="0" w:space="0" w:color="auto"/>
            <w:right w:val="none" w:sz="0" w:space="0" w:color="auto"/>
          </w:divBdr>
        </w:div>
        <w:div w:id="1618095631">
          <w:marLeft w:val="640"/>
          <w:marRight w:val="0"/>
          <w:marTop w:val="0"/>
          <w:marBottom w:val="0"/>
          <w:divBdr>
            <w:top w:val="none" w:sz="0" w:space="0" w:color="auto"/>
            <w:left w:val="none" w:sz="0" w:space="0" w:color="auto"/>
            <w:bottom w:val="none" w:sz="0" w:space="0" w:color="auto"/>
            <w:right w:val="none" w:sz="0" w:space="0" w:color="auto"/>
          </w:divBdr>
        </w:div>
        <w:div w:id="227572417">
          <w:marLeft w:val="640"/>
          <w:marRight w:val="0"/>
          <w:marTop w:val="0"/>
          <w:marBottom w:val="0"/>
          <w:divBdr>
            <w:top w:val="none" w:sz="0" w:space="0" w:color="auto"/>
            <w:left w:val="none" w:sz="0" w:space="0" w:color="auto"/>
            <w:bottom w:val="none" w:sz="0" w:space="0" w:color="auto"/>
            <w:right w:val="none" w:sz="0" w:space="0" w:color="auto"/>
          </w:divBdr>
        </w:div>
        <w:div w:id="737440904">
          <w:marLeft w:val="640"/>
          <w:marRight w:val="0"/>
          <w:marTop w:val="0"/>
          <w:marBottom w:val="0"/>
          <w:divBdr>
            <w:top w:val="none" w:sz="0" w:space="0" w:color="auto"/>
            <w:left w:val="none" w:sz="0" w:space="0" w:color="auto"/>
            <w:bottom w:val="none" w:sz="0" w:space="0" w:color="auto"/>
            <w:right w:val="none" w:sz="0" w:space="0" w:color="auto"/>
          </w:divBdr>
        </w:div>
        <w:div w:id="1591550088">
          <w:marLeft w:val="640"/>
          <w:marRight w:val="0"/>
          <w:marTop w:val="0"/>
          <w:marBottom w:val="0"/>
          <w:divBdr>
            <w:top w:val="none" w:sz="0" w:space="0" w:color="auto"/>
            <w:left w:val="none" w:sz="0" w:space="0" w:color="auto"/>
            <w:bottom w:val="none" w:sz="0" w:space="0" w:color="auto"/>
            <w:right w:val="none" w:sz="0" w:space="0" w:color="auto"/>
          </w:divBdr>
        </w:div>
        <w:div w:id="1529295690">
          <w:marLeft w:val="640"/>
          <w:marRight w:val="0"/>
          <w:marTop w:val="0"/>
          <w:marBottom w:val="0"/>
          <w:divBdr>
            <w:top w:val="none" w:sz="0" w:space="0" w:color="auto"/>
            <w:left w:val="none" w:sz="0" w:space="0" w:color="auto"/>
            <w:bottom w:val="none" w:sz="0" w:space="0" w:color="auto"/>
            <w:right w:val="none" w:sz="0" w:space="0" w:color="auto"/>
          </w:divBdr>
        </w:div>
        <w:div w:id="1146244640">
          <w:marLeft w:val="640"/>
          <w:marRight w:val="0"/>
          <w:marTop w:val="0"/>
          <w:marBottom w:val="0"/>
          <w:divBdr>
            <w:top w:val="none" w:sz="0" w:space="0" w:color="auto"/>
            <w:left w:val="none" w:sz="0" w:space="0" w:color="auto"/>
            <w:bottom w:val="none" w:sz="0" w:space="0" w:color="auto"/>
            <w:right w:val="none" w:sz="0" w:space="0" w:color="auto"/>
          </w:divBdr>
        </w:div>
        <w:div w:id="4671226">
          <w:marLeft w:val="640"/>
          <w:marRight w:val="0"/>
          <w:marTop w:val="0"/>
          <w:marBottom w:val="0"/>
          <w:divBdr>
            <w:top w:val="none" w:sz="0" w:space="0" w:color="auto"/>
            <w:left w:val="none" w:sz="0" w:space="0" w:color="auto"/>
            <w:bottom w:val="none" w:sz="0" w:space="0" w:color="auto"/>
            <w:right w:val="none" w:sz="0" w:space="0" w:color="auto"/>
          </w:divBdr>
        </w:div>
        <w:div w:id="963389828">
          <w:marLeft w:val="640"/>
          <w:marRight w:val="0"/>
          <w:marTop w:val="0"/>
          <w:marBottom w:val="0"/>
          <w:divBdr>
            <w:top w:val="none" w:sz="0" w:space="0" w:color="auto"/>
            <w:left w:val="none" w:sz="0" w:space="0" w:color="auto"/>
            <w:bottom w:val="none" w:sz="0" w:space="0" w:color="auto"/>
            <w:right w:val="none" w:sz="0" w:space="0" w:color="auto"/>
          </w:divBdr>
        </w:div>
        <w:div w:id="1196893453">
          <w:marLeft w:val="640"/>
          <w:marRight w:val="0"/>
          <w:marTop w:val="0"/>
          <w:marBottom w:val="0"/>
          <w:divBdr>
            <w:top w:val="none" w:sz="0" w:space="0" w:color="auto"/>
            <w:left w:val="none" w:sz="0" w:space="0" w:color="auto"/>
            <w:bottom w:val="none" w:sz="0" w:space="0" w:color="auto"/>
            <w:right w:val="none" w:sz="0" w:space="0" w:color="auto"/>
          </w:divBdr>
        </w:div>
        <w:div w:id="1967856373">
          <w:marLeft w:val="640"/>
          <w:marRight w:val="0"/>
          <w:marTop w:val="0"/>
          <w:marBottom w:val="0"/>
          <w:divBdr>
            <w:top w:val="none" w:sz="0" w:space="0" w:color="auto"/>
            <w:left w:val="none" w:sz="0" w:space="0" w:color="auto"/>
            <w:bottom w:val="none" w:sz="0" w:space="0" w:color="auto"/>
            <w:right w:val="none" w:sz="0" w:space="0" w:color="auto"/>
          </w:divBdr>
        </w:div>
        <w:div w:id="1019426084">
          <w:marLeft w:val="640"/>
          <w:marRight w:val="0"/>
          <w:marTop w:val="0"/>
          <w:marBottom w:val="0"/>
          <w:divBdr>
            <w:top w:val="none" w:sz="0" w:space="0" w:color="auto"/>
            <w:left w:val="none" w:sz="0" w:space="0" w:color="auto"/>
            <w:bottom w:val="none" w:sz="0" w:space="0" w:color="auto"/>
            <w:right w:val="none" w:sz="0" w:space="0" w:color="auto"/>
          </w:divBdr>
        </w:div>
        <w:div w:id="1720324856">
          <w:marLeft w:val="640"/>
          <w:marRight w:val="0"/>
          <w:marTop w:val="0"/>
          <w:marBottom w:val="0"/>
          <w:divBdr>
            <w:top w:val="none" w:sz="0" w:space="0" w:color="auto"/>
            <w:left w:val="none" w:sz="0" w:space="0" w:color="auto"/>
            <w:bottom w:val="none" w:sz="0" w:space="0" w:color="auto"/>
            <w:right w:val="none" w:sz="0" w:space="0" w:color="auto"/>
          </w:divBdr>
        </w:div>
        <w:div w:id="81681114">
          <w:marLeft w:val="640"/>
          <w:marRight w:val="0"/>
          <w:marTop w:val="0"/>
          <w:marBottom w:val="0"/>
          <w:divBdr>
            <w:top w:val="none" w:sz="0" w:space="0" w:color="auto"/>
            <w:left w:val="none" w:sz="0" w:space="0" w:color="auto"/>
            <w:bottom w:val="none" w:sz="0" w:space="0" w:color="auto"/>
            <w:right w:val="none" w:sz="0" w:space="0" w:color="auto"/>
          </w:divBdr>
        </w:div>
        <w:div w:id="2015304019">
          <w:marLeft w:val="640"/>
          <w:marRight w:val="0"/>
          <w:marTop w:val="0"/>
          <w:marBottom w:val="0"/>
          <w:divBdr>
            <w:top w:val="none" w:sz="0" w:space="0" w:color="auto"/>
            <w:left w:val="none" w:sz="0" w:space="0" w:color="auto"/>
            <w:bottom w:val="none" w:sz="0" w:space="0" w:color="auto"/>
            <w:right w:val="none" w:sz="0" w:space="0" w:color="auto"/>
          </w:divBdr>
        </w:div>
        <w:div w:id="259027609">
          <w:marLeft w:val="640"/>
          <w:marRight w:val="0"/>
          <w:marTop w:val="0"/>
          <w:marBottom w:val="0"/>
          <w:divBdr>
            <w:top w:val="none" w:sz="0" w:space="0" w:color="auto"/>
            <w:left w:val="none" w:sz="0" w:space="0" w:color="auto"/>
            <w:bottom w:val="none" w:sz="0" w:space="0" w:color="auto"/>
            <w:right w:val="none" w:sz="0" w:space="0" w:color="auto"/>
          </w:divBdr>
        </w:div>
        <w:div w:id="709064657">
          <w:marLeft w:val="640"/>
          <w:marRight w:val="0"/>
          <w:marTop w:val="0"/>
          <w:marBottom w:val="0"/>
          <w:divBdr>
            <w:top w:val="none" w:sz="0" w:space="0" w:color="auto"/>
            <w:left w:val="none" w:sz="0" w:space="0" w:color="auto"/>
            <w:bottom w:val="none" w:sz="0" w:space="0" w:color="auto"/>
            <w:right w:val="none" w:sz="0" w:space="0" w:color="auto"/>
          </w:divBdr>
        </w:div>
        <w:div w:id="1034620345">
          <w:marLeft w:val="640"/>
          <w:marRight w:val="0"/>
          <w:marTop w:val="0"/>
          <w:marBottom w:val="0"/>
          <w:divBdr>
            <w:top w:val="none" w:sz="0" w:space="0" w:color="auto"/>
            <w:left w:val="none" w:sz="0" w:space="0" w:color="auto"/>
            <w:bottom w:val="none" w:sz="0" w:space="0" w:color="auto"/>
            <w:right w:val="none" w:sz="0" w:space="0" w:color="auto"/>
          </w:divBdr>
        </w:div>
        <w:div w:id="684668516">
          <w:marLeft w:val="640"/>
          <w:marRight w:val="0"/>
          <w:marTop w:val="0"/>
          <w:marBottom w:val="0"/>
          <w:divBdr>
            <w:top w:val="none" w:sz="0" w:space="0" w:color="auto"/>
            <w:left w:val="none" w:sz="0" w:space="0" w:color="auto"/>
            <w:bottom w:val="none" w:sz="0" w:space="0" w:color="auto"/>
            <w:right w:val="none" w:sz="0" w:space="0" w:color="auto"/>
          </w:divBdr>
        </w:div>
        <w:div w:id="1138961828">
          <w:marLeft w:val="640"/>
          <w:marRight w:val="0"/>
          <w:marTop w:val="0"/>
          <w:marBottom w:val="0"/>
          <w:divBdr>
            <w:top w:val="none" w:sz="0" w:space="0" w:color="auto"/>
            <w:left w:val="none" w:sz="0" w:space="0" w:color="auto"/>
            <w:bottom w:val="none" w:sz="0" w:space="0" w:color="auto"/>
            <w:right w:val="none" w:sz="0" w:space="0" w:color="auto"/>
          </w:divBdr>
        </w:div>
        <w:div w:id="600380632">
          <w:marLeft w:val="640"/>
          <w:marRight w:val="0"/>
          <w:marTop w:val="0"/>
          <w:marBottom w:val="0"/>
          <w:divBdr>
            <w:top w:val="none" w:sz="0" w:space="0" w:color="auto"/>
            <w:left w:val="none" w:sz="0" w:space="0" w:color="auto"/>
            <w:bottom w:val="none" w:sz="0" w:space="0" w:color="auto"/>
            <w:right w:val="none" w:sz="0" w:space="0" w:color="auto"/>
          </w:divBdr>
        </w:div>
        <w:div w:id="74910284">
          <w:marLeft w:val="640"/>
          <w:marRight w:val="0"/>
          <w:marTop w:val="0"/>
          <w:marBottom w:val="0"/>
          <w:divBdr>
            <w:top w:val="none" w:sz="0" w:space="0" w:color="auto"/>
            <w:left w:val="none" w:sz="0" w:space="0" w:color="auto"/>
            <w:bottom w:val="none" w:sz="0" w:space="0" w:color="auto"/>
            <w:right w:val="none" w:sz="0" w:space="0" w:color="auto"/>
          </w:divBdr>
        </w:div>
        <w:div w:id="2068723820">
          <w:marLeft w:val="640"/>
          <w:marRight w:val="0"/>
          <w:marTop w:val="0"/>
          <w:marBottom w:val="0"/>
          <w:divBdr>
            <w:top w:val="none" w:sz="0" w:space="0" w:color="auto"/>
            <w:left w:val="none" w:sz="0" w:space="0" w:color="auto"/>
            <w:bottom w:val="none" w:sz="0" w:space="0" w:color="auto"/>
            <w:right w:val="none" w:sz="0" w:space="0" w:color="auto"/>
          </w:divBdr>
        </w:div>
        <w:div w:id="1443567834">
          <w:marLeft w:val="640"/>
          <w:marRight w:val="0"/>
          <w:marTop w:val="0"/>
          <w:marBottom w:val="0"/>
          <w:divBdr>
            <w:top w:val="none" w:sz="0" w:space="0" w:color="auto"/>
            <w:left w:val="none" w:sz="0" w:space="0" w:color="auto"/>
            <w:bottom w:val="none" w:sz="0" w:space="0" w:color="auto"/>
            <w:right w:val="none" w:sz="0" w:space="0" w:color="auto"/>
          </w:divBdr>
        </w:div>
        <w:div w:id="592278036">
          <w:marLeft w:val="640"/>
          <w:marRight w:val="0"/>
          <w:marTop w:val="0"/>
          <w:marBottom w:val="0"/>
          <w:divBdr>
            <w:top w:val="none" w:sz="0" w:space="0" w:color="auto"/>
            <w:left w:val="none" w:sz="0" w:space="0" w:color="auto"/>
            <w:bottom w:val="none" w:sz="0" w:space="0" w:color="auto"/>
            <w:right w:val="none" w:sz="0" w:space="0" w:color="auto"/>
          </w:divBdr>
        </w:div>
        <w:div w:id="442041650">
          <w:marLeft w:val="640"/>
          <w:marRight w:val="0"/>
          <w:marTop w:val="0"/>
          <w:marBottom w:val="0"/>
          <w:divBdr>
            <w:top w:val="none" w:sz="0" w:space="0" w:color="auto"/>
            <w:left w:val="none" w:sz="0" w:space="0" w:color="auto"/>
            <w:bottom w:val="none" w:sz="0" w:space="0" w:color="auto"/>
            <w:right w:val="none" w:sz="0" w:space="0" w:color="auto"/>
          </w:divBdr>
        </w:div>
        <w:div w:id="1811827015">
          <w:marLeft w:val="640"/>
          <w:marRight w:val="0"/>
          <w:marTop w:val="0"/>
          <w:marBottom w:val="0"/>
          <w:divBdr>
            <w:top w:val="none" w:sz="0" w:space="0" w:color="auto"/>
            <w:left w:val="none" w:sz="0" w:space="0" w:color="auto"/>
            <w:bottom w:val="none" w:sz="0" w:space="0" w:color="auto"/>
            <w:right w:val="none" w:sz="0" w:space="0" w:color="auto"/>
          </w:divBdr>
        </w:div>
        <w:div w:id="1425607704">
          <w:marLeft w:val="640"/>
          <w:marRight w:val="0"/>
          <w:marTop w:val="0"/>
          <w:marBottom w:val="0"/>
          <w:divBdr>
            <w:top w:val="none" w:sz="0" w:space="0" w:color="auto"/>
            <w:left w:val="none" w:sz="0" w:space="0" w:color="auto"/>
            <w:bottom w:val="none" w:sz="0" w:space="0" w:color="auto"/>
            <w:right w:val="none" w:sz="0" w:space="0" w:color="auto"/>
          </w:divBdr>
        </w:div>
        <w:div w:id="466122212">
          <w:marLeft w:val="640"/>
          <w:marRight w:val="0"/>
          <w:marTop w:val="0"/>
          <w:marBottom w:val="0"/>
          <w:divBdr>
            <w:top w:val="none" w:sz="0" w:space="0" w:color="auto"/>
            <w:left w:val="none" w:sz="0" w:space="0" w:color="auto"/>
            <w:bottom w:val="none" w:sz="0" w:space="0" w:color="auto"/>
            <w:right w:val="none" w:sz="0" w:space="0" w:color="auto"/>
          </w:divBdr>
        </w:div>
        <w:div w:id="291978729">
          <w:marLeft w:val="640"/>
          <w:marRight w:val="0"/>
          <w:marTop w:val="0"/>
          <w:marBottom w:val="0"/>
          <w:divBdr>
            <w:top w:val="none" w:sz="0" w:space="0" w:color="auto"/>
            <w:left w:val="none" w:sz="0" w:space="0" w:color="auto"/>
            <w:bottom w:val="none" w:sz="0" w:space="0" w:color="auto"/>
            <w:right w:val="none" w:sz="0" w:space="0" w:color="auto"/>
          </w:divBdr>
        </w:div>
      </w:divsChild>
    </w:div>
    <w:div w:id="122844965">
      <w:marLeft w:val="0"/>
      <w:marRight w:val="0"/>
      <w:marTop w:val="0"/>
      <w:marBottom w:val="0"/>
      <w:divBdr>
        <w:top w:val="none" w:sz="0" w:space="0" w:color="auto"/>
        <w:left w:val="none" w:sz="0" w:space="0" w:color="auto"/>
        <w:bottom w:val="none" w:sz="0" w:space="0" w:color="auto"/>
        <w:right w:val="none" w:sz="0" w:space="0" w:color="auto"/>
      </w:divBdr>
    </w:div>
    <w:div w:id="133068035">
      <w:marLeft w:val="0"/>
      <w:marRight w:val="0"/>
      <w:marTop w:val="0"/>
      <w:marBottom w:val="0"/>
      <w:divBdr>
        <w:top w:val="none" w:sz="0" w:space="0" w:color="auto"/>
        <w:left w:val="none" w:sz="0" w:space="0" w:color="auto"/>
        <w:bottom w:val="none" w:sz="0" w:space="0" w:color="auto"/>
        <w:right w:val="none" w:sz="0" w:space="0" w:color="auto"/>
      </w:divBdr>
    </w:div>
    <w:div w:id="134567339">
      <w:marLeft w:val="0"/>
      <w:marRight w:val="0"/>
      <w:marTop w:val="0"/>
      <w:marBottom w:val="0"/>
      <w:divBdr>
        <w:top w:val="none" w:sz="0" w:space="0" w:color="auto"/>
        <w:left w:val="none" w:sz="0" w:space="0" w:color="auto"/>
        <w:bottom w:val="none" w:sz="0" w:space="0" w:color="auto"/>
        <w:right w:val="none" w:sz="0" w:space="0" w:color="auto"/>
      </w:divBdr>
    </w:div>
    <w:div w:id="141505436">
      <w:marLeft w:val="0"/>
      <w:marRight w:val="0"/>
      <w:marTop w:val="0"/>
      <w:marBottom w:val="0"/>
      <w:divBdr>
        <w:top w:val="none" w:sz="0" w:space="0" w:color="auto"/>
        <w:left w:val="none" w:sz="0" w:space="0" w:color="auto"/>
        <w:bottom w:val="none" w:sz="0" w:space="0" w:color="auto"/>
        <w:right w:val="none" w:sz="0" w:space="0" w:color="auto"/>
      </w:divBdr>
    </w:div>
    <w:div w:id="143088527">
      <w:marLeft w:val="0"/>
      <w:marRight w:val="0"/>
      <w:marTop w:val="0"/>
      <w:marBottom w:val="0"/>
      <w:divBdr>
        <w:top w:val="none" w:sz="0" w:space="0" w:color="auto"/>
        <w:left w:val="none" w:sz="0" w:space="0" w:color="auto"/>
        <w:bottom w:val="none" w:sz="0" w:space="0" w:color="auto"/>
        <w:right w:val="none" w:sz="0" w:space="0" w:color="auto"/>
      </w:divBdr>
    </w:div>
    <w:div w:id="145903075">
      <w:bodyDiv w:val="1"/>
      <w:marLeft w:val="0"/>
      <w:marRight w:val="0"/>
      <w:marTop w:val="0"/>
      <w:marBottom w:val="0"/>
      <w:divBdr>
        <w:top w:val="none" w:sz="0" w:space="0" w:color="auto"/>
        <w:left w:val="none" w:sz="0" w:space="0" w:color="auto"/>
        <w:bottom w:val="none" w:sz="0" w:space="0" w:color="auto"/>
        <w:right w:val="none" w:sz="0" w:space="0" w:color="auto"/>
      </w:divBdr>
      <w:divsChild>
        <w:div w:id="25915965">
          <w:marLeft w:val="640"/>
          <w:marRight w:val="0"/>
          <w:marTop w:val="0"/>
          <w:marBottom w:val="0"/>
          <w:divBdr>
            <w:top w:val="none" w:sz="0" w:space="0" w:color="auto"/>
            <w:left w:val="none" w:sz="0" w:space="0" w:color="auto"/>
            <w:bottom w:val="none" w:sz="0" w:space="0" w:color="auto"/>
            <w:right w:val="none" w:sz="0" w:space="0" w:color="auto"/>
          </w:divBdr>
        </w:div>
        <w:div w:id="38819506">
          <w:marLeft w:val="640"/>
          <w:marRight w:val="0"/>
          <w:marTop w:val="0"/>
          <w:marBottom w:val="0"/>
          <w:divBdr>
            <w:top w:val="none" w:sz="0" w:space="0" w:color="auto"/>
            <w:left w:val="none" w:sz="0" w:space="0" w:color="auto"/>
            <w:bottom w:val="none" w:sz="0" w:space="0" w:color="auto"/>
            <w:right w:val="none" w:sz="0" w:space="0" w:color="auto"/>
          </w:divBdr>
        </w:div>
        <w:div w:id="40372025">
          <w:marLeft w:val="640"/>
          <w:marRight w:val="0"/>
          <w:marTop w:val="0"/>
          <w:marBottom w:val="0"/>
          <w:divBdr>
            <w:top w:val="none" w:sz="0" w:space="0" w:color="auto"/>
            <w:left w:val="none" w:sz="0" w:space="0" w:color="auto"/>
            <w:bottom w:val="none" w:sz="0" w:space="0" w:color="auto"/>
            <w:right w:val="none" w:sz="0" w:space="0" w:color="auto"/>
          </w:divBdr>
        </w:div>
        <w:div w:id="111634357">
          <w:marLeft w:val="640"/>
          <w:marRight w:val="0"/>
          <w:marTop w:val="0"/>
          <w:marBottom w:val="0"/>
          <w:divBdr>
            <w:top w:val="none" w:sz="0" w:space="0" w:color="auto"/>
            <w:left w:val="none" w:sz="0" w:space="0" w:color="auto"/>
            <w:bottom w:val="none" w:sz="0" w:space="0" w:color="auto"/>
            <w:right w:val="none" w:sz="0" w:space="0" w:color="auto"/>
          </w:divBdr>
        </w:div>
        <w:div w:id="123744201">
          <w:marLeft w:val="640"/>
          <w:marRight w:val="0"/>
          <w:marTop w:val="0"/>
          <w:marBottom w:val="0"/>
          <w:divBdr>
            <w:top w:val="none" w:sz="0" w:space="0" w:color="auto"/>
            <w:left w:val="none" w:sz="0" w:space="0" w:color="auto"/>
            <w:bottom w:val="none" w:sz="0" w:space="0" w:color="auto"/>
            <w:right w:val="none" w:sz="0" w:space="0" w:color="auto"/>
          </w:divBdr>
        </w:div>
        <w:div w:id="225840409">
          <w:marLeft w:val="640"/>
          <w:marRight w:val="0"/>
          <w:marTop w:val="0"/>
          <w:marBottom w:val="0"/>
          <w:divBdr>
            <w:top w:val="none" w:sz="0" w:space="0" w:color="auto"/>
            <w:left w:val="none" w:sz="0" w:space="0" w:color="auto"/>
            <w:bottom w:val="none" w:sz="0" w:space="0" w:color="auto"/>
            <w:right w:val="none" w:sz="0" w:space="0" w:color="auto"/>
          </w:divBdr>
        </w:div>
        <w:div w:id="248466943">
          <w:marLeft w:val="640"/>
          <w:marRight w:val="0"/>
          <w:marTop w:val="0"/>
          <w:marBottom w:val="0"/>
          <w:divBdr>
            <w:top w:val="none" w:sz="0" w:space="0" w:color="auto"/>
            <w:left w:val="none" w:sz="0" w:space="0" w:color="auto"/>
            <w:bottom w:val="none" w:sz="0" w:space="0" w:color="auto"/>
            <w:right w:val="none" w:sz="0" w:space="0" w:color="auto"/>
          </w:divBdr>
        </w:div>
        <w:div w:id="471606560">
          <w:marLeft w:val="640"/>
          <w:marRight w:val="0"/>
          <w:marTop w:val="0"/>
          <w:marBottom w:val="0"/>
          <w:divBdr>
            <w:top w:val="none" w:sz="0" w:space="0" w:color="auto"/>
            <w:left w:val="none" w:sz="0" w:space="0" w:color="auto"/>
            <w:bottom w:val="none" w:sz="0" w:space="0" w:color="auto"/>
            <w:right w:val="none" w:sz="0" w:space="0" w:color="auto"/>
          </w:divBdr>
        </w:div>
        <w:div w:id="491987171">
          <w:marLeft w:val="640"/>
          <w:marRight w:val="0"/>
          <w:marTop w:val="0"/>
          <w:marBottom w:val="0"/>
          <w:divBdr>
            <w:top w:val="none" w:sz="0" w:space="0" w:color="auto"/>
            <w:left w:val="none" w:sz="0" w:space="0" w:color="auto"/>
            <w:bottom w:val="none" w:sz="0" w:space="0" w:color="auto"/>
            <w:right w:val="none" w:sz="0" w:space="0" w:color="auto"/>
          </w:divBdr>
        </w:div>
        <w:div w:id="496194214">
          <w:marLeft w:val="640"/>
          <w:marRight w:val="0"/>
          <w:marTop w:val="0"/>
          <w:marBottom w:val="0"/>
          <w:divBdr>
            <w:top w:val="none" w:sz="0" w:space="0" w:color="auto"/>
            <w:left w:val="none" w:sz="0" w:space="0" w:color="auto"/>
            <w:bottom w:val="none" w:sz="0" w:space="0" w:color="auto"/>
            <w:right w:val="none" w:sz="0" w:space="0" w:color="auto"/>
          </w:divBdr>
        </w:div>
        <w:div w:id="515577247">
          <w:marLeft w:val="640"/>
          <w:marRight w:val="0"/>
          <w:marTop w:val="0"/>
          <w:marBottom w:val="0"/>
          <w:divBdr>
            <w:top w:val="none" w:sz="0" w:space="0" w:color="auto"/>
            <w:left w:val="none" w:sz="0" w:space="0" w:color="auto"/>
            <w:bottom w:val="none" w:sz="0" w:space="0" w:color="auto"/>
            <w:right w:val="none" w:sz="0" w:space="0" w:color="auto"/>
          </w:divBdr>
        </w:div>
        <w:div w:id="515652277">
          <w:marLeft w:val="640"/>
          <w:marRight w:val="0"/>
          <w:marTop w:val="0"/>
          <w:marBottom w:val="0"/>
          <w:divBdr>
            <w:top w:val="none" w:sz="0" w:space="0" w:color="auto"/>
            <w:left w:val="none" w:sz="0" w:space="0" w:color="auto"/>
            <w:bottom w:val="none" w:sz="0" w:space="0" w:color="auto"/>
            <w:right w:val="none" w:sz="0" w:space="0" w:color="auto"/>
          </w:divBdr>
        </w:div>
        <w:div w:id="543562236">
          <w:marLeft w:val="640"/>
          <w:marRight w:val="0"/>
          <w:marTop w:val="0"/>
          <w:marBottom w:val="0"/>
          <w:divBdr>
            <w:top w:val="none" w:sz="0" w:space="0" w:color="auto"/>
            <w:left w:val="none" w:sz="0" w:space="0" w:color="auto"/>
            <w:bottom w:val="none" w:sz="0" w:space="0" w:color="auto"/>
            <w:right w:val="none" w:sz="0" w:space="0" w:color="auto"/>
          </w:divBdr>
        </w:div>
        <w:div w:id="627398049">
          <w:marLeft w:val="640"/>
          <w:marRight w:val="0"/>
          <w:marTop w:val="0"/>
          <w:marBottom w:val="0"/>
          <w:divBdr>
            <w:top w:val="none" w:sz="0" w:space="0" w:color="auto"/>
            <w:left w:val="none" w:sz="0" w:space="0" w:color="auto"/>
            <w:bottom w:val="none" w:sz="0" w:space="0" w:color="auto"/>
            <w:right w:val="none" w:sz="0" w:space="0" w:color="auto"/>
          </w:divBdr>
        </w:div>
        <w:div w:id="640622799">
          <w:marLeft w:val="640"/>
          <w:marRight w:val="0"/>
          <w:marTop w:val="0"/>
          <w:marBottom w:val="0"/>
          <w:divBdr>
            <w:top w:val="none" w:sz="0" w:space="0" w:color="auto"/>
            <w:left w:val="none" w:sz="0" w:space="0" w:color="auto"/>
            <w:bottom w:val="none" w:sz="0" w:space="0" w:color="auto"/>
            <w:right w:val="none" w:sz="0" w:space="0" w:color="auto"/>
          </w:divBdr>
        </w:div>
        <w:div w:id="704721919">
          <w:marLeft w:val="640"/>
          <w:marRight w:val="0"/>
          <w:marTop w:val="0"/>
          <w:marBottom w:val="0"/>
          <w:divBdr>
            <w:top w:val="none" w:sz="0" w:space="0" w:color="auto"/>
            <w:left w:val="none" w:sz="0" w:space="0" w:color="auto"/>
            <w:bottom w:val="none" w:sz="0" w:space="0" w:color="auto"/>
            <w:right w:val="none" w:sz="0" w:space="0" w:color="auto"/>
          </w:divBdr>
        </w:div>
        <w:div w:id="707678542">
          <w:marLeft w:val="640"/>
          <w:marRight w:val="0"/>
          <w:marTop w:val="0"/>
          <w:marBottom w:val="0"/>
          <w:divBdr>
            <w:top w:val="none" w:sz="0" w:space="0" w:color="auto"/>
            <w:left w:val="none" w:sz="0" w:space="0" w:color="auto"/>
            <w:bottom w:val="none" w:sz="0" w:space="0" w:color="auto"/>
            <w:right w:val="none" w:sz="0" w:space="0" w:color="auto"/>
          </w:divBdr>
        </w:div>
        <w:div w:id="739787186">
          <w:marLeft w:val="640"/>
          <w:marRight w:val="0"/>
          <w:marTop w:val="0"/>
          <w:marBottom w:val="0"/>
          <w:divBdr>
            <w:top w:val="none" w:sz="0" w:space="0" w:color="auto"/>
            <w:left w:val="none" w:sz="0" w:space="0" w:color="auto"/>
            <w:bottom w:val="none" w:sz="0" w:space="0" w:color="auto"/>
            <w:right w:val="none" w:sz="0" w:space="0" w:color="auto"/>
          </w:divBdr>
        </w:div>
        <w:div w:id="751858614">
          <w:marLeft w:val="640"/>
          <w:marRight w:val="0"/>
          <w:marTop w:val="0"/>
          <w:marBottom w:val="0"/>
          <w:divBdr>
            <w:top w:val="none" w:sz="0" w:space="0" w:color="auto"/>
            <w:left w:val="none" w:sz="0" w:space="0" w:color="auto"/>
            <w:bottom w:val="none" w:sz="0" w:space="0" w:color="auto"/>
            <w:right w:val="none" w:sz="0" w:space="0" w:color="auto"/>
          </w:divBdr>
        </w:div>
        <w:div w:id="789208638">
          <w:marLeft w:val="640"/>
          <w:marRight w:val="0"/>
          <w:marTop w:val="0"/>
          <w:marBottom w:val="0"/>
          <w:divBdr>
            <w:top w:val="none" w:sz="0" w:space="0" w:color="auto"/>
            <w:left w:val="none" w:sz="0" w:space="0" w:color="auto"/>
            <w:bottom w:val="none" w:sz="0" w:space="0" w:color="auto"/>
            <w:right w:val="none" w:sz="0" w:space="0" w:color="auto"/>
          </w:divBdr>
        </w:div>
        <w:div w:id="855383512">
          <w:marLeft w:val="640"/>
          <w:marRight w:val="0"/>
          <w:marTop w:val="0"/>
          <w:marBottom w:val="0"/>
          <w:divBdr>
            <w:top w:val="none" w:sz="0" w:space="0" w:color="auto"/>
            <w:left w:val="none" w:sz="0" w:space="0" w:color="auto"/>
            <w:bottom w:val="none" w:sz="0" w:space="0" w:color="auto"/>
            <w:right w:val="none" w:sz="0" w:space="0" w:color="auto"/>
          </w:divBdr>
        </w:div>
        <w:div w:id="884097996">
          <w:marLeft w:val="640"/>
          <w:marRight w:val="0"/>
          <w:marTop w:val="0"/>
          <w:marBottom w:val="0"/>
          <w:divBdr>
            <w:top w:val="none" w:sz="0" w:space="0" w:color="auto"/>
            <w:left w:val="none" w:sz="0" w:space="0" w:color="auto"/>
            <w:bottom w:val="none" w:sz="0" w:space="0" w:color="auto"/>
            <w:right w:val="none" w:sz="0" w:space="0" w:color="auto"/>
          </w:divBdr>
        </w:div>
        <w:div w:id="983197418">
          <w:marLeft w:val="640"/>
          <w:marRight w:val="0"/>
          <w:marTop w:val="0"/>
          <w:marBottom w:val="0"/>
          <w:divBdr>
            <w:top w:val="none" w:sz="0" w:space="0" w:color="auto"/>
            <w:left w:val="none" w:sz="0" w:space="0" w:color="auto"/>
            <w:bottom w:val="none" w:sz="0" w:space="0" w:color="auto"/>
            <w:right w:val="none" w:sz="0" w:space="0" w:color="auto"/>
          </w:divBdr>
        </w:div>
        <w:div w:id="1009912884">
          <w:marLeft w:val="640"/>
          <w:marRight w:val="0"/>
          <w:marTop w:val="0"/>
          <w:marBottom w:val="0"/>
          <w:divBdr>
            <w:top w:val="none" w:sz="0" w:space="0" w:color="auto"/>
            <w:left w:val="none" w:sz="0" w:space="0" w:color="auto"/>
            <w:bottom w:val="none" w:sz="0" w:space="0" w:color="auto"/>
            <w:right w:val="none" w:sz="0" w:space="0" w:color="auto"/>
          </w:divBdr>
        </w:div>
        <w:div w:id="1117532130">
          <w:marLeft w:val="640"/>
          <w:marRight w:val="0"/>
          <w:marTop w:val="0"/>
          <w:marBottom w:val="0"/>
          <w:divBdr>
            <w:top w:val="none" w:sz="0" w:space="0" w:color="auto"/>
            <w:left w:val="none" w:sz="0" w:space="0" w:color="auto"/>
            <w:bottom w:val="none" w:sz="0" w:space="0" w:color="auto"/>
            <w:right w:val="none" w:sz="0" w:space="0" w:color="auto"/>
          </w:divBdr>
        </w:div>
        <w:div w:id="1130170202">
          <w:marLeft w:val="640"/>
          <w:marRight w:val="0"/>
          <w:marTop w:val="0"/>
          <w:marBottom w:val="0"/>
          <w:divBdr>
            <w:top w:val="none" w:sz="0" w:space="0" w:color="auto"/>
            <w:left w:val="none" w:sz="0" w:space="0" w:color="auto"/>
            <w:bottom w:val="none" w:sz="0" w:space="0" w:color="auto"/>
            <w:right w:val="none" w:sz="0" w:space="0" w:color="auto"/>
          </w:divBdr>
        </w:div>
        <w:div w:id="1140999473">
          <w:marLeft w:val="640"/>
          <w:marRight w:val="0"/>
          <w:marTop w:val="0"/>
          <w:marBottom w:val="0"/>
          <w:divBdr>
            <w:top w:val="none" w:sz="0" w:space="0" w:color="auto"/>
            <w:left w:val="none" w:sz="0" w:space="0" w:color="auto"/>
            <w:bottom w:val="none" w:sz="0" w:space="0" w:color="auto"/>
            <w:right w:val="none" w:sz="0" w:space="0" w:color="auto"/>
          </w:divBdr>
        </w:div>
        <w:div w:id="1171525329">
          <w:marLeft w:val="640"/>
          <w:marRight w:val="0"/>
          <w:marTop w:val="0"/>
          <w:marBottom w:val="0"/>
          <w:divBdr>
            <w:top w:val="none" w:sz="0" w:space="0" w:color="auto"/>
            <w:left w:val="none" w:sz="0" w:space="0" w:color="auto"/>
            <w:bottom w:val="none" w:sz="0" w:space="0" w:color="auto"/>
            <w:right w:val="none" w:sz="0" w:space="0" w:color="auto"/>
          </w:divBdr>
        </w:div>
        <w:div w:id="1267695247">
          <w:marLeft w:val="640"/>
          <w:marRight w:val="0"/>
          <w:marTop w:val="0"/>
          <w:marBottom w:val="0"/>
          <w:divBdr>
            <w:top w:val="none" w:sz="0" w:space="0" w:color="auto"/>
            <w:left w:val="none" w:sz="0" w:space="0" w:color="auto"/>
            <w:bottom w:val="none" w:sz="0" w:space="0" w:color="auto"/>
            <w:right w:val="none" w:sz="0" w:space="0" w:color="auto"/>
          </w:divBdr>
        </w:div>
        <w:div w:id="1274478698">
          <w:marLeft w:val="640"/>
          <w:marRight w:val="0"/>
          <w:marTop w:val="0"/>
          <w:marBottom w:val="0"/>
          <w:divBdr>
            <w:top w:val="none" w:sz="0" w:space="0" w:color="auto"/>
            <w:left w:val="none" w:sz="0" w:space="0" w:color="auto"/>
            <w:bottom w:val="none" w:sz="0" w:space="0" w:color="auto"/>
            <w:right w:val="none" w:sz="0" w:space="0" w:color="auto"/>
          </w:divBdr>
        </w:div>
        <w:div w:id="1308626005">
          <w:marLeft w:val="640"/>
          <w:marRight w:val="0"/>
          <w:marTop w:val="0"/>
          <w:marBottom w:val="0"/>
          <w:divBdr>
            <w:top w:val="none" w:sz="0" w:space="0" w:color="auto"/>
            <w:left w:val="none" w:sz="0" w:space="0" w:color="auto"/>
            <w:bottom w:val="none" w:sz="0" w:space="0" w:color="auto"/>
            <w:right w:val="none" w:sz="0" w:space="0" w:color="auto"/>
          </w:divBdr>
        </w:div>
        <w:div w:id="1344361066">
          <w:marLeft w:val="640"/>
          <w:marRight w:val="0"/>
          <w:marTop w:val="0"/>
          <w:marBottom w:val="0"/>
          <w:divBdr>
            <w:top w:val="none" w:sz="0" w:space="0" w:color="auto"/>
            <w:left w:val="none" w:sz="0" w:space="0" w:color="auto"/>
            <w:bottom w:val="none" w:sz="0" w:space="0" w:color="auto"/>
            <w:right w:val="none" w:sz="0" w:space="0" w:color="auto"/>
          </w:divBdr>
        </w:div>
        <w:div w:id="1369718913">
          <w:marLeft w:val="640"/>
          <w:marRight w:val="0"/>
          <w:marTop w:val="0"/>
          <w:marBottom w:val="0"/>
          <w:divBdr>
            <w:top w:val="none" w:sz="0" w:space="0" w:color="auto"/>
            <w:left w:val="none" w:sz="0" w:space="0" w:color="auto"/>
            <w:bottom w:val="none" w:sz="0" w:space="0" w:color="auto"/>
            <w:right w:val="none" w:sz="0" w:space="0" w:color="auto"/>
          </w:divBdr>
        </w:div>
        <w:div w:id="1381856760">
          <w:marLeft w:val="640"/>
          <w:marRight w:val="0"/>
          <w:marTop w:val="0"/>
          <w:marBottom w:val="0"/>
          <w:divBdr>
            <w:top w:val="none" w:sz="0" w:space="0" w:color="auto"/>
            <w:left w:val="none" w:sz="0" w:space="0" w:color="auto"/>
            <w:bottom w:val="none" w:sz="0" w:space="0" w:color="auto"/>
            <w:right w:val="none" w:sz="0" w:space="0" w:color="auto"/>
          </w:divBdr>
        </w:div>
        <w:div w:id="1405493032">
          <w:marLeft w:val="640"/>
          <w:marRight w:val="0"/>
          <w:marTop w:val="0"/>
          <w:marBottom w:val="0"/>
          <w:divBdr>
            <w:top w:val="none" w:sz="0" w:space="0" w:color="auto"/>
            <w:left w:val="none" w:sz="0" w:space="0" w:color="auto"/>
            <w:bottom w:val="none" w:sz="0" w:space="0" w:color="auto"/>
            <w:right w:val="none" w:sz="0" w:space="0" w:color="auto"/>
          </w:divBdr>
        </w:div>
        <w:div w:id="1453935798">
          <w:marLeft w:val="640"/>
          <w:marRight w:val="0"/>
          <w:marTop w:val="0"/>
          <w:marBottom w:val="0"/>
          <w:divBdr>
            <w:top w:val="none" w:sz="0" w:space="0" w:color="auto"/>
            <w:left w:val="none" w:sz="0" w:space="0" w:color="auto"/>
            <w:bottom w:val="none" w:sz="0" w:space="0" w:color="auto"/>
            <w:right w:val="none" w:sz="0" w:space="0" w:color="auto"/>
          </w:divBdr>
        </w:div>
        <w:div w:id="1489055682">
          <w:marLeft w:val="640"/>
          <w:marRight w:val="0"/>
          <w:marTop w:val="0"/>
          <w:marBottom w:val="0"/>
          <w:divBdr>
            <w:top w:val="none" w:sz="0" w:space="0" w:color="auto"/>
            <w:left w:val="none" w:sz="0" w:space="0" w:color="auto"/>
            <w:bottom w:val="none" w:sz="0" w:space="0" w:color="auto"/>
            <w:right w:val="none" w:sz="0" w:space="0" w:color="auto"/>
          </w:divBdr>
        </w:div>
        <w:div w:id="1516112534">
          <w:marLeft w:val="640"/>
          <w:marRight w:val="0"/>
          <w:marTop w:val="0"/>
          <w:marBottom w:val="0"/>
          <w:divBdr>
            <w:top w:val="none" w:sz="0" w:space="0" w:color="auto"/>
            <w:left w:val="none" w:sz="0" w:space="0" w:color="auto"/>
            <w:bottom w:val="none" w:sz="0" w:space="0" w:color="auto"/>
            <w:right w:val="none" w:sz="0" w:space="0" w:color="auto"/>
          </w:divBdr>
        </w:div>
        <w:div w:id="1527982131">
          <w:marLeft w:val="640"/>
          <w:marRight w:val="0"/>
          <w:marTop w:val="0"/>
          <w:marBottom w:val="0"/>
          <w:divBdr>
            <w:top w:val="none" w:sz="0" w:space="0" w:color="auto"/>
            <w:left w:val="none" w:sz="0" w:space="0" w:color="auto"/>
            <w:bottom w:val="none" w:sz="0" w:space="0" w:color="auto"/>
            <w:right w:val="none" w:sz="0" w:space="0" w:color="auto"/>
          </w:divBdr>
        </w:div>
        <w:div w:id="1650791757">
          <w:marLeft w:val="640"/>
          <w:marRight w:val="0"/>
          <w:marTop w:val="0"/>
          <w:marBottom w:val="0"/>
          <w:divBdr>
            <w:top w:val="none" w:sz="0" w:space="0" w:color="auto"/>
            <w:left w:val="none" w:sz="0" w:space="0" w:color="auto"/>
            <w:bottom w:val="none" w:sz="0" w:space="0" w:color="auto"/>
            <w:right w:val="none" w:sz="0" w:space="0" w:color="auto"/>
          </w:divBdr>
        </w:div>
        <w:div w:id="1707409907">
          <w:marLeft w:val="640"/>
          <w:marRight w:val="0"/>
          <w:marTop w:val="0"/>
          <w:marBottom w:val="0"/>
          <w:divBdr>
            <w:top w:val="none" w:sz="0" w:space="0" w:color="auto"/>
            <w:left w:val="none" w:sz="0" w:space="0" w:color="auto"/>
            <w:bottom w:val="none" w:sz="0" w:space="0" w:color="auto"/>
            <w:right w:val="none" w:sz="0" w:space="0" w:color="auto"/>
          </w:divBdr>
        </w:div>
        <w:div w:id="1710570409">
          <w:marLeft w:val="640"/>
          <w:marRight w:val="0"/>
          <w:marTop w:val="0"/>
          <w:marBottom w:val="0"/>
          <w:divBdr>
            <w:top w:val="none" w:sz="0" w:space="0" w:color="auto"/>
            <w:left w:val="none" w:sz="0" w:space="0" w:color="auto"/>
            <w:bottom w:val="none" w:sz="0" w:space="0" w:color="auto"/>
            <w:right w:val="none" w:sz="0" w:space="0" w:color="auto"/>
          </w:divBdr>
        </w:div>
        <w:div w:id="1724135977">
          <w:marLeft w:val="640"/>
          <w:marRight w:val="0"/>
          <w:marTop w:val="0"/>
          <w:marBottom w:val="0"/>
          <w:divBdr>
            <w:top w:val="none" w:sz="0" w:space="0" w:color="auto"/>
            <w:left w:val="none" w:sz="0" w:space="0" w:color="auto"/>
            <w:bottom w:val="none" w:sz="0" w:space="0" w:color="auto"/>
            <w:right w:val="none" w:sz="0" w:space="0" w:color="auto"/>
          </w:divBdr>
        </w:div>
        <w:div w:id="1732843774">
          <w:marLeft w:val="640"/>
          <w:marRight w:val="0"/>
          <w:marTop w:val="0"/>
          <w:marBottom w:val="0"/>
          <w:divBdr>
            <w:top w:val="none" w:sz="0" w:space="0" w:color="auto"/>
            <w:left w:val="none" w:sz="0" w:space="0" w:color="auto"/>
            <w:bottom w:val="none" w:sz="0" w:space="0" w:color="auto"/>
            <w:right w:val="none" w:sz="0" w:space="0" w:color="auto"/>
          </w:divBdr>
        </w:div>
        <w:div w:id="1770657517">
          <w:marLeft w:val="640"/>
          <w:marRight w:val="0"/>
          <w:marTop w:val="0"/>
          <w:marBottom w:val="0"/>
          <w:divBdr>
            <w:top w:val="none" w:sz="0" w:space="0" w:color="auto"/>
            <w:left w:val="none" w:sz="0" w:space="0" w:color="auto"/>
            <w:bottom w:val="none" w:sz="0" w:space="0" w:color="auto"/>
            <w:right w:val="none" w:sz="0" w:space="0" w:color="auto"/>
          </w:divBdr>
        </w:div>
        <w:div w:id="1969119899">
          <w:marLeft w:val="640"/>
          <w:marRight w:val="0"/>
          <w:marTop w:val="0"/>
          <w:marBottom w:val="0"/>
          <w:divBdr>
            <w:top w:val="none" w:sz="0" w:space="0" w:color="auto"/>
            <w:left w:val="none" w:sz="0" w:space="0" w:color="auto"/>
            <w:bottom w:val="none" w:sz="0" w:space="0" w:color="auto"/>
            <w:right w:val="none" w:sz="0" w:space="0" w:color="auto"/>
          </w:divBdr>
        </w:div>
        <w:div w:id="2009360983">
          <w:marLeft w:val="640"/>
          <w:marRight w:val="0"/>
          <w:marTop w:val="0"/>
          <w:marBottom w:val="0"/>
          <w:divBdr>
            <w:top w:val="none" w:sz="0" w:space="0" w:color="auto"/>
            <w:left w:val="none" w:sz="0" w:space="0" w:color="auto"/>
            <w:bottom w:val="none" w:sz="0" w:space="0" w:color="auto"/>
            <w:right w:val="none" w:sz="0" w:space="0" w:color="auto"/>
          </w:divBdr>
        </w:div>
        <w:div w:id="2072732128">
          <w:marLeft w:val="640"/>
          <w:marRight w:val="0"/>
          <w:marTop w:val="0"/>
          <w:marBottom w:val="0"/>
          <w:divBdr>
            <w:top w:val="none" w:sz="0" w:space="0" w:color="auto"/>
            <w:left w:val="none" w:sz="0" w:space="0" w:color="auto"/>
            <w:bottom w:val="none" w:sz="0" w:space="0" w:color="auto"/>
            <w:right w:val="none" w:sz="0" w:space="0" w:color="auto"/>
          </w:divBdr>
        </w:div>
        <w:div w:id="2097550153">
          <w:marLeft w:val="640"/>
          <w:marRight w:val="0"/>
          <w:marTop w:val="0"/>
          <w:marBottom w:val="0"/>
          <w:divBdr>
            <w:top w:val="none" w:sz="0" w:space="0" w:color="auto"/>
            <w:left w:val="none" w:sz="0" w:space="0" w:color="auto"/>
            <w:bottom w:val="none" w:sz="0" w:space="0" w:color="auto"/>
            <w:right w:val="none" w:sz="0" w:space="0" w:color="auto"/>
          </w:divBdr>
        </w:div>
        <w:div w:id="2102723972">
          <w:marLeft w:val="640"/>
          <w:marRight w:val="0"/>
          <w:marTop w:val="0"/>
          <w:marBottom w:val="0"/>
          <w:divBdr>
            <w:top w:val="none" w:sz="0" w:space="0" w:color="auto"/>
            <w:left w:val="none" w:sz="0" w:space="0" w:color="auto"/>
            <w:bottom w:val="none" w:sz="0" w:space="0" w:color="auto"/>
            <w:right w:val="none" w:sz="0" w:space="0" w:color="auto"/>
          </w:divBdr>
        </w:div>
        <w:div w:id="2126079122">
          <w:marLeft w:val="640"/>
          <w:marRight w:val="0"/>
          <w:marTop w:val="0"/>
          <w:marBottom w:val="0"/>
          <w:divBdr>
            <w:top w:val="none" w:sz="0" w:space="0" w:color="auto"/>
            <w:left w:val="none" w:sz="0" w:space="0" w:color="auto"/>
            <w:bottom w:val="none" w:sz="0" w:space="0" w:color="auto"/>
            <w:right w:val="none" w:sz="0" w:space="0" w:color="auto"/>
          </w:divBdr>
        </w:div>
      </w:divsChild>
    </w:div>
    <w:div w:id="149368478">
      <w:bodyDiv w:val="1"/>
      <w:marLeft w:val="0"/>
      <w:marRight w:val="0"/>
      <w:marTop w:val="0"/>
      <w:marBottom w:val="0"/>
      <w:divBdr>
        <w:top w:val="none" w:sz="0" w:space="0" w:color="auto"/>
        <w:left w:val="none" w:sz="0" w:space="0" w:color="auto"/>
        <w:bottom w:val="none" w:sz="0" w:space="0" w:color="auto"/>
        <w:right w:val="none" w:sz="0" w:space="0" w:color="auto"/>
      </w:divBdr>
      <w:divsChild>
        <w:div w:id="1180778293">
          <w:marLeft w:val="640"/>
          <w:marRight w:val="0"/>
          <w:marTop w:val="0"/>
          <w:marBottom w:val="0"/>
          <w:divBdr>
            <w:top w:val="none" w:sz="0" w:space="0" w:color="auto"/>
            <w:left w:val="none" w:sz="0" w:space="0" w:color="auto"/>
            <w:bottom w:val="none" w:sz="0" w:space="0" w:color="auto"/>
            <w:right w:val="none" w:sz="0" w:space="0" w:color="auto"/>
          </w:divBdr>
        </w:div>
        <w:div w:id="1668359770">
          <w:marLeft w:val="640"/>
          <w:marRight w:val="0"/>
          <w:marTop w:val="0"/>
          <w:marBottom w:val="0"/>
          <w:divBdr>
            <w:top w:val="none" w:sz="0" w:space="0" w:color="auto"/>
            <w:left w:val="none" w:sz="0" w:space="0" w:color="auto"/>
            <w:bottom w:val="none" w:sz="0" w:space="0" w:color="auto"/>
            <w:right w:val="none" w:sz="0" w:space="0" w:color="auto"/>
          </w:divBdr>
        </w:div>
        <w:div w:id="1538852917">
          <w:marLeft w:val="640"/>
          <w:marRight w:val="0"/>
          <w:marTop w:val="0"/>
          <w:marBottom w:val="0"/>
          <w:divBdr>
            <w:top w:val="none" w:sz="0" w:space="0" w:color="auto"/>
            <w:left w:val="none" w:sz="0" w:space="0" w:color="auto"/>
            <w:bottom w:val="none" w:sz="0" w:space="0" w:color="auto"/>
            <w:right w:val="none" w:sz="0" w:space="0" w:color="auto"/>
          </w:divBdr>
        </w:div>
        <w:div w:id="1874924471">
          <w:marLeft w:val="640"/>
          <w:marRight w:val="0"/>
          <w:marTop w:val="0"/>
          <w:marBottom w:val="0"/>
          <w:divBdr>
            <w:top w:val="none" w:sz="0" w:space="0" w:color="auto"/>
            <w:left w:val="none" w:sz="0" w:space="0" w:color="auto"/>
            <w:bottom w:val="none" w:sz="0" w:space="0" w:color="auto"/>
            <w:right w:val="none" w:sz="0" w:space="0" w:color="auto"/>
          </w:divBdr>
        </w:div>
        <w:div w:id="2132357311">
          <w:marLeft w:val="640"/>
          <w:marRight w:val="0"/>
          <w:marTop w:val="0"/>
          <w:marBottom w:val="0"/>
          <w:divBdr>
            <w:top w:val="none" w:sz="0" w:space="0" w:color="auto"/>
            <w:left w:val="none" w:sz="0" w:space="0" w:color="auto"/>
            <w:bottom w:val="none" w:sz="0" w:space="0" w:color="auto"/>
            <w:right w:val="none" w:sz="0" w:space="0" w:color="auto"/>
          </w:divBdr>
        </w:div>
        <w:div w:id="565342986">
          <w:marLeft w:val="640"/>
          <w:marRight w:val="0"/>
          <w:marTop w:val="0"/>
          <w:marBottom w:val="0"/>
          <w:divBdr>
            <w:top w:val="none" w:sz="0" w:space="0" w:color="auto"/>
            <w:left w:val="none" w:sz="0" w:space="0" w:color="auto"/>
            <w:bottom w:val="none" w:sz="0" w:space="0" w:color="auto"/>
            <w:right w:val="none" w:sz="0" w:space="0" w:color="auto"/>
          </w:divBdr>
        </w:div>
        <w:div w:id="983117856">
          <w:marLeft w:val="640"/>
          <w:marRight w:val="0"/>
          <w:marTop w:val="0"/>
          <w:marBottom w:val="0"/>
          <w:divBdr>
            <w:top w:val="none" w:sz="0" w:space="0" w:color="auto"/>
            <w:left w:val="none" w:sz="0" w:space="0" w:color="auto"/>
            <w:bottom w:val="none" w:sz="0" w:space="0" w:color="auto"/>
            <w:right w:val="none" w:sz="0" w:space="0" w:color="auto"/>
          </w:divBdr>
        </w:div>
        <w:div w:id="790632010">
          <w:marLeft w:val="640"/>
          <w:marRight w:val="0"/>
          <w:marTop w:val="0"/>
          <w:marBottom w:val="0"/>
          <w:divBdr>
            <w:top w:val="none" w:sz="0" w:space="0" w:color="auto"/>
            <w:left w:val="none" w:sz="0" w:space="0" w:color="auto"/>
            <w:bottom w:val="none" w:sz="0" w:space="0" w:color="auto"/>
            <w:right w:val="none" w:sz="0" w:space="0" w:color="auto"/>
          </w:divBdr>
        </w:div>
        <w:div w:id="830296210">
          <w:marLeft w:val="640"/>
          <w:marRight w:val="0"/>
          <w:marTop w:val="0"/>
          <w:marBottom w:val="0"/>
          <w:divBdr>
            <w:top w:val="none" w:sz="0" w:space="0" w:color="auto"/>
            <w:left w:val="none" w:sz="0" w:space="0" w:color="auto"/>
            <w:bottom w:val="none" w:sz="0" w:space="0" w:color="auto"/>
            <w:right w:val="none" w:sz="0" w:space="0" w:color="auto"/>
          </w:divBdr>
        </w:div>
        <w:div w:id="315643812">
          <w:marLeft w:val="640"/>
          <w:marRight w:val="0"/>
          <w:marTop w:val="0"/>
          <w:marBottom w:val="0"/>
          <w:divBdr>
            <w:top w:val="none" w:sz="0" w:space="0" w:color="auto"/>
            <w:left w:val="none" w:sz="0" w:space="0" w:color="auto"/>
            <w:bottom w:val="none" w:sz="0" w:space="0" w:color="auto"/>
            <w:right w:val="none" w:sz="0" w:space="0" w:color="auto"/>
          </w:divBdr>
        </w:div>
        <w:div w:id="477572051">
          <w:marLeft w:val="640"/>
          <w:marRight w:val="0"/>
          <w:marTop w:val="0"/>
          <w:marBottom w:val="0"/>
          <w:divBdr>
            <w:top w:val="none" w:sz="0" w:space="0" w:color="auto"/>
            <w:left w:val="none" w:sz="0" w:space="0" w:color="auto"/>
            <w:bottom w:val="none" w:sz="0" w:space="0" w:color="auto"/>
            <w:right w:val="none" w:sz="0" w:space="0" w:color="auto"/>
          </w:divBdr>
        </w:div>
        <w:div w:id="2025521336">
          <w:marLeft w:val="640"/>
          <w:marRight w:val="0"/>
          <w:marTop w:val="0"/>
          <w:marBottom w:val="0"/>
          <w:divBdr>
            <w:top w:val="none" w:sz="0" w:space="0" w:color="auto"/>
            <w:left w:val="none" w:sz="0" w:space="0" w:color="auto"/>
            <w:bottom w:val="none" w:sz="0" w:space="0" w:color="auto"/>
            <w:right w:val="none" w:sz="0" w:space="0" w:color="auto"/>
          </w:divBdr>
        </w:div>
        <w:div w:id="1947496151">
          <w:marLeft w:val="640"/>
          <w:marRight w:val="0"/>
          <w:marTop w:val="0"/>
          <w:marBottom w:val="0"/>
          <w:divBdr>
            <w:top w:val="none" w:sz="0" w:space="0" w:color="auto"/>
            <w:left w:val="none" w:sz="0" w:space="0" w:color="auto"/>
            <w:bottom w:val="none" w:sz="0" w:space="0" w:color="auto"/>
            <w:right w:val="none" w:sz="0" w:space="0" w:color="auto"/>
          </w:divBdr>
        </w:div>
        <w:div w:id="181020204">
          <w:marLeft w:val="640"/>
          <w:marRight w:val="0"/>
          <w:marTop w:val="0"/>
          <w:marBottom w:val="0"/>
          <w:divBdr>
            <w:top w:val="none" w:sz="0" w:space="0" w:color="auto"/>
            <w:left w:val="none" w:sz="0" w:space="0" w:color="auto"/>
            <w:bottom w:val="none" w:sz="0" w:space="0" w:color="auto"/>
            <w:right w:val="none" w:sz="0" w:space="0" w:color="auto"/>
          </w:divBdr>
        </w:div>
        <w:div w:id="28454055">
          <w:marLeft w:val="640"/>
          <w:marRight w:val="0"/>
          <w:marTop w:val="0"/>
          <w:marBottom w:val="0"/>
          <w:divBdr>
            <w:top w:val="none" w:sz="0" w:space="0" w:color="auto"/>
            <w:left w:val="none" w:sz="0" w:space="0" w:color="auto"/>
            <w:bottom w:val="none" w:sz="0" w:space="0" w:color="auto"/>
            <w:right w:val="none" w:sz="0" w:space="0" w:color="auto"/>
          </w:divBdr>
        </w:div>
        <w:div w:id="1085110200">
          <w:marLeft w:val="640"/>
          <w:marRight w:val="0"/>
          <w:marTop w:val="0"/>
          <w:marBottom w:val="0"/>
          <w:divBdr>
            <w:top w:val="none" w:sz="0" w:space="0" w:color="auto"/>
            <w:left w:val="none" w:sz="0" w:space="0" w:color="auto"/>
            <w:bottom w:val="none" w:sz="0" w:space="0" w:color="auto"/>
            <w:right w:val="none" w:sz="0" w:space="0" w:color="auto"/>
          </w:divBdr>
        </w:div>
        <w:div w:id="192963361">
          <w:marLeft w:val="640"/>
          <w:marRight w:val="0"/>
          <w:marTop w:val="0"/>
          <w:marBottom w:val="0"/>
          <w:divBdr>
            <w:top w:val="none" w:sz="0" w:space="0" w:color="auto"/>
            <w:left w:val="none" w:sz="0" w:space="0" w:color="auto"/>
            <w:bottom w:val="none" w:sz="0" w:space="0" w:color="auto"/>
            <w:right w:val="none" w:sz="0" w:space="0" w:color="auto"/>
          </w:divBdr>
        </w:div>
        <w:div w:id="82461920">
          <w:marLeft w:val="640"/>
          <w:marRight w:val="0"/>
          <w:marTop w:val="0"/>
          <w:marBottom w:val="0"/>
          <w:divBdr>
            <w:top w:val="none" w:sz="0" w:space="0" w:color="auto"/>
            <w:left w:val="none" w:sz="0" w:space="0" w:color="auto"/>
            <w:bottom w:val="none" w:sz="0" w:space="0" w:color="auto"/>
            <w:right w:val="none" w:sz="0" w:space="0" w:color="auto"/>
          </w:divBdr>
        </w:div>
        <w:div w:id="326983519">
          <w:marLeft w:val="640"/>
          <w:marRight w:val="0"/>
          <w:marTop w:val="0"/>
          <w:marBottom w:val="0"/>
          <w:divBdr>
            <w:top w:val="none" w:sz="0" w:space="0" w:color="auto"/>
            <w:left w:val="none" w:sz="0" w:space="0" w:color="auto"/>
            <w:bottom w:val="none" w:sz="0" w:space="0" w:color="auto"/>
            <w:right w:val="none" w:sz="0" w:space="0" w:color="auto"/>
          </w:divBdr>
        </w:div>
        <w:div w:id="2082170234">
          <w:marLeft w:val="640"/>
          <w:marRight w:val="0"/>
          <w:marTop w:val="0"/>
          <w:marBottom w:val="0"/>
          <w:divBdr>
            <w:top w:val="none" w:sz="0" w:space="0" w:color="auto"/>
            <w:left w:val="none" w:sz="0" w:space="0" w:color="auto"/>
            <w:bottom w:val="none" w:sz="0" w:space="0" w:color="auto"/>
            <w:right w:val="none" w:sz="0" w:space="0" w:color="auto"/>
          </w:divBdr>
        </w:div>
        <w:div w:id="1213807826">
          <w:marLeft w:val="640"/>
          <w:marRight w:val="0"/>
          <w:marTop w:val="0"/>
          <w:marBottom w:val="0"/>
          <w:divBdr>
            <w:top w:val="none" w:sz="0" w:space="0" w:color="auto"/>
            <w:left w:val="none" w:sz="0" w:space="0" w:color="auto"/>
            <w:bottom w:val="none" w:sz="0" w:space="0" w:color="auto"/>
            <w:right w:val="none" w:sz="0" w:space="0" w:color="auto"/>
          </w:divBdr>
        </w:div>
        <w:div w:id="597173249">
          <w:marLeft w:val="640"/>
          <w:marRight w:val="0"/>
          <w:marTop w:val="0"/>
          <w:marBottom w:val="0"/>
          <w:divBdr>
            <w:top w:val="none" w:sz="0" w:space="0" w:color="auto"/>
            <w:left w:val="none" w:sz="0" w:space="0" w:color="auto"/>
            <w:bottom w:val="none" w:sz="0" w:space="0" w:color="auto"/>
            <w:right w:val="none" w:sz="0" w:space="0" w:color="auto"/>
          </w:divBdr>
        </w:div>
        <w:div w:id="1234005121">
          <w:marLeft w:val="640"/>
          <w:marRight w:val="0"/>
          <w:marTop w:val="0"/>
          <w:marBottom w:val="0"/>
          <w:divBdr>
            <w:top w:val="none" w:sz="0" w:space="0" w:color="auto"/>
            <w:left w:val="none" w:sz="0" w:space="0" w:color="auto"/>
            <w:bottom w:val="none" w:sz="0" w:space="0" w:color="auto"/>
            <w:right w:val="none" w:sz="0" w:space="0" w:color="auto"/>
          </w:divBdr>
        </w:div>
        <w:div w:id="61605082">
          <w:marLeft w:val="640"/>
          <w:marRight w:val="0"/>
          <w:marTop w:val="0"/>
          <w:marBottom w:val="0"/>
          <w:divBdr>
            <w:top w:val="none" w:sz="0" w:space="0" w:color="auto"/>
            <w:left w:val="none" w:sz="0" w:space="0" w:color="auto"/>
            <w:bottom w:val="none" w:sz="0" w:space="0" w:color="auto"/>
            <w:right w:val="none" w:sz="0" w:space="0" w:color="auto"/>
          </w:divBdr>
        </w:div>
        <w:div w:id="836850886">
          <w:marLeft w:val="640"/>
          <w:marRight w:val="0"/>
          <w:marTop w:val="0"/>
          <w:marBottom w:val="0"/>
          <w:divBdr>
            <w:top w:val="none" w:sz="0" w:space="0" w:color="auto"/>
            <w:left w:val="none" w:sz="0" w:space="0" w:color="auto"/>
            <w:bottom w:val="none" w:sz="0" w:space="0" w:color="auto"/>
            <w:right w:val="none" w:sz="0" w:space="0" w:color="auto"/>
          </w:divBdr>
        </w:div>
        <w:div w:id="1833717387">
          <w:marLeft w:val="640"/>
          <w:marRight w:val="0"/>
          <w:marTop w:val="0"/>
          <w:marBottom w:val="0"/>
          <w:divBdr>
            <w:top w:val="none" w:sz="0" w:space="0" w:color="auto"/>
            <w:left w:val="none" w:sz="0" w:space="0" w:color="auto"/>
            <w:bottom w:val="none" w:sz="0" w:space="0" w:color="auto"/>
            <w:right w:val="none" w:sz="0" w:space="0" w:color="auto"/>
          </w:divBdr>
        </w:div>
        <w:div w:id="2122994064">
          <w:marLeft w:val="640"/>
          <w:marRight w:val="0"/>
          <w:marTop w:val="0"/>
          <w:marBottom w:val="0"/>
          <w:divBdr>
            <w:top w:val="none" w:sz="0" w:space="0" w:color="auto"/>
            <w:left w:val="none" w:sz="0" w:space="0" w:color="auto"/>
            <w:bottom w:val="none" w:sz="0" w:space="0" w:color="auto"/>
            <w:right w:val="none" w:sz="0" w:space="0" w:color="auto"/>
          </w:divBdr>
        </w:div>
        <w:div w:id="245699693">
          <w:marLeft w:val="640"/>
          <w:marRight w:val="0"/>
          <w:marTop w:val="0"/>
          <w:marBottom w:val="0"/>
          <w:divBdr>
            <w:top w:val="none" w:sz="0" w:space="0" w:color="auto"/>
            <w:left w:val="none" w:sz="0" w:space="0" w:color="auto"/>
            <w:bottom w:val="none" w:sz="0" w:space="0" w:color="auto"/>
            <w:right w:val="none" w:sz="0" w:space="0" w:color="auto"/>
          </w:divBdr>
        </w:div>
        <w:div w:id="1089540338">
          <w:marLeft w:val="640"/>
          <w:marRight w:val="0"/>
          <w:marTop w:val="0"/>
          <w:marBottom w:val="0"/>
          <w:divBdr>
            <w:top w:val="none" w:sz="0" w:space="0" w:color="auto"/>
            <w:left w:val="none" w:sz="0" w:space="0" w:color="auto"/>
            <w:bottom w:val="none" w:sz="0" w:space="0" w:color="auto"/>
            <w:right w:val="none" w:sz="0" w:space="0" w:color="auto"/>
          </w:divBdr>
        </w:div>
        <w:div w:id="969286933">
          <w:marLeft w:val="640"/>
          <w:marRight w:val="0"/>
          <w:marTop w:val="0"/>
          <w:marBottom w:val="0"/>
          <w:divBdr>
            <w:top w:val="none" w:sz="0" w:space="0" w:color="auto"/>
            <w:left w:val="none" w:sz="0" w:space="0" w:color="auto"/>
            <w:bottom w:val="none" w:sz="0" w:space="0" w:color="auto"/>
            <w:right w:val="none" w:sz="0" w:space="0" w:color="auto"/>
          </w:divBdr>
        </w:div>
        <w:div w:id="944918810">
          <w:marLeft w:val="640"/>
          <w:marRight w:val="0"/>
          <w:marTop w:val="0"/>
          <w:marBottom w:val="0"/>
          <w:divBdr>
            <w:top w:val="none" w:sz="0" w:space="0" w:color="auto"/>
            <w:left w:val="none" w:sz="0" w:space="0" w:color="auto"/>
            <w:bottom w:val="none" w:sz="0" w:space="0" w:color="auto"/>
            <w:right w:val="none" w:sz="0" w:space="0" w:color="auto"/>
          </w:divBdr>
        </w:div>
        <w:div w:id="2145538523">
          <w:marLeft w:val="640"/>
          <w:marRight w:val="0"/>
          <w:marTop w:val="0"/>
          <w:marBottom w:val="0"/>
          <w:divBdr>
            <w:top w:val="none" w:sz="0" w:space="0" w:color="auto"/>
            <w:left w:val="none" w:sz="0" w:space="0" w:color="auto"/>
            <w:bottom w:val="none" w:sz="0" w:space="0" w:color="auto"/>
            <w:right w:val="none" w:sz="0" w:space="0" w:color="auto"/>
          </w:divBdr>
        </w:div>
        <w:div w:id="869152081">
          <w:marLeft w:val="640"/>
          <w:marRight w:val="0"/>
          <w:marTop w:val="0"/>
          <w:marBottom w:val="0"/>
          <w:divBdr>
            <w:top w:val="none" w:sz="0" w:space="0" w:color="auto"/>
            <w:left w:val="none" w:sz="0" w:space="0" w:color="auto"/>
            <w:bottom w:val="none" w:sz="0" w:space="0" w:color="auto"/>
            <w:right w:val="none" w:sz="0" w:space="0" w:color="auto"/>
          </w:divBdr>
        </w:div>
        <w:div w:id="1731224774">
          <w:marLeft w:val="640"/>
          <w:marRight w:val="0"/>
          <w:marTop w:val="0"/>
          <w:marBottom w:val="0"/>
          <w:divBdr>
            <w:top w:val="none" w:sz="0" w:space="0" w:color="auto"/>
            <w:left w:val="none" w:sz="0" w:space="0" w:color="auto"/>
            <w:bottom w:val="none" w:sz="0" w:space="0" w:color="auto"/>
            <w:right w:val="none" w:sz="0" w:space="0" w:color="auto"/>
          </w:divBdr>
        </w:div>
        <w:div w:id="2054231831">
          <w:marLeft w:val="640"/>
          <w:marRight w:val="0"/>
          <w:marTop w:val="0"/>
          <w:marBottom w:val="0"/>
          <w:divBdr>
            <w:top w:val="none" w:sz="0" w:space="0" w:color="auto"/>
            <w:left w:val="none" w:sz="0" w:space="0" w:color="auto"/>
            <w:bottom w:val="none" w:sz="0" w:space="0" w:color="auto"/>
            <w:right w:val="none" w:sz="0" w:space="0" w:color="auto"/>
          </w:divBdr>
        </w:div>
        <w:div w:id="535043121">
          <w:marLeft w:val="640"/>
          <w:marRight w:val="0"/>
          <w:marTop w:val="0"/>
          <w:marBottom w:val="0"/>
          <w:divBdr>
            <w:top w:val="none" w:sz="0" w:space="0" w:color="auto"/>
            <w:left w:val="none" w:sz="0" w:space="0" w:color="auto"/>
            <w:bottom w:val="none" w:sz="0" w:space="0" w:color="auto"/>
            <w:right w:val="none" w:sz="0" w:space="0" w:color="auto"/>
          </w:divBdr>
        </w:div>
        <w:div w:id="807236262">
          <w:marLeft w:val="640"/>
          <w:marRight w:val="0"/>
          <w:marTop w:val="0"/>
          <w:marBottom w:val="0"/>
          <w:divBdr>
            <w:top w:val="none" w:sz="0" w:space="0" w:color="auto"/>
            <w:left w:val="none" w:sz="0" w:space="0" w:color="auto"/>
            <w:bottom w:val="none" w:sz="0" w:space="0" w:color="auto"/>
            <w:right w:val="none" w:sz="0" w:space="0" w:color="auto"/>
          </w:divBdr>
        </w:div>
        <w:div w:id="164247555">
          <w:marLeft w:val="640"/>
          <w:marRight w:val="0"/>
          <w:marTop w:val="0"/>
          <w:marBottom w:val="0"/>
          <w:divBdr>
            <w:top w:val="none" w:sz="0" w:space="0" w:color="auto"/>
            <w:left w:val="none" w:sz="0" w:space="0" w:color="auto"/>
            <w:bottom w:val="none" w:sz="0" w:space="0" w:color="auto"/>
            <w:right w:val="none" w:sz="0" w:space="0" w:color="auto"/>
          </w:divBdr>
        </w:div>
        <w:div w:id="1787189285">
          <w:marLeft w:val="640"/>
          <w:marRight w:val="0"/>
          <w:marTop w:val="0"/>
          <w:marBottom w:val="0"/>
          <w:divBdr>
            <w:top w:val="none" w:sz="0" w:space="0" w:color="auto"/>
            <w:left w:val="none" w:sz="0" w:space="0" w:color="auto"/>
            <w:bottom w:val="none" w:sz="0" w:space="0" w:color="auto"/>
            <w:right w:val="none" w:sz="0" w:space="0" w:color="auto"/>
          </w:divBdr>
        </w:div>
        <w:div w:id="1026638559">
          <w:marLeft w:val="640"/>
          <w:marRight w:val="0"/>
          <w:marTop w:val="0"/>
          <w:marBottom w:val="0"/>
          <w:divBdr>
            <w:top w:val="none" w:sz="0" w:space="0" w:color="auto"/>
            <w:left w:val="none" w:sz="0" w:space="0" w:color="auto"/>
            <w:bottom w:val="none" w:sz="0" w:space="0" w:color="auto"/>
            <w:right w:val="none" w:sz="0" w:space="0" w:color="auto"/>
          </w:divBdr>
        </w:div>
        <w:div w:id="377630856">
          <w:marLeft w:val="640"/>
          <w:marRight w:val="0"/>
          <w:marTop w:val="0"/>
          <w:marBottom w:val="0"/>
          <w:divBdr>
            <w:top w:val="none" w:sz="0" w:space="0" w:color="auto"/>
            <w:left w:val="none" w:sz="0" w:space="0" w:color="auto"/>
            <w:bottom w:val="none" w:sz="0" w:space="0" w:color="auto"/>
            <w:right w:val="none" w:sz="0" w:space="0" w:color="auto"/>
          </w:divBdr>
        </w:div>
        <w:div w:id="851071287">
          <w:marLeft w:val="640"/>
          <w:marRight w:val="0"/>
          <w:marTop w:val="0"/>
          <w:marBottom w:val="0"/>
          <w:divBdr>
            <w:top w:val="none" w:sz="0" w:space="0" w:color="auto"/>
            <w:left w:val="none" w:sz="0" w:space="0" w:color="auto"/>
            <w:bottom w:val="none" w:sz="0" w:space="0" w:color="auto"/>
            <w:right w:val="none" w:sz="0" w:space="0" w:color="auto"/>
          </w:divBdr>
        </w:div>
        <w:div w:id="966476266">
          <w:marLeft w:val="640"/>
          <w:marRight w:val="0"/>
          <w:marTop w:val="0"/>
          <w:marBottom w:val="0"/>
          <w:divBdr>
            <w:top w:val="none" w:sz="0" w:space="0" w:color="auto"/>
            <w:left w:val="none" w:sz="0" w:space="0" w:color="auto"/>
            <w:bottom w:val="none" w:sz="0" w:space="0" w:color="auto"/>
            <w:right w:val="none" w:sz="0" w:space="0" w:color="auto"/>
          </w:divBdr>
        </w:div>
        <w:div w:id="1013848683">
          <w:marLeft w:val="640"/>
          <w:marRight w:val="0"/>
          <w:marTop w:val="0"/>
          <w:marBottom w:val="0"/>
          <w:divBdr>
            <w:top w:val="none" w:sz="0" w:space="0" w:color="auto"/>
            <w:left w:val="none" w:sz="0" w:space="0" w:color="auto"/>
            <w:bottom w:val="none" w:sz="0" w:space="0" w:color="auto"/>
            <w:right w:val="none" w:sz="0" w:space="0" w:color="auto"/>
          </w:divBdr>
        </w:div>
        <w:div w:id="1041904272">
          <w:marLeft w:val="640"/>
          <w:marRight w:val="0"/>
          <w:marTop w:val="0"/>
          <w:marBottom w:val="0"/>
          <w:divBdr>
            <w:top w:val="none" w:sz="0" w:space="0" w:color="auto"/>
            <w:left w:val="none" w:sz="0" w:space="0" w:color="auto"/>
            <w:bottom w:val="none" w:sz="0" w:space="0" w:color="auto"/>
            <w:right w:val="none" w:sz="0" w:space="0" w:color="auto"/>
          </w:divBdr>
        </w:div>
        <w:div w:id="176189370">
          <w:marLeft w:val="640"/>
          <w:marRight w:val="0"/>
          <w:marTop w:val="0"/>
          <w:marBottom w:val="0"/>
          <w:divBdr>
            <w:top w:val="none" w:sz="0" w:space="0" w:color="auto"/>
            <w:left w:val="none" w:sz="0" w:space="0" w:color="auto"/>
            <w:bottom w:val="none" w:sz="0" w:space="0" w:color="auto"/>
            <w:right w:val="none" w:sz="0" w:space="0" w:color="auto"/>
          </w:divBdr>
        </w:div>
        <w:div w:id="579943276">
          <w:marLeft w:val="640"/>
          <w:marRight w:val="0"/>
          <w:marTop w:val="0"/>
          <w:marBottom w:val="0"/>
          <w:divBdr>
            <w:top w:val="none" w:sz="0" w:space="0" w:color="auto"/>
            <w:left w:val="none" w:sz="0" w:space="0" w:color="auto"/>
            <w:bottom w:val="none" w:sz="0" w:space="0" w:color="auto"/>
            <w:right w:val="none" w:sz="0" w:space="0" w:color="auto"/>
          </w:divBdr>
        </w:div>
      </w:divsChild>
    </w:div>
    <w:div w:id="151219849">
      <w:bodyDiv w:val="1"/>
      <w:marLeft w:val="0"/>
      <w:marRight w:val="0"/>
      <w:marTop w:val="0"/>
      <w:marBottom w:val="0"/>
      <w:divBdr>
        <w:top w:val="none" w:sz="0" w:space="0" w:color="auto"/>
        <w:left w:val="none" w:sz="0" w:space="0" w:color="auto"/>
        <w:bottom w:val="none" w:sz="0" w:space="0" w:color="auto"/>
        <w:right w:val="none" w:sz="0" w:space="0" w:color="auto"/>
      </w:divBdr>
      <w:divsChild>
        <w:div w:id="6834958">
          <w:marLeft w:val="640"/>
          <w:marRight w:val="0"/>
          <w:marTop w:val="0"/>
          <w:marBottom w:val="0"/>
          <w:divBdr>
            <w:top w:val="none" w:sz="0" w:space="0" w:color="auto"/>
            <w:left w:val="none" w:sz="0" w:space="0" w:color="auto"/>
            <w:bottom w:val="none" w:sz="0" w:space="0" w:color="auto"/>
            <w:right w:val="none" w:sz="0" w:space="0" w:color="auto"/>
          </w:divBdr>
        </w:div>
        <w:div w:id="16935151">
          <w:marLeft w:val="640"/>
          <w:marRight w:val="0"/>
          <w:marTop w:val="0"/>
          <w:marBottom w:val="0"/>
          <w:divBdr>
            <w:top w:val="none" w:sz="0" w:space="0" w:color="auto"/>
            <w:left w:val="none" w:sz="0" w:space="0" w:color="auto"/>
            <w:bottom w:val="none" w:sz="0" w:space="0" w:color="auto"/>
            <w:right w:val="none" w:sz="0" w:space="0" w:color="auto"/>
          </w:divBdr>
        </w:div>
        <w:div w:id="20320513">
          <w:marLeft w:val="640"/>
          <w:marRight w:val="0"/>
          <w:marTop w:val="0"/>
          <w:marBottom w:val="0"/>
          <w:divBdr>
            <w:top w:val="none" w:sz="0" w:space="0" w:color="auto"/>
            <w:left w:val="none" w:sz="0" w:space="0" w:color="auto"/>
            <w:bottom w:val="none" w:sz="0" w:space="0" w:color="auto"/>
            <w:right w:val="none" w:sz="0" w:space="0" w:color="auto"/>
          </w:divBdr>
        </w:div>
        <w:div w:id="86275313">
          <w:marLeft w:val="640"/>
          <w:marRight w:val="0"/>
          <w:marTop w:val="0"/>
          <w:marBottom w:val="0"/>
          <w:divBdr>
            <w:top w:val="none" w:sz="0" w:space="0" w:color="auto"/>
            <w:left w:val="none" w:sz="0" w:space="0" w:color="auto"/>
            <w:bottom w:val="none" w:sz="0" w:space="0" w:color="auto"/>
            <w:right w:val="none" w:sz="0" w:space="0" w:color="auto"/>
          </w:divBdr>
        </w:div>
        <w:div w:id="124935967">
          <w:marLeft w:val="640"/>
          <w:marRight w:val="0"/>
          <w:marTop w:val="0"/>
          <w:marBottom w:val="0"/>
          <w:divBdr>
            <w:top w:val="none" w:sz="0" w:space="0" w:color="auto"/>
            <w:left w:val="none" w:sz="0" w:space="0" w:color="auto"/>
            <w:bottom w:val="none" w:sz="0" w:space="0" w:color="auto"/>
            <w:right w:val="none" w:sz="0" w:space="0" w:color="auto"/>
          </w:divBdr>
        </w:div>
        <w:div w:id="164171995">
          <w:marLeft w:val="640"/>
          <w:marRight w:val="0"/>
          <w:marTop w:val="0"/>
          <w:marBottom w:val="0"/>
          <w:divBdr>
            <w:top w:val="none" w:sz="0" w:space="0" w:color="auto"/>
            <w:left w:val="none" w:sz="0" w:space="0" w:color="auto"/>
            <w:bottom w:val="none" w:sz="0" w:space="0" w:color="auto"/>
            <w:right w:val="none" w:sz="0" w:space="0" w:color="auto"/>
          </w:divBdr>
        </w:div>
        <w:div w:id="177041844">
          <w:marLeft w:val="640"/>
          <w:marRight w:val="0"/>
          <w:marTop w:val="0"/>
          <w:marBottom w:val="0"/>
          <w:divBdr>
            <w:top w:val="none" w:sz="0" w:space="0" w:color="auto"/>
            <w:left w:val="none" w:sz="0" w:space="0" w:color="auto"/>
            <w:bottom w:val="none" w:sz="0" w:space="0" w:color="auto"/>
            <w:right w:val="none" w:sz="0" w:space="0" w:color="auto"/>
          </w:divBdr>
        </w:div>
        <w:div w:id="177164296">
          <w:marLeft w:val="640"/>
          <w:marRight w:val="0"/>
          <w:marTop w:val="0"/>
          <w:marBottom w:val="0"/>
          <w:divBdr>
            <w:top w:val="none" w:sz="0" w:space="0" w:color="auto"/>
            <w:left w:val="none" w:sz="0" w:space="0" w:color="auto"/>
            <w:bottom w:val="none" w:sz="0" w:space="0" w:color="auto"/>
            <w:right w:val="none" w:sz="0" w:space="0" w:color="auto"/>
          </w:divBdr>
        </w:div>
        <w:div w:id="193930279">
          <w:marLeft w:val="640"/>
          <w:marRight w:val="0"/>
          <w:marTop w:val="0"/>
          <w:marBottom w:val="0"/>
          <w:divBdr>
            <w:top w:val="none" w:sz="0" w:space="0" w:color="auto"/>
            <w:left w:val="none" w:sz="0" w:space="0" w:color="auto"/>
            <w:bottom w:val="none" w:sz="0" w:space="0" w:color="auto"/>
            <w:right w:val="none" w:sz="0" w:space="0" w:color="auto"/>
          </w:divBdr>
        </w:div>
        <w:div w:id="217857703">
          <w:marLeft w:val="640"/>
          <w:marRight w:val="0"/>
          <w:marTop w:val="0"/>
          <w:marBottom w:val="0"/>
          <w:divBdr>
            <w:top w:val="none" w:sz="0" w:space="0" w:color="auto"/>
            <w:left w:val="none" w:sz="0" w:space="0" w:color="auto"/>
            <w:bottom w:val="none" w:sz="0" w:space="0" w:color="auto"/>
            <w:right w:val="none" w:sz="0" w:space="0" w:color="auto"/>
          </w:divBdr>
        </w:div>
        <w:div w:id="434637622">
          <w:marLeft w:val="640"/>
          <w:marRight w:val="0"/>
          <w:marTop w:val="0"/>
          <w:marBottom w:val="0"/>
          <w:divBdr>
            <w:top w:val="none" w:sz="0" w:space="0" w:color="auto"/>
            <w:left w:val="none" w:sz="0" w:space="0" w:color="auto"/>
            <w:bottom w:val="none" w:sz="0" w:space="0" w:color="auto"/>
            <w:right w:val="none" w:sz="0" w:space="0" w:color="auto"/>
          </w:divBdr>
        </w:div>
        <w:div w:id="445779856">
          <w:marLeft w:val="640"/>
          <w:marRight w:val="0"/>
          <w:marTop w:val="0"/>
          <w:marBottom w:val="0"/>
          <w:divBdr>
            <w:top w:val="none" w:sz="0" w:space="0" w:color="auto"/>
            <w:left w:val="none" w:sz="0" w:space="0" w:color="auto"/>
            <w:bottom w:val="none" w:sz="0" w:space="0" w:color="auto"/>
            <w:right w:val="none" w:sz="0" w:space="0" w:color="auto"/>
          </w:divBdr>
        </w:div>
        <w:div w:id="477965711">
          <w:marLeft w:val="640"/>
          <w:marRight w:val="0"/>
          <w:marTop w:val="0"/>
          <w:marBottom w:val="0"/>
          <w:divBdr>
            <w:top w:val="none" w:sz="0" w:space="0" w:color="auto"/>
            <w:left w:val="none" w:sz="0" w:space="0" w:color="auto"/>
            <w:bottom w:val="none" w:sz="0" w:space="0" w:color="auto"/>
            <w:right w:val="none" w:sz="0" w:space="0" w:color="auto"/>
          </w:divBdr>
        </w:div>
        <w:div w:id="493644568">
          <w:marLeft w:val="640"/>
          <w:marRight w:val="0"/>
          <w:marTop w:val="0"/>
          <w:marBottom w:val="0"/>
          <w:divBdr>
            <w:top w:val="none" w:sz="0" w:space="0" w:color="auto"/>
            <w:left w:val="none" w:sz="0" w:space="0" w:color="auto"/>
            <w:bottom w:val="none" w:sz="0" w:space="0" w:color="auto"/>
            <w:right w:val="none" w:sz="0" w:space="0" w:color="auto"/>
          </w:divBdr>
        </w:div>
        <w:div w:id="569120323">
          <w:marLeft w:val="640"/>
          <w:marRight w:val="0"/>
          <w:marTop w:val="0"/>
          <w:marBottom w:val="0"/>
          <w:divBdr>
            <w:top w:val="none" w:sz="0" w:space="0" w:color="auto"/>
            <w:left w:val="none" w:sz="0" w:space="0" w:color="auto"/>
            <w:bottom w:val="none" w:sz="0" w:space="0" w:color="auto"/>
            <w:right w:val="none" w:sz="0" w:space="0" w:color="auto"/>
          </w:divBdr>
        </w:div>
        <w:div w:id="766585839">
          <w:marLeft w:val="640"/>
          <w:marRight w:val="0"/>
          <w:marTop w:val="0"/>
          <w:marBottom w:val="0"/>
          <w:divBdr>
            <w:top w:val="none" w:sz="0" w:space="0" w:color="auto"/>
            <w:left w:val="none" w:sz="0" w:space="0" w:color="auto"/>
            <w:bottom w:val="none" w:sz="0" w:space="0" w:color="auto"/>
            <w:right w:val="none" w:sz="0" w:space="0" w:color="auto"/>
          </w:divBdr>
        </w:div>
        <w:div w:id="810634143">
          <w:marLeft w:val="640"/>
          <w:marRight w:val="0"/>
          <w:marTop w:val="0"/>
          <w:marBottom w:val="0"/>
          <w:divBdr>
            <w:top w:val="none" w:sz="0" w:space="0" w:color="auto"/>
            <w:left w:val="none" w:sz="0" w:space="0" w:color="auto"/>
            <w:bottom w:val="none" w:sz="0" w:space="0" w:color="auto"/>
            <w:right w:val="none" w:sz="0" w:space="0" w:color="auto"/>
          </w:divBdr>
        </w:div>
        <w:div w:id="838619001">
          <w:marLeft w:val="640"/>
          <w:marRight w:val="0"/>
          <w:marTop w:val="0"/>
          <w:marBottom w:val="0"/>
          <w:divBdr>
            <w:top w:val="none" w:sz="0" w:space="0" w:color="auto"/>
            <w:left w:val="none" w:sz="0" w:space="0" w:color="auto"/>
            <w:bottom w:val="none" w:sz="0" w:space="0" w:color="auto"/>
            <w:right w:val="none" w:sz="0" w:space="0" w:color="auto"/>
          </w:divBdr>
        </w:div>
        <w:div w:id="1006053936">
          <w:marLeft w:val="640"/>
          <w:marRight w:val="0"/>
          <w:marTop w:val="0"/>
          <w:marBottom w:val="0"/>
          <w:divBdr>
            <w:top w:val="none" w:sz="0" w:space="0" w:color="auto"/>
            <w:left w:val="none" w:sz="0" w:space="0" w:color="auto"/>
            <w:bottom w:val="none" w:sz="0" w:space="0" w:color="auto"/>
            <w:right w:val="none" w:sz="0" w:space="0" w:color="auto"/>
          </w:divBdr>
        </w:div>
        <w:div w:id="1066732149">
          <w:marLeft w:val="640"/>
          <w:marRight w:val="0"/>
          <w:marTop w:val="0"/>
          <w:marBottom w:val="0"/>
          <w:divBdr>
            <w:top w:val="none" w:sz="0" w:space="0" w:color="auto"/>
            <w:left w:val="none" w:sz="0" w:space="0" w:color="auto"/>
            <w:bottom w:val="none" w:sz="0" w:space="0" w:color="auto"/>
            <w:right w:val="none" w:sz="0" w:space="0" w:color="auto"/>
          </w:divBdr>
        </w:div>
        <w:div w:id="1082869801">
          <w:marLeft w:val="640"/>
          <w:marRight w:val="0"/>
          <w:marTop w:val="0"/>
          <w:marBottom w:val="0"/>
          <w:divBdr>
            <w:top w:val="none" w:sz="0" w:space="0" w:color="auto"/>
            <w:left w:val="none" w:sz="0" w:space="0" w:color="auto"/>
            <w:bottom w:val="none" w:sz="0" w:space="0" w:color="auto"/>
            <w:right w:val="none" w:sz="0" w:space="0" w:color="auto"/>
          </w:divBdr>
        </w:div>
        <w:div w:id="1088424202">
          <w:marLeft w:val="640"/>
          <w:marRight w:val="0"/>
          <w:marTop w:val="0"/>
          <w:marBottom w:val="0"/>
          <w:divBdr>
            <w:top w:val="none" w:sz="0" w:space="0" w:color="auto"/>
            <w:left w:val="none" w:sz="0" w:space="0" w:color="auto"/>
            <w:bottom w:val="none" w:sz="0" w:space="0" w:color="auto"/>
            <w:right w:val="none" w:sz="0" w:space="0" w:color="auto"/>
          </w:divBdr>
        </w:div>
        <w:div w:id="1089424173">
          <w:marLeft w:val="640"/>
          <w:marRight w:val="0"/>
          <w:marTop w:val="0"/>
          <w:marBottom w:val="0"/>
          <w:divBdr>
            <w:top w:val="none" w:sz="0" w:space="0" w:color="auto"/>
            <w:left w:val="none" w:sz="0" w:space="0" w:color="auto"/>
            <w:bottom w:val="none" w:sz="0" w:space="0" w:color="auto"/>
            <w:right w:val="none" w:sz="0" w:space="0" w:color="auto"/>
          </w:divBdr>
        </w:div>
        <w:div w:id="1132360067">
          <w:marLeft w:val="640"/>
          <w:marRight w:val="0"/>
          <w:marTop w:val="0"/>
          <w:marBottom w:val="0"/>
          <w:divBdr>
            <w:top w:val="none" w:sz="0" w:space="0" w:color="auto"/>
            <w:left w:val="none" w:sz="0" w:space="0" w:color="auto"/>
            <w:bottom w:val="none" w:sz="0" w:space="0" w:color="auto"/>
            <w:right w:val="none" w:sz="0" w:space="0" w:color="auto"/>
          </w:divBdr>
        </w:div>
        <w:div w:id="1163859201">
          <w:marLeft w:val="640"/>
          <w:marRight w:val="0"/>
          <w:marTop w:val="0"/>
          <w:marBottom w:val="0"/>
          <w:divBdr>
            <w:top w:val="none" w:sz="0" w:space="0" w:color="auto"/>
            <w:left w:val="none" w:sz="0" w:space="0" w:color="auto"/>
            <w:bottom w:val="none" w:sz="0" w:space="0" w:color="auto"/>
            <w:right w:val="none" w:sz="0" w:space="0" w:color="auto"/>
          </w:divBdr>
        </w:div>
        <w:div w:id="1177309842">
          <w:marLeft w:val="640"/>
          <w:marRight w:val="0"/>
          <w:marTop w:val="0"/>
          <w:marBottom w:val="0"/>
          <w:divBdr>
            <w:top w:val="none" w:sz="0" w:space="0" w:color="auto"/>
            <w:left w:val="none" w:sz="0" w:space="0" w:color="auto"/>
            <w:bottom w:val="none" w:sz="0" w:space="0" w:color="auto"/>
            <w:right w:val="none" w:sz="0" w:space="0" w:color="auto"/>
          </w:divBdr>
        </w:div>
        <w:div w:id="1177814036">
          <w:marLeft w:val="640"/>
          <w:marRight w:val="0"/>
          <w:marTop w:val="0"/>
          <w:marBottom w:val="0"/>
          <w:divBdr>
            <w:top w:val="none" w:sz="0" w:space="0" w:color="auto"/>
            <w:left w:val="none" w:sz="0" w:space="0" w:color="auto"/>
            <w:bottom w:val="none" w:sz="0" w:space="0" w:color="auto"/>
            <w:right w:val="none" w:sz="0" w:space="0" w:color="auto"/>
          </w:divBdr>
        </w:div>
        <w:div w:id="1214268315">
          <w:marLeft w:val="640"/>
          <w:marRight w:val="0"/>
          <w:marTop w:val="0"/>
          <w:marBottom w:val="0"/>
          <w:divBdr>
            <w:top w:val="none" w:sz="0" w:space="0" w:color="auto"/>
            <w:left w:val="none" w:sz="0" w:space="0" w:color="auto"/>
            <w:bottom w:val="none" w:sz="0" w:space="0" w:color="auto"/>
            <w:right w:val="none" w:sz="0" w:space="0" w:color="auto"/>
          </w:divBdr>
        </w:div>
        <w:div w:id="1267228648">
          <w:marLeft w:val="640"/>
          <w:marRight w:val="0"/>
          <w:marTop w:val="0"/>
          <w:marBottom w:val="0"/>
          <w:divBdr>
            <w:top w:val="none" w:sz="0" w:space="0" w:color="auto"/>
            <w:left w:val="none" w:sz="0" w:space="0" w:color="auto"/>
            <w:bottom w:val="none" w:sz="0" w:space="0" w:color="auto"/>
            <w:right w:val="none" w:sz="0" w:space="0" w:color="auto"/>
          </w:divBdr>
        </w:div>
        <w:div w:id="1348219516">
          <w:marLeft w:val="640"/>
          <w:marRight w:val="0"/>
          <w:marTop w:val="0"/>
          <w:marBottom w:val="0"/>
          <w:divBdr>
            <w:top w:val="none" w:sz="0" w:space="0" w:color="auto"/>
            <w:left w:val="none" w:sz="0" w:space="0" w:color="auto"/>
            <w:bottom w:val="none" w:sz="0" w:space="0" w:color="auto"/>
            <w:right w:val="none" w:sz="0" w:space="0" w:color="auto"/>
          </w:divBdr>
        </w:div>
        <w:div w:id="1392116860">
          <w:marLeft w:val="640"/>
          <w:marRight w:val="0"/>
          <w:marTop w:val="0"/>
          <w:marBottom w:val="0"/>
          <w:divBdr>
            <w:top w:val="none" w:sz="0" w:space="0" w:color="auto"/>
            <w:left w:val="none" w:sz="0" w:space="0" w:color="auto"/>
            <w:bottom w:val="none" w:sz="0" w:space="0" w:color="auto"/>
            <w:right w:val="none" w:sz="0" w:space="0" w:color="auto"/>
          </w:divBdr>
        </w:div>
        <w:div w:id="1490319883">
          <w:marLeft w:val="640"/>
          <w:marRight w:val="0"/>
          <w:marTop w:val="0"/>
          <w:marBottom w:val="0"/>
          <w:divBdr>
            <w:top w:val="none" w:sz="0" w:space="0" w:color="auto"/>
            <w:left w:val="none" w:sz="0" w:space="0" w:color="auto"/>
            <w:bottom w:val="none" w:sz="0" w:space="0" w:color="auto"/>
            <w:right w:val="none" w:sz="0" w:space="0" w:color="auto"/>
          </w:divBdr>
        </w:div>
        <w:div w:id="1502503677">
          <w:marLeft w:val="640"/>
          <w:marRight w:val="0"/>
          <w:marTop w:val="0"/>
          <w:marBottom w:val="0"/>
          <w:divBdr>
            <w:top w:val="none" w:sz="0" w:space="0" w:color="auto"/>
            <w:left w:val="none" w:sz="0" w:space="0" w:color="auto"/>
            <w:bottom w:val="none" w:sz="0" w:space="0" w:color="auto"/>
            <w:right w:val="none" w:sz="0" w:space="0" w:color="auto"/>
          </w:divBdr>
        </w:div>
        <w:div w:id="1570579046">
          <w:marLeft w:val="640"/>
          <w:marRight w:val="0"/>
          <w:marTop w:val="0"/>
          <w:marBottom w:val="0"/>
          <w:divBdr>
            <w:top w:val="none" w:sz="0" w:space="0" w:color="auto"/>
            <w:left w:val="none" w:sz="0" w:space="0" w:color="auto"/>
            <w:bottom w:val="none" w:sz="0" w:space="0" w:color="auto"/>
            <w:right w:val="none" w:sz="0" w:space="0" w:color="auto"/>
          </w:divBdr>
        </w:div>
        <w:div w:id="1613635449">
          <w:marLeft w:val="640"/>
          <w:marRight w:val="0"/>
          <w:marTop w:val="0"/>
          <w:marBottom w:val="0"/>
          <w:divBdr>
            <w:top w:val="none" w:sz="0" w:space="0" w:color="auto"/>
            <w:left w:val="none" w:sz="0" w:space="0" w:color="auto"/>
            <w:bottom w:val="none" w:sz="0" w:space="0" w:color="auto"/>
            <w:right w:val="none" w:sz="0" w:space="0" w:color="auto"/>
          </w:divBdr>
        </w:div>
        <w:div w:id="1661807344">
          <w:marLeft w:val="640"/>
          <w:marRight w:val="0"/>
          <w:marTop w:val="0"/>
          <w:marBottom w:val="0"/>
          <w:divBdr>
            <w:top w:val="none" w:sz="0" w:space="0" w:color="auto"/>
            <w:left w:val="none" w:sz="0" w:space="0" w:color="auto"/>
            <w:bottom w:val="none" w:sz="0" w:space="0" w:color="auto"/>
            <w:right w:val="none" w:sz="0" w:space="0" w:color="auto"/>
          </w:divBdr>
        </w:div>
        <w:div w:id="1665274916">
          <w:marLeft w:val="640"/>
          <w:marRight w:val="0"/>
          <w:marTop w:val="0"/>
          <w:marBottom w:val="0"/>
          <w:divBdr>
            <w:top w:val="none" w:sz="0" w:space="0" w:color="auto"/>
            <w:left w:val="none" w:sz="0" w:space="0" w:color="auto"/>
            <w:bottom w:val="none" w:sz="0" w:space="0" w:color="auto"/>
            <w:right w:val="none" w:sz="0" w:space="0" w:color="auto"/>
          </w:divBdr>
        </w:div>
        <w:div w:id="1731730725">
          <w:marLeft w:val="640"/>
          <w:marRight w:val="0"/>
          <w:marTop w:val="0"/>
          <w:marBottom w:val="0"/>
          <w:divBdr>
            <w:top w:val="none" w:sz="0" w:space="0" w:color="auto"/>
            <w:left w:val="none" w:sz="0" w:space="0" w:color="auto"/>
            <w:bottom w:val="none" w:sz="0" w:space="0" w:color="auto"/>
            <w:right w:val="none" w:sz="0" w:space="0" w:color="auto"/>
          </w:divBdr>
        </w:div>
        <w:div w:id="1854105540">
          <w:marLeft w:val="640"/>
          <w:marRight w:val="0"/>
          <w:marTop w:val="0"/>
          <w:marBottom w:val="0"/>
          <w:divBdr>
            <w:top w:val="none" w:sz="0" w:space="0" w:color="auto"/>
            <w:left w:val="none" w:sz="0" w:space="0" w:color="auto"/>
            <w:bottom w:val="none" w:sz="0" w:space="0" w:color="auto"/>
            <w:right w:val="none" w:sz="0" w:space="0" w:color="auto"/>
          </w:divBdr>
        </w:div>
        <w:div w:id="1917665276">
          <w:marLeft w:val="640"/>
          <w:marRight w:val="0"/>
          <w:marTop w:val="0"/>
          <w:marBottom w:val="0"/>
          <w:divBdr>
            <w:top w:val="none" w:sz="0" w:space="0" w:color="auto"/>
            <w:left w:val="none" w:sz="0" w:space="0" w:color="auto"/>
            <w:bottom w:val="none" w:sz="0" w:space="0" w:color="auto"/>
            <w:right w:val="none" w:sz="0" w:space="0" w:color="auto"/>
          </w:divBdr>
        </w:div>
        <w:div w:id="1917863134">
          <w:marLeft w:val="640"/>
          <w:marRight w:val="0"/>
          <w:marTop w:val="0"/>
          <w:marBottom w:val="0"/>
          <w:divBdr>
            <w:top w:val="none" w:sz="0" w:space="0" w:color="auto"/>
            <w:left w:val="none" w:sz="0" w:space="0" w:color="auto"/>
            <w:bottom w:val="none" w:sz="0" w:space="0" w:color="auto"/>
            <w:right w:val="none" w:sz="0" w:space="0" w:color="auto"/>
          </w:divBdr>
        </w:div>
        <w:div w:id="1936204988">
          <w:marLeft w:val="640"/>
          <w:marRight w:val="0"/>
          <w:marTop w:val="0"/>
          <w:marBottom w:val="0"/>
          <w:divBdr>
            <w:top w:val="none" w:sz="0" w:space="0" w:color="auto"/>
            <w:left w:val="none" w:sz="0" w:space="0" w:color="auto"/>
            <w:bottom w:val="none" w:sz="0" w:space="0" w:color="auto"/>
            <w:right w:val="none" w:sz="0" w:space="0" w:color="auto"/>
          </w:divBdr>
        </w:div>
        <w:div w:id="2008823152">
          <w:marLeft w:val="640"/>
          <w:marRight w:val="0"/>
          <w:marTop w:val="0"/>
          <w:marBottom w:val="0"/>
          <w:divBdr>
            <w:top w:val="none" w:sz="0" w:space="0" w:color="auto"/>
            <w:left w:val="none" w:sz="0" w:space="0" w:color="auto"/>
            <w:bottom w:val="none" w:sz="0" w:space="0" w:color="auto"/>
            <w:right w:val="none" w:sz="0" w:space="0" w:color="auto"/>
          </w:divBdr>
        </w:div>
      </w:divsChild>
    </w:div>
    <w:div w:id="151528569">
      <w:bodyDiv w:val="1"/>
      <w:marLeft w:val="0"/>
      <w:marRight w:val="0"/>
      <w:marTop w:val="0"/>
      <w:marBottom w:val="0"/>
      <w:divBdr>
        <w:top w:val="none" w:sz="0" w:space="0" w:color="auto"/>
        <w:left w:val="none" w:sz="0" w:space="0" w:color="auto"/>
        <w:bottom w:val="none" w:sz="0" w:space="0" w:color="auto"/>
        <w:right w:val="none" w:sz="0" w:space="0" w:color="auto"/>
      </w:divBdr>
      <w:divsChild>
        <w:div w:id="480922255">
          <w:marLeft w:val="640"/>
          <w:marRight w:val="0"/>
          <w:marTop w:val="0"/>
          <w:marBottom w:val="0"/>
          <w:divBdr>
            <w:top w:val="none" w:sz="0" w:space="0" w:color="auto"/>
            <w:left w:val="none" w:sz="0" w:space="0" w:color="auto"/>
            <w:bottom w:val="none" w:sz="0" w:space="0" w:color="auto"/>
            <w:right w:val="none" w:sz="0" w:space="0" w:color="auto"/>
          </w:divBdr>
        </w:div>
        <w:div w:id="1617179101">
          <w:marLeft w:val="640"/>
          <w:marRight w:val="0"/>
          <w:marTop w:val="0"/>
          <w:marBottom w:val="0"/>
          <w:divBdr>
            <w:top w:val="none" w:sz="0" w:space="0" w:color="auto"/>
            <w:left w:val="none" w:sz="0" w:space="0" w:color="auto"/>
            <w:bottom w:val="none" w:sz="0" w:space="0" w:color="auto"/>
            <w:right w:val="none" w:sz="0" w:space="0" w:color="auto"/>
          </w:divBdr>
        </w:div>
        <w:div w:id="451095646">
          <w:marLeft w:val="640"/>
          <w:marRight w:val="0"/>
          <w:marTop w:val="0"/>
          <w:marBottom w:val="0"/>
          <w:divBdr>
            <w:top w:val="none" w:sz="0" w:space="0" w:color="auto"/>
            <w:left w:val="none" w:sz="0" w:space="0" w:color="auto"/>
            <w:bottom w:val="none" w:sz="0" w:space="0" w:color="auto"/>
            <w:right w:val="none" w:sz="0" w:space="0" w:color="auto"/>
          </w:divBdr>
        </w:div>
        <w:div w:id="43451428">
          <w:marLeft w:val="640"/>
          <w:marRight w:val="0"/>
          <w:marTop w:val="0"/>
          <w:marBottom w:val="0"/>
          <w:divBdr>
            <w:top w:val="none" w:sz="0" w:space="0" w:color="auto"/>
            <w:left w:val="none" w:sz="0" w:space="0" w:color="auto"/>
            <w:bottom w:val="none" w:sz="0" w:space="0" w:color="auto"/>
            <w:right w:val="none" w:sz="0" w:space="0" w:color="auto"/>
          </w:divBdr>
        </w:div>
        <w:div w:id="677729976">
          <w:marLeft w:val="640"/>
          <w:marRight w:val="0"/>
          <w:marTop w:val="0"/>
          <w:marBottom w:val="0"/>
          <w:divBdr>
            <w:top w:val="none" w:sz="0" w:space="0" w:color="auto"/>
            <w:left w:val="none" w:sz="0" w:space="0" w:color="auto"/>
            <w:bottom w:val="none" w:sz="0" w:space="0" w:color="auto"/>
            <w:right w:val="none" w:sz="0" w:space="0" w:color="auto"/>
          </w:divBdr>
        </w:div>
        <w:div w:id="1973248767">
          <w:marLeft w:val="640"/>
          <w:marRight w:val="0"/>
          <w:marTop w:val="0"/>
          <w:marBottom w:val="0"/>
          <w:divBdr>
            <w:top w:val="none" w:sz="0" w:space="0" w:color="auto"/>
            <w:left w:val="none" w:sz="0" w:space="0" w:color="auto"/>
            <w:bottom w:val="none" w:sz="0" w:space="0" w:color="auto"/>
            <w:right w:val="none" w:sz="0" w:space="0" w:color="auto"/>
          </w:divBdr>
        </w:div>
        <w:div w:id="1489131204">
          <w:marLeft w:val="640"/>
          <w:marRight w:val="0"/>
          <w:marTop w:val="0"/>
          <w:marBottom w:val="0"/>
          <w:divBdr>
            <w:top w:val="none" w:sz="0" w:space="0" w:color="auto"/>
            <w:left w:val="none" w:sz="0" w:space="0" w:color="auto"/>
            <w:bottom w:val="none" w:sz="0" w:space="0" w:color="auto"/>
            <w:right w:val="none" w:sz="0" w:space="0" w:color="auto"/>
          </w:divBdr>
        </w:div>
        <w:div w:id="463811265">
          <w:marLeft w:val="640"/>
          <w:marRight w:val="0"/>
          <w:marTop w:val="0"/>
          <w:marBottom w:val="0"/>
          <w:divBdr>
            <w:top w:val="none" w:sz="0" w:space="0" w:color="auto"/>
            <w:left w:val="none" w:sz="0" w:space="0" w:color="auto"/>
            <w:bottom w:val="none" w:sz="0" w:space="0" w:color="auto"/>
            <w:right w:val="none" w:sz="0" w:space="0" w:color="auto"/>
          </w:divBdr>
        </w:div>
        <w:div w:id="835537329">
          <w:marLeft w:val="640"/>
          <w:marRight w:val="0"/>
          <w:marTop w:val="0"/>
          <w:marBottom w:val="0"/>
          <w:divBdr>
            <w:top w:val="none" w:sz="0" w:space="0" w:color="auto"/>
            <w:left w:val="none" w:sz="0" w:space="0" w:color="auto"/>
            <w:bottom w:val="none" w:sz="0" w:space="0" w:color="auto"/>
            <w:right w:val="none" w:sz="0" w:space="0" w:color="auto"/>
          </w:divBdr>
        </w:div>
        <w:div w:id="1891724878">
          <w:marLeft w:val="640"/>
          <w:marRight w:val="0"/>
          <w:marTop w:val="0"/>
          <w:marBottom w:val="0"/>
          <w:divBdr>
            <w:top w:val="none" w:sz="0" w:space="0" w:color="auto"/>
            <w:left w:val="none" w:sz="0" w:space="0" w:color="auto"/>
            <w:bottom w:val="none" w:sz="0" w:space="0" w:color="auto"/>
            <w:right w:val="none" w:sz="0" w:space="0" w:color="auto"/>
          </w:divBdr>
        </w:div>
        <w:div w:id="1585382057">
          <w:marLeft w:val="640"/>
          <w:marRight w:val="0"/>
          <w:marTop w:val="0"/>
          <w:marBottom w:val="0"/>
          <w:divBdr>
            <w:top w:val="none" w:sz="0" w:space="0" w:color="auto"/>
            <w:left w:val="none" w:sz="0" w:space="0" w:color="auto"/>
            <w:bottom w:val="none" w:sz="0" w:space="0" w:color="auto"/>
            <w:right w:val="none" w:sz="0" w:space="0" w:color="auto"/>
          </w:divBdr>
        </w:div>
        <w:div w:id="1684434586">
          <w:marLeft w:val="640"/>
          <w:marRight w:val="0"/>
          <w:marTop w:val="0"/>
          <w:marBottom w:val="0"/>
          <w:divBdr>
            <w:top w:val="none" w:sz="0" w:space="0" w:color="auto"/>
            <w:left w:val="none" w:sz="0" w:space="0" w:color="auto"/>
            <w:bottom w:val="none" w:sz="0" w:space="0" w:color="auto"/>
            <w:right w:val="none" w:sz="0" w:space="0" w:color="auto"/>
          </w:divBdr>
        </w:div>
        <w:div w:id="1043403623">
          <w:marLeft w:val="640"/>
          <w:marRight w:val="0"/>
          <w:marTop w:val="0"/>
          <w:marBottom w:val="0"/>
          <w:divBdr>
            <w:top w:val="none" w:sz="0" w:space="0" w:color="auto"/>
            <w:left w:val="none" w:sz="0" w:space="0" w:color="auto"/>
            <w:bottom w:val="none" w:sz="0" w:space="0" w:color="auto"/>
            <w:right w:val="none" w:sz="0" w:space="0" w:color="auto"/>
          </w:divBdr>
        </w:div>
        <w:div w:id="1070157495">
          <w:marLeft w:val="640"/>
          <w:marRight w:val="0"/>
          <w:marTop w:val="0"/>
          <w:marBottom w:val="0"/>
          <w:divBdr>
            <w:top w:val="none" w:sz="0" w:space="0" w:color="auto"/>
            <w:left w:val="none" w:sz="0" w:space="0" w:color="auto"/>
            <w:bottom w:val="none" w:sz="0" w:space="0" w:color="auto"/>
            <w:right w:val="none" w:sz="0" w:space="0" w:color="auto"/>
          </w:divBdr>
        </w:div>
        <w:div w:id="89203618">
          <w:marLeft w:val="640"/>
          <w:marRight w:val="0"/>
          <w:marTop w:val="0"/>
          <w:marBottom w:val="0"/>
          <w:divBdr>
            <w:top w:val="none" w:sz="0" w:space="0" w:color="auto"/>
            <w:left w:val="none" w:sz="0" w:space="0" w:color="auto"/>
            <w:bottom w:val="none" w:sz="0" w:space="0" w:color="auto"/>
            <w:right w:val="none" w:sz="0" w:space="0" w:color="auto"/>
          </w:divBdr>
        </w:div>
        <w:div w:id="1640115747">
          <w:marLeft w:val="640"/>
          <w:marRight w:val="0"/>
          <w:marTop w:val="0"/>
          <w:marBottom w:val="0"/>
          <w:divBdr>
            <w:top w:val="none" w:sz="0" w:space="0" w:color="auto"/>
            <w:left w:val="none" w:sz="0" w:space="0" w:color="auto"/>
            <w:bottom w:val="none" w:sz="0" w:space="0" w:color="auto"/>
            <w:right w:val="none" w:sz="0" w:space="0" w:color="auto"/>
          </w:divBdr>
        </w:div>
        <w:div w:id="927884843">
          <w:marLeft w:val="640"/>
          <w:marRight w:val="0"/>
          <w:marTop w:val="0"/>
          <w:marBottom w:val="0"/>
          <w:divBdr>
            <w:top w:val="none" w:sz="0" w:space="0" w:color="auto"/>
            <w:left w:val="none" w:sz="0" w:space="0" w:color="auto"/>
            <w:bottom w:val="none" w:sz="0" w:space="0" w:color="auto"/>
            <w:right w:val="none" w:sz="0" w:space="0" w:color="auto"/>
          </w:divBdr>
        </w:div>
        <w:div w:id="597560167">
          <w:marLeft w:val="640"/>
          <w:marRight w:val="0"/>
          <w:marTop w:val="0"/>
          <w:marBottom w:val="0"/>
          <w:divBdr>
            <w:top w:val="none" w:sz="0" w:space="0" w:color="auto"/>
            <w:left w:val="none" w:sz="0" w:space="0" w:color="auto"/>
            <w:bottom w:val="none" w:sz="0" w:space="0" w:color="auto"/>
            <w:right w:val="none" w:sz="0" w:space="0" w:color="auto"/>
          </w:divBdr>
        </w:div>
        <w:div w:id="1204946752">
          <w:marLeft w:val="640"/>
          <w:marRight w:val="0"/>
          <w:marTop w:val="0"/>
          <w:marBottom w:val="0"/>
          <w:divBdr>
            <w:top w:val="none" w:sz="0" w:space="0" w:color="auto"/>
            <w:left w:val="none" w:sz="0" w:space="0" w:color="auto"/>
            <w:bottom w:val="none" w:sz="0" w:space="0" w:color="auto"/>
            <w:right w:val="none" w:sz="0" w:space="0" w:color="auto"/>
          </w:divBdr>
        </w:div>
        <w:div w:id="1857842150">
          <w:marLeft w:val="640"/>
          <w:marRight w:val="0"/>
          <w:marTop w:val="0"/>
          <w:marBottom w:val="0"/>
          <w:divBdr>
            <w:top w:val="none" w:sz="0" w:space="0" w:color="auto"/>
            <w:left w:val="none" w:sz="0" w:space="0" w:color="auto"/>
            <w:bottom w:val="none" w:sz="0" w:space="0" w:color="auto"/>
            <w:right w:val="none" w:sz="0" w:space="0" w:color="auto"/>
          </w:divBdr>
        </w:div>
        <w:div w:id="735476666">
          <w:marLeft w:val="640"/>
          <w:marRight w:val="0"/>
          <w:marTop w:val="0"/>
          <w:marBottom w:val="0"/>
          <w:divBdr>
            <w:top w:val="none" w:sz="0" w:space="0" w:color="auto"/>
            <w:left w:val="none" w:sz="0" w:space="0" w:color="auto"/>
            <w:bottom w:val="none" w:sz="0" w:space="0" w:color="auto"/>
            <w:right w:val="none" w:sz="0" w:space="0" w:color="auto"/>
          </w:divBdr>
        </w:div>
        <w:div w:id="1885285082">
          <w:marLeft w:val="640"/>
          <w:marRight w:val="0"/>
          <w:marTop w:val="0"/>
          <w:marBottom w:val="0"/>
          <w:divBdr>
            <w:top w:val="none" w:sz="0" w:space="0" w:color="auto"/>
            <w:left w:val="none" w:sz="0" w:space="0" w:color="auto"/>
            <w:bottom w:val="none" w:sz="0" w:space="0" w:color="auto"/>
            <w:right w:val="none" w:sz="0" w:space="0" w:color="auto"/>
          </w:divBdr>
        </w:div>
        <w:div w:id="1691224374">
          <w:marLeft w:val="640"/>
          <w:marRight w:val="0"/>
          <w:marTop w:val="0"/>
          <w:marBottom w:val="0"/>
          <w:divBdr>
            <w:top w:val="none" w:sz="0" w:space="0" w:color="auto"/>
            <w:left w:val="none" w:sz="0" w:space="0" w:color="auto"/>
            <w:bottom w:val="none" w:sz="0" w:space="0" w:color="auto"/>
            <w:right w:val="none" w:sz="0" w:space="0" w:color="auto"/>
          </w:divBdr>
        </w:div>
        <w:div w:id="1550991078">
          <w:marLeft w:val="640"/>
          <w:marRight w:val="0"/>
          <w:marTop w:val="0"/>
          <w:marBottom w:val="0"/>
          <w:divBdr>
            <w:top w:val="none" w:sz="0" w:space="0" w:color="auto"/>
            <w:left w:val="none" w:sz="0" w:space="0" w:color="auto"/>
            <w:bottom w:val="none" w:sz="0" w:space="0" w:color="auto"/>
            <w:right w:val="none" w:sz="0" w:space="0" w:color="auto"/>
          </w:divBdr>
        </w:div>
        <w:div w:id="668143064">
          <w:marLeft w:val="640"/>
          <w:marRight w:val="0"/>
          <w:marTop w:val="0"/>
          <w:marBottom w:val="0"/>
          <w:divBdr>
            <w:top w:val="none" w:sz="0" w:space="0" w:color="auto"/>
            <w:left w:val="none" w:sz="0" w:space="0" w:color="auto"/>
            <w:bottom w:val="none" w:sz="0" w:space="0" w:color="auto"/>
            <w:right w:val="none" w:sz="0" w:space="0" w:color="auto"/>
          </w:divBdr>
        </w:div>
        <w:div w:id="330328930">
          <w:marLeft w:val="640"/>
          <w:marRight w:val="0"/>
          <w:marTop w:val="0"/>
          <w:marBottom w:val="0"/>
          <w:divBdr>
            <w:top w:val="none" w:sz="0" w:space="0" w:color="auto"/>
            <w:left w:val="none" w:sz="0" w:space="0" w:color="auto"/>
            <w:bottom w:val="none" w:sz="0" w:space="0" w:color="auto"/>
            <w:right w:val="none" w:sz="0" w:space="0" w:color="auto"/>
          </w:divBdr>
        </w:div>
        <w:div w:id="1928999500">
          <w:marLeft w:val="640"/>
          <w:marRight w:val="0"/>
          <w:marTop w:val="0"/>
          <w:marBottom w:val="0"/>
          <w:divBdr>
            <w:top w:val="none" w:sz="0" w:space="0" w:color="auto"/>
            <w:left w:val="none" w:sz="0" w:space="0" w:color="auto"/>
            <w:bottom w:val="none" w:sz="0" w:space="0" w:color="auto"/>
            <w:right w:val="none" w:sz="0" w:space="0" w:color="auto"/>
          </w:divBdr>
        </w:div>
        <w:div w:id="1610235715">
          <w:marLeft w:val="640"/>
          <w:marRight w:val="0"/>
          <w:marTop w:val="0"/>
          <w:marBottom w:val="0"/>
          <w:divBdr>
            <w:top w:val="none" w:sz="0" w:space="0" w:color="auto"/>
            <w:left w:val="none" w:sz="0" w:space="0" w:color="auto"/>
            <w:bottom w:val="none" w:sz="0" w:space="0" w:color="auto"/>
            <w:right w:val="none" w:sz="0" w:space="0" w:color="auto"/>
          </w:divBdr>
        </w:div>
        <w:div w:id="1801875902">
          <w:marLeft w:val="640"/>
          <w:marRight w:val="0"/>
          <w:marTop w:val="0"/>
          <w:marBottom w:val="0"/>
          <w:divBdr>
            <w:top w:val="none" w:sz="0" w:space="0" w:color="auto"/>
            <w:left w:val="none" w:sz="0" w:space="0" w:color="auto"/>
            <w:bottom w:val="none" w:sz="0" w:space="0" w:color="auto"/>
            <w:right w:val="none" w:sz="0" w:space="0" w:color="auto"/>
          </w:divBdr>
        </w:div>
        <w:div w:id="1895577962">
          <w:marLeft w:val="640"/>
          <w:marRight w:val="0"/>
          <w:marTop w:val="0"/>
          <w:marBottom w:val="0"/>
          <w:divBdr>
            <w:top w:val="none" w:sz="0" w:space="0" w:color="auto"/>
            <w:left w:val="none" w:sz="0" w:space="0" w:color="auto"/>
            <w:bottom w:val="none" w:sz="0" w:space="0" w:color="auto"/>
            <w:right w:val="none" w:sz="0" w:space="0" w:color="auto"/>
          </w:divBdr>
        </w:div>
        <w:div w:id="425543327">
          <w:marLeft w:val="640"/>
          <w:marRight w:val="0"/>
          <w:marTop w:val="0"/>
          <w:marBottom w:val="0"/>
          <w:divBdr>
            <w:top w:val="none" w:sz="0" w:space="0" w:color="auto"/>
            <w:left w:val="none" w:sz="0" w:space="0" w:color="auto"/>
            <w:bottom w:val="none" w:sz="0" w:space="0" w:color="auto"/>
            <w:right w:val="none" w:sz="0" w:space="0" w:color="auto"/>
          </w:divBdr>
        </w:div>
        <w:div w:id="254167684">
          <w:marLeft w:val="640"/>
          <w:marRight w:val="0"/>
          <w:marTop w:val="0"/>
          <w:marBottom w:val="0"/>
          <w:divBdr>
            <w:top w:val="none" w:sz="0" w:space="0" w:color="auto"/>
            <w:left w:val="none" w:sz="0" w:space="0" w:color="auto"/>
            <w:bottom w:val="none" w:sz="0" w:space="0" w:color="auto"/>
            <w:right w:val="none" w:sz="0" w:space="0" w:color="auto"/>
          </w:divBdr>
        </w:div>
        <w:div w:id="1460682059">
          <w:marLeft w:val="640"/>
          <w:marRight w:val="0"/>
          <w:marTop w:val="0"/>
          <w:marBottom w:val="0"/>
          <w:divBdr>
            <w:top w:val="none" w:sz="0" w:space="0" w:color="auto"/>
            <w:left w:val="none" w:sz="0" w:space="0" w:color="auto"/>
            <w:bottom w:val="none" w:sz="0" w:space="0" w:color="auto"/>
            <w:right w:val="none" w:sz="0" w:space="0" w:color="auto"/>
          </w:divBdr>
        </w:div>
        <w:div w:id="369889878">
          <w:marLeft w:val="640"/>
          <w:marRight w:val="0"/>
          <w:marTop w:val="0"/>
          <w:marBottom w:val="0"/>
          <w:divBdr>
            <w:top w:val="none" w:sz="0" w:space="0" w:color="auto"/>
            <w:left w:val="none" w:sz="0" w:space="0" w:color="auto"/>
            <w:bottom w:val="none" w:sz="0" w:space="0" w:color="auto"/>
            <w:right w:val="none" w:sz="0" w:space="0" w:color="auto"/>
          </w:divBdr>
        </w:div>
        <w:div w:id="1581792316">
          <w:marLeft w:val="640"/>
          <w:marRight w:val="0"/>
          <w:marTop w:val="0"/>
          <w:marBottom w:val="0"/>
          <w:divBdr>
            <w:top w:val="none" w:sz="0" w:space="0" w:color="auto"/>
            <w:left w:val="none" w:sz="0" w:space="0" w:color="auto"/>
            <w:bottom w:val="none" w:sz="0" w:space="0" w:color="auto"/>
            <w:right w:val="none" w:sz="0" w:space="0" w:color="auto"/>
          </w:divBdr>
        </w:div>
        <w:div w:id="1350330245">
          <w:marLeft w:val="640"/>
          <w:marRight w:val="0"/>
          <w:marTop w:val="0"/>
          <w:marBottom w:val="0"/>
          <w:divBdr>
            <w:top w:val="none" w:sz="0" w:space="0" w:color="auto"/>
            <w:left w:val="none" w:sz="0" w:space="0" w:color="auto"/>
            <w:bottom w:val="none" w:sz="0" w:space="0" w:color="auto"/>
            <w:right w:val="none" w:sz="0" w:space="0" w:color="auto"/>
          </w:divBdr>
        </w:div>
        <w:div w:id="988829435">
          <w:marLeft w:val="640"/>
          <w:marRight w:val="0"/>
          <w:marTop w:val="0"/>
          <w:marBottom w:val="0"/>
          <w:divBdr>
            <w:top w:val="none" w:sz="0" w:space="0" w:color="auto"/>
            <w:left w:val="none" w:sz="0" w:space="0" w:color="auto"/>
            <w:bottom w:val="none" w:sz="0" w:space="0" w:color="auto"/>
            <w:right w:val="none" w:sz="0" w:space="0" w:color="auto"/>
          </w:divBdr>
        </w:div>
        <w:div w:id="575241834">
          <w:marLeft w:val="640"/>
          <w:marRight w:val="0"/>
          <w:marTop w:val="0"/>
          <w:marBottom w:val="0"/>
          <w:divBdr>
            <w:top w:val="none" w:sz="0" w:space="0" w:color="auto"/>
            <w:left w:val="none" w:sz="0" w:space="0" w:color="auto"/>
            <w:bottom w:val="none" w:sz="0" w:space="0" w:color="auto"/>
            <w:right w:val="none" w:sz="0" w:space="0" w:color="auto"/>
          </w:divBdr>
        </w:div>
        <w:div w:id="1334450209">
          <w:marLeft w:val="640"/>
          <w:marRight w:val="0"/>
          <w:marTop w:val="0"/>
          <w:marBottom w:val="0"/>
          <w:divBdr>
            <w:top w:val="none" w:sz="0" w:space="0" w:color="auto"/>
            <w:left w:val="none" w:sz="0" w:space="0" w:color="auto"/>
            <w:bottom w:val="none" w:sz="0" w:space="0" w:color="auto"/>
            <w:right w:val="none" w:sz="0" w:space="0" w:color="auto"/>
          </w:divBdr>
        </w:div>
        <w:div w:id="50542671">
          <w:marLeft w:val="640"/>
          <w:marRight w:val="0"/>
          <w:marTop w:val="0"/>
          <w:marBottom w:val="0"/>
          <w:divBdr>
            <w:top w:val="none" w:sz="0" w:space="0" w:color="auto"/>
            <w:left w:val="none" w:sz="0" w:space="0" w:color="auto"/>
            <w:bottom w:val="none" w:sz="0" w:space="0" w:color="auto"/>
            <w:right w:val="none" w:sz="0" w:space="0" w:color="auto"/>
          </w:divBdr>
        </w:div>
        <w:div w:id="230779182">
          <w:marLeft w:val="640"/>
          <w:marRight w:val="0"/>
          <w:marTop w:val="0"/>
          <w:marBottom w:val="0"/>
          <w:divBdr>
            <w:top w:val="none" w:sz="0" w:space="0" w:color="auto"/>
            <w:left w:val="none" w:sz="0" w:space="0" w:color="auto"/>
            <w:bottom w:val="none" w:sz="0" w:space="0" w:color="auto"/>
            <w:right w:val="none" w:sz="0" w:space="0" w:color="auto"/>
          </w:divBdr>
        </w:div>
        <w:div w:id="2142455232">
          <w:marLeft w:val="640"/>
          <w:marRight w:val="0"/>
          <w:marTop w:val="0"/>
          <w:marBottom w:val="0"/>
          <w:divBdr>
            <w:top w:val="none" w:sz="0" w:space="0" w:color="auto"/>
            <w:left w:val="none" w:sz="0" w:space="0" w:color="auto"/>
            <w:bottom w:val="none" w:sz="0" w:space="0" w:color="auto"/>
            <w:right w:val="none" w:sz="0" w:space="0" w:color="auto"/>
          </w:divBdr>
        </w:div>
        <w:div w:id="482547858">
          <w:marLeft w:val="640"/>
          <w:marRight w:val="0"/>
          <w:marTop w:val="0"/>
          <w:marBottom w:val="0"/>
          <w:divBdr>
            <w:top w:val="none" w:sz="0" w:space="0" w:color="auto"/>
            <w:left w:val="none" w:sz="0" w:space="0" w:color="auto"/>
            <w:bottom w:val="none" w:sz="0" w:space="0" w:color="auto"/>
            <w:right w:val="none" w:sz="0" w:space="0" w:color="auto"/>
          </w:divBdr>
        </w:div>
        <w:div w:id="1871727101">
          <w:marLeft w:val="640"/>
          <w:marRight w:val="0"/>
          <w:marTop w:val="0"/>
          <w:marBottom w:val="0"/>
          <w:divBdr>
            <w:top w:val="none" w:sz="0" w:space="0" w:color="auto"/>
            <w:left w:val="none" w:sz="0" w:space="0" w:color="auto"/>
            <w:bottom w:val="none" w:sz="0" w:space="0" w:color="auto"/>
            <w:right w:val="none" w:sz="0" w:space="0" w:color="auto"/>
          </w:divBdr>
        </w:div>
        <w:div w:id="464667174">
          <w:marLeft w:val="640"/>
          <w:marRight w:val="0"/>
          <w:marTop w:val="0"/>
          <w:marBottom w:val="0"/>
          <w:divBdr>
            <w:top w:val="none" w:sz="0" w:space="0" w:color="auto"/>
            <w:left w:val="none" w:sz="0" w:space="0" w:color="auto"/>
            <w:bottom w:val="none" w:sz="0" w:space="0" w:color="auto"/>
            <w:right w:val="none" w:sz="0" w:space="0" w:color="auto"/>
          </w:divBdr>
        </w:div>
        <w:div w:id="796292116">
          <w:marLeft w:val="640"/>
          <w:marRight w:val="0"/>
          <w:marTop w:val="0"/>
          <w:marBottom w:val="0"/>
          <w:divBdr>
            <w:top w:val="none" w:sz="0" w:space="0" w:color="auto"/>
            <w:left w:val="none" w:sz="0" w:space="0" w:color="auto"/>
            <w:bottom w:val="none" w:sz="0" w:space="0" w:color="auto"/>
            <w:right w:val="none" w:sz="0" w:space="0" w:color="auto"/>
          </w:divBdr>
        </w:div>
        <w:div w:id="602807245">
          <w:marLeft w:val="640"/>
          <w:marRight w:val="0"/>
          <w:marTop w:val="0"/>
          <w:marBottom w:val="0"/>
          <w:divBdr>
            <w:top w:val="none" w:sz="0" w:space="0" w:color="auto"/>
            <w:left w:val="none" w:sz="0" w:space="0" w:color="auto"/>
            <w:bottom w:val="none" w:sz="0" w:space="0" w:color="auto"/>
            <w:right w:val="none" w:sz="0" w:space="0" w:color="auto"/>
          </w:divBdr>
        </w:div>
        <w:div w:id="412288410">
          <w:marLeft w:val="640"/>
          <w:marRight w:val="0"/>
          <w:marTop w:val="0"/>
          <w:marBottom w:val="0"/>
          <w:divBdr>
            <w:top w:val="none" w:sz="0" w:space="0" w:color="auto"/>
            <w:left w:val="none" w:sz="0" w:space="0" w:color="auto"/>
            <w:bottom w:val="none" w:sz="0" w:space="0" w:color="auto"/>
            <w:right w:val="none" w:sz="0" w:space="0" w:color="auto"/>
          </w:divBdr>
        </w:div>
        <w:div w:id="1485245522">
          <w:marLeft w:val="640"/>
          <w:marRight w:val="0"/>
          <w:marTop w:val="0"/>
          <w:marBottom w:val="0"/>
          <w:divBdr>
            <w:top w:val="none" w:sz="0" w:space="0" w:color="auto"/>
            <w:left w:val="none" w:sz="0" w:space="0" w:color="auto"/>
            <w:bottom w:val="none" w:sz="0" w:space="0" w:color="auto"/>
            <w:right w:val="none" w:sz="0" w:space="0" w:color="auto"/>
          </w:divBdr>
        </w:div>
        <w:div w:id="1672830438">
          <w:marLeft w:val="640"/>
          <w:marRight w:val="0"/>
          <w:marTop w:val="0"/>
          <w:marBottom w:val="0"/>
          <w:divBdr>
            <w:top w:val="none" w:sz="0" w:space="0" w:color="auto"/>
            <w:left w:val="none" w:sz="0" w:space="0" w:color="auto"/>
            <w:bottom w:val="none" w:sz="0" w:space="0" w:color="auto"/>
            <w:right w:val="none" w:sz="0" w:space="0" w:color="auto"/>
          </w:divBdr>
        </w:div>
        <w:div w:id="823083934">
          <w:marLeft w:val="640"/>
          <w:marRight w:val="0"/>
          <w:marTop w:val="0"/>
          <w:marBottom w:val="0"/>
          <w:divBdr>
            <w:top w:val="none" w:sz="0" w:space="0" w:color="auto"/>
            <w:left w:val="none" w:sz="0" w:space="0" w:color="auto"/>
            <w:bottom w:val="none" w:sz="0" w:space="0" w:color="auto"/>
            <w:right w:val="none" w:sz="0" w:space="0" w:color="auto"/>
          </w:divBdr>
        </w:div>
      </w:divsChild>
    </w:div>
    <w:div w:id="152571971">
      <w:marLeft w:val="0"/>
      <w:marRight w:val="0"/>
      <w:marTop w:val="0"/>
      <w:marBottom w:val="0"/>
      <w:divBdr>
        <w:top w:val="none" w:sz="0" w:space="0" w:color="auto"/>
        <w:left w:val="none" w:sz="0" w:space="0" w:color="auto"/>
        <w:bottom w:val="none" w:sz="0" w:space="0" w:color="auto"/>
        <w:right w:val="none" w:sz="0" w:space="0" w:color="auto"/>
      </w:divBdr>
    </w:div>
    <w:div w:id="152575283">
      <w:bodyDiv w:val="1"/>
      <w:marLeft w:val="0"/>
      <w:marRight w:val="0"/>
      <w:marTop w:val="0"/>
      <w:marBottom w:val="0"/>
      <w:divBdr>
        <w:top w:val="none" w:sz="0" w:space="0" w:color="auto"/>
        <w:left w:val="none" w:sz="0" w:space="0" w:color="auto"/>
        <w:bottom w:val="none" w:sz="0" w:space="0" w:color="auto"/>
        <w:right w:val="none" w:sz="0" w:space="0" w:color="auto"/>
      </w:divBdr>
      <w:divsChild>
        <w:div w:id="18357192">
          <w:marLeft w:val="640"/>
          <w:marRight w:val="0"/>
          <w:marTop w:val="0"/>
          <w:marBottom w:val="0"/>
          <w:divBdr>
            <w:top w:val="none" w:sz="0" w:space="0" w:color="auto"/>
            <w:left w:val="none" w:sz="0" w:space="0" w:color="auto"/>
            <w:bottom w:val="none" w:sz="0" w:space="0" w:color="auto"/>
            <w:right w:val="none" w:sz="0" w:space="0" w:color="auto"/>
          </w:divBdr>
        </w:div>
        <w:div w:id="29846575">
          <w:marLeft w:val="640"/>
          <w:marRight w:val="0"/>
          <w:marTop w:val="0"/>
          <w:marBottom w:val="0"/>
          <w:divBdr>
            <w:top w:val="none" w:sz="0" w:space="0" w:color="auto"/>
            <w:left w:val="none" w:sz="0" w:space="0" w:color="auto"/>
            <w:bottom w:val="none" w:sz="0" w:space="0" w:color="auto"/>
            <w:right w:val="none" w:sz="0" w:space="0" w:color="auto"/>
          </w:divBdr>
        </w:div>
        <w:div w:id="74716636">
          <w:marLeft w:val="640"/>
          <w:marRight w:val="0"/>
          <w:marTop w:val="0"/>
          <w:marBottom w:val="0"/>
          <w:divBdr>
            <w:top w:val="none" w:sz="0" w:space="0" w:color="auto"/>
            <w:left w:val="none" w:sz="0" w:space="0" w:color="auto"/>
            <w:bottom w:val="none" w:sz="0" w:space="0" w:color="auto"/>
            <w:right w:val="none" w:sz="0" w:space="0" w:color="auto"/>
          </w:divBdr>
        </w:div>
        <w:div w:id="88814106">
          <w:marLeft w:val="640"/>
          <w:marRight w:val="0"/>
          <w:marTop w:val="0"/>
          <w:marBottom w:val="0"/>
          <w:divBdr>
            <w:top w:val="none" w:sz="0" w:space="0" w:color="auto"/>
            <w:left w:val="none" w:sz="0" w:space="0" w:color="auto"/>
            <w:bottom w:val="none" w:sz="0" w:space="0" w:color="auto"/>
            <w:right w:val="none" w:sz="0" w:space="0" w:color="auto"/>
          </w:divBdr>
        </w:div>
        <w:div w:id="112138431">
          <w:marLeft w:val="640"/>
          <w:marRight w:val="0"/>
          <w:marTop w:val="0"/>
          <w:marBottom w:val="0"/>
          <w:divBdr>
            <w:top w:val="none" w:sz="0" w:space="0" w:color="auto"/>
            <w:left w:val="none" w:sz="0" w:space="0" w:color="auto"/>
            <w:bottom w:val="none" w:sz="0" w:space="0" w:color="auto"/>
            <w:right w:val="none" w:sz="0" w:space="0" w:color="auto"/>
          </w:divBdr>
        </w:div>
        <w:div w:id="139032698">
          <w:marLeft w:val="640"/>
          <w:marRight w:val="0"/>
          <w:marTop w:val="0"/>
          <w:marBottom w:val="0"/>
          <w:divBdr>
            <w:top w:val="none" w:sz="0" w:space="0" w:color="auto"/>
            <w:left w:val="none" w:sz="0" w:space="0" w:color="auto"/>
            <w:bottom w:val="none" w:sz="0" w:space="0" w:color="auto"/>
            <w:right w:val="none" w:sz="0" w:space="0" w:color="auto"/>
          </w:divBdr>
        </w:div>
        <w:div w:id="146630763">
          <w:marLeft w:val="640"/>
          <w:marRight w:val="0"/>
          <w:marTop w:val="0"/>
          <w:marBottom w:val="0"/>
          <w:divBdr>
            <w:top w:val="none" w:sz="0" w:space="0" w:color="auto"/>
            <w:left w:val="none" w:sz="0" w:space="0" w:color="auto"/>
            <w:bottom w:val="none" w:sz="0" w:space="0" w:color="auto"/>
            <w:right w:val="none" w:sz="0" w:space="0" w:color="auto"/>
          </w:divBdr>
        </w:div>
        <w:div w:id="157841830">
          <w:marLeft w:val="640"/>
          <w:marRight w:val="0"/>
          <w:marTop w:val="0"/>
          <w:marBottom w:val="0"/>
          <w:divBdr>
            <w:top w:val="none" w:sz="0" w:space="0" w:color="auto"/>
            <w:left w:val="none" w:sz="0" w:space="0" w:color="auto"/>
            <w:bottom w:val="none" w:sz="0" w:space="0" w:color="auto"/>
            <w:right w:val="none" w:sz="0" w:space="0" w:color="auto"/>
          </w:divBdr>
        </w:div>
        <w:div w:id="262955015">
          <w:marLeft w:val="640"/>
          <w:marRight w:val="0"/>
          <w:marTop w:val="0"/>
          <w:marBottom w:val="0"/>
          <w:divBdr>
            <w:top w:val="none" w:sz="0" w:space="0" w:color="auto"/>
            <w:left w:val="none" w:sz="0" w:space="0" w:color="auto"/>
            <w:bottom w:val="none" w:sz="0" w:space="0" w:color="auto"/>
            <w:right w:val="none" w:sz="0" w:space="0" w:color="auto"/>
          </w:divBdr>
        </w:div>
        <w:div w:id="302662764">
          <w:marLeft w:val="640"/>
          <w:marRight w:val="0"/>
          <w:marTop w:val="0"/>
          <w:marBottom w:val="0"/>
          <w:divBdr>
            <w:top w:val="none" w:sz="0" w:space="0" w:color="auto"/>
            <w:left w:val="none" w:sz="0" w:space="0" w:color="auto"/>
            <w:bottom w:val="none" w:sz="0" w:space="0" w:color="auto"/>
            <w:right w:val="none" w:sz="0" w:space="0" w:color="auto"/>
          </w:divBdr>
        </w:div>
        <w:div w:id="303891595">
          <w:marLeft w:val="640"/>
          <w:marRight w:val="0"/>
          <w:marTop w:val="0"/>
          <w:marBottom w:val="0"/>
          <w:divBdr>
            <w:top w:val="none" w:sz="0" w:space="0" w:color="auto"/>
            <w:left w:val="none" w:sz="0" w:space="0" w:color="auto"/>
            <w:bottom w:val="none" w:sz="0" w:space="0" w:color="auto"/>
            <w:right w:val="none" w:sz="0" w:space="0" w:color="auto"/>
          </w:divBdr>
        </w:div>
        <w:div w:id="307169749">
          <w:marLeft w:val="640"/>
          <w:marRight w:val="0"/>
          <w:marTop w:val="0"/>
          <w:marBottom w:val="0"/>
          <w:divBdr>
            <w:top w:val="none" w:sz="0" w:space="0" w:color="auto"/>
            <w:left w:val="none" w:sz="0" w:space="0" w:color="auto"/>
            <w:bottom w:val="none" w:sz="0" w:space="0" w:color="auto"/>
            <w:right w:val="none" w:sz="0" w:space="0" w:color="auto"/>
          </w:divBdr>
        </w:div>
        <w:div w:id="430467171">
          <w:marLeft w:val="640"/>
          <w:marRight w:val="0"/>
          <w:marTop w:val="0"/>
          <w:marBottom w:val="0"/>
          <w:divBdr>
            <w:top w:val="none" w:sz="0" w:space="0" w:color="auto"/>
            <w:left w:val="none" w:sz="0" w:space="0" w:color="auto"/>
            <w:bottom w:val="none" w:sz="0" w:space="0" w:color="auto"/>
            <w:right w:val="none" w:sz="0" w:space="0" w:color="auto"/>
          </w:divBdr>
        </w:div>
        <w:div w:id="433595951">
          <w:marLeft w:val="640"/>
          <w:marRight w:val="0"/>
          <w:marTop w:val="0"/>
          <w:marBottom w:val="0"/>
          <w:divBdr>
            <w:top w:val="none" w:sz="0" w:space="0" w:color="auto"/>
            <w:left w:val="none" w:sz="0" w:space="0" w:color="auto"/>
            <w:bottom w:val="none" w:sz="0" w:space="0" w:color="auto"/>
            <w:right w:val="none" w:sz="0" w:space="0" w:color="auto"/>
          </w:divBdr>
        </w:div>
        <w:div w:id="458106694">
          <w:marLeft w:val="640"/>
          <w:marRight w:val="0"/>
          <w:marTop w:val="0"/>
          <w:marBottom w:val="0"/>
          <w:divBdr>
            <w:top w:val="none" w:sz="0" w:space="0" w:color="auto"/>
            <w:left w:val="none" w:sz="0" w:space="0" w:color="auto"/>
            <w:bottom w:val="none" w:sz="0" w:space="0" w:color="auto"/>
            <w:right w:val="none" w:sz="0" w:space="0" w:color="auto"/>
          </w:divBdr>
        </w:div>
        <w:div w:id="474838874">
          <w:marLeft w:val="640"/>
          <w:marRight w:val="0"/>
          <w:marTop w:val="0"/>
          <w:marBottom w:val="0"/>
          <w:divBdr>
            <w:top w:val="none" w:sz="0" w:space="0" w:color="auto"/>
            <w:left w:val="none" w:sz="0" w:space="0" w:color="auto"/>
            <w:bottom w:val="none" w:sz="0" w:space="0" w:color="auto"/>
            <w:right w:val="none" w:sz="0" w:space="0" w:color="auto"/>
          </w:divBdr>
        </w:div>
        <w:div w:id="476578925">
          <w:marLeft w:val="640"/>
          <w:marRight w:val="0"/>
          <w:marTop w:val="0"/>
          <w:marBottom w:val="0"/>
          <w:divBdr>
            <w:top w:val="none" w:sz="0" w:space="0" w:color="auto"/>
            <w:left w:val="none" w:sz="0" w:space="0" w:color="auto"/>
            <w:bottom w:val="none" w:sz="0" w:space="0" w:color="auto"/>
            <w:right w:val="none" w:sz="0" w:space="0" w:color="auto"/>
          </w:divBdr>
        </w:div>
        <w:div w:id="488136505">
          <w:marLeft w:val="640"/>
          <w:marRight w:val="0"/>
          <w:marTop w:val="0"/>
          <w:marBottom w:val="0"/>
          <w:divBdr>
            <w:top w:val="none" w:sz="0" w:space="0" w:color="auto"/>
            <w:left w:val="none" w:sz="0" w:space="0" w:color="auto"/>
            <w:bottom w:val="none" w:sz="0" w:space="0" w:color="auto"/>
            <w:right w:val="none" w:sz="0" w:space="0" w:color="auto"/>
          </w:divBdr>
        </w:div>
        <w:div w:id="559368459">
          <w:marLeft w:val="640"/>
          <w:marRight w:val="0"/>
          <w:marTop w:val="0"/>
          <w:marBottom w:val="0"/>
          <w:divBdr>
            <w:top w:val="none" w:sz="0" w:space="0" w:color="auto"/>
            <w:left w:val="none" w:sz="0" w:space="0" w:color="auto"/>
            <w:bottom w:val="none" w:sz="0" w:space="0" w:color="auto"/>
            <w:right w:val="none" w:sz="0" w:space="0" w:color="auto"/>
          </w:divBdr>
        </w:div>
        <w:div w:id="564728254">
          <w:marLeft w:val="640"/>
          <w:marRight w:val="0"/>
          <w:marTop w:val="0"/>
          <w:marBottom w:val="0"/>
          <w:divBdr>
            <w:top w:val="none" w:sz="0" w:space="0" w:color="auto"/>
            <w:left w:val="none" w:sz="0" w:space="0" w:color="auto"/>
            <w:bottom w:val="none" w:sz="0" w:space="0" w:color="auto"/>
            <w:right w:val="none" w:sz="0" w:space="0" w:color="auto"/>
          </w:divBdr>
        </w:div>
        <w:div w:id="883835973">
          <w:marLeft w:val="640"/>
          <w:marRight w:val="0"/>
          <w:marTop w:val="0"/>
          <w:marBottom w:val="0"/>
          <w:divBdr>
            <w:top w:val="none" w:sz="0" w:space="0" w:color="auto"/>
            <w:left w:val="none" w:sz="0" w:space="0" w:color="auto"/>
            <w:bottom w:val="none" w:sz="0" w:space="0" w:color="auto"/>
            <w:right w:val="none" w:sz="0" w:space="0" w:color="auto"/>
          </w:divBdr>
        </w:div>
        <w:div w:id="893081278">
          <w:marLeft w:val="640"/>
          <w:marRight w:val="0"/>
          <w:marTop w:val="0"/>
          <w:marBottom w:val="0"/>
          <w:divBdr>
            <w:top w:val="none" w:sz="0" w:space="0" w:color="auto"/>
            <w:left w:val="none" w:sz="0" w:space="0" w:color="auto"/>
            <w:bottom w:val="none" w:sz="0" w:space="0" w:color="auto"/>
            <w:right w:val="none" w:sz="0" w:space="0" w:color="auto"/>
          </w:divBdr>
        </w:div>
        <w:div w:id="957764062">
          <w:marLeft w:val="640"/>
          <w:marRight w:val="0"/>
          <w:marTop w:val="0"/>
          <w:marBottom w:val="0"/>
          <w:divBdr>
            <w:top w:val="none" w:sz="0" w:space="0" w:color="auto"/>
            <w:left w:val="none" w:sz="0" w:space="0" w:color="auto"/>
            <w:bottom w:val="none" w:sz="0" w:space="0" w:color="auto"/>
            <w:right w:val="none" w:sz="0" w:space="0" w:color="auto"/>
          </w:divBdr>
        </w:div>
        <w:div w:id="970211181">
          <w:marLeft w:val="640"/>
          <w:marRight w:val="0"/>
          <w:marTop w:val="0"/>
          <w:marBottom w:val="0"/>
          <w:divBdr>
            <w:top w:val="none" w:sz="0" w:space="0" w:color="auto"/>
            <w:left w:val="none" w:sz="0" w:space="0" w:color="auto"/>
            <w:bottom w:val="none" w:sz="0" w:space="0" w:color="auto"/>
            <w:right w:val="none" w:sz="0" w:space="0" w:color="auto"/>
          </w:divBdr>
        </w:div>
        <w:div w:id="980772419">
          <w:marLeft w:val="640"/>
          <w:marRight w:val="0"/>
          <w:marTop w:val="0"/>
          <w:marBottom w:val="0"/>
          <w:divBdr>
            <w:top w:val="none" w:sz="0" w:space="0" w:color="auto"/>
            <w:left w:val="none" w:sz="0" w:space="0" w:color="auto"/>
            <w:bottom w:val="none" w:sz="0" w:space="0" w:color="auto"/>
            <w:right w:val="none" w:sz="0" w:space="0" w:color="auto"/>
          </w:divBdr>
        </w:div>
        <w:div w:id="1007440819">
          <w:marLeft w:val="640"/>
          <w:marRight w:val="0"/>
          <w:marTop w:val="0"/>
          <w:marBottom w:val="0"/>
          <w:divBdr>
            <w:top w:val="none" w:sz="0" w:space="0" w:color="auto"/>
            <w:left w:val="none" w:sz="0" w:space="0" w:color="auto"/>
            <w:bottom w:val="none" w:sz="0" w:space="0" w:color="auto"/>
            <w:right w:val="none" w:sz="0" w:space="0" w:color="auto"/>
          </w:divBdr>
        </w:div>
        <w:div w:id="1027483242">
          <w:marLeft w:val="640"/>
          <w:marRight w:val="0"/>
          <w:marTop w:val="0"/>
          <w:marBottom w:val="0"/>
          <w:divBdr>
            <w:top w:val="none" w:sz="0" w:space="0" w:color="auto"/>
            <w:left w:val="none" w:sz="0" w:space="0" w:color="auto"/>
            <w:bottom w:val="none" w:sz="0" w:space="0" w:color="auto"/>
            <w:right w:val="none" w:sz="0" w:space="0" w:color="auto"/>
          </w:divBdr>
        </w:div>
        <w:div w:id="1106848304">
          <w:marLeft w:val="640"/>
          <w:marRight w:val="0"/>
          <w:marTop w:val="0"/>
          <w:marBottom w:val="0"/>
          <w:divBdr>
            <w:top w:val="none" w:sz="0" w:space="0" w:color="auto"/>
            <w:left w:val="none" w:sz="0" w:space="0" w:color="auto"/>
            <w:bottom w:val="none" w:sz="0" w:space="0" w:color="auto"/>
            <w:right w:val="none" w:sz="0" w:space="0" w:color="auto"/>
          </w:divBdr>
        </w:div>
        <w:div w:id="1130856014">
          <w:marLeft w:val="640"/>
          <w:marRight w:val="0"/>
          <w:marTop w:val="0"/>
          <w:marBottom w:val="0"/>
          <w:divBdr>
            <w:top w:val="none" w:sz="0" w:space="0" w:color="auto"/>
            <w:left w:val="none" w:sz="0" w:space="0" w:color="auto"/>
            <w:bottom w:val="none" w:sz="0" w:space="0" w:color="auto"/>
            <w:right w:val="none" w:sz="0" w:space="0" w:color="auto"/>
          </w:divBdr>
        </w:div>
        <w:div w:id="1216353147">
          <w:marLeft w:val="640"/>
          <w:marRight w:val="0"/>
          <w:marTop w:val="0"/>
          <w:marBottom w:val="0"/>
          <w:divBdr>
            <w:top w:val="none" w:sz="0" w:space="0" w:color="auto"/>
            <w:left w:val="none" w:sz="0" w:space="0" w:color="auto"/>
            <w:bottom w:val="none" w:sz="0" w:space="0" w:color="auto"/>
            <w:right w:val="none" w:sz="0" w:space="0" w:color="auto"/>
          </w:divBdr>
        </w:div>
        <w:div w:id="1255166351">
          <w:marLeft w:val="640"/>
          <w:marRight w:val="0"/>
          <w:marTop w:val="0"/>
          <w:marBottom w:val="0"/>
          <w:divBdr>
            <w:top w:val="none" w:sz="0" w:space="0" w:color="auto"/>
            <w:left w:val="none" w:sz="0" w:space="0" w:color="auto"/>
            <w:bottom w:val="none" w:sz="0" w:space="0" w:color="auto"/>
            <w:right w:val="none" w:sz="0" w:space="0" w:color="auto"/>
          </w:divBdr>
        </w:div>
        <w:div w:id="1313682230">
          <w:marLeft w:val="640"/>
          <w:marRight w:val="0"/>
          <w:marTop w:val="0"/>
          <w:marBottom w:val="0"/>
          <w:divBdr>
            <w:top w:val="none" w:sz="0" w:space="0" w:color="auto"/>
            <w:left w:val="none" w:sz="0" w:space="0" w:color="auto"/>
            <w:bottom w:val="none" w:sz="0" w:space="0" w:color="auto"/>
            <w:right w:val="none" w:sz="0" w:space="0" w:color="auto"/>
          </w:divBdr>
        </w:div>
        <w:div w:id="1354187648">
          <w:marLeft w:val="640"/>
          <w:marRight w:val="0"/>
          <w:marTop w:val="0"/>
          <w:marBottom w:val="0"/>
          <w:divBdr>
            <w:top w:val="none" w:sz="0" w:space="0" w:color="auto"/>
            <w:left w:val="none" w:sz="0" w:space="0" w:color="auto"/>
            <w:bottom w:val="none" w:sz="0" w:space="0" w:color="auto"/>
            <w:right w:val="none" w:sz="0" w:space="0" w:color="auto"/>
          </w:divBdr>
        </w:div>
        <w:div w:id="1373263736">
          <w:marLeft w:val="640"/>
          <w:marRight w:val="0"/>
          <w:marTop w:val="0"/>
          <w:marBottom w:val="0"/>
          <w:divBdr>
            <w:top w:val="none" w:sz="0" w:space="0" w:color="auto"/>
            <w:left w:val="none" w:sz="0" w:space="0" w:color="auto"/>
            <w:bottom w:val="none" w:sz="0" w:space="0" w:color="auto"/>
            <w:right w:val="none" w:sz="0" w:space="0" w:color="auto"/>
          </w:divBdr>
        </w:div>
        <w:div w:id="1383401500">
          <w:marLeft w:val="640"/>
          <w:marRight w:val="0"/>
          <w:marTop w:val="0"/>
          <w:marBottom w:val="0"/>
          <w:divBdr>
            <w:top w:val="none" w:sz="0" w:space="0" w:color="auto"/>
            <w:left w:val="none" w:sz="0" w:space="0" w:color="auto"/>
            <w:bottom w:val="none" w:sz="0" w:space="0" w:color="auto"/>
            <w:right w:val="none" w:sz="0" w:space="0" w:color="auto"/>
          </w:divBdr>
        </w:div>
        <w:div w:id="1549951652">
          <w:marLeft w:val="640"/>
          <w:marRight w:val="0"/>
          <w:marTop w:val="0"/>
          <w:marBottom w:val="0"/>
          <w:divBdr>
            <w:top w:val="none" w:sz="0" w:space="0" w:color="auto"/>
            <w:left w:val="none" w:sz="0" w:space="0" w:color="auto"/>
            <w:bottom w:val="none" w:sz="0" w:space="0" w:color="auto"/>
            <w:right w:val="none" w:sz="0" w:space="0" w:color="auto"/>
          </w:divBdr>
        </w:div>
        <w:div w:id="1602881269">
          <w:marLeft w:val="640"/>
          <w:marRight w:val="0"/>
          <w:marTop w:val="0"/>
          <w:marBottom w:val="0"/>
          <w:divBdr>
            <w:top w:val="none" w:sz="0" w:space="0" w:color="auto"/>
            <w:left w:val="none" w:sz="0" w:space="0" w:color="auto"/>
            <w:bottom w:val="none" w:sz="0" w:space="0" w:color="auto"/>
            <w:right w:val="none" w:sz="0" w:space="0" w:color="auto"/>
          </w:divBdr>
        </w:div>
        <w:div w:id="1639989061">
          <w:marLeft w:val="640"/>
          <w:marRight w:val="0"/>
          <w:marTop w:val="0"/>
          <w:marBottom w:val="0"/>
          <w:divBdr>
            <w:top w:val="none" w:sz="0" w:space="0" w:color="auto"/>
            <w:left w:val="none" w:sz="0" w:space="0" w:color="auto"/>
            <w:bottom w:val="none" w:sz="0" w:space="0" w:color="auto"/>
            <w:right w:val="none" w:sz="0" w:space="0" w:color="auto"/>
          </w:divBdr>
        </w:div>
        <w:div w:id="1681547492">
          <w:marLeft w:val="640"/>
          <w:marRight w:val="0"/>
          <w:marTop w:val="0"/>
          <w:marBottom w:val="0"/>
          <w:divBdr>
            <w:top w:val="none" w:sz="0" w:space="0" w:color="auto"/>
            <w:left w:val="none" w:sz="0" w:space="0" w:color="auto"/>
            <w:bottom w:val="none" w:sz="0" w:space="0" w:color="auto"/>
            <w:right w:val="none" w:sz="0" w:space="0" w:color="auto"/>
          </w:divBdr>
        </w:div>
        <w:div w:id="1683389912">
          <w:marLeft w:val="640"/>
          <w:marRight w:val="0"/>
          <w:marTop w:val="0"/>
          <w:marBottom w:val="0"/>
          <w:divBdr>
            <w:top w:val="none" w:sz="0" w:space="0" w:color="auto"/>
            <w:left w:val="none" w:sz="0" w:space="0" w:color="auto"/>
            <w:bottom w:val="none" w:sz="0" w:space="0" w:color="auto"/>
            <w:right w:val="none" w:sz="0" w:space="0" w:color="auto"/>
          </w:divBdr>
        </w:div>
        <w:div w:id="1703364181">
          <w:marLeft w:val="640"/>
          <w:marRight w:val="0"/>
          <w:marTop w:val="0"/>
          <w:marBottom w:val="0"/>
          <w:divBdr>
            <w:top w:val="none" w:sz="0" w:space="0" w:color="auto"/>
            <w:left w:val="none" w:sz="0" w:space="0" w:color="auto"/>
            <w:bottom w:val="none" w:sz="0" w:space="0" w:color="auto"/>
            <w:right w:val="none" w:sz="0" w:space="0" w:color="auto"/>
          </w:divBdr>
        </w:div>
        <w:div w:id="1795252124">
          <w:marLeft w:val="640"/>
          <w:marRight w:val="0"/>
          <w:marTop w:val="0"/>
          <w:marBottom w:val="0"/>
          <w:divBdr>
            <w:top w:val="none" w:sz="0" w:space="0" w:color="auto"/>
            <w:left w:val="none" w:sz="0" w:space="0" w:color="auto"/>
            <w:bottom w:val="none" w:sz="0" w:space="0" w:color="auto"/>
            <w:right w:val="none" w:sz="0" w:space="0" w:color="auto"/>
          </w:divBdr>
        </w:div>
        <w:div w:id="1856531917">
          <w:marLeft w:val="640"/>
          <w:marRight w:val="0"/>
          <w:marTop w:val="0"/>
          <w:marBottom w:val="0"/>
          <w:divBdr>
            <w:top w:val="none" w:sz="0" w:space="0" w:color="auto"/>
            <w:left w:val="none" w:sz="0" w:space="0" w:color="auto"/>
            <w:bottom w:val="none" w:sz="0" w:space="0" w:color="auto"/>
            <w:right w:val="none" w:sz="0" w:space="0" w:color="auto"/>
          </w:divBdr>
        </w:div>
        <w:div w:id="1863124245">
          <w:marLeft w:val="640"/>
          <w:marRight w:val="0"/>
          <w:marTop w:val="0"/>
          <w:marBottom w:val="0"/>
          <w:divBdr>
            <w:top w:val="none" w:sz="0" w:space="0" w:color="auto"/>
            <w:left w:val="none" w:sz="0" w:space="0" w:color="auto"/>
            <w:bottom w:val="none" w:sz="0" w:space="0" w:color="auto"/>
            <w:right w:val="none" w:sz="0" w:space="0" w:color="auto"/>
          </w:divBdr>
        </w:div>
        <w:div w:id="1898055661">
          <w:marLeft w:val="640"/>
          <w:marRight w:val="0"/>
          <w:marTop w:val="0"/>
          <w:marBottom w:val="0"/>
          <w:divBdr>
            <w:top w:val="none" w:sz="0" w:space="0" w:color="auto"/>
            <w:left w:val="none" w:sz="0" w:space="0" w:color="auto"/>
            <w:bottom w:val="none" w:sz="0" w:space="0" w:color="auto"/>
            <w:right w:val="none" w:sz="0" w:space="0" w:color="auto"/>
          </w:divBdr>
        </w:div>
        <w:div w:id="1908102434">
          <w:marLeft w:val="640"/>
          <w:marRight w:val="0"/>
          <w:marTop w:val="0"/>
          <w:marBottom w:val="0"/>
          <w:divBdr>
            <w:top w:val="none" w:sz="0" w:space="0" w:color="auto"/>
            <w:left w:val="none" w:sz="0" w:space="0" w:color="auto"/>
            <w:bottom w:val="none" w:sz="0" w:space="0" w:color="auto"/>
            <w:right w:val="none" w:sz="0" w:space="0" w:color="auto"/>
          </w:divBdr>
        </w:div>
        <w:div w:id="1936671571">
          <w:marLeft w:val="640"/>
          <w:marRight w:val="0"/>
          <w:marTop w:val="0"/>
          <w:marBottom w:val="0"/>
          <w:divBdr>
            <w:top w:val="none" w:sz="0" w:space="0" w:color="auto"/>
            <w:left w:val="none" w:sz="0" w:space="0" w:color="auto"/>
            <w:bottom w:val="none" w:sz="0" w:space="0" w:color="auto"/>
            <w:right w:val="none" w:sz="0" w:space="0" w:color="auto"/>
          </w:divBdr>
        </w:div>
        <w:div w:id="1943294452">
          <w:marLeft w:val="640"/>
          <w:marRight w:val="0"/>
          <w:marTop w:val="0"/>
          <w:marBottom w:val="0"/>
          <w:divBdr>
            <w:top w:val="none" w:sz="0" w:space="0" w:color="auto"/>
            <w:left w:val="none" w:sz="0" w:space="0" w:color="auto"/>
            <w:bottom w:val="none" w:sz="0" w:space="0" w:color="auto"/>
            <w:right w:val="none" w:sz="0" w:space="0" w:color="auto"/>
          </w:divBdr>
        </w:div>
        <w:div w:id="1977298738">
          <w:marLeft w:val="640"/>
          <w:marRight w:val="0"/>
          <w:marTop w:val="0"/>
          <w:marBottom w:val="0"/>
          <w:divBdr>
            <w:top w:val="none" w:sz="0" w:space="0" w:color="auto"/>
            <w:left w:val="none" w:sz="0" w:space="0" w:color="auto"/>
            <w:bottom w:val="none" w:sz="0" w:space="0" w:color="auto"/>
            <w:right w:val="none" w:sz="0" w:space="0" w:color="auto"/>
          </w:divBdr>
        </w:div>
        <w:div w:id="1996454318">
          <w:marLeft w:val="640"/>
          <w:marRight w:val="0"/>
          <w:marTop w:val="0"/>
          <w:marBottom w:val="0"/>
          <w:divBdr>
            <w:top w:val="none" w:sz="0" w:space="0" w:color="auto"/>
            <w:left w:val="none" w:sz="0" w:space="0" w:color="auto"/>
            <w:bottom w:val="none" w:sz="0" w:space="0" w:color="auto"/>
            <w:right w:val="none" w:sz="0" w:space="0" w:color="auto"/>
          </w:divBdr>
        </w:div>
        <w:div w:id="2007971548">
          <w:marLeft w:val="640"/>
          <w:marRight w:val="0"/>
          <w:marTop w:val="0"/>
          <w:marBottom w:val="0"/>
          <w:divBdr>
            <w:top w:val="none" w:sz="0" w:space="0" w:color="auto"/>
            <w:left w:val="none" w:sz="0" w:space="0" w:color="auto"/>
            <w:bottom w:val="none" w:sz="0" w:space="0" w:color="auto"/>
            <w:right w:val="none" w:sz="0" w:space="0" w:color="auto"/>
          </w:divBdr>
        </w:div>
      </w:divsChild>
    </w:div>
    <w:div w:id="155149708">
      <w:bodyDiv w:val="1"/>
      <w:marLeft w:val="0"/>
      <w:marRight w:val="0"/>
      <w:marTop w:val="0"/>
      <w:marBottom w:val="0"/>
      <w:divBdr>
        <w:top w:val="none" w:sz="0" w:space="0" w:color="auto"/>
        <w:left w:val="none" w:sz="0" w:space="0" w:color="auto"/>
        <w:bottom w:val="none" w:sz="0" w:space="0" w:color="auto"/>
        <w:right w:val="none" w:sz="0" w:space="0" w:color="auto"/>
      </w:divBdr>
      <w:divsChild>
        <w:div w:id="61872028">
          <w:marLeft w:val="640"/>
          <w:marRight w:val="0"/>
          <w:marTop w:val="0"/>
          <w:marBottom w:val="0"/>
          <w:divBdr>
            <w:top w:val="none" w:sz="0" w:space="0" w:color="auto"/>
            <w:left w:val="none" w:sz="0" w:space="0" w:color="auto"/>
            <w:bottom w:val="none" w:sz="0" w:space="0" w:color="auto"/>
            <w:right w:val="none" w:sz="0" w:space="0" w:color="auto"/>
          </w:divBdr>
        </w:div>
        <w:div w:id="153954378">
          <w:marLeft w:val="640"/>
          <w:marRight w:val="0"/>
          <w:marTop w:val="0"/>
          <w:marBottom w:val="0"/>
          <w:divBdr>
            <w:top w:val="none" w:sz="0" w:space="0" w:color="auto"/>
            <w:left w:val="none" w:sz="0" w:space="0" w:color="auto"/>
            <w:bottom w:val="none" w:sz="0" w:space="0" w:color="auto"/>
            <w:right w:val="none" w:sz="0" w:space="0" w:color="auto"/>
          </w:divBdr>
        </w:div>
        <w:div w:id="157304315">
          <w:marLeft w:val="640"/>
          <w:marRight w:val="0"/>
          <w:marTop w:val="0"/>
          <w:marBottom w:val="0"/>
          <w:divBdr>
            <w:top w:val="none" w:sz="0" w:space="0" w:color="auto"/>
            <w:left w:val="none" w:sz="0" w:space="0" w:color="auto"/>
            <w:bottom w:val="none" w:sz="0" w:space="0" w:color="auto"/>
            <w:right w:val="none" w:sz="0" w:space="0" w:color="auto"/>
          </w:divBdr>
        </w:div>
        <w:div w:id="164706876">
          <w:marLeft w:val="640"/>
          <w:marRight w:val="0"/>
          <w:marTop w:val="0"/>
          <w:marBottom w:val="0"/>
          <w:divBdr>
            <w:top w:val="none" w:sz="0" w:space="0" w:color="auto"/>
            <w:left w:val="none" w:sz="0" w:space="0" w:color="auto"/>
            <w:bottom w:val="none" w:sz="0" w:space="0" w:color="auto"/>
            <w:right w:val="none" w:sz="0" w:space="0" w:color="auto"/>
          </w:divBdr>
        </w:div>
        <w:div w:id="286477267">
          <w:marLeft w:val="640"/>
          <w:marRight w:val="0"/>
          <w:marTop w:val="0"/>
          <w:marBottom w:val="0"/>
          <w:divBdr>
            <w:top w:val="none" w:sz="0" w:space="0" w:color="auto"/>
            <w:left w:val="none" w:sz="0" w:space="0" w:color="auto"/>
            <w:bottom w:val="none" w:sz="0" w:space="0" w:color="auto"/>
            <w:right w:val="none" w:sz="0" w:space="0" w:color="auto"/>
          </w:divBdr>
        </w:div>
        <w:div w:id="382291416">
          <w:marLeft w:val="640"/>
          <w:marRight w:val="0"/>
          <w:marTop w:val="0"/>
          <w:marBottom w:val="0"/>
          <w:divBdr>
            <w:top w:val="none" w:sz="0" w:space="0" w:color="auto"/>
            <w:left w:val="none" w:sz="0" w:space="0" w:color="auto"/>
            <w:bottom w:val="none" w:sz="0" w:space="0" w:color="auto"/>
            <w:right w:val="none" w:sz="0" w:space="0" w:color="auto"/>
          </w:divBdr>
        </w:div>
        <w:div w:id="410927555">
          <w:marLeft w:val="640"/>
          <w:marRight w:val="0"/>
          <w:marTop w:val="0"/>
          <w:marBottom w:val="0"/>
          <w:divBdr>
            <w:top w:val="none" w:sz="0" w:space="0" w:color="auto"/>
            <w:left w:val="none" w:sz="0" w:space="0" w:color="auto"/>
            <w:bottom w:val="none" w:sz="0" w:space="0" w:color="auto"/>
            <w:right w:val="none" w:sz="0" w:space="0" w:color="auto"/>
          </w:divBdr>
        </w:div>
        <w:div w:id="429131784">
          <w:marLeft w:val="640"/>
          <w:marRight w:val="0"/>
          <w:marTop w:val="0"/>
          <w:marBottom w:val="0"/>
          <w:divBdr>
            <w:top w:val="none" w:sz="0" w:space="0" w:color="auto"/>
            <w:left w:val="none" w:sz="0" w:space="0" w:color="auto"/>
            <w:bottom w:val="none" w:sz="0" w:space="0" w:color="auto"/>
            <w:right w:val="none" w:sz="0" w:space="0" w:color="auto"/>
          </w:divBdr>
        </w:div>
        <w:div w:id="500196698">
          <w:marLeft w:val="640"/>
          <w:marRight w:val="0"/>
          <w:marTop w:val="0"/>
          <w:marBottom w:val="0"/>
          <w:divBdr>
            <w:top w:val="none" w:sz="0" w:space="0" w:color="auto"/>
            <w:left w:val="none" w:sz="0" w:space="0" w:color="auto"/>
            <w:bottom w:val="none" w:sz="0" w:space="0" w:color="auto"/>
            <w:right w:val="none" w:sz="0" w:space="0" w:color="auto"/>
          </w:divBdr>
        </w:div>
        <w:div w:id="505246716">
          <w:marLeft w:val="640"/>
          <w:marRight w:val="0"/>
          <w:marTop w:val="0"/>
          <w:marBottom w:val="0"/>
          <w:divBdr>
            <w:top w:val="none" w:sz="0" w:space="0" w:color="auto"/>
            <w:left w:val="none" w:sz="0" w:space="0" w:color="auto"/>
            <w:bottom w:val="none" w:sz="0" w:space="0" w:color="auto"/>
            <w:right w:val="none" w:sz="0" w:space="0" w:color="auto"/>
          </w:divBdr>
        </w:div>
        <w:div w:id="590356796">
          <w:marLeft w:val="640"/>
          <w:marRight w:val="0"/>
          <w:marTop w:val="0"/>
          <w:marBottom w:val="0"/>
          <w:divBdr>
            <w:top w:val="none" w:sz="0" w:space="0" w:color="auto"/>
            <w:left w:val="none" w:sz="0" w:space="0" w:color="auto"/>
            <w:bottom w:val="none" w:sz="0" w:space="0" w:color="auto"/>
            <w:right w:val="none" w:sz="0" w:space="0" w:color="auto"/>
          </w:divBdr>
        </w:div>
        <w:div w:id="647394428">
          <w:marLeft w:val="640"/>
          <w:marRight w:val="0"/>
          <w:marTop w:val="0"/>
          <w:marBottom w:val="0"/>
          <w:divBdr>
            <w:top w:val="none" w:sz="0" w:space="0" w:color="auto"/>
            <w:left w:val="none" w:sz="0" w:space="0" w:color="auto"/>
            <w:bottom w:val="none" w:sz="0" w:space="0" w:color="auto"/>
            <w:right w:val="none" w:sz="0" w:space="0" w:color="auto"/>
          </w:divBdr>
        </w:div>
        <w:div w:id="649021217">
          <w:marLeft w:val="640"/>
          <w:marRight w:val="0"/>
          <w:marTop w:val="0"/>
          <w:marBottom w:val="0"/>
          <w:divBdr>
            <w:top w:val="none" w:sz="0" w:space="0" w:color="auto"/>
            <w:left w:val="none" w:sz="0" w:space="0" w:color="auto"/>
            <w:bottom w:val="none" w:sz="0" w:space="0" w:color="auto"/>
            <w:right w:val="none" w:sz="0" w:space="0" w:color="auto"/>
          </w:divBdr>
        </w:div>
        <w:div w:id="694384208">
          <w:marLeft w:val="640"/>
          <w:marRight w:val="0"/>
          <w:marTop w:val="0"/>
          <w:marBottom w:val="0"/>
          <w:divBdr>
            <w:top w:val="none" w:sz="0" w:space="0" w:color="auto"/>
            <w:left w:val="none" w:sz="0" w:space="0" w:color="auto"/>
            <w:bottom w:val="none" w:sz="0" w:space="0" w:color="auto"/>
            <w:right w:val="none" w:sz="0" w:space="0" w:color="auto"/>
          </w:divBdr>
        </w:div>
        <w:div w:id="695229307">
          <w:marLeft w:val="640"/>
          <w:marRight w:val="0"/>
          <w:marTop w:val="0"/>
          <w:marBottom w:val="0"/>
          <w:divBdr>
            <w:top w:val="none" w:sz="0" w:space="0" w:color="auto"/>
            <w:left w:val="none" w:sz="0" w:space="0" w:color="auto"/>
            <w:bottom w:val="none" w:sz="0" w:space="0" w:color="auto"/>
            <w:right w:val="none" w:sz="0" w:space="0" w:color="auto"/>
          </w:divBdr>
        </w:div>
        <w:div w:id="703865438">
          <w:marLeft w:val="640"/>
          <w:marRight w:val="0"/>
          <w:marTop w:val="0"/>
          <w:marBottom w:val="0"/>
          <w:divBdr>
            <w:top w:val="none" w:sz="0" w:space="0" w:color="auto"/>
            <w:left w:val="none" w:sz="0" w:space="0" w:color="auto"/>
            <w:bottom w:val="none" w:sz="0" w:space="0" w:color="auto"/>
            <w:right w:val="none" w:sz="0" w:space="0" w:color="auto"/>
          </w:divBdr>
        </w:div>
        <w:div w:id="742071046">
          <w:marLeft w:val="640"/>
          <w:marRight w:val="0"/>
          <w:marTop w:val="0"/>
          <w:marBottom w:val="0"/>
          <w:divBdr>
            <w:top w:val="none" w:sz="0" w:space="0" w:color="auto"/>
            <w:left w:val="none" w:sz="0" w:space="0" w:color="auto"/>
            <w:bottom w:val="none" w:sz="0" w:space="0" w:color="auto"/>
            <w:right w:val="none" w:sz="0" w:space="0" w:color="auto"/>
          </w:divBdr>
        </w:div>
        <w:div w:id="771973306">
          <w:marLeft w:val="640"/>
          <w:marRight w:val="0"/>
          <w:marTop w:val="0"/>
          <w:marBottom w:val="0"/>
          <w:divBdr>
            <w:top w:val="none" w:sz="0" w:space="0" w:color="auto"/>
            <w:left w:val="none" w:sz="0" w:space="0" w:color="auto"/>
            <w:bottom w:val="none" w:sz="0" w:space="0" w:color="auto"/>
            <w:right w:val="none" w:sz="0" w:space="0" w:color="auto"/>
          </w:divBdr>
        </w:div>
        <w:div w:id="792872250">
          <w:marLeft w:val="640"/>
          <w:marRight w:val="0"/>
          <w:marTop w:val="0"/>
          <w:marBottom w:val="0"/>
          <w:divBdr>
            <w:top w:val="none" w:sz="0" w:space="0" w:color="auto"/>
            <w:left w:val="none" w:sz="0" w:space="0" w:color="auto"/>
            <w:bottom w:val="none" w:sz="0" w:space="0" w:color="auto"/>
            <w:right w:val="none" w:sz="0" w:space="0" w:color="auto"/>
          </w:divBdr>
        </w:div>
        <w:div w:id="818156131">
          <w:marLeft w:val="640"/>
          <w:marRight w:val="0"/>
          <w:marTop w:val="0"/>
          <w:marBottom w:val="0"/>
          <w:divBdr>
            <w:top w:val="none" w:sz="0" w:space="0" w:color="auto"/>
            <w:left w:val="none" w:sz="0" w:space="0" w:color="auto"/>
            <w:bottom w:val="none" w:sz="0" w:space="0" w:color="auto"/>
            <w:right w:val="none" w:sz="0" w:space="0" w:color="auto"/>
          </w:divBdr>
        </w:div>
        <w:div w:id="956638608">
          <w:marLeft w:val="640"/>
          <w:marRight w:val="0"/>
          <w:marTop w:val="0"/>
          <w:marBottom w:val="0"/>
          <w:divBdr>
            <w:top w:val="none" w:sz="0" w:space="0" w:color="auto"/>
            <w:left w:val="none" w:sz="0" w:space="0" w:color="auto"/>
            <w:bottom w:val="none" w:sz="0" w:space="0" w:color="auto"/>
            <w:right w:val="none" w:sz="0" w:space="0" w:color="auto"/>
          </w:divBdr>
        </w:div>
        <w:div w:id="1046830944">
          <w:marLeft w:val="640"/>
          <w:marRight w:val="0"/>
          <w:marTop w:val="0"/>
          <w:marBottom w:val="0"/>
          <w:divBdr>
            <w:top w:val="none" w:sz="0" w:space="0" w:color="auto"/>
            <w:left w:val="none" w:sz="0" w:space="0" w:color="auto"/>
            <w:bottom w:val="none" w:sz="0" w:space="0" w:color="auto"/>
            <w:right w:val="none" w:sz="0" w:space="0" w:color="auto"/>
          </w:divBdr>
        </w:div>
        <w:div w:id="1120564363">
          <w:marLeft w:val="640"/>
          <w:marRight w:val="0"/>
          <w:marTop w:val="0"/>
          <w:marBottom w:val="0"/>
          <w:divBdr>
            <w:top w:val="none" w:sz="0" w:space="0" w:color="auto"/>
            <w:left w:val="none" w:sz="0" w:space="0" w:color="auto"/>
            <w:bottom w:val="none" w:sz="0" w:space="0" w:color="auto"/>
            <w:right w:val="none" w:sz="0" w:space="0" w:color="auto"/>
          </w:divBdr>
        </w:div>
        <w:div w:id="1159419452">
          <w:marLeft w:val="640"/>
          <w:marRight w:val="0"/>
          <w:marTop w:val="0"/>
          <w:marBottom w:val="0"/>
          <w:divBdr>
            <w:top w:val="none" w:sz="0" w:space="0" w:color="auto"/>
            <w:left w:val="none" w:sz="0" w:space="0" w:color="auto"/>
            <w:bottom w:val="none" w:sz="0" w:space="0" w:color="auto"/>
            <w:right w:val="none" w:sz="0" w:space="0" w:color="auto"/>
          </w:divBdr>
        </w:div>
        <w:div w:id="1278485671">
          <w:marLeft w:val="640"/>
          <w:marRight w:val="0"/>
          <w:marTop w:val="0"/>
          <w:marBottom w:val="0"/>
          <w:divBdr>
            <w:top w:val="none" w:sz="0" w:space="0" w:color="auto"/>
            <w:left w:val="none" w:sz="0" w:space="0" w:color="auto"/>
            <w:bottom w:val="none" w:sz="0" w:space="0" w:color="auto"/>
            <w:right w:val="none" w:sz="0" w:space="0" w:color="auto"/>
          </w:divBdr>
        </w:div>
        <w:div w:id="1351878556">
          <w:marLeft w:val="640"/>
          <w:marRight w:val="0"/>
          <w:marTop w:val="0"/>
          <w:marBottom w:val="0"/>
          <w:divBdr>
            <w:top w:val="none" w:sz="0" w:space="0" w:color="auto"/>
            <w:left w:val="none" w:sz="0" w:space="0" w:color="auto"/>
            <w:bottom w:val="none" w:sz="0" w:space="0" w:color="auto"/>
            <w:right w:val="none" w:sz="0" w:space="0" w:color="auto"/>
          </w:divBdr>
        </w:div>
        <w:div w:id="1460369130">
          <w:marLeft w:val="640"/>
          <w:marRight w:val="0"/>
          <w:marTop w:val="0"/>
          <w:marBottom w:val="0"/>
          <w:divBdr>
            <w:top w:val="none" w:sz="0" w:space="0" w:color="auto"/>
            <w:left w:val="none" w:sz="0" w:space="0" w:color="auto"/>
            <w:bottom w:val="none" w:sz="0" w:space="0" w:color="auto"/>
            <w:right w:val="none" w:sz="0" w:space="0" w:color="auto"/>
          </w:divBdr>
        </w:div>
        <w:div w:id="1515918001">
          <w:marLeft w:val="640"/>
          <w:marRight w:val="0"/>
          <w:marTop w:val="0"/>
          <w:marBottom w:val="0"/>
          <w:divBdr>
            <w:top w:val="none" w:sz="0" w:space="0" w:color="auto"/>
            <w:left w:val="none" w:sz="0" w:space="0" w:color="auto"/>
            <w:bottom w:val="none" w:sz="0" w:space="0" w:color="auto"/>
            <w:right w:val="none" w:sz="0" w:space="0" w:color="auto"/>
          </w:divBdr>
        </w:div>
        <w:div w:id="1540701490">
          <w:marLeft w:val="640"/>
          <w:marRight w:val="0"/>
          <w:marTop w:val="0"/>
          <w:marBottom w:val="0"/>
          <w:divBdr>
            <w:top w:val="none" w:sz="0" w:space="0" w:color="auto"/>
            <w:left w:val="none" w:sz="0" w:space="0" w:color="auto"/>
            <w:bottom w:val="none" w:sz="0" w:space="0" w:color="auto"/>
            <w:right w:val="none" w:sz="0" w:space="0" w:color="auto"/>
          </w:divBdr>
        </w:div>
        <w:div w:id="1583560040">
          <w:marLeft w:val="640"/>
          <w:marRight w:val="0"/>
          <w:marTop w:val="0"/>
          <w:marBottom w:val="0"/>
          <w:divBdr>
            <w:top w:val="none" w:sz="0" w:space="0" w:color="auto"/>
            <w:left w:val="none" w:sz="0" w:space="0" w:color="auto"/>
            <w:bottom w:val="none" w:sz="0" w:space="0" w:color="auto"/>
            <w:right w:val="none" w:sz="0" w:space="0" w:color="auto"/>
          </w:divBdr>
        </w:div>
        <w:div w:id="1585918956">
          <w:marLeft w:val="640"/>
          <w:marRight w:val="0"/>
          <w:marTop w:val="0"/>
          <w:marBottom w:val="0"/>
          <w:divBdr>
            <w:top w:val="none" w:sz="0" w:space="0" w:color="auto"/>
            <w:left w:val="none" w:sz="0" w:space="0" w:color="auto"/>
            <w:bottom w:val="none" w:sz="0" w:space="0" w:color="auto"/>
            <w:right w:val="none" w:sz="0" w:space="0" w:color="auto"/>
          </w:divBdr>
        </w:div>
        <w:div w:id="1729375912">
          <w:marLeft w:val="640"/>
          <w:marRight w:val="0"/>
          <w:marTop w:val="0"/>
          <w:marBottom w:val="0"/>
          <w:divBdr>
            <w:top w:val="none" w:sz="0" w:space="0" w:color="auto"/>
            <w:left w:val="none" w:sz="0" w:space="0" w:color="auto"/>
            <w:bottom w:val="none" w:sz="0" w:space="0" w:color="auto"/>
            <w:right w:val="none" w:sz="0" w:space="0" w:color="auto"/>
          </w:divBdr>
        </w:div>
        <w:div w:id="1815441566">
          <w:marLeft w:val="640"/>
          <w:marRight w:val="0"/>
          <w:marTop w:val="0"/>
          <w:marBottom w:val="0"/>
          <w:divBdr>
            <w:top w:val="none" w:sz="0" w:space="0" w:color="auto"/>
            <w:left w:val="none" w:sz="0" w:space="0" w:color="auto"/>
            <w:bottom w:val="none" w:sz="0" w:space="0" w:color="auto"/>
            <w:right w:val="none" w:sz="0" w:space="0" w:color="auto"/>
          </w:divBdr>
        </w:div>
        <w:div w:id="1835098228">
          <w:marLeft w:val="640"/>
          <w:marRight w:val="0"/>
          <w:marTop w:val="0"/>
          <w:marBottom w:val="0"/>
          <w:divBdr>
            <w:top w:val="none" w:sz="0" w:space="0" w:color="auto"/>
            <w:left w:val="none" w:sz="0" w:space="0" w:color="auto"/>
            <w:bottom w:val="none" w:sz="0" w:space="0" w:color="auto"/>
            <w:right w:val="none" w:sz="0" w:space="0" w:color="auto"/>
          </w:divBdr>
        </w:div>
        <w:div w:id="1852916193">
          <w:marLeft w:val="640"/>
          <w:marRight w:val="0"/>
          <w:marTop w:val="0"/>
          <w:marBottom w:val="0"/>
          <w:divBdr>
            <w:top w:val="none" w:sz="0" w:space="0" w:color="auto"/>
            <w:left w:val="none" w:sz="0" w:space="0" w:color="auto"/>
            <w:bottom w:val="none" w:sz="0" w:space="0" w:color="auto"/>
            <w:right w:val="none" w:sz="0" w:space="0" w:color="auto"/>
          </w:divBdr>
        </w:div>
        <w:div w:id="1866409288">
          <w:marLeft w:val="640"/>
          <w:marRight w:val="0"/>
          <w:marTop w:val="0"/>
          <w:marBottom w:val="0"/>
          <w:divBdr>
            <w:top w:val="none" w:sz="0" w:space="0" w:color="auto"/>
            <w:left w:val="none" w:sz="0" w:space="0" w:color="auto"/>
            <w:bottom w:val="none" w:sz="0" w:space="0" w:color="auto"/>
            <w:right w:val="none" w:sz="0" w:space="0" w:color="auto"/>
          </w:divBdr>
        </w:div>
        <w:div w:id="1909533837">
          <w:marLeft w:val="640"/>
          <w:marRight w:val="0"/>
          <w:marTop w:val="0"/>
          <w:marBottom w:val="0"/>
          <w:divBdr>
            <w:top w:val="none" w:sz="0" w:space="0" w:color="auto"/>
            <w:left w:val="none" w:sz="0" w:space="0" w:color="auto"/>
            <w:bottom w:val="none" w:sz="0" w:space="0" w:color="auto"/>
            <w:right w:val="none" w:sz="0" w:space="0" w:color="auto"/>
          </w:divBdr>
        </w:div>
        <w:div w:id="1932002100">
          <w:marLeft w:val="640"/>
          <w:marRight w:val="0"/>
          <w:marTop w:val="0"/>
          <w:marBottom w:val="0"/>
          <w:divBdr>
            <w:top w:val="none" w:sz="0" w:space="0" w:color="auto"/>
            <w:left w:val="none" w:sz="0" w:space="0" w:color="auto"/>
            <w:bottom w:val="none" w:sz="0" w:space="0" w:color="auto"/>
            <w:right w:val="none" w:sz="0" w:space="0" w:color="auto"/>
          </w:divBdr>
        </w:div>
        <w:div w:id="1961834586">
          <w:marLeft w:val="640"/>
          <w:marRight w:val="0"/>
          <w:marTop w:val="0"/>
          <w:marBottom w:val="0"/>
          <w:divBdr>
            <w:top w:val="none" w:sz="0" w:space="0" w:color="auto"/>
            <w:left w:val="none" w:sz="0" w:space="0" w:color="auto"/>
            <w:bottom w:val="none" w:sz="0" w:space="0" w:color="auto"/>
            <w:right w:val="none" w:sz="0" w:space="0" w:color="auto"/>
          </w:divBdr>
        </w:div>
        <w:div w:id="2019381340">
          <w:marLeft w:val="640"/>
          <w:marRight w:val="0"/>
          <w:marTop w:val="0"/>
          <w:marBottom w:val="0"/>
          <w:divBdr>
            <w:top w:val="none" w:sz="0" w:space="0" w:color="auto"/>
            <w:left w:val="none" w:sz="0" w:space="0" w:color="auto"/>
            <w:bottom w:val="none" w:sz="0" w:space="0" w:color="auto"/>
            <w:right w:val="none" w:sz="0" w:space="0" w:color="auto"/>
          </w:divBdr>
        </w:div>
      </w:divsChild>
    </w:div>
    <w:div w:id="155459818">
      <w:bodyDiv w:val="1"/>
      <w:marLeft w:val="0"/>
      <w:marRight w:val="0"/>
      <w:marTop w:val="0"/>
      <w:marBottom w:val="0"/>
      <w:divBdr>
        <w:top w:val="none" w:sz="0" w:space="0" w:color="auto"/>
        <w:left w:val="none" w:sz="0" w:space="0" w:color="auto"/>
        <w:bottom w:val="none" w:sz="0" w:space="0" w:color="auto"/>
        <w:right w:val="none" w:sz="0" w:space="0" w:color="auto"/>
      </w:divBdr>
      <w:divsChild>
        <w:div w:id="26878113">
          <w:marLeft w:val="640"/>
          <w:marRight w:val="0"/>
          <w:marTop w:val="0"/>
          <w:marBottom w:val="0"/>
          <w:divBdr>
            <w:top w:val="none" w:sz="0" w:space="0" w:color="auto"/>
            <w:left w:val="none" w:sz="0" w:space="0" w:color="auto"/>
            <w:bottom w:val="none" w:sz="0" w:space="0" w:color="auto"/>
            <w:right w:val="none" w:sz="0" w:space="0" w:color="auto"/>
          </w:divBdr>
        </w:div>
        <w:div w:id="57286892">
          <w:marLeft w:val="640"/>
          <w:marRight w:val="0"/>
          <w:marTop w:val="0"/>
          <w:marBottom w:val="0"/>
          <w:divBdr>
            <w:top w:val="none" w:sz="0" w:space="0" w:color="auto"/>
            <w:left w:val="none" w:sz="0" w:space="0" w:color="auto"/>
            <w:bottom w:val="none" w:sz="0" w:space="0" w:color="auto"/>
            <w:right w:val="none" w:sz="0" w:space="0" w:color="auto"/>
          </w:divBdr>
        </w:div>
        <w:div w:id="95944892">
          <w:marLeft w:val="640"/>
          <w:marRight w:val="0"/>
          <w:marTop w:val="0"/>
          <w:marBottom w:val="0"/>
          <w:divBdr>
            <w:top w:val="none" w:sz="0" w:space="0" w:color="auto"/>
            <w:left w:val="none" w:sz="0" w:space="0" w:color="auto"/>
            <w:bottom w:val="none" w:sz="0" w:space="0" w:color="auto"/>
            <w:right w:val="none" w:sz="0" w:space="0" w:color="auto"/>
          </w:divBdr>
        </w:div>
        <w:div w:id="210313346">
          <w:marLeft w:val="640"/>
          <w:marRight w:val="0"/>
          <w:marTop w:val="0"/>
          <w:marBottom w:val="0"/>
          <w:divBdr>
            <w:top w:val="none" w:sz="0" w:space="0" w:color="auto"/>
            <w:left w:val="none" w:sz="0" w:space="0" w:color="auto"/>
            <w:bottom w:val="none" w:sz="0" w:space="0" w:color="auto"/>
            <w:right w:val="none" w:sz="0" w:space="0" w:color="auto"/>
          </w:divBdr>
        </w:div>
        <w:div w:id="314190962">
          <w:marLeft w:val="640"/>
          <w:marRight w:val="0"/>
          <w:marTop w:val="0"/>
          <w:marBottom w:val="0"/>
          <w:divBdr>
            <w:top w:val="none" w:sz="0" w:space="0" w:color="auto"/>
            <w:left w:val="none" w:sz="0" w:space="0" w:color="auto"/>
            <w:bottom w:val="none" w:sz="0" w:space="0" w:color="auto"/>
            <w:right w:val="none" w:sz="0" w:space="0" w:color="auto"/>
          </w:divBdr>
        </w:div>
        <w:div w:id="375391676">
          <w:marLeft w:val="640"/>
          <w:marRight w:val="0"/>
          <w:marTop w:val="0"/>
          <w:marBottom w:val="0"/>
          <w:divBdr>
            <w:top w:val="none" w:sz="0" w:space="0" w:color="auto"/>
            <w:left w:val="none" w:sz="0" w:space="0" w:color="auto"/>
            <w:bottom w:val="none" w:sz="0" w:space="0" w:color="auto"/>
            <w:right w:val="none" w:sz="0" w:space="0" w:color="auto"/>
          </w:divBdr>
        </w:div>
        <w:div w:id="455679309">
          <w:marLeft w:val="640"/>
          <w:marRight w:val="0"/>
          <w:marTop w:val="0"/>
          <w:marBottom w:val="0"/>
          <w:divBdr>
            <w:top w:val="none" w:sz="0" w:space="0" w:color="auto"/>
            <w:left w:val="none" w:sz="0" w:space="0" w:color="auto"/>
            <w:bottom w:val="none" w:sz="0" w:space="0" w:color="auto"/>
            <w:right w:val="none" w:sz="0" w:space="0" w:color="auto"/>
          </w:divBdr>
        </w:div>
        <w:div w:id="530727900">
          <w:marLeft w:val="640"/>
          <w:marRight w:val="0"/>
          <w:marTop w:val="0"/>
          <w:marBottom w:val="0"/>
          <w:divBdr>
            <w:top w:val="none" w:sz="0" w:space="0" w:color="auto"/>
            <w:left w:val="none" w:sz="0" w:space="0" w:color="auto"/>
            <w:bottom w:val="none" w:sz="0" w:space="0" w:color="auto"/>
            <w:right w:val="none" w:sz="0" w:space="0" w:color="auto"/>
          </w:divBdr>
        </w:div>
        <w:div w:id="702827045">
          <w:marLeft w:val="640"/>
          <w:marRight w:val="0"/>
          <w:marTop w:val="0"/>
          <w:marBottom w:val="0"/>
          <w:divBdr>
            <w:top w:val="none" w:sz="0" w:space="0" w:color="auto"/>
            <w:left w:val="none" w:sz="0" w:space="0" w:color="auto"/>
            <w:bottom w:val="none" w:sz="0" w:space="0" w:color="auto"/>
            <w:right w:val="none" w:sz="0" w:space="0" w:color="auto"/>
          </w:divBdr>
        </w:div>
        <w:div w:id="779032586">
          <w:marLeft w:val="640"/>
          <w:marRight w:val="0"/>
          <w:marTop w:val="0"/>
          <w:marBottom w:val="0"/>
          <w:divBdr>
            <w:top w:val="none" w:sz="0" w:space="0" w:color="auto"/>
            <w:left w:val="none" w:sz="0" w:space="0" w:color="auto"/>
            <w:bottom w:val="none" w:sz="0" w:space="0" w:color="auto"/>
            <w:right w:val="none" w:sz="0" w:space="0" w:color="auto"/>
          </w:divBdr>
        </w:div>
        <w:div w:id="839925197">
          <w:marLeft w:val="640"/>
          <w:marRight w:val="0"/>
          <w:marTop w:val="0"/>
          <w:marBottom w:val="0"/>
          <w:divBdr>
            <w:top w:val="none" w:sz="0" w:space="0" w:color="auto"/>
            <w:left w:val="none" w:sz="0" w:space="0" w:color="auto"/>
            <w:bottom w:val="none" w:sz="0" w:space="0" w:color="auto"/>
            <w:right w:val="none" w:sz="0" w:space="0" w:color="auto"/>
          </w:divBdr>
        </w:div>
        <w:div w:id="845941713">
          <w:marLeft w:val="640"/>
          <w:marRight w:val="0"/>
          <w:marTop w:val="0"/>
          <w:marBottom w:val="0"/>
          <w:divBdr>
            <w:top w:val="none" w:sz="0" w:space="0" w:color="auto"/>
            <w:left w:val="none" w:sz="0" w:space="0" w:color="auto"/>
            <w:bottom w:val="none" w:sz="0" w:space="0" w:color="auto"/>
            <w:right w:val="none" w:sz="0" w:space="0" w:color="auto"/>
          </w:divBdr>
        </w:div>
        <w:div w:id="870802064">
          <w:marLeft w:val="640"/>
          <w:marRight w:val="0"/>
          <w:marTop w:val="0"/>
          <w:marBottom w:val="0"/>
          <w:divBdr>
            <w:top w:val="none" w:sz="0" w:space="0" w:color="auto"/>
            <w:left w:val="none" w:sz="0" w:space="0" w:color="auto"/>
            <w:bottom w:val="none" w:sz="0" w:space="0" w:color="auto"/>
            <w:right w:val="none" w:sz="0" w:space="0" w:color="auto"/>
          </w:divBdr>
        </w:div>
        <w:div w:id="875701800">
          <w:marLeft w:val="640"/>
          <w:marRight w:val="0"/>
          <w:marTop w:val="0"/>
          <w:marBottom w:val="0"/>
          <w:divBdr>
            <w:top w:val="none" w:sz="0" w:space="0" w:color="auto"/>
            <w:left w:val="none" w:sz="0" w:space="0" w:color="auto"/>
            <w:bottom w:val="none" w:sz="0" w:space="0" w:color="auto"/>
            <w:right w:val="none" w:sz="0" w:space="0" w:color="auto"/>
          </w:divBdr>
        </w:div>
        <w:div w:id="1009915103">
          <w:marLeft w:val="640"/>
          <w:marRight w:val="0"/>
          <w:marTop w:val="0"/>
          <w:marBottom w:val="0"/>
          <w:divBdr>
            <w:top w:val="none" w:sz="0" w:space="0" w:color="auto"/>
            <w:left w:val="none" w:sz="0" w:space="0" w:color="auto"/>
            <w:bottom w:val="none" w:sz="0" w:space="0" w:color="auto"/>
            <w:right w:val="none" w:sz="0" w:space="0" w:color="auto"/>
          </w:divBdr>
        </w:div>
        <w:div w:id="1019937581">
          <w:marLeft w:val="640"/>
          <w:marRight w:val="0"/>
          <w:marTop w:val="0"/>
          <w:marBottom w:val="0"/>
          <w:divBdr>
            <w:top w:val="none" w:sz="0" w:space="0" w:color="auto"/>
            <w:left w:val="none" w:sz="0" w:space="0" w:color="auto"/>
            <w:bottom w:val="none" w:sz="0" w:space="0" w:color="auto"/>
            <w:right w:val="none" w:sz="0" w:space="0" w:color="auto"/>
          </w:divBdr>
        </w:div>
        <w:div w:id="1033380911">
          <w:marLeft w:val="640"/>
          <w:marRight w:val="0"/>
          <w:marTop w:val="0"/>
          <w:marBottom w:val="0"/>
          <w:divBdr>
            <w:top w:val="none" w:sz="0" w:space="0" w:color="auto"/>
            <w:left w:val="none" w:sz="0" w:space="0" w:color="auto"/>
            <w:bottom w:val="none" w:sz="0" w:space="0" w:color="auto"/>
            <w:right w:val="none" w:sz="0" w:space="0" w:color="auto"/>
          </w:divBdr>
        </w:div>
        <w:div w:id="1086684324">
          <w:marLeft w:val="640"/>
          <w:marRight w:val="0"/>
          <w:marTop w:val="0"/>
          <w:marBottom w:val="0"/>
          <w:divBdr>
            <w:top w:val="none" w:sz="0" w:space="0" w:color="auto"/>
            <w:left w:val="none" w:sz="0" w:space="0" w:color="auto"/>
            <w:bottom w:val="none" w:sz="0" w:space="0" w:color="auto"/>
            <w:right w:val="none" w:sz="0" w:space="0" w:color="auto"/>
          </w:divBdr>
        </w:div>
        <w:div w:id="1129124252">
          <w:marLeft w:val="640"/>
          <w:marRight w:val="0"/>
          <w:marTop w:val="0"/>
          <w:marBottom w:val="0"/>
          <w:divBdr>
            <w:top w:val="none" w:sz="0" w:space="0" w:color="auto"/>
            <w:left w:val="none" w:sz="0" w:space="0" w:color="auto"/>
            <w:bottom w:val="none" w:sz="0" w:space="0" w:color="auto"/>
            <w:right w:val="none" w:sz="0" w:space="0" w:color="auto"/>
          </w:divBdr>
        </w:div>
        <w:div w:id="1162239459">
          <w:marLeft w:val="640"/>
          <w:marRight w:val="0"/>
          <w:marTop w:val="0"/>
          <w:marBottom w:val="0"/>
          <w:divBdr>
            <w:top w:val="none" w:sz="0" w:space="0" w:color="auto"/>
            <w:left w:val="none" w:sz="0" w:space="0" w:color="auto"/>
            <w:bottom w:val="none" w:sz="0" w:space="0" w:color="auto"/>
            <w:right w:val="none" w:sz="0" w:space="0" w:color="auto"/>
          </w:divBdr>
        </w:div>
        <w:div w:id="1183055913">
          <w:marLeft w:val="640"/>
          <w:marRight w:val="0"/>
          <w:marTop w:val="0"/>
          <w:marBottom w:val="0"/>
          <w:divBdr>
            <w:top w:val="none" w:sz="0" w:space="0" w:color="auto"/>
            <w:left w:val="none" w:sz="0" w:space="0" w:color="auto"/>
            <w:bottom w:val="none" w:sz="0" w:space="0" w:color="auto"/>
            <w:right w:val="none" w:sz="0" w:space="0" w:color="auto"/>
          </w:divBdr>
        </w:div>
        <w:div w:id="1354844394">
          <w:marLeft w:val="640"/>
          <w:marRight w:val="0"/>
          <w:marTop w:val="0"/>
          <w:marBottom w:val="0"/>
          <w:divBdr>
            <w:top w:val="none" w:sz="0" w:space="0" w:color="auto"/>
            <w:left w:val="none" w:sz="0" w:space="0" w:color="auto"/>
            <w:bottom w:val="none" w:sz="0" w:space="0" w:color="auto"/>
            <w:right w:val="none" w:sz="0" w:space="0" w:color="auto"/>
          </w:divBdr>
        </w:div>
        <w:div w:id="1359349494">
          <w:marLeft w:val="640"/>
          <w:marRight w:val="0"/>
          <w:marTop w:val="0"/>
          <w:marBottom w:val="0"/>
          <w:divBdr>
            <w:top w:val="none" w:sz="0" w:space="0" w:color="auto"/>
            <w:left w:val="none" w:sz="0" w:space="0" w:color="auto"/>
            <w:bottom w:val="none" w:sz="0" w:space="0" w:color="auto"/>
            <w:right w:val="none" w:sz="0" w:space="0" w:color="auto"/>
          </w:divBdr>
        </w:div>
        <w:div w:id="1420373339">
          <w:marLeft w:val="640"/>
          <w:marRight w:val="0"/>
          <w:marTop w:val="0"/>
          <w:marBottom w:val="0"/>
          <w:divBdr>
            <w:top w:val="none" w:sz="0" w:space="0" w:color="auto"/>
            <w:left w:val="none" w:sz="0" w:space="0" w:color="auto"/>
            <w:bottom w:val="none" w:sz="0" w:space="0" w:color="auto"/>
            <w:right w:val="none" w:sz="0" w:space="0" w:color="auto"/>
          </w:divBdr>
        </w:div>
        <w:div w:id="1444300057">
          <w:marLeft w:val="640"/>
          <w:marRight w:val="0"/>
          <w:marTop w:val="0"/>
          <w:marBottom w:val="0"/>
          <w:divBdr>
            <w:top w:val="none" w:sz="0" w:space="0" w:color="auto"/>
            <w:left w:val="none" w:sz="0" w:space="0" w:color="auto"/>
            <w:bottom w:val="none" w:sz="0" w:space="0" w:color="auto"/>
            <w:right w:val="none" w:sz="0" w:space="0" w:color="auto"/>
          </w:divBdr>
        </w:div>
        <w:div w:id="1473403882">
          <w:marLeft w:val="640"/>
          <w:marRight w:val="0"/>
          <w:marTop w:val="0"/>
          <w:marBottom w:val="0"/>
          <w:divBdr>
            <w:top w:val="none" w:sz="0" w:space="0" w:color="auto"/>
            <w:left w:val="none" w:sz="0" w:space="0" w:color="auto"/>
            <w:bottom w:val="none" w:sz="0" w:space="0" w:color="auto"/>
            <w:right w:val="none" w:sz="0" w:space="0" w:color="auto"/>
          </w:divBdr>
        </w:div>
        <w:div w:id="1492601199">
          <w:marLeft w:val="640"/>
          <w:marRight w:val="0"/>
          <w:marTop w:val="0"/>
          <w:marBottom w:val="0"/>
          <w:divBdr>
            <w:top w:val="none" w:sz="0" w:space="0" w:color="auto"/>
            <w:left w:val="none" w:sz="0" w:space="0" w:color="auto"/>
            <w:bottom w:val="none" w:sz="0" w:space="0" w:color="auto"/>
            <w:right w:val="none" w:sz="0" w:space="0" w:color="auto"/>
          </w:divBdr>
        </w:div>
        <w:div w:id="1500004868">
          <w:marLeft w:val="640"/>
          <w:marRight w:val="0"/>
          <w:marTop w:val="0"/>
          <w:marBottom w:val="0"/>
          <w:divBdr>
            <w:top w:val="none" w:sz="0" w:space="0" w:color="auto"/>
            <w:left w:val="none" w:sz="0" w:space="0" w:color="auto"/>
            <w:bottom w:val="none" w:sz="0" w:space="0" w:color="auto"/>
            <w:right w:val="none" w:sz="0" w:space="0" w:color="auto"/>
          </w:divBdr>
        </w:div>
        <w:div w:id="1509981019">
          <w:marLeft w:val="640"/>
          <w:marRight w:val="0"/>
          <w:marTop w:val="0"/>
          <w:marBottom w:val="0"/>
          <w:divBdr>
            <w:top w:val="none" w:sz="0" w:space="0" w:color="auto"/>
            <w:left w:val="none" w:sz="0" w:space="0" w:color="auto"/>
            <w:bottom w:val="none" w:sz="0" w:space="0" w:color="auto"/>
            <w:right w:val="none" w:sz="0" w:space="0" w:color="auto"/>
          </w:divBdr>
        </w:div>
        <w:div w:id="1517428147">
          <w:marLeft w:val="640"/>
          <w:marRight w:val="0"/>
          <w:marTop w:val="0"/>
          <w:marBottom w:val="0"/>
          <w:divBdr>
            <w:top w:val="none" w:sz="0" w:space="0" w:color="auto"/>
            <w:left w:val="none" w:sz="0" w:space="0" w:color="auto"/>
            <w:bottom w:val="none" w:sz="0" w:space="0" w:color="auto"/>
            <w:right w:val="none" w:sz="0" w:space="0" w:color="auto"/>
          </w:divBdr>
        </w:div>
        <w:div w:id="1585914496">
          <w:marLeft w:val="640"/>
          <w:marRight w:val="0"/>
          <w:marTop w:val="0"/>
          <w:marBottom w:val="0"/>
          <w:divBdr>
            <w:top w:val="none" w:sz="0" w:space="0" w:color="auto"/>
            <w:left w:val="none" w:sz="0" w:space="0" w:color="auto"/>
            <w:bottom w:val="none" w:sz="0" w:space="0" w:color="auto"/>
            <w:right w:val="none" w:sz="0" w:space="0" w:color="auto"/>
          </w:divBdr>
        </w:div>
        <w:div w:id="1676495369">
          <w:marLeft w:val="640"/>
          <w:marRight w:val="0"/>
          <w:marTop w:val="0"/>
          <w:marBottom w:val="0"/>
          <w:divBdr>
            <w:top w:val="none" w:sz="0" w:space="0" w:color="auto"/>
            <w:left w:val="none" w:sz="0" w:space="0" w:color="auto"/>
            <w:bottom w:val="none" w:sz="0" w:space="0" w:color="auto"/>
            <w:right w:val="none" w:sz="0" w:space="0" w:color="auto"/>
          </w:divBdr>
        </w:div>
        <w:div w:id="1684625817">
          <w:marLeft w:val="640"/>
          <w:marRight w:val="0"/>
          <w:marTop w:val="0"/>
          <w:marBottom w:val="0"/>
          <w:divBdr>
            <w:top w:val="none" w:sz="0" w:space="0" w:color="auto"/>
            <w:left w:val="none" w:sz="0" w:space="0" w:color="auto"/>
            <w:bottom w:val="none" w:sz="0" w:space="0" w:color="auto"/>
            <w:right w:val="none" w:sz="0" w:space="0" w:color="auto"/>
          </w:divBdr>
        </w:div>
        <w:div w:id="1722711061">
          <w:marLeft w:val="640"/>
          <w:marRight w:val="0"/>
          <w:marTop w:val="0"/>
          <w:marBottom w:val="0"/>
          <w:divBdr>
            <w:top w:val="none" w:sz="0" w:space="0" w:color="auto"/>
            <w:left w:val="none" w:sz="0" w:space="0" w:color="auto"/>
            <w:bottom w:val="none" w:sz="0" w:space="0" w:color="auto"/>
            <w:right w:val="none" w:sz="0" w:space="0" w:color="auto"/>
          </w:divBdr>
        </w:div>
        <w:div w:id="1736513380">
          <w:marLeft w:val="640"/>
          <w:marRight w:val="0"/>
          <w:marTop w:val="0"/>
          <w:marBottom w:val="0"/>
          <w:divBdr>
            <w:top w:val="none" w:sz="0" w:space="0" w:color="auto"/>
            <w:left w:val="none" w:sz="0" w:space="0" w:color="auto"/>
            <w:bottom w:val="none" w:sz="0" w:space="0" w:color="auto"/>
            <w:right w:val="none" w:sz="0" w:space="0" w:color="auto"/>
          </w:divBdr>
        </w:div>
        <w:div w:id="1803578096">
          <w:marLeft w:val="640"/>
          <w:marRight w:val="0"/>
          <w:marTop w:val="0"/>
          <w:marBottom w:val="0"/>
          <w:divBdr>
            <w:top w:val="none" w:sz="0" w:space="0" w:color="auto"/>
            <w:left w:val="none" w:sz="0" w:space="0" w:color="auto"/>
            <w:bottom w:val="none" w:sz="0" w:space="0" w:color="auto"/>
            <w:right w:val="none" w:sz="0" w:space="0" w:color="auto"/>
          </w:divBdr>
        </w:div>
        <w:div w:id="1843857159">
          <w:marLeft w:val="640"/>
          <w:marRight w:val="0"/>
          <w:marTop w:val="0"/>
          <w:marBottom w:val="0"/>
          <w:divBdr>
            <w:top w:val="none" w:sz="0" w:space="0" w:color="auto"/>
            <w:left w:val="none" w:sz="0" w:space="0" w:color="auto"/>
            <w:bottom w:val="none" w:sz="0" w:space="0" w:color="auto"/>
            <w:right w:val="none" w:sz="0" w:space="0" w:color="auto"/>
          </w:divBdr>
        </w:div>
        <w:div w:id="1854683631">
          <w:marLeft w:val="640"/>
          <w:marRight w:val="0"/>
          <w:marTop w:val="0"/>
          <w:marBottom w:val="0"/>
          <w:divBdr>
            <w:top w:val="none" w:sz="0" w:space="0" w:color="auto"/>
            <w:left w:val="none" w:sz="0" w:space="0" w:color="auto"/>
            <w:bottom w:val="none" w:sz="0" w:space="0" w:color="auto"/>
            <w:right w:val="none" w:sz="0" w:space="0" w:color="auto"/>
          </w:divBdr>
        </w:div>
        <w:div w:id="1864785832">
          <w:marLeft w:val="640"/>
          <w:marRight w:val="0"/>
          <w:marTop w:val="0"/>
          <w:marBottom w:val="0"/>
          <w:divBdr>
            <w:top w:val="none" w:sz="0" w:space="0" w:color="auto"/>
            <w:left w:val="none" w:sz="0" w:space="0" w:color="auto"/>
            <w:bottom w:val="none" w:sz="0" w:space="0" w:color="auto"/>
            <w:right w:val="none" w:sz="0" w:space="0" w:color="auto"/>
          </w:divBdr>
        </w:div>
        <w:div w:id="1989477289">
          <w:marLeft w:val="640"/>
          <w:marRight w:val="0"/>
          <w:marTop w:val="0"/>
          <w:marBottom w:val="0"/>
          <w:divBdr>
            <w:top w:val="none" w:sz="0" w:space="0" w:color="auto"/>
            <w:left w:val="none" w:sz="0" w:space="0" w:color="auto"/>
            <w:bottom w:val="none" w:sz="0" w:space="0" w:color="auto"/>
            <w:right w:val="none" w:sz="0" w:space="0" w:color="auto"/>
          </w:divBdr>
        </w:div>
      </w:divsChild>
    </w:div>
    <w:div w:id="159544909">
      <w:marLeft w:val="0"/>
      <w:marRight w:val="0"/>
      <w:marTop w:val="0"/>
      <w:marBottom w:val="0"/>
      <w:divBdr>
        <w:top w:val="none" w:sz="0" w:space="0" w:color="auto"/>
        <w:left w:val="none" w:sz="0" w:space="0" w:color="auto"/>
        <w:bottom w:val="none" w:sz="0" w:space="0" w:color="auto"/>
        <w:right w:val="none" w:sz="0" w:space="0" w:color="auto"/>
      </w:divBdr>
    </w:div>
    <w:div w:id="161162907">
      <w:marLeft w:val="0"/>
      <w:marRight w:val="0"/>
      <w:marTop w:val="0"/>
      <w:marBottom w:val="0"/>
      <w:divBdr>
        <w:top w:val="none" w:sz="0" w:space="0" w:color="auto"/>
        <w:left w:val="none" w:sz="0" w:space="0" w:color="auto"/>
        <w:bottom w:val="none" w:sz="0" w:space="0" w:color="auto"/>
        <w:right w:val="none" w:sz="0" w:space="0" w:color="auto"/>
      </w:divBdr>
    </w:div>
    <w:div w:id="165750460">
      <w:marLeft w:val="0"/>
      <w:marRight w:val="0"/>
      <w:marTop w:val="0"/>
      <w:marBottom w:val="0"/>
      <w:divBdr>
        <w:top w:val="none" w:sz="0" w:space="0" w:color="auto"/>
        <w:left w:val="none" w:sz="0" w:space="0" w:color="auto"/>
        <w:bottom w:val="none" w:sz="0" w:space="0" w:color="auto"/>
        <w:right w:val="none" w:sz="0" w:space="0" w:color="auto"/>
      </w:divBdr>
    </w:div>
    <w:div w:id="168259164">
      <w:bodyDiv w:val="1"/>
      <w:marLeft w:val="0"/>
      <w:marRight w:val="0"/>
      <w:marTop w:val="0"/>
      <w:marBottom w:val="0"/>
      <w:divBdr>
        <w:top w:val="none" w:sz="0" w:space="0" w:color="auto"/>
        <w:left w:val="none" w:sz="0" w:space="0" w:color="auto"/>
        <w:bottom w:val="none" w:sz="0" w:space="0" w:color="auto"/>
        <w:right w:val="none" w:sz="0" w:space="0" w:color="auto"/>
      </w:divBdr>
      <w:divsChild>
        <w:div w:id="1499805941">
          <w:marLeft w:val="640"/>
          <w:marRight w:val="0"/>
          <w:marTop w:val="0"/>
          <w:marBottom w:val="0"/>
          <w:divBdr>
            <w:top w:val="none" w:sz="0" w:space="0" w:color="auto"/>
            <w:left w:val="none" w:sz="0" w:space="0" w:color="auto"/>
            <w:bottom w:val="none" w:sz="0" w:space="0" w:color="auto"/>
            <w:right w:val="none" w:sz="0" w:space="0" w:color="auto"/>
          </w:divBdr>
        </w:div>
        <w:div w:id="1613516725">
          <w:marLeft w:val="640"/>
          <w:marRight w:val="0"/>
          <w:marTop w:val="0"/>
          <w:marBottom w:val="0"/>
          <w:divBdr>
            <w:top w:val="none" w:sz="0" w:space="0" w:color="auto"/>
            <w:left w:val="none" w:sz="0" w:space="0" w:color="auto"/>
            <w:bottom w:val="none" w:sz="0" w:space="0" w:color="auto"/>
            <w:right w:val="none" w:sz="0" w:space="0" w:color="auto"/>
          </w:divBdr>
        </w:div>
        <w:div w:id="1347098800">
          <w:marLeft w:val="640"/>
          <w:marRight w:val="0"/>
          <w:marTop w:val="0"/>
          <w:marBottom w:val="0"/>
          <w:divBdr>
            <w:top w:val="none" w:sz="0" w:space="0" w:color="auto"/>
            <w:left w:val="none" w:sz="0" w:space="0" w:color="auto"/>
            <w:bottom w:val="none" w:sz="0" w:space="0" w:color="auto"/>
            <w:right w:val="none" w:sz="0" w:space="0" w:color="auto"/>
          </w:divBdr>
        </w:div>
        <w:div w:id="1802309391">
          <w:marLeft w:val="640"/>
          <w:marRight w:val="0"/>
          <w:marTop w:val="0"/>
          <w:marBottom w:val="0"/>
          <w:divBdr>
            <w:top w:val="none" w:sz="0" w:space="0" w:color="auto"/>
            <w:left w:val="none" w:sz="0" w:space="0" w:color="auto"/>
            <w:bottom w:val="none" w:sz="0" w:space="0" w:color="auto"/>
            <w:right w:val="none" w:sz="0" w:space="0" w:color="auto"/>
          </w:divBdr>
        </w:div>
        <w:div w:id="1198467615">
          <w:marLeft w:val="640"/>
          <w:marRight w:val="0"/>
          <w:marTop w:val="0"/>
          <w:marBottom w:val="0"/>
          <w:divBdr>
            <w:top w:val="none" w:sz="0" w:space="0" w:color="auto"/>
            <w:left w:val="none" w:sz="0" w:space="0" w:color="auto"/>
            <w:bottom w:val="none" w:sz="0" w:space="0" w:color="auto"/>
            <w:right w:val="none" w:sz="0" w:space="0" w:color="auto"/>
          </w:divBdr>
        </w:div>
        <w:div w:id="1103383030">
          <w:marLeft w:val="640"/>
          <w:marRight w:val="0"/>
          <w:marTop w:val="0"/>
          <w:marBottom w:val="0"/>
          <w:divBdr>
            <w:top w:val="none" w:sz="0" w:space="0" w:color="auto"/>
            <w:left w:val="none" w:sz="0" w:space="0" w:color="auto"/>
            <w:bottom w:val="none" w:sz="0" w:space="0" w:color="auto"/>
            <w:right w:val="none" w:sz="0" w:space="0" w:color="auto"/>
          </w:divBdr>
        </w:div>
        <w:div w:id="869033775">
          <w:marLeft w:val="640"/>
          <w:marRight w:val="0"/>
          <w:marTop w:val="0"/>
          <w:marBottom w:val="0"/>
          <w:divBdr>
            <w:top w:val="none" w:sz="0" w:space="0" w:color="auto"/>
            <w:left w:val="none" w:sz="0" w:space="0" w:color="auto"/>
            <w:bottom w:val="none" w:sz="0" w:space="0" w:color="auto"/>
            <w:right w:val="none" w:sz="0" w:space="0" w:color="auto"/>
          </w:divBdr>
        </w:div>
        <w:div w:id="345787260">
          <w:marLeft w:val="640"/>
          <w:marRight w:val="0"/>
          <w:marTop w:val="0"/>
          <w:marBottom w:val="0"/>
          <w:divBdr>
            <w:top w:val="none" w:sz="0" w:space="0" w:color="auto"/>
            <w:left w:val="none" w:sz="0" w:space="0" w:color="auto"/>
            <w:bottom w:val="none" w:sz="0" w:space="0" w:color="auto"/>
            <w:right w:val="none" w:sz="0" w:space="0" w:color="auto"/>
          </w:divBdr>
        </w:div>
        <w:div w:id="1474371093">
          <w:marLeft w:val="640"/>
          <w:marRight w:val="0"/>
          <w:marTop w:val="0"/>
          <w:marBottom w:val="0"/>
          <w:divBdr>
            <w:top w:val="none" w:sz="0" w:space="0" w:color="auto"/>
            <w:left w:val="none" w:sz="0" w:space="0" w:color="auto"/>
            <w:bottom w:val="none" w:sz="0" w:space="0" w:color="auto"/>
            <w:right w:val="none" w:sz="0" w:space="0" w:color="auto"/>
          </w:divBdr>
        </w:div>
        <w:div w:id="840003491">
          <w:marLeft w:val="640"/>
          <w:marRight w:val="0"/>
          <w:marTop w:val="0"/>
          <w:marBottom w:val="0"/>
          <w:divBdr>
            <w:top w:val="none" w:sz="0" w:space="0" w:color="auto"/>
            <w:left w:val="none" w:sz="0" w:space="0" w:color="auto"/>
            <w:bottom w:val="none" w:sz="0" w:space="0" w:color="auto"/>
            <w:right w:val="none" w:sz="0" w:space="0" w:color="auto"/>
          </w:divBdr>
        </w:div>
        <w:div w:id="1885872850">
          <w:marLeft w:val="640"/>
          <w:marRight w:val="0"/>
          <w:marTop w:val="0"/>
          <w:marBottom w:val="0"/>
          <w:divBdr>
            <w:top w:val="none" w:sz="0" w:space="0" w:color="auto"/>
            <w:left w:val="none" w:sz="0" w:space="0" w:color="auto"/>
            <w:bottom w:val="none" w:sz="0" w:space="0" w:color="auto"/>
            <w:right w:val="none" w:sz="0" w:space="0" w:color="auto"/>
          </w:divBdr>
        </w:div>
        <w:div w:id="1437020035">
          <w:marLeft w:val="640"/>
          <w:marRight w:val="0"/>
          <w:marTop w:val="0"/>
          <w:marBottom w:val="0"/>
          <w:divBdr>
            <w:top w:val="none" w:sz="0" w:space="0" w:color="auto"/>
            <w:left w:val="none" w:sz="0" w:space="0" w:color="auto"/>
            <w:bottom w:val="none" w:sz="0" w:space="0" w:color="auto"/>
            <w:right w:val="none" w:sz="0" w:space="0" w:color="auto"/>
          </w:divBdr>
        </w:div>
        <w:div w:id="609699176">
          <w:marLeft w:val="640"/>
          <w:marRight w:val="0"/>
          <w:marTop w:val="0"/>
          <w:marBottom w:val="0"/>
          <w:divBdr>
            <w:top w:val="none" w:sz="0" w:space="0" w:color="auto"/>
            <w:left w:val="none" w:sz="0" w:space="0" w:color="auto"/>
            <w:bottom w:val="none" w:sz="0" w:space="0" w:color="auto"/>
            <w:right w:val="none" w:sz="0" w:space="0" w:color="auto"/>
          </w:divBdr>
        </w:div>
        <w:div w:id="211771407">
          <w:marLeft w:val="640"/>
          <w:marRight w:val="0"/>
          <w:marTop w:val="0"/>
          <w:marBottom w:val="0"/>
          <w:divBdr>
            <w:top w:val="none" w:sz="0" w:space="0" w:color="auto"/>
            <w:left w:val="none" w:sz="0" w:space="0" w:color="auto"/>
            <w:bottom w:val="none" w:sz="0" w:space="0" w:color="auto"/>
            <w:right w:val="none" w:sz="0" w:space="0" w:color="auto"/>
          </w:divBdr>
        </w:div>
        <w:div w:id="882447488">
          <w:marLeft w:val="640"/>
          <w:marRight w:val="0"/>
          <w:marTop w:val="0"/>
          <w:marBottom w:val="0"/>
          <w:divBdr>
            <w:top w:val="none" w:sz="0" w:space="0" w:color="auto"/>
            <w:left w:val="none" w:sz="0" w:space="0" w:color="auto"/>
            <w:bottom w:val="none" w:sz="0" w:space="0" w:color="auto"/>
            <w:right w:val="none" w:sz="0" w:space="0" w:color="auto"/>
          </w:divBdr>
        </w:div>
        <w:div w:id="1638338016">
          <w:marLeft w:val="640"/>
          <w:marRight w:val="0"/>
          <w:marTop w:val="0"/>
          <w:marBottom w:val="0"/>
          <w:divBdr>
            <w:top w:val="none" w:sz="0" w:space="0" w:color="auto"/>
            <w:left w:val="none" w:sz="0" w:space="0" w:color="auto"/>
            <w:bottom w:val="none" w:sz="0" w:space="0" w:color="auto"/>
            <w:right w:val="none" w:sz="0" w:space="0" w:color="auto"/>
          </w:divBdr>
        </w:div>
        <w:div w:id="827013682">
          <w:marLeft w:val="640"/>
          <w:marRight w:val="0"/>
          <w:marTop w:val="0"/>
          <w:marBottom w:val="0"/>
          <w:divBdr>
            <w:top w:val="none" w:sz="0" w:space="0" w:color="auto"/>
            <w:left w:val="none" w:sz="0" w:space="0" w:color="auto"/>
            <w:bottom w:val="none" w:sz="0" w:space="0" w:color="auto"/>
            <w:right w:val="none" w:sz="0" w:space="0" w:color="auto"/>
          </w:divBdr>
        </w:div>
        <w:div w:id="1809277760">
          <w:marLeft w:val="640"/>
          <w:marRight w:val="0"/>
          <w:marTop w:val="0"/>
          <w:marBottom w:val="0"/>
          <w:divBdr>
            <w:top w:val="none" w:sz="0" w:space="0" w:color="auto"/>
            <w:left w:val="none" w:sz="0" w:space="0" w:color="auto"/>
            <w:bottom w:val="none" w:sz="0" w:space="0" w:color="auto"/>
            <w:right w:val="none" w:sz="0" w:space="0" w:color="auto"/>
          </w:divBdr>
        </w:div>
        <w:div w:id="214388577">
          <w:marLeft w:val="640"/>
          <w:marRight w:val="0"/>
          <w:marTop w:val="0"/>
          <w:marBottom w:val="0"/>
          <w:divBdr>
            <w:top w:val="none" w:sz="0" w:space="0" w:color="auto"/>
            <w:left w:val="none" w:sz="0" w:space="0" w:color="auto"/>
            <w:bottom w:val="none" w:sz="0" w:space="0" w:color="auto"/>
            <w:right w:val="none" w:sz="0" w:space="0" w:color="auto"/>
          </w:divBdr>
        </w:div>
        <w:div w:id="1723677272">
          <w:marLeft w:val="640"/>
          <w:marRight w:val="0"/>
          <w:marTop w:val="0"/>
          <w:marBottom w:val="0"/>
          <w:divBdr>
            <w:top w:val="none" w:sz="0" w:space="0" w:color="auto"/>
            <w:left w:val="none" w:sz="0" w:space="0" w:color="auto"/>
            <w:bottom w:val="none" w:sz="0" w:space="0" w:color="auto"/>
            <w:right w:val="none" w:sz="0" w:space="0" w:color="auto"/>
          </w:divBdr>
        </w:div>
        <w:div w:id="1994947895">
          <w:marLeft w:val="640"/>
          <w:marRight w:val="0"/>
          <w:marTop w:val="0"/>
          <w:marBottom w:val="0"/>
          <w:divBdr>
            <w:top w:val="none" w:sz="0" w:space="0" w:color="auto"/>
            <w:left w:val="none" w:sz="0" w:space="0" w:color="auto"/>
            <w:bottom w:val="none" w:sz="0" w:space="0" w:color="auto"/>
            <w:right w:val="none" w:sz="0" w:space="0" w:color="auto"/>
          </w:divBdr>
        </w:div>
        <w:div w:id="557938732">
          <w:marLeft w:val="640"/>
          <w:marRight w:val="0"/>
          <w:marTop w:val="0"/>
          <w:marBottom w:val="0"/>
          <w:divBdr>
            <w:top w:val="none" w:sz="0" w:space="0" w:color="auto"/>
            <w:left w:val="none" w:sz="0" w:space="0" w:color="auto"/>
            <w:bottom w:val="none" w:sz="0" w:space="0" w:color="auto"/>
            <w:right w:val="none" w:sz="0" w:space="0" w:color="auto"/>
          </w:divBdr>
        </w:div>
        <w:div w:id="284240261">
          <w:marLeft w:val="640"/>
          <w:marRight w:val="0"/>
          <w:marTop w:val="0"/>
          <w:marBottom w:val="0"/>
          <w:divBdr>
            <w:top w:val="none" w:sz="0" w:space="0" w:color="auto"/>
            <w:left w:val="none" w:sz="0" w:space="0" w:color="auto"/>
            <w:bottom w:val="none" w:sz="0" w:space="0" w:color="auto"/>
            <w:right w:val="none" w:sz="0" w:space="0" w:color="auto"/>
          </w:divBdr>
        </w:div>
        <w:div w:id="680394799">
          <w:marLeft w:val="640"/>
          <w:marRight w:val="0"/>
          <w:marTop w:val="0"/>
          <w:marBottom w:val="0"/>
          <w:divBdr>
            <w:top w:val="none" w:sz="0" w:space="0" w:color="auto"/>
            <w:left w:val="none" w:sz="0" w:space="0" w:color="auto"/>
            <w:bottom w:val="none" w:sz="0" w:space="0" w:color="auto"/>
            <w:right w:val="none" w:sz="0" w:space="0" w:color="auto"/>
          </w:divBdr>
        </w:div>
        <w:div w:id="1643466455">
          <w:marLeft w:val="640"/>
          <w:marRight w:val="0"/>
          <w:marTop w:val="0"/>
          <w:marBottom w:val="0"/>
          <w:divBdr>
            <w:top w:val="none" w:sz="0" w:space="0" w:color="auto"/>
            <w:left w:val="none" w:sz="0" w:space="0" w:color="auto"/>
            <w:bottom w:val="none" w:sz="0" w:space="0" w:color="auto"/>
            <w:right w:val="none" w:sz="0" w:space="0" w:color="auto"/>
          </w:divBdr>
        </w:div>
        <w:div w:id="1611088553">
          <w:marLeft w:val="640"/>
          <w:marRight w:val="0"/>
          <w:marTop w:val="0"/>
          <w:marBottom w:val="0"/>
          <w:divBdr>
            <w:top w:val="none" w:sz="0" w:space="0" w:color="auto"/>
            <w:left w:val="none" w:sz="0" w:space="0" w:color="auto"/>
            <w:bottom w:val="none" w:sz="0" w:space="0" w:color="auto"/>
            <w:right w:val="none" w:sz="0" w:space="0" w:color="auto"/>
          </w:divBdr>
        </w:div>
        <w:div w:id="2145341365">
          <w:marLeft w:val="640"/>
          <w:marRight w:val="0"/>
          <w:marTop w:val="0"/>
          <w:marBottom w:val="0"/>
          <w:divBdr>
            <w:top w:val="none" w:sz="0" w:space="0" w:color="auto"/>
            <w:left w:val="none" w:sz="0" w:space="0" w:color="auto"/>
            <w:bottom w:val="none" w:sz="0" w:space="0" w:color="auto"/>
            <w:right w:val="none" w:sz="0" w:space="0" w:color="auto"/>
          </w:divBdr>
        </w:div>
        <w:div w:id="1905143203">
          <w:marLeft w:val="640"/>
          <w:marRight w:val="0"/>
          <w:marTop w:val="0"/>
          <w:marBottom w:val="0"/>
          <w:divBdr>
            <w:top w:val="none" w:sz="0" w:space="0" w:color="auto"/>
            <w:left w:val="none" w:sz="0" w:space="0" w:color="auto"/>
            <w:bottom w:val="none" w:sz="0" w:space="0" w:color="auto"/>
            <w:right w:val="none" w:sz="0" w:space="0" w:color="auto"/>
          </w:divBdr>
        </w:div>
        <w:div w:id="1189639730">
          <w:marLeft w:val="640"/>
          <w:marRight w:val="0"/>
          <w:marTop w:val="0"/>
          <w:marBottom w:val="0"/>
          <w:divBdr>
            <w:top w:val="none" w:sz="0" w:space="0" w:color="auto"/>
            <w:left w:val="none" w:sz="0" w:space="0" w:color="auto"/>
            <w:bottom w:val="none" w:sz="0" w:space="0" w:color="auto"/>
            <w:right w:val="none" w:sz="0" w:space="0" w:color="auto"/>
          </w:divBdr>
        </w:div>
        <w:div w:id="772281531">
          <w:marLeft w:val="640"/>
          <w:marRight w:val="0"/>
          <w:marTop w:val="0"/>
          <w:marBottom w:val="0"/>
          <w:divBdr>
            <w:top w:val="none" w:sz="0" w:space="0" w:color="auto"/>
            <w:left w:val="none" w:sz="0" w:space="0" w:color="auto"/>
            <w:bottom w:val="none" w:sz="0" w:space="0" w:color="auto"/>
            <w:right w:val="none" w:sz="0" w:space="0" w:color="auto"/>
          </w:divBdr>
        </w:div>
        <w:div w:id="1398242498">
          <w:marLeft w:val="640"/>
          <w:marRight w:val="0"/>
          <w:marTop w:val="0"/>
          <w:marBottom w:val="0"/>
          <w:divBdr>
            <w:top w:val="none" w:sz="0" w:space="0" w:color="auto"/>
            <w:left w:val="none" w:sz="0" w:space="0" w:color="auto"/>
            <w:bottom w:val="none" w:sz="0" w:space="0" w:color="auto"/>
            <w:right w:val="none" w:sz="0" w:space="0" w:color="auto"/>
          </w:divBdr>
        </w:div>
        <w:div w:id="203642538">
          <w:marLeft w:val="640"/>
          <w:marRight w:val="0"/>
          <w:marTop w:val="0"/>
          <w:marBottom w:val="0"/>
          <w:divBdr>
            <w:top w:val="none" w:sz="0" w:space="0" w:color="auto"/>
            <w:left w:val="none" w:sz="0" w:space="0" w:color="auto"/>
            <w:bottom w:val="none" w:sz="0" w:space="0" w:color="auto"/>
            <w:right w:val="none" w:sz="0" w:space="0" w:color="auto"/>
          </w:divBdr>
        </w:div>
        <w:div w:id="995836192">
          <w:marLeft w:val="640"/>
          <w:marRight w:val="0"/>
          <w:marTop w:val="0"/>
          <w:marBottom w:val="0"/>
          <w:divBdr>
            <w:top w:val="none" w:sz="0" w:space="0" w:color="auto"/>
            <w:left w:val="none" w:sz="0" w:space="0" w:color="auto"/>
            <w:bottom w:val="none" w:sz="0" w:space="0" w:color="auto"/>
            <w:right w:val="none" w:sz="0" w:space="0" w:color="auto"/>
          </w:divBdr>
        </w:div>
        <w:div w:id="1049913274">
          <w:marLeft w:val="640"/>
          <w:marRight w:val="0"/>
          <w:marTop w:val="0"/>
          <w:marBottom w:val="0"/>
          <w:divBdr>
            <w:top w:val="none" w:sz="0" w:space="0" w:color="auto"/>
            <w:left w:val="none" w:sz="0" w:space="0" w:color="auto"/>
            <w:bottom w:val="none" w:sz="0" w:space="0" w:color="auto"/>
            <w:right w:val="none" w:sz="0" w:space="0" w:color="auto"/>
          </w:divBdr>
        </w:div>
        <w:div w:id="703868061">
          <w:marLeft w:val="640"/>
          <w:marRight w:val="0"/>
          <w:marTop w:val="0"/>
          <w:marBottom w:val="0"/>
          <w:divBdr>
            <w:top w:val="none" w:sz="0" w:space="0" w:color="auto"/>
            <w:left w:val="none" w:sz="0" w:space="0" w:color="auto"/>
            <w:bottom w:val="none" w:sz="0" w:space="0" w:color="auto"/>
            <w:right w:val="none" w:sz="0" w:space="0" w:color="auto"/>
          </w:divBdr>
        </w:div>
        <w:div w:id="191579021">
          <w:marLeft w:val="640"/>
          <w:marRight w:val="0"/>
          <w:marTop w:val="0"/>
          <w:marBottom w:val="0"/>
          <w:divBdr>
            <w:top w:val="none" w:sz="0" w:space="0" w:color="auto"/>
            <w:left w:val="none" w:sz="0" w:space="0" w:color="auto"/>
            <w:bottom w:val="none" w:sz="0" w:space="0" w:color="auto"/>
            <w:right w:val="none" w:sz="0" w:space="0" w:color="auto"/>
          </w:divBdr>
        </w:div>
        <w:div w:id="1429037001">
          <w:marLeft w:val="640"/>
          <w:marRight w:val="0"/>
          <w:marTop w:val="0"/>
          <w:marBottom w:val="0"/>
          <w:divBdr>
            <w:top w:val="none" w:sz="0" w:space="0" w:color="auto"/>
            <w:left w:val="none" w:sz="0" w:space="0" w:color="auto"/>
            <w:bottom w:val="none" w:sz="0" w:space="0" w:color="auto"/>
            <w:right w:val="none" w:sz="0" w:space="0" w:color="auto"/>
          </w:divBdr>
        </w:div>
        <w:div w:id="190802230">
          <w:marLeft w:val="640"/>
          <w:marRight w:val="0"/>
          <w:marTop w:val="0"/>
          <w:marBottom w:val="0"/>
          <w:divBdr>
            <w:top w:val="none" w:sz="0" w:space="0" w:color="auto"/>
            <w:left w:val="none" w:sz="0" w:space="0" w:color="auto"/>
            <w:bottom w:val="none" w:sz="0" w:space="0" w:color="auto"/>
            <w:right w:val="none" w:sz="0" w:space="0" w:color="auto"/>
          </w:divBdr>
        </w:div>
        <w:div w:id="286088877">
          <w:marLeft w:val="640"/>
          <w:marRight w:val="0"/>
          <w:marTop w:val="0"/>
          <w:marBottom w:val="0"/>
          <w:divBdr>
            <w:top w:val="none" w:sz="0" w:space="0" w:color="auto"/>
            <w:left w:val="none" w:sz="0" w:space="0" w:color="auto"/>
            <w:bottom w:val="none" w:sz="0" w:space="0" w:color="auto"/>
            <w:right w:val="none" w:sz="0" w:space="0" w:color="auto"/>
          </w:divBdr>
        </w:div>
        <w:div w:id="1082606155">
          <w:marLeft w:val="640"/>
          <w:marRight w:val="0"/>
          <w:marTop w:val="0"/>
          <w:marBottom w:val="0"/>
          <w:divBdr>
            <w:top w:val="none" w:sz="0" w:space="0" w:color="auto"/>
            <w:left w:val="none" w:sz="0" w:space="0" w:color="auto"/>
            <w:bottom w:val="none" w:sz="0" w:space="0" w:color="auto"/>
            <w:right w:val="none" w:sz="0" w:space="0" w:color="auto"/>
          </w:divBdr>
        </w:div>
        <w:div w:id="178783922">
          <w:marLeft w:val="640"/>
          <w:marRight w:val="0"/>
          <w:marTop w:val="0"/>
          <w:marBottom w:val="0"/>
          <w:divBdr>
            <w:top w:val="none" w:sz="0" w:space="0" w:color="auto"/>
            <w:left w:val="none" w:sz="0" w:space="0" w:color="auto"/>
            <w:bottom w:val="none" w:sz="0" w:space="0" w:color="auto"/>
            <w:right w:val="none" w:sz="0" w:space="0" w:color="auto"/>
          </w:divBdr>
        </w:div>
        <w:div w:id="1049652405">
          <w:marLeft w:val="640"/>
          <w:marRight w:val="0"/>
          <w:marTop w:val="0"/>
          <w:marBottom w:val="0"/>
          <w:divBdr>
            <w:top w:val="none" w:sz="0" w:space="0" w:color="auto"/>
            <w:left w:val="none" w:sz="0" w:space="0" w:color="auto"/>
            <w:bottom w:val="none" w:sz="0" w:space="0" w:color="auto"/>
            <w:right w:val="none" w:sz="0" w:space="0" w:color="auto"/>
          </w:divBdr>
        </w:div>
        <w:div w:id="573513070">
          <w:marLeft w:val="640"/>
          <w:marRight w:val="0"/>
          <w:marTop w:val="0"/>
          <w:marBottom w:val="0"/>
          <w:divBdr>
            <w:top w:val="none" w:sz="0" w:space="0" w:color="auto"/>
            <w:left w:val="none" w:sz="0" w:space="0" w:color="auto"/>
            <w:bottom w:val="none" w:sz="0" w:space="0" w:color="auto"/>
            <w:right w:val="none" w:sz="0" w:space="0" w:color="auto"/>
          </w:divBdr>
        </w:div>
        <w:div w:id="600843659">
          <w:marLeft w:val="640"/>
          <w:marRight w:val="0"/>
          <w:marTop w:val="0"/>
          <w:marBottom w:val="0"/>
          <w:divBdr>
            <w:top w:val="none" w:sz="0" w:space="0" w:color="auto"/>
            <w:left w:val="none" w:sz="0" w:space="0" w:color="auto"/>
            <w:bottom w:val="none" w:sz="0" w:space="0" w:color="auto"/>
            <w:right w:val="none" w:sz="0" w:space="0" w:color="auto"/>
          </w:divBdr>
        </w:div>
        <w:div w:id="1946189353">
          <w:marLeft w:val="640"/>
          <w:marRight w:val="0"/>
          <w:marTop w:val="0"/>
          <w:marBottom w:val="0"/>
          <w:divBdr>
            <w:top w:val="none" w:sz="0" w:space="0" w:color="auto"/>
            <w:left w:val="none" w:sz="0" w:space="0" w:color="auto"/>
            <w:bottom w:val="none" w:sz="0" w:space="0" w:color="auto"/>
            <w:right w:val="none" w:sz="0" w:space="0" w:color="auto"/>
          </w:divBdr>
        </w:div>
        <w:div w:id="868490431">
          <w:marLeft w:val="640"/>
          <w:marRight w:val="0"/>
          <w:marTop w:val="0"/>
          <w:marBottom w:val="0"/>
          <w:divBdr>
            <w:top w:val="none" w:sz="0" w:space="0" w:color="auto"/>
            <w:left w:val="none" w:sz="0" w:space="0" w:color="auto"/>
            <w:bottom w:val="none" w:sz="0" w:space="0" w:color="auto"/>
            <w:right w:val="none" w:sz="0" w:space="0" w:color="auto"/>
          </w:divBdr>
        </w:div>
        <w:div w:id="1444232554">
          <w:marLeft w:val="640"/>
          <w:marRight w:val="0"/>
          <w:marTop w:val="0"/>
          <w:marBottom w:val="0"/>
          <w:divBdr>
            <w:top w:val="none" w:sz="0" w:space="0" w:color="auto"/>
            <w:left w:val="none" w:sz="0" w:space="0" w:color="auto"/>
            <w:bottom w:val="none" w:sz="0" w:space="0" w:color="auto"/>
            <w:right w:val="none" w:sz="0" w:space="0" w:color="auto"/>
          </w:divBdr>
        </w:div>
        <w:div w:id="860241325">
          <w:marLeft w:val="640"/>
          <w:marRight w:val="0"/>
          <w:marTop w:val="0"/>
          <w:marBottom w:val="0"/>
          <w:divBdr>
            <w:top w:val="none" w:sz="0" w:space="0" w:color="auto"/>
            <w:left w:val="none" w:sz="0" w:space="0" w:color="auto"/>
            <w:bottom w:val="none" w:sz="0" w:space="0" w:color="auto"/>
            <w:right w:val="none" w:sz="0" w:space="0" w:color="auto"/>
          </w:divBdr>
        </w:div>
        <w:div w:id="1683820405">
          <w:marLeft w:val="640"/>
          <w:marRight w:val="0"/>
          <w:marTop w:val="0"/>
          <w:marBottom w:val="0"/>
          <w:divBdr>
            <w:top w:val="none" w:sz="0" w:space="0" w:color="auto"/>
            <w:left w:val="none" w:sz="0" w:space="0" w:color="auto"/>
            <w:bottom w:val="none" w:sz="0" w:space="0" w:color="auto"/>
            <w:right w:val="none" w:sz="0" w:space="0" w:color="auto"/>
          </w:divBdr>
        </w:div>
        <w:div w:id="539630840">
          <w:marLeft w:val="640"/>
          <w:marRight w:val="0"/>
          <w:marTop w:val="0"/>
          <w:marBottom w:val="0"/>
          <w:divBdr>
            <w:top w:val="none" w:sz="0" w:space="0" w:color="auto"/>
            <w:left w:val="none" w:sz="0" w:space="0" w:color="auto"/>
            <w:bottom w:val="none" w:sz="0" w:space="0" w:color="auto"/>
            <w:right w:val="none" w:sz="0" w:space="0" w:color="auto"/>
          </w:divBdr>
        </w:div>
        <w:div w:id="1438910763">
          <w:marLeft w:val="640"/>
          <w:marRight w:val="0"/>
          <w:marTop w:val="0"/>
          <w:marBottom w:val="0"/>
          <w:divBdr>
            <w:top w:val="none" w:sz="0" w:space="0" w:color="auto"/>
            <w:left w:val="none" w:sz="0" w:space="0" w:color="auto"/>
            <w:bottom w:val="none" w:sz="0" w:space="0" w:color="auto"/>
            <w:right w:val="none" w:sz="0" w:space="0" w:color="auto"/>
          </w:divBdr>
        </w:div>
      </w:divsChild>
    </w:div>
    <w:div w:id="176387226">
      <w:bodyDiv w:val="1"/>
      <w:marLeft w:val="0"/>
      <w:marRight w:val="0"/>
      <w:marTop w:val="0"/>
      <w:marBottom w:val="0"/>
      <w:divBdr>
        <w:top w:val="none" w:sz="0" w:space="0" w:color="auto"/>
        <w:left w:val="none" w:sz="0" w:space="0" w:color="auto"/>
        <w:bottom w:val="none" w:sz="0" w:space="0" w:color="auto"/>
        <w:right w:val="none" w:sz="0" w:space="0" w:color="auto"/>
      </w:divBdr>
      <w:divsChild>
        <w:div w:id="1015228773">
          <w:marLeft w:val="640"/>
          <w:marRight w:val="0"/>
          <w:marTop w:val="0"/>
          <w:marBottom w:val="0"/>
          <w:divBdr>
            <w:top w:val="none" w:sz="0" w:space="0" w:color="auto"/>
            <w:left w:val="none" w:sz="0" w:space="0" w:color="auto"/>
            <w:bottom w:val="none" w:sz="0" w:space="0" w:color="auto"/>
            <w:right w:val="none" w:sz="0" w:space="0" w:color="auto"/>
          </w:divBdr>
        </w:div>
        <w:div w:id="279843830">
          <w:marLeft w:val="640"/>
          <w:marRight w:val="0"/>
          <w:marTop w:val="0"/>
          <w:marBottom w:val="0"/>
          <w:divBdr>
            <w:top w:val="none" w:sz="0" w:space="0" w:color="auto"/>
            <w:left w:val="none" w:sz="0" w:space="0" w:color="auto"/>
            <w:bottom w:val="none" w:sz="0" w:space="0" w:color="auto"/>
            <w:right w:val="none" w:sz="0" w:space="0" w:color="auto"/>
          </w:divBdr>
        </w:div>
        <w:div w:id="970281241">
          <w:marLeft w:val="640"/>
          <w:marRight w:val="0"/>
          <w:marTop w:val="0"/>
          <w:marBottom w:val="0"/>
          <w:divBdr>
            <w:top w:val="none" w:sz="0" w:space="0" w:color="auto"/>
            <w:left w:val="none" w:sz="0" w:space="0" w:color="auto"/>
            <w:bottom w:val="none" w:sz="0" w:space="0" w:color="auto"/>
            <w:right w:val="none" w:sz="0" w:space="0" w:color="auto"/>
          </w:divBdr>
        </w:div>
        <w:div w:id="1993749012">
          <w:marLeft w:val="640"/>
          <w:marRight w:val="0"/>
          <w:marTop w:val="0"/>
          <w:marBottom w:val="0"/>
          <w:divBdr>
            <w:top w:val="none" w:sz="0" w:space="0" w:color="auto"/>
            <w:left w:val="none" w:sz="0" w:space="0" w:color="auto"/>
            <w:bottom w:val="none" w:sz="0" w:space="0" w:color="auto"/>
            <w:right w:val="none" w:sz="0" w:space="0" w:color="auto"/>
          </w:divBdr>
        </w:div>
        <w:div w:id="1931621490">
          <w:marLeft w:val="640"/>
          <w:marRight w:val="0"/>
          <w:marTop w:val="0"/>
          <w:marBottom w:val="0"/>
          <w:divBdr>
            <w:top w:val="none" w:sz="0" w:space="0" w:color="auto"/>
            <w:left w:val="none" w:sz="0" w:space="0" w:color="auto"/>
            <w:bottom w:val="none" w:sz="0" w:space="0" w:color="auto"/>
            <w:right w:val="none" w:sz="0" w:space="0" w:color="auto"/>
          </w:divBdr>
        </w:div>
        <w:div w:id="1721127822">
          <w:marLeft w:val="640"/>
          <w:marRight w:val="0"/>
          <w:marTop w:val="0"/>
          <w:marBottom w:val="0"/>
          <w:divBdr>
            <w:top w:val="none" w:sz="0" w:space="0" w:color="auto"/>
            <w:left w:val="none" w:sz="0" w:space="0" w:color="auto"/>
            <w:bottom w:val="none" w:sz="0" w:space="0" w:color="auto"/>
            <w:right w:val="none" w:sz="0" w:space="0" w:color="auto"/>
          </w:divBdr>
        </w:div>
        <w:div w:id="1420323698">
          <w:marLeft w:val="640"/>
          <w:marRight w:val="0"/>
          <w:marTop w:val="0"/>
          <w:marBottom w:val="0"/>
          <w:divBdr>
            <w:top w:val="none" w:sz="0" w:space="0" w:color="auto"/>
            <w:left w:val="none" w:sz="0" w:space="0" w:color="auto"/>
            <w:bottom w:val="none" w:sz="0" w:space="0" w:color="auto"/>
            <w:right w:val="none" w:sz="0" w:space="0" w:color="auto"/>
          </w:divBdr>
        </w:div>
        <w:div w:id="609051042">
          <w:marLeft w:val="640"/>
          <w:marRight w:val="0"/>
          <w:marTop w:val="0"/>
          <w:marBottom w:val="0"/>
          <w:divBdr>
            <w:top w:val="none" w:sz="0" w:space="0" w:color="auto"/>
            <w:left w:val="none" w:sz="0" w:space="0" w:color="auto"/>
            <w:bottom w:val="none" w:sz="0" w:space="0" w:color="auto"/>
            <w:right w:val="none" w:sz="0" w:space="0" w:color="auto"/>
          </w:divBdr>
        </w:div>
        <w:div w:id="1548637892">
          <w:marLeft w:val="640"/>
          <w:marRight w:val="0"/>
          <w:marTop w:val="0"/>
          <w:marBottom w:val="0"/>
          <w:divBdr>
            <w:top w:val="none" w:sz="0" w:space="0" w:color="auto"/>
            <w:left w:val="none" w:sz="0" w:space="0" w:color="auto"/>
            <w:bottom w:val="none" w:sz="0" w:space="0" w:color="auto"/>
            <w:right w:val="none" w:sz="0" w:space="0" w:color="auto"/>
          </w:divBdr>
        </w:div>
        <w:div w:id="1304970257">
          <w:marLeft w:val="640"/>
          <w:marRight w:val="0"/>
          <w:marTop w:val="0"/>
          <w:marBottom w:val="0"/>
          <w:divBdr>
            <w:top w:val="none" w:sz="0" w:space="0" w:color="auto"/>
            <w:left w:val="none" w:sz="0" w:space="0" w:color="auto"/>
            <w:bottom w:val="none" w:sz="0" w:space="0" w:color="auto"/>
            <w:right w:val="none" w:sz="0" w:space="0" w:color="auto"/>
          </w:divBdr>
        </w:div>
        <w:div w:id="1578705381">
          <w:marLeft w:val="640"/>
          <w:marRight w:val="0"/>
          <w:marTop w:val="0"/>
          <w:marBottom w:val="0"/>
          <w:divBdr>
            <w:top w:val="none" w:sz="0" w:space="0" w:color="auto"/>
            <w:left w:val="none" w:sz="0" w:space="0" w:color="auto"/>
            <w:bottom w:val="none" w:sz="0" w:space="0" w:color="auto"/>
            <w:right w:val="none" w:sz="0" w:space="0" w:color="auto"/>
          </w:divBdr>
        </w:div>
        <w:div w:id="635111360">
          <w:marLeft w:val="640"/>
          <w:marRight w:val="0"/>
          <w:marTop w:val="0"/>
          <w:marBottom w:val="0"/>
          <w:divBdr>
            <w:top w:val="none" w:sz="0" w:space="0" w:color="auto"/>
            <w:left w:val="none" w:sz="0" w:space="0" w:color="auto"/>
            <w:bottom w:val="none" w:sz="0" w:space="0" w:color="auto"/>
            <w:right w:val="none" w:sz="0" w:space="0" w:color="auto"/>
          </w:divBdr>
        </w:div>
        <w:div w:id="669911413">
          <w:marLeft w:val="640"/>
          <w:marRight w:val="0"/>
          <w:marTop w:val="0"/>
          <w:marBottom w:val="0"/>
          <w:divBdr>
            <w:top w:val="none" w:sz="0" w:space="0" w:color="auto"/>
            <w:left w:val="none" w:sz="0" w:space="0" w:color="auto"/>
            <w:bottom w:val="none" w:sz="0" w:space="0" w:color="auto"/>
            <w:right w:val="none" w:sz="0" w:space="0" w:color="auto"/>
          </w:divBdr>
        </w:div>
        <w:div w:id="818617065">
          <w:marLeft w:val="640"/>
          <w:marRight w:val="0"/>
          <w:marTop w:val="0"/>
          <w:marBottom w:val="0"/>
          <w:divBdr>
            <w:top w:val="none" w:sz="0" w:space="0" w:color="auto"/>
            <w:left w:val="none" w:sz="0" w:space="0" w:color="auto"/>
            <w:bottom w:val="none" w:sz="0" w:space="0" w:color="auto"/>
            <w:right w:val="none" w:sz="0" w:space="0" w:color="auto"/>
          </w:divBdr>
        </w:div>
        <w:div w:id="262079483">
          <w:marLeft w:val="640"/>
          <w:marRight w:val="0"/>
          <w:marTop w:val="0"/>
          <w:marBottom w:val="0"/>
          <w:divBdr>
            <w:top w:val="none" w:sz="0" w:space="0" w:color="auto"/>
            <w:left w:val="none" w:sz="0" w:space="0" w:color="auto"/>
            <w:bottom w:val="none" w:sz="0" w:space="0" w:color="auto"/>
            <w:right w:val="none" w:sz="0" w:space="0" w:color="auto"/>
          </w:divBdr>
        </w:div>
        <w:div w:id="1347516612">
          <w:marLeft w:val="640"/>
          <w:marRight w:val="0"/>
          <w:marTop w:val="0"/>
          <w:marBottom w:val="0"/>
          <w:divBdr>
            <w:top w:val="none" w:sz="0" w:space="0" w:color="auto"/>
            <w:left w:val="none" w:sz="0" w:space="0" w:color="auto"/>
            <w:bottom w:val="none" w:sz="0" w:space="0" w:color="auto"/>
            <w:right w:val="none" w:sz="0" w:space="0" w:color="auto"/>
          </w:divBdr>
        </w:div>
        <w:div w:id="2134401120">
          <w:marLeft w:val="640"/>
          <w:marRight w:val="0"/>
          <w:marTop w:val="0"/>
          <w:marBottom w:val="0"/>
          <w:divBdr>
            <w:top w:val="none" w:sz="0" w:space="0" w:color="auto"/>
            <w:left w:val="none" w:sz="0" w:space="0" w:color="auto"/>
            <w:bottom w:val="none" w:sz="0" w:space="0" w:color="auto"/>
            <w:right w:val="none" w:sz="0" w:space="0" w:color="auto"/>
          </w:divBdr>
        </w:div>
        <w:div w:id="1622686730">
          <w:marLeft w:val="640"/>
          <w:marRight w:val="0"/>
          <w:marTop w:val="0"/>
          <w:marBottom w:val="0"/>
          <w:divBdr>
            <w:top w:val="none" w:sz="0" w:space="0" w:color="auto"/>
            <w:left w:val="none" w:sz="0" w:space="0" w:color="auto"/>
            <w:bottom w:val="none" w:sz="0" w:space="0" w:color="auto"/>
            <w:right w:val="none" w:sz="0" w:space="0" w:color="auto"/>
          </w:divBdr>
        </w:div>
        <w:div w:id="788859536">
          <w:marLeft w:val="640"/>
          <w:marRight w:val="0"/>
          <w:marTop w:val="0"/>
          <w:marBottom w:val="0"/>
          <w:divBdr>
            <w:top w:val="none" w:sz="0" w:space="0" w:color="auto"/>
            <w:left w:val="none" w:sz="0" w:space="0" w:color="auto"/>
            <w:bottom w:val="none" w:sz="0" w:space="0" w:color="auto"/>
            <w:right w:val="none" w:sz="0" w:space="0" w:color="auto"/>
          </w:divBdr>
        </w:div>
        <w:div w:id="1065908071">
          <w:marLeft w:val="640"/>
          <w:marRight w:val="0"/>
          <w:marTop w:val="0"/>
          <w:marBottom w:val="0"/>
          <w:divBdr>
            <w:top w:val="none" w:sz="0" w:space="0" w:color="auto"/>
            <w:left w:val="none" w:sz="0" w:space="0" w:color="auto"/>
            <w:bottom w:val="none" w:sz="0" w:space="0" w:color="auto"/>
            <w:right w:val="none" w:sz="0" w:space="0" w:color="auto"/>
          </w:divBdr>
        </w:div>
        <w:div w:id="1249776232">
          <w:marLeft w:val="640"/>
          <w:marRight w:val="0"/>
          <w:marTop w:val="0"/>
          <w:marBottom w:val="0"/>
          <w:divBdr>
            <w:top w:val="none" w:sz="0" w:space="0" w:color="auto"/>
            <w:left w:val="none" w:sz="0" w:space="0" w:color="auto"/>
            <w:bottom w:val="none" w:sz="0" w:space="0" w:color="auto"/>
            <w:right w:val="none" w:sz="0" w:space="0" w:color="auto"/>
          </w:divBdr>
        </w:div>
        <w:div w:id="179509191">
          <w:marLeft w:val="640"/>
          <w:marRight w:val="0"/>
          <w:marTop w:val="0"/>
          <w:marBottom w:val="0"/>
          <w:divBdr>
            <w:top w:val="none" w:sz="0" w:space="0" w:color="auto"/>
            <w:left w:val="none" w:sz="0" w:space="0" w:color="auto"/>
            <w:bottom w:val="none" w:sz="0" w:space="0" w:color="auto"/>
            <w:right w:val="none" w:sz="0" w:space="0" w:color="auto"/>
          </w:divBdr>
        </w:div>
        <w:div w:id="1051228394">
          <w:marLeft w:val="640"/>
          <w:marRight w:val="0"/>
          <w:marTop w:val="0"/>
          <w:marBottom w:val="0"/>
          <w:divBdr>
            <w:top w:val="none" w:sz="0" w:space="0" w:color="auto"/>
            <w:left w:val="none" w:sz="0" w:space="0" w:color="auto"/>
            <w:bottom w:val="none" w:sz="0" w:space="0" w:color="auto"/>
            <w:right w:val="none" w:sz="0" w:space="0" w:color="auto"/>
          </w:divBdr>
        </w:div>
        <w:div w:id="1282371883">
          <w:marLeft w:val="640"/>
          <w:marRight w:val="0"/>
          <w:marTop w:val="0"/>
          <w:marBottom w:val="0"/>
          <w:divBdr>
            <w:top w:val="none" w:sz="0" w:space="0" w:color="auto"/>
            <w:left w:val="none" w:sz="0" w:space="0" w:color="auto"/>
            <w:bottom w:val="none" w:sz="0" w:space="0" w:color="auto"/>
            <w:right w:val="none" w:sz="0" w:space="0" w:color="auto"/>
          </w:divBdr>
        </w:div>
        <w:div w:id="124471530">
          <w:marLeft w:val="640"/>
          <w:marRight w:val="0"/>
          <w:marTop w:val="0"/>
          <w:marBottom w:val="0"/>
          <w:divBdr>
            <w:top w:val="none" w:sz="0" w:space="0" w:color="auto"/>
            <w:left w:val="none" w:sz="0" w:space="0" w:color="auto"/>
            <w:bottom w:val="none" w:sz="0" w:space="0" w:color="auto"/>
            <w:right w:val="none" w:sz="0" w:space="0" w:color="auto"/>
          </w:divBdr>
        </w:div>
        <w:div w:id="1674645477">
          <w:marLeft w:val="640"/>
          <w:marRight w:val="0"/>
          <w:marTop w:val="0"/>
          <w:marBottom w:val="0"/>
          <w:divBdr>
            <w:top w:val="none" w:sz="0" w:space="0" w:color="auto"/>
            <w:left w:val="none" w:sz="0" w:space="0" w:color="auto"/>
            <w:bottom w:val="none" w:sz="0" w:space="0" w:color="auto"/>
            <w:right w:val="none" w:sz="0" w:space="0" w:color="auto"/>
          </w:divBdr>
        </w:div>
        <w:div w:id="223444867">
          <w:marLeft w:val="640"/>
          <w:marRight w:val="0"/>
          <w:marTop w:val="0"/>
          <w:marBottom w:val="0"/>
          <w:divBdr>
            <w:top w:val="none" w:sz="0" w:space="0" w:color="auto"/>
            <w:left w:val="none" w:sz="0" w:space="0" w:color="auto"/>
            <w:bottom w:val="none" w:sz="0" w:space="0" w:color="auto"/>
            <w:right w:val="none" w:sz="0" w:space="0" w:color="auto"/>
          </w:divBdr>
        </w:div>
        <w:div w:id="689575528">
          <w:marLeft w:val="640"/>
          <w:marRight w:val="0"/>
          <w:marTop w:val="0"/>
          <w:marBottom w:val="0"/>
          <w:divBdr>
            <w:top w:val="none" w:sz="0" w:space="0" w:color="auto"/>
            <w:left w:val="none" w:sz="0" w:space="0" w:color="auto"/>
            <w:bottom w:val="none" w:sz="0" w:space="0" w:color="auto"/>
            <w:right w:val="none" w:sz="0" w:space="0" w:color="auto"/>
          </w:divBdr>
        </w:div>
        <w:div w:id="379594298">
          <w:marLeft w:val="640"/>
          <w:marRight w:val="0"/>
          <w:marTop w:val="0"/>
          <w:marBottom w:val="0"/>
          <w:divBdr>
            <w:top w:val="none" w:sz="0" w:space="0" w:color="auto"/>
            <w:left w:val="none" w:sz="0" w:space="0" w:color="auto"/>
            <w:bottom w:val="none" w:sz="0" w:space="0" w:color="auto"/>
            <w:right w:val="none" w:sz="0" w:space="0" w:color="auto"/>
          </w:divBdr>
        </w:div>
        <w:div w:id="859468271">
          <w:marLeft w:val="640"/>
          <w:marRight w:val="0"/>
          <w:marTop w:val="0"/>
          <w:marBottom w:val="0"/>
          <w:divBdr>
            <w:top w:val="none" w:sz="0" w:space="0" w:color="auto"/>
            <w:left w:val="none" w:sz="0" w:space="0" w:color="auto"/>
            <w:bottom w:val="none" w:sz="0" w:space="0" w:color="auto"/>
            <w:right w:val="none" w:sz="0" w:space="0" w:color="auto"/>
          </w:divBdr>
        </w:div>
        <w:div w:id="79761045">
          <w:marLeft w:val="640"/>
          <w:marRight w:val="0"/>
          <w:marTop w:val="0"/>
          <w:marBottom w:val="0"/>
          <w:divBdr>
            <w:top w:val="none" w:sz="0" w:space="0" w:color="auto"/>
            <w:left w:val="none" w:sz="0" w:space="0" w:color="auto"/>
            <w:bottom w:val="none" w:sz="0" w:space="0" w:color="auto"/>
            <w:right w:val="none" w:sz="0" w:space="0" w:color="auto"/>
          </w:divBdr>
        </w:div>
        <w:div w:id="2085294160">
          <w:marLeft w:val="640"/>
          <w:marRight w:val="0"/>
          <w:marTop w:val="0"/>
          <w:marBottom w:val="0"/>
          <w:divBdr>
            <w:top w:val="none" w:sz="0" w:space="0" w:color="auto"/>
            <w:left w:val="none" w:sz="0" w:space="0" w:color="auto"/>
            <w:bottom w:val="none" w:sz="0" w:space="0" w:color="auto"/>
            <w:right w:val="none" w:sz="0" w:space="0" w:color="auto"/>
          </w:divBdr>
        </w:div>
        <w:div w:id="29382454">
          <w:marLeft w:val="640"/>
          <w:marRight w:val="0"/>
          <w:marTop w:val="0"/>
          <w:marBottom w:val="0"/>
          <w:divBdr>
            <w:top w:val="none" w:sz="0" w:space="0" w:color="auto"/>
            <w:left w:val="none" w:sz="0" w:space="0" w:color="auto"/>
            <w:bottom w:val="none" w:sz="0" w:space="0" w:color="auto"/>
            <w:right w:val="none" w:sz="0" w:space="0" w:color="auto"/>
          </w:divBdr>
        </w:div>
        <w:div w:id="248660879">
          <w:marLeft w:val="640"/>
          <w:marRight w:val="0"/>
          <w:marTop w:val="0"/>
          <w:marBottom w:val="0"/>
          <w:divBdr>
            <w:top w:val="none" w:sz="0" w:space="0" w:color="auto"/>
            <w:left w:val="none" w:sz="0" w:space="0" w:color="auto"/>
            <w:bottom w:val="none" w:sz="0" w:space="0" w:color="auto"/>
            <w:right w:val="none" w:sz="0" w:space="0" w:color="auto"/>
          </w:divBdr>
        </w:div>
        <w:div w:id="1628201585">
          <w:marLeft w:val="640"/>
          <w:marRight w:val="0"/>
          <w:marTop w:val="0"/>
          <w:marBottom w:val="0"/>
          <w:divBdr>
            <w:top w:val="none" w:sz="0" w:space="0" w:color="auto"/>
            <w:left w:val="none" w:sz="0" w:space="0" w:color="auto"/>
            <w:bottom w:val="none" w:sz="0" w:space="0" w:color="auto"/>
            <w:right w:val="none" w:sz="0" w:space="0" w:color="auto"/>
          </w:divBdr>
        </w:div>
        <w:div w:id="796027457">
          <w:marLeft w:val="640"/>
          <w:marRight w:val="0"/>
          <w:marTop w:val="0"/>
          <w:marBottom w:val="0"/>
          <w:divBdr>
            <w:top w:val="none" w:sz="0" w:space="0" w:color="auto"/>
            <w:left w:val="none" w:sz="0" w:space="0" w:color="auto"/>
            <w:bottom w:val="none" w:sz="0" w:space="0" w:color="auto"/>
            <w:right w:val="none" w:sz="0" w:space="0" w:color="auto"/>
          </w:divBdr>
        </w:div>
        <w:div w:id="975573379">
          <w:marLeft w:val="640"/>
          <w:marRight w:val="0"/>
          <w:marTop w:val="0"/>
          <w:marBottom w:val="0"/>
          <w:divBdr>
            <w:top w:val="none" w:sz="0" w:space="0" w:color="auto"/>
            <w:left w:val="none" w:sz="0" w:space="0" w:color="auto"/>
            <w:bottom w:val="none" w:sz="0" w:space="0" w:color="auto"/>
            <w:right w:val="none" w:sz="0" w:space="0" w:color="auto"/>
          </w:divBdr>
        </w:div>
        <w:div w:id="1383821024">
          <w:marLeft w:val="640"/>
          <w:marRight w:val="0"/>
          <w:marTop w:val="0"/>
          <w:marBottom w:val="0"/>
          <w:divBdr>
            <w:top w:val="none" w:sz="0" w:space="0" w:color="auto"/>
            <w:left w:val="none" w:sz="0" w:space="0" w:color="auto"/>
            <w:bottom w:val="none" w:sz="0" w:space="0" w:color="auto"/>
            <w:right w:val="none" w:sz="0" w:space="0" w:color="auto"/>
          </w:divBdr>
        </w:div>
        <w:div w:id="1948392402">
          <w:marLeft w:val="640"/>
          <w:marRight w:val="0"/>
          <w:marTop w:val="0"/>
          <w:marBottom w:val="0"/>
          <w:divBdr>
            <w:top w:val="none" w:sz="0" w:space="0" w:color="auto"/>
            <w:left w:val="none" w:sz="0" w:space="0" w:color="auto"/>
            <w:bottom w:val="none" w:sz="0" w:space="0" w:color="auto"/>
            <w:right w:val="none" w:sz="0" w:space="0" w:color="auto"/>
          </w:divBdr>
        </w:div>
        <w:div w:id="562714218">
          <w:marLeft w:val="640"/>
          <w:marRight w:val="0"/>
          <w:marTop w:val="0"/>
          <w:marBottom w:val="0"/>
          <w:divBdr>
            <w:top w:val="none" w:sz="0" w:space="0" w:color="auto"/>
            <w:left w:val="none" w:sz="0" w:space="0" w:color="auto"/>
            <w:bottom w:val="none" w:sz="0" w:space="0" w:color="auto"/>
            <w:right w:val="none" w:sz="0" w:space="0" w:color="auto"/>
          </w:divBdr>
        </w:div>
        <w:div w:id="2038579430">
          <w:marLeft w:val="640"/>
          <w:marRight w:val="0"/>
          <w:marTop w:val="0"/>
          <w:marBottom w:val="0"/>
          <w:divBdr>
            <w:top w:val="none" w:sz="0" w:space="0" w:color="auto"/>
            <w:left w:val="none" w:sz="0" w:space="0" w:color="auto"/>
            <w:bottom w:val="none" w:sz="0" w:space="0" w:color="auto"/>
            <w:right w:val="none" w:sz="0" w:space="0" w:color="auto"/>
          </w:divBdr>
        </w:div>
        <w:div w:id="1356997132">
          <w:marLeft w:val="640"/>
          <w:marRight w:val="0"/>
          <w:marTop w:val="0"/>
          <w:marBottom w:val="0"/>
          <w:divBdr>
            <w:top w:val="none" w:sz="0" w:space="0" w:color="auto"/>
            <w:left w:val="none" w:sz="0" w:space="0" w:color="auto"/>
            <w:bottom w:val="none" w:sz="0" w:space="0" w:color="auto"/>
            <w:right w:val="none" w:sz="0" w:space="0" w:color="auto"/>
          </w:divBdr>
        </w:div>
        <w:div w:id="1204832129">
          <w:marLeft w:val="640"/>
          <w:marRight w:val="0"/>
          <w:marTop w:val="0"/>
          <w:marBottom w:val="0"/>
          <w:divBdr>
            <w:top w:val="none" w:sz="0" w:space="0" w:color="auto"/>
            <w:left w:val="none" w:sz="0" w:space="0" w:color="auto"/>
            <w:bottom w:val="none" w:sz="0" w:space="0" w:color="auto"/>
            <w:right w:val="none" w:sz="0" w:space="0" w:color="auto"/>
          </w:divBdr>
        </w:div>
        <w:div w:id="416707917">
          <w:marLeft w:val="640"/>
          <w:marRight w:val="0"/>
          <w:marTop w:val="0"/>
          <w:marBottom w:val="0"/>
          <w:divBdr>
            <w:top w:val="none" w:sz="0" w:space="0" w:color="auto"/>
            <w:left w:val="none" w:sz="0" w:space="0" w:color="auto"/>
            <w:bottom w:val="none" w:sz="0" w:space="0" w:color="auto"/>
            <w:right w:val="none" w:sz="0" w:space="0" w:color="auto"/>
          </w:divBdr>
        </w:div>
        <w:div w:id="467015795">
          <w:marLeft w:val="640"/>
          <w:marRight w:val="0"/>
          <w:marTop w:val="0"/>
          <w:marBottom w:val="0"/>
          <w:divBdr>
            <w:top w:val="none" w:sz="0" w:space="0" w:color="auto"/>
            <w:left w:val="none" w:sz="0" w:space="0" w:color="auto"/>
            <w:bottom w:val="none" w:sz="0" w:space="0" w:color="auto"/>
            <w:right w:val="none" w:sz="0" w:space="0" w:color="auto"/>
          </w:divBdr>
        </w:div>
        <w:div w:id="563563412">
          <w:marLeft w:val="640"/>
          <w:marRight w:val="0"/>
          <w:marTop w:val="0"/>
          <w:marBottom w:val="0"/>
          <w:divBdr>
            <w:top w:val="none" w:sz="0" w:space="0" w:color="auto"/>
            <w:left w:val="none" w:sz="0" w:space="0" w:color="auto"/>
            <w:bottom w:val="none" w:sz="0" w:space="0" w:color="auto"/>
            <w:right w:val="none" w:sz="0" w:space="0" w:color="auto"/>
          </w:divBdr>
        </w:div>
        <w:div w:id="941376342">
          <w:marLeft w:val="640"/>
          <w:marRight w:val="0"/>
          <w:marTop w:val="0"/>
          <w:marBottom w:val="0"/>
          <w:divBdr>
            <w:top w:val="none" w:sz="0" w:space="0" w:color="auto"/>
            <w:left w:val="none" w:sz="0" w:space="0" w:color="auto"/>
            <w:bottom w:val="none" w:sz="0" w:space="0" w:color="auto"/>
            <w:right w:val="none" w:sz="0" w:space="0" w:color="auto"/>
          </w:divBdr>
        </w:div>
        <w:div w:id="2141680356">
          <w:marLeft w:val="640"/>
          <w:marRight w:val="0"/>
          <w:marTop w:val="0"/>
          <w:marBottom w:val="0"/>
          <w:divBdr>
            <w:top w:val="none" w:sz="0" w:space="0" w:color="auto"/>
            <w:left w:val="none" w:sz="0" w:space="0" w:color="auto"/>
            <w:bottom w:val="none" w:sz="0" w:space="0" w:color="auto"/>
            <w:right w:val="none" w:sz="0" w:space="0" w:color="auto"/>
          </w:divBdr>
        </w:div>
        <w:div w:id="1456874725">
          <w:marLeft w:val="640"/>
          <w:marRight w:val="0"/>
          <w:marTop w:val="0"/>
          <w:marBottom w:val="0"/>
          <w:divBdr>
            <w:top w:val="none" w:sz="0" w:space="0" w:color="auto"/>
            <w:left w:val="none" w:sz="0" w:space="0" w:color="auto"/>
            <w:bottom w:val="none" w:sz="0" w:space="0" w:color="auto"/>
            <w:right w:val="none" w:sz="0" w:space="0" w:color="auto"/>
          </w:divBdr>
        </w:div>
        <w:div w:id="616370760">
          <w:marLeft w:val="640"/>
          <w:marRight w:val="0"/>
          <w:marTop w:val="0"/>
          <w:marBottom w:val="0"/>
          <w:divBdr>
            <w:top w:val="none" w:sz="0" w:space="0" w:color="auto"/>
            <w:left w:val="none" w:sz="0" w:space="0" w:color="auto"/>
            <w:bottom w:val="none" w:sz="0" w:space="0" w:color="auto"/>
            <w:right w:val="none" w:sz="0" w:space="0" w:color="auto"/>
          </w:divBdr>
        </w:div>
      </w:divsChild>
    </w:div>
    <w:div w:id="178743040">
      <w:bodyDiv w:val="1"/>
      <w:marLeft w:val="0"/>
      <w:marRight w:val="0"/>
      <w:marTop w:val="0"/>
      <w:marBottom w:val="0"/>
      <w:divBdr>
        <w:top w:val="none" w:sz="0" w:space="0" w:color="auto"/>
        <w:left w:val="none" w:sz="0" w:space="0" w:color="auto"/>
        <w:bottom w:val="none" w:sz="0" w:space="0" w:color="auto"/>
        <w:right w:val="none" w:sz="0" w:space="0" w:color="auto"/>
      </w:divBdr>
      <w:divsChild>
        <w:div w:id="35859650">
          <w:marLeft w:val="640"/>
          <w:marRight w:val="0"/>
          <w:marTop w:val="0"/>
          <w:marBottom w:val="0"/>
          <w:divBdr>
            <w:top w:val="none" w:sz="0" w:space="0" w:color="auto"/>
            <w:left w:val="none" w:sz="0" w:space="0" w:color="auto"/>
            <w:bottom w:val="none" w:sz="0" w:space="0" w:color="auto"/>
            <w:right w:val="none" w:sz="0" w:space="0" w:color="auto"/>
          </w:divBdr>
        </w:div>
        <w:div w:id="212469869">
          <w:marLeft w:val="640"/>
          <w:marRight w:val="0"/>
          <w:marTop w:val="0"/>
          <w:marBottom w:val="0"/>
          <w:divBdr>
            <w:top w:val="none" w:sz="0" w:space="0" w:color="auto"/>
            <w:left w:val="none" w:sz="0" w:space="0" w:color="auto"/>
            <w:bottom w:val="none" w:sz="0" w:space="0" w:color="auto"/>
            <w:right w:val="none" w:sz="0" w:space="0" w:color="auto"/>
          </w:divBdr>
        </w:div>
        <w:div w:id="303849020">
          <w:marLeft w:val="640"/>
          <w:marRight w:val="0"/>
          <w:marTop w:val="0"/>
          <w:marBottom w:val="0"/>
          <w:divBdr>
            <w:top w:val="none" w:sz="0" w:space="0" w:color="auto"/>
            <w:left w:val="none" w:sz="0" w:space="0" w:color="auto"/>
            <w:bottom w:val="none" w:sz="0" w:space="0" w:color="auto"/>
            <w:right w:val="none" w:sz="0" w:space="0" w:color="auto"/>
          </w:divBdr>
        </w:div>
        <w:div w:id="305669949">
          <w:marLeft w:val="640"/>
          <w:marRight w:val="0"/>
          <w:marTop w:val="0"/>
          <w:marBottom w:val="0"/>
          <w:divBdr>
            <w:top w:val="none" w:sz="0" w:space="0" w:color="auto"/>
            <w:left w:val="none" w:sz="0" w:space="0" w:color="auto"/>
            <w:bottom w:val="none" w:sz="0" w:space="0" w:color="auto"/>
            <w:right w:val="none" w:sz="0" w:space="0" w:color="auto"/>
          </w:divBdr>
        </w:div>
        <w:div w:id="321786346">
          <w:marLeft w:val="640"/>
          <w:marRight w:val="0"/>
          <w:marTop w:val="0"/>
          <w:marBottom w:val="0"/>
          <w:divBdr>
            <w:top w:val="none" w:sz="0" w:space="0" w:color="auto"/>
            <w:left w:val="none" w:sz="0" w:space="0" w:color="auto"/>
            <w:bottom w:val="none" w:sz="0" w:space="0" w:color="auto"/>
            <w:right w:val="none" w:sz="0" w:space="0" w:color="auto"/>
          </w:divBdr>
        </w:div>
        <w:div w:id="380789337">
          <w:marLeft w:val="640"/>
          <w:marRight w:val="0"/>
          <w:marTop w:val="0"/>
          <w:marBottom w:val="0"/>
          <w:divBdr>
            <w:top w:val="none" w:sz="0" w:space="0" w:color="auto"/>
            <w:left w:val="none" w:sz="0" w:space="0" w:color="auto"/>
            <w:bottom w:val="none" w:sz="0" w:space="0" w:color="auto"/>
            <w:right w:val="none" w:sz="0" w:space="0" w:color="auto"/>
          </w:divBdr>
        </w:div>
        <w:div w:id="462576129">
          <w:marLeft w:val="640"/>
          <w:marRight w:val="0"/>
          <w:marTop w:val="0"/>
          <w:marBottom w:val="0"/>
          <w:divBdr>
            <w:top w:val="none" w:sz="0" w:space="0" w:color="auto"/>
            <w:left w:val="none" w:sz="0" w:space="0" w:color="auto"/>
            <w:bottom w:val="none" w:sz="0" w:space="0" w:color="auto"/>
            <w:right w:val="none" w:sz="0" w:space="0" w:color="auto"/>
          </w:divBdr>
        </w:div>
        <w:div w:id="484511427">
          <w:marLeft w:val="640"/>
          <w:marRight w:val="0"/>
          <w:marTop w:val="0"/>
          <w:marBottom w:val="0"/>
          <w:divBdr>
            <w:top w:val="none" w:sz="0" w:space="0" w:color="auto"/>
            <w:left w:val="none" w:sz="0" w:space="0" w:color="auto"/>
            <w:bottom w:val="none" w:sz="0" w:space="0" w:color="auto"/>
            <w:right w:val="none" w:sz="0" w:space="0" w:color="auto"/>
          </w:divBdr>
        </w:div>
        <w:div w:id="516773632">
          <w:marLeft w:val="640"/>
          <w:marRight w:val="0"/>
          <w:marTop w:val="0"/>
          <w:marBottom w:val="0"/>
          <w:divBdr>
            <w:top w:val="none" w:sz="0" w:space="0" w:color="auto"/>
            <w:left w:val="none" w:sz="0" w:space="0" w:color="auto"/>
            <w:bottom w:val="none" w:sz="0" w:space="0" w:color="auto"/>
            <w:right w:val="none" w:sz="0" w:space="0" w:color="auto"/>
          </w:divBdr>
        </w:div>
        <w:div w:id="529033095">
          <w:marLeft w:val="640"/>
          <w:marRight w:val="0"/>
          <w:marTop w:val="0"/>
          <w:marBottom w:val="0"/>
          <w:divBdr>
            <w:top w:val="none" w:sz="0" w:space="0" w:color="auto"/>
            <w:left w:val="none" w:sz="0" w:space="0" w:color="auto"/>
            <w:bottom w:val="none" w:sz="0" w:space="0" w:color="auto"/>
            <w:right w:val="none" w:sz="0" w:space="0" w:color="auto"/>
          </w:divBdr>
        </w:div>
        <w:div w:id="536964261">
          <w:marLeft w:val="640"/>
          <w:marRight w:val="0"/>
          <w:marTop w:val="0"/>
          <w:marBottom w:val="0"/>
          <w:divBdr>
            <w:top w:val="none" w:sz="0" w:space="0" w:color="auto"/>
            <w:left w:val="none" w:sz="0" w:space="0" w:color="auto"/>
            <w:bottom w:val="none" w:sz="0" w:space="0" w:color="auto"/>
            <w:right w:val="none" w:sz="0" w:space="0" w:color="auto"/>
          </w:divBdr>
        </w:div>
        <w:div w:id="537862732">
          <w:marLeft w:val="640"/>
          <w:marRight w:val="0"/>
          <w:marTop w:val="0"/>
          <w:marBottom w:val="0"/>
          <w:divBdr>
            <w:top w:val="none" w:sz="0" w:space="0" w:color="auto"/>
            <w:left w:val="none" w:sz="0" w:space="0" w:color="auto"/>
            <w:bottom w:val="none" w:sz="0" w:space="0" w:color="auto"/>
            <w:right w:val="none" w:sz="0" w:space="0" w:color="auto"/>
          </w:divBdr>
        </w:div>
        <w:div w:id="618143555">
          <w:marLeft w:val="640"/>
          <w:marRight w:val="0"/>
          <w:marTop w:val="0"/>
          <w:marBottom w:val="0"/>
          <w:divBdr>
            <w:top w:val="none" w:sz="0" w:space="0" w:color="auto"/>
            <w:left w:val="none" w:sz="0" w:space="0" w:color="auto"/>
            <w:bottom w:val="none" w:sz="0" w:space="0" w:color="auto"/>
            <w:right w:val="none" w:sz="0" w:space="0" w:color="auto"/>
          </w:divBdr>
        </w:div>
        <w:div w:id="649749763">
          <w:marLeft w:val="640"/>
          <w:marRight w:val="0"/>
          <w:marTop w:val="0"/>
          <w:marBottom w:val="0"/>
          <w:divBdr>
            <w:top w:val="none" w:sz="0" w:space="0" w:color="auto"/>
            <w:left w:val="none" w:sz="0" w:space="0" w:color="auto"/>
            <w:bottom w:val="none" w:sz="0" w:space="0" w:color="auto"/>
            <w:right w:val="none" w:sz="0" w:space="0" w:color="auto"/>
          </w:divBdr>
        </w:div>
        <w:div w:id="660305339">
          <w:marLeft w:val="640"/>
          <w:marRight w:val="0"/>
          <w:marTop w:val="0"/>
          <w:marBottom w:val="0"/>
          <w:divBdr>
            <w:top w:val="none" w:sz="0" w:space="0" w:color="auto"/>
            <w:left w:val="none" w:sz="0" w:space="0" w:color="auto"/>
            <w:bottom w:val="none" w:sz="0" w:space="0" w:color="auto"/>
            <w:right w:val="none" w:sz="0" w:space="0" w:color="auto"/>
          </w:divBdr>
        </w:div>
        <w:div w:id="720788935">
          <w:marLeft w:val="640"/>
          <w:marRight w:val="0"/>
          <w:marTop w:val="0"/>
          <w:marBottom w:val="0"/>
          <w:divBdr>
            <w:top w:val="none" w:sz="0" w:space="0" w:color="auto"/>
            <w:left w:val="none" w:sz="0" w:space="0" w:color="auto"/>
            <w:bottom w:val="none" w:sz="0" w:space="0" w:color="auto"/>
            <w:right w:val="none" w:sz="0" w:space="0" w:color="auto"/>
          </w:divBdr>
        </w:div>
        <w:div w:id="775365931">
          <w:marLeft w:val="640"/>
          <w:marRight w:val="0"/>
          <w:marTop w:val="0"/>
          <w:marBottom w:val="0"/>
          <w:divBdr>
            <w:top w:val="none" w:sz="0" w:space="0" w:color="auto"/>
            <w:left w:val="none" w:sz="0" w:space="0" w:color="auto"/>
            <w:bottom w:val="none" w:sz="0" w:space="0" w:color="auto"/>
            <w:right w:val="none" w:sz="0" w:space="0" w:color="auto"/>
          </w:divBdr>
        </w:div>
        <w:div w:id="778373500">
          <w:marLeft w:val="640"/>
          <w:marRight w:val="0"/>
          <w:marTop w:val="0"/>
          <w:marBottom w:val="0"/>
          <w:divBdr>
            <w:top w:val="none" w:sz="0" w:space="0" w:color="auto"/>
            <w:left w:val="none" w:sz="0" w:space="0" w:color="auto"/>
            <w:bottom w:val="none" w:sz="0" w:space="0" w:color="auto"/>
            <w:right w:val="none" w:sz="0" w:space="0" w:color="auto"/>
          </w:divBdr>
        </w:div>
        <w:div w:id="789203111">
          <w:marLeft w:val="640"/>
          <w:marRight w:val="0"/>
          <w:marTop w:val="0"/>
          <w:marBottom w:val="0"/>
          <w:divBdr>
            <w:top w:val="none" w:sz="0" w:space="0" w:color="auto"/>
            <w:left w:val="none" w:sz="0" w:space="0" w:color="auto"/>
            <w:bottom w:val="none" w:sz="0" w:space="0" w:color="auto"/>
            <w:right w:val="none" w:sz="0" w:space="0" w:color="auto"/>
          </w:divBdr>
        </w:div>
        <w:div w:id="804078776">
          <w:marLeft w:val="640"/>
          <w:marRight w:val="0"/>
          <w:marTop w:val="0"/>
          <w:marBottom w:val="0"/>
          <w:divBdr>
            <w:top w:val="none" w:sz="0" w:space="0" w:color="auto"/>
            <w:left w:val="none" w:sz="0" w:space="0" w:color="auto"/>
            <w:bottom w:val="none" w:sz="0" w:space="0" w:color="auto"/>
            <w:right w:val="none" w:sz="0" w:space="0" w:color="auto"/>
          </w:divBdr>
        </w:div>
        <w:div w:id="835194818">
          <w:marLeft w:val="640"/>
          <w:marRight w:val="0"/>
          <w:marTop w:val="0"/>
          <w:marBottom w:val="0"/>
          <w:divBdr>
            <w:top w:val="none" w:sz="0" w:space="0" w:color="auto"/>
            <w:left w:val="none" w:sz="0" w:space="0" w:color="auto"/>
            <w:bottom w:val="none" w:sz="0" w:space="0" w:color="auto"/>
            <w:right w:val="none" w:sz="0" w:space="0" w:color="auto"/>
          </w:divBdr>
        </w:div>
        <w:div w:id="911233290">
          <w:marLeft w:val="640"/>
          <w:marRight w:val="0"/>
          <w:marTop w:val="0"/>
          <w:marBottom w:val="0"/>
          <w:divBdr>
            <w:top w:val="none" w:sz="0" w:space="0" w:color="auto"/>
            <w:left w:val="none" w:sz="0" w:space="0" w:color="auto"/>
            <w:bottom w:val="none" w:sz="0" w:space="0" w:color="auto"/>
            <w:right w:val="none" w:sz="0" w:space="0" w:color="auto"/>
          </w:divBdr>
        </w:div>
        <w:div w:id="1040321408">
          <w:marLeft w:val="640"/>
          <w:marRight w:val="0"/>
          <w:marTop w:val="0"/>
          <w:marBottom w:val="0"/>
          <w:divBdr>
            <w:top w:val="none" w:sz="0" w:space="0" w:color="auto"/>
            <w:left w:val="none" w:sz="0" w:space="0" w:color="auto"/>
            <w:bottom w:val="none" w:sz="0" w:space="0" w:color="auto"/>
            <w:right w:val="none" w:sz="0" w:space="0" w:color="auto"/>
          </w:divBdr>
        </w:div>
        <w:div w:id="1105417894">
          <w:marLeft w:val="640"/>
          <w:marRight w:val="0"/>
          <w:marTop w:val="0"/>
          <w:marBottom w:val="0"/>
          <w:divBdr>
            <w:top w:val="none" w:sz="0" w:space="0" w:color="auto"/>
            <w:left w:val="none" w:sz="0" w:space="0" w:color="auto"/>
            <w:bottom w:val="none" w:sz="0" w:space="0" w:color="auto"/>
            <w:right w:val="none" w:sz="0" w:space="0" w:color="auto"/>
          </w:divBdr>
        </w:div>
        <w:div w:id="1258174356">
          <w:marLeft w:val="640"/>
          <w:marRight w:val="0"/>
          <w:marTop w:val="0"/>
          <w:marBottom w:val="0"/>
          <w:divBdr>
            <w:top w:val="none" w:sz="0" w:space="0" w:color="auto"/>
            <w:left w:val="none" w:sz="0" w:space="0" w:color="auto"/>
            <w:bottom w:val="none" w:sz="0" w:space="0" w:color="auto"/>
            <w:right w:val="none" w:sz="0" w:space="0" w:color="auto"/>
          </w:divBdr>
        </w:div>
        <w:div w:id="1313679119">
          <w:marLeft w:val="640"/>
          <w:marRight w:val="0"/>
          <w:marTop w:val="0"/>
          <w:marBottom w:val="0"/>
          <w:divBdr>
            <w:top w:val="none" w:sz="0" w:space="0" w:color="auto"/>
            <w:left w:val="none" w:sz="0" w:space="0" w:color="auto"/>
            <w:bottom w:val="none" w:sz="0" w:space="0" w:color="auto"/>
            <w:right w:val="none" w:sz="0" w:space="0" w:color="auto"/>
          </w:divBdr>
        </w:div>
        <w:div w:id="1316101901">
          <w:marLeft w:val="640"/>
          <w:marRight w:val="0"/>
          <w:marTop w:val="0"/>
          <w:marBottom w:val="0"/>
          <w:divBdr>
            <w:top w:val="none" w:sz="0" w:space="0" w:color="auto"/>
            <w:left w:val="none" w:sz="0" w:space="0" w:color="auto"/>
            <w:bottom w:val="none" w:sz="0" w:space="0" w:color="auto"/>
            <w:right w:val="none" w:sz="0" w:space="0" w:color="auto"/>
          </w:divBdr>
        </w:div>
        <w:div w:id="1341739764">
          <w:marLeft w:val="640"/>
          <w:marRight w:val="0"/>
          <w:marTop w:val="0"/>
          <w:marBottom w:val="0"/>
          <w:divBdr>
            <w:top w:val="none" w:sz="0" w:space="0" w:color="auto"/>
            <w:left w:val="none" w:sz="0" w:space="0" w:color="auto"/>
            <w:bottom w:val="none" w:sz="0" w:space="0" w:color="auto"/>
            <w:right w:val="none" w:sz="0" w:space="0" w:color="auto"/>
          </w:divBdr>
        </w:div>
        <w:div w:id="1357271612">
          <w:marLeft w:val="640"/>
          <w:marRight w:val="0"/>
          <w:marTop w:val="0"/>
          <w:marBottom w:val="0"/>
          <w:divBdr>
            <w:top w:val="none" w:sz="0" w:space="0" w:color="auto"/>
            <w:left w:val="none" w:sz="0" w:space="0" w:color="auto"/>
            <w:bottom w:val="none" w:sz="0" w:space="0" w:color="auto"/>
            <w:right w:val="none" w:sz="0" w:space="0" w:color="auto"/>
          </w:divBdr>
        </w:div>
        <w:div w:id="1474715158">
          <w:marLeft w:val="640"/>
          <w:marRight w:val="0"/>
          <w:marTop w:val="0"/>
          <w:marBottom w:val="0"/>
          <w:divBdr>
            <w:top w:val="none" w:sz="0" w:space="0" w:color="auto"/>
            <w:left w:val="none" w:sz="0" w:space="0" w:color="auto"/>
            <w:bottom w:val="none" w:sz="0" w:space="0" w:color="auto"/>
            <w:right w:val="none" w:sz="0" w:space="0" w:color="auto"/>
          </w:divBdr>
        </w:div>
        <w:div w:id="1507088319">
          <w:marLeft w:val="640"/>
          <w:marRight w:val="0"/>
          <w:marTop w:val="0"/>
          <w:marBottom w:val="0"/>
          <w:divBdr>
            <w:top w:val="none" w:sz="0" w:space="0" w:color="auto"/>
            <w:left w:val="none" w:sz="0" w:space="0" w:color="auto"/>
            <w:bottom w:val="none" w:sz="0" w:space="0" w:color="auto"/>
            <w:right w:val="none" w:sz="0" w:space="0" w:color="auto"/>
          </w:divBdr>
        </w:div>
        <w:div w:id="1554852951">
          <w:marLeft w:val="640"/>
          <w:marRight w:val="0"/>
          <w:marTop w:val="0"/>
          <w:marBottom w:val="0"/>
          <w:divBdr>
            <w:top w:val="none" w:sz="0" w:space="0" w:color="auto"/>
            <w:left w:val="none" w:sz="0" w:space="0" w:color="auto"/>
            <w:bottom w:val="none" w:sz="0" w:space="0" w:color="auto"/>
            <w:right w:val="none" w:sz="0" w:space="0" w:color="auto"/>
          </w:divBdr>
        </w:div>
        <w:div w:id="1572345756">
          <w:marLeft w:val="640"/>
          <w:marRight w:val="0"/>
          <w:marTop w:val="0"/>
          <w:marBottom w:val="0"/>
          <w:divBdr>
            <w:top w:val="none" w:sz="0" w:space="0" w:color="auto"/>
            <w:left w:val="none" w:sz="0" w:space="0" w:color="auto"/>
            <w:bottom w:val="none" w:sz="0" w:space="0" w:color="auto"/>
            <w:right w:val="none" w:sz="0" w:space="0" w:color="auto"/>
          </w:divBdr>
        </w:div>
        <w:div w:id="1574121707">
          <w:marLeft w:val="640"/>
          <w:marRight w:val="0"/>
          <w:marTop w:val="0"/>
          <w:marBottom w:val="0"/>
          <w:divBdr>
            <w:top w:val="none" w:sz="0" w:space="0" w:color="auto"/>
            <w:left w:val="none" w:sz="0" w:space="0" w:color="auto"/>
            <w:bottom w:val="none" w:sz="0" w:space="0" w:color="auto"/>
            <w:right w:val="none" w:sz="0" w:space="0" w:color="auto"/>
          </w:divBdr>
        </w:div>
        <w:div w:id="1649940034">
          <w:marLeft w:val="640"/>
          <w:marRight w:val="0"/>
          <w:marTop w:val="0"/>
          <w:marBottom w:val="0"/>
          <w:divBdr>
            <w:top w:val="none" w:sz="0" w:space="0" w:color="auto"/>
            <w:left w:val="none" w:sz="0" w:space="0" w:color="auto"/>
            <w:bottom w:val="none" w:sz="0" w:space="0" w:color="auto"/>
            <w:right w:val="none" w:sz="0" w:space="0" w:color="auto"/>
          </w:divBdr>
        </w:div>
        <w:div w:id="1851024562">
          <w:marLeft w:val="640"/>
          <w:marRight w:val="0"/>
          <w:marTop w:val="0"/>
          <w:marBottom w:val="0"/>
          <w:divBdr>
            <w:top w:val="none" w:sz="0" w:space="0" w:color="auto"/>
            <w:left w:val="none" w:sz="0" w:space="0" w:color="auto"/>
            <w:bottom w:val="none" w:sz="0" w:space="0" w:color="auto"/>
            <w:right w:val="none" w:sz="0" w:space="0" w:color="auto"/>
          </w:divBdr>
        </w:div>
        <w:div w:id="1851944829">
          <w:marLeft w:val="640"/>
          <w:marRight w:val="0"/>
          <w:marTop w:val="0"/>
          <w:marBottom w:val="0"/>
          <w:divBdr>
            <w:top w:val="none" w:sz="0" w:space="0" w:color="auto"/>
            <w:left w:val="none" w:sz="0" w:space="0" w:color="auto"/>
            <w:bottom w:val="none" w:sz="0" w:space="0" w:color="auto"/>
            <w:right w:val="none" w:sz="0" w:space="0" w:color="auto"/>
          </w:divBdr>
        </w:div>
        <w:div w:id="1886482684">
          <w:marLeft w:val="640"/>
          <w:marRight w:val="0"/>
          <w:marTop w:val="0"/>
          <w:marBottom w:val="0"/>
          <w:divBdr>
            <w:top w:val="none" w:sz="0" w:space="0" w:color="auto"/>
            <w:left w:val="none" w:sz="0" w:space="0" w:color="auto"/>
            <w:bottom w:val="none" w:sz="0" w:space="0" w:color="auto"/>
            <w:right w:val="none" w:sz="0" w:space="0" w:color="auto"/>
          </w:divBdr>
        </w:div>
        <w:div w:id="1945261110">
          <w:marLeft w:val="640"/>
          <w:marRight w:val="0"/>
          <w:marTop w:val="0"/>
          <w:marBottom w:val="0"/>
          <w:divBdr>
            <w:top w:val="none" w:sz="0" w:space="0" w:color="auto"/>
            <w:left w:val="none" w:sz="0" w:space="0" w:color="auto"/>
            <w:bottom w:val="none" w:sz="0" w:space="0" w:color="auto"/>
            <w:right w:val="none" w:sz="0" w:space="0" w:color="auto"/>
          </w:divBdr>
        </w:div>
        <w:div w:id="1961304370">
          <w:marLeft w:val="640"/>
          <w:marRight w:val="0"/>
          <w:marTop w:val="0"/>
          <w:marBottom w:val="0"/>
          <w:divBdr>
            <w:top w:val="none" w:sz="0" w:space="0" w:color="auto"/>
            <w:left w:val="none" w:sz="0" w:space="0" w:color="auto"/>
            <w:bottom w:val="none" w:sz="0" w:space="0" w:color="auto"/>
            <w:right w:val="none" w:sz="0" w:space="0" w:color="auto"/>
          </w:divBdr>
        </w:div>
        <w:div w:id="1988048655">
          <w:marLeft w:val="640"/>
          <w:marRight w:val="0"/>
          <w:marTop w:val="0"/>
          <w:marBottom w:val="0"/>
          <w:divBdr>
            <w:top w:val="none" w:sz="0" w:space="0" w:color="auto"/>
            <w:left w:val="none" w:sz="0" w:space="0" w:color="auto"/>
            <w:bottom w:val="none" w:sz="0" w:space="0" w:color="auto"/>
            <w:right w:val="none" w:sz="0" w:space="0" w:color="auto"/>
          </w:divBdr>
        </w:div>
        <w:div w:id="2008823971">
          <w:marLeft w:val="640"/>
          <w:marRight w:val="0"/>
          <w:marTop w:val="0"/>
          <w:marBottom w:val="0"/>
          <w:divBdr>
            <w:top w:val="none" w:sz="0" w:space="0" w:color="auto"/>
            <w:left w:val="none" w:sz="0" w:space="0" w:color="auto"/>
            <w:bottom w:val="none" w:sz="0" w:space="0" w:color="auto"/>
            <w:right w:val="none" w:sz="0" w:space="0" w:color="auto"/>
          </w:divBdr>
        </w:div>
        <w:div w:id="2031687550">
          <w:marLeft w:val="640"/>
          <w:marRight w:val="0"/>
          <w:marTop w:val="0"/>
          <w:marBottom w:val="0"/>
          <w:divBdr>
            <w:top w:val="none" w:sz="0" w:space="0" w:color="auto"/>
            <w:left w:val="none" w:sz="0" w:space="0" w:color="auto"/>
            <w:bottom w:val="none" w:sz="0" w:space="0" w:color="auto"/>
            <w:right w:val="none" w:sz="0" w:space="0" w:color="auto"/>
          </w:divBdr>
        </w:div>
        <w:div w:id="2082287876">
          <w:marLeft w:val="640"/>
          <w:marRight w:val="0"/>
          <w:marTop w:val="0"/>
          <w:marBottom w:val="0"/>
          <w:divBdr>
            <w:top w:val="none" w:sz="0" w:space="0" w:color="auto"/>
            <w:left w:val="none" w:sz="0" w:space="0" w:color="auto"/>
            <w:bottom w:val="none" w:sz="0" w:space="0" w:color="auto"/>
            <w:right w:val="none" w:sz="0" w:space="0" w:color="auto"/>
          </w:divBdr>
        </w:div>
      </w:divsChild>
    </w:div>
    <w:div w:id="181750623">
      <w:bodyDiv w:val="1"/>
      <w:marLeft w:val="0"/>
      <w:marRight w:val="0"/>
      <w:marTop w:val="0"/>
      <w:marBottom w:val="0"/>
      <w:divBdr>
        <w:top w:val="none" w:sz="0" w:space="0" w:color="auto"/>
        <w:left w:val="none" w:sz="0" w:space="0" w:color="auto"/>
        <w:bottom w:val="none" w:sz="0" w:space="0" w:color="auto"/>
        <w:right w:val="none" w:sz="0" w:space="0" w:color="auto"/>
      </w:divBdr>
      <w:divsChild>
        <w:div w:id="1113593455">
          <w:marLeft w:val="640"/>
          <w:marRight w:val="0"/>
          <w:marTop w:val="0"/>
          <w:marBottom w:val="0"/>
          <w:divBdr>
            <w:top w:val="none" w:sz="0" w:space="0" w:color="auto"/>
            <w:left w:val="none" w:sz="0" w:space="0" w:color="auto"/>
            <w:bottom w:val="none" w:sz="0" w:space="0" w:color="auto"/>
            <w:right w:val="none" w:sz="0" w:space="0" w:color="auto"/>
          </w:divBdr>
        </w:div>
        <w:div w:id="787746588">
          <w:marLeft w:val="640"/>
          <w:marRight w:val="0"/>
          <w:marTop w:val="0"/>
          <w:marBottom w:val="0"/>
          <w:divBdr>
            <w:top w:val="none" w:sz="0" w:space="0" w:color="auto"/>
            <w:left w:val="none" w:sz="0" w:space="0" w:color="auto"/>
            <w:bottom w:val="none" w:sz="0" w:space="0" w:color="auto"/>
            <w:right w:val="none" w:sz="0" w:space="0" w:color="auto"/>
          </w:divBdr>
        </w:div>
        <w:div w:id="2019310689">
          <w:marLeft w:val="640"/>
          <w:marRight w:val="0"/>
          <w:marTop w:val="0"/>
          <w:marBottom w:val="0"/>
          <w:divBdr>
            <w:top w:val="none" w:sz="0" w:space="0" w:color="auto"/>
            <w:left w:val="none" w:sz="0" w:space="0" w:color="auto"/>
            <w:bottom w:val="none" w:sz="0" w:space="0" w:color="auto"/>
            <w:right w:val="none" w:sz="0" w:space="0" w:color="auto"/>
          </w:divBdr>
        </w:div>
        <w:div w:id="1872573599">
          <w:marLeft w:val="640"/>
          <w:marRight w:val="0"/>
          <w:marTop w:val="0"/>
          <w:marBottom w:val="0"/>
          <w:divBdr>
            <w:top w:val="none" w:sz="0" w:space="0" w:color="auto"/>
            <w:left w:val="none" w:sz="0" w:space="0" w:color="auto"/>
            <w:bottom w:val="none" w:sz="0" w:space="0" w:color="auto"/>
            <w:right w:val="none" w:sz="0" w:space="0" w:color="auto"/>
          </w:divBdr>
        </w:div>
        <w:div w:id="788820575">
          <w:marLeft w:val="640"/>
          <w:marRight w:val="0"/>
          <w:marTop w:val="0"/>
          <w:marBottom w:val="0"/>
          <w:divBdr>
            <w:top w:val="none" w:sz="0" w:space="0" w:color="auto"/>
            <w:left w:val="none" w:sz="0" w:space="0" w:color="auto"/>
            <w:bottom w:val="none" w:sz="0" w:space="0" w:color="auto"/>
            <w:right w:val="none" w:sz="0" w:space="0" w:color="auto"/>
          </w:divBdr>
        </w:div>
        <w:div w:id="1920942900">
          <w:marLeft w:val="640"/>
          <w:marRight w:val="0"/>
          <w:marTop w:val="0"/>
          <w:marBottom w:val="0"/>
          <w:divBdr>
            <w:top w:val="none" w:sz="0" w:space="0" w:color="auto"/>
            <w:left w:val="none" w:sz="0" w:space="0" w:color="auto"/>
            <w:bottom w:val="none" w:sz="0" w:space="0" w:color="auto"/>
            <w:right w:val="none" w:sz="0" w:space="0" w:color="auto"/>
          </w:divBdr>
        </w:div>
        <w:div w:id="2031910071">
          <w:marLeft w:val="640"/>
          <w:marRight w:val="0"/>
          <w:marTop w:val="0"/>
          <w:marBottom w:val="0"/>
          <w:divBdr>
            <w:top w:val="none" w:sz="0" w:space="0" w:color="auto"/>
            <w:left w:val="none" w:sz="0" w:space="0" w:color="auto"/>
            <w:bottom w:val="none" w:sz="0" w:space="0" w:color="auto"/>
            <w:right w:val="none" w:sz="0" w:space="0" w:color="auto"/>
          </w:divBdr>
        </w:div>
        <w:div w:id="2102677190">
          <w:marLeft w:val="640"/>
          <w:marRight w:val="0"/>
          <w:marTop w:val="0"/>
          <w:marBottom w:val="0"/>
          <w:divBdr>
            <w:top w:val="none" w:sz="0" w:space="0" w:color="auto"/>
            <w:left w:val="none" w:sz="0" w:space="0" w:color="auto"/>
            <w:bottom w:val="none" w:sz="0" w:space="0" w:color="auto"/>
            <w:right w:val="none" w:sz="0" w:space="0" w:color="auto"/>
          </w:divBdr>
        </w:div>
        <w:div w:id="472449423">
          <w:marLeft w:val="640"/>
          <w:marRight w:val="0"/>
          <w:marTop w:val="0"/>
          <w:marBottom w:val="0"/>
          <w:divBdr>
            <w:top w:val="none" w:sz="0" w:space="0" w:color="auto"/>
            <w:left w:val="none" w:sz="0" w:space="0" w:color="auto"/>
            <w:bottom w:val="none" w:sz="0" w:space="0" w:color="auto"/>
            <w:right w:val="none" w:sz="0" w:space="0" w:color="auto"/>
          </w:divBdr>
        </w:div>
        <w:div w:id="213740239">
          <w:marLeft w:val="640"/>
          <w:marRight w:val="0"/>
          <w:marTop w:val="0"/>
          <w:marBottom w:val="0"/>
          <w:divBdr>
            <w:top w:val="none" w:sz="0" w:space="0" w:color="auto"/>
            <w:left w:val="none" w:sz="0" w:space="0" w:color="auto"/>
            <w:bottom w:val="none" w:sz="0" w:space="0" w:color="auto"/>
            <w:right w:val="none" w:sz="0" w:space="0" w:color="auto"/>
          </w:divBdr>
        </w:div>
        <w:div w:id="751203803">
          <w:marLeft w:val="640"/>
          <w:marRight w:val="0"/>
          <w:marTop w:val="0"/>
          <w:marBottom w:val="0"/>
          <w:divBdr>
            <w:top w:val="none" w:sz="0" w:space="0" w:color="auto"/>
            <w:left w:val="none" w:sz="0" w:space="0" w:color="auto"/>
            <w:bottom w:val="none" w:sz="0" w:space="0" w:color="auto"/>
            <w:right w:val="none" w:sz="0" w:space="0" w:color="auto"/>
          </w:divBdr>
        </w:div>
        <w:div w:id="1393655299">
          <w:marLeft w:val="640"/>
          <w:marRight w:val="0"/>
          <w:marTop w:val="0"/>
          <w:marBottom w:val="0"/>
          <w:divBdr>
            <w:top w:val="none" w:sz="0" w:space="0" w:color="auto"/>
            <w:left w:val="none" w:sz="0" w:space="0" w:color="auto"/>
            <w:bottom w:val="none" w:sz="0" w:space="0" w:color="auto"/>
            <w:right w:val="none" w:sz="0" w:space="0" w:color="auto"/>
          </w:divBdr>
        </w:div>
        <w:div w:id="659580093">
          <w:marLeft w:val="640"/>
          <w:marRight w:val="0"/>
          <w:marTop w:val="0"/>
          <w:marBottom w:val="0"/>
          <w:divBdr>
            <w:top w:val="none" w:sz="0" w:space="0" w:color="auto"/>
            <w:left w:val="none" w:sz="0" w:space="0" w:color="auto"/>
            <w:bottom w:val="none" w:sz="0" w:space="0" w:color="auto"/>
            <w:right w:val="none" w:sz="0" w:space="0" w:color="auto"/>
          </w:divBdr>
        </w:div>
        <w:div w:id="877738402">
          <w:marLeft w:val="640"/>
          <w:marRight w:val="0"/>
          <w:marTop w:val="0"/>
          <w:marBottom w:val="0"/>
          <w:divBdr>
            <w:top w:val="none" w:sz="0" w:space="0" w:color="auto"/>
            <w:left w:val="none" w:sz="0" w:space="0" w:color="auto"/>
            <w:bottom w:val="none" w:sz="0" w:space="0" w:color="auto"/>
            <w:right w:val="none" w:sz="0" w:space="0" w:color="auto"/>
          </w:divBdr>
        </w:div>
        <w:div w:id="866135365">
          <w:marLeft w:val="640"/>
          <w:marRight w:val="0"/>
          <w:marTop w:val="0"/>
          <w:marBottom w:val="0"/>
          <w:divBdr>
            <w:top w:val="none" w:sz="0" w:space="0" w:color="auto"/>
            <w:left w:val="none" w:sz="0" w:space="0" w:color="auto"/>
            <w:bottom w:val="none" w:sz="0" w:space="0" w:color="auto"/>
            <w:right w:val="none" w:sz="0" w:space="0" w:color="auto"/>
          </w:divBdr>
        </w:div>
        <w:div w:id="1730180051">
          <w:marLeft w:val="640"/>
          <w:marRight w:val="0"/>
          <w:marTop w:val="0"/>
          <w:marBottom w:val="0"/>
          <w:divBdr>
            <w:top w:val="none" w:sz="0" w:space="0" w:color="auto"/>
            <w:left w:val="none" w:sz="0" w:space="0" w:color="auto"/>
            <w:bottom w:val="none" w:sz="0" w:space="0" w:color="auto"/>
            <w:right w:val="none" w:sz="0" w:space="0" w:color="auto"/>
          </w:divBdr>
        </w:div>
        <w:div w:id="52123823">
          <w:marLeft w:val="640"/>
          <w:marRight w:val="0"/>
          <w:marTop w:val="0"/>
          <w:marBottom w:val="0"/>
          <w:divBdr>
            <w:top w:val="none" w:sz="0" w:space="0" w:color="auto"/>
            <w:left w:val="none" w:sz="0" w:space="0" w:color="auto"/>
            <w:bottom w:val="none" w:sz="0" w:space="0" w:color="auto"/>
            <w:right w:val="none" w:sz="0" w:space="0" w:color="auto"/>
          </w:divBdr>
        </w:div>
        <w:div w:id="638150195">
          <w:marLeft w:val="640"/>
          <w:marRight w:val="0"/>
          <w:marTop w:val="0"/>
          <w:marBottom w:val="0"/>
          <w:divBdr>
            <w:top w:val="none" w:sz="0" w:space="0" w:color="auto"/>
            <w:left w:val="none" w:sz="0" w:space="0" w:color="auto"/>
            <w:bottom w:val="none" w:sz="0" w:space="0" w:color="auto"/>
            <w:right w:val="none" w:sz="0" w:space="0" w:color="auto"/>
          </w:divBdr>
        </w:div>
        <w:div w:id="1028605252">
          <w:marLeft w:val="640"/>
          <w:marRight w:val="0"/>
          <w:marTop w:val="0"/>
          <w:marBottom w:val="0"/>
          <w:divBdr>
            <w:top w:val="none" w:sz="0" w:space="0" w:color="auto"/>
            <w:left w:val="none" w:sz="0" w:space="0" w:color="auto"/>
            <w:bottom w:val="none" w:sz="0" w:space="0" w:color="auto"/>
            <w:right w:val="none" w:sz="0" w:space="0" w:color="auto"/>
          </w:divBdr>
        </w:div>
        <w:div w:id="681471622">
          <w:marLeft w:val="640"/>
          <w:marRight w:val="0"/>
          <w:marTop w:val="0"/>
          <w:marBottom w:val="0"/>
          <w:divBdr>
            <w:top w:val="none" w:sz="0" w:space="0" w:color="auto"/>
            <w:left w:val="none" w:sz="0" w:space="0" w:color="auto"/>
            <w:bottom w:val="none" w:sz="0" w:space="0" w:color="auto"/>
            <w:right w:val="none" w:sz="0" w:space="0" w:color="auto"/>
          </w:divBdr>
        </w:div>
        <w:div w:id="1201238578">
          <w:marLeft w:val="640"/>
          <w:marRight w:val="0"/>
          <w:marTop w:val="0"/>
          <w:marBottom w:val="0"/>
          <w:divBdr>
            <w:top w:val="none" w:sz="0" w:space="0" w:color="auto"/>
            <w:left w:val="none" w:sz="0" w:space="0" w:color="auto"/>
            <w:bottom w:val="none" w:sz="0" w:space="0" w:color="auto"/>
            <w:right w:val="none" w:sz="0" w:space="0" w:color="auto"/>
          </w:divBdr>
        </w:div>
        <w:div w:id="2109235059">
          <w:marLeft w:val="640"/>
          <w:marRight w:val="0"/>
          <w:marTop w:val="0"/>
          <w:marBottom w:val="0"/>
          <w:divBdr>
            <w:top w:val="none" w:sz="0" w:space="0" w:color="auto"/>
            <w:left w:val="none" w:sz="0" w:space="0" w:color="auto"/>
            <w:bottom w:val="none" w:sz="0" w:space="0" w:color="auto"/>
            <w:right w:val="none" w:sz="0" w:space="0" w:color="auto"/>
          </w:divBdr>
        </w:div>
        <w:div w:id="1445806959">
          <w:marLeft w:val="640"/>
          <w:marRight w:val="0"/>
          <w:marTop w:val="0"/>
          <w:marBottom w:val="0"/>
          <w:divBdr>
            <w:top w:val="none" w:sz="0" w:space="0" w:color="auto"/>
            <w:left w:val="none" w:sz="0" w:space="0" w:color="auto"/>
            <w:bottom w:val="none" w:sz="0" w:space="0" w:color="auto"/>
            <w:right w:val="none" w:sz="0" w:space="0" w:color="auto"/>
          </w:divBdr>
        </w:div>
        <w:div w:id="2099593410">
          <w:marLeft w:val="640"/>
          <w:marRight w:val="0"/>
          <w:marTop w:val="0"/>
          <w:marBottom w:val="0"/>
          <w:divBdr>
            <w:top w:val="none" w:sz="0" w:space="0" w:color="auto"/>
            <w:left w:val="none" w:sz="0" w:space="0" w:color="auto"/>
            <w:bottom w:val="none" w:sz="0" w:space="0" w:color="auto"/>
            <w:right w:val="none" w:sz="0" w:space="0" w:color="auto"/>
          </w:divBdr>
        </w:div>
        <w:div w:id="1008095873">
          <w:marLeft w:val="640"/>
          <w:marRight w:val="0"/>
          <w:marTop w:val="0"/>
          <w:marBottom w:val="0"/>
          <w:divBdr>
            <w:top w:val="none" w:sz="0" w:space="0" w:color="auto"/>
            <w:left w:val="none" w:sz="0" w:space="0" w:color="auto"/>
            <w:bottom w:val="none" w:sz="0" w:space="0" w:color="auto"/>
            <w:right w:val="none" w:sz="0" w:space="0" w:color="auto"/>
          </w:divBdr>
        </w:div>
        <w:div w:id="357243247">
          <w:marLeft w:val="640"/>
          <w:marRight w:val="0"/>
          <w:marTop w:val="0"/>
          <w:marBottom w:val="0"/>
          <w:divBdr>
            <w:top w:val="none" w:sz="0" w:space="0" w:color="auto"/>
            <w:left w:val="none" w:sz="0" w:space="0" w:color="auto"/>
            <w:bottom w:val="none" w:sz="0" w:space="0" w:color="auto"/>
            <w:right w:val="none" w:sz="0" w:space="0" w:color="auto"/>
          </w:divBdr>
        </w:div>
        <w:div w:id="1536768303">
          <w:marLeft w:val="640"/>
          <w:marRight w:val="0"/>
          <w:marTop w:val="0"/>
          <w:marBottom w:val="0"/>
          <w:divBdr>
            <w:top w:val="none" w:sz="0" w:space="0" w:color="auto"/>
            <w:left w:val="none" w:sz="0" w:space="0" w:color="auto"/>
            <w:bottom w:val="none" w:sz="0" w:space="0" w:color="auto"/>
            <w:right w:val="none" w:sz="0" w:space="0" w:color="auto"/>
          </w:divBdr>
        </w:div>
        <w:div w:id="706216738">
          <w:marLeft w:val="640"/>
          <w:marRight w:val="0"/>
          <w:marTop w:val="0"/>
          <w:marBottom w:val="0"/>
          <w:divBdr>
            <w:top w:val="none" w:sz="0" w:space="0" w:color="auto"/>
            <w:left w:val="none" w:sz="0" w:space="0" w:color="auto"/>
            <w:bottom w:val="none" w:sz="0" w:space="0" w:color="auto"/>
            <w:right w:val="none" w:sz="0" w:space="0" w:color="auto"/>
          </w:divBdr>
        </w:div>
        <w:div w:id="1213232558">
          <w:marLeft w:val="640"/>
          <w:marRight w:val="0"/>
          <w:marTop w:val="0"/>
          <w:marBottom w:val="0"/>
          <w:divBdr>
            <w:top w:val="none" w:sz="0" w:space="0" w:color="auto"/>
            <w:left w:val="none" w:sz="0" w:space="0" w:color="auto"/>
            <w:bottom w:val="none" w:sz="0" w:space="0" w:color="auto"/>
            <w:right w:val="none" w:sz="0" w:space="0" w:color="auto"/>
          </w:divBdr>
        </w:div>
        <w:div w:id="750473225">
          <w:marLeft w:val="640"/>
          <w:marRight w:val="0"/>
          <w:marTop w:val="0"/>
          <w:marBottom w:val="0"/>
          <w:divBdr>
            <w:top w:val="none" w:sz="0" w:space="0" w:color="auto"/>
            <w:left w:val="none" w:sz="0" w:space="0" w:color="auto"/>
            <w:bottom w:val="none" w:sz="0" w:space="0" w:color="auto"/>
            <w:right w:val="none" w:sz="0" w:space="0" w:color="auto"/>
          </w:divBdr>
        </w:div>
        <w:div w:id="1318463544">
          <w:marLeft w:val="640"/>
          <w:marRight w:val="0"/>
          <w:marTop w:val="0"/>
          <w:marBottom w:val="0"/>
          <w:divBdr>
            <w:top w:val="none" w:sz="0" w:space="0" w:color="auto"/>
            <w:left w:val="none" w:sz="0" w:space="0" w:color="auto"/>
            <w:bottom w:val="none" w:sz="0" w:space="0" w:color="auto"/>
            <w:right w:val="none" w:sz="0" w:space="0" w:color="auto"/>
          </w:divBdr>
        </w:div>
        <w:div w:id="1797983299">
          <w:marLeft w:val="640"/>
          <w:marRight w:val="0"/>
          <w:marTop w:val="0"/>
          <w:marBottom w:val="0"/>
          <w:divBdr>
            <w:top w:val="none" w:sz="0" w:space="0" w:color="auto"/>
            <w:left w:val="none" w:sz="0" w:space="0" w:color="auto"/>
            <w:bottom w:val="none" w:sz="0" w:space="0" w:color="auto"/>
            <w:right w:val="none" w:sz="0" w:space="0" w:color="auto"/>
          </w:divBdr>
        </w:div>
        <w:div w:id="1670055860">
          <w:marLeft w:val="640"/>
          <w:marRight w:val="0"/>
          <w:marTop w:val="0"/>
          <w:marBottom w:val="0"/>
          <w:divBdr>
            <w:top w:val="none" w:sz="0" w:space="0" w:color="auto"/>
            <w:left w:val="none" w:sz="0" w:space="0" w:color="auto"/>
            <w:bottom w:val="none" w:sz="0" w:space="0" w:color="auto"/>
            <w:right w:val="none" w:sz="0" w:space="0" w:color="auto"/>
          </w:divBdr>
        </w:div>
        <w:div w:id="699890985">
          <w:marLeft w:val="640"/>
          <w:marRight w:val="0"/>
          <w:marTop w:val="0"/>
          <w:marBottom w:val="0"/>
          <w:divBdr>
            <w:top w:val="none" w:sz="0" w:space="0" w:color="auto"/>
            <w:left w:val="none" w:sz="0" w:space="0" w:color="auto"/>
            <w:bottom w:val="none" w:sz="0" w:space="0" w:color="auto"/>
            <w:right w:val="none" w:sz="0" w:space="0" w:color="auto"/>
          </w:divBdr>
        </w:div>
        <w:div w:id="800152671">
          <w:marLeft w:val="640"/>
          <w:marRight w:val="0"/>
          <w:marTop w:val="0"/>
          <w:marBottom w:val="0"/>
          <w:divBdr>
            <w:top w:val="none" w:sz="0" w:space="0" w:color="auto"/>
            <w:left w:val="none" w:sz="0" w:space="0" w:color="auto"/>
            <w:bottom w:val="none" w:sz="0" w:space="0" w:color="auto"/>
            <w:right w:val="none" w:sz="0" w:space="0" w:color="auto"/>
          </w:divBdr>
        </w:div>
        <w:div w:id="644705213">
          <w:marLeft w:val="640"/>
          <w:marRight w:val="0"/>
          <w:marTop w:val="0"/>
          <w:marBottom w:val="0"/>
          <w:divBdr>
            <w:top w:val="none" w:sz="0" w:space="0" w:color="auto"/>
            <w:left w:val="none" w:sz="0" w:space="0" w:color="auto"/>
            <w:bottom w:val="none" w:sz="0" w:space="0" w:color="auto"/>
            <w:right w:val="none" w:sz="0" w:space="0" w:color="auto"/>
          </w:divBdr>
        </w:div>
        <w:div w:id="1769958740">
          <w:marLeft w:val="640"/>
          <w:marRight w:val="0"/>
          <w:marTop w:val="0"/>
          <w:marBottom w:val="0"/>
          <w:divBdr>
            <w:top w:val="none" w:sz="0" w:space="0" w:color="auto"/>
            <w:left w:val="none" w:sz="0" w:space="0" w:color="auto"/>
            <w:bottom w:val="none" w:sz="0" w:space="0" w:color="auto"/>
            <w:right w:val="none" w:sz="0" w:space="0" w:color="auto"/>
          </w:divBdr>
        </w:div>
        <w:div w:id="13463747">
          <w:marLeft w:val="640"/>
          <w:marRight w:val="0"/>
          <w:marTop w:val="0"/>
          <w:marBottom w:val="0"/>
          <w:divBdr>
            <w:top w:val="none" w:sz="0" w:space="0" w:color="auto"/>
            <w:left w:val="none" w:sz="0" w:space="0" w:color="auto"/>
            <w:bottom w:val="none" w:sz="0" w:space="0" w:color="auto"/>
            <w:right w:val="none" w:sz="0" w:space="0" w:color="auto"/>
          </w:divBdr>
        </w:div>
        <w:div w:id="1884632455">
          <w:marLeft w:val="640"/>
          <w:marRight w:val="0"/>
          <w:marTop w:val="0"/>
          <w:marBottom w:val="0"/>
          <w:divBdr>
            <w:top w:val="none" w:sz="0" w:space="0" w:color="auto"/>
            <w:left w:val="none" w:sz="0" w:space="0" w:color="auto"/>
            <w:bottom w:val="none" w:sz="0" w:space="0" w:color="auto"/>
            <w:right w:val="none" w:sz="0" w:space="0" w:color="auto"/>
          </w:divBdr>
        </w:div>
        <w:div w:id="349332664">
          <w:marLeft w:val="640"/>
          <w:marRight w:val="0"/>
          <w:marTop w:val="0"/>
          <w:marBottom w:val="0"/>
          <w:divBdr>
            <w:top w:val="none" w:sz="0" w:space="0" w:color="auto"/>
            <w:left w:val="none" w:sz="0" w:space="0" w:color="auto"/>
            <w:bottom w:val="none" w:sz="0" w:space="0" w:color="auto"/>
            <w:right w:val="none" w:sz="0" w:space="0" w:color="auto"/>
          </w:divBdr>
        </w:div>
        <w:div w:id="187328892">
          <w:marLeft w:val="640"/>
          <w:marRight w:val="0"/>
          <w:marTop w:val="0"/>
          <w:marBottom w:val="0"/>
          <w:divBdr>
            <w:top w:val="none" w:sz="0" w:space="0" w:color="auto"/>
            <w:left w:val="none" w:sz="0" w:space="0" w:color="auto"/>
            <w:bottom w:val="none" w:sz="0" w:space="0" w:color="auto"/>
            <w:right w:val="none" w:sz="0" w:space="0" w:color="auto"/>
          </w:divBdr>
        </w:div>
        <w:div w:id="352191818">
          <w:marLeft w:val="640"/>
          <w:marRight w:val="0"/>
          <w:marTop w:val="0"/>
          <w:marBottom w:val="0"/>
          <w:divBdr>
            <w:top w:val="none" w:sz="0" w:space="0" w:color="auto"/>
            <w:left w:val="none" w:sz="0" w:space="0" w:color="auto"/>
            <w:bottom w:val="none" w:sz="0" w:space="0" w:color="auto"/>
            <w:right w:val="none" w:sz="0" w:space="0" w:color="auto"/>
          </w:divBdr>
        </w:div>
        <w:div w:id="1281112343">
          <w:marLeft w:val="640"/>
          <w:marRight w:val="0"/>
          <w:marTop w:val="0"/>
          <w:marBottom w:val="0"/>
          <w:divBdr>
            <w:top w:val="none" w:sz="0" w:space="0" w:color="auto"/>
            <w:left w:val="none" w:sz="0" w:space="0" w:color="auto"/>
            <w:bottom w:val="none" w:sz="0" w:space="0" w:color="auto"/>
            <w:right w:val="none" w:sz="0" w:space="0" w:color="auto"/>
          </w:divBdr>
        </w:div>
        <w:div w:id="167335531">
          <w:marLeft w:val="640"/>
          <w:marRight w:val="0"/>
          <w:marTop w:val="0"/>
          <w:marBottom w:val="0"/>
          <w:divBdr>
            <w:top w:val="none" w:sz="0" w:space="0" w:color="auto"/>
            <w:left w:val="none" w:sz="0" w:space="0" w:color="auto"/>
            <w:bottom w:val="none" w:sz="0" w:space="0" w:color="auto"/>
            <w:right w:val="none" w:sz="0" w:space="0" w:color="auto"/>
          </w:divBdr>
        </w:div>
        <w:div w:id="325788894">
          <w:marLeft w:val="640"/>
          <w:marRight w:val="0"/>
          <w:marTop w:val="0"/>
          <w:marBottom w:val="0"/>
          <w:divBdr>
            <w:top w:val="none" w:sz="0" w:space="0" w:color="auto"/>
            <w:left w:val="none" w:sz="0" w:space="0" w:color="auto"/>
            <w:bottom w:val="none" w:sz="0" w:space="0" w:color="auto"/>
            <w:right w:val="none" w:sz="0" w:space="0" w:color="auto"/>
          </w:divBdr>
        </w:div>
        <w:div w:id="676274070">
          <w:marLeft w:val="640"/>
          <w:marRight w:val="0"/>
          <w:marTop w:val="0"/>
          <w:marBottom w:val="0"/>
          <w:divBdr>
            <w:top w:val="none" w:sz="0" w:space="0" w:color="auto"/>
            <w:left w:val="none" w:sz="0" w:space="0" w:color="auto"/>
            <w:bottom w:val="none" w:sz="0" w:space="0" w:color="auto"/>
            <w:right w:val="none" w:sz="0" w:space="0" w:color="auto"/>
          </w:divBdr>
        </w:div>
        <w:div w:id="1737051555">
          <w:marLeft w:val="640"/>
          <w:marRight w:val="0"/>
          <w:marTop w:val="0"/>
          <w:marBottom w:val="0"/>
          <w:divBdr>
            <w:top w:val="none" w:sz="0" w:space="0" w:color="auto"/>
            <w:left w:val="none" w:sz="0" w:space="0" w:color="auto"/>
            <w:bottom w:val="none" w:sz="0" w:space="0" w:color="auto"/>
            <w:right w:val="none" w:sz="0" w:space="0" w:color="auto"/>
          </w:divBdr>
        </w:div>
      </w:divsChild>
    </w:div>
    <w:div w:id="187373348">
      <w:bodyDiv w:val="1"/>
      <w:marLeft w:val="0"/>
      <w:marRight w:val="0"/>
      <w:marTop w:val="0"/>
      <w:marBottom w:val="0"/>
      <w:divBdr>
        <w:top w:val="none" w:sz="0" w:space="0" w:color="auto"/>
        <w:left w:val="none" w:sz="0" w:space="0" w:color="auto"/>
        <w:bottom w:val="none" w:sz="0" w:space="0" w:color="auto"/>
        <w:right w:val="none" w:sz="0" w:space="0" w:color="auto"/>
      </w:divBdr>
      <w:divsChild>
        <w:div w:id="48114892">
          <w:marLeft w:val="640"/>
          <w:marRight w:val="0"/>
          <w:marTop w:val="0"/>
          <w:marBottom w:val="0"/>
          <w:divBdr>
            <w:top w:val="none" w:sz="0" w:space="0" w:color="auto"/>
            <w:left w:val="none" w:sz="0" w:space="0" w:color="auto"/>
            <w:bottom w:val="none" w:sz="0" w:space="0" w:color="auto"/>
            <w:right w:val="none" w:sz="0" w:space="0" w:color="auto"/>
          </w:divBdr>
        </w:div>
        <w:div w:id="58603502">
          <w:marLeft w:val="640"/>
          <w:marRight w:val="0"/>
          <w:marTop w:val="0"/>
          <w:marBottom w:val="0"/>
          <w:divBdr>
            <w:top w:val="none" w:sz="0" w:space="0" w:color="auto"/>
            <w:left w:val="none" w:sz="0" w:space="0" w:color="auto"/>
            <w:bottom w:val="none" w:sz="0" w:space="0" w:color="auto"/>
            <w:right w:val="none" w:sz="0" w:space="0" w:color="auto"/>
          </w:divBdr>
        </w:div>
        <w:div w:id="109208874">
          <w:marLeft w:val="640"/>
          <w:marRight w:val="0"/>
          <w:marTop w:val="0"/>
          <w:marBottom w:val="0"/>
          <w:divBdr>
            <w:top w:val="none" w:sz="0" w:space="0" w:color="auto"/>
            <w:left w:val="none" w:sz="0" w:space="0" w:color="auto"/>
            <w:bottom w:val="none" w:sz="0" w:space="0" w:color="auto"/>
            <w:right w:val="none" w:sz="0" w:space="0" w:color="auto"/>
          </w:divBdr>
        </w:div>
        <w:div w:id="133253639">
          <w:marLeft w:val="640"/>
          <w:marRight w:val="0"/>
          <w:marTop w:val="0"/>
          <w:marBottom w:val="0"/>
          <w:divBdr>
            <w:top w:val="none" w:sz="0" w:space="0" w:color="auto"/>
            <w:left w:val="none" w:sz="0" w:space="0" w:color="auto"/>
            <w:bottom w:val="none" w:sz="0" w:space="0" w:color="auto"/>
            <w:right w:val="none" w:sz="0" w:space="0" w:color="auto"/>
          </w:divBdr>
        </w:div>
        <w:div w:id="165170040">
          <w:marLeft w:val="640"/>
          <w:marRight w:val="0"/>
          <w:marTop w:val="0"/>
          <w:marBottom w:val="0"/>
          <w:divBdr>
            <w:top w:val="none" w:sz="0" w:space="0" w:color="auto"/>
            <w:left w:val="none" w:sz="0" w:space="0" w:color="auto"/>
            <w:bottom w:val="none" w:sz="0" w:space="0" w:color="auto"/>
            <w:right w:val="none" w:sz="0" w:space="0" w:color="auto"/>
          </w:divBdr>
        </w:div>
        <w:div w:id="176891453">
          <w:marLeft w:val="640"/>
          <w:marRight w:val="0"/>
          <w:marTop w:val="0"/>
          <w:marBottom w:val="0"/>
          <w:divBdr>
            <w:top w:val="none" w:sz="0" w:space="0" w:color="auto"/>
            <w:left w:val="none" w:sz="0" w:space="0" w:color="auto"/>
            <w:bottom w:val="none" w:sz="0" w:space="0" w:color="auto"/>
            <w:right w:val="none" w:sz="0" w:space="0" w:color="auto"/>
          </w:divBdr>
        </w:div>
        <w:div w:id="317464704">
          <w:marLeft w:val="640"/>
          <w:marRight w:val="0"/>
          <w:marTop w:val="0"/>
          <w:marBottom w:val="0"/>
          <w:divBdr>
            <w:top w:val="none" w:sz="0" w:space="0" w:color="auto"/>
            <w:left w:val="none" w:sz="0" w:space="0" w:color="auto"/>
            <w:bottom w:val="none" w:sz="0" w:space="0" w:color="auto"/>
            <w:right w:val="none" w:sz="0" w:space="0" w:color="auto"/>
          </w:divBdr>
        </w:div>
        <w:div w:id="408961639">
          <w:marLeft w:val="640"/>
          <w:marRight w:val="0"/>
          <w:marTop w:val="0"/>
          <w:marBottom w:val="0"/>
          <w:divBdr>
            <w:top w:val="none" w:sz="0" w:space="0" w:color="auto"/>
            <w:left w:val="none" w:sz="0" w:space="0" w:color="auto"/>
            <w:bottom w:val="none" w:sz="0" w:space="0" w:color="auto"/>
            <w:right w:val="none" w:sz="0" w:space="0" w:color="auto"/>
          </w:divBdr>
        </w:div>
        <w:div w:id="512039060">
          <w:marLeft w:val="640"/>
          <w:marRight w:val="0"/>
          <w:marTop w:val="0"/>
          <w:marBottom w:val="0"/>
          <w:divBdr>
            <w:top w:val="none" w:sz="0" w:space="0" w:color="auto"/>
            <w:left w:val="none" w:sz="0" w:space="0" w:color="auto"/>
            <w:bottom w:val="none" w:sz="0" w:space="0" w:color="auto"/>
            <w:right w:val="none" w:sz="0" w:space="0" w:color="auto"/>
          </w:divBdr>
        </w:div>
        <w:div w:id="530648608">
          <w:marLeft w:val="640"/>
          <w:marRight w:val="0"/>
          <w:marTop w:val="0"/>
          <w:marBottom w:val="0"/>
          <w:divBdr>
            <w:top w:val="none" w:sz="0" w:space="0" w:color="auto"/>
            <w:left w:val="none" w:sz="0" w:space="0" w:color="auto"/>
            <w:bottom w:val="none" w:sz="0" w:space="0" w:color="auto"/>
            <w:right w:val="none" w:sz="0" w:space="0" w:color="auto"/>
          </w:divBdr>
        </w:div>
        <w:div w:id="569000494">
          <w:marLeft w:val="640"/>
          <w:marRight w:val="0"/>
          <w:marTop w:val="0"/>
          <w:marBottom w:val="0"/>
          <w:divBdr>
            <w:top w:val="none" w:sz="0" w:space="0" w:color="auto"/>
            <w:left w:val="none" w:sz="0" w:space="0" w:color="auto"/>
            <w:bottom w:val="none" w:sz="0" w:space="0" w:color="auto"/>
            <w:right w:val="none" w:sz="0" w:space="0" w:color="auto"/>
          </w:divBdr>
        </w:div>
        <w:div w:id="632638575">
          <w:marLeft w:val="640"/>
          <w:marRight w:val="0"/>
          <w:marTop w:val="0"/>
          <w:marBottom w:val="0"/>
          <w:divBdr>
            <w:top w:val="none" w:sz="0" w:space="0" w:color="auto"/>
            <w:left w:val="none" w:sz="0" w:space="0" w:color="auto"/>
            <w:bottom w:val="none" w:sz="0" w:space="0" w:color="auto"/>
            <w:right w:val="none" w:sz="0" w:space="0" w:color="auto"/>
          </w:divBdr>
        </w:div>
        <w:div w:id="658464143">
          <w:marLeft w:val="640"/>
          <w:marRight w:val="0"/>
          <w:marTop w:val="0"/>
          <w:marBottom w:val="0"/>
          <w:divBdr>
            <w:top w:val="none" w:sz="0" w:space="0" w:color="auto"/>
            <w:left w:val="none" w:sz="0" w:space="0" w:color="auto"/>
            <w:bottom w:val="none" w:sz="0" w:space="0" w:color="auto"/>
            <w:right w:val="none" w:sz="0" w:space="0" w:color="auto"/>
          </w:divBdr>
        </w:div>
        <w:div w:id="704452761">
          <w:marLeft w:val="640"/>
          <w:marRight w:val="0"/>
          <w:marTop w:val="0"/>
          <w:marBottom w:val="0"/>
          <w:divBdr>
            <w:top w:val="none" w:sz="0" w:space="0" w:color="auto"/>
            <w:left w:val="none" w:sz="0" w:space="0" w:color="auto"/>
            <w:bottom w:val="none" w:sz="0" w:space="0" w:color="auto"/>
            <w:right w:val="none" w:sz="0" w:space="0" w:color="auto"/>
          </w:divBdr>
        </w:div>
        <w:div w:id="831946497">
          <w:marLeft w:val="640"/>
          <w:marRight w:val="0"/>
          <w:marTop w:val="0"/>
          <w:marBottom w:val="0"/>
          <w:divBdr>
            <w:top w:val="none" w:sz="0" w:space="0" w:color="auto"/>
            <w:left w:val="none" w:sz="0" w:space="0" w:color="auto"/>
            <w:bottom w:val="none" w:sz="0" w:space="0" w:color="auto"/>
            <w:right w:val="none" w:sz="0" w:space="0" w:color="auto"/>
          </w:divBdr>
        </w:div>
        <w:div w:id="834611696">
          <w:marLeft w:val="640"/>
          <w:marRight w:val="0"/>
          <w:marTop w:val="0"/>
          <w:marBottom w:val="0"/>
          <w:divBdr>
            <w:top w:val="none" w:sz="0" w:space="0" w:color="auto"/>
            <w:left w:val="none" w:sz="0" w:space="0" w:color="auto"/>
            <w:bottom w:val="none" w:sz="0" w:space="0" w:color="auto"/>
            <w:right w:val="none" w:sz="0" w:space="0" w:color="auto"/>
          </w:divBdr>
        </w:div>
        <w:div w:id="844395257">
          <w:marLeft w:val="640"/>
          <w:marRight w:val="0"/>
          <w:marTop w:val="0"/>
          <w:marBottom w:val="0"/>
          <w:divBdr>
            <w:top w:val="none" w:sz="0" w:space="0" w:color="auto"/>
            <w:left w:val="none" w:sz="0" w:space="0" w:color="auto"/>
            <w:bottom w:val="none" w:sz="0" w:space="0" w:color="auto"/>
            <w:right w:val="none" w:sz="0" w:space="0" w:color="auto"/>
          </w:divBdr>
        </w:div>
        <w:div w:id="866483846">
          <w:marLeft w:val="640"/>
          <w:marRight w:val="0"/>
          <w:marTop w:val="0"/>
          <w:marBottom w:val="0"/>
          <w:divBdr>
            <w:top w:val="none" w:sz="0" w:space="0" w:color="auto"/>
            <w:left w:val="none" w:sz="0" w:space="0" w:color="auto"/>
            <w:bottom w:val="none" w:sz="0" w:space="0" w:color="auto"/>
            <w:right w:val="none" w:sz="0" w:space="0" w:color="auto"/>
          </w:divBdr>
        </w:div>
        <w:div w:id="888878273">
          <w:marLeft w:val="640"/>
          <w:marRight w:val="0"/>
          <w:marTop w:val="0"/>
          <w:marBottom w:val="0"/>
          <w:divBdr>
            <w:top w:val="none" w:sz="0" w:space="0" w:color="auto"/>
            <w:left w:val="none" w:sz="0" w:space="0" w:color="auto"/>
            <w:bottom w:val="none" w:sz="0" w:space="0" w:color="auto"/>
            <w:right w:val="none" w:sz="0" w:space="0" w:color="auto"/>
          </w:divBdr>
        </w:div>
        <w:div w:id="899092773">
          <w:marLeft w:val="640"/>
          <w:marRight w:val="0"/>
          <w:marTop w:val="0"/>
          <w:marBottom w:val="0"/>
          <w:divBdr>
            <w:top w:val="none" w:sz="0" w:space="0" w:color="auto"/>
            <w:left w:val="none" w:sz="0" w:space="0" w:color="auto"/>
            <w:bottom w:val="none" w:sz="0" w:space="0" w:color="auto"/>
            <w:right w:val="none" w:sz="0" w:space="0" w:color="auto"/>
          </w:divBdr>
        </w:div>
        <w:div w:id="901061006">
          <w:marLeft w:val="640"/>
          <w:marRight w:val="0"/>
          <w:marTop w:val="0"/>
          <w:marBottom w:val="0"/>
          <w:divBdr>
            <w:top w:val="none" w:sz="0" w:space="0" w:color="auto"/>
            <w:left w:val="none" w:sz="0" w:space="0" w:color="auto"/>
            <w:bottom w:val="none" w:sz="0" w:space="0" w:color="auto"/>
            <w:right w:val="none" w:sz="0" w:space="0" w:color="auto"/>
          </w:divBdr>
        </w:div>
        <w:div w:id="919943284">
          <w:marLeft w:val="640"/>
          <w:marRight w:val="0"/>
          <w:marTop w:val="0"/>
          <w:marBottom w:val="0"/>
          <w:divBdr>
            <w:top w:val="none" w:sz="0" w:space="0" w:color="auto"/>
            <w:left w:val="none" w:sz="0" w:space="0" w:color="auto"/>
            <w:bottom w:val="none" w:sz="0" w:space="0" w:color="auto"/>
            <w:right w:val="none" w:sz="0" w:space="0" w:color="auto"/>
          </w:divBdr>
        </w:div>
        <w:div w:id="921178498">
          <w:marLeft w:val="640"/>
          <w:marRight w:val="0"/>
          <w:marTop w:val="0"/>
          <w:marBottom w:val="0"/>
          <w:divBdr>
            <w:top w:val="none" w:sz="0" w:space="0" w:color="auto"/>
            <w:left w:val="none" w:sz="0" w:space="0" w:color="auto"/>
            <w:bottom w:val="none" w:sz="0" w:space="0" w:color="auto"/>
            <w:right w:val="none" w:sz="0" w:space="0" w:color="auto"/>
          </w:divBdr>
        </w:div>
        <w:div w:id="945889262">
          <w:marLeft w:val="640"/>
          <w:marRight w:val="0"/>
          <w:marTop w:val="0"/>
          <w:marBottom w:val="0"/>
          <w:divBdr>
            <w:top w:val="none" w:sz="0" w:space="0" w:color="auto"/>
            <w:left w:val="none" w:sz="0" w:space="0" w:color="auto"/>
            <w:bottom w:val="none" w:sz="0" w:space="0" w:color="auto"/>
            <w:right w:val="none" w:sz="0" w:space="0" w:color="auto"/>
          </w:divBdr>
        </w:div>
        <w:div w:id="1031034989">
          <w:marLeft w:val="640"/>
          <w:marRight w:val="0"/>
          <w:marTop w:val="0"/>
          <w:marBottom w:val="0"/>
          <w:divBdr>
            <w:top w:val="none" w:sz="0" w:space="0" w:color="auto"/>
            <w:left w:val="none" w:sz="0" w:space="0" w:color="auto"/>
            <w:bottom w:val="none" w:sz="0" w:space="0" w:color="auto"/>
            <w:right w:val="none" w:sz="0" w:space="0" w:color="auto"/>
          </w:divBdr>
        </w:div>
        <w:div w:id="1039087623">
          <w:marLeft w:val="640"/>
          <w:marRight w:val="0"/>
          <w:marTop w:val="0"/>
          <w:marBottom w:val="0"/>
          <w:divBdr>
            <w:top w:val="none" w:sz="0" w:space="0" w:color="auto"/>
            <w:left w:val="none" w:sz="0" w:space="0" w:color="auto"/>
            <w:bottom w:val="none" w:sz="0" w:space="0" w:color="auto"/>
            <w:right w:val="none" w:sz="0" w:space="0" w:color="auto"/>
          </w:divBdr>
        </w:div>
        <w:div w:id="1070037636">
          <w:marLeft w:val="640"/>
          <w:marRight w:val="0"/>
          <w:marTop w:val="0"/>
          <w:marBottom w:val="0"/>
          <w:divBdr>
            <w:top w:val="none" w:sz="0" w:space="0" w:color="auto"/>
            <w:left w:val="none" w:sz="0" w:space="0" w:color="auto"/>
            <w:bottom w:val="none" w:sz="0" w:space="0" w:color="auto"/>
            <w:right w:val="none" w:sz="0" w:space="0" w:color="auto"/>
          </w:divBdr>
        </w:div>
        <w:div w:id="1117988055">
          <w:marLeft w:val="640"/>
          <w:marRight w:val="0"/>
          <w:marTop w:val="0"/>
          <w:marBottom w:val="0"/>
          <w:divBdr>
            <w:top w:val="none" w:sz="0" w:space="0" w:color="auto"/>
            <w:left w:val="none" w:sz="0" w:space="0" w:color="auto"/>
            <w:bottom w:val="none" w:sz="0" w:space="0" w:color="auto"/>
            <w:right w:val="none" w:sz="0" w:space="0" w:color="auto"/>
          </w:divBdr>
        </w:div>
        <w:div w:id="1255364382">
          <w:marLeft w:val="640"/>
          <w:marRight w:val="0"/>
          <w:marTop w:val="0"/>
          <w:marBottom w:val="0"/>
          <w:divBdr>
            <w:top w:val="none" w:sz="0" w:space="0" w:color="auto"/>
            <w:left w:val="none" w:sz="0" w:space="0" w:color="auto"/>
            <w:bottom w:val="none" w:sz="0" w:space="0" w:color="auto"/>
            <w:right w:val="none" w:sz="0" w:space="0" w:color="auto"/>
          </w:divBdr>
        </w:div>
        <w:div w:id="1350374089">
          <w:marLeft w:val="640"/>
          <w:marRight w:val="0"/>
          <w:marTop w:val="0"/>
          <w:marBottom w:val="0"/>
          <w:divBdr>
            <w:top w:val="none" w:sz="0" w:space="0" w:color="auto"/>
            <w:left w:val="none" w:sz="0" w:space="0" w:color="auto"/>
            <w:bottom w:val="none" w:sz="0" w:space="0" w:color="auto"/>
            <w:right w:val="none" w:sz="0" w:space="0" w:color="auto"/>
          </w:divBdr>
        </w:div>
        <w:div w:id="1486975783">
          <w:marLeft w:val="640"/>
          <w:marRight w:val="0"/>
          <w:marTop w:val="0"/>
          <w:marBottom w:val="0"/>
          <w:divBdr>
            <w:top w:val="none" w:sz="0" w:space="0" w:color="auto"/>
            <w:left w:val="none" w:sz="0" w:space="0" w:color="auto"/>
            <w:bottom w:val="none" w:sz="0" w:space="0" w:color="auto"/>
            <w:right w:val="none" w:sz="0" w:space="0" w:color="auto"/>
          </w:divBdr>
        </w:div>
        <w:div w:id="1552301075">
          <w:marLeft w:val="640"/>
          <w:marRight w:val="0"/>
          <w:marTop w:val="0"/>
          <w:marBottom w:val="0"/>
          <w:divBdr>
            <w:top w:val="none" w:sz="0" w:space="0" w:color="auto"/>
            <w:left w:val="none" w:sz="0" w:space="0" w:color="auto"/>
            <w:bottom w:val="none" w:sz="0" w:space="0" w:color="auto"/>
            <w:right w:val="none" w:sz="0" w:space="0" w:color="auto"/>
          </w:divBdr>
        </w:div>
        <w:div w:id="1569539791">
          <w:marLeft w:val="640"/>
          <w:marRight w:val="0"/>
          <w:marTop w:val="0"/>
          <w:marBottom w:val="0"/>
          <w:divBdr>
            <w:top w:val="none" w:sz="0" w:space="0" w:color="auto"/>
            <w:left w:val="none" w:sz="0" w:space="0" w:color="auto"/>
            <w:bottom w:val="none" w:sz="0" w:space="0" w:color="auto"/>
            <w:right w:val="none" w:sz="0" w:space="0" w:color="auto"/>
          </w:divBdr>
        </w:div>
        <w:div w:id="1667703985">
          <w:marLeft w:val="640"/>
          <w:marRight w:val="0"/>
          <w:marTop w:val="0"/>
          <w:marBottom w:val="0"/>
          <w:divBdr>
            <w:top w:val="none" w:sz="0" w:space="0" w:color="auto"/>
            <w:left w:val="none" w:sz="0" w:space="0" w:color="auto"/>
            <w:bottom w:val="none" w:sz="0" w:space="0" w:color="auto"/>
            <w:right w:val="none" w:sz="0" w:space="0" w:color="auto"/>
          </w:divBdr>
        </w:div>
        <w:div w:id="1695181354">
          <w:marLeft w:val="640"/>
          <w:marRight w:val="0"/>
          <w:marTop w:val="0"/>
          <w:marBottom w:val="0"/>
          <w:divBdr>
            <w:top w:val="none" w:sz="0" w:space="0" w:color="auto"/>
            <w:left w:val="none" w:sz="0" w:space="0" w:color="auto"/>
            <w:bottom w:val="none" w:sz="0" w:space="0" w:color="auto"/>
            <w:right w:val="none" w:sz="0" w:space="0" w:color="auto"/>
          </w:divBdr>
        </w:div>
        <w:div w:id="1799450604">
          <w:marLeft w:val="640"/>
          <w:marRight w:val="0"/>
          <w:marTop w:val="0"/>
          <w:marBottom w:val="0"/>
          <w:divBdr>
            <w:top w:val="none" w:sz="0" w:space="0" w:color="auto"/>
            <w:left w:val="none" w:sz="0" w:space="0" w:color="auto"/>
            <w:bottom w:val="none" w:sz="0" w:space="0" w:color="auto"/>
            <w:right w:val="none" w:sz="0" w:space="0" w:color="auto"/>
          </w:divBdr>
        </w:div>
        <w:div w:id="1994488469">
          <w:marLeft w:val="640"/>
          <w:marRight w:val="0"/>
          <w:marTop w:val="0"/>
          <w:marBottom w:val="0"/>
          <w:divBdr>
            <w:top w:val="none" w:sz="0" w:space="0" w:color="auto"/>
            <w:left w:val="none" w:sz="0" w:space="0" w:color="auto"/>
            <w:bottom w:val="none" w:sz="0" w:space="0" w:color="auto"/>
            <w:right w:val="none" w:sz="0" w:space="0" w:color="auto"/>
          </w:divBdr>
        </w:div>
        <w:div w:id="2004042821">
          <w:marLeft w:val="640"/>
          <w:marRight w:val="0"/>
          <w:marTop w:val="0"/>
          <w:marBottom w:val="0"/>
          <w:divBdr>
            <w:top w:val="none" w:sz="0" w:space="0" w:color="auto"/>
            <w:left w:val="none" w:sz="0" w:space="0" w:color="auto"/>
            <w:bottom w:val="none" w:sz="0" w:space="0" w:color="auto"/>
            <w:right w:val="none" w:sz="0" w:space="0" w:color="auto"/>
          </w:divBdr>
        </w:div>
        <w:div w:id="2011130652">
          <w:marLeft w:val="640"/>
          <w:marRight w:val="0"/>
          <w:marTop w:val="0"/>
          <w:marBottom w:val="0"/>
          <w:divBdr>
            <w:top w:val="none" w:sz="0" w:space="0" w:color="auto"/>
            <w:left w:val="none" w:sz="0" w:space="0" w:color="auto"/>
            <w:bottom w:val="none" w:sz="0" w:space="0" w:color="auto"/>
            <w:right w:val="none" w:sz="0" w:space="0" w:color="auto"/>
          </w:divBdr>
        </w:div>
        <w:div w:id="2011441804">
          <w:marLeft w:val="640"/>
          <w:marRight w:val="0"/>
          <w:marTop w:val="0"/>
          <w:marBottom w:val="0"/>
          <w:divBdr>
            <w:top w:val="none" w:sz="0" w:space="0" w:color="auto"/>
            <w:left w:val="none" w:sz="0" w:space="0" w:color="auto"/>
            <w:bottom w:val="none" w:sz="0" w:space="0" w:color="auto"/>
            <w:right w:val="none" w:sz="0" w:space="0" w:color="auto"/>
          </w:divBdr>
        </w:div>
        <w:div w:id="2095206139">
          <w:marLeft w:val="640"/>
          <w:marRight w:val="0"/>
          <w:marTop w:val="0"/>
          <w:marBottom w:val="0"/>
          <w:divBdr>
            <w:top w:val="none" w:sz="0" w:space="0" w:color="auto"/>
            <w:left w:val="none" w:sz="0" w:space="0" w:color="auto"/>
            <w:bottom w:val="none" w:sz="0" w:space="0" w:color="auto"/>
            <w:right w:val="none" w:sz="0" w:space="0" w:color="auto"/>
          </w:divBdr>
        </w:div>
        <w:div w:id="2103144975">
          <w:marLeft w:val="640"/>
          <w:marRight w:val="0"/>
          <w:marTop w:val="0"/>
          <w:marBottom w:val="0"/>
          <w:divBdr>
            <w:top w:val="none" w:sz="0" w:space="0" w:color="auto"/>
            <w:left w:val="none" w:sz="0" w:space="0" w:color="auto"/>
            <w:bottom w:val="none" w:sz="0" w:space="0" w:color="auto"/>
            <w:right w:val="none" w:sz="0" w:space="0" w:color="auto"/>
          </w:divBdr>
        </w:div>
        <w:div w:id="2139101508">
          <w:marLeft w:val="640"/>
          <w:marRight w:val="0"/>
          <w:marTop w:val="0"/>
          <w:marBottom w:val="0"/>
          <w:divBdr>
            <w:top w:val="none" w:sz="0" w:space="0" w:color="auto"/>
            <w:left w:val="none" w:sz="0" w:space="0" w:color="auto"/>
            <w:bottom w:val="none" w:sz="0" w:space="0" w:color="auto"/>
            <w:right w:val="none" w:sz="0" w:space="0" w:color="auto"/>
          </w:divBdr>
        </w:div>
      </w:divsChild>
    </w:div>
    <w:div w:id="188104708">
      <w:bodyDiv w:val="1"/>
      <w:marLeft w:val="0"/>
      <w:marRight w:val="0"/>
      <w:marTop w:val="0"/>
      <w:marBottom w:val="0"/>
      <w:divBdr>
        <w:top w:val="none" w:sz="0" w:space="0" w:color="auto"/>
        <w:left w:val="none" w:sz="0" w:space="0" w:color="auto"/>
        <w:bottom w:val="none" w:sz="0" w:space="0" w:color="auto"/>
        <w:right w:val="none" w:sz="0" w:space="0" w:color="auto"/>
      </w:divBdr>
      <w:divsChild>
        <w:div w:id="1278950781">
          <w:marLeft w:val="640"/>
          <w:marRight w:val="0"/>
          <w:marTop w:val="0"/>
          <w:marBottom w:val="0"/>
          <w:divBdr>
            <w:top w:val="none" w:sz="0" w:space="0" w:color="auto"/>
            <w:left w:val="none" w:sz="0" w:space="0" w:color="auto"/>
            <w:bottom w:val="none" w:sz="0" w:space="0" w:color="auto"/>
            <w:right w:val="none" w:sz="0" w:space="0" w:color="auto"/>
          </w:divBdr>
        </w:div>
        <w:div w:id="635767364">
          <w:marLeft w:val="640"/>
          <w:marRight w:val="0"/>
          <w:marTop w:val="0"/>
          <w:marBottom w:val="0"/>
          <w:divBdr>
            <w:top w:val="none" w:sz="0" w:space="0" w:color="auto"/>
            <w:left w:val="none" w:sz="0" w:space="0" w:color="auto"/>
            <w:bottom w:val="none" w:sz="0" w:space="0" w:color="auto"/>
            <w:right w:val="none" w:sz="0" w:space="0" w:color="auto"/>
          </w:divBdr>
        </w:div>
        <w:div w:id="1805925319">
          <w:marLeft w:val="640"/>
          <w:marRight w:val="0"/>
          <w:marTop w:val="0"/>
          <w:marBottom w:val="0"/>
          <w:divBdr>
            <w:top w:val="none" w:sz="0" w:space="0" w:color="auto"/>
            <w:left w:val="none" w:sz="0" w:space="0" w:color="auto"/>
            <w:bottom w:val="none" w:sz="0" w:space="0" w:color="auto"/>
            <w:right w:val="none" w:sz="0" w:space="0" w:color="auto"/>
          </w:divBdr>
        </w:div>
        <w:div w:id="52967554">
          <w:marLeft w:val="640"/>
          <w:marRight w:val="0"/>
          <w:marTop w:val="0"/>
          <w:marBottom w:val="0"/>
          <w:divBdr>
            <w:top w:val="none" w:sz="0" w:space="0" w:color="auto"/>
            <w:left w:val="none" w:sz="0" w:space="0" w:color="auto"/>
            <w:bottom w:val="none" w:sz="0" w:space="0" w:color="auto"/>
            <w:right w:val="none" w:sz="0" w:space="0" w:color="auto"/>
          </w:divBdr>
        </w:div>
        <w:div w:id="1108044616">
          <w:marLeft w:val="640"/>
          <w:marRight w:val="0"/>
          <w:marTop w:val="0"/>
          <w:marBottom w:val="0"/>
          <w:divBdr>
            <w:top w:val="none" w:sz="0" w:space="0" w:color="auto"/>
            <w:left w:val="none" w:sz="0" w:space="0" w:color="auto"/>
            <w:bottom w:val="none" w:sz="0" w:space="0" w:color="auto"/>
            <w:right w:val="none" w:sz="0" w:space="0" w:color="auto"/>
          </w:divBdr>
        </w:div>
        <w:div w:id="204760732">
          <w:marLeft w:val="640"/>
          <w:marRight w:val="0"/>
          <w:marTop w:val="0"/>
          <w:marBottom w:val="0"/>
          <w:divBdr>
            <w:top w:val="none" w:sz="0" w:space="0" w:color="auto"/>
            <w:left w:val="none" w:sz="0" w:space="0" w:color="auto"/>
            <w:bottom w:val="none" w:sz="0" w:space="0" w:color="auto"/>
            <w:right w:val="none" w:sz="0" w:space="0" w:color="auto"/>
          </w:divBdr>
        </w:div>
        <w:div w:id="1613516895">
          <w:marLeft w:val="640"/>
          <w:marRight w:val="0"/>
          <w:marTop w:val="0"/>
          <w:marBottom w:val="0"/>
          <w:divBdr>
            <w:top w:val="none" w:sz="0" w:space="0" w:color="auto"/>
            <w:left w:val="none" w:sz="0" w:space="0" w:color="auto"/>
            <w:bottom w:val="none" w:sz="0" w:space="0" w:color="auto"/>
            <w:right w:val="none" w:sz="0" w:space="0" w:color="auto"/>
          </w:divBdr>
        </w:div>
        <w:div w:id="1453863332">
          <w:marLeft w:val="640"/>
          <w:marRight w:val="0"/>
          <w:marTop w:val="0"/>
          <w:marBottom w:val="0"/>
          <w:divBdr>
            <w:top w:val="none" w:sz="0" w:space="0" w:color="auto"/>
            <w:left w:val="none" w:sz="0" w:space="0" w:color="auto"/>
            <w:bottom w:val="none" w:sz="0" w:space="0" w:color="auto"/>
            <w:right w:val="none" w:sz="0" w:space="0" w:color="auto"/>
          </w:divBdr>
        </w:div>
        <w:div w:id="1814517040">
          <w:marLeft w:val="640"/>
          <w:marRight w:val="0"/>
          <w:marTop w:val="0"/>
          <w:marBottom w:val="0"/>
          <w:divBdr>
            <w:top w:val="none" w:sz="0" w:space="0" w:color="auto"/>
            <w:left w:val="none" w:sz="0" w:space="0" w:color="auto"/>
            <w:bottom w:val="none" w:sz="0" w:space="0" w:color="auto"/>
            <w:right w:val="none" w:sz="0" w:space="0" w:color="auto"/>
          </w:divBdr>
        </w:div>
        <w:div w:id="559362943">
          <w:marLeft w:val="640"/>
          <w:marRight w:val="0"/>
          <w:marTop w:val="0"/>
          <w:marBottom w:val="0"/>
          <w:divBdr>
            <w:top w:val="none" w:sz="0" w:space="0" w:color="auto"/>
            <w:left w:val="none" w:sz="0" w:space="0" w:color="auto"/>
            <w:bottom w:val="none" w:sz="0" w:space="0" w:color="auto"/>
            <w:right w:val="none" w:sz="0" w:space="0" w:color="auto"/>
          </w:divBdr>
        </w:div>
        <w:div w:id="453787416">
          <w:marLeft w:val="640"/>
          <w:marRight w:val="0"/>
          <w:marTop w:val="0"/>
          <w:marBottom w:val="0"/>
          <w:divBdr>
            <w:top w:val="none" w:sz="0" w:space="0" w:color="auto"/>
            <w:left w:val="none" w:sz="0" w:space="0" w:color="auto"/>
            <w:bottom w:val="none" w:sz="0" w:space="0" w:color="auto"/>
            <w:right w:val="none" w:sz="0" w:space="0" w:color="auto"/>
          </w:divBdr>
        </w:div>
        <w:div w:id="338434768">
          <w:marLeft w:val="640"/>
          <w:marRight w:val="0"/>
          <w:marTop w:val="0"/>
          <w:marBottom w:val="0"/>
          <w:divBdr>
            <w:top w:val="none" w:sz="0" w:space="0" w:color="auto"/>
            <w:left w:val="none" w:sz="0" w:space="0" w:color="auto"/>
            <w:bottom w:val="none" w:sz="0" w:space="0" w:color="auto"/>
            <w:right w:val="none" w:sz="0" w:space="0" w:color="auto"/>
          </w:divBdr>
        </w:div>
        <w:div w:id="1208301347">
          <w:marLeft w:val="640"/>
          <w:marRight w:val="0"/>
          <w:marTop w:val="0"/>
          <w:marBottom w:val="0"/>
          <w:divBdr>
            <w:top w:val="none" w:sz="0" w:space="0" w:color="auto"/>
            <w:left w:val="none" w:sz="0" w:space="0" w:color="auto"/>
            <w:bottom w:val="none" w:sz="0" w:space="0" w:color="auto"/>
            <w:right w:val="none" w:sz="0" w:space="0" w:color="auto"/>
          </w:divBdr>
        </w:div>
        <w:div w:id="1682849177">
          <w:marLeft w:val="640"/>
          <w:marRight w:val="0"/>
          <w:marTop w:val="0"/>
          <w:marBottom w:val="0"/>
          <w:divBdr>
            <w:top w:val="none" w:sz="0" w:space="0" w:color="auto"/>
            <w:left w:val="none" w:sz="0" w:space="0" w:color="auto"/>
            <w:bottom w:val="none" w:sz="0" w:space="0" w:color="auto"/>
            <w:right w:val="none" w:sz="0" w:space="0" w:color="auto"/>
          </w:divBdr>
        </w:div>
        <w:div w:id="1483425751">
          <w:marLeft w:val="640"/>
          <w:marRight w:val="0"/>
          <w:marTop w:val="0"/>
          <w:marBottom w:val="0"/>
          <w:divBdr>
            <w:top w:val="none" w:sz="0" w:space="0" w:color="auto"/>
            <w:left w:val="none" w:sz="0" w:space="0" w:color="auto"/>
            <w:bottom w:val="none" w:sz="0" w:space="0" w:color="auto"/>
            <w:right w:val="none" w:sz="0" w:space="0" w:color="auto"/>
          </w:divBdr>
        </w:div>
        <w:div w:id="1849758741">
          <w:marLeft w:val="640"/>
          <w:marRight w:val="0"/>
          <w:marTop w:val="0"/>
          <w:marBottom w:val="0"/>
          <w:divBdr>
            <w:top w:val="none" w:sz="0" w:space="0" w:color="auto"/>
            <w:left w:val="none" w:sz="0" w:space="0" w:color="auto"/>
            <w:bottom w:val="none" w:sz="0" w:space="0" w:color="auto"/>
            <w:right w:val="none" w:sz="0" w:space="0" w:color="auto"/>
          </w:divBdr>
        </w:div>
        <w:div w:id="632635658">
          <w:marLeft w:val="640"/>
          <w:marRight w:val="0"/>
          <w:marTop w:val="0"/>
          <w:marBottom w:val="0"/>
          <w:divBdr>
            <w:top w:val="none" w:sz="0" w:space="0" w:color="auto"/>
            <w:left w:val="none" w:sz="0" w:space="0" w:color="auto"/>
            <w:bottom w:val="none" w:sz="0" w:space="0" w:color="auto"/>
            <w:right w:val="none" w:sz="0" w:space="0" w:color="auto"/>
          </w:divBdr>
        </w:div>
        <w:div w:id="226189125">
          <w:marLeft w:val="640"/>
          <w:marRight w:val="0"/>
          <w:marTop w:val="0"/>
          <w:marBottom w:val="0"/>
          <w:divBdr>
            <w:top w:val="none" w:sz="0" w:space="0" w:color="auto"/>
            <w:left w:val="none" w:sz="0" w:space="0" w:color="auto"/>
            <w:bottom w:val="none" w:sz="0" w:space="0" w:color="auto"/>
            <w:right w:val="none" w:sz="0" w:space="0" w:color="auto"/>
          </w:divBdr>
        </w:div>
        <w:div w:id="1845195384">
          <w:marLeft w:val="640"/>
          <w:marRight w:val="0"/>
          <w:marTop w:val="0"/>
          <w:marBottom w:val="0"/>
          <w:divBdr>
            <w:top w:val="none" w:sz="0" w:space="0" w:color="auto"/>
            <w:left w:val="none" w:sz="0" w:space="0" w:color="auto"/>
            <w:bottom w:val="none" w:sz="0" w:space="0" w:color="auto"/>
            <w:right w:val="none" w:sz="0" w:space="0" w:color="auto"/>
          </w:divBdr>
        </w:div>
        <w:div w:id="1574853877">
          <w:marLeft w:val="640"/>
          <w:marRight w:val="0"/>
          <w:marTop w:val="0"/>
          <w:marBottom w:val="0"/>
          <w:divBdr>
            <w:top w:val="none" w:sz="0" w:space="0" w:color="auto"/>
            <w:left w:val="none" w:sz="0" w:space="0" w:color="auto"/>
            <w:bottom w:val="none" w:sz="0" w:space="0" w:color="auto"/>
            <w:right w:val="none" w:sz="0" w:space="0" w:color="auto"/>
          </w:divBdr>
        </w:div>
        <w:div w:id="1500583560">
          <w:marLeft w:val="640"/>
          <w:marRight w:val="0"/>
          <w:marTop w:val="0"/>
          <w:marBottom w:val="0"/>
          <w:divBdr>
            <w:top w:val="none" w:sz="0" w:space="0" w:color="auto"/>
            <w:left w:val="none" w:sz="0" w:space="0" w:color="auto"/>
            <w:bottom w:val="none" w:sz="0" w:space="0" w:color="auto"/>
            <w:right w:val="none" w:sz="0" w:space="0" w:color="auto"/>
          </w:divBdr>
        </w:div>
        <w:div w:id="2092236932">
          <w:marLeft w:val="640"/>
          <w:marRight w:val="0"/>
          <w:marTop w:val="0"/>
          <w:marBottom w:val="0"/>
          <w:divBdr>
            <w:top w:val="none" w:sz="0" w:space="0" w:color="auto"/>
            <w:left w:val="none" w:sz="0" w:space="0" w:color="auto"/>
            <w:bottom w:val="none" w:sz="0" w:space="0" w:color="auto"/>
            <w:right w:val="none" w:sz="0" w:space="0" w:color="auto"/>
          </w:divBdr>
        </w:div>
        <w:div w:id="987320426">
          <w:marLeft w:val="640"/>
          <w:marRight w:val="0"/>
          <w:marTop w:val="0"/>
          <w:marBottom w:val="0"/>
          <w:divBdr>
            <w:top w:val="none" w:sz="0" w:space="0" w:color="auto"/>
            <w:left w:val="none" w:sz="0" w:space="0" w:color="auto"/>
            <w:bottom w:val="none" w:sz="0" w:space="0" w:color="auto"/>
            <w:right w:val="none" w:sz="0" w:space="0" w:color="auto"/>
          </w:divBdr>
        </w:div>
        <w:div w:id="2042247057">
          <w:marLeft w:val="640"/>
          <w:marRight w:val="0"/>
          <w:marTop w:val="0"/>
          <w:marBottom w:val="0"/>
          <w:divBdr>
            <w:top w:val="none" w:sz="0" w:space="0" w:color="auto"/>
            <w:left w:val="none" w:sz="0" w:space="0" w:color="auto"/>
            <w:bottom w:val="none" w:sz="0" w:space="0" w:color="auto"/>
            <w:right w:val="none" w:sz="0" w:space="0" w:color="auto"/>
          </w:divBdr>
        </w:div>
        <w:div w:id="1675448234">
          <w:marLeft w:val="640"/>
          <w:marRight w:val="0"/>
          <w:marTop w:val="0"/>
          <w:marBottom w:val="0"/>
          <w:divBdr>
            <w:top w:val="none" w:sz="0" w:space="0" w:color="auto"/>
            <w:left w:val="none" w:sz="0" w:space="0" w:color="auto"/>
            <w:bottom w:val="none" w:sz="0" w:space="0" w:color="auto"/>
            <w:right w:val="none" w:sz="0" w:space="0" w:color="auto"/>
          </w:divBdr>
        </w:div>
        <w:div w:id="646324443">
          <w:marLeft w:val="640"/>
          <w:marRight w:val="0"/>
          <w:marTop w:val="0"/>
          <w:marBottom w:val="0"/>
          <w:divBdr>
            <w:top w:val="none" w:sz="0" w:space="0" w:color="auto"/>
            <w:left w:val="none" w:sz="0" w:space="0" w:color="auto"/>
            <w:bottom w:val="none" w:sz="0" w:space="0" w:color="auto"/>
            <w:right w:val="none" w:sz="0" w:space="0" w:color="auto"/>
          </w:divBdr>
        </w:div>
        <w:div w:id="1012030775">
          <w:marLeft w:val="640"/>
          <w:marRight w:val="0"/>
          <w:marTop w:val="0"/>
          <w:marBottom w:val="0"/>
          <w:divBdr>
            <w:top w:val="none" w:sz="0" w:space="0" w:color="auto"/>
            <w:left w:val="none" w:sz="0" w:space="0" w:color="auto"/>
            <w:bottom w:val="none" w:sz="0" w:space="0" w:color="auto"/>
            <w:right w:val="none" w:sz="0" w:space="0" w:color="auto"/>
          </w:divBdr>
        </w:div>
        <w:div w:id="353458718">
          <w:marLeft w:val="640"/>
          <w:marRight w:val="0"/>
          <w:marTop w:val="0"/>
          <w:marBottom w:val="0"/>
          <w:divBdr>
            <w:top w:val="none" w:sz="0" w:space="0" w:color="auto"/>
            <w:left w:val="none" w:sz="0" w:space="0" w:color="auto"/>
            <w:bottom w:val="none" w:sz="0" w:space="0" w:color="auto"/>
            <w:right w:val="none" w:sz="0" w:space="0" w:color="auto"/>
          </w:divBdr>
        </w:div>
        <w:div w:id="170872789">
          <w:marLeft w:val="640"/>
          <w:marRight w:val="0"/>
          <w:marTop w:val="0"/>
          <w:marBottom w:val="0"/>
          <w:divBdr>
            <w:top w:val="none" w:sz="0" w:space="0" w:color="auto"/>
            <w:left w:val="none" w:sz="0" w:space="0" w:color="auto"/>
            <w:bottom w:val="none" w:sz="0" w:space="0" w:color="auto"/>
            <w:right w:val="none" w:sz="0" w:space="0" w:color="auto"/>
          </w:divBdr>
        </w:div>
        <w:div w:id="858810947">
          <w:marLeft w:val="640"/>
          <w:marRight w:val="0"/>
          <w:marTop w:val="0"/>
          <w:marBottom w:val="0"/>
          <w:divBdr>
            <w:top w:val="none" w:sz="0" w:space="0" w:color="auto"/>
            <w:left w:val="none" w:sz="0" w:space="0" w:color="auto"/>
            <w:bottom w:val="none" w:sz="0" w:space="0" w:color="auto"/>
            <w:right w:val="none" w:sz="0" w:space="0" w:color="auto"/>
          </w:divBdr>
        </w:div>
        <w:div w:id="912158536">
          <w:marLeft w:val="640"/>
          <w:marRight w:val="0"/>
          <w:marTop w:val="0"/>
          <w:marBottom w:val="0"/>
          <w:divBdr>
            <w:top w:val="none" w:sz="0" w:space="0" w:color="auto"/>
            <w:left w:val="none" w:sz="0" w:space="0" w:color="auto"/>
            <w:bottom w:val="none" w:sz="0" w:space="0" w:color="auto"/>
            <w:right w:val="none" w:sz="0" w:space="0" w:color="auto"/>
          </w:divBdr>
        </w:div>
        <w:div w:id="2069716718">
          <w:marLeft w:val="640"/>
          <w:marRight w:val="0"/>
          <w:marTop w:val="0"/>
          <w:marBottom w:val="0"/>
          <w:divBdr>
            <w:top w:val="none" w:sz="0" w:space="0" w:color="auto"/>
            <w:left w:val="none" w:sz="0" w:space="0" w:color="auto"/>
            <w:bottom w:val="none" w:sz="0" w:space="0" w:color="auto"/>
            <w:right w:val="none" w:sz="0" w:space="0" w:color="auto"/>
          </w:divBdr>
        </w:div>
        <w:div w:id="1105998537">
          <w:marLeft w:val="640"/>
          <w:marRight w:val="0"/>
          <w:marTop w:val="0"/>
          <w:marBottom w:val="0"/>
          <w:divBdr>
            <w:top w:val="none" w:sz="0" w:space="0" w:color="auto"/>
            <w:left w:val="none" w:sz="0" w:space="0" w:color="auto"/>
            <w:bottom w:val="none" w:sz="0" w:space="0" w:color="auto"/>
            <w:right w:val="none" w:sz="0" w:space="0" w:color="auto"/>
          </w:divBdr>
        </w:div>
        <w:div w:id="2131513362">
          <w:marLeft w:val="640"/>
          <w:marRight w:val="0"/>
          <w:marTop w:val="0"/>
          <w:marBottom w:val="0"/>
          <w:divBdr>
            <w:top w:val="none" w:sz="0" w:space="0" w:color="auto"/>
            <w:left w:val="none" w:sz="0" w:space="0" w:color="auto"/>
            <w:bottom w:val="none" w:sz="0" w:space="0" w:color="auto"/>
            <w:right w:val="none" w:sz="0" w:space="0" w:color="auto"/>
          </w:divBdr>
        </w:div>
        <w:div w:id="7026743">
          <w:marLeft w:val="640"/>
          <w:marRight w:val="0"/>
          <w:marTop w:val="0"/>
          <w:marBottom w:val="0"/>
          <w:divBdr>
            <w:top w:val="none" w:sz="0" w:space="0" w:color="auto"/>
            <w:left w:val="none" w:sz="0" w:space="0" w:color="auto"/>
            <w:bottom w:val="none" w:sz="0" w:space="0" w:color="auto"/>
            <w:right w:val="none" w:sz="0" w:space="0" w:color="auto"/>
          </w:divBdr>
        </w:div>
        <w:div w:id="544566227">
          <w:marLeft w:val="640"/>
          <w:marRight w:val="0"/>
          <w:marTop w:val="0"/>
          <w:marBottom w:val="0"/>
          <w:divBdr>
            <w:top w:val="none" w:sz="0" w:space="0" w:color="auto"/>
            <w:left w:val="none" w:sz="0" w:space="0" w:color="auto"/>
            <w:bottom w:val="none" w:sz="0" w:space="0" w:color="auto"/>
            <w:right w:val="none" w:sz="0" w:space="0" w:color="auto"/>
          </w:divBdr>
        </w:div>
        <w:div w:id="1582257307">
          <w:marLeft w:val="640"/>
          <w:marRight w:val="0"/>
          <w:marTop w:val="0"/>
          <w:marBottom w:val="0"/>
          <w:divBdr>
            <w:top w:val="none" w:sz="0" w:space="0" w:color="auto"/>
            <w:left w:val="none" w:sz="0" w:space="0" w:color="auto"/>
            <w:bottom w:val="none" w:sz="0" w:space="0" w:color="auto"/>
            <w:right w:val="none" w:sz="0" w:space="0" w:color="auto"/>
          </w:divBdr>
        </w:div>
        <w:div w:id="1288703494">
          <w:marLeft w:val="640"/>
          <w:marRight w:val="0"/>
          <w:marTop w:val="0"/>
          <w:marBottom w:val="0"/>
          <w:divBdr>
            <w:top w:val="none" w:sz="0" w:space="0" w:color="auto"/>
            <w:left w:val="none" w:sz="0" w:space="0" w:color="auto"/>
            <w:bottom w:val="none" w:sz="0" w:space="0" w:color="auto"/>
            <w:right w:val="none" w:sz="0" w:space="0" w:color="auto"/>
          </w:divBdr>
        </w:div>
        <w:div w:id="2140412161">
          <w:marLeft w:val="640"/>
          <w:marRight w:val="0"/>
          <w:marTop w:val="0"/>
          <w:marBottom w:val="0"/>
          <w:divBdr>
            <w:top w:val="none" w:sz="0" w:space="0" w:color="auto"/>
            <w:left w:val="none" w:sz="0" w:space="0" w:color="auto"/>
            <w:bottom w:val="none" w:sz="0" w:space="0" w:color="auto"/>
            <w:right w:val="none" w:sz="0" w:space="0" w:color="auto"/>
          </w:divBdr>
        </w:div>
        <w:div w:id="304433013">
          <w:marLeft w:val="640"/>
          <w:marRight w:val="0"/>
          <w:marTop w:val="0"/>
          <w:marBottom w:val="0"/>
          <w:divBdr>
            <w:top w:val="none" w:sz="0" w:space="0" w:color="auto"/>
            <w:left w:val="none" w:sz="0" w:space="0" w:color="auto"/>
            <w:bottom w:val="none" w:sz="0" w:space="0" w:color="auto"/>
            <w:right w:val="none" w:sz="0" w:space="0" w:color="auto"/>
          </w:divBdr>
        </w:div>
        <w:div w:id="1257403941">
          <w:marLeft w:val="640"/>
          <w:marRight w:val="0"/>
          <w:marTop w:val="0"/>
          <w:marBottom w:val="0"/>
          <w:divBdr>
            <w:top w:val="none" w:sz="0" w:space="0" w:color="auto"/>
            <w:left w:val="none" w:sz="0" w:space="0" w:color="auto"/>
            <w:bottom w:val="none" w:sz="0" w:space="0" w:color="auto"/>
            <w:right w:val="none" w:sz="0" w:space="0" w:color="auto"/>
          </w:divBdr>
        </w:div>
        <w:div w:id="1528642911">
          <w:marLeft w:val="640"/>
          <w:marRight w:val="0"/>
          <w:marTop w:val="0"/>
          <w:marBottom w:val="0"/>
          <w:divBdr>
            <w:top w:val="none" w:sz="0" w:space="0" w:color="auto"/>
            <w:left w:val="none" w:sz="0" w:space="0" w:color="auto"/>
            <w:bottom w:val="none" w:sz="0" w:space="0" w:color="auto"/>
            <w:right w:val="none" w:sz="0" w:space="0" w:color="auto"/>
          </w:divBdr>
        </w:div>
        <w:div w:id="1878852572">
          <w:marLeft w:val="640"/>
          <w:marRight w:val="0"/>
          <w:marTop w:val="0"/>
          <w:marBottom w:val="0"/>
          <w:divBdr>
            <w:top w:val="none" w:sz="0" w:space="0" w:color="auto"/>
            <w:left w:val="none" w:sz="0" w:space="0" w:color="auto"/>
            <w:bottom w:val="none" w:sz="0" w:space="0" w:color="auto"/>
            <w:right w:val="none" w:sz="0" w:space="0" w:color="auto"/>
          </w:divBdr>
        </w:div>
        <w:div w:id="1786802130">
          <w:marLeft w:val="640"/>
          <w:marRight w:val="0"/>
          <w:marTop w:val="0"/>
          <w:marBottom w:val="0"/>
          <w:divBdr>
            <w:top w:val="none" w:sz="0" w:space="0" w:color="auto"/>
            <w:left w:val="none" w:sz="0" w:space="0" w:color="auto"/>
            <w:bottom w:val="none" w:sz="0" w:space="0" w:color="auto"/>
            <w:right w:val="none" w:sz="0" w:space="0" w:color="auto"/>
          </w:divBdr>
        </w:div>
        <w:div w:id="1386830283">
          <w:marLeft w:val="640"/>
          <w:marRight w:val="0"/>
          <w:marTop w:val="0"/>
          <w:marBottom w:val="0"/>
          <w:divBdr>
            <w:top w:val="none" w:sz="0" w:space="0" w:color="auto"/>
            <w:left w:val="none" w:sz="0" w:space="0" w:color="auto"/>
            <w:bottom w:val="none" w:sz="0" w:space="0" w:color="auto"/>
            <w:right w:val="none" w:sz="0" w:space="0" w:color="auto"/>
          </w:divBdr>
        </w:div>
        <w:div w:id="305823703">
          <w:marLeft w:val="640"/>
          <w:marRight w:val="0"/>
          <w:marTop w:val="0"/>
          <w:marBottom w:val="0"/>
          <w:divBdr>
            <w:top w:val="none" w:sz="0" w:space="0" w:color="auto"/>
            <w:left w:val="none" w:sz="0" w:space="0" w:color="auto"/>
            <w:bottom w:val="none" w:sz="0" w:space="0" w:color="auto"/>
            <w:right w:val="none" w:sz="0" w:space="0" w:color="auto"/>
          </w:divBdr>
        </w:div>
        <w:div w:id="258754704">
          <w:marLeft w:val="640"/>
          <w:marRight w:val="0"/>
          <w:marTop w:val="0"/>
          <w:marBottom w:val="0"/>
          <w:divBdr>
            <w:top w:val="none" w:sz="0" w:space="0" w:color="auto"/>
            <w:left w:val="none" w:sz="0" w:space="0" w:color="auto"/>
            <w:bottom w:val="none" w:sz="0" w:space="0" w:color="auto"/>
            <w:right w:val="none" w:sz="0" w:space="0" w:color="auto"/>
          </w:divBdr>
        </w:div>
        <w:div w:id="832599776">
          <w:marLeft w:val="640"/>
          <w:marRight w:val="0"/>
          <w:marTop w:val="0"/>
          <w:marBottom w:val="0"/>
          <w:divBdr>
            <w:top w:val="none" w:sz="0" w:space="0" w:color="auto"/>
            <w:left w:val="none" w:sz="0" w:space="0" w:color="auto"/>
            <w:bottom w:val="none" w:sz="0" w:space="0" w:color="auto"/>
            <w:right w:val="none" w:sz="0" w:space="0" w:color="auto"/>
          </w:divBdr>
        </w:div>
        <w:div w:id="1729379086">
          <w:marLeft w:val="640"/>
          <w:marRight w:val="0"/>
          <w:marTop w:val="0"/>
          <w:marBottom w:val="0"/>
          <w:divBdr>
            <w:top w:val="none" w:sz="0" w:space="0" w:color="auto"/>
            <w:left w:val="none" w:sz="0" w:space="0" w:color="auto"/>
            <w:bottom w:val="none" w:sz="0" w:space="0" w:color="auto"/>
            <w:right w:val="none" w:sz="0" w:space="0" w:color="auto"/>
          </w:divBdr>
        </w:div>
        <w:div w:id="554661361">
          <w:marLeft w:val="640"/>
          <w:marRight w:val="0"/>
          <w:marTop w:val="0"/>
          <w:marBottom w:val="0"/>
          <w:divBdr>
            <w:top w:val="none" w:sz="0" w:space="0" w:color="auto"/>
            <w:left w:val="none" w:sz="0" w:space="0" w:color="auto"/>
            <w:bottom w:val="none" w:sz="0" w:space="0" w:color="auto"/>
            <w:right w:val="none" w:sz="0" w:space="0" w:color="auto"/>
          </w:divBdr>
        </w:div>
        <w:div w:id="1555004935">
          <w:marLeft w:val="640"/>
          <w:marRight w:val="0"/>
          <w:marTop w:val="0"/>
          <w:marBottom w:val="0"/>
          <w:divBdr>
            <w:top w:val="none" w:sz="0" w:space="0" w:color="auto"/>
            <w:left w:val="none" w:sz="0" w:space="0" w:color="auto"/>
            <w:bottom w:val="none" w:sz="0" w:space="0" w:color="auto"/>
            <w:right w:val="none" w:sz="0" w:space="0" w:color="auto"/>
          </w:divBdr>
        </w:div>
      </w:divsChild>
    </w:div>
    <w:div w:id="189538995">
      <w:bodyDiv w:val="1"/>
      <w:marLeft w:val="0"/>
      <w:marRight w:val="0"/>
      <w:marTop w:val="0"/>
      <w:marBottom w:val="0"/>
      <w:divBdr>
        <w:top w:val="none" w:sz="0" w:space="0" w:color="auto"/>
        <w:left w:val="none" w:sz="0" w:space="0" w:color="auto"/>
        <w:bottom w:val="none" w:sz="0" w:space="0" w:color="auto"/>
        <w:right w:val="none" w:sz="0" w:space="0" w:color="auto"/>
      </w:divBdr>
      <w:divsChild>
        <w:div w:id="1417676893">
          <w:marLeft w:val="640"/>
          <w:marRight w:val="0"/>
          <w:marTop w:val="0"/>
          <w:marBottom w:val="0"/>
          <w:divBdr>
            <w:top w:val="none" w:sz="0" w:space="0" w:color="auto"/>
            <w:left w:val="none" w:sz="0" w:space="0" w:color="auto"/>
            <w:bottom w:val="none" w:sz="0" w:space="0" w:color="auto"/>
            <w:right w:val="none" w:sz="0" w:space="0" w:color="auto"/>
          </w:divBdr>
        </w:div>
        <w:div w:id="1182011687">
          <w:marLeft w:val="640"/>
          <w:marRight w:val="0"/>
          <w:marTop w:val="0"/>
          <w:marBottom w:val="0"/>
          <w:divBdr>
            <w:top w:val="none" w:sz="0" w:space="0" w:color="auto"/>
            <w:left w:val="none" w:sz="0" w:space="0" w:color="auto"/>
            <w:bottom w:val="none" w:sz="0" w:space="0" w:color="auto"/>
            <w:right w:val="none" w:sz="0" w:space="0" w:color="auto"/>
          </w:divBdr>
        </w:div>
        <w:div w:id="1501501364">
          <w:marLeft w:val="640"/>
          <w:marRight w:val="0"/>
          <w:marTop w:val="0"/>
          <w:marBottom w:val="0"/>
          <w:divBdr>
            <w:top w:val="none" w:sz="0" w:space="0" w:color="auto"/>
            <w:left w:val="none" w:sz="0" w:space="0" w:color="auto"/>
            <w:bottom w:val="none" w:sz="0" w:space="0" w:color="auto"/>
            <w:right w:val="none" w:sz="0" w:space="0" w:color="auto"/>
          </w:divBdr>
        </w:div>
        <w:div w:id="475225022">
          <w:marLeft w:val="640"/>
          <w:marRight w:val="0"/>
          <w:marTop w:val="0"/>
          <w:marBottom w:val="0"/>
          <w:divBdr>
            <w:top w:val="none" w:sz="0" w:space="0" w:color="auto"/>
            <w:left w:val="none" w:sz="0" w:space="0" w:color="auto"/>
            <w:bottom w:val="none" w:sz="0" w:space="0" w:color="auto"/>
            <w:right w:val="none" w:sz="0" w:space="0" w:color="auto"/>
          </w:divBdr>
        </w:div>
        <w:div w:id="1202327882">
          <w:marLeft w:val="640"/>
          <w:marRight w:val="0"/>
          <w:marTop w:val="0"/>
          <w:marBottom w:val="0"/>
          <w:divBdr>
            <w:top w:val="none" w:sz="0" w:space="0" w:color="auto"/>
            <w:left w:val="none" w:sz="0" w:space="0" w:color="auto"/>
            <w:bottom w:val="none" w:sz="0" w:space="0" w:color="auto"/>
            <w:right w:val="none" w:sz="0" w:space="0" w:color="auto"/>
          </w:divBdr>
        </w:div>
        <w:div w:id="1715344526">
          <w:marLeft w:val="640"/>
          <w:marRight w:val="0"/>
          <w:marTop w:val="0"/>
          <w:marBottom w:val="0"/>
          <w:divBdr>
            <w:top w:val="none" w:sz="0" w:space="0" w:color="auto"/>
            <w:left w:val="none" w:sz="0" w:space="0" w:color="auto"/>
            <w:bottom w:val="none" w:sz="0" w:space="0" w:color="auto"/>
            <w:right w:val="none" w:sz="0" w:space="0" w:color="auto"/>
          </w:divBdr>
        </w:div>
        <w:div w:id="1524826372">
          <w:marLeft w:val="640"/>
          <w:marRight w:val="0"/>
          <w:marTop w:val="0"/>
          <w:marBottom w:val="0"/>
          <w:divBdr>
            <w:top w:val="none" w:sz="0" w:space="0" w:color="auto"/>
            <w:left w:val="none" w:sz="0" w:space="0" w:color="auto"/>
            <w:bottom w:val="none" w:sz="0" w:space="0" w:color="auto"/>
            <w:right w:val="none" w:sz="0" w:space="0" w:color="auto"/>
          </w:divBdr>
        </w:div>
        <w:div w:id="1765687935">
          <w:marLeft w:val="640"/>
          <w:marRight w:val="0"/>
          <w:marTop w:val="0"/>
          <w:marBottom w:val="0"/>
          <w:divBdr>
            <w:top w:val="none" w:sz="0" w:space="0" w:color="auto"/>
            <w:left w:val="none" w:sz="0" w:space="0" w:color="auto"/>
            <w:bottom w:val="none" w:sz="0" w:space="0" w:color="auto"/>
            <w:right w:val="none" w:sz="0" w:space="0" w:color="auto"/>
          </w:divBdr>
        </w:div>
        <w:div w:id="246958799">
          <w:marLeft w:val="640"/>
          <w:marRight w:val="0"/>
          <w:marTop w:val="0"/>
          <w:marBottom w:val="0"/>
          <w:divBdr>
            <w:top w:val="none" w:sz="0" w:space="0" w:color="auto"/>
            <w:left w:val="none" w:sz="0" w:space="0" w:color="auto"/>
            <w:bottom w:val="none" w:sz="0" w:space="0" w:color="auto"/>
            <w:right w:val="none" w:sz="0" w:space="0" w:color="auto"/>
          </w:divBdr>
        </w:div>
        <w:div w:id="157773485">
          <w:marLeft w:val="640"/>
          <w:marRight w:val="0"/>
          <w:marTop w:val="0"/>
          <w:marBottom w:val="0"/>
          <w:divBdr>
            <w:top w:val="none" w:sz="0" w:space="0" w:color="auto"/>
            <w:left w:val="none" w:sz="0" w:space="0" w:color="auto"/>
            <w:bottom w:val="none" w:sz="0" w:space="0" w:color="auto"/>
            <w:right w:val="none" w:sz="0" w:space="0" w:color="auto"/>
          </w:divBdr>
        </w:div>
        <w:div w:id="2006398835">
          <w:marLeft w:val="640"/>
          <w:marRight w:val="0"/>
          <w:marTop w:val="0"/>
          <w:marBottom w:val="0"/>
          <w:divBdr>
            <w:top w:val="none" w:sz="0" w:space="0" w:color="auto"/>
            <w:left w:val="none" w:sz="0" w:space="0" w:color="auto"/>
            <w:bottom w:val="none" w:sz="0" w:space="0" w:color="auto"/>
            <w:right w:val="none" w:sz="0" w:space="0" w:color="auto"/>
          </w:divBdr>
        </w:div>
        <w:div w:id="1183008550">
          <w:marLeft w:val="640"/>
          <w:marRight w:val="0"/>
          <w:marTop w:val="0"/>
          <w:marBottom w:val="0"/>
          <w:divBdr>
            <w:top w:val="none" w:sz="0" w:space="0" w:color="auto"/>
            <w:left w:val="none" w:sz="0" w:space="0" w:color="auto"/>
            <w:bottom w:val="none" w:sz="0" w:space="0" w:color="auto"/>
            <w:right w:val="none" w:sz="0" w:space="0" w:color="auto"/>
          </w:divBdr>
        </w:div>
        <w:div w:id="241918365">
          <w:marLeft w:val="640"/>
          <w:marRight w:val="0"/>
          <w:marTop w:val="0"/>
          <w:marBottom w:val="0"/>
          <w:divBdr>
            <w:top w:val="none" w:sz="0" w:space="0" w:color="auto"/>
            <w:left w:val="none" w:sz="0" w:space="0" w:color="auto"/>
            <w:bottom w:val="none" w:sz="0" w:space="0" w:color="auto"/>
            <w:right w:val="none" w:sz="0" w:space="0" w:color="auto"/>
          </w:divBdr>
        </w:div>
        <w:div w:id="1572738754">
          <w:marLeft w:val="640"/>
          <w:marRight w:val="0"/>
          <w:marTop w:val="0"/>
          <w:marBottom w:val="0"/>
          <w:divBdr>
            <w:top w:val="none" w:sz="0" w:space="0" w:color="auto"/>
            <w:left w:val="none" w:sz="0" w:space="0" w:color="auto"/>
            <w:bottom w:val="none" w:sz="0" w:space="0" w:color="auto"/>
            <w:right w:val="none" w:sz="0" w:space="0" w:color="auto"/>
          </w:divBdr>
        </w:div>
        <w:div w:id="609123092">
          <w:marLeft w:val="640"/>
          <w:marRight w:val="0"/>
          <w:marTop w:val="0"/>
          <w:marBottom w:val="0"/>
          <w:divBdr>
            <w:top w:val="none" w:sz="0" w:space="0" w:color="auto"/>
            <w:left w:val="none" w:sz="0" w:space="0" w:color="auto"/>
            <w:bottom w:val="none" w:sz="0" w:space="0" w:color="auto"/>
            <w:right w:val="none" w:sz="0" w:space="0" w:color="auto"/>
          </w:divBdr>
        </w:div>
        <w:div w:id="1013147654">
          <w:marLeft w:val="640"/>
          <w:marRight w:val="0"/>
          <w:marTop w:val="0"/>
          <w:marBottom w:val="0"/>
          <w:divBdr>
            <w:top w:val="none" w:sz="0" w:space="0" w:color="auto"/>
            <w:left w:val="none" w:sz="0" w:space="0" w:color="auto"/>
            <w:bottom w:val="none" w:sz="0" w:space="0" w:color="auto"/>
            <w:right w:val="none" w:sz="0" w:space="0" w:color="auto"/>
          </w:divBdr>
        </w:div>
        <w:div w:id="1592161411">
          <w:marLeft w:val="640"/>
          <w:marRight w:val="0"/>
          <w:marTop w:val="0"/>
          <w:marBottom w:val="0"/>
          <w:divBdr>
            <w:top w:val="none" w:sz="0" w:space="0" w:color="auto"/>
            <w:left w:val="none" w:sz="0" w:space="0" w:color="auto"/>
            <w:bottom w:val="none" w:sz="0" w:space="0" w:color="auto"/>
            <w:right w:val="none" w:sz="0" w:space="0" w:color="auto"/>
          </w:divBdr>
        </w:div>
        <w:div w:id="36591988">
          <w:marLeft w:val="640"/>
          <w:marRight w:val="0"/>
          <w:marTop w:val="0"/>
          <w:marBottom w:val="0"/>
          <w:divBdr>
            <w:top w:val="none" w:sz="0" w:space="0" w:color="auto"/>
            <w:left w:val="none" w:sz="0" w:space="0" w:color="auto"/>
            <w:bottom w:val="none" w:sz="0" w:space="0" w:color="auto"/>
            <w:right w:val="none" w:sz="0" w:space="0" w:color="auto"/>
          </w:divBdr>
        </w:div>
        <w:div w:id="1310133381">
          <w:marLeft w:val="640"/>
          <w:marRight w:val="0"/>
          <w:marTop w:val="0"/>
          <w:marBottom w:val="0"/>
          <w:divBdr>
            <w:top w:val="none" w:sz="0" w:space="0" w:color="auto"/>
            <w:left w:val="none" w:sz="0" w:space="0" w:color="auto"/>
            <w:bottom w:val="none" w:sz="0" w:space="0" w:color="auto"/>
            <w:right w:val="none" w:sz="0" w:space="0" w:color="auto"/>
          </w:divBdr>
        </w:div>
        <w:div w:id="540820974">
          <w:marLeft w:val="640"/>
          <w:marRight w:val="0"/>
          <w:marTop w:val="0"/>
          <w:marBottom w:val="0"/>
          <w:divBdr>
            <w:top w:val="none" w:sz="0" w:space="0" w:color="auto"/>
            <w:left w:val="none" w:sz="0" w:space="0" w:color="auto"/>
            <w:bottom w:val="none" w:sz="0" w:space="0" w:color="auto"/>
            <w:right w:val="none" w:sz="0" w:space="0" w:color="auto"/>
          </w:divBdr>
        </w:div>
        <w:div w:id="246577720">
          <w:marLeft w:val="640"/>
          <w:marRight w:val="0"/>
          <w:marTop w:val="0"/>
          <w:marBottom w:val="0"/>
          <w:divBdr>
            <w:top w:val="none" w:sz="0" w:space="0" w:color="auto"/>
            <w:left w:val="none" w:sz="0" w:space="0" w:color="auto"/>
            <w:bottom w:val="none" w:sz="0" w:space="0" w:color="auto"/>
            <w:right w:val="none" w:sz="0" w:space="0" w:color="auto"/>
          </w:divBdr>
        </w:div>
        <w:div w:id="1099177836">
          <w:marLeft w:val="640"/>
          <w:marRight w:val="0"/>
          <w:marTop w:val="0"/>
          <w:marBottom w:val="0"/>
          <w:divBdr>
            <w:top w:val="none" w:sz="0" w:space="0" w:color="auto"/>
            <w:left w:val="none" w:sz="0" w:space="0" w:color="auto"/>
            <w:bottom w:val="none" w:sz="0" w:space="0" w:color="auto"/>
            <w:right w:val="none" w:sz="0" w:space="0" w:color="auto"/>
          </w:divBdr>
        </w:div>
        <w:div w:id="1760641343">
          <w:marLeft w:val="640"/>
          <w:marRight w:val="0"/>
          <w:marTop w:val="0"/>
          <w:marBottom w:val="0"/>
          <w:divBdr>
            <w:top w:val="none" w:sz="0" w:space="0" w:color="auto"/>
            <w:left w:val="none" w:sz="0" w:space="0" w:color="auto"/>
            <w:bottom w:val="none" w:sz="0" w:space="0" w:color="auto"/>
            <w:right w:val="none" w:sz="0" w:space="0" w:color="auto"/>
          </w:divBdr>
        </w:div>
        <w:div w:id="898439631">
          <w:marLeft w:val="640"/>
          <w:marRight w:val="0"/>
          <w:marTop w:val="0"/>
          <w:marBottom w:val="0"/>
          <w:divBdr>
            <w:top w:val="none" w:sz="0" w:space="0" w:color="auto"/>
            <w:left w:val="none" w:sz="0" w:space="0" w:color="auto"/>
            <w:bottom w:val="none" w:sz="0" w:space="0" w:color="auto"/>
            <w:right w:val="none" w:sz="0" w:space="0" w:color="auto"/>
          </w:divBdr>
        </w:div>
        <w:div w:id="158350784">
          <w:marLeft w:val="640"/>
          <w:marRight w:val="0"/>
          <w:marTop w:val="0"/>
          <w:marBottom w:val="0"/>
          <w:divBdr>
            <w:top w:val="none" w:sz="0" w:space="0" w:color="auto"/>
            <w:left w:val="none" w:sz="0" w:space="0" w:color="auto"/>
            <w:bottom w:val="none" w:sz="0" w:space="0" w:color="auto"/>
            <w:right w:val="none" w:sz="0" w:space="0" w:color="auto"/>
          </w:divBdr>
        </w:div>
        <w:div w:id="1821539262">
          <w:marLeft w:val="640"/>
          <w:marRight w:val="0"/>
          <w:marTop w:val="0"/>
          <w:marBottom w:val="0"/>
          <w:divBdr>
            <w:top w:val="none" w:sz="0" w:space="0" w:color="auto"/>
            <w:left w:val="none" w:sz="0" w:space="0" w:color="auto"/>
            <w:bottom w:val="none" w:sz="0" w:space="0" w:color="auto"/>
            <w:right w:val="none" w:sz="0" w:space="0" w:color="auto"/>
          </w:divBdr>
        </w:div>
        <w:div w:id="7756461">
          <w:marLeft w:val="640"/>
          <w:marRight w:val="0"/>
          <w:marTop w:val="0"/>
          <w:marBottom w:val="0"/>
          <w:divBdr>
            <w:top w:val="none" w:sz="0" w:space="0" w:color="auto"/>
            <w:left w:val="none" w:sz="0" w:space="0" w:color="auto"/>
            <w:bottom w:val="none" w:sz="0" w:space="0" w:color="auto"/>
            <w:right w:val="none" w:sz="0" w:space="0" w:color="auto"/>
          </w:divBdr>
        </w:div>
        <w:div w:id="1952861510">
          <w:marLeft w:val="640"/>
          <w:marRight w:val="0"/>
          <w:marTop w:val="0"/>
          <w:marBottom w:val="0"/>
          <w:divBdr>
            <w:top w:val="none" w:sz="0" w:space="0" w:color="auto"/>
            <w:left w:val="none" w:sz="0" w:space="0" w:color="auto"/>
            <w:bottom w:val="none" w:sz="0" w:space="0" w:color="auto"/>
            <w:right w:val="none" w:sz="0" w:space="0" w:color="auto"/>
          </w:divBdr>
        </w:div>
        <w:div w:id="1799375482">
          <w:marLeft w:val="640"/>
          <w:marRight w:val="0"/>
          <w:marTop w:val="0"/>
          <w:marBottom w:val="0"/>
          <w:divBdr>
            <w:top w:val="none" w:sz="0" w:space="0" w:color="auto"/>
            <w:left w:val="none" w:sz="0" w:space="0" w:color="auto"/>
            <w:bottom w:val="none" w:sz="0" w:space="0" w:color="auto"/>
            <w:right w:val="none" w:sz="0" w:space="0" w:color="auto"/>
          </w:divBdr>
        </w:div>
        <w:div w:id="2032291695">
          <w:marLeft w:val="640"/>
          <w:marRight w:val="0"/>
          <w:marTop w:val="0"/>
          <w:marBottom w:val="0"/>
          <w:divBdr>
            <w:top w:val="none" w:sz="0" w:space="0" w:color="auto"/>
            <w:left w:val="none" w:sz="0" w:space="0" w:color="auto"/>
            <w:bottom w:val="none" w:sz="0" w:space="0" w:color="auto"/>
            <w:right w:val="none" w:sz="0" w:space="0" w:color="auto"/>
          </w:divBdr>
        </w:div>
        <w:div w:id="2130396214">
          <w:marLeft w:val="640"/>
          <w:marRight w:val="0"/>
          <w:marTop w:val="0"/>
          <w:marBottom w:val="0"/>
          <w:divBdr>
            <w:top w:val="none" w:sz="0" w:space="0" w:color="auto"/>
            <w:left w:val="none" w:sz="0" w:space="0" w:color="auto"/>
            <w:bottom w:val="none" w:sz="0" w:space="0" w:color="auto"/>
            <w:right w:val="none" w:sz="0" w:space="0" w:color="auto"/>
          </w:divBdr>
        </w:div>
        <w:div w:id="385371812">
          <w:marLeft w:val="640"/>
          <w:marRight w:val="0"/>
          <w:marTop w:val="0"/>
          <w:marBottom w:val="0"/>
          <w:divBdr>
            <w:top w:val="none" w:sz="0" w:space="0" w:color="auto"/>
            <w:left w:val="none" w:sz="0" w:space="0" w:color="auto"/>
            <w:bottom w:val="none" w:sz="0" w:space="0" w:color="auto"/>
            <w:right w:val="none" w:sz="0" w:space="0" w:color="auto"/>
          </w:divBdr>
        </w:div>
        <w:div w:id="509371140">
          <w:marLeft w:val="640"/>
          <w:marRight w:val="0"/>
          <w:marTop w:val="0"/>
          <w:marBottom w:val="0"/>
          <w:divBdr>
            <w:top w:val="none" w:sz="0" w:space="0" w:color="auto"/>
            <w:left w:val="none" w:sz="0" w:space="0" w:color="auto"/>
            <w:bottom w:val="none" w:sz="0" w:space="0" w:color="auto"/>
            <w:right w:val="none" w:sz="0" w:space="0" w:color="auto"/>
          </w:divBdr>
        </w:div>
        <w:div w:id="530071991">
          <w:marLeft w:val="640"/>
          <w:marRight w:val="0"/>
          <w:marTop w:val="0"/>
          <w:marBottom w:val="0"/>
          <w:divBdr>
            <w:top w:val="none" w:sz="0" w:space="0" w:color="auto"/>
            <w:left w:val="none" w:sz="0" w:space="0" w:color="auto"/>
            <w:bottom w:val="none" w:sz="0" w:space="0" w:color="auto"/>
            <w:right w:val="none" w:sz="0" w:space="0" w:color="auto"/>
          </w:divBdr>
        </w:div>
        <w:div w:id="2134057830">
          <w:marLeft w:val="640"/>
          <w:marRight w:val="0"/>
          <w:marTop w:val="0"/>
          <w:marBottom w:val="0"/>
          <w:divBdr>
            <w:top w:val="none" w:sz="0" w:space="0" w:color="auto"/>
            <w:left w:val="none" w:sz="0" w:space="0" w:color="auto"/>
            <w:bottom w:val="none" w:sz="0" w:space="0" w:color="auto"/>
            <w:right w:val="none" w:sz="0" w:space="0" w:color="auto"/>
          </w:divBdr>
        </w:div>
        <w:div w:id="1903373192">
          <w:marLeft w:val="640"/>
          <w:marRight w:val="0"/>
          <w:marTop w:val="0"/>
          <w:marBottom w:val="0"/>
          <w:divBdr>
            <w:top w:val="none" w:sz="0" w:space="0" w:color="auto"/>
            <w:left w:val="none" w:sz="0" w:space="0" w:color="auto"/>
            <w:bottom w:val="none" w:sz="0" w:space="0" w:color="auto"/>
            <w:right w:val="none" w:sz="0" w:space="0" w:color="auto"/>
          </w:divBdr>
        </w:div>
        <w:div w:id="1420444252">
          <w:marLeft w:val="640"/>
          <w:marRight w:val="0"/>
          <w:marTop w:val="0"/>
          <w:marBottom w:val="0"/>
          <w:divBdr>
            <w:top w:val="none" w:sz="0" w:space="0" w:color="auto"/>
            <w:left w:val="none" w:sz="0" w:space="0" w:color="auto"/>
            <w:bottom w:val="none" w:sz="0" w:space="0" w:color="auto"/>
            <w:right w:val="none" w:sz="0" w:space="0" w:color="auto"/>
          </w:divBdr>
        </w:div>
        <w:div w:id="870646649">
          <w:marLeft w:val="640"/>
          <w:marRight w:val="0"/>
          <w:marTop w:val="0"/>
          <w:marBottom w:val="0"/>
          <w:divBdr>
            <w:top w:val="none" w:sz="0" w:space="0" w:color="auto"/>
            <w:left w:val="none" w:sz="0" w:space="0" w:color="auto"/>
            <w:bottom w:val="none" w:sz="0" w:space="0" w:color="auto"/>
            <w:right w:val="none" w:sz="0" w:space="0" w:color="auto"/>
          </w:divBdr>
        </w:div>
        <w:div w:id="108404127">
          <w:marLeft w:val="640"/>
          <w:marRight w:val="0"/>
          <w:marTop w:val="0"/>
          <w:marBottom w:val="0"/>
          <w:divBdr>
            <w:top w:val="none" w:sz="0" w:space="0" w:color="auto"/>
            <w:left w:val="none" w:sz="0" w:space="0" w:color="auto"/>
            <w:bottom w:val="none" w:sz="0" w:space="0" w:color="auto"/>
            <w:right w:val="none" w:sz="0" w:space="0" w:color="auto"/>
          </w:divBdr>
        </w:div>
        <w:div w:id="1249853604">
          <w:marLeft w:val="640"/>
          <w:marRight w:val="0"/>
          <w:marTop w:val="0"/>
          <w:marBottom w:val="0"/>
          <w:divBdr>
            <w:top w:val="none" w:sz="0" w:space="0" w:color="auto"/>
            <w:left w:val="none" w:sz="0" w:space="0" w:color="auto"/>
            <w:bottom w:val="none" w:sz="0" w:space="0" w:color="auto"/>
            <w:right w:val="none" w:sz="0" w:space="0" w:color="auto"/>
          </w:divBdr>
        </w:div>
        <w:div w:id="1546409041">
          <w:marLeft w:val="640"/>
          <w:marRight w:val="0"/>
          <w:marTop w:val="0"/>
          <w:marBottom w:val="0"/>
          <w:divBdr>
            <w:top w:val="none" w:sz="0" w:space="0" w:color="auto"/>
            <w:left w:val="none" w:sz="0" w:space="0" w:color="auto"/>
            <w:bottom w:val="none" w:sz="0" w:space="0" w:color="auto"/>
            <w:right w:val="none" w:sz="0" w:space="0" w:color="auto"/>
          </w:divBdr>
        </w:div>
        <w:div w:id="1000229762">
          <w:marLeft w:val="640"/>
          <w:marRight w:val="0"/>
          <w:marTop w:val="0"/>
          <w:marBottom w:val="0"/>
          <w:divBdr>
            <w:top w:val="none" w:sz="0" w:space="0" w:color="auto"/>
            <w:left w:val="none" w:sz="0" w:space="0" w:color="auto"/>
            <w:bottom w:val="none" w:sz="0" w:space="0" w:color="auto"/>
            <w:right w:val="none" w:sz="0" w:space="0" w:color="auto"/>
          </w:divBdr>
        </w:div>
        <w:div w:id="25378075">
          <w:marLeft w:val="640"/>
          <w:marRight w:val="0"/>
          <w:marTop w:val="0"/>
          <w:marBottom w:val="0"/>
          <w:divBdr>
            <w:top w:val="none" w:sz="0" w:space="0" w:color="auto"/>
            <w:left w:val="none" w:sz="0" w:space="0" w:color="auto"/>
            <w:bottom w:val="none" w:sz="0" w:space="0" w:color="auto"/>
            <w:right w:val="none" w:sz="0" w:space="0" w:color="auto"/>
          </w:divBdr>
        </w:div>
        <w:div w:id="529539368">
          <w:marLeft w:val="640"/>
          <w:marRight w:val="0"/>
          <w:marTop w:val="0"/>
          <w:marBottom w:val="0"/>
          <w:divBdr>
            <w:top w:val="none" w:sz="0" w:space="0" w:color="auto"/>
            <w:left w:val="none" w:sz="0" w:space="0" w:color="auto"/>
            <w:bottom w:val="none" w:sz="0" w:space="0" w:color="auto"/>
            <w:right w:val="none" w:sz="0" w:space="0" w:color="auto"/>
          </w:divBdr>
        </w:div>
        <w:div w:id="2089762049">
          <w:marLeft w:val="640"/>
          <w:marRight w:val="0"/>
          <w:marTop w:val="0"/>
          <w:marBottom w:val="0"/>
          <w:divBdr>
            <w:top w:val="none" w:sz="0" w:space="0" w:color="auto"/>
            <w:left w:val="none" w:sz="0" w:space="0" w:color="auto"/>
            <w:bottom w:val="none" w:sz="0" w:space="0" w:color="auto"/>
            <w:right w:val="none" w:sz="0" w:space="0" w:color="auto"/>
          </w:divBdr>
        </w:div>
        <w:div w:id="1884360979">
          <w:marLeft w:val="640"/>
          <w:marRight w:val="0"/>
          <w:marTop w:val="0"/>
          <w:marBottom w:val="0"/>
          <w:divBdr>
            <w:top w:val="none" w:sz="0" w:space="0" w:color="auto"/>
            <w:left w:val="none" w:sz="0" w:space="0" w:color="auto"/>
            <w:bottom w:val="none" w:sz="0" w:space="0" w:color="auto"/>
            <w:right w:val="none" w:sz="0" w:space="0" w:color="auto"/>
          </w:divBdr>
        </w:div>
        <w:div w:id="96408911">
          <w:marLeft w:val="640"/>
          <w:marRight w:val="0"/>
          <w:marTop w:val="0"/>
          <w:marBottom w:val="0"/>
          <w:divBdr>
            <w:top w:val="none" w:sz="0" w:space="0" w:color="auto"/>
            <w:left w:val="none" w:sz="0" w:space="0" w:color="auto"/>
            <w:bottom w:val="none" w:sz="0" w:space="0" w:color="auto"/>
            <w:right w:val="none" w:sz="0" w:space="0" w:color="auto"/>
          </w:divBdr>
        </w:div>
        <w:div w:id="1337922436">
          <w:marLeft w:val="640"/>
          <w:marRight w:val="0"/>
          <w:marTop w:val="0"/>
          <w:marBottom w:val="0"/>
          <w:divBdr>
            <w:top w:val="none" w:sz="0" w:space="0" w:color="auto"/>
            <w:left w:val="none" w:sz="0" w:space="0" w:color="auto"/>
            <w:bottom w:val="none" w:sz="0" w:space="0" w:color="auto"/>
            <w:right w:val="none" w:sz="0" w:space="0" w:color="auto"/>
          </w:divBdr>
        </w:div>
        <w:div w:id="739209799">
          <w:marLeft w:val="640"/>
          <w:marRight w:val="0"/>
          <w:marTop w:val="0"/>
          <w:marBottom w:val="0"/>
          <w:divBdr>
            <w:top w:val="none" w:sz="0" w:space="0" w:color="auto"/>
            <w:left w:val="none" w:sz="0" w:space="0" w:color="auto"/>
            <w:bottom w:val="none" w:sz="0" w:space="0" w:color="auto"/>
            <w:right w:val="none" w:sz="0" w:space="0" w:color="auto"/>
          </w:divBdr>
        </w:div>
      </w:divsChild>
    </w:div>
    <w:div w:id="190070560">
      <w:marLeft w:val="0"/>
      <w:marRight w:val="0"/>
      <w:marTop w:val="0"/>
      <w:marBottom w:val="0"/>
      <w:divBdr>
        <w:top w:val="none" w:sz="0" w:space="0" w:color="auto"/>
        <w:left w:val="none" w:sz="0" w:space="0" w:color="auto"/>
        <w:bottom w:val="none" w:sz="0" w:space="0" w:color="auto"/>
        <w:right w:val="none" w:sz="0" w:space="0" w:color="auto"/>
      </w:divBdr>
    </w:div>
    <w:div w:id="191068425">
      <w:marLeft w:val="0"/>
      <w:marRight w:val="0"/>
      <w:marTop w:val="0"/>
      <w:marBottom w:val="0"/>
      <w:divBdr>
        <w:top w:val="none" w:sz="0" w:space="0" w:color="auto"/>
        <w:left w:val="none" w:sz="0" w:space="0" w:color="auto"/>
        <w:bottom w:val="none" w:sz="0" w:space="0" w:color="auto"/>
        <w:right w:val="none" w:sz="0" w:space="0" w:color="auto"/>
      </w:divBdr>
    </w:div>
    <w:div w:id="193615709">
      <w:bodyDiv w:val="1"/>
      <w:marLeft w:val="0"/>
      <w:marRight w:val="0"/>
      <w:marTop w:val="0"/>
      <w:marBottom w:val="0"/>
      <w:divBdr>
        <w:top w:val="none" w:sz="0" w:space="0" w:color="auto"/>
        <w:left w:val="none" w:sz="0" w:space="0" w:color="auto"/>
        <w:bottom w:val="none" w:sz="0" w:space="0" w:color="auto"/>
        <w:right w:val="none" w:sz="0" w:space="0" w:color="auto"/>
      </w:divBdr>
      <w:divsChild>
        <w:div w:id="18818384">
          <w:marLeft w:val="640"/>
          <w:marRight w:val="0"/>
          <w:marTop w:val="0"/>
          <w:marBottom w:val="0"/>
          <w:divBdr>
            <w:top w:val="none" w:sz="0" w:space="0" w:color="auto"/>
            <w:left w:val="none" w:sz="0" w:space="0" w:color="auto"/>
            <w:bottom w:val="none" w:sz="0" w:space="0" w:color="auto"/>
            <w:right w:val="none" w:sz="0" w:space="0" w:color="auto"/>
          </w:divBdr>
        </w:div>
        <w:div w:id="68386303">
          <w:marLeft w:val="640"/>
          <w:marRight w:val="0"/>
          <w:marTop w:val="0"/>
          <w:marBottom w:val="0"/>
          <w:divBdr>
            <w:top w:val="none" w:sz="0" w:space="0" w:color="auto"/>
            <w:left w:val="none" w:sz="0" w:space="0" w:color="auto"/>
            <w:bottom w:val="none" w:sz="0" w:space="0" w:color="auto"/>
            <w:right w:val="none" w:sz="0" w:space="0" w:color="auto"/>
          </w:divBdr>
        </w:div>
        <w:div w:id="72896753">
          <w:marLeft w:val="640"/>
          <w:marRight w:val="0"/>
          <w:marTop w:val="0"/>
          <w:marBottom w:val="0"/>
          <w:divBdr>
            <w:top w:val="none" w:sz="0" w:space="0" w:color="auto"/>
            <w:left w:val="none" w:sz="0" w:space="0" w:color="auto"/>
            <w:bottom w:val="none" w:sz="0" w:space="0" w:color="auto"/>
            <w:right w:val="none" w:sz="0" w:space="0" w:color="auto"/>
          </w:divBdr>
        </w:div>
        <w:div w:id="126240321">
          <w:marLeft w:val="640"/>
          <w:marRight w:val="0"/>
          <w:marTop w:val="0"/>
          <w:marBottom w:val="0"/>
          <w:divBdr>
            <w:top w:val="none" w:sz="0" w:space="0" w:color="auto"/>
            <w:left w:val="none" w:sz="0" w:space="0" w:color="auto"/>
            <w:bottom w:val="none" w:sz="0" w:space="0" w:color="auto"/>
            <w:right w:val="none" w:sz="0" w:space="0" w:color="auto"/>
          </w:divBdr>
        </w:div>
        <w:div w:id="182014242">
          <w:marLeft w:val="640"/>
          <w:marRight w:val="0"/>
          <w:marTop w:val="0"/>
          <w:marBottom w:val="0"/>
          <w:divBdr>
            <w:top w:val="none" w:sz="0" w:space="0" w:color="auto"/>
            <w:left w:val="none" w:sz="0" w:space="0" w:color="auto"/>
            <w:bottom w:val="none" w:sz="0" w:space="0" w:color="auto"/>
            <w:right w:val="none" w:sz="0" w:space="0" w:color="auto"/>
          </w:divBdr>
        </w:div>
        <w:div w:id="186409062">
          <w:marLeft w:val="640"/>
          <w:marRight w:val="0"/>
          <w:marTop w:val="0"/>
          <w:marBottom w:val="0"/>
          <w:divBdr>
            <w:top w:val="none" w:sz="0" w:space="0" w:color="auto"/>
            <w:left w:val="none" w:sz="0" w:space="0" w:color="auto"/>
            <w:bottom w:val="none" w:sz="0" w:space="0" w:color="auto"/>
            <w:right w:val="none" w:sz="0" w:space="0" w:color="auto"/>
          </w:divBdr>
        </w:div>
        <w:div w:id="199515271">
          <w:marLeft w:val="640"/>
          <w:marRight w:val="0"/>
          <w:marTop w:val="0"/>
          <w:marBottom w:val="0"/>
          <w:divBdr>
            <w:top w:val="none" w:sz="0" w:space="0" w:color="auto"/>
            <w:left w:val="none" w:sz="0" w:space="0" w:color="auto"/>
            <w:bottom w:val="none" w:sz="0" w:space="0" w:color="auto"/>
            <w:right w:val="none" w:sz="0" w:space="0" w:color="auto"/>
          </w:divBdr>
        </w:div>
        <w:div w:id="343553497">
          <w:marLeft w:val="640"/>
          <w:marRight w:val="0"/>
          <w:marTop w:val="0"/>
          <w:marBottom w:val="0"/>
          <w:divBdr>
            <w:top w:val="none" w:sz="0" w:space="0" w:color="auto"/>
            <w:left w:val="none" w:sz="0" w:space="0" w:color="auto"/>
            <w:bottom w:val="none" w:sz="0" w:space="0" w:color="auto"/>
            <w:right w:val="none" w:sz="0" w:space="0" w:color="auto"/>
          </w:divBdr>
        </w:div>
        <w:div w:id="429007793">
          <w:marLeft w:val="640"/>
          <w:marRight w:val="0"/>
          <w:marTop w:val="0"/>
          <w:marBottom w:val="0"/>
          <w:divBdr>
            <w:top w:val="none" w:sz="0" w:space="0" w:color="auto"/>
            <w:left w:val="none" w:sz="0" w:space="0" w:color="auto"/>
            <w:bottom w:val="none" w:sz="0" w:space="0" w:color="auto"/>
            <w:right w:val="none" w:sz="0" w:space="0" w:color="auto"/>
          </w:divBdr>
        </w:div>
        <w:div w:id="617882504">
          <w:marLeft w:val="640"/>
          <w:marRight w:val="0"/>
          <w:marTop w:val="0"/>
          <w:marBottom w:val="0"/>
          <w:divBdr>
            <w:top w:val="none" w:sz="0" w:space="0" w:color="auto"/>
            <w:left w:val="none" w:sz="0" w:space="0" w:color="auto"/>
            <w:bottom w:val="none" w:sz="0" w:space="0" w:color="auto"/>
            <w:right w:val="none" w:sz="0" w:space="0" w:color="auto"/>
          </w:divBdr>
        </w:div>
        <w:div w:id="641276527">
          <w:marLeft w:val="640"/>
          <w:marRight w:val="0"/>
          <w:marTop w:val="0"/>
          <w:marBottom w:val="0"/>
          <w:divBdr>
            <w:top w:val="none" w:sz="0" w:space="0" w:color="auto"/>
            <w:left w:val="none" w:sz="0" w:space="0" w:color="auto"/>
            <w:bottom w:val="none" w:sz="0" w:space="0" w:color="auto"/>
            <w:right w:val="none" w:sz="0" w:space="0" w:color="auto"/>
          </w:divBdr>
        </w:div>
        <w:div w:id="670256704">
          <w:marLeft w:val="640"/>
          <w:marRight w:val="0"/>
          <w:marTop w:val="0"/>
          <w:marBottom w:val="0"/>
          <w:divBdr>
            <w:top w:val="none" w:sz="0" w:space="0" w:color="auto"/>
            <w:left w:val="none" w:sz="0" w:space="0" w:color="auto"/>
            <w:bottom w:val="none" w:sz="0" w:space="0" w:color="auto"/>
            <w:right w:val="none" w:sz="0" w:space="0" w:color="auto"/>
          </w:divBdr>
        </w:div>
        <w:div w:id="705179081">
          <w:marLeft w:val="640"/>
          <w:marRight w:val="0"/>
          <w:marTop w:val="0"/>
          <w:marBottom w:val="0"/>
          <w:divBdr>
            <w:top w:val="none" w:sz="0" w:space="0" w:color="auto"/>
            <w:left w:val="none" w:sz="0" w:space="0" w:color="auto"/>
            <w:bottom w:val="none" w:sz="0" w:space="0" w:color="auto"/>
            <w:right w:val="none" w:sz="0" w:space="0" w:color="auto"/>
          </w:divBdr>
        </w:div>
        <w:div w:id="728578528">
          <w:marLeft w:val="640"/>
          <w:marRight w:val="0"/>
          <w:marTop w:val="0"/>
          <w:marBottom w:val="0"/>
          <w:divBdr>
            <w:top w:val="none" w:sz="0" w:space="0" w:color="auto"/>
            <w:left w:val="none" w:sz="0" w:space="0" w:color="auto"/>
            <w:bottom w:val="none" w:sz="0" w:space="0" w:color="auto"/>
            <w:right w:val="none" w:sz="0" w:space="0" w:color="auto"/>
          </w:divBdr>
        </w:div>
        <w:div w:id="735081559">
          <w:marLeft w:val="640"/>
          <w:marRight w:val="0"/>
          <w:marTop w:val="0"/>
          <w:marBottom w:val="0"/>
          <w:divBdr>
            <w:top w:val="none" w:sz="0" w:space="0" w:color="auto"/>
            <w:left w:val="none" w:sz="0" w:space="0" w:color="auto"/>
            <w:bottom w:val="none" w:sz="0" w:space="0" w:color="auto"/>
            <w:right w:val="none" w:sz="0" w:space="0" w:color="auto"/>
          </w:divBdr>
        </w:div>
        <w:div w:id="845249138">
          <w:marLeft w:val="640"/>
          <w:marRight w:val="0"/>
          <w:marTop w:val="0"/>
          <w:marBottom w:val="0"/>
          <w:divBdr>
            <w:top w:val="none" w:sz="0" w:space="0" w:color="auto"/>
            <w:left w:val="none" w:sz="0" w:space="0" w:color="auto"/>
            <w:bottom w:val="none" w:sz="0" w:space="0" w:color="auto"/>
            <w:right w:val="none" w:sz="0" w:space="0" w:color="auto"/>
          </w:divBdr>
        </w:div>
        <w:div w:id="851652814">
          <w:marLeft w:val="640"/>
          <w:marRight w:val="0"/>
          <w:marTop w:val="0"/>
          <w:marBottom w:val="0"/>
          <w:divBdr>
            <w:top w:val="none" w:sz="0" w:space="0" w:color="auto"/>
            <w:left w:val="none" w:sz="0" w:space="0" w:color="auto"/>
            <w:bottom w:val="none" w:sz="0" w:space="0" w:color="auto"/>
            <w:right w:val="none" w:sz="0" w:space="0" w:color="auto"/>
          </w:divBdr>
        </w:div>
        <w:div w:id="872692865">
          <w:marLeft w:val="640"/>
          <w:marRight w:val="0"/>
          <w:marTop w:val="0"/>
          <w:marBottom w:val="0"/>
          <w:divBdr>
            <w:top w:val="none" w:sz="0" w:space="0" w:color="auto"/>
            <w:left w:val="none" w:sz="0" w:space="0" w:color="auto"/>
            <w:bottom w:val="none" w:sz="0" w:space="0" w:color="auto"/>
            <w:right w:val="none" w:sz="0" w:space="0" w:color="auto"/>
          </w:divBdr>
        </w:div>
        <w:div w:id="876509008">
          <w:marLeft w:val="640"/>
          <w:marRight w:val="0"/>
          <w:marTop w:val="0"/>
          <w:marBottom w:val="0"/>
          <w:divBdr>
            <w:top w:val="none" w:sz="0" w:space="0" w:color="auto"/>
            <w:left w:val="none" w:sz="0" w:space="0" w:color="auto"/>
            <w:bottom w:val="none" w:sz="0" w:space="0" w:color="auto"/>
            <w:right w:val="none" w:sz="0" w:space="0" w:color="auto"/>
          </w:divBdr>
        </w:div>
        <w:div w:id="883638997">
          <w:marLeft w:val="640"/>
          <w:marRight w:val="0"/>
          <w:marTop w:val="0"/>
          <w:marBottom w:val="0"/>
          <w:divBdr>
            <w:top w:val="none" w:sz="0" w:space="0" w:color="auto"/>
            <w:left w:val="none" w:sz="0" w:space="0" w:color="auto"/>
            <w:bottom w:val="none" w:sz="0" w:space="0" w:color="auto"/>
            <w:right w:val="none" w:sz="0" w:space="0" w:color="auto"/>
          </w:divBdr>
        </w:div>
        <w:div w:id="921447903">
          <w:marLeft w:val="640"/>
          <w:marRight w:val="0"/>
          <w:marTop w:val="0"/>
          <w:marBottom w:val="0"/>
          <w:divBdr>
            <w:top w:val="none" w:sz="0" w:space="0" w:color="auto"/>
            <w:left w:val="none" w:sz="0" w:space="0" w:color="auto"/>
            <w:bottom w:val="none" w:sz="0" w:space="0" w:color="auto"/>
            <w:right w:val="none" w:sz="0" w:space="0" w:color="auto"/>
          </w:divBdr>
        </w:div>
        <w:div w:id="925115180">
          <w:marLeft w:val="640"/>
          <w:marRight w:val="0"/>
          <w:marTop w:val="0"/>
          <w:marBottom w:val="0"/>
          <w:divBdr>
            <w:top w:val="none" w:sz="0" w:space="0" w:color="auto"/>
            <w:left w:val="none" w:sz="0" w:space="0" w:color="auto"/>
            <w:bottom w:val="none" w:sz="0" w:space="0" w:color="auto"/>
            <w:right w:val="none" w:sz="0" w:space="0" w:color="auto"/>
          </w:divBdr>
        </w:div>
        <w:div w:id="960645591">
          <w:marLeft w:val="640"/>
          <w:marRight w:val="0"/>
          <w:marTop w:val="0"/>
          <w:marBottom w:val="0"/>
          <w:divBdr>
            <w:top w:val="none" w:sz="0" w:space="0" w:color="auto"/>
            <w:left w:val="none" w:sz="0" w:space="0" w:color="auto"/>
            <w:bottom w:val="none" w:sz="0" w:space="0" w:color="auto"/>
            <w:right w:val="none" w:sz="0" w:space="0" w:color="auto"/>
          </w:divBdr>
        </w:div>
        <w:div w:id="987825365">
          <w:marLeft w:val="640"/>
          <w:marRight w:val="0"/>
          <w:marTop w:val="0"/>
          <w:marBottom w:val="0"/>
          <w:divBdr>
            <w:top w:val="none" w:sz="0" w:space="0" w:color="auto"/>
            <w:left w:val="none" w:sz="0" w:space="0" w:color="auto"/>
            <w:bottom w:val="none" w:sz="0" w:space="0" w:color="auto"/>
            <w:right w:val="none" w:sz="0" w:space="0" w:color="auto"/>
          </w:divBdr>
        </w:div>
        <w:div w:id="996760150">
          <w:marLeft w:val="640"/>
          <w:marRight w:val="0"/>
          <w:marTop w:val="0"/>
          <w:marBottom w:val="0"/>
          <w:divBdr>
            <w:top w:val="none" w:sz="0" w:space="0" w:color="auto"/>
            <w:left w:val="none" w:sz="0" w:space="0" w:color="auto"/>
            <w:bottom w:val="none" w:sz="0" w:space="0" w:color="auto"/>
            <w:right w:val="none" w:sz="0" w:space="0" w:color="auto"/>
          </w:divBdr>
        </w:div>
        <w:div w:id="1073047816">
          <w:marLeft w:val="640"/>
          <w:marRight w:val="0"/>
          <w:marTop w:val="0"/>
          <w:marBottom w:val="0"/>
          <w:divBdr>
            <w:top w:val="none" w:sz="0" w:space="0" w:color="auto"/>
            <w:left w:val="none" w:sz="0" w:space="0" w:color="auto"/>
            <w:bottom w:val="none" w:sz="0" w:space="0" w:color="auto"/>
            <w:right w:val="none" w:sz="0" w:space="0" w:color="auto"/>
          </w:divBdr>
        </w:div>
        <w:div w:id="1108545282">
          <w:marLeft w:val="640"/>
          <w:marRight w:val="0"/>
          <w:marTop w:val="0"/>
          <w:marBottom w:val="0"/>
          <w:divBdr>
            <w:top w:val="none" w:sz="0" w:space="0" w:color="auto"/>
            <w:left w:val="none" w:sz="0" w:space="0" w:color="auto"/>
            <w:bottom w:val="none" w:sz="0" w:space="0" w:color="auto"/>
            <w:right w:val="none" w:sz="0" w:space="0" w:color="auto"/>
          </w:divBdr>
        </w:div>
        <w:div w:id="1193424418">
          <w:marLeft w:val="640"/>
          <w:marRight w:val="0"/>
          <w:marTop w:val="0"/>
          <w:marBottom w:val="0"/>
          <w:divBdr>
            <w:top w:val="none" w:sz="0" w:space="0" w:color="auto"/>
            <w:left w:val="none" w:sz="0" w:space="0" w:color="auto"/>
            <w:bottom w:val="none" w:sz="0" w:space="0" w:color="auto"/>
            <w:right w:val="none" w:sz="0" w:space="0" w:color="auto"/>
          </w:divBdr>
        </w:div>
        <w:div w:id="1210267640">
          <w:marLeft w:val="640"/>
          <w:marRight w:val="0"/>
          <w:marTop w:val="0"/>
          <w:marBottom w:val="0"/>
          <w:divBdr>
            <w:top w:val="none" w:sz="0" w:space="0" w:color="auto"/>
            <w:left w:val="none" w:sz="0" w:space="0" w:color="auto"/>
            <w:bottom w:val="none" w:sz="0" w:space="0" w:color="auto"/>
            <w:right w:val="none" w:sz="0" w:space="0" w:color="auto"/>
          </w:divBdr>
        </w:div>
        <w:div w:id="1252615932">
          <w:marLeft w:val="640"/>
          <w:marRight w:val="0"/>
          <w:marTop w:val="0"/>
          <w:marBottom w:val="0"/>
          <w:divBdr>
            <w:top w:val="none" w:sz="0" w:space="0" w:color="auto"/>
            <w:left w:val="none" w:sz="0" w:space="0" w:color="auto"/>
            <w:bottom w:val="none" w:sz="0" w:space="0" w:color="auto"/>
            <w:right w:val="none" w:sz="0" w:space="0" w:color="auto"/>
          </w:divBdr>
        </w:div>
        <w:div w:id="1274677747">
          <w:marLeft w:val="640"/>
          <w:marRight w:val="0"/>
          <w:marTop w:val="0"/>
          <w:marBottom w:val="0"/>
          <w:divBdr>
            <w:top w:val="none" w:sz="0" w:space="0" w:color="auto"/>
            <w:left w:val="none" w:sz="0" w:space="0" w:color="auto"/>
            <w:bottom w:val="none" w:sz="0" w:space="0" w:color="auto"/>
            <w:right w:val="none" w:sz="0" w:space="0" w:color="auto"/>
          </w:divBdr>
        </w:div>
        <w:div w:id="1278877552">
          <w:marLeft w:val="640"/>
          <w:marRight w:val="0"/>
          <w:marTop w:val="0"/>
          <w:marBottom w:val="0"/>
          <w:divBdr>
            <w:top w:val="none" w:sz="0" w:space="0" w:color="auto"/>
            <w:left w:val="none" w:sz="0" w:space="0" w:color="auto"/>
            <w:bottom w:val="none" w:sz="0" w:space="0" w:color="auto"/>
            <w:right w:val="none" w:sz="0" w:space="0" w:color="auto"/>
          </w:divBdr>
        </w:div>
        <w:div w:id="1324242778">
          <w:marLeft w:val="640"/>
          <w:marRight w:val="0"/>
          <w:marTop w:val="0"/>
          <w:marBottom w:val="0"/>
          <w:divBdr>
            <w:top w:val="none" w:sz="0" w:space="0" w:color="auto"/>
            <w:left w:val="none" w:sz="0" w:space="0" w:color="auto"/>
            <w:bottom w:val="none" w:sz="0" w:space="0" w:color="auto"/>
            <w:right w:val="none" w:sz="0" w:space="0" w:color="auto"/>
          </w:divBdr>
        </w:div>
        <w:div w:id="1357151408">
          <w:marLeft w:val="640"/>
          <w:marRight w:val="0"/>
          <w:marTop w:val="0"/>
          <w:marBottom w:val="0"/>
          <w:divBdr>
            <w:top w:val="none" w:sz="0" w:space="0" w:color="auto"/>
            <w:left w:val="none" w:sz="0" w:space="0" w:color="auto"/>
            <w:bottom w:val="none" w:sz="0" w:space="0" w:color="auto"/>
            <w:right w:val="none" w:sz="0" w:space="0" w:color="auto"/>
          </w:divBdr>
        </w:div>
        <w:div w:id="1446314269">
          <w:marLeft w:val="640"/>
          <w:marRight w:val="0"/>
          <w:marTop w:val="0"/>
          <w:marBottom w:val="0"/>
          <w:divBdr>
            <w:top w:val="none" w:sz="0" w:space="0" w:color="auto"/>
            <w:left w:val="none" w:sz="0" w:space="0" w:color="auto"/>
            <w:bottom w:val="none" w:sz="0" w:space="0" w:color="auto"/>
            <w:right w:val="none" w:sz="0" w:space="0" w:color="auto"/>
          </w:divBdr>
        </w:div>
        <w:div w:id="1451045242">
          <w:marLeft w:val="640"/>
          <w:marRight w:val="0"/>
          <w:marTop w:val="0"/>
          <w:marBottom w:val="0"/>
          <w:divBdr>
            <w:top w:val="none" w:sz="0" w:space="0" w:color="auto"/>
            <w:left w:val="none" w:sz="0" w:space="0" w:color="auto"/>
            <w:bottom w:val="none" w:sz="0" w:space="0" w:color="auto"/>
            <w:right w:val="none" w:sz="0" w:space="0" w:color="auto"/>
          </w:divBdr>
        </w:div>
        <w:div w:id="1488281864">
          <w:marLeft w:val="640"/>
          <w:marRight w:val="0"/>
          <w:marTop w:val="0"/>
          <w:marBottom w:val="0"/>
          <w:divBdr>
            <w:top w:val="none" w:sz="0" w:space="0" w:color="auto"/>
            <w:left w:val="none" w:sz="0" w:space="0" w:color="auto"/>
            <w:bottom w:val="none" w:sz="0" w:space="0" w:color="auto"/>
            <w:right w:val="none" w:sz="0" w:space="0" w:color="auto"/>
          </w:divBdr>
        </w:div>
        <w:div w:id="1513760382">
          <w:marLeft w:val="640"/>
          <w:marRight w:val="0"/>
          <w:marTop w:val="0"/>
          <w:marBottom w:val="0"/>
          <w:divBdr>
            <w:top w:val="none" w:sz="0" w:space="0" w:color="auto"/>
            <w:left w:val="none" w:sz="0" w:space="0" w:color="auto"/>
            <w:bottom w:val="none" w:sz="0" w:space="0" w:color="auto"/>
            <w:right w:val="none" w:sz="0" w:space="0" w:color="auto"/>
          </w:divBdr>
        </w:div>
        <w:div w:id="1622415413">
          <w:marLeft w:val="640"/>
          <w:marRight w:val="0"/>
          <w:marTop w:val="0"/>
          <w:marBottom w:val="0"/>
          <w:divBdr>
            <w:top w:val="none" w:sz="0" w:space="0" w:color="auto"/>
            <w:left w:val="none" w:sz="0" w:space="0" w:color="auto"/>
            <w:bottom w:val="none" w:sz="0" w:space="0" w:color="auto"/>
            <w:right w:val="none" w:sz="0" w:space="0" w:color="auto"/>
          </w:divBdr>
        </w:div>
        <w:div w:id="1632516675">
          <w:marLeft w:val="640"/>
          <w:marRight w:val="0"/>
          <w:marTop w:val="0"/>
          <w:marBottom w:val="0"/>
          <w:divBdr>
            <w:top w:val="none" w:sz="0" w:space="0" w:color="auto"/>
            <w:left w:val="none" w:sz="0" w:space="0" w:color="auto"/>
            <w:bottom w:val="none" w:sz="0" w:space="0" w:color="auto"/>
            <w:right w:val="none" w:sz="0" w:space="0" w:color="auto"/>
          </w:divBdr>
        </w:div>
        <w:div w:id="1666860778">
          <w:marLeft w:val="640"/>
          <w:marRight w:val="0"/>
          <w:marTop w:val="0"/>
          <w:marBottom w:val="0"/>
          <w:divBdr>
            <w:top w:val="none" w:sz="0" w:space="0" w:color="auto"/>
            <w:left w:val="none" w:sz="0" w:space="0" w:color="auto"/>
            <w:bottom w:val="none" w:sz="0" w:space="0" w:color="auto"/>
            <w:right w:val="none" w:sz="0" w:space="0" w:color="auto"/>
          </w:divBdr>
        </w:div>
        <w:div w:id="1998999358">
          <w:marLeft w:val="640"/>
          <w:marRight w:val="0"/>
          <w:marTop w:val="0"/>
          <w:marBottom w:val="0"/>
          <w:divBdr>
            <w:top w:val="none" w:sz="0" w:space="0" w:color="auto"/>
            <w:left w:val="none" w:sz="0" w:space="0" w:color="auto"/>
            <w:bottom w:val="none" w:sz="0" w:space="0" w:color="auto"/>
            <w:right w:val="none" w:sz="0" w:space="0" w:color="auto"/>
          </w:divBdr>
        </w:div>
        <w:div w:id="2036416239">
          <w:marLeft w:val="640"/>
          <w:marRight w:val="0"/>
          <w:marTop w:val="0"/>
          <w:marBottom w:val="0"/>
          <w:divBdr>
            <w:top w:val="none" w:sz="0" w:space="0" w:color="auto"/>
            <w:left w:val="none" w:sz="0" w:space="0" w:color="auto"/>
            <w:bottom w:val="none" w:sz="0" w:space="0" w:color="auto"/>
            <w:right w:val="none" w:sz="0" w:space="0" w:color="auto"/>
          </w:divBdr>
        </w:div>
      </w:divsChild>
    </w:div>
    <w:div w:id="194854246">
      <w:bodyDiv w:val="1"/>
      <w:marLeft w:val="0"/>
      <w:marRight w:val="0"/>
      <w:marTop w:val="0"/>
      <w:marBottom w:val="0"/>
      <w:divBdr>
        <w:top w:val="none" w:sz="0" w:space="0" w:color="auto"/>
        <w:left w:val="none" w:sz="0" w:space="0" w:color="auto"/>
        <w:bottom w:val="none" w:sz="0" w:space="0" w:color="auto"/>
        <w:right w:val="none" w:sz="0" w:space="0" w:color="auto"/>
      </w:divBdr>
      <w:divsChild>
        <w:div w:id="110520545">
          <w:marLeft w:val="640"/>
          <w:marRight w:val="0"/>
          <w:marTop w:val="0"/>
          <w:marBottom w:val="0"/>
          <w:divBdr>
            <w:top w:val="none" w:sz="0" w:space="0" w:color="auto"/>
            <w:left w:val="none" w:sz="0" w:space="0" w:color="auto"/>
            <w:bottom w:val="none" w:sz="0" w:space="0" w:color="auto"/>
            <w:right w:val="none" w:sz="0" w:space="0" w:color="auto"/>
          </w:divBdr>
        </w:div>
        <w:div w:id="134955940">
          <w:marLeft w:val="640"/>
          <w:marRight w:val="0"/>
          <w:marTop w:val="0"/>
          <w:marBottom w:val="0"/>
          <w:divBdr>
            <w:top w:val="none" w:sz="0" w:space="0" w:color="auto"/>
            <w:left w:val="none" w:sz="0" w:space="0" w:color="auto"/>
            <w:bottom w:val="none" w:sz="0" w:space="0" w:color="auto"/>
            <w:right w:val="none" w:sz="0" w:space="0" w:color="auto"/>
          </w:divBdr>
        </w:div>
        <w:div w:id="140658344">
          <w:marLeft w:val="640"/>
          <w:marRight w:val="0"/>
          <w:marTop w:val="0"/>
          <w:marBottom w:val="0"/>
          <w:divBdr>
            <w:top w:val="none" w:sz="0" w:space="0" w:color="auto"/>
            <w:left w:val="none" w:sz="0" w:space="0" w:color="auto"/>
            <w:bottom w:val="none" w:sz="0" w:space="0" w:color="auto"/>
            <w:right w:val="none" w:sz="0" w:space="0" w:color="auto"/>
          </w:divBdr>
        </w:div>
        <w:div w:id="152531828">
          <w:marLeft w:val="640"/>
          <w:marRight w:val="0"/>
          <w:marTop w:val="0"/>
          <w:marBottom w:val="0"/>
          <w:divBdr>
            <w:top w:val="none" w:sz="0" w:space="0" w:color="auto"/>
            <w:left w:val="none" w:sz="0" w:space="0" w:color="auto"/>
            <w:bottom w:val="none" w:sz="0" w:space="0" w:color="auto"/>
            <w:right w:val="none" w:sz="0" w:space="0" w:color="auto"/>
          </w:divBdr>
        </w:div>
        <w:div w:id="238365837">
          <w:marLeft w:val="640"/>
          <w:marRight w:val="0"/>
          <w:marTop w:val="0"/>
          <w:marBottom w:val="0"/>
          <w:divBdr>
            <w:top w:val="none" w:sz="0" w:space="0" w:color="auto"/>
            <w:left w:val="none" w:sz="0" w:space="0" w:color="auto"/>
            <w:bottom w:val="none" w:sz="0" w:space="0" w:color="auto"/>
            <w:right w:val="none" w:sz="0" w:space="0" w:color="auto"/>
          </w:divBdr>
        </w:div>
        <w:div w:id="302464805">
          <w:marLeft w:val="640"/>
          <w:marRight w:val="0"/>
          <w:marTop w:val="0"/>
          <w:marBottom w:val="0"/>
          <w:divBdr>
            <w:top w:val="none" w:sz="0" w:space="0" w:color="auto"/>
            <w:left w:val="none" w:sz="0" w:space="0" w:color="auto"/>
            <w:bottom w:val="none" w:sz="0" w:space="0" w:color="auto"/>
            <w:right w:val="none" w:sz="0" w:space="0" w:color="auto"/>
          </w:divBdr>
        </w:div>
        <w:div w:id="314377371">
          <w:marLeft w:val="640"/>
          <w:marRight w:val="0"/>
          <w:marTop w:val="0"/>
          <w:marBottom w:val="0"/>
          <w:divBdr>
            <w:top w:val="none" w:sz="0" w:space="0" w:color="auto"/>
            <w:left w:val="none" w:sz="0" w:space="0" w:color="auto"/>
            <w:bottom w:val="none" w:sz="0" w:space="0" w:color="auto"/>
            <w:right w:val="none" w:sz="0" w:space="0" w:color="auto"/>
          </w:divBdr>
        </w:div>
        <w:div w:id="332614300">
          <w:marLeft w:val="640"/>
          <w:marRight w:val="0"/>
          <w:marTop w:val="0"/>
          <w:marBottom w:val="0"/>
          <w:divBdr>
            <w:top w:val="none" w:sz="0" w:space="0" w:color="auto"/>
            <w:left w:val="none" w:sz="0" w:space="0" w:color="auto"/>
            <w:bottom w:val="none" w:sz="0" w:space="0" w:color="auto"/>
            <w:right w:val="none" w:sz="0" w:space="0" w:color="auto"/>
          </w:divBdr>
        </w:div>
        <w:div w:id="436415258">
          <w:marLeft w:val="640"/>
          <w:marRight w:val="0"/>
          <w:marTop w:val="0"/>
          <w:marBottom w:val="0"/>
          <w:divBdr>
            <w:top w:val="none" w:sz="0" w:space="0" w:color="auto"/>
            <w:left w:val="none" w:sz="0" w:space="0" w:color="auto"/>
            <w:bottom w:val="none" w:sz="0" w:space="0" w:color="auto"/>
            <w:right w:val="none" w:sz="0" w:space="0" w:color="auto"/>
          </w:divBdr>
        </w:div>
        <w:div w:id="453257047">
          <w:marLeft w:val="640"/>
          <w:marRight w:val="0"/>
          <w:marTop w:val="0"/>
          <w:marBottom w:val="0"/>
          <w:divBdr>
            <w:top w:val="none" w:sz="0" w:space="0" w:color="auto"/>
            <w:left w:val="none" w:sz="0" w:space="0" w:color="auto"/>
            <w:bottom w:val="none" w:sz="0" w:space="0" w:color="auto"/>
            <w:right w:val="none" w:sz="0" w:space="0" w:color="auto"/>
          </w:divBdr>
        </w:div>
        <w:div w:id="498422177">
          <w:marLeft w:val="640"/>
          <w:marRight w:val="0"/>
          <w:marTop w:val="0"/>
          <w:marBottom w:val="0"/>
          <w:divBdr>
            <w:top w:val="none" w:sz="0" w:space="0" w:color="auto"/>
            <w:left w:val="none" w:sz="0" w:space="0" w:color="auto"/>
            <w:bottom w:val="none" w:sz="0" w:space="0" w:color="auto"/>
            <w:right w:val="none" w:sz="0" w:space="0" w:color="auto"/>
          </w:divBdr>
        </w:div>
        <w:div w:id="581331721">
          <w:marLeft w:val="640"/>
          <w:marRight w:val="0"/>
          <w:marTop w:val="0"/>
          <w:marBottom w:val="0"/>
          <w:divBdr>
            <w:top w:val="none" w:sz="0" w:space="0" w:color="auto"/>
            <w:left w:val="none" w:sz="0" w:space="0" w:color="auto"/>
            <w:bottom w:val="none" w:sz="0" w:space="0" w:color="auto"/>
            <w:right w:val="none" w:sz="0" w:space="0" w:color="auto"/>
          </w:divBdr>
        </w:div>
        <w:div w:id="697701153">
          <w:marLeft w:val="640"/>
          <w:marRight w:val="0"/>
          <w:marTop w:val="0"/>
          <w:marBottom w:val="0"/>
          <w:divBdr>
            <w:top w:val="none" w:sz="0" w:space="0" w:color="auto"/>
            <w:left w:val="none" w:sz="0" w:space="0" w:color="auto"/>
            <w:bottom w:val="none" w:sz="0" w:space="0" w:color="auto"/>
            <w:right w:val="none" w:sz="0" w:space="0" w:color="auto"/>
          </w:divBdr>
        </w:div>
        <w:div w:id="757408945">
          <w:marLeft w:val="640"/>
          <w:marRight w:val="0"/>
          <w:marTop w:val="0"/>
          <w:marBottom w:val="0"/>
          <w:divBdr>
            <w:top w:val="none" w:sz="0" w:space="0" w:color="auto"/>
            <w:left w:val="none" w:sz="0" w:space="0" w:color="auto"/>
            <w:bottom w:val="none" w:sz="0" w:space="0" w:color="auto"/>
            <w:right w:val="none" w:sz="0" w:space="0" w:color="auto"/>
          </w:divBdr>
        </w:div>
        <w:div w:id="796526383">
          <w:marLeft w:val="640"/>
          <w:marRight w:val="0"/>
          <w:marTop w:val="0"/>
          <w:marBottom w:val="0"/>
          <w:divBdr>
            <w:top w:val="none" w:sz="0" w:space="0" w:color="auto"/>
            <w:left w:val="none" w:sz="0" w:space="0" w:color="auto"/>
            <w:bottom w:val="none" w:sz="0" w:space="0" w:color="auto"/>
            <w:right w:val="none" w:sz="0" w:space="0" w:color="auto"/>
          </w:divBdr>
        </w:div>
        <w:div w:id="861241013">
          <w:marLeft w:val="640"/>
          <w:marRight w:val="0"/>
          <w:marTop w:val="0"/>
          <w:marBottom w:val="0"/>
          <w:divBdr>
            <w:top w:val="none" w:sz="0" w:space="0" w:color="auto"/>
            <w:left w:val="none" w:sz="0" w:space="0" w:color="auto"/>
            <w:bottom w:val="none" w:sz="0" w:space="0" w:color="auto"/>
            <w:right w:val="none" w:sz="0" w:space="0" w:color="auto"/>
          </w:divBdr>
        </w:div>
        <w:div w:id="1096949655">
          <w:marLeft w:val="640"/>
          <w:marRight w:val="0"/>
          <w:marTop w:val="0"/>
          <w:marBottom w:val="0"/>
          <w:divBdr>
            <w:top w:val="none" w:sz="0" w:space="0" w:color="auto"/>
            <w:left w:val="none" w:sz="0" w:space="0" w:color="auto"/>
            <w:bottom w:val="none" w:sz="0" w:space="0" w:color="auto"/>
            <w:right w:val="none" w:sz="0" w:space="0" w:color="auto"/>
          </w:divBdr>
        </w:div>
        <w:div w:id="1293242937">
          <w:marLeft w:val="640"/>
          <w:marRight w:val="0"/>
          <w:marTop w:val="0"/>
          <w:marBottom w:val="0"/>
          <w:divBdr>
            <w:top w:val="none" w:sz="0" w:space="0" w:color="auto"/>
            <w:left w:val="none" w:sz="0" w:space="0" w:color="auto"/>
            <w:bottom w:val="none" w:sz="0" w:space="0" w:color="auto"/>
            <w:right w:val="none" w:sz="0" w:space="0" w:color="auto"/>
          </w:divBdr>
        </w:div>
        <w:div w:id="1496217188">
          <w:marLeft w:val="640"/>
          <w:marRight w:val="0"/>
          <w:marTop w:val="0"/>
          <w:marBottom w:val="0"/>
          <w:divBdr>
            <w:top w:val="none" w:sz="0" w:space="0" w:color="auto"/>
            <w:left w:val="none" w:sz="0" w:space="0" w:color="auto"/>
            <w:bottom w:val="none" w:sz="0" w:space="0" w:color="auto"/>
            <w:right w:val="none" w:sz="0" w:space="0" w:color="auto"/>
          </w:divBdr>
        </w:div>
        <w:div w:id="1502894112">
          <w:marLeft w:val="640"/>
          <w:marRight w:val="0"/>
          <w:marTop w:val="0"/>
          <w:marBottom w:val="0"/>
          <w:divBdr>
            <w:top w:val="none" w:sz="0" w:space="0" w:color="auto"/>
            <w:left w:val="none" w:sz="0" w:space="0" w:color="auto"/>
            <w:bottom w:val="none" w:sz="0" w:space="0" w:color="auto"/>
            <w:right w:val="none" w:sz="0" w:space="0" w:color="auto"/>
          </w:divBdr>
        </w:div>
        <w:div w:id="1559779203">
          <w:marLeft w:val="640"/>
          <w:marRight w:val="0"/>
          <w:marTop w:val="0"/>
          <w:marBottom w:val="0"/>
          <w:divBdr>
            <w:top w:val="none" w:sz="0" w:space="0" w:color="auto"/>
            <w:left w:val="none" w:sz="0" w:space="0" w:color="auto"/>
            <w:bottom w:val="none" w:sz="0" w:space="0" w:color="auto"/>
            <w:right w:val="none" w:sz="0" w:space="0" w:color="auto"/>
          </w:divBdr>
        </w:div>
        <w:div w:id="1580557307">
          <w:marLeft w:val="640"/>
          <w:marRight w:val="0"/>
          <w:marTop w:val="0"/>
          <w:marBottom w:val="0"/>
          <w:divBdr>
            <w:top w:val="none" w:sz="0" w:space="0" w:color="auto"/>
            <w:left w:val="none" w:sz="0" w:space="0" w:color="auto"/>
            <w:bottom w:val="none" w:sz="0" w:space="0" w:color="auto"/>
            <w:right w:val="none" w:sz="0" w:space="0" w:color="auto"/>
          </w:divBdr>
        </w:div>
        <w:div w:id="1586300483">
          <w:marLeft w:val="640"/>
          <w:marRight w:val="0"/>
          <w:marTop w:val="0"/>
          <w:marBottom w:val="0"/>
          <w:divBdr>
            <w:top w:val="none" w:sz="0" w:space="0" w:color="auto"/>
            <w:left w:val="none" w:sz="0" w:space="0" w:color="auto"/>
            <w:bottom w:val="none" w:sz="0" w:space="0" w:color="auto"/>
            <w:right w:val="none" w:sz="0" w:space="0" w:color="auto"/>
          </w:divBdr>
        </w:div>
        <w:div w:id="1631325400">
          <w:marLeft w:val="640"/>
          <w:marRight w:val="0"/>
          <w:marTop w:val="0"/>
          <w:marBottom w:val="0"/>
          <w:divBdr>
            <w:top w:val="none" w:sz="0" w:space="0" w:color="auto"/>
            <w:left w:val="none" w:sz="0" w:space="0" w:color="auto"/>
            <w:bottom w:val="none" w:sz="0" w:space="0" w:color="auto"/>
            <w:right w:val="none" w:sz="0" w:space="0" w:color="auto"/>
          </w:divBdr>
        </w:div>
        <w:div w:id="1689331164">
          <w:marLeft w:val="640"/>
          <w:marRight w:val="0"/>
          <w:marTop w:val="0"/>
          <w:marBottom w:val="0"/>
          <w:divBdr>
            <w:top w:val="none" w:sz="0" w:space="0" w:color="auto"/>
            <w:left w:val="none" w:sz="0" w:space="0" w:color="auto"/>
            <w:bottom w:val="none" w:sz="0" w:space="0" w:color="auto"/>
            <w:right w:val="none" w:sz="0" w:space="0" w:color="auto"/>
          </w:divBdr>
        </w:div>
        <w:div w:id="1720743518">
          <w:marLeft w:val="640"/>
          <w:marRight w:val="0"/>
          <w:marTop w:val="0"/>
          <w:marBottom w:val="0"/>
          <w:divBdr>
            <w:top w:val="none" w:sz="0" w:space="0" w:color="auto"/>
            <w:left w:val="none" w:sz="0" w:space="0" w:color="auto"/>
            <w:bottom w:val="none" w:sz="0" w:space="0" w:color="auto"/>
            <w:right w:val="none" w:sz="0" w:space="0" w:color="auto"/>
          </w:divBdr>
        </w:div>
        <w:div w:id="1910118754">
          <w:marLeft w:val="640"/>
          <w:marRight w:val="0"/>
          <w:marTop w:val="0"/>
          <w:marBottom w:val="0"/>
          <w:divBdr>
            <w:top w:val="none" w:sz="0" w:space="0" w:color="auto"/>
            <w:left w:val="none" w:sz="0" w:space="0" w:color="auto"/>
            <w:bottom w:val="none" w:sz="0" w:space="0" w:color="auto"/>
            <w:right w:val="none" w:sz="0" w:space="0" w:color="auto"/>
          </w:divBdr>
        </w:div>
      </w:divsChild>
    </w:div>
    <w:div w:id="206917551">
      <w:bodyDiv w:val="1"/>
      <w:marLeft w:val="0"/>
      <w:marRight w:val="0"/>
      <w:marTop w:val="0"/>
      <w:marBottom w:val="0"/>
      <w:divBdr>
        <w:top w:val="none" w:sz="0" w:space="0" w:color="auto"/>
        <w:left w:val="none" w:sz="0" w:space="0" w:color="auto"/>
        <w:bottom w:val="none" w:sz="0" w:space="0" w:color="auto"/>
        <w:right w:val="none" w:sz="0" w:space="0" w:color="auto"/>
      </w:divBdr>
      <w:divsChild>
        <w:div w:id="1114131442">
          <w:marLeft w:val="640"/>
          <w:marRight w:val="0"/>
          <w:marTop w:val="0"/>
          <w:marBottom w:val="0"/>
          <w:divBdr>
            <w:top w:val="none" w:sz="0" w:space="0" w:color="auto"/>
            <w:left w:val="none" w:sz="0" w:space="0" w:color="auto"/>
            <w:bottom w:val="none" w:sz="0" w:space="0" w:color="auto"/>
            <w:right w:val="none" w:sz="0" w:space="0" w:color="auto"/>
          </w:divBdr>
        </w:div>
        <w:div w:id="2139031018">
          <w:marLeft w:val="640"/>
          <w:marRight w:val="0"/>
          <w:marTop w:val="0"/>
          <w:marBottom w:val="0"/>
          <w:divBdr>
            <w:top w:val="none" w:sz="0" w:space="0" w:color="auto"/>
            <w:left w:val="none" w:sz="0" w:space="0" w:color="auto"/>
            <w:bottom w:val="none" w:sz="0" w:space="0" w:color="auto"/>
            <w:right w:val="none" w:sz="0" w:space="0" w:color="auto"/>
          </w:divBdr>
        </w:div>
        <w:div w:id="1226835315">
          <w:marLeft w:val="640"/>
          <w:marRight w:val="0"/>
          <w:marTop w:val="0"/>
          <w:marBottom w:val="0"/>
          <w:divBdr>
            <w:top w:val="none" w:sz="0" w:space="0" w:color="auto"/>
            <w:left w:val="none" w:sz="0" w:space="0" w:color="auto"/>
            <w:bottom w:val="none" w:sz="0" w:space="0" w:color="auto"/>
            <w:right w:val="none" w:sz="0" w:space="0" w:color="auto"/>
          </w:divBdr>
        </w:div>
        <w:div w:id="1382750606">
          <w:marLeft w:val="640"/>
          <w:marRight w:val="0"/>
          <w:marTop w:val="0"/>
          <w:marBottom w:val="0"/>
          <w:divBdr>
            <w:top w:val="none" w:sz="0" w:space="0" w:color="auto"/>
            <w:left w:val="none" w:sz="0" w:space="0" w:color="auto"/>
            <w:bottom w:val="none" w:sz="0" w:space="0" w:color="auto"/>
            <w:right w:val="none" w:sz="0" w:space="0" w:color="auto"/>
          </w:divBdr>
        </w:div>
        <w:div w:id="1271669844">
          <w:marLeft w:val="640"/>
          <w:marRight w:val="0"/>
          <w:marTop w:val="0"/>
          <w:marBottom w:val="0"/>
          <w:divBdr>
            <w:top w:val="none" w:sz="0" w:space="0" w:color="auto"/>
            <w:left w:val="none" w:sz="0" w:space="0" w:color="auto"/>
            <w:bottom w:val="none" w:sz="0" w:space="0" w:color="auto"/>
            <w:right w:val="none" w:sz="0" w:space="0" w:color="auto"/>
          </w:divBdr>
        </w:div>
        <w:div w:id="1831557006">
          <w:marLeft w:val="640"/>
          <w:marRight w:val="0"/>
          <w:marTop w:val="0"/>
          <w:marBottom w:val="0"/>
          <w:divBdr>
            <w:top w:val="none" w:sz="0" w:space="0" w:color="auto"/>
            <w:left w:val="none" w:sz="0" w:space="0" w:color="auto"/>
            <w:bottom w:val="none" w:sz="0" w:space="0" w:color="auto"/>
            <w:right w:val="none" w:sz="0" w:space="0" w:color="auto"/>
          </w:divBdr>
        </w:div>
        <w:div w:id="335957078">
          <w:marLeft w:val="640"/>
          <w:marRight w:val="0"/>
          <w:marTop w:val="0"/>
          <w:marBottom w:val="0"/>
          <w:divBdr>
            <w:top w:val="none" w:sz="0" w:space="0" w:color="auto"/>
            <w:left w:val="none" w:sz="0" w:space="0" w:color="auto"/>
            <w:bottom w:val="none" w:sz="0" w:space="0" w:color="auto"/>
            <w:right w:val="none" w:sz="0" w:space="0" w:color="auto"/>
          </w:divBdr>
        </w:div>
        <w:div w:id="1696299433">
          <w:marLeft w:val="640"/>
          <w:marRight w:val="0"/>
          <w:marTop w:val="0"/>
          <w:marBottom w:val="0"/>
          <w:divBdr>
            <w:top w:val="none" w:sz="0" w:space="0" w:color="auto"/>
            <w:left w:val="none" w:sz="0" w:space="0" w:color="auto"/>
            <w:bottom w:val="none" w:sz="0" w:space="0" w:color="auto"/>
            <w:right w:val="none" w:sz="0" w:space="0" w:color="auto"/>
          </w:divBdr>
        </w:div>
        <w:div w:id="1754357940">
          <w:marLeft w:val="640"/>
          <w:marRight w:val="0"/>
          <w:marTop w:val="0"/>
          <w:marBottom w:val="0"/>
          <w:divBdr>
            <w:top w:val="none" w:sz="0" w:space="0" w:color="auto"/>
            <w:left w:val="none" w:sz="0" w:space="0" w:color="auto"/>
            <w:bottom w:val="none" w:sz="0" w:space="0" w:color="auto"/>
            <w:right w:val="none" w:sz="0" w:space="0" w:color="auto"/>
          </w:divBdr>
        </w:div>
        <w:div w:id="75446707">
          <w:marLeft w:val="640"/>
          <w:marRight w:val="0"/>
          <w:marTop w:val="0"/>
          <w:marBottom w:val="0"/>
          <w:divBdr>
            <w:top w:val="none" w:sz="0" w:space="0" w:color="auto"/>
            <w:left w:val="none" w:sz="0" w:space="0" w:color="auto"/>
            <w:bottom w:val="none" w:sz="0" w:space="0" w:color="auto"/>
            <w:right w:val="none" w:sz="0" w:space="0" w:color="auto"/>
          </w:divBdr>
        </w:div>
        <w:div w:id="572469777">
          <w:marLeft w:val="640"/>
          <w:marRight w:val="0"/>
          <w:marTop w:val="0"/>
          <w:marBottom w:val="0"/>
          <w:divBdr>
            <w:top w:val="none" w:sz="0" w:space="0" w:color="auto"/>
            <w:left w:val="none" w:sz="0" w:space="0" w:color="auto"/>
            <w:bottom w:val="none" w:sz="0" w:space="0" w:color="auto"/>
            <w:right w:val="none" w:sz="0" w:space="0" w:color="auto"/>
          </w:divBdr>
        </w:div>
        <w:div w:id="1141733427">
          <w:marLeft w:val="640"/>
          <w:marRight w:val="0"/>
          <w:marTop w:val="0"/>
          <w:marBottom w:val="0"/>
          <w:divBdr>
            <w:top w:val="none" w:sz="0" w:space="0" w:color="auto"/>
            <w:left w:val="none" w:sz="0" w:space="0" w:color="auto"/>
            <w:bottom w:val="none" w:sz="0" w:space="0" w:color="auto"/>
            <w:right w:val="none" w:sz="0" w:space="0" w:color="auto"/>
          </w:divBdr>
        </w:div>
        <w:div w:id="1657340920">
          <w:marLeft w:val="640"/>
          <w:marRight w:val="0"/>
          <w:marTop w:val="0"/>
          <w:marBottom w:val="0"/>
          <w:divBdr>
            <w:top w:val="none" w:sz="0" w:space="0" w:color="auto"/>
            <w:left w:val="none" w:sz="0" w:space="0" w:color="auto"/>
            <w:bottom w:val="none" w:sz="0" w:space="0" w:color="auto"/>
            <w:right w:val="none" w:sz="0" w:space="0" w:color="auto"/>
          </w:divBdr>
        </w:div>
        <w:div w:id="1638757930">
          <w:marLeft w:val="640"/>
          <w:marRight w:val="0"/>
          <w:marTop w:val="0"/>
          <w:marBottom w:val="0"/>
          <w:divBdr>
            <w:top w:val="none" w:sz="0" w:space="0" w:color="auto"/>
            <w:left w:val="none" w:sz="0" w:space="0" w:color="auto"/>
            <w:bottom w:val="none" w:sz="0" w:space="0" w:color="auto"/>
            <w:right w:val="none" w:sz="0" w:space="0" w:color="auto"/>
          </w:divBdr>
        </w:div>
        <w:div w:id="714546682">
          <w:marLeft w:val="640"/>
          <w:marRight w:val="0"/>
          <w:marTop w:val="0"/>
          <w:marBottom w:val="0"/>
          <w:divBdr>
            <w:top w:val="none" w:sz="0" w:space="0" w:color="auto"/>
            <w:left w:val="none" w:sz="0" w:space="0" w:color="auto"/>
            <w:bottom w:val="none" w:sz="0" w:space="0" w:color="auto"/>
            <w:right w:val="none" w:sz="0" w:space="0" w:color="auto"/>
          </w:divBdr>
        </w:div>
        <w:div w:id="2086341866">
          <w:marLeft w:val="640"/>
          <w:marRight w:val="0"/>
          <w:marTop w:val="0"/>
          <w:marBottom w:val="0"/>
          <w:divBdr>
            <w:top w:val="none" w:sz="0" w:space="0" w:color="auto"/>
            <w:left w:val="none" w:sz="0" w:space="0" w:color="auto"/>
            <w:bottom w:val="none" w:sz="0" w:space="0" w:color="auto"/>
            <w:right w:val="none" w:sz="0" w:space="0" w:color="auto"/>
          </w:divBdr>
        </w:div>
        <w:div w:id="2068911286">
          <w:marLeft w:val="640"/>
          <w:marRight w:val="0"/>
          <w:marTop w:val="0"/>
          <w:marBottom w:val="0"/>
          <w:divBdr>
            <w:top w:val="none" w:sz="0" w:space="0" w:color="auto"/>
            <w:left w:val="none" w:sz="0" w:space="0" w:color="auto"/>
            <w:bottom w:val="none" w:sz="0" w:space="0" w:color="auto"/>
            <w:right w:val="none" w:sz="0" w:space="0" w:color="auto"/>
          </w:divBdr>
        </w:div>
        <w:div w:id="2026520556">
          <w:marLeft w:val="640"/>
          <w:marRight w:val="0"/>
          <w:marTop w:val="0"/>
          <w:marBottom w:val="0"/>
          <w:divBdr>
            <w:top w:val="none" w:sz="0" w:space="0" w:color="auto"/>
            <w:left w:val="none" w:sz="0" w:space="0" w:color="auto"/>
            <w:bottom w:val="none" w:sz="0" w:space="0" w:color="auto"/>
            <w:right w:val="none" w:sz="0" w:space="0" w:color="auto"/>
          </w:divBdr>
        </w:div>
        <w:div w:id="583538152">
          <w:marLeft w:val="640"/>
          <w:marRight w:val="0"/>
          <w:marTop w:val="0"/>
          <w:marBottom w:val="0"/>
          <w:divBdr>
            <w:top w:val="none" w:sz="0" w:space="0" w:color="auto"/>
            <w:left w:val="none" w:sz="0" w:space="0" w:color="auto"/>
            <w:bottom w:val="none" w:sz="0" w:space="0" w:color="auto"/>
            <w:right w:val="none" w:sz="0" w:space="0" w:color="auto"/>
          </w:divBdr>
        </w:div>
        <w:div w:id="1300645856">
          <w:marLeft w:val="640"/>
          <w:marRight w:val="0"/>
          <w:marTop w:val="0"/>
          <w:marBottom w:val="0"/>
          <w:divBdr>
            <w:top w:val="none" w:sz="0" w:space="0" w:color="auto"/>
            <w:left w:val="none" w:sz="0" w:space="0" w:color="auto"/>
            <w:bottom w:val="none" w:sz="0" w:space="0" w:color="auto"/>
            <w:right w:val="none" w:sz="0" w:space="0" w:color="auto"/>
          </w:divBdr>
        </w:div>
        <w:div w:id="2025592769">
          <w:marLeft w:val="640"/>
          <w:marRight w:val="0"/>
          <w:marTop w:val="0"/>
          <w:marBottom w:val="0"/>
          <w:divBdr>
            <w:top w:val="none" w:sz="0" w:space="0" w:color="auto"/>
            <w:left w:val="none" w:sz="0" w:space="0" w:color="auto"/>
            <w:bottom w:val="none" w:sz="0" w:space="0" w:color="auto"/>
            <w:right w:val="none" w:sz="0" w:space="0" w:color="auto"/>
          </w:divBdr>
        </w:div>
        <w:div w:id="559753459">
          <w:marLeft w:val="640"/>
          <w:marRight w:val="0"/>
          <w:marTop w:val="0"/>
          <w:marBottom w:val="0"/>
          <w:divBdr>
            <w:top w:val="none" w:sz="0" w:space="0" w:color="auto"/>
            <w:left w:val="none" w:sz="0" w:space="0" w:color="auto"/>
            <w:bottom w:val="none" w:sz="0" w:space="0" w:color="auto"/>
            <w:right w:val="none" w:sz="0" w:space="0" w:color="auto"/>
          </w:divBdr>
        </w:div>
        <w:div w:id="1203060368">
          <w:marLeft w:val="640"/>
          <w:marRight w:val="0"/>
          <w:marTop w:val="0"/>
          <w:marBottom w:val="0"/>
          <w:divBdr>
            <w:top w:val="none" w:sz="0" w:space="0" w:color="auto"/>
            <w:left w:val="none" w:sz="0" w:space="0" w:color="auto"/>
            <w:bottom w:val="none" w:sz="0" w:space="0" w:color="auto"/>
            <w:right w:val="none" w:sz="0" w:space="0" w:color="auto"/>
          </w:divBdr>
        </w:div>
        <w:div w:id="100034815">
          <w:marLeft w:val="640"/>
          <w:marRight w:val="0"/>
          <w:marTop w:val="0"/>
          <w:marBottom w:val="0"/>
          <w:divBdr>
            <w:top w:val="none" w:sz="0" w:space="0" w:color="auto"/>
            <w:left w:val="none" w:sz="0" w:space="0" w:color="auto"/>
            <w:bottom w:val="none" w:sz="0" w:space="0" w:color="auto"/>
            <w:right w:val="none" w:sz="0" w:space="0" w:color="auto"/>
          </w:divBdr>
        </w:div>
        <w:div w:id="574978236">
          <w:marLeft w:val="640"/>
          <w:marRight w:val="0"/>
          <w:marTop w:val="0"/>
          <w:marBottom w:val="0"/>
          <w:divBdr>
            <w:top w:val="none" w:sz="0" w:space="0" w:color="auto"/>
            <w:left w:val="none" w:sz="0" w:space="0" w:color="auto"/>
            <w:bottom w:val="none" w:sz="0" w:space="0" w:color="auto"/>
            <w:right w:val="none" w:sz="0" w:space="0" w:color="auto"/>
          </w:divBdr>
        </w:div>
        <w:div w:id="1833451001">
          <w:marLeft w:val="640"/>
          <w:marRight w:val="0"/>
          <w:marTop w:val="0"/>
          <w:marBottom w:val="0"/>
          <w:divBdr>
            <w:top w:val="none" w:sz="0" w:space="0" w:color="auto"/>
            <w:left w:val="none" w:sz="0" w:space="0" w:color="auto"/>
            <w:bottom w:val="none" w:sz="0" w:space="0" w:color="auto"/>
            <w:right w:val="none" w:sz="0" w:space="0" w:color="auto"/>
          </w:divBdr>
        </w:div>
        <w:div w:id="502401993">
          <w:marLeft w:val="640"/>
          <w:marRight w:val="0"/>
          <w:marTop w:val="0"/>
          <w:marBottom w:val="0"/>
          <w:divBdr>
            <w:top w:val="none" w:sz="0" w:space="0" w:color="auto"/>
            <w:left w:val="none" w:sz="0" w:space="0" w:color="auto"/>
            <w:bottom w:val="none" w:sz="0" w:space="0" w:color="auto"/>
            <w:right w:val="none" w:sz="0" w:space="0" w:color="auto"/>
          </w:divBdr>
        </w:div>
        <w:div w:id="1786735368">
          <w:marLeft w:val="640"/>
          <w:marRight w:val="0"/>
          <w:marTop w:val="0"/>
          <w:marBottom w:val="0"/>
          <w:divBdr>
            <w:top w:val="none" w:sz="0" w:space="0" w:color="auto"/>
            <w:left w:val="none" w:sz="0" w:space="0" w:color="auto"/>
            <w:bottom w:val="none" w:sz="0" w:space="0" w:color="auto"/>
            <w:right w:val="none" w:sz="0" w:space="0" w:color="auto"/>
          </w:divBdr>
        </w:div>
        <w:div w:id="243271070">
          <w:marLeft w:val="640"/>
          <w:marRight w:val="0"/>
          <w:marTop w:val="0"/>
          <w:marBottom w:val="0"/>
          <w:divBdr>
            <w:top w:val="none" w:sz="0" w:space="0" w:color="auto"/>
            <w:left w:val="none" w:sz="0" w:space="0" w:color="auto"/>
            <w:bottom w:val="none" w:sz="0" w:space="0" w:color="auto"/>
            <w:right w:val="none" w:sz="0" w:space="0" w:color="auto"/>
          </w:divBdr>
        </w:div>
        <w:div w:id="469398929">
          <w:marLeft w:val="640"/>
          <w:marRight w:val="0"/>
          <w:marTop w:val="0"/>
          <w:marBottom w:val="0"/>
          <w:divBdr>
            <w:top w:val="none" w:sz="0" w:space="0" w:color="auto"/>
            <w:left w:val="none" w:sz="0" w:space="0" w:color="auto"/>
            <w:bottom w:val="none" w:sz="0" w:space="0" w:color="auto"/>
            <w:right w:val="none" w:sz="0" w:space="0" w:color="auto"/>
          </w:divBdr>
        </w:div>
        <w:div w:id="1465152253">
          <w:marLeft w:val="640"/>
          <w:marRight w:val="0"/>
          <w:marTop w:val="0"/>
          <w:marBottom w:val="0"/>
          <w:divBdr>
            <w:top w:val="none" w:sz="0" w:space="0" w:color="auto"/>
            <w:left w:val="none" w:sz="0" w:space="0" w:color="auto"/>
            <w:bottom w:val="none" w:sz="0" w:space="0" w:color="auto"/>
            <w:right w:val="none" w:sz="0" w:space="0" w:color="auto"/>
          </w:divBdr>
        </w:div>
        <w:div w:id="1057317317">
          <w:marLeft w:val="640"/>
          <w:marRight w:val="0"/>
          <w:marTop w:val="0"/>
          <w:marBottom w:val="0"/>
          <w:divBdr>
            <w:top w:val="none" w:sz="0" w:space="0" w:color="auto"/>
            <w:left w:val="none" w:sz="0" w:space="0" w:color="auto"/>
            <w:bottom w:val="none" w:sz="0" w:space="0" w:color="auto"/>
            <w:right w:val="none" w:sz="0" w:space="0" w:color="auto"/>
          </w:divBdr>
        </w:div>
        <w:div w:id="1674644108">
          <w:marLeft w:val="640"/>
          <w:marRight w:val="0"/>
          <w:marTop w:val="0"/>
          <w:marBottom w:val="0"/>
          <w:divBdr>
            <w:top w:val="none" w:sz="0" w:space="0" w:color="auto"/>
            <w:left w:val="none" w:sz="0" w:space="0" w:color="auto"/>
            <w:bottom w:val="none" w:sz="0" w:space="0" w:color="auto"/>
            <w:right w:val="none" w:sz="0" w:space="0" w:color="auto"/>
          </w:divBdr>
        </w:div>
        <w:div w:id="127168458">
          <w:marLeft w:val="640"/>
          <w:marRight w:val="0"/>
          <w:marTop w:val="0"/>
          <w:marBottom w:val="0"/>
          <w:divBdr>
            <w:top w:val="none" w:sz="0" w:space="0" w:color="auto"/>
            <w:left w:val="none" w:sz="0" w:space="0" w:color="auto"/>
            <w:bottom w:val="none" w:sz="0" w:space="0" w:color="auto"/>
            <w:right w:val="none" w:sz="0" w:space="0" w:color="auto"/>
          </w:divBdr>
        </w:div>
        <w:div w:id="1353646244">
          <w:marLeft w:val="640"/>
          <w:marRight w:val="0"/>
          <w:marTop w:val="0"/>
          <w:marBottom w:val="0"/>
          <w:divBdr>
            <w:top w:val="none" w:sz="0" w:space="0" w:color="auto"/>
            <w:left w:val="none" w:sz="0" w:space="0" w:color="auto"/>
            <w:bottom w:val="none" w:sz="0" w:space="0" w:color="auto"/>
            <w:right w:val="none" w:sz="0" w:space="0" w:color="auto"/>
          </w:divBdr>
        </w:div>
        <w:div w:id="1185900304">
          <w:marLeft w:val="640"/>
          <w:marRight w:val="0"/>
          <w:marTop w:val="0"/>
          <w:marBottom w:val="0"/>
          <w:divBdr>
            <w:top w:val="none" w:sz="0" w:space="0" w:color="auto"/>
            <w:left w:val="none" w:sz="0" w:space="0" w:color="auto"/>
            <w:bottom w:val="none" w:sz="0" w:space="0" w:color="auto"/>
            <w:right w:val="none" w:sz="0" w:space="0" w:color="auto"/>
          </w:divBdr>
        </w:div>
        <w:div w:id="1397897325">
          <w:marLeft w:val="640"/>
          <w:marRight w:val="0"/>
          <w:marTop w:val="0"/>
          <w:marBottom w:val="0"/>
          <w:divBdr>
            <w:top w:val="none" w:sz="0" w:space="0" w:color="auto"/>
            <w:left w:val="none" w:sz="0" w:space="0" w:color="auto"/>
            <w:bottom w:val="none" w:sz="0" w:space="0" w:color="auto"/>
            <w:right w:val="none" w:sz="0" w:space="0" w:color="auto"/>
          </w:divBdr>
        </w:div>
        <w:div w:id="1859077388">
          <w:marLeft w:val="640"/>
          <w:marRight w:val="0"/>
          <w:marTop w:val="0"/>
          <w:marBottom w:val="0"/>
          <w:divBdr>
            <w:top w:val="none" w:sz="0" w:space="0" w:color="auto"/>
            <w:left w:val="none" w:sz="0" w:space="0" w:color="auto"/>
            <w:bottom w:val="none" w:sz="0" w:space="0" w:color="auto"/>
            <w:right w:val="none" w:sz="0" w:space="0" w:color="auto"/>
          </w:divBdr>
        </w:div>
        <w:div w:id="35860390">
          <w:marLeft w:val="640"/>
          <w:marRight w:val="0"/>
          <w:marTop w:val="0"/>
          <w:marBottom w:val="0"/>
          <w:divBdr>
            <w:top w:val="none" w:sz="0" w:space="0" w:color="auto"/>
            <w:left w:val="none" w:sz="0" w:space="0" w:color="auto"/>
            <w:bottom w:val="none" w:sz="0" w:space="0" w:color="auto"/>
            <w:right w:val="none" w:sz="0" w:space="0" w:color="auto"/>
          </w:divBdr>
        </w:div>
        <w:div w:id="1131896934">
          <w:marLeft w:val="640"/>
          <w:marRight w:val="0"/>
          <w:marTop w:val="0"/>
          <w:marBottom w:val="0"/>
          <w:divBdr>
            <w:top w:val="none" w:sz="0" w:space="0" w:color="auto"/>
            <w:left w:val="none" w:sz="0" w:space="0" w:color="auto"/>
            <w:bottom w:val="none" w:sz="0" w:space="0" w:color="auto"/>
            <w:right w:val="none" w:sz="0" w:space="0" w:color="auto"/>
          </w:divBdr>
        </w:div>
        <w:div w:id="91633079">
          <w:marLeft w:val="640"/>
          <w:marRight w:val="0"/>
          <w:marTop w:val="0"/>
          <w:marBottom w:val="0"/>
          <w:divBdr>
            <w:top w:val="none" w:sz="0" w:space="0" w:color="auto"/>
            <w:left w:val="none" w:sz="0" w:space="0" w:color="auto"/>
            <w:bottom w:val="none" w:sz="0" w:space="0" w:color="auto"/>
            <w:right w:val="none" w:sz="0" w:space="0" w:color="auto"/>
          </w:divBdr>
        </w:div>
        <w:div w:id="682780567">
          <w:marLeft w:val="640"/>
          <w:marRight w:val="0"/>
          <w:marTop w:val="0"/>
          <w:marBottom w:val="0"/>
          <w:divBdr>
            <w:top w:val="none" w:sz="0" w:space="0" w:color="auto"/>
            <w:left w:val="none" w:sz="0" w:space="0" w:color="auto"/>
            <w:bottom w:val="none" w:sz="0" w:space="0" w:color="auto"/>
            <w:right w:val="none" w:sz="0" w:space="0" w:color="auto"/>
          </w:divBdr>
        </w:div>
        <w:div w:id="62217745">
          <w:marLeft w:val="640"/>
          <w:marRight w:val="0"/>
          <w:marTop w:val="0"/>
          <w:marBottom w:val="0"/>
          <w:divBdr>
            <w:top w:val="none" w:sz="0" w:space="0" w:color="auto"/>
            <w:left w:val="none" w:sz="0" w:space="0" w:color="auto"/>
            <w:bottom w:val="none" w:sz="0" w:space="0" w:color="auto"/>
            <w:right w:val="none" w:sz="0" w:space="0" w:color="auto"/>
          </w:divBdr>
        </w:div>
        <w:div w:id="410353593">
          <w:marLeft w:val="640"/>
          <w:marRight w:val="0"/>
          <w:marTop w:val="0"/>
          <w:marBottom w:val="0"/>
          <w:divBdr>
            <w:top w:val="none" w:sz="0" w:space="0" w:color="auto"/>
            <w:left w:val="none" w:sz="0" w:space="0" w:color="auto"/>
            <w:bottom w:val="none" w:sz="0" w:space="0" w:color="auto"/>
            <w:right w:val="none" w:sz="0" w:space="0" w:color="auto"/>
          </w:divBdr>
        </w:div>
        <w:div w:id="1266501791">
          <w:marLeft w:val="640"/>
          <w:marRight w:val="0"/>
          <w:marTop w:val="0"/>
          <w:marBottom w:val="0"/>
          <w:divBdr>
            <w:top w:val="none" w:sz="0" w:space="0" w:color="auto"/>
            <w:left w:val="none" w:sz="0" w:space="0" w:color="auto"/>
            <w:bottom w:val="none" w:sz="0" w:space="0" w:color="auto"/>
            <w:right w:val="none" w:sz="0" w:space="0" w:color="auto"/>
          </w:divBdr>
        </w:div>
        <w:div w:id="279721798">
          <w:marLeft w:val="640"/>
          <w:marRight w:val="0"/>
          <w:marTop w:val="0"/>
          <w:marBottom w:val="0"/>
          <w:divBdr>
            <w:top w:val="none" w:sz="0" w:space="0" w:color="auto"/>
            <w:left w:val="none" w:sz="0" w:space="0" w:color="auto"/>
            <w:bottom w:val="none" w:sz="0" w:space="0" w:color="auto"/>
            <w:right w:val="none" w:sz="0" w:space="0" w:color="auto"/>
          </w:divBdr>
        </w:div>
        <w:div w:id="206725900">
          <w:marLeft w:val="640"/>
          <w:marRight w:val="0"/>
          <w:marTop w:val="0"/>
          <w:marBottom w:val="0"/>
          <w:divBdr>
            <w:top w:val="none" w:sz="0" w:space="0" w:color="auto"/>
            <w:left w:val="none" w:sz="0" w:space="0" w:color="auto"/>
            <w:bottom w:val="none" w:sz="0" w:space="0" w:color="auto"/>
            <w:right w:val="none" w:sz="0" w:space="0" w:color="auto"/>
          </w:divBdr>
        </w:div>
        <w:div w:id="1437169357">
          <w:marLeft w:val="640"/>
          <w:marRight w:val="0"/>
          <w:marTop w:val="0"/>
          <w:marBottom w:val="0"/>
          <w:divBdr>
            <w:top w:val="none" w:sz="0" w:space="0" w:color="auto"/>
            <w:left w:val="none" w:sz="0" w:space="0" w:color="auto"/>
            <w:bottom w:val="none" w:sz="0" w:space="0" w:color="auto"/>
            <w:right w:val="none" w:sz="0" w:space="0" w:color="auto"/>
          </w:divBdr>
        </w:div>
        <w:div w:id="1857183523">
          <w:marLeft w:val="640"/>
          <w:marRight w:val="0"/>
          <w:marTop w:val="0"/>
          <w:marBottom w:val="0"/>
          <w:divBdr>
            <w:top w:val="none" w:sz="0" w:space="0" w:color="auto"/>
            <w:left w:val="none" w:sz="0" w:space="0" w:color="auto"/>
            <w:bottom w:val="none" w:sz="0" w:space="0" w:color="auto"/>
            <w:right w:val="none" w:sz="0" w:space="0" w:color="auto"/>
          </w:divBdr>
        </w:div>
        <w:div w:id="984703750">
          <w:marLeft w:val="640"/>
          <w:marRight w:val="0"/>
          <w:marTop w:val="0"/>
          <w:marBottom w:val="0"/>
          <w:divBdr>
            <w:top w:val="none" w:sz="0" w:space="0" w:color="auto"/>
            <w:left w:val="none" w:sz="0" w:space="0" w:color="auto"/>
            <w:bottom w:val="none" w:sz="0" w:space="0" w:color="auto"/>
            <w:right w:val="none" w:sz="0" w:space="0" w:color="auto"/>
          </w:divBdr>
        </w:div>
        <w:div w:id="1040976437">
          <w:marLeft w:val="640"/>
          <w:marRight w:val="0"/>
          <w:marTop w:val="0"/>
          <w:marBottom w:val="0"/>
          <w:divBdr>
            <w:top w:val="none" w:sz="0" w:space="0" w:color="auto"/>
            <w:left w:val="none" w:sz="0" w:space="0" w:color="auto"/>
            <w:bottom w:val="none" w:sz="0" w:space="0" w:color="auto"/>
            <w:right w:val="none" w:sz="0" w:space="0" w:color="auto"/>
          </w:divBdr>
        </w:div>
      </w:divsChild>
    </w:div>
    <w:div w:id="209998710">
      <w:marLeft w:val="0"/>
      <w:marRight w:val="0"/>
      <w:marTop w:val="0"/>
      <w:marBottom w:val="0"/>
      <w:divBdr>
        <w:top w:val="none" w:sz="0" w:space="0" w:color="auto"/>
        <w:left w:val="none" w:sz="0" w:space="0" w:color="auto"/>
        <w:bottom w:val="none" w:sz="0" w:space="0" w:color="auto"/>
        <w:right w:val="none" w:sz="0" w:space="0" w:color="auto"/>
      </w:divBdr>
    </w:div>
    <w:div w:id="213663197">
      <w:marLeft w:val="0"/>
      <w:marRight w:val="0"/>
      <w:marTop w:val="0"/>
      <w:marBottom w:val="0"/>
      <w:divBdr>
        <w:top w:val="none" w:sz="0" w:space="0" w:color="auto"/>
        <w:left w:val="none" w:sz="0" w:space="0" w:color="auto"/>
        <w:bottom w:val="none" w:sz="0" w:space="0" w:color="auto"/>
        <w:right w:val="none" w:sz="0" w:space="0" w:color="auto"/>
      </w:divBdr>
    </w:div>
    <w:div w:id="214510850">
      <w:marLeft w:val="0"/>
      <w:marRight w:val="0"/>
      <w:marTop w:val="0"/>
      <w:marBottom w:val="0"/>
      <w:divBdr>
        <w:top w:val="none" w:sz="0" w:space="0" w:color="auto"/>
        <w:left w:val="none" w:sz="0" w:space="0" w:color="auto"/>
        <w:bottom w:val="none" w:sz="0" w:space="0" w:color="auto"/>
        <w:right w:val="none" w:sz="0" w:space="0" w:color="auto"/>
      </w:divBdr>
    </w:div>
    <w:div w:id="214856534">
      <w:marLeft w:val="0"/>
      <w:marRight w:val="0"/>
      <w:marTop w:val="0"/>
      <w:marBottom w:val="0"/>
      <w:divBdr>
        <w:top w:val="none" w:sz="0" w:space="0" w:color="auto"/>
        <w:left w:val="none" w:sz="0" w:space="0" w:color="auto"/>
        <w:bottom w:val="none" w:sz="0" w:space="0" w:color="auto"/>
        <w:right w:val="none" w:sz="0" w:space="0" w:color="auto"/>
      </w:divBdr>
    </w:div>
    <w:div w:id="219438606">
      <w:marLeft w:val="0"/>
      <w:marRight w:val="0"/>
      <w:marTop w:val="0"/>
      <w:marBottom w:val="0"/>
      <w:divBdr>
        <w:top w:val="none" w:sz="0" w:space="0" w:color="auto"/>
        <w:left w:val="none" w:sz="0" w:space="0" w:color="auto"/>
        <w:bottom w:val="none" w:sz="0" w:space="0" w:color="auto"/>
        <w:right w:val="none" w:sz="0" w:space="0" w:color="auto"/>
      </w:divBdr>
    </w:div>
    <w:div w:id="221211502">
      <w:bodyDiv w:val="1"/>
      <w:marLeft w:val="0"/>
      <w:marRight w:val="0"/>
      <w:marTop w:val="0"/>
      <w:marBottom w:val="0"/>
      <w:divBdr>
        <w:top w:val="none" w:sz="0" w:space="0" w:color="auto"/>
        <w:left w:val="none" w:sz="0" w:space="0" w:color="auto"/>
        <w:bottom w:val="none" w:sz="0" w:space="0" w:color="auto"/>
        <w:right w:val="none" w:sz="0" w:space="0" w:color="auto"/>
      </w:divBdr>
      <w:divsChild>
        <w:div w:id="1931159114">
          <w:marLeft w:val="640"/>
          <w:marRight w:val="0"/>
          <w:marTop w:val="0"/>
          <w:marBottom w:val="0"/>
          <w:divBdr>
            <w:top w:val="none" w:sz="0" w:space="0" w:color="auto"/>
            <w:left w:val="none" w:sz="0" w:space="0" w:color="auto"/>
            <w:bottom w:val="none" w:sz="0" w:space="0" w:color="auto"/>
            <w:right w:val="none" w:sz="0" w:space="0" w:color="auto"/>
          </w:divBdr>
        </w:div>
        <w:div w:id="1604344529">
          <w:marLeft w:val="640"/>
          <w:marRight w:val="0"/>
          <w:marTop w:val="0"/>
          <w:marBottom w:val="0"/>
          <w:divBdr>
            <w:top w:val="none" w:sz="0" w:space="0" w:color="auto"/>
            <w:left w:val="none" w:sz="0" w:space="0" w:color="auto"/>
            <w:bottom w:val="none" w:sz="0" w:space="0" w:color="auto"/>
            <w:right w:val="none" w:sz="0" w:space="0" w:color="auto"/>
          </w:divBdr>
        </w:div>
        <w:div w:id="1435906233">
          <w:marLeft w:val="640"/>
          <w:marRight w:val="0"/>
          <w:marTop w:val="0"/>
          <w:marBottom w:val="0"/>
          <w:divBdr>
            <w:top w:val="none" w:sz="0" w:space="0" w:color="auto"/>
            <w:left w:val="none" w:sz="0" w:space="0" w:color="auto"/>
            <w:bottom w:val="none" w:sz="0" w:space="0" w:color="auto"/>
            <w:right w:val="none" w:sz="0" w:space="0" w:color="auto"/>
          </w:divBdr>
        </w:div>
        <w:div w:id="612328424">
          <w:marLeft w:val="640"/>
          <w:marRight w:val="0"/>
          <w:marTop w:val="0"/>
          <w:marBottom w:val="0"/>
          <w:divBdr>
            <w:top w:val="none" w:sz="0" w:space="0" w:color="auto"/>
            <w:left w:val="none" w:sz="0" w:space="0" w:color="auto"/>
            <w:bottom w:val="none" w:sz="0" w:space="0" w:color="auto"/>
            <w:right w:val="none" w:sz="0" w:space="0" w:color="auto"/>
          </w:divBdr>
        </w:div>
        <w:div w:id="9450472">
          <w:marLeft w:val="640"/>
          <w:marRight w:val="0"/>
          <w:marTop w:val="0"/>
          <w:marBottom w:val="0"/>
          <w:divBdr>
            <w:top w:val="none" w:sz="0" w:space="0" w:color="auto"/>
            <w:left w:val="none" w:sz="0" w:space="0" w:color="auto"/>
            <w:bottom w:val="none" w:sz="0" w:space="0" w:color="auto"/>
            <w:right w:val="none" w:sz="0" w:space="0" w:color="auto"/>
          </w:divBdr>
        </w:div>
        <w:div w:id="974944595">
          <w:marLeft w:val="640"/>
          <w:marRight w:val="0"/>
          <w:marTop w:val="0"/>
          <w:marBottom w:val="0"/>
          <w:divBdr>
            <w:top w:val="none" w:sz="0" w:space="0" w:color="auto"/>
            <w:left w:val="none" w:sz="0" w:space="0" w:color="auto"/>
            <w:bottom w:val="none" w:sz="0" w:space="0" w:color="auto"/>
            <w:right w:val="none" w:sz="0" w:space="0" w:color="auto"/>
          </w:divBdr>
        </w:div>
        <w:div w:id="1312294366">
          <w:marLeft w:val="640"/>
          <w:marRight w:val="0"/>
          <w:marTop w:val="0"/>
          <w:marBottom w:val="0"/>
          <w:divBdr>
            <w:top w:val="none" w:sz="0" w:space="0" w:color="auto"/>
            <w:left w:val="none" w:sz="0" w:space="0" w:color="auto"/>
            <w:bottom w:val="none" w:sz="0" w:space="0" w:color="auto"/>
            <w:right w:val="none" w:sz="0" w:space="0" w:color="auto"/>
          </w:divBdr>
        </w:div>
        <w:div w:id="1597052121">
          <w:marLeft w:val="640"/>
          <w:marRight w:val="0"/>
          <w:marTop w:val="0"/>
          <w:marBottom w:val="0"/>
          <w:divBdr>
            <w:top w:val="none" w:sz="0" w:space="0" w:color="auto"/>
            <w:left w:val="none" w:sz="0" w:space="0" w:color="auto"/>
            <w:bottom w:val="none" w:sz="0" w:space="0" w:color="auto"/>
            <w:right w:val="none" w:sz="0" w:space="0" w:color="auto"/>
          </w:divBdr>
        </w:div>
        <w:div w:id="854273255">
          <w:marLeft w:val="640"/>
          <w:marRight w:val="0"/>
          <w:marTop w:val="0"/>
          <w:marBottom w:val="0"/>
          <w:divBdr>
            <w:top w:val="none" w:sz="0" w:space="0" w:color="auto"/>
            <w:left w:val="none" w:sz="0" w:space="0" w:color="auto"/>
            <w:bottom w:val="none" w:sz="0" w:space="0" w:color="auto"/>
            <w:right w:val="none" w:sz="0" w:space="0" w:color="auto"/>
          </w:divBdr>
        </w:div>
        <w:div w:id="331875669">
          <w:marLeft w:val="640"/>
          <w:marRight w:val="0"/>
          <w:marTop w:val="0"/>
          <w:marBottom w:val="0"/>
          <w:divBdr>
            <w:top w:val="none" w:sz="0" w:space="0" w:color="auto"/>
            <w:left w:val="none" w:sz="0" w:space="0" w:color="auto"/>
            <w:bottom w:val="none" w:sz="0" w:space="0" w:color="auto"/>
            <w:right w:val="none" w:sz="0" w:space="0" w:color="auto"/>
          </w:divBdr>
        </w:div>
        <w:div w:id="1311590728">
          <w:marLeft w:val="640"/>
          <w:marRight w:val="0"/>
          <w:marTop w:val="0"/>
          <w:marBottom w:val="0"/>
          <w:divBdr>
            <w:top w:val="none" w:sz="0" w:space="0" w:color="auto"/>
            <w:left w:val="none" w:sz="0" w:space="0" w:color="auto"/>
            <w:bottom w:val="none" w:sz="0" w:space="0" w:color="auto"/>
            <w:right w:val="none" w:sz="0" w:space="0" w:color="auto"/>
          </w:divBdr>
        </w:div>
        <w:div w:id="1544706675">
          <w:marLeft w:val="640"/>
          <w:marRight w:val="0"/>
          <w:marTop w:val="0"/>
          <w:marBottom w:val="0"/>
          <w:divBdr>
            <w:top w:val="none" w:sz="0" w:space="0" w:color="auto"/>
            <w:left w:val="none" w:sz="0" w:space="0" w:color="auto"/>
            <w:bottom w:val="none" w:sz="0" w:space="0" w:color="auto"/>
            <w:right w:val="none" w:sz="0" w:space="0" w:color="auto"/>
          </w:divBdr>
        </w:div>
        <w:div w:id="727917090">
          <w:marLeft w:val="640"/>
          <w:marRight w:val="0"/>
          <w:marTop w:val="0"/>
          <w:marBottom w:val="0"/>
          <w:divBdr>
            <w:top w:val="none" w:sz="0" w:space="0" w:color="auto"/>
            <w:left w:val="none" w:sz="0" w:space="0" w:color="auto"/>
            <w:bottom w:val="none" w:sz="0" w:space="0" w:color="auto"/>
            <w:right w:val="none" w:sz="0" w:space="0" w:color="auto"/>
          </w:divBdr>
        </w:div>
        <w:div w:id="1869172234">
          <w:marLeft w:val="640"/>
          <w:marRight w:val="0"/>
          <w:marTop w:val="0"/>
          <w:marBottom w:val="0"/>
          <w:divBdr>
            <w:top w:val="none" w:sz="0" w:space="0" w:color="auto"/>
            <w:left w:val="none" w:sz="0" w:space="0" w:color="auto"/>
            <w:bottom w:val="none" w:sz="0" w:space="0" w:color="auto"/>
            <w:right w:val="none" w:sz="0" w:space="0" w:color="auto"/>
          </w:divBdr>
        </w:div>
        <w:div w:id="1029263540">
          <w:marLeft w:val="640"/>
          <w:marRight w:val="0"/>
          <w:marTop w:val="0"/>
          <w:marBottom w:val="0"/>
          <w:divBdr>
            <w:top w:val="none" w:sz="0" w:space="0" w:color="auto"/>
            <w:left w:val="none" w:sz="0" w:space="0" w:color="auto"/>
            <w:bottom w:val="none" w:sz="0" w:space="0" w:color="auto"/>
            <w:right w:val="none" w:sz="0" w:space="0" w:color="auto"/>
          </w:divBdr>
        </w:div>
        <w:div w:id="432822434">
          <w:marLeft w:val="640"/>
          <w:marRight w:val="0"/>
          <w:marTop w:val="0"/>
          <w:marBottom w:val="0"/>
          <w:divBdr>
            <w:top w:val="none" w:sz="0" w:space="0" w:color="auto"/>
            <w:left w:val="none" w:sz="0" w:space="0" w:color="auto"/>
            <w:bottom w:val="none" w:sz="0" w:space="0" w:color="auto"/>
            <w:right w:val="none" w:sz="0" w:space="0" w:color="auto"/>
          </w:divBdr>
        </w:div>
        <w:div w:id="821698488">
          <w:marLeft w:val="640"/>
          <w:marRight w:val="0"/>
          <w:marTop w:val="0"/>
          <w:marBottom w:val="0"/>
          <w:divBdr>
            <w:top w:val="none" w:sz="0" w:space="0" w:color="auto"/>
            <w:left w:val="none" w:sz="0" w:space="0" w:color="auto"/>
            <w:bottom w:val="none" w:sz="0" w:space="0" w:color="auto"/>
            <w:right w:val="none" w:sz="0" w:space="0" w:color="auto"/>
          </w:divBdr>
        </w:div>
        <w:div w:id="2115201728">
          <w:marLeft w:val="640"/>
          <w:marRight w:val="0"/>
          <w:marTop w:val="0"/>
          <w:marBottom w:val="0"/>
          <w:divBdr>
            <w:top w:val="none" w:sz="0" w:space="0" w:color="auto"/>
            <w:left w:val="none" w:sz="0" w:space="0" w:color="auto"/>
            <w:bottom w:val="none" w:sz="0" w:space="0" w:color="auto"/>
            <w:right w:val="none" w:sz="0" w:space="0" w:color="auto"/>
          </w:divBdr>
        </w:div>
        <w:div w:id="1457211029">
          <w:marLeft w:val="640"/>
          <w:marRight w:val="0"/>
          <w:marTop w:val="0"/>
          <w:marBottom w:val="0"/>
          <w:divBdr>
            <w:top w:val="none" w:sz="0" w:space="0" w:color="auto"/>
            <w:left w:val="none" w:sz="0" w:space="0" w:color="auto"/>
            <w:bottom w:val="none" w:sz="0" w:space="0" w:color="auto"/>
            <w:right w:val="none" w:sz="0" w:space="0" w:color="auto"/>
          </w:divBdr>
        </w:div>
        <w:div w:id="241263733">
          <w:marLeft w:val="640"/>
          <w:marRight w:val="0"/>
          <w:marTop w:val="0"/>
          <w:marBottom w:val="0"/>
          <w:divBdr>
            <w:top w:val="none" w:sz="0" w:space="0" w:color="auto"/>
            <w:left w:val="none" w:sz="0" w:space="0" w:color="auto"/>
            <w:bottom w:val="none" w:sz="0" w:space="0" w:color="auto"/>
            <w:right w:val="none" w:sz="0" w:space="0" w:color="auto"/>
          </w:divBdr>
        </w:div>
        <w:div w:id="259802628">
          <w:marLeft w:val="640"/>
          <w:marRight w:val="0"/>
          <w:marTop w:val="0"/>
          <w:marBottom w:val="0"/>
          <w:divBdr>
            <w:top w:val="none" w:sz="0" w:space="0" w:color="auto"/>
            <w:left w:val="none" w:sz="0" w:space="0" w:color="auto"/>
            <w:bottom w:val="none" w:sz="0" w:space="0" w:color="auto"/>
            <w:right w:val="none" w:sz="0" w:space="0" w:color="auto"/>
          </w:divBdr>
        </w:div>
        <w:div w:id="2120905579">
          <w:marLeft w:val="640"/>
          <w:marRight w:val="0"/>
          <w:marTop w:val="0"/>
          <w:marBottom w:val="0"/>
          <w:divBdr>
            <w:top w:val="none" w:sz="0" w:space="0" w:color="auto"/>
            <w:left w:val="none" w:sz="0" w:space="0" w:color="auto"/>
            <w:bottom w:val="none" w:sz="0" w:space="0" w:color="auto"/>
            <w:right w:val="none" w:sz="0" w:space="0" w:color="auto"/>
          </w:divBdr>
        </w:div>
        <w:div w:id="1173639625">
          <w:marLeft w:val="640"/>
          <w:marRight w:val="0"/>
          <w:marTop w:val="0"/>
          <w:marBottom w:val="0"/>
          <w:divBdr>
            <w:top w:val="none" w:sz="0" w:space="0" w:color="auto"/>
            <w:left w:val="none" w:sz="0" w:space="0" w:color="auto"/>
            <w:bottom w:val="none" w:sz="0" w:space="0" w:color="auto"/>
            <w:right w:val="none" w:sz="0" w:space="0" w:color="auto"/>
          </w:divBdr>
        </w:div>
        <w:div w:id="274600103">
          <w:marLeft w:val="640"/>
          <w:marRight w:val="0"/>
          <w:marTop w:val="0"/>
          <w:marBottom w:val="0"/>
          <w:divBdr>
            <w:top w:val="none" w:sz="0" w:space="0" w:color="auto"/>
            <w:left w:val="none" w:sz="0" w:space="0" w:color="auto"/>
            <w:bottom w:val="none" w:sz="0" w:space="0" w:color="auto"/>
            <w:right w:val="none" w:sz="0" w:space="0" w:color="auto"/>
          </w:divBdr>
        </w:div>
        <w:div w:id="1901938697">
          <w:marLeft w:val="640"/>
          <w:marRight w:val="0"/>
          <w:marTop w:val="0"/>
          <w:marBottom w:val="0"/>
          <w:divBdr>
            <w:top w:val="none" w:sz="0" w:space="0" w:color="auto"/>
            <w:left w:val="none" w:sz="0" w:space="0" w:color="auto"/>
            <w:bottom w:val="none" w:sz="0" w:space="0" w:color="auto"/>
            <w:right w:val="none" w:sz="0" w:space="0" w:color="auto"/>
          </w:divBdr>
        </w:div>
        <w:div w:id="587157251">
          <w:marLeft w:val="640"/>
          <w:marRight w:val="0"/>
          <w:marTop w:val="0"/>
          <w:marBottom w:val="0"/>
          <w:divBdr>
            <w:top w:val="none" w:sz="0" w:space="0" w:color="auto"/>
            <w:left w:val="none" w:sz="0" w:space="0" w:color="auto"/>
            <w:bottom w:val="none" w:sz="0" w:space="0" w:color="auto"/>
            <w:right w:val="none" w:sz="0" w:space="0" w:color="auto"/>
          </w:divBdr>
        </w:div>
        <w:div w:id="887256445">
          <w:marLeft w:val="640"/>
          <w:marRight w:val="0"/>
          <w:marTop w:val="0"/>
          <w:marBottom w:val="0"/>
          <w:divBdr>
            <w:top w:val="none" w:sz="0" w:space="0" w:color="auto"/>
            <w:left w:val="none" w:sz="0" w:space="0" w:color="auto"/>
            <w:bottom w:val="none" w:sz="0" w:space="0" w:color="auto"/>
            <w:right w:val="none" w:sz="0" w:space="0" w:color="auto"/>
          </w:divBdr>
        </w:div>
        <w:div w:id="1259799969">
          <w:marLeft w:val="640"/>
          <w:marRight w:val="0"/>
          <w:marTop w:val="0"/>
          <w:marBottom w:val="0"/>
          <w:divBdr>
            <w:top w:val="none" w:sz="0" w:space="0" w:color="auto"/>
            <w:left w:val="none" w:sz="0" w:space="0" w:color="auto"/>
            <w:bottom w:val="none" w:sz="0" w:space="0" w:color="auto"/>
            <w:right w:val="none" w:sz="0" w:space="0" w:color="auto"/>
          </w:divBdr>
        </w:div>
        <w:div w:id="1732387961">
          <w:marLeft w:val="640"/>
          <w:marRight w:val="0"/>
          <w:marTop w:val="0"/>
          <w:marBottom w:val="0"/>
          <w:divBdr>
            <w:top w:val="none" w:sz="0" w:space="0" w:color="auto"/>
            <w:left w:val="none" w:sz="0" w:space="0" w:color="auto"/>
            <w:bottom w:val="none" w:sz="0" w:space="0" w:color="auto"/>
            <w:right w:val="none" w:sz="0" w:space="0" w:color="auto"/>
          </w:divBdr>
        </w:div>
        <w:div w:id="1353729670">
          <w:marLeft w:val="640"/>
          <w:marRight w:val="0"/>
          <w:marTop w:val="0"/>
          <w:marBottom w:val="0"/>
          <w:divBdr>
            <w:top w:val="none" w:sz="0" w:space="0" w:color="auto"/>
            <w:left w:val="none" w:sz="0" w:space="0" w:color="auto"/>
            <w:bottom w:val="none" w:sz="0" w:space="0" w:color="auto"/>
            <w:right w:val="none" w:sz="0" w:space="0" w:color="auto"/>
          </w:divBdr>
        </w:div>
        <w:div w:id="488402546">
          <w:marLeft w:val="640"/>
          <w:marRight w:val="0"/>
          <w:marTop w:val="0"/>
          <w:marBottom w:val="0"/>
          <w:divBdr>
            <w:top w:val="none" w:sz="0" w:space="0" w:color="auto"/>
            <w:left w:val="none" w:sz="0" w:space="0" w:color="auto"/>
            <w:bottom w:val="none" w:sz="0" w:space="0" w:color="auto"/>
            <w:right w:val="none" w:sz="0" w:space="0" w:color="auto"/>
          </w:divBdr>
        </w:div>
        <w:div w:id="859050863">
          <w:marLeft w:val="640"/>
          <w:marRight w:val="0"/>
          <w:marTop w:val="0"/>
          <w:marBottom w:val="0"/>
          <w:divBdr>
            <w:top w:val="none" w:sz="0" w:space="0" w:color="auto"/>
            <w:left w:val="none" w:sz="0" w:space="0" w:color="auto"/>
            <w:bottom w:val="none" w:sz="0" w:space="0" w:color="auto"/>
            <w:right w:val="none" w:sz="0" w:space="0" w:color="auto"/>
          </w:divBdr>
        </w:div>
        <w:div w:id="1059017860">
          <w:marLeft w:val="640"/>
          <w:marRight w:val="0"/>
          <w:marTop w:val="0"/>
          <w:marBottom w:val="0"/>
          <w:divBdr>
            <w:top w:val="none" w:sz="0" w:space="0" w:color="auto"/>
            <w:left w:val="none" w:sz="0" w:space="0" w:color="auto"/>
            <w:bottom w:val="none" w:sz="0" w:space="0" w:color="auto"/>
            <w:right w:val="none" w:sz="0" w:space="0" w:color="auto"/>
          </w:divBdr>
        </w:div>
        <w:div w:id="746195622">
          <w:marLeft w:val="640"/>
          <w:marRight w:val="0"/>
          <w:marTop w:val="0"/>
          <w:marBottom w:val="0"/>
          <w:divBdr>
            <w:top w:val="none" w:sz="0" w:space="0" w:color="auto"/>
            <w:left w:val="none" w:sz="0" w:space="0" w:color="auto"/>
            <w:bottom w:val="none" w:sz="0" w:space="0" w:color="auto"/>
            <w:right w:val="none" w:sz="0" w:space="0" w:color="auto"/>
          </w:divBdr>
        </w:div>
        <w:div w:id="1930654495">
          <w:marLeft w:val="640"/>
          <w:marRight w:val="0"/>
          <w:marTop w:val="0"/>
          <w:marBottom w:val="0"/>
          <w:divBdr>
            <w:top w:val="none" w:sz="0" w:space="0" w:color="auto"/>
            <w:left w:val="none" w:sz="0" w:space="0" w:color="auto"/>
            <w:bottom w:val="none" w:sz="0" w:space="0" w:color="auto"/>
            <w:right w:val="none" w:sz="0" w:space="0" w:color="auto"/>
          </w:divBdr>
        </w:div>
        <w:div w:id="1687252533">
          <w:marLeft w:val="640"/>
          <w:marRight w:val="0"/>
          <w:marTop w:val="0"/>
          <w:marBottom w:val="0"/>
          <w:divBdr>
            <w:top w:val="none" w:sz="0" w:space="0" w:color="auto"/>
            <w:left w:val="none" w:sz="0" w:space="0" w:color="auto"/>
            <w:bottom w:val="none" w:sz="0" w:space="0" w:color="auto"/>
            <w:right w:val="none" w:sz="0" w:space="0" w:color="auto"/>
          </w:divBdr>
        </w:div>
        <w:div w:id="616646965">
          <w:marLeft w:val="640"/>
          <w:marRight w:val="0"/>
          <w:marTop w:val="0"/>
          <w:marBottom w:val="0"/>
          <w:divBdr>
            <w:top w:val="none" w:sz="0" w:space="0" w:color="auto"/>
            <w:left w:val="none" w:sz="0" w:space="0" w:color="auto"/>
            <w:bottom w:val="none" w:sz="0" w:space="0" w:color="auto"/>
            <w:right w:val="none" w:sz="0" w:space="0" w:color="auto"/>
          </w:divBdr>
        </w:div>
        <w:div w:id="968366026">
          <w:marLeft w:val="640"/>
          <w:marRight w:val="0"/>
          <w:marTop w:val="0"/>
          <w:marBottom w:val="0"/>
          <w:divBdr>
            <w:top w:val="none" w:sz="0" w:space="0" w:color="auto"/>
            <w:left w:val="none" w:sz="0" w:space="0" w:color="auto"/>
            <w:bottom w:val="none" w:sz="0" w:space="0" w:color="auto"/>
            <w:right w:val="none" w:sz="0" w:space="0" w:color="auto"/>
          </w:divBdr>
        </w:div>
        <w:div w:id="1018503903">
          <w:marLeft w:val="640"/>
          <w:marRight w:val="0"/>
          <w:marTop w:val="0"/>
          <w:marBottom w:val="0"/>
          <w:divBdr>
            <w:top w:val="none" w:sz="0" w:space="0" w:color="auto"/>
            <w:left w:val="none" w:sz="0" w:space="0" w:color="auto"/>
            <w:bottom w:val="none" w:sz="0" w:space="0" w:color="auto"/>
            <w:right w:val="none" w:sz="0" w:space="0" w:color="auto"/>
          </w:divBdr>
        </w:div>
        <w:div w:id="954285547">
          <w:marLeft w:val="640"/>
          <w:marRight w:val="0"/>
          <w:marTop w:val="0"/>
          <w:marBottom w:val="0"/>
          <w:divBdr>
            <w:top w:val="none" w:sz="0" w:space="0" w:color="auto"/>
            <w:left w:val="none" w:sz="0" w:space="0" w:color="auto"/>
            <w:bottom w:val="none" w:sz="0" w:space="0" w:color="auto"/>
            <w:right w:val="none" w:sz="0" w:space="0" w:color="auto"/>
          </w:divBdr>
        </w:div>
        <w:div w:id="1074477150">
          <w:marLeft w:val="640"/>
          <w:marRight w:val="0"/>
          <w:marTop w:val="0"/>
          <w:marBottom w:val="0"/>
          <w:divBdr>
            <w:top w:val="none" w:sz="0" w:space="0" w:color="auto"/>
            <w:left w:val="none" w:sz="0" w:space="0" w:color="auto"/>
            <w:bottom w:val="none" w:sz="0" w:space="0" w:color="auto"/>
            <w:right w:val="none" w:sz="0" w:space="0" w:color="auto"/>
          </w:divBdr>
        </w:div>
        <w:div w:id="1695426843">
          <w:marLeft w:val="640"/>
          <w:marRight w:val="0"/>
          <w:marTop w:val="0"/>
          <w:marBottom w:val="0"/>
          <w:divBdr>
            <w:top w:val="none" w:sz="0" w:space="0" w:color="auto"/>
            <w:left w:val="none" w:sz="0" w:space="0" w:color="auto"/>
            <w:bottom w:val="none" w:sz="0" w:space="0" w:color="auto"/>
            <w:right w:val="none" w:sz="0" w:space="0" w:color="auto"/>
          </w:divBdr>
        </w:div>
        <w:div w:id="2058820011">
          <w:marLeft w:val="640"/>
          <w:marRight w:val="0"/>
          <w:marTop w:val="0"/>
          <w:marBottom w:val="0"/>
          <w:divBdr>
            <w:top w:val="none" w:sz="0" w:space="0" w:color="auto"/>
            <w:left w:val="none" w:sz="0" w:space="0" w:color="auto"/>
            <w:bottom w:val="none" w:sz="0" w:space="0" w:color="auto"/>
            <w:right w:val="none" w:sz="0" w:space="0" w:color="auto"/>
          </w:divBdr>
        </w:div>
        <w:div w:id="31469378">
          <w:marLeft w:val="640"/>
          <w:marRight w:val="0"/>
          <w:marTop w:val="0"/>
          <w:marBottom w:val="0"/>
          <w:divBdr>
            <w:top w:val="none" w:sz="0" w:space="0" w:color="auto"/>
            <w:left w:val="none" w:sz="0" w:space="0" w:color="auto"/>
            <w:bottom w:val="none" w:sz="0" w:space="0" w:color="auto"/>
            <w:right w:val="none" w:sz="0" w:space="0" w:color="auto"/>
          </w:divBdr>
        </w:div>
        <w:div w:id="1378160953">
          <w:marLeft w:val="640"/>
          <w:marRight w:val="0"/>
          <w:marTop w:val="0"/>
          <w:marBottom w:val="0"/>
          <w:divBdr>
            <w:top w:val="none" w:sz="0" w:space="0" w:color="auto"/>
            <w:left w:val="none" w:sz="0" w:space="0" w:color="auto"/>
            <w:bottom w:val="none" w:sz="0" w:space="0" w:color="auto"/>
            <w:right w:val="none" w:sz="0" w:space="0" w:color="auto"/>
          </w:divBdr>
        </w:div>
        <w:div w:id="214852235">
          <w:marLeft w:val="640"/>
          <w:marRight w:val="0"/>
          <w:marTop w:val="0"/>
          <w:marBottom w:val="0"/>
          <w:divBdr>
            <w:top w:val="none" w:sz="0" w:space="0" w:color="auto"/>
            <w:left w:val="none" w:sz="0" w:space="0" w:color="auto"/>
            <w:bottom w:val="none" w:sz="0" w:space="0" w:color="auto"/>
            <w:right w:val="none" w:sz="0" w:space="0" w:color="auto"/>
          </w:divBdr>
        </w:div>
        <w:div w:id="1712921938">
          <w:marLeft w:val="640"/>
          <w:marRight w:val="0"/>
          <w:marTop w:val="0"/>
          <w:marBottom w:val="0"/>
          <w:divBdr>
            <w:top w:val="none" w:sz="0" w:space="0" w:color="auto"/>
            <w:left w:val="none" w:sz="0" w:space="0" w:color="auto"/>
            <w:bottom w:val="none" w:sz="0" w:space="0" w:color="auto"/>
            <w:right w:val="none" w:sz="0" w:space="0" w:color="auto"/>
          </w:divBdr>
        </w:div>
        <w:div w:id="407003628">
          <w:marLeft w:val="640"/>
          <w:marRight w:val="0"/>
          <w:marTop w:val="0"/>
          <w:marBottom w:val="0"/>
          <w:divBdr>
            <w:top w:val="none" w:sz="0" w:space="0" w:color="auto"/>
            <w:left w:val="none" w:sz="0" w:space="0" w:color="auto"/>
            <w:bottom w:val="none" w:sz="0" w:space="0" w:color="auto"/>
            <w:right w:val="none" w:sz="0" w:space="0" w:color="auto"/>
          </w:divBdr>
        </w:div>
      </w:divsChild>
    </w:div>
    <w:div w:id="221647262">
      <w:bodyDiv w:val="1"/>
      <w:marLeft w:val="0"/>
      <w:marRight w:val="0"/>
      <w:marTop w:val="0"/>
      <w:marBottom w:val="0"/>
      <w:divBdr>
        <w:top w:val="none" w:sz="0" w:space="0" w:color="auto"/>
        <w:left w:val="none" w:sz="0" w:space="0" w:color="auto"/>
        <w:bottom w:val="none" w:sz="0" w:space="0" w:color="auto"/>
        <w:right w:val="none" w:sz="0" w:space="0" w:color="auto"/>
      </w:divBdr>
      <w:divsChild>
        <w:div w:id="422263892">
          <w:marLeft w:val="640"/>
          <w:marRight w:val="0"/>
          <w:marTop w:val="0"/>
          <w:marBottom w:val="0"/>
          <w:divBdr>
            <w:top w:val="none" w:sz="0" w:space="0" w:color="auto"/>
            <w:left w:val="none" w:sz="0" w:space="0" w:color="auto"/>
            <w:bottom w:val="none" w:sz="0" w:space="0" w:color="auto"/>
            <w:right w:val="none" w:sz="0" w:space="0" w:color="auto"/>
          </w:divBdr>
        </w:div>
        <w:div w:id="339432604">
          <w:marLeft w:val="640"/>
          <w:marRight w:val="0"/>
          <w:marTop w:val="0"/>
          <w:marBottom w:val="0"/>
          <w:divBdr>
            <w:top w:val="none" w:sz="0" w:space="0" w:color="auto"/>
            <w:left w:val="none" w:sz="0" w:space="0" w:color="auto"/>
            <w:bottom w:val="none" w:sz="0" w:space="0" w:color="auto"/>
            <w:right w:val="none" w:sz="0" w:space="0" w:color="auto"/>
          </w:divBdr>
        </w:div>
        <w:div w:id="1183668474">
          <w:marLeft w:val="640"/>
          <w:marRight w:val="0"/>
          <w:marTop w:val="0"/>
          <w:marBottom w:val="0"/>
          <w:divBdr>
            <w:top w:val="none" w:sz="0" w:space="0" w:color="auto"/>
            <w:left w:val="none" w:sz="0" w:space="0" w:color="auto"/>
            <w:bottom w:val="none" w:sz="0" w:space="0" w:color="auto"/>
            <w:right w:val="none" w:sz="0" w:space="0" w:color="auto"/>
          </w:divBdr>
        </w:div>
        <w:div w:id="360327154">
          <w:marLeft w:val="640"/>
          <w:marRight w:val="0"/>
          <w:marTop w:val="0"/>
          <w:marBottom w:val="0"/>
          <w:divBdr>
            <w:top w:val="none" w:sz="0" w:space="0" w:color="auto"/>
            <w:left w:val="none" w:sz="0" w:space="0" w:color="auto"/>
            <w:bottom w:val="none" w:sz="0" w:space="0" w:color="auto"/>
            <w:right w:val="none" w:sz="0" w:space="0" w:color="auto"/>
          </w:divBdr>
        </w:div>
        <w:div w:id="1032682232">
          <w:marLeft w:val="640"/>
          <w:marRight w:val="0"/>
          <w:marTop w:val="0"/>
          <w:marBottom w:val="0"/>
          <w:divBdr>
            <w:top w:val="none" w:sz="0" w:space="0" w:color="auto"/>
            <w:left w:val="none" w:sz="0" w:space="0" w:color="auto"/>
            <w:bottom w:val="none" w:sz="0" w:space="0" w:color="auto"/>
            <w:right w:val="none" w:sz="0" w:space="0" w:color="auto"/>
          </w:divBdr>
        </w:div>
        <w:div w:id="346373402">
          <w:marLeft w:val="640"/>
          <w:marRight w:val="0"/>
          <w:marTop w:val="0"/>
          <w:marBottom w:val="0"/>
          <w:divBdr>
            <w:top w:val="none" w:sz="0" w:space="0" w:color="auto"/>
            <w:left w:val="none" w:sz="0" w:space="0" w:color="auto"/>
            <w:bottom w:val="none" w:sz="0" w:space="0" w:color="auto"/>
            <w:right w:val="none" w:sz="0" w:space="0" w:color="auto"/>
          </w:divBdr>
        </w:div>
        <w:div w:id="691806154">
          <w:marLeft w:val="640"/>
          <w:marRight w:val="0"/>
          <w:marTop w:val="0"/>
          <w:marBottom w:val="0"/>
          <w:divBdr>
            <w:top w:val="none" w:sz="0" w:space="0" w:color="auto"/>
            <w:left w:val="none" w:sz="0" w:space="0" w:color="auto"/>
            <w:bottom w:val="none" w:sz="0" w:space="0" w:color="auto"/>
            <w:right w:val="none" w:sz="0" w:space="0" w:color="auto"/>
          </w:divBdr>
        </w:div>
        <w:div w:id="23674793">
          <w:marLeft w:val="640"/>
          <w:marRight w:val="0"/>
          <w:marTop w:val="0"/>
          <w:marBottom w:val="0"/>
          <w:divBdr>
            <w:top w:val="none" w:sz="0" w:space="0" w:color="auto"/>
            <w:left w:val="none" w:sz="0" w:space="0" w:color="auto"/>
            <w:bottom w:val="none" w:sz="0" w:space="0" w:color="auto"/>
            <w:right w:val="none" w:sz="0" w:space="0" w:color="auto"/>
          </w:divBdr>
        </w:div>
        <w:div w:id="348220816">
          <w:marLeft w:val="640"/>
          <w:marRight w:val="0"/>
          <w:marTop w:val="0"/>
          <w:marBottom w:val="0"/>
          <w:divBdr>
            <w:top w:val="none" w:sz="0" w:space="0" w:color="auto"/>
            <w:left w:val="none" w:sz="0" w:space="0" w:color="auto"/>
            <w:bottom w:val="none" w:sz="0" w:space="0" w:color="auto"/>
            <w:right w:val="none" w:sz="0" w:space="0" w:color="auto"/>
          </w:divBdr>
        </w:div>
        <w:div w:id="767820610">
          <w:marLeft w:val="640"/>
          <w:marRight w:val="0"/>
          <w:marTop w:val="0"/>
          <w:marBottom w:val="0"/>
          <w:divBdr>
            <w:top w:val="none" w:sz="0" w:space="0" w:color="auto"/>
            <w:left w:val="none" w:sz="0" w:space="0" w:color="auto"/>
            <w:bottom w:val="none" w:sz="0" w:space="0" w:color="auto"/>
            <w:right w:val="none" w:sz="0" w:space="0" w:color="auto"/>
          </w:divBdr>
        </w:div>
        <w:div w:id="1796828484">
          <w:marLeft w:val="640"/>
          <w:marRight w:val="0"/>
          <w:marTop w:val="0"/>
          <w:marBottom w:val="0"/>
          <w:divBdr>
            <w:top w:val="none" w:sz="0" w:space="0" w:color="auto"/>
            <w:left w:val="none" w:sz="0" w:space="0" w:color="auto"/>
            <w:bottom w:val="none" w:sz="0" w:space="0" w:color="auto"/>
            <w:right w:val="none" w:sz="0" w:space="0" w:color="auto"/>
          </w:divBdr>
        </w:div>
        <w:div w:id="1697536658">
          <w:marLeft w:val="640"/>
          <w:marRight w:val="0"/>
          <w:marTop w:val="0"/>
          <w:marBottom w:val="0"/>
          <w:divBdr>
            <w:top w:val="none" w:sz="0" w:space="0" w:color="auto"/>
            <w:left w:val="none" w:sz="0" w:space="0" w:color="auto"/>
            <w:bottom w:val="none" w:sz="0" w:space="0" w:color="auto"/>
            <w:right w:val="none" w:sz="0" w:space="0" w:color="auto"/>
          </w:divBdr>
        </w:div>
        <w:div w:id="23947719">
          <w:marLeft w:val="640"/>
          <w:marRight w:val="0"/>
          <w:marTop w:val="0"/>
          <w:marBottom w:val="0"/>
          <w:divBdr>
            <w:top w:val="none" w:sz="0" w:space="0" w:color="auto"/>
            <w:left w:val="none" w:sz="0" w:space="0" w:color="auto"/>
            <w:bottom w:val="none" w:sz="0" w:space="0" w:color="auto"/>
            <w:right w:val="none" w:sz="0" w:space="0" w:color="auto"/>
          </w:divBdr>
        </w:div>
        <w:div w:id="1493981591">
          <w:marLeft w:val="640"/>
          <w:marRight w:val="0"/>
          <w:marTop w:val="0"/>
          <w:marBottom w:val="0"/>
          <w:divBdr>
            <w:top w:val="none" w:sz="0" w:space="0" w:color="auto"/>
            <w:left w:val="none" w:sz="0" w:space="0" w:color="auto"/>
            <w:bottom w:val="none" w:sz="0" w:space="0" w:color="auto"/>
            <w:right w:val="none" w:sz="0" w:space="0" w:color="auto"/>
          </w:divBdr>
        </w:div>
        <w:div w:id="433985838">
          <w:marLeft w:val="640"/>
          <w:marRight w:val="0"/>
          <w:marTop w:val="0"/>
          <w:marBottom w:val="0"/>
          <w:divBdr>
            <w:top w:val="none" w:sz="0" w:space="0" w:color="auto"/>
            <w:left w:val="none" w:sz="0" w:space="0" w:color="auto"/>
            <w:bottom w:val="none" w:sz="0" w:space="0" w:color="auto"/>
            <w:right w:val="none" w:sz="0" w:space="0" w:color="auto"/>
          </w:divBdr>
        </w:div>
        <w:div w:id="1116100999">
          <w:marLeft w:val="640"/>
          <w:marRight w:val="0"/>
          <w:marTop w:val="0"/>
          <w:marBottom w:val="0"/>
          <w:divBdr>
            <w:top w:val="none" w:sz="0" w:space="0" w:color="auto"/>
            <w:left w:val="none" w:sz="0" w:space="0" w:color="auto"/>
            <w:bottom w:val="none" w:sz="0" w:space="0" w:color="auto"/>
            <w:right w:val="none" w:sz="0" w:space="0" w:color="auto"/>
          </w:divBdr>
        </w:div>
        <w:div w:id="108741948">
          <w:marLeft w:val="640"/>
          <w:marRight w:val="0"/>
          <w:marTop w:val="0"/>
          <w:marBottom w:val="0"/>
          <w:divBdr>
            <w:top w:val="none" w:sz="0" w:space="0" w:color="auto"/>
            <w:left w:val="none" w:sz="0" w:space="0" w:color="auto"/>
            <w:bottom w:val="none" w:sz="0" w:space="0" w:color="auto"/>
            <w:right w:val="none" w:sz="0" w:space="0" w:color="auto"/>
          </w:divBdr>
        </w:div>
        <w:div w:id="1137453018">
          <w:marLeft w:val="640"/>
          <w:marRight w:val="0"/>
          <w:marTop w:val="0"/>
          <w:marBottom w:val="0"/>
          <w:divBdr>
            <w:top w:val="none" w:sz="0" w:space="0" w:color="auto"/>
            <w:left w:val="none" w:sz="0" w:space="0" w:color="auto"/>
            <w:bottom w:val="none" w:sz="0" w:space="0" w:color="auto"/>
            <w:right w:val="none" w:sz="0" w:space="0" w:color="auto"/>
          </w:divBdr>
        </w:div>
        <w:div w:id="1367366708">
          <w:marLeft w:val="640"/>
          <w:marRight w:val="0"/>
          <w:marTop w:val="0"/>
          <w:marBottom w:val="0"/>
          <w:divBdr>
            <w:top w:val="none" w:sz="0" w:space="0" w:color="auto"/>
            <w:left w:val="none" w:sz="0" w:space="0" w:color="auto"/>
            <w:bottom w:val="none" w:sz="0" w:space="0" w:color="auto"/>
            <w:right w:val="none" w:sz="0" w:space="0" w:color="auto"/>
          </w:divBdr>
        </w:div>
        <w:div w:id="1297950116">
          <w:marLeft w:val="640"/>
          <w:marRight w:val="0"/>
          <w:marTop w:val="0"/>
          <w:marBottom w:val="0"/>
          <w:divBdr>
            <w:top w:val="none" w:sz="0" w:space="0" w:color="auto"/>
            <w:left w:val="none" w:sz="0" w:space="0" w:color="auto"/>
            <w:bottom w:val="none" w:sz="0" w:space="0" w:color="auto"/>
            <w:right w:val="none" w:sz="0" w:space="0" w:color="auto"/>
          </w:divBdr>
        </w:div>
        <w:div w:id="625307835">
          <w:marLeft w:val="640"/>
          <w:marRight w:val="0"/>
          <w:marTop w:val="0"/>
          <w:marBottom w:val="0"/>
          <w:divBdr>
            <w:top w:val="none" w:sz="0" w:space="0" w:color="auto"/>
            <w:left w:val="none" w:sz="0" w:space="0" w:color="auto"/>
            <w:bottom w:val="none" w:sz="0" w:space="0" w:color="auto"/>
            <w:right w:val="none" w:sz="0" w:space="0" w:color="auto"/>
          </w:divBdr>
        </w:div>
        <w:div w:id="1109396770">
          <w:marLeft w:val="640"/>
          <w:marRight w:val="0"/>
          <w:marTop w:val="0"/>
          <w:marBottom w:val="0"/>
          <w:divBdr>
            <w:top w:val="none" w:sz="0" w:space="0" w:color="auto"/>
            <w:left w:val="none" w:sz="0" w:space="0" w:color="auto"/>
            <w:bottom w:val="none" w:sz="0" w:space="0" w:color="auto"/>
            <w:right w:val="none" w:sz="0" w:space="0" w:color="auto"/>
          </w:divBdr>
        </w:div>
        <w:div w:id="1984653281">
          <w:marLeft w:val="640"/>
          <w:marRight w:val="0"/>
          <w:marTop w:val="0"/>
          <w:marBottom w:val="0"/>
          <w:divBdr>
            <w:top w:val="none" w:sz="0" w:space="0" w:color="auto"/>
            <w:left w:val="none" w:sz="0" w:space="0" w:color="auto"/>
            <w:bottom w:val="none" w:sz="0" w:space="0" w:color="auto"/>
            <w:right w:val="none" w:sz="0" w:space="0" w:color="auto"/>
          </w:divBdr>
        </w:div>
        <w:div w:id="339431207">
          <w:marLeft w:val="640"/>
          <w:marRight w:val="0"/>
          <w:marTop w:val="0"/>
          <w:marBottom w:val="0"/>
          <w:divBdr>
            <w:top w:val="none" w:sz="0" w:space="0" w:color="auto"/>
            <w:left w:val="none" w:sz="0" w:space="0" w:color="auto"/>
            <w:bottom w:val="none" w:sz="0" w:space="0" w:color="auto"/>
            <w:right w:val="none" w:sz="0" w:space="0" w:color="auto"/>
          </w:divBdr>
        </w:div>
        <w:div w:id="180048694">
          <w:marLeft w:val="640"/>
          <w:marRight w:val="0"/>
          <w:marTop w:val="0"/>
          <w:marBottom w:val="0"/>
          <w:divBdr>
            <w:top w:val="none" w:sz="0" w:space="0" w:color="auto"/>
            <w:left w:val="none" w:sz="0" w:space="0" w:color="auto"/>
            <w:bottom w:val="none" w:sz="0" w:space="0" w:color="auto"/>
            <w:right w:val="none" w:sz="0" w:space="0" w:color="auto"/>
          </w:divBdr>
        </w:div>
        <w:div w:id="177042754">
          <w:marLeft w:val="640"/>
          <w:marRight w:val="0"/>
          <w:marTop w:val="0"/>
          <w:marBottom w:val="0"/>
          <w:divBdr>
            <w:top w:val="none" w:sz="0" w:space="0" w:color="auto"/>
            <w:left w:val="none" w:sz="0" w:space="0" w:color="auto"/>
            <w:bottom w:val="none" w:sz="0" w:space="0" w:color="auto"/>
            <w:right w:val="none" w:sz="0" w:space="0" w:color="auto"/>
          </w:divBdr>
        </w:div>
        <w:div w:id="1358653925">
          <w:marLeft w:val="640"/>
          <w:marRight w:val="0"/>
          <w:marTop w:val="0"/>
          <w:marBottom w:val="0"/>
          <w:divBdr>
            <w:top w:val="none" w:sz="0" w:space="0" w:color="auto"/>
            <w:left w:val="none" w:sz="0" w:space="0" w:color="auto"/>
            <w:bottom w:val="none" w:sz="0" w:space="0" w:color="auto"/>
            <w:right w:val="none" w:sz="0" w:space="0" w:color="auto"/>
          </w:divBdr>
        </w:div>
        <w:div w:id="519584363">
          <w:marLeft w:val="640"/>
          <w:marRight w:val="0"/>
          <w:marTop w:val="0"/>
          <w:marBottom w:val="0"/>
          <w:divBdr>
            <w:top w:val="none" w:sz="0" w:space="0" w:color="auto"/>
            <w:left w:val="none" w:sz="0" w:space="0" w:color="auto"/>
            <w:bottom w:val="none" w:sz="0" w:space="0" w:color="auto"/>
            <w:right w:val="none" w:sz="0" w:space="0" w:color="auto"/>
          </w:divBdr>
        </w:div>
        <w:div w:id="554463050">
          <w:marLeft w:val="640"/>
          <w:marRight w:val="0"/>
          <w:marTop w:val="0"/>
          <w:marBottom w:val="0"/>
          <w:divBdr>
            <w:top w:val="none" w:sz="0" w:space="0" w:color="auto"/>
            <w:left w:val="none" w:sz="0" w:space="0" w:color="auto"/>
            <w:bottom w:val="none" w:sz="0" w:space="0" w:color="auto"/>
            <w:right w:val="none" w:sz="0" w:space="0" w:color="auto"/>
          </w:divBdr>
        </w:div>
        <w:div w:id="1638991444">
          <w:marLeft w:val="640"/>
          <w:marRight w:val="0"/>
          <w:marTop w:val="0"/>
          <w:marBottom w:val="0"/>
          <w:divBdr>
            <w:top w:val="none" w:sz="0" w:space="0" w:color="auto"/>
            <w:left w:val="none" w:sz="0" w:space="0" w:color="auto"/>
            <w:bottom w:val="none" w:sz="0" w:space="0" w:color="auto"/>
            <w:right w:val="none" w:sz="0" w:space="0" w:color="auto"/>
          </w:divBdr>
        </w:div>
        <w:div w:id="779833186">
          <w:marLeft w:val="640"/>
          <w:marRight w:val="0"/>
          <w:marTop w:val="0"/>
          <w:marBottom w:val="0"/>
          <w:divBdr>
            <w:top w:val="none" w:sz="0" w:space="0" w:color="auto"/>
            <w:left w:val="none" w:sz="0" w:space="0" w:color="auto"/>
            <w:bottom w:val="none" w:sz="0" w:space="0" w:color="auto"/>
            <w:right w:val="none" w:sz="0" w:space="0" w:color="auto"/>
          </w:divBdr>
        </w:div>
        <w:div w:id="39020033">
          <w:marLeft w:val="640"/>
          <w:marRight w:val="0"/>
          <w:marTop w:val="0"/>
          <w:marBottom w:val="0"/>
          <w:divBdr>
            <w:top w:val="none" w:sz="0" w:space="0" w:color="auto"/>
            <w:left w:val="none" w:sz="0" w:space="0" w:color="auto"/>
            <w:bottom w:val="none" w:sz="0" w:space="0" w:color="auto"/>
            <w:right w:val="none" w:sz="0" w:space="0" w:color="auto"/>
          </w:divBdr>
        </w:div>
        <w:div w:id="2018070792">
          <w:marLeft w:val="640"/>
          <w:marRight w:val="0"/>
          <w:marTop w:val="0"/>
          <w:marBottom w:val="0"/>
          <w:divBdr>
            <w:top w:val="none" w:sz="0" w:space="0" w:color="auto"/>
            <w:left w:val="none" w:sz="0" w:space="0" w:color="auto"/>
            <w:bottom w:val="none" w:sz="0" w:space="0" w:color="auto"/>
            <w:right w:val="none" w:sz="0" w:space="0" w:color="auto"/>
          </w:divBdr>
        </w:div>
        <w:div w:id="75366959">
          <w:marLeft w:val="640"/>
          <w:marRight w:val="0"/>
          <w:marTop w:val="0"/>
          <w:marBottom w:val="0"/>
          <w:divBdr>
            <w:top w:val="none" w:sz="0" w:space="0" w:color="auto"/>
            <w:left w:val="none" w:sz="0" w:space="0" w:color="auto"/>
            <w:bottom w:val="none" w:sz="0" w:space="0" w:color="auto"/>
            <w:right w:val="none" w:sz="0" w:space="0" w:color="auto"/>
          </w:divBdr>
        </w:div>
        <w:div w:id="1888638160">
          <w:marLeft w:val="640"/>
          <w:marRight w:val="0"/>
          <w:marTop w:val="0"/>
          <w:marBottom w:val="0"/>
          <w:divBdr>
            <w:top w:val="none" w:sz="0" w:space="0" w:color="auto"/>
            <w:left w:val="none" w:sz="0" w:space="0" w:color="auto"/>
            <w:bottom w:val="none" w:sz="0" w:space="0" w:color="auto"/>
            <w:right w:val="none" w:sz="0" w:space="0" w:color="auto"/>
          </w:divBdr>
        </w:div>
        <w:div w:id="1564216066">
          <w:marLeft w:val="640"/>
          <w:marRight w:val="0"/>
          <w:marTop w:val="0"/>
          <w:marBottom w:val="0"/>
          <w:divBdr>
            <w:top w:val="none" w:sz="0" w:space="0" w:color="auto"/>
            <w:left w:val="none" w:sz="0" w:space="0" w:color="auto"/>
            <w:bottom w:val="none" w:sz="0" w:space="0" w:color="auto"/>
            <w:right w:val="none" w:sz="0" w:space="0" w:color="auto"/>
          </w:divBdr>
        </w:div>
        <w:div w:id="1474835328">
          <w:marLeft w:val="640"/>
          <w:marRight w:val="0"/>
          <w:marTop w:val="0"/>
          <w:marBottom w:val="0"/>
          <w:divBdr>
            <w:top w:val="none" w:sz="0" w:space="0" w:color="auto"/>
            <w:left w:val="none" w:sz="0" w:space="0" w:color="auto"/>
            <w:bottom w:val="none" w:sz="0" w:space="0" w:color="auto"/>
            <w:right w:val="none" w:sz="0" w:space="0" w:color="auto"/>
          </w:divBdr>
        </w:div>
        <w:div w:id="1416897832">
          <w:marLeft w:val="640"/>
          <w:marRight w:val="0"/>
          <w:marTop w:val="0"/>
          <w:marBottom w:val="0"/>
          <w:divBdr>
            <w:top w:val="none" w:sz="0" w:space="0" w:color="auto"/>
            <w:left w:val="none" w:sz="0" w:space="0" w:color="auto"/>
            <w:bottom w:val="none" w:sz="0" w:space="0" w:color="auto"/>
            <w:right w:val="none" w:sz="0" w:space="0" w:color="auto"/>
          </w:divBdr>
        </w:div>
        <w:div w:id="934560251">
          <w:marLeft w:val="640"/>
          <w:marRight w:val="0"/>
          <w:marTop w:val="0"/>
          <w:marBottom w:val="0"/>
          <w:divBdr>
            <w:top w:val="none" w:sz="0" w:space="0" w:color="auto"/>
            <w:left w:val="none" w:sz="0" w:space="0" w:color="auto"/>
            <w:bottom w:val="none" w:sz="0" w:space="0" w:color="auto"/>
            <w:right w:val="none" w:sz="0" w:space="0" w:color="auto"/>
          </w:divBdr>
        </w:div>
        <w:div w:id="650136847">
          <w:marLeft w:val="640"/>
          <w:marRight w:val="0"/>
          <w:marTop w:val="0"/>
          <w:marBottom w:val="0"/>
          <w:divBdr>
            <w:top w:val="none" w:sz="0" w:space="0" w:color="auto"/>
            <w:left w:val="none" w:sz="0" w:space="0" w:color="auto"/>
            <w:bottom w:val="none" w:sz="0" w:space="0" w:color="auto"/>
            <w:right w:val="none" w:sz="0" w:space="0" w:color="auto"/>
          </w:divBdr>
        </w:div>
        <w:div w:id="133066541">
          <w:marLeft w:val="640"/>
          <w:marRight w:val="0"/>
          <w:marTop w:val="0"/>
          <w:marBottom w:val="0"/>
          <w:divBdr>
            <w:top w:val="none" w:sz="0" w:space="0" w:color="auto"/>
            <w:left w:val="none" w:sz="0" w:space="0" w:color="auto"/>
            <w:bottom w:val="none" w:sz="0" w:space="0" w:color="auto"/>
            <w:right w:val="none" w:sz="0" w:space="0" w:color="auto"/>
          </w:divBdr>
        </w:div>
        <w:div w:id="1213467079">
          <w:marLeft w:val="640"/>
          <w:marRight w:val="0"/>
          <w:marTop w:val="0"/>
          <w:marBottom w:val="0"/>
          <w:divBdr>
            <w:top w:val="none" w:sz="0" w:space="0" w:color="auto"/>
            <w:left w:val="none" w:sz="0" w:space="0" w:color="auto"/>
            <w:bottom w:val="none" w:sz="0" w:space="0" w:color="auto"/>
            <w:right w:val="none" w:sz="0" w:space="0" w:color="auto"/>
          </w:divBdr>
        </w:div>
        <w:div w:id="1812481715">
          <w:marLeft w:val="640"/>
          <w:marRight w:val="0"/>
          <w:marTop w:val="0"/>
          <w:marBottom w:val="0"/>
          <w:divBdr>
            <w:top w:val="none" w:sz="0" w:space="0" w:color="auto"/>
            <w:left w:val="none" w:sz="0" w:space="0" w:color="auto"/>
            <w:bottom w:val="none" w:sz="0" w:space="0" w:color="auto"/>
            <w:right w:val="none" w:sz="0" w:space="0" w:color="auto"/>
          </w:divBdr>
        </w:div>
        <w:div w:id="894243984">
          <w:marLeft w:val="640"/>
          <w:marRight w:val="0"/>
          <w:marTop w:val="0"/>
          <w:marBottom w:val="0"/>
          <w:divBdr>
            <w:top w:val="none" w:sz="0" w:space="0" w:color="auto"/>
            <w:left w:val="none" w:sz="0" w:space="0" w:color="auto"/>
            <w:bottom w:val="none" w:sz="0" w:space="0" w:color="auto"/>
            <w:right w:val="none" w:sz="0" w:space="0" w:color="auto"/>
          </w:divBdr>
        </w:div>
        <w:div w:id="835535782">
          <w:marLeft w:val="640"/>
          <w:marRight w:val="0"/>
          <w:marTop w:val="0"/>
          <w:marBottom w:val="0"/>
          <w:divBdr>
            <w:top w:val="none" w:sz="0" w:space="0" w:color="auto"/>
            <w:left w:val="none" w:sz="0" w:space="0" w:color="auto"/>
            <w:bottom w:val="none" w:sz="0" w:space="0" w:color="auto"/>
            <w:right w:val="none" w:sz="0" w:space="0" w:color="auto"/>
          </w:divBdr>
        </w:div>
        <w:div w:id="871455355">
          <w:marLeft w:val="640"/>
          <w:marRight w:val="0"/>
          <w:marTop w:val="0"/>
          <w:marBottom w:val="0"/>
          <w:divBdr>
            <w:top w:val="none" w:sz="0" w:space="0" w:color="auto"/>
            <w:left w:val="none" w:sz="0" w:space="0" w:color="auto"/>
            <w:bottom w:val="none" w:sz="0" w:space="0" w:color="auto"/>
            <w:right w:val="none" w:sz="0" w:space="0" w:color="auto"/>
          </w:divBdr>
        </w:div>
        <w:div w:id="1755125314">
          <w:marLeft w:val="640"/>
          <w:marRight w:val="0"/>
          <w:marTop w:val="0"/>
          <w:marBottom w:val="0"/>
          <w:divBdr>
            <w:top w:val="none" w:sz="0" w:space="0" w:color="auto"/>
            <w:left w:val="none" w:sz="0" w:space="0" w:color="auto"/>
            <w:bottom w:val="none" w:sz="0" w:space="0" w:color="auto"/>
            <w:right w:val="none" w:sz="0" w:space="0" w:color="auto"/>
          </w:divBdr>
        </w:div>
        <w:div w:id="912855326">
          <w:marLeft w:val="640"/>
          <w:marRight w:val="0"/>
          <w:marTop w:val="0"/>
          <w:marBottom w:val="0"/>
          <w:divBdr>
            <w:top w:val="none" w:sz="0" w:space="0" w:color="auto"/>
            <w:left w:val="none" w:sz="0" w:space="0" w:color="auto"/>
            <w:bottom w:val="none" w:sz="0" w:space="0" w:color="auto"/>
            <w:right w:val="none" w:sz="0" w:space="0" w:color="auto"/>
          </w:divBdr>
        </w:div>
        <w:div w:id="922374741">
          <w:marLeft w:val="640"/>
          <w:marRight w:val="0"/>
          <w:marTop w:val="0"/>
          <w:marBottom w:val="0"/>
          <w:divBdr>
            <w:top w:val="none" w:sz="0" w:space="0" w:color="auto"/>
            <w:left w:val="none" w:sz="0" w:space="0" w:color="auto"/>
            <w:bottom w:val="none" w:sz="0" w:space="0" w:color="auto"/>
            <w:right w:val="none" w:sz="0" w:space="0" w:color="auto"/>
          </w:divBdr>
        </w:div>
        <w:div w:id="388383192">
          <w:marLeft w:val="640"/>
          <w:marRight w:val="0"/>
          <w:marTop w:val="0"/>
          <w:marBottom w:val="0"/>
          <w:divBdr>
            <w:top w:val="none" w:sz="0" w:space="0" w:color="auto"/>
            <w:left w:val="none" w:sz="0" w:space="0" w:color="auto"/>
            <w:bottom w:val="none" w:sz="0" w:space="0" w:color="auto"/>
            <w:right w:val="none" w:sz="0" w:space="0" w:color="auto"/>
          </w:divBdr>
        </w:div>
        <w:div w:id="1156460515">
          <w:marLeft w:val="640"/>
          <w:marRight w:val="0"/>
          <w:marTop w:val="0"/>
          <w:marBottom w:val="0"/>
          <w:divBdr>
            <w:top w:val="none" w:sz="0" w:space="0" w:color="auto"/>
            <w:left w:val="none" w:sz="0" w:space="0" w:color="auto"/>
            <w:bottom w:val="none" w:sz="0" w:space="0" w:color="auto"/>
            <w:right w:val="none" w:sz="0" w:space="0" w:color="auto"/>
          </w:divBdr>
        </w:div>
      </w:divsChild>
    </w:div>
    <w:div w:id="225918134">
      <w:marLeft w:val="0"/>
      <w:marRight w:val="0"/>
      <w:marTop w:val="0"/>
      <w:marBottom w:val="0"/>
      <w:divBdr>
        <w:top w:val="none" w:sz="0" w:space="0" w:color="auto"/>
        <w:left w:val="none" w:sz="0" w:space="0" w:color="auto"/>
        <w:bottom w:val="none" w:sz="0" w:space="0" w:color="auto"/>
        <w:right w:val="none" w:sz="0" w:space="0" w:color="auto"/>
      </w:divBdr>
    </w:div>
    <w:div w:id="226036710">
      <w:marLeft w:val="0"/>
      <w:marRight w:val="0"/>
      <w:marTop w:val="0"/>
      <w:marBottom w:val="0"/>
      <w:divBdr>
        <w:top w:val="none" w:sz="0" w:space="0" w:color="auto"/>
        <w:left w:val="none" w:sz="0" w:space="0" w:color="auto"/>
        <w:bottom w:val="none" w:sz="0" w:space="0" w:color="auto"/>
        <w:right w:val="none" w:sz="0" w:space="0" w:color="auto"/>
      </w:divBdr>
    </w:div>
    <w:div w:id="234366724">
      <w:marLeft w:val="0"/>
      <w:marRight w:val="0"/>
      <w:marTop w:val="0"/>
      <w:marBottom w:val="0"/>
      <w:divBdr>
        <w:top w:val="none" w:sz="0" w:space="0" w:color="auto"/>
        <w:left w:val="none" w:sz="0" w:space="0" w:color="auto"/>
        <w:bottom w:val="none" w:sz="0" w:space="0" w:color="auto"/>
        <w:right w:val="none" w:sz="0" w:space="0" w:color="auto"/>
      </w:divBdr>
    </w:div>
    <w:div w:id="239797109">
      <w:bodyDiv w:val="1"/>
      <w:marLeft w:val="0"/>
      <w:marRight w:val="0"/>
      <w:marTop w:val="0"/>
      <w:marBottom w:val="0"/>
      <w:divBdr>
        <w:top w:val="none" w:sz="0" w:space="0" w:color="auto"/>
        <w:left w:val="none" w:sz="0" w:space="0" w:color="auto"/>
        <w:bottom w:val="none" w:sz="0" w:space="0" w:color="auto"/>
        <w:right w:val="none" w:sz="0" w:space="0" w:color="auto"/>
      </w:divBdr>
      <w:divsChild>
        <w:div w:id="33578900">
          <w:marLeft w:val="640"/>
          <w:marRight w:val="0"/>
          <w:marTop w:val="0"/>
          <w:marBottom w:val="0"/>
          <w:divBdr>
            <w:top w:val="none" w:sz="0" w:space="0" w:color="auto"/>
            <w:left w:val="none" w:sz="0" w:space="0" w:color="auto"/>
            <w:bottom w:val="none" w:sz="0" w:space="0" w:color="auto"/>
            <w:right w:val="none" w:sz="0" w:space="0" w:color="auto"/>
          </w:divBdr>
        </w:div>
        <w:div w:id="56711552">
          <w:marLeft w:val="640"/>
          <w:marRight w:val="0"/>
          <w:marTop w:val="0"/>
          <w:marBottom w:val="0"/>
          <w:divBdr>
            <w:top w:val="none" w:sz="0" w:space="0" w:color="auto"/>
            <w:left w:val="none" w:sz="0" w:space="0" w:color="auto"/>
            <w:bottom w:val="none" w:sz="0" w:space="0" w:color="auto"/>
            <w:right w:val="none" w:sz="0" w:space="0" w:color="auto"/>
          </w:divBdr>
        </w:div>
        <w:div w:id="117838804">
          <w:marLeft w:val="640"/>
          <w:marRight w:val="0"/>
          <w:marTop w:val="0"/>
          <w:marBottom w:val="0"/>
          <w:divBdr>
            <w:top w:val="none" w:sz="0" w:space="0" w:color="auto"/>
            <w:left w:val="none" w:sz="0" w:space="0" w:color="auto"/>
            <w:bottom w:val="none" w:sz="0" w:space="0" w:color="auto"/>
            <w:right w:val="none" w:sz="0" w:space="0" w:color="auto"/>
          </w:divBdr>
        </w:div>
        <w:div w:id="266547884">
          <w:marLeft w:val="640"/>
          <w:marRight w:val="0"/>
          <w:marTop w:val="0"/>
          <w:marBottom w:val="0"/>
          <w:divBdr>
            <w:top w:val="none" w:sz="0" w:space="0" w:color="auto"/>
            <w:left w:val="none" w:sz="0" w:space="0" w:color="auto"/>
            <w:bottom w:val="none" w:sz="0" w:space="0" w:color="auto"/>
            <w:right w:val="none" w:sz="0" w:space="0" w:color="auto"/>
          </w:divBdr>
        </w:div>
        <w:div w:id="271716391">
          <w:marLeft w:val="640"/>
          <w:marRight w:val="0"/>
          <w:marTop w:val="0"/>
          <w:marBottom w:val="0"/>
          <w:divBdr>
            <w:top w:val="none" w:sz="0" w:space="0" w:color="auto"/>
            <w:left w:val="none" w:sz="0" w:space="0" w:color="auto"/>
            <w:bottom w:val="none" w:sz="0" w:space="0" w:color="auto"/>
            <w:right w:val="none" w:sz="0" w:space="0" w:color="auto"/>
          </w:divBdr>
        </w:div>
        <w:div w:id="311762377">
          <w:marLeft w:val="640"/>
          <w:marRight w:val="0"/>
          <w:marTop w:val="0"/>
          <w:marBottom w:val="0"/>
          <w:divBdr>
            <w:top w:val="none" w:sz="0" w:space="0" w:color="auto"/>
            <w:left w:val="none" w:sz="0" w:space="0" w:color="auto"/>
            <w:bottom w:val="none" w:sz="0" w:space="0" w:color="auto"/>
            <w:right w:val="none" w:sz="0" w:space="0" w:color="auto"/>
          </w:divBdr>
        </w:div>
        <w:div w:id="397018273">
          <w:marLeft w:val="640"/>
          <w:marRight w:val="0"/>
          <w:marTop w:val="0"/>
          <w:marBottom w:val="0"/>
          <w:divBdr>
            <w:top w:val="none" w:sz="0" w:space="0" w:color="auto"/>
            <w:left w:val="none" w:sz="0" w:space="0" w:color="auto"/>
            <w:bottom w:val="none" w:sz="0" w:space="0" w:color="auto"/>
            <w:right w:val="none" w:sz="0" w:space="0" w:color="auto"/>
          </w:divBdr>
        </w:div>
        <w:div w:id="429855680">
          <w:marLeft w:val="640"/>
          <w:marRight w:val="0"/>
          <w:marTop w:val="0"/>
          <w:marBottom w:val="0"/>
          <w:divBdr>
            <w:top w:val="none" w:sz="0" w:space="0" w:color="auto"/>
            <w:left w:val="none" w:sz="0" w:space="0" w:color="auto"/>
            <w:bottom w:val="none" w:sz="0" w:space="0" w:color="auto"/>
            <w:right w:val="none" w:sz="0" w:space="0" w:color="auto"/>
          </w:divBdr>
        </w:div>
        <w:div w:id="442845580">
          <w:marLeft w:val="640"/>
          <w:marRight w:val="0"/>
          <w:marTop w:val="0"/>
          <w:marBottom w:val="0"/>
          <w:divBdr>
            <w:top w:val="none" w:sz="0" w:space="0" w:color="auto"/>
            <w:left w:val="none" w:sz="0" w:space="0" w:color="auto"/>
            <w:bottom w:val="none" w:sz="0" w:space="0" w:color="auto"/>
            <w:right w:val="none" w:sz="0" w:space="0" w:color="auto"/>
          </w:divBdr>
        </w:div>
        <w:div w:id="472334048">
          <w:marLeft w:val="640"/>
          <w:marRight w:val="0"/>
          <w:marTop w:val="0"/>
          <w:marBottom w:val="0"/>
          <w:divBdr>
            <w:top w:val="none" w:sz="0" w:space="0" w:color="auto"/>
            <w:left w:val="none" w:sz="0" w:space="0" w:color="auto"/>
            <w:bottom w:val="none" w:sz="0" w:space="0" w:color="auto"/>
            <w:right w:val="none" w:sz="0" w:space="0" w:color="auto"/>
          </w:divBdr>
        </w:div>
        <w:div w:id="486940277">
          <w:marLeft w:val="640"/>
          <w:marRight w:val="0"/>
          <w:marTop w:val="0"/>
          <w:marBottom w:val="0"/>
          <w:divBdr>
            <w:top w:val="none" w:sz="0" w:space="0" w:color="auto"/>
            <w:left w:val="none" w:sz="0" w:space="0" w:color="auto"/>
            <w:bottom w:val="none" w:sz="0" w:space="0" w:color="auto"/>
            <w:right w:val="none" w:sz="0" w:space="0" w:color="auto"/>
          </w:divBdr>
        </w:div>
        <w:div w:id="488375228">
          <w:marLeft w:val="640"/>
          <w:marRight w:val="0"/>
          <w:marTop w:val="0"/>
          <w:marBottom w:val="0"/>
          <w:divBdr>
            <w:top w:val="none" w:sz="0" w:space="0" w:color="auto"/>
            <w:left w:val="none" w:sz="0" w:space="0" w:color="auto"/>
            <w:bottom w:val="none" w:sz="0" w:space="0" w:color="auto"/>
            <w:right w:val="none" w:sz="0" w:space="0" w:color="auto"/>
          </w:divBdr>
        </w:div>
        <w:div w:id="694383640">
          <w:marLeft w:val="640"/>
          <w:marRight w:val="0"/>
          <w:marTop w:val="0"/>
          <w:marBottom w:val="0"/>
          <w:divBdr>
            <w:top w:val="none" w:sz="0" w:space="0" w:color="auto"/>
            <w:left w:val="none" w:sz="0" w:space="0" w:color="auto"/>
            <w:bottom w:val="none" w:sz="0" w:space="0" w:color="auto"/>
            <w:right w:val="none" w:sz="0" w:space="0" w:color="auto"/>
          </w:divBdr>
        </w:div>
        <w:div w:id="747073728">
          <w:marLeft w:val="640"/>
          <w:marRight w:val="0"/>
          <w:marTop w:val="0"/>
          <w:marBottom w:val="0"/>
          <w:divBdr>
            <w:top w:val="none" w:sz="0" w:space="0" w:color="auto"/>
            <w:left w:val="none" w:sz="0" w:space="0" w:color="auto"/>
            <w:bottom w:val="none" w:sz="0" w:space="0" w:color="auto"/>
            <w:right w:val="none" w:sz="0" w:space="0" w:color="auto"/>
          </w:divBdr>
        </w:div>
        <w:div w:id="749083532">
          <w:marLeft w:val="640"/>
          <w:marRight w:val="0"/>
          <w:marTop w:val="0"/>
          <w:marBottom w:val="0"/>
          <w:divBdr>
            <w:top w:val="none" w:sz="0" w:space="0" w:color="auto"/>
            <w:left w:val="none" w:sz="0" w:space="0" w:color="auto"/>
            <w:bottom w:val="none" w:sz="0" w:space="0" w:color="auto"/>
            <w:right w:val="none" w:sz="0" w:space="0" w:color="auto"/>
          </w:divBdr>
        </w:div>
        <w:div w:id="801197464">
          <w:marLeft w:val="640"/>
          <w:marRight w:val="0"/>
          <w:marTop w:val="0"/>
          <w:marBottom w:val="0"/>
          <w:divBdr>
            <w:top w:val="none" w:sz="0" w:space="0" w:color="auto"/>
            <w:left w:val="none" w:sz="0" w:space="0" w:color="auto"/>
            <w:bottom w:val="none" w:sz="0" w:space="0" w:color="auto"/>
            <w:right w:val="none" w:sz="0" w:space="0" w:color="auto"/>
          </w:divBdr>
        </w:div>
        <w:div w:id="840584790">
          <w:marLeft w:val="640"/>
          <w:marRight w:val="0"/>
          <w:marTop w:val="0"/>
          <w:marBottom w:val="0"/>
          <w:divBdr>
            <w:top w:val="none" w:sz="0" w:space="0" w:color="auto"/>
            <w:left w:val="none" w:sz="0" w:space="0" w:color="auto"/>
            <w:bottom w:val="none" w:sz="0" w:space="0" w:color="auto"/>
            <w:right w:val="none" w:sz="0" w:space="0" w:color="auto"/>
          </w:divBdr>
        </w:div>
        <w:div w:id="849952734">
          <w:marLeft w:val="640"/>
          <w:marRight w:val="0"/>
          <w:marTop w:val="0"/>
          <w:marBottom w:val="0"/>
          <w:divBdr>
            <w:top w:val="none" w:sz="0" w:space="0" w:color="auto"/>
            <w:left w:val="none" w:sz="0" w:space="0" w:color="auto"/>
            <w:bottom w:val="none" w:sz="0" w:space="0" w:color="auto"/>
            <w:right w:val="none" w:sz="0" w:space="0" w:color="auto"/>
          </w:divBdr>
        </w:div>
        <w:div w:id="944196946">
          <w:marLeft w:val="640"/>
          <w:marRight w:val="0"/>
          <w:marTop w:val="0"/>
          <w:marBottom w:val="0"/>
          <w:divBdr>
            <w:top w:val="none" w:sz="0" w:space="0" w:color="auto"/>
            <w:left w:val="none" w:sz="0" w:space="0" w:color="auto"/>
            <w:bottom w:val="none" w:sz="0" w:space="0" w:color="auto"/>
            <w:right w:val="none" w:sz="0" w:space="0" w:color="auto"/>
          </w:divBdr>
        </w:div>
        <w:div w:id="988368584">
          <w:marLeft w:val="640"/>
          <w:marRight w:val="0"/>
          <w:marTop w:val="0"/>
          <w:marBottom w:val="0"/>
          <w:divBdr>
            <w:top w:val="none" w:sz="0" w:space="0" w:color="auto"/>
            <w:left w:val="none" w:sz="0" w:space="0" w:color="auto"/>
            <w:bottom w:val="none" w:sz="0" w:space="0" w:color="auto"/>
            <w:right w:val="none" w:sz="0" w:space="0" w:color="auto"/>
          </w:divBdr>
        </w:div>
        <w:div w:id="1202789261">
          <w:marLeft w:val="640"/>
          <w:marRight w:val="0"/>
          <w:marTop w:val="0"/>
          <w:marBottom w:val="0"/>
          <w:divBdr>
            <w:top w:val="none" w:sz="0" w:space="0" w:color="auto"/>
            <w:left w:val="none" w:sz="0" w:space="0" w:color="auto"/>
            <w:bottom w:val="none" w:sz="0" w:space="0" w:color="auto"/>
            <w:right w:val="none" w:sz="0" w:space="0" w:color="auto"/>
          </w:divBdr>
        </w:div>
        <w:div w:id="1259414179">
          <w:marLeft w:val="640"/>
          <w:marRight w:val="0"/>
          <w:marTop w:val="0"/>
          <w:marBottom w:val="0"/>
          <w:divBdr>
            <w:top w:val="none" w:sz="0" w:space="0" w:color="auto"/>
            <w:left w:val="none" w:sz="0" w:space="0" w:color="auto"/>
            <w:bottom w:val="none" w:sz="0" w:space="0" w:color="auto"/>
            <w:right w:val="none" w:sz="0" w:space="0" w:color="auto"/>
          </w:divBdr>
        </w:div>
        <w:div w:id="1356616676">
          <w:marLeft w:val="640"/>
          <w:marRight w:val="0"/>
          <w:marTop w:val="0"/>
          <w:marBottom w:val="0"/>
          <w:divBdr>
            <w:top w:val="none" w:sz="0" w:space="0" w:color="auto"/>
            <w:left w:val="none" w:sz="0" w:space="0" w:color="auto"/>
            <w:bottom w:val="none" w:sz="0" w:space="0" w:color="auto"/>
            <w:right w:val="none" w:sz="0" w:space="0" w:color="auto"/>
          </w:divBdr>
        </w:div>
        <w:div w:id="1446802476">
          <w:marLeft w:val="640"/>
          <w:marRight w:val="0"/>
          <w:marTop w:val="0"/>
          <w:marBottom w:val="0"/>
          <w:divBdr>
            <w:top w:val="none" w:sz="0" w:space="0" w:color="auto"/>
            <w:left w:val="none" w:sz="0" w:space="0" w:color="auto"/>
            <w:bottom w:val="none" w:sz="0" w:space="0" w:color="auto"/>
            <w:right w:val="none" w:sz="0" w:space="0" w:color="auto"/>
          </w:divBdr>
        </w:div>
        <w:div w:id="1490559345">
          <w:marLeft w:val="640"/>
          <w:marRight w:val="0"/>
          <w:marTop w:val="0"/>
          <w:marBottom w:val="0"/>
          <w:divBdr>
            <w:top w:val="none" w:sz="0" w:space="0" w:color="auto"/>
            <w:left w:val="none" w:sz="0" w:space="0" w:color="auto"/>
            <w:bottom w:val="none" w:sz="0" w:space="0" w:color="auto"/>
            <w:right w:val="none" w:sz="0" w:space="0" w:color="auto"/>
          </w:divBdr>
        </w:div>
        <w:div w:id="1492483229">
          <w:marLeft w:val="640"/>
          <w:marRight w:val="0"/>
          <w:marTop w:val="0"/>
          <w:marBottom w:val="0"/>
          <w:divBdr>
            <w:top w:val="none" w:sz="0" w:space="0" w:color="auto"/>
            <w:left w:val="none" w:sz="0" w:space="0" w:color="auto"/>
            <w:bottom w:val="none" w:sz="0" w:space="0" w:color="auto"/>
            <w:right w:val="none" w:sz="0" w:space="0" w:color="auto"/>
          </w:divBdr>
        </w:div>
        <w:div w:id="1800151113">
          <w:marLeft w:val="640"/>
          <w:marRight w:val="0"/>
          <w:marTop w:val="0"/>
          <w:marBottom w:val="0"/>
          <w:divBdr>
            <w:top w:val="none" w:sz="0" w:space="0" w:color="auto"/>
            <w:left w:val="none" w:sz="0" w:space="0" w:color="auto"/>
            <w:bottom w:val="none" w:sz="0" w:space="0" w:color="auto"/>
            <w:right w:val="none" w:sz="0" w:space="0" w:color="auto"/>
          </w:divBdr>
        </w:div>
      </w:divsChild>
    </w:div>
    <w:div w:id="244266747">
      <w:bodyDiv w:val="1"/>
      <w:marLeft w:val="0"/>
      <w:marRight w:val="0"/>
      <w:marTop w:val="0"/>
      <w:marBottom w:val="0"/>
      <w:divBdr>
        <w:top w:val="none" w:sz="0" w:space="0" w:color="auto"/>
        <w:left w:val="none" w:sz="0" w:space="0" w:color="auto"/>
        <w:bottom w:val="none" w:sz="0" w:space="0" w:color="auto"/>
        <w:right w:val="none" w:sz="0" w:space="0" w:color="auto"/>
      </w:divBdr>
      <w:divsChild>
        <w:div w:id="1249249">
          <w:marLeft w:val="640"/>
          <w:marRight w:val="0"/>
          <w:marTop w:val="0"/>
          <w:marBottom w:val="0"/>
          <w:divBdr>
            <w:top w:val="none" w:sz="0" w:space="0" w:color="auto"/>
            <w:left w:val="none" w:sz="0" w:space="0" w:color="auto"/>
            <w:bottom w:val="none" w:sz="0" w:space="0" w:color="auto"/>
            <w:right w:val="none" w:sz="0" w:space="0" w:color="auto"/>
          </w:divBdr>
        </w:div>
        <w:div w:id="39327251">
          <w:marLeft w:val="640"/>
          <w:marRight w:val="0"/>
          <w:marTop w:val="0"/>
          <w:marBottom w:val="0"/>
          <w:divBdr>
            <w:top w:val="none" w:sz="0" w:space="0" w:color="auto"/>
            <w:left w:val="none" w:sz="0" w:space="0" w:color="auto"/>
            <w:bottom w:val="none" w:sz="0" w:space="0" w:color="auto"/>
            <w:right w:val="none" w:sz="0" w:space="0" w:color="auto"/>
          </w:divBdr>
        </w:div>
        <w:div w:id="57169457">
          <w:marLeft w:val="640"/>
          <w:marRight w:val="0"/>
          <w:marTop w:val="0"/>
          <w:marBottom w:val="0"/>
          <w:divBdr>
            <w:top w:val="none" w:sz="0" w:space="0" w:color="auto"/>
            <w:left w:val="none" w:sz="0" w:space="0" w:color="auto"/>
            <w:bottom w:val="none" w:sz="0" w:space="0" w:color="auto"/>
            <w:right w:val="none" w:sz="0" w:space="0" w:color="auto"/>
          </w:divBdr>
        </w:div>
        <w:div w:id="311254299">
          <w:marLeft w:val="640"/>
          <w:marRight w:val="0"/>
          <w:marTop w:val="0"/>
          <w:marBottom w:val="0"/>
          <w:divBdr>
            <w:top w:val="none" w:sz="0" w:space="0" w:color="auto"/>
            <w:left w:val="none" w:sz="0" w:space="0" w:color="auto"/>
            <w:bottom w:val="none" w:sz="0" w:space="0" w:color="auto"/>
            <w:right w:val="none" w:sz="0" w:space="0" w:color="auto"/>
          </w:divBdr>
        </w:div>
        <w:div w:id="428622260">
          <w:marLeft w:val="640"/>
          <w:marRight w:val="0"/>
          <w:marTop w:val="0"/>
          <w:marBottom w:val="0"/>
          <w:divBdr>
            <w:top w:val="none" w:sz="0" w:space="0" w:color="auto"/>
            <w:left w:val="none" w:sz="0" w:space="0" w:color="auto"/>
            <w:bottom w:val="none" w:sz="0" w:space="0" w:color="auto"/>
            <w:right w:val="none" w:sz="0" w:space="0" w:color="auto"/>
          </w:divBdr>
        </w:div>
        <w:div w:id="491676707">
          <w:marLeft w:val="640"/>
          <w:marRight w:val="0"/>
          <w:marTop w:val="0"/>
          <w:marBottom w:val="0"/>
          <w:divBdr>
            <w:top w:val="none" w:sz="0" w:space="0" w:color="auto"/>
            <w:left w:val="none" w:sz="0" w:space="0" w:color="auto"/>
            <w:bottom w:val="none" w:sz="0" w:space="0" w:color="auto"/>
            <w:right w:val="none" w:sz="0" w:space="0" w:color="auto"/>
          </w:divBdr>
        </w:div>
        <w:div w:id="620721802">
          <w:marLeft w:val="640"/>
          <w:marRight w:val="0"/>
          <w:marTop w:val="0"/>
          <w:marBottom w:val="0"/>
          <w:divBdr>
            <w:top w:val="none" w:sz="0" w:space="0" w:color="auto"/>
            <w:left w:val="none" w:sz="0" w:space="0" w:color="auto"/>
            <w:bottom w:val="none" w:sz="0" w:space="0" w:color="auto"/>
            <w:right w:val="none" w:sz="0" w:space="0" w:color="auto"/>
          </w:divBdr>
        </w:div>
        <w:div w:id="678430285">
          <w:marLeft w:val="640"/>
          <w:marRight w:val="0"/>
          <w:marTop w:val="0"/>
          <w:marBottom w:val="0"/>
          <w:divBdr>
            <w:top w:val="none" w:sz="0" w:space="0" w:color="auto"/>
            <w:left w:val="none" w:sz="0" w:space="0" w:color="auto"/>
            <w:bottom w:val="none" w:sz="0" w:space="0" w:color="auto"/>
            <w:right w:val="none" w:sz="0" w:space="0" w:color="auto"/>
          </w:divBdr>
        </w:div>
        <w:div w:id="699859959">
          <w:marLeft w:val="640"/>
          <w:marRight w:val="0"/>
          <w:marTop w:val="0"/>
          <w:marBottom w:val="0"/>
          <w:divBdr>
            <w:top w:val="none" w:sz="0" w:space="0" w:color="auto"/>
            <w:left w:val="none" w:sz="0" w:space="0" w:color="auto"/>
            <w:bottom w:val="none" w:sz="0" w:space="0" w:color="auto"/>
            <w:right w:val="none" w:sz="0" w:space="0" w:color="auto"/>
          </w:divBdr>
        </w:div>
        <w:div w:id="707417645">
          <w:marLeft w:val="640"/>
          <w:marRight w:val="0"/>
          <w:marTop w:val="0"/>
          <w:marBottom w:val="0"/>
          <w:divBdr>
            <w:top w:val="none" w:sz="0" w:space="0" w:color="auto"/>
            <w:left w:val="none" w:sz="0" w:space="0" w:color="auto"/>
            <w:bottom w:val="none" w:sz="0" w:space="0" w:color="auto"/>
            <w:right w:val="none" w:sz="0" w:space="0" w:color="auto"/>
          </w:divBdr>
        </w:div>
        <w:div w:id="721367781">
          <w:marLeft w:val="640"/>
          <w:marRight w:val="0"/>
          <w:marTop w:val="0"/>
          <w:marBottom w:val="0"/>
          <w:divBdr>
            <w:top w:val="none" w:sz="0" w:space="0" w:color="auto"/>
            <w:left w:val="none" w:sz="0" w:space="0" w:color="auto"/>
            <w:bottom w:val="none" w:sz="0" w:space="0" w:color="auto"/>
            <w:right w:val="none" w:sz="0" w:space="0" w:color="auto"/>
          </w:divBdr>
        </w:div>
        <w:div w:id="808285968">
          <w:marLeft w:val="640"/>
          <w:marRight w:val="0"/>
          <w:marTop w:val="0"/>
          <w:marBottom w:val="0"/>
          <w:divBdr>
            <w:top w:val="none" w:sz="0" w:space="0" w:color="auto"/>
            <w:left w:val="none" w:sz="0" w:space="0" w:color="auto"/>
            <w:bottom w:val="none" w:sz="0" w:space="0" w:color="auto"/>
            <w:right w:val="none" w:sz="0" w:space="0" w:color="auto"/>
          </w:divBdr>
        </w:div>
        <w:div w:id="851720161">
          <w:marLeft w:val="640"/>
          <w:marRight w:val="0"/>
          <w:marTop w:val="0"/>
          <w:marBottom w:val="0"/>
          <w:divBdr>
            <w:top w:val="none" w:sz="0" w:space="0" w:color="auto"/>
            <w:left w:val="none" w:sz="0" w:space="0" w:color="auto"/>
            <w:bottom w:val="none" w:sz="0" w:space="0" w:color="auto"/>
            <w:right w:val="none" w:sz="0" w:space="0" w:color="auto"/>
          </w:divBdr>
        </w:div>
        <w:div w:id="919102056">
          <w:marLeft w:val="640"/>
          <w:marRight w:val="0"/>
          <w:marTop w:val="0"/>
          <w:marBottom w:val="0"/>
          <w:divBdr>
            <w:top w:val="none" w:sz="0" w:space="0" w:color="auto"/>
            <w:left w:val="none" w:sz="0" w:space="0" w:color="auto"/>
            <w:bottom w:val="none" w:sz="0" w:space="0" w:color="auto"/>
            <w:right w:val="none" w:sz="0" w:space="0" w:color="auto"/>
          </w:divBdr>
        </w:div>
        <w:div w:id="974019648">
          <w:marLeft w:val="640"/>
          <w:marRight w:val="0"/>
          <w:marTop w:val="0"/>
          <w:marBottom w:val="0"/>
          <w:divBdr>
            <w:top w:val="none" w:sz="0" w:space="0" w:color="auto"/>
            <w:left w:val="none" w:sz="0" w:space="0" w:color="auto"/>
            <w:bottom w:val="none" w:sz="0" w:space="0" w:color="auto"/>
            <w:right w:val="none" w:sz="0" w:space="0" w:color="auto"/>
          </w:divBdr>
        </w:div>
        <w:div w:id="991787812">
          <w:marLeft w:val="640"/>
          <w:marRight w:val="0"/>
          <w:marTop w:val="0"/>
          <w:marBottom w:val="0"/>
          <w:divBdr>
            <w:top w:val="none" w:sz="0" w:space="0" w:color="auto"/>
            <w:left w:val="none" w:sz="0" w:space="0" w:color="auto"/>
            <w:bottom w:val="none" w:sz="0" w:space="0" w:color="auto"/>
            <w:right w:val="none" w:sz="0" w:space="0" w:color="auto"/>
          </w:divBdr>
        </w:div>
        <w:div w:id="1064255118">
          <w:marLeft w:val="640"/>
          <w:marRight w:val="0"/>
          <w:marTop w:val="0"/>
          <w:marBottom w:val="0"/>
          <w:divBdr>
            <w:top w:val="none" w:sz="0" w:space="0" w:color="auto"/>
            <w:left w:val="none" w:sz="0" w:space="0" w:color="auto"/>
            <w:bottom w:val="none" w:sz="0" w:space="0" w:color="auto"/>
            <w:right w:val="none" w:sz="0" w:space="0" w:color="auto"/>
          </w:divBdr>
        </w:div>
        <w:div w:id="1110245442">
          <w:marLeft w:val="640"/>
          <w:marRight w:val="0"/>
          <w:marTop w:val="0"/>
          <w:marBottom w:val="0"/>
          <w:divBdr>
            <w:top w:val="none" w:sz="0" w:space="0" w:color="auto"/>
            <w:left w:val="none" w:sz="0" w:space="0" w:color="auto"/>
            <w:bottom w:val="none" w:sz="0" w:space="0" w:color="auto"/>
            <w:right w:val="none" w:sz="0" w:space="0" w:color="auto"/>
          </w:divBdr>
        </w:div>
        <w:div w:id="1167983082">
          <w:marLeft w:val="640"/>
          <w:marRight w:val="0"/>
          <w:marTop w:val="0"/>
          <w:marBottom w:val="0"/>
          <w:divBdr>
            <w:top w:val="none" w:sz="0" w:space="0" w:color="auto"/>
            <w:left w:val="none" w:sz="0" w:space="0" w:color="auto"/>
            <w:bottom w:val="none" w:sz="0" w:space="0" w:color="auto"/>
            <w:right w:val="none" w:sz="0" w:space="0" w:color="auto"/>
          </w:divBdr>
        </w:div>
        <w:div w:id="1174490675">
          <w:marLeft w:val="640"/>
          <w:marRight w:val="0"/>
          <w:marTop w:val="0"/>
          <w:marBottom w:val="0"/>
          <w:divBdr>
            <w:top w:val="none" w:sz="0" w:space="0" w:color="auto"/>
            <w:left w:val="none" w:sz="0" w:space="0" w:color="auto"/>
            <w:bottom w:val="none" w:sz="0" w:space="0" w:color="auto"/>
            <w:right w:val="none" w:sz="0" w:space="0" w:color="auto"/>
          </w:divBdr>
        </w:div>
        <w:div w:id="1174613942">
          <w:marLeft w:val="640"/>
          <w:marRight w:val="0"/>
          <w:marTop w:val="0"/>
          <w:marBottom w:val="0"/>
          <w:divBdr>
            <w:top w:val="none" w:sz="0" w:space="0" w:color="auto"/>
            <w:left w:val="none" w:sz="0" w:space="0" w:color="auto"/>
            <w:bottom w:val="none" w:sz="0" w:space="0" w:color="auto"/>
            <w:right w:val="none" w:sz="0" w:space="0" w:color="auto"/>
          </w:divBdr>
        </w:div>
        <w:div w:id="1217593811">
          <w:marLeft w:val="640"/>
          <w:marRight w:val="0"/>
          <w:marTop w:val="0"/>
          <w:marBottom w:val="0"/>
          <w:divBdr>
            <w:top w:val="none" w:sz="0" w:space="0" w:color="auto"/>
            <w:left w:val="none" w:sz="0" w:space="0" w:color="auto"/>
            <w:bottom w:val="none" w:sz="0" w:space="0" w:color="auto"/>
            <w:right w:val="none" w:sz="0" w:space="0" w:color="auto"/>
          </w:divBdr>
        </w:div>
        <w:div w:id="1218128862">
          <w:marLeft w:val="640"/>
          <w:marRight w:val="0"/>
          <w:marTop w:val="0"/>
          <w:marBottom w:val="0"/>
          <w:divBdr>
            <w:top w:val="none" w:sz="0" w:space="0" w:color="auto"/>
            <w:left w:val="none" w:sz="0" w:space="0" w:color="auto"/>
            <w:bottom w:val="none" w:sz="0" w:space="0" w:color="auto"/>
            <w:right w:val="none" w:sz="0" w:space="0" w:color="auto"/>
          </w:divBdr>
        </w:div>
        <w:div w:id="1229996804">
          <w:marLeft w:val="640"/>
          <w:marRight w:val="0"/>
          <w:marTop w:val="0"/>
          <w:marBottom w:val="0"/>
          <w:divBdr>
            <w:top w:val="none" w:sz="0" w:space="0" w:color="auto"/>
            <w:left w:val="none" w:sz="0" w:space="0" w:color="auto"/>
            <w:bottom w:val="none" w:sz="0" w:space="0" w:color="auto"/>
            <w:right w:val="none" w:sz="0" w:space="0" w:color="auto"/>
          </w:divBdr>
        </w:div>
        <w:div w:id="1258246506">
          <w:marLeft w:val="640"/>
          <w:marRight w:val="0"/>
          <w:marTop w:val="0"/>
          <w:marBottom w:val="0"/>
          <w:divBdr>
            <w:top w:val="none" w:sz="0" w:space="0" w:color="auto"/>
            <w:left w:val="none" w:sz="0" w:space="0" w:color="auto"/>
            <w:bottom w:val="none" w:sz="0" w:space="0" w:color="auto"/>
            <w:right w:val="none" w:sz="0" w:space="0" w:color="auto"/>
          </w:divBdr>
        </w:div>
        <w:div w:id="1263034512">
          <w:marLeft w:val="640"/>
          <w:marRight w:val="0"/>
          <w:marTop w:val="0"/>
          <w:marBottom w:val="0"/>
          <w:divBdr>
            <w:top w:val="none" w:sz="0" w:space="0" w:color="auto"/>
            <w:left w:val="none" w:sz="0" w:space="0" w:color="auto"/>
            <w:bottom w:val="none" w:sz="0" w:space="0" w:color="auto"/>
            <w:right w:val="none" w:sz="0" w:space="0" w:color="auto"/>
          </w:divBdr>
        </w:div>
        <w:div w:id="1281259523">
          <w:marLeft w:val="640"/>
          <w:marRight w:val="0"/>
          <w:marTop w:val="0"/>
          <w:marBottom w:val="0"/>
          <w:divBdr>
            <w:top w:val="none" w:sz="0" w:space="0" w:color="auto"/>
            <w:left w:val="none" w:sz="0" w:space="0" w:color="auto"/>
            <w:bottom w:val="none" w:sz="0" w:space="0" w:color="auto"/>
            <w:right w:val="none" w:sz="0" w:space="0" w:color="auto"/>
          </w:divBdr>
        </w:div>
        <w:div w:id="1325545015">
          <w:marLeft w:val="640"/>
          <w:marRight w:val="0"/>
          <w:marTop w:val="0"/>
          <w:marBottom w:val="0"/>
          <w:divBdr>
            <w:top w:val="none" w:sz="0" w:space="0" w:color="auto"/>
            <w:left w:val="none" w:sz="0" w:space="0" w:color="auto"/>
            <w:bottom w:val="none" w:sz="0" w:space="0" w:color="auto"/>
            <w:right w:val="none" w:sz="0" w:space="0" w:color="auto"/>
          </w:divBdr>
        </w:div>
        <w:div w:id="1409038750">
          <w:marLeft w:val="640"/>
          <w:marRight w:val="0"/>
          <w:marTop w:val="0"/>
          <w:marBottom w:val="0"/>
          <w:divBdr>
            <w:top w:val="none" w:sz="0" w:space="0" w:color="auto"/>
            <w:left w:val="none" w:sz="0" w:space="0" w:color="auto"/>
            <w:bottom w:val="none" w:sz="0" w:space="0" w:color="auto"/>
            <w:right w:val="none" w:sz="0" w:space="0" w:color="auto"/>
          </w:divBdr>
        </w:div>
        <w:div w:id="1430734640">
          <w:marLeft w:val="640"/>
          <w:marRight w:val="0"/>
          <w:marTop w:val="0"/>
          <w:marBottom w:val="0"/>
          <w:divBdr>
            <w:top w:val="none" w:sz="0" w:space="0" w:color="auto"/>
            <w:left w:val="none" w:sz="0" w:space="0" w:color="auto"/>
            <w:bottom w:val="none" w:sz="0" w:space="0" w:color="auto"/>
            <w:right w:val="none" w:sz="0" w:space="0" w:color="auto"/>
          </w:divBdr>
        </w:div>
        <w:div w:id="1438478176">
          <w:marLeft w:val="640"/>
          <w:marRight w:val="0"/>
          <w:marTop w:val="0"/>
          <w:marBottom w:val="0"/>
          <w:divBdr>
            <w:top w:val="none" w:sz="0" w:space="0" w:color="auto"/>
            <w:left w:val="none" w:sz="0" w:space="0" w:color="auto"/>
            <w:bottom w:val="none" w:sz="0" w:space="0" w:color="auto"/>
            <w:right w:val="none" w:sz="0" w:space="0" w:color="auto"/>
          </w:divBdr>
        </w:div>
        <w:div w:id="1619489373">
          <w:marLeft w:val="640"/>
          <w:marRight w:val="0"/>
          <w:marTop w:val="0"/>
          <w:marBottom w:val="0"/>
          <w:divBdr>
            <w:top w:val="none" w:sz="0" w:space="0" w:color="auto"/>
            <w:left w:val="none" w:sz="0" w:space="0" w:color="auto"/>
            <w:bottom w:val="none" w:sz="0" w:space="0" w:color="auto"/>
            <w:right w:val="none" w:sz="0" w:space="0" w:color="auto"/>
          </w:divBdr>
        </w:div>
        <w:div w:id="1624068779">
          <w:marLeft w:val="640"/>
          <w:marRight w:val="0"/>
          <w:marTop w:val="0"/>
          <w:marBottom w:val="0"/>
          <w:divBdr>
            <w:top w:val="none" w:sz="0" w:space="0" w:color="auto"/>
            <w:left w:val="none" w:sz="0" w:space="0" w:color="auto"/>
            <w:bottom w:val="none" w:sz="0" w:space="0" w:color="auto"/>
            <w:right w:val="none" w:sz="0" w:space="0" w:color="auto"/>
          </w:divBdr>
        </w:div>
        <w:div w:id="1636636797">
          <w:marLeft w:val="640"/>
          <w:marRight w:val="0"/>
          <w:marTop w:val="0"/>
          <w:marBottom w:val="0"/>
          <w:divBdr>
            <w:top w:val="none" w:sz="0" w:space="0" w:color="auto"/>
            <w:left w:val="none" w:sz="0" w:space="0" w:color="auto"/>
            <w:bottom w:val="none" w:sz="0" w:space="0" w:color="auto"/>
            <w:right w:val="none" w:sz="0" w:space="0" w:color="auto"/>
          </w:divBdr>
        </w:div>
        <w:div w:id="1672024173">
          <w:marLeft w:val="640"/>
          <w:marRight w:val="0"/>
          <w:marTop w:val="0"/>
          <w:marBottom w:val="0"/>
          <w:divBdr>
            <w:top w:val="none" w:sz="0" w:space="0" w:color="auto"/>
            <w:left w:val="none" w:sz="0" w:space="0" w:color="auto"/>
            <w:bottom w:val="none" w:sz="0" w:space="0" w:color="auto"/>
            <w:right w:val="none" w:sz="0" w:space="0" w:color="auto"/>
          </w:divBdr>
        </w:div>
        <w:div w:id="1754424343">
          <w:marLeft w:val="640"/>
          <w:marRight w:val="0"/>
          <w:marTop w:val="0"/>
          <w:marBottom w:val="0"/>
          <w:divBdr>
            <w:top w:val="none" w:sz="0" w:space="0" w:color="auto"/>
            <w:left w:val="none" w:sz="0" w:space="0" w:color="auto"/>
            <w:bottom w:val="none" w:sz="0" w:space="0" w:color="auto"/>
            <w:right w:val="none" w:sz="0" w:space="0" w:color="auto"/>
          </w:divBdr>
        </w:div>
        <w:div w:id="1769232029">
          <w:marLeft w:val="640"/>
          <w:marRight w:val="0"/>
          <w:marTop w:val="0"/>
          <w:marBottom w:val="0"/>
          <w:divBdr>
            <w:top w:val="none" w:sz="0" w:space="0" w:color="auto"/>
            <w:left w:val="none" w:sz="0" w:space="0" w:color="auto"/>
            <w:bottom w:val="none" w:sz="0" w:space="0" w:color="auto"/>
            <w:right w:val="none" w:sz="0" w:space="0" w:color="auto"/>
          </w:divBdr>
        </w:div>
        <w:div w:id="1784956053">
          <w:marLeft w:val="640"/>
          <w:marRight w:val="0"/>
          <w:marTop w:val="0"/>
          <w:marBottom w:val="0"/>
          <w:divBdr>
            <w:top w:val="none" w:sz="0" w:space="0" w:color="auto"/>
            <w:left w:val="none" w:sz="0" w:space="0" w:color="auto"/>
            <w:bottom w:val="none" w:sz="0" w:space="0" w:color="auto"/>
            <w:right w:val="none" w:sz="0" w:space="0" w:color="auto"/>
          </w:divBdr>
        </w:div>
        <w:div w:id="1830946441">
          <w:marLeft w:val="640"/>
          <w:marRight w:val="0"/>
          <w:marTop w:val="0"/>
          <w:marBottom w:val="0"/>
          <w:divBdr>
            <w:top w:val="none" w:sz="0" w:space="0" w:color="auto"/>
            <w:left w:val="none" w:sz="0" w:space="0" w:color="auto"/>
            <w:bottom w:val="none" w:sz="0" w:space="0" w:color="auto"/>
            <w:right w:val="none" w:sz="0" w:space="0" w:color="auto"/>
          </w:divBdr>
        </w:div>
        <w:div w:id="1898541573">
          <w:marLeft w:val="640"/>
          <w:marRight w:val="0"/>
          <w:marTop w:val="0"/>
          <w:marBottom w:val="0"/>
          <w:divBdr>
            <w:top w:val="none" w:sz="0" w:space="0" w:color="auto"/>
            <w:left w:val="none" w:sz="0" w:space="0" w:color="auto"/>
            <w:bottom w:val="none" w:sz="0" w:space="0" w:color="auto"/>
            <w:right w:val="none" w:sz="0" w:space="0" w:color="auto"/>
          </w:divBdr>
        </w:div>
        <w:div w:id="1925919658">
          <w:marLeft w:val="640"/>
          <w:marRight w:val="0"/>
          <w:marTop w:val="0"/>
          <w:marBottom w:val="0"/>
          <w:divBdr>
            <w:top w:val="none" w:sz="0" w:space="0" w:color="auto"/>
            <w:left w:val="none" w:sz="0" w:space="0" w:color="auto"/>
            <w:bottom w:val="none" w:sz="0" w:space="0" w:color="auto"/>
            <w:right w:val="none" w:sz="0" w:space="0" w:color="auto"/>
          </w:divBdr>
        </w:div>
        <w:div w:id="2085566544">
          <w:marLeft w:val="640"/>
          <w:marRight w:val="0"/>
          <w:marTop w:val="0"/>
          <w:marBottom w:val="0"/>
          <w:divBdr>
            <w:top w:val="none" w:sz="0" w:space="0" w:color="auto"/>
            <w:left w:val="none" w:sz="0" w:space="0" w:color="auto"/>
            <w:bottom w:val="none" w:sz="0" w:space="0" w:color="auto"/>
            <w:right w:val="none" w:sz="0" w:space="0" w:color="auto"/>
          </w:divBdr>
        </w:div>
        <w:div w:id="2133280331">
          <w:marLeft w:val="640"/>
          <w:marRight w:val="0"/>
          <w:marTop w:val="0"/>
          <w:marBottom w:val="0"/>
          <w:divBdr>
            <w:top w:val="none" w:sz="0" w:space="0" w:color="auto"/>
            <w:left w:val="none" w:sz="0" w:space="0" w:color="auto"/>
            <w:bottom w:val="none" w:sz="0" w:space="0" w:color="auto"/>
            <w:right w:val="none" w:sz="0" w:space="0" w:color="auto"/>
          </w:divBdr>
        </w:div>
      </w:divsChild>
    </w:div>
    <w:div w:id="257373320">
      <w:marLeft w:val="0"/>
      <w:marRight w:val="0"/>
      <w:marTop w:val="0"/>
      <w:marBottom w:val="0"/>
      <w:divBdr>
        <w:top w:val="none" w:sz="0" w:space="0" w:color="auto"/>
        <w:left w:val="none" w:sz="0" w:space="0" w:color="auto"/>
        <w:bottom w:val="none" w:sz="0" w:space="0" w:color="auto"/>
        <w:right w:val="none" w:sz="0" w:space="0" w:color="auto"/>
      </w:divBdr>
    </w:div>
    <w:div w:id="257374256">
      <w:marLeft w:val="0"/>
      <w:marRight w:val="0"/>
      <w:marTop w:val="0"/>
      <w:marBottom w:val="0"/>
      <w:divBdr>
        <w:top w:val="none" w:sz="0" w:space="0" w:color="auto"/>
        <w:left w:val="none" w:sz="0" w:space="0" w:color="auto"/>
        <w:bottom w:val="none" w:sz="0" w:space="0" w:color="auto"/>
        <w:right w:val="none" w:sz="0" w:space="0" w:color="auto"/>
      </w:divBdr>
    </w:div>
    <w:div w:id="257911871">
      <w:marLeft w:val="0"/>
      <w:marRight w:val="0"/>
      <w:marTop w:val="0"/>
      <w:marBottom w:val="0"/>
      <w:divBdr>
        <w:top w:val="none" w:sz="0" w:space="0" w:color="auto"/>
        <w:left w:val="none" w:sz="0" w:space="0" w:color="auto"/>
        <w:bottom w:val="none" w:sz="0" w:space="0" w:color="auto"/>
        <w:right w:val="none" w:sz="0" w:space="0" w:color="auto"/>
      </w:divBdr>
    </w:div>
    <w:div w:id="262539040">
      <w:bodyDiv w:val="1"/>
      <w:marLeft w:val="0"/>
      <w:marRight w:val="0"/>
      <w:marTop w:val="0"/>
      <w:marBottom w:val="0"/>
      <w:divBdr>
        <w:top w:val="none" w:sz="0" w:space="0" w:color="auto"/>
        <w:left w:val="none" w:sz="0" w:space="0" w:color="auto"/>
        <w:bottom w:val="none" w:sz="0" w:space="0" w:color="auto"/>
        <w:right w:val="none" w:sz="0" w:space="0" w:color="auto"/>
      </w:divBdr>
    </w:div>
    <w:div w:id="262736538">
      <w:marLeft w:val="0"/>
      <w:marRight w:val="0"/>
      <w:marTop w:val="0"/>
      <w:marBottom w:val="0"/>
      <w:divBdr>
        <w:top w:val="none" w:sz="0" w:space="0" w:color="auto"/>
        <w:left w:val="none" w:sz="0" w:space="0" w:color="auto"/>
        <w:bottom w:val="none" w:sz="0" w:space="0" w:color="auto"/>
        <w:right w:val="none" w:sz="0" w:space="0" w:color="auto"/>
      </w:divBdr>
    </w:div>
    <w:div w:id="275066229">
      <w:bodyDiv w:val="1"/>
      <w:marLeft w:val="0"/>
      <w:marRight w:val="0"/>
      <w:marTop w:val="0"/>
      <w:marBottom w:val="0"/>
      <w:divBdr>
        <w:top w:val="none" w:sz="0" w:space="0" w:color="auto"/>
        <w:left w:val="none" w:sz="0" w:space="0" w:color="auto"/>
        <w:bottom w:val="none" w:sz="0" w:space="0" w:color="auto"/>
        <w:right w:val="none" w:sz="0" w:space="0" w:color="auto"/>
      </w:divBdr>
      <w:divsChild>
        <w:div w:id="41563584">
          <w:marLeft w:val="640"/>
          <w:marRight w:val="0"/>
          <w:marTop w:val="0"/>
          <w:marBottom w:val="0"/>
          <w:divBdr>
            <w:top w:val="none" w:sz="0" w:space="0" w:color="auto"/>
            <w:left w:val="none" w:sz="0" w:space="0" w:color="auto"/>
            <w:bottom w:val="none" w:sz="0" w:space="0" w:color="auto"/>
            <w:right w:val="none" w:sz="0" w:space="0" w:color="auto"/>
          </w:divBdr>
        </w:div>
        <w:div w:id="155925310">
          <w:marLeft w:val="640"/>
          <w:marRight w:val="0"/>
          <w:marTop w:val="0"/>
          <w:marBottom w:val="0"/>
          <w:divBdr>
            <w:top w:val="none" w:sz="0" w:space="0" w:color="auto"/>
            <w:left w:val="none" w:sz="0" w:space="0" w:color="auto"/>
            <w:bottom w:val="none" w:sz="0" w:space="0" w:color="auto"/>
            <w:right w:val="none" w:sz="0" w:space="0" w:color="auto"/>
          </w:divBdr>
        </w:div>
        <w:div w:id="186794391">
          <w:marLeft w:val="640"/>
          <w:marRight w:val="0"/>
          <w:marTop w:val="0"/>
          <w:marBottom w:val="0"/>
          <w:divBdr>
            <w:top w:val="none" w:sz="0" w:space="0" w:color="auto"/>
            <w:left w:val="none" w:sz="0" w:space="0" w:color="auto"/>
            <w:bottom w:val="none" w:sz="0" w:space="0" w:color="auto"/>
            <w:right w:val="none" w:sz="0" w:space="0" w:color="auto"/>
          </w:divBdr>
        </w:div>
        <w:div w:id="214658823">
          <w:marLeft w:val="640"/>
          <w:marRight w:val="0"/>
          <w:marTop w:val="0"/>
          <w:marBottom w:val="0"/>
          <w:divBdr>
            <w:top w:val="none" w:sz="0" w:space="0" w:color="auto"/>
            <w:left w:val="none" w:sz="0" w:space="0" w:color="auto"/>
            <w:bottom w:val="none" w:sz="0" w:space="0" w:color="auto"/>
            <w:right w:val="none" w:sz="0" w:space="0" w:color="auto"/>
          </w:divBdr>
        </w:div>
        <w:div w:id="250821893">
          <w:marLeft w:val="640"/>
          <w:marRight w:val="0"/>
          <w:marTop w:val="0"/>
          <w:marBottom w:val="0"/>
          <w:divBdr>
            <w:top w:val="none" w:sz="0" w:space="0" w:color="auto"/>
            <w:left w:val="none" w:sz="0" w:space="0" w:color="auto"/>
            <w:bottom w:val="none" w:sz="0" w:space="0" w:color="auto"/>
            <w:right w:val="none" w:sz="0" w:space="0" w:color="auto"/>
          </w:divBdr>
        </w:div>
        <w:div w:id="252981235">
          <w:marLeft w:val="640"/>
          <w:marRight w:val="0"/>
          <w:marTop w:val="0"/>
          <w:marBottom w:val="0"/>
          <w:divBdr>
            <w:top w:val="none" w:sz="0" w:space="0" w:color="auto"/>
            <w:left w:val="none" w:sz="0" w:space="0" w:color="auto"/>
            <w:bottom w:val="none" w:sz="0" w:space="0" w:color="auto"/>
            <w:right w:val="none" w:sz="0" w:space="0" w:color="auto"/>
          </w:divBdr>
        </w:div>
        <w:div w:id="274993551">
          <w:marLeft w:val="640"/>
          <w:marRight w:val="0"/>
          <w:marTop w:val="0"/>
          <w:marBottom w:val="0"/>
          <w:divBdr>
            <w:top w:val="none" w:sz="0" w:space="0" w:color="auto"/>
            <w:left w:val="none" w:sz="0" w:space="0" w:color="auto"/>
            <w:bottom w:val="none" w:sz="0" w:space="0" w:color="auto"/>
            <w:right w:val="none" w:sz="0" w:space="0" w:color="auto"/>
          </w:divBdr>
        </w:div>
        <w:div w:id="279070205">
          <w:marLeft w:val="640"/>
          <w:marRight w:val="0"/>
          <w:marTop w:val="0"/>
          <w:marBottom w:val="0"/>
          <w:divBdr>
            <w:top w:val="none" w:sz="0" w:space="0" w:color="auto"/>
            <w:left w:val="none" w:sz="0" w:space="0" w:color="auto"/>
            <w:bottom w:val="none" w:sz="0" w:space="0" w:color="auto"/>
            <w:right w:val="none" w:sz="0" w:space="0" w:color="auto"/>
          </w:divBdr>
        </w:div>
        <w:div w:id="362636361">
          <w:marLeft w:val="640"/>
          <w:marRight w:val="0"/>
          <w:marTop w:val="0"/>
          <w:marBottom w:val="0"/>
          <w:divBdr>
            <w:top w:val="none" w:sz="0" w:space="0" w:color="auto"/>
            <w:left w:val="none" w:sz="0" w:space="0" w:color="auto"/>
            <w:bottom w:val="none" w:sz="0" w:space="0" w:color="auto"/>
            <w:right w:val="none" w:sz="0" w:space="0" w:color="auto"/>
          </w:divBdr>
        </w:div>
        <w:div w:id="408699219">
          <w:marLeft w:val="640"/>
          <w:marRight w:val="0"/>
          <w:marTop w:val="0"/>
          <w:marBottom w:val="0"/>
          <w:divBdr>
            <w:top w:val="none" w:sz="0" w:space="0" w:color="auto"/>
            <w:left w:val="none" w:sz="0" w:space="0" w:color="auto"/>
            <w:bottom w:val="none" w:sz="0" w:space="0" w:color="auto"/>
            <w:right w:val="none" w:sz="0" w:space="0" w:color="auto"/>
          </w:divBdr>
        </w:div>
        <w:div w:id="421999199">
          <w:marLeft w:val="640"/>
          <w:marRight w:val="0"/>
          <w:marTop w:val="0"/>
          <w:marBottom w:val="0"/>
          <w:divBdr>
            <w:top w:val="none" w:sz="0" w:space="0" w:color="auto"/>
            <w:left w:val="none" w:sz="0" w:space="0" w:color="auto"/>
            <w:bottom w:val="none" w:sz="0" w:space="0" w:color="auto"/>
            <w:right w:val="none" w:sz="0" w:space="0" w:color="auto"/>
          </w:divBdr>
        </w:div>
        <w:div w:id="436754686">
          <w:marLeft w:val="640"/>
          <w:marRight w:val="0"/>
          <w:marTop w:val="0"/>
          <w:marBottom w:val="0"/>
          <w:divBdr>
            <w:top w:val="none" w:sz="0" w:space="0" w:color="auto"/>
            <w:left w:val="none" w:sz="0" w:space="0" w:color="auto"/>
            <w:bottom w:val="none" w:sz="0" w:space="0" w:color="auto"/>
            <w:right w:val="none" w:sz="0" w:space="0" w:color="auto"/>
          </w:divBdr>
        </w:div>
        <w:div w:id="507058613">
          <w:marLeft w:val="640"/>
          <w:marRight w:val="0"/>
          <w:marTop w:val="0"/>
          <w:marBottom w:val="0"/>
          <w:divBdr>
            <w:top w:val="none" w:sz="0" w:space="0" w:color="auto"/>
            <w:left w:val="none" w:sz="0" w:space="0" w:color="auto"/>
            <w:bottom w:val="none" w:sz="0" w:space="0" w:color="auto"/>
            <w:right w:val="none" w:sz="0" w:space="0" w:color="auto"/>
          </w:divBdr>
        </w:div>
        <w:div w:id="508300659">
          <w:marLeft w:val="640"/>
          <w:marRight w:val="0"/>
          <w:marTop w:val="0"/>
          <w:marBottom w:val="0"/>
          <w:divBdr>
            <w:top w:val="none" w:sz="0" w:space="0" w:color="auto"/>
            <w:left w:val="none" w:sz="0" w:space="0" w:color="auto"/>
            <w:bottom w:val="none" w:sz="0" w:space="0" w:color="auto"/>
            <w:right w:val="none" w:sz="0" w:space="0" w:color="auto"/>
          </w:divBdr>
        </w:div>
        <w:div w:id="533158863">
          <w:marLeft w:val="640"/>
          <w:marRight w:val="0"/>
          <w:marTop w:val="0"/>
          <w:marBottom w:val="0"/>
          <w:divBdr>
            <w:top w:val="none" w:sz="0" w:space="0" w:color="auto"/>
            <w:left w:val="none" w:sz="0" w:space="0" w:color="auto"/>
            <w:bottom w:val="none" w:sz="0" w:space="0" w:color="auto"/>
            <w:right w:val="none" w:sz="0" w:space="0" w:color="auto"/>
          </w:divBdr>
        </w:div>
        <w:div w:id="713162926">
          <w:marLeft w:val="640"/>
          <w:marRight w:val="0"/>
          <w:marTop w:val="0"/>
          <w:marBottom w:val="0"/>
          <w:divBdr>
            <w:top w:val="none" w:sz="0" w:space="0" w:color="auto"/>
            <w:left w:val="none" w:sz="0" w:space="0" w:color="auto"/>
            <w:bottom w:val="none" w:sz="0" w:space="0" w:color="auto"/>
            <w:right w:val="none" w:sz="0" w:space="0" w:color="auto"/>
          </w:divBdr>
        </w:div>
        <w:div w:id="769475038">
          <w:marLeft w:val="640"/>
          <w:marRight w:val="0"/>
          <w:marTop w:val="0"/>
          <w:marBottom w:val="0"/>
          <w:divBdr>
            <w:top w:val="none" w:sz="0" w:space="0" w:color="auto"/>
            <w:left w:val="none" w:sz="0" w:space="0" w:color="auto"/>
            <w:bottom w:val="none" w:sz="0" w:space="0" w:color="auto"/>
            <w:right w:val="none" w:sz="0" w:space="0" w:color="auto"/>
          </w:divBdr>
        </w:div>
        <w:div w:id="897783109">
          <w:marLeft w:val="640"/>
          <w:marRight w:val="0"/>
          <w:marTop w:val="0"/>
          <w:marBottom w:val="0"/>
          <w:divBdr>
            <w:top w:val="none" w:sz="0" w:space="0" w:color="auto"/>
            <w:left w:val="none" w:sz="0" w:space="0" w:color="auto"/>
            <w:bottom w:val="none" w:sz="0" w:space="0" w:color="auto"/>
            <w:right w:val="none" w:sz="0" w:space="0" w:color="auto"/>
          </w:divBdr>
        </w:div>
        <w:div w:id="966277619">
          <w:marLeft w:val="640"/>
          <w:marRight w:val="0"/>
          <w:marTop w:val="0"/>
          <w:marBottom w:val="0"/>
          <w:divBdr>
            <w:top w:val="none" w:sz="0" w:space="0" w:color="auto"/>
            <w:left w:val="none" w:sz="0" w:space="0" w:color="auto"/>
            <w:bottom w:val="none" w:sz="0" w:space="0" w:color="auto"/>
            <w:right w:val="none" w:sz="0" w:space="0" w:color="auto"/>
          </w:divBdr>
        </w:div>
        <w:div w:id="1055666911">
          <w:marLeft w:val="640"/>
          <w:marRight w:val="0"/>
          <w:marTop w:val="0"/>
          <w:marBottom w:val="0"/>
          <w:divBdr>
            <w:top w:val="none" w:sz="0" w:space="0" w:color="auto"/>
            <w:left w:val="none" w:sz="0" w:space="0" w:color="auto"/>
            <w:bottom w:val="none" w:sz="0" w:space="0" w:color="auto"/>
            <w:right w:val="none" w:sz="0" w:space="0" w:color="auto"/>
          </w:divBdr>
        </w:div>
        <w:div w:id="1062562474">
          <w:marLeft w:val="640"/>
          <w:marRight w:val="0"/>
          <w:marTop w:val="0"/>
          <w:marBottom w:val="0"/>
          <w:divBdr>
            <w:top w:val="none" w:sz="0" w:space="0" w:color="auto"/>
            <w:left w:val="none" w:sz="0" w:space="0" w:color="auto"/>
            <w:bottom w:val="none" w:sz="0" w:space="0" w:color="auto"/>
            <w:right w:val="none" w:sz="0" w:space="0" w:color="auto"/>
          </w:divBdr>
        </w:div>
        <w:div w:id="1103647315">
          <w:marLeft w:val="640"/>
          <w:marRight w:val="0"/>
          <w:marTop w:val="0"/>
          <w:marBottom w:val="0"/>
          <w:divBdr>
            <w:top w:val="none" w:sz="0" w:space="0" w:color="auto"/>
            <w:left w:val="none" w:sz="0" w:space="0" w:color="auto"/>
            <w:bottom w:val="none" w:sz="0" w:space="0" w:color="auto"/>
            <w:right w:val="none" w:sz="0" w:space="0" w:color="auto"/>
          </w:divBdr>
        </w:div>
        <w:div w:id="1145588929">
          <w:marLeft w:val="640"/>
          <w:marRight w:val="0"/>
          <w:marTop w:val="0"/>
          <w:marBottom w:val="0"/>
          <w:divBdr>
            <w:top w:val="none" w:sz="0" w:space="0" w:color="auto"/>
            <w:left w:val="none" w:sz="0" w:space="0" w:color="auto"/>
            <w:bottom w:val="none" w:sz="0" w:space="0" w:color="auto"/>
            <w:right w:val="none" w:sz="0" w:space="0" w:color="auto"/>
          </w:divBdr>
        </w:div>
        <w:div w:id="1227758358">
          <w:marLeft w:val="640"/>
          <w:marRight w:val="0"/>
          <w:marTop w:val="0"/>
          <w:marBottom w:val="0"/>
          <w:divBdr>
            <w:top w:val="none" w:sz="0" w:space="0" w:color="auto"/>
            <w:left w:val="none" w:sz="0" w:space="0" w:color="auto"/>
            <w:bottom w:val="none" w:sz="0" w:space="0" w:color="auto"/>
            <w:right w:val="none" w:sz="0" w:space="0" w:color="auto"/>
          </w:divBdr>
        </w:div>
        <w:div w:id="1320495379">
          <w:marLeft w:val="640"/>
          <w:marRight w:val="0"/>
          <w:marTop w:val="0"/>
          <w:marBottom w:val="0"/>
          <w:divBdr>
            <w:top w:val="none" w:sz="0" w:space="0" w:color="auto"/>
            <w:left w:val="none" w:sz="0" w:space="0" w:color="auto"/>
            <w:bottom w:val="none" w:sz="0" w:space="0" w:color="auto"/>
            <w:right w:val="none" w:sz="0" w:space="0" w:color="auto"/>
          </w:divBdr>
        </w:div>
        <w:div w:id="1481993942">
          <w:marLeft w:val="640"/>
          <w:marRight w:val="0"/>
          <w:marTop w:val="0"/>
          <w:marBottom w:val="0"/>
          <w:divBdr>
            <w:top w:val="none" w:sz="0" w:space="0" w:color="auto"/>
            <w:left w:val="none" w:sz="0" w:space="0" w:color="auto"/>
            <w:bottom w:val="none" w:sz="0" w:space="0" w:color="auto"/>
            <w:right w:val="none" w:sz="0" w:space="0" w:color="auto"/>
          </w:divBdr>
        </w:div>
        <w:div w:id="1511674551">
          <w:marLeft w:val="640"/>
          <w:marRight w:val="0"/>
          <w:marTop w:val="0"/>
          <w:marBottom w:val="0"/>
          <w:divBdr>
            <w:top w:val="none" w:sz="0" w:space="0" w:color="auto"/>
            <w:left w:val="none" w:sz="0" w:space="0" w:color="auto"/>
            <w:bottom w:val="none" w:sz="0" w:space="0" w:color="auto"/>
            <w:right w:val="none" w:sz="0" w:space="0" w:color="auto"/>
          </w:divBdr>
        </w:div>
        <w:div w:id="1557619471">
          <w:marLeft w:val="640"/>
          <w:marRight w:val="0"/>
          <w:marTop w:val="0"/>
          <w:marBottom w:val="0"/>
          <w:divBdr>
            <w:top w:val="none" w:sz="0" w:space="0" w:color="auto"/>
            <w:left w:val="none" w:sz="0" w:space="0" w:color="auto"/>
            <w:bottom w:val="none" w:sz="0" w:space="0" w:color="auto"/>
            <w:right w:val="none" w:sz="0" w:space="0" w:color="auto"/>
          </w:divBdr>
        </w:div>
        <w:div w:id="1576283944">
          <w:marLeft w:val="640"/>
          <w:marRight w:val="0"/>
          <w:marTop w:val="0"/>
          <w:marBottom w:val="0"/>
          <w:divBdr>
            <w:top w:val="none" w:sz="0" w:space="0" w:color="auto"/>
            <w:left w:val="none" w:sz="0" w:space="0" w:color="auto"/>
            <w:bottom w:val="none" w:sz="0" w:space="0" w:color="auto"/>
            <w:right w:val="none" w:sz="0" w:space="0" w:color="auto"/>
          </w:divBdr>
        </w:div>
        <w:div w:id="1699308215">
          <w:marLeft w:val="640"/>
          <w:marRight w:val="0"/>
          <w:marTop w:val="0"/>
          <w:marBottom w:val="0"/>
          <w:divBdr>
            <w:top w:val="none" w:sz="0" w:space="0" w:color="auto"/>
            <w:left w:val="none" w:sz="0" w:space="0" w:color="auto"/>
            <w:bottom w:val="none" w:sz="0" w:space="0" w:color="auto"/>
            <w:right w:val="none" w:sz="0" w:space="0" w:color="auto"/>
          </w:divBdr>
        </w:div>
        <w:div w:id="1743722324">
          <w:marLeft w:val="640"/>
          <w:marRight w:val="0"/>
          <w:marTop w:val="0"/>
          <w:marBottom w:val="0"/>
          <w:divBdr>
            <w:top w:val="none" w:sz="0" w:space="0" w:color="auto"/>
            <w:left w:val="none" w:sz="0" w:space="0" w:color="auto"/>
            <w:bottom w:val="none" w:sz="0" w:space="0" w:color="auto"/>
            <w:right w:val="none" w:sz="0" w:space="0" w:color="auto"/>
          </w:divBdr>
        </w:div>
        <w:div w:id="1750692640">
          <w:marLeft w:val="640"/>
          <w:marRight w:val="0"/>
          <w:marTop w:val="0"/>
          <w:marBottom w:val="0"/>
          <w:divBdr>
            <w:top w:val="none" w:sz="0" w:space="0" w:color="auto"/>
            <w:left w:val="none" w:sz="0" w:space="0" w:color="auto"/>
            <w:bottom w:val="none" w:sz="0" w:space="0" w:color="auto"/>
            <w:right w:val="none" w:sz="0" w:space="0" w:color="auto"/>
          </w:divBdr>
        </w:div>
        <w:div w:id="1805463651">
          <w:marLeft w:val="640"/>
          <w:marRight w:val="0"/>
          <w:marTop w:val="0"/>
          <w:marBottom w:val="0"/>
          <w:divBdr>
            <w:top w:val="none" w:sz="0" w:space="0" w:color="auto"/>
            <w:left w:val="none" w:sz="0" w:space="0" w:color="auto"/>
            <w:bottom w:val="none" w:sz="0" w:space="0" w:color="auto"/>
            <w:right w:val="none" w:sz="0" w:space="0" w:color="auto"/>
          </w:divBdr>
        </w:div>
        <w:div w:id="1806387204">
          <w:marLeft w:val="640"/>
          <w:marRight w:val="0"/>
          <w:marTop w:val="0"/>
          <w:marBottom w:val="0"/>
          <w:divBdr>
            <w:top w:val="none" w:sz="0" w:space="0" w:color="auto"/>
            <w:left w:val="none" w:sz="0" w:space="0" w:color="auto"/>
            <w:bottom w:val="none" w:sz="0" w:space="0" w:color="auto"/>
            <w:right w:val="none" w:sz="0" w:space="0" w:color="auto"/>
          </w:divBdr>
        </w:div>
        <w:div w:id="1859156603">
          <w:marLeft w:val="640"/>
          <w:marRight w:val="0"/>
          <w:marTop w:val="0"/>
          <w:marBottom w:val="0"/>
          <w:divBdr>
            <w:top w:val="none" w:sz="0" w:space="0" w:color="auto"/>
            <w:left w:val="none" w:sz="0" w:space="0" w:color="auto"/>
            <w:bottom w:val="none" w:sz="0" w:space="0" w:color="auto"/>
            <w:right w:val="none" w:sz="0" w:space="0" w:color="auto"/>
          </w:divBdr>
        </w:div>
        <w:div w:id="1861237601">
          <w:marLeft w:val="640"/>
          <w:marRight w:val="0"/>
          <w:marTop w:val="0"/>
          <w:marBottom w:val="0"/>
          <w:divBdr>
            <w:top w:val="none" w:sz="0" w:space="0" w:color="auto"/>
            <w:left w:val="none" w:sz="0" w:space="0" w:color="auto"/>
            <w:bottom w:val="none" w:sz="0" w:space="0" w:color="auto"/>
            <w:right w:val="none" w:sz="0" w:space="0" w:color="auto"/>
          </w:divBdr>
        </w:div>
        <w:div w:id="1868642701">
          <w:marLeft w:val="640"/>
          <w:marRight w:val="0"/>
          <w:marTop w:val="0"/>
          <w:marBottom w:val="0"/>
          <w:divBdr>
            <w:top w:val="none" w:sz="0" w:space="0" w:color="auto"/>
            <w:left w:val="none" w:sz="0" w:space="0" w:color="auto"/>
            <w:bottom w:val="none" w:sz="0" w:space="0" w:color="auto"/>
            <w:right w:val="none" w:sz="0" w:space="0" w:color="auto"/>
          </w:divBdr>
        </w:div>
        <w:div w:id="1915433222">
          <w:marLeft w:val="640"/>
          <w:marRight w:val="0"/>
          <w:marTop w:val="0"/>
          <w:marBottom w:val="0"/>
          <w:divBdr>
            <w:top w:val="none" w:sz="0" w:space="0" w:color="auto"/>
            <w:left w:val="none" w:sz="0" w:space="0" w:color="auto"/>
            <w:bottom w:val="none" w:sz="0" w:space="0" w:color="auto"/>
            <w:right w:val="none" w:sz="0" w:space="0" w:color="auto"/>
          </w:divBdr>
        </w:div>
        <w:div w:id="2038500672">
          <w:marLeft w:val="640"/>
          <w:marRight w:val="0"/>
          <w:marTop w:val="0"/>
          <w:marBottom w:val="0"/>
          <w:divBdr>
            <w:top w:val="none" w:sz="0" w:space="0" w:color="auto"/>
            <w:left w:val="none" w:sz="0" w:space="0" w:color="auto"/>
            <w:bottom w:val="none" w:sz="0" w:space="0" w:color="auto"/>
            <w:right w:val="none" w:sz="0" w:space="0" w:color="auto"/>
          </w:divBdr>
        </w:div>
        <w:div w:id="2071340578">
          <w:marLeft w:val="640"/>
          <w:marRight w:val="0"/>
          <w:marTop w:val="0"/>
          <w:marBottom w:val="0"/>
          <w:divBdr>
            <w:top w:val="none" w:sz="0" w:space="0" w:color="auto"/>
            <w:left w:val="none" w:sz="0" w:space="0" w:color="auto"/>
            <w:bottom w:val="none" w:sz="0" w:space="0" w:color="auto"/>
            <w:right w:val="none" w:sz="0" w:space="0" w:color="auto"/>
          </w:divBdr>
        </w:div>
        <w:div w:id="2080125792">
          <w:marLeft w:val="640"/>
          <w:marRight w:val="0"/>
          <w:marTop w:val="0"/>
          <w:marBottom w:val="0"/>
          <w:divBdr>
            <w:top w:val="none" w:sz="0" w:space="0" w:color="auto"/>
            <w:left w:val="none" w:sz="0" w:space="0" w:color="auto"/>
            <w:bottom w:val="none" w:sz="0" w:space="0" w:color="auto"/>
            <w:right w:val="none" w:sz="0" w:space="0" w:color="auto"/>
          </w:divBdr>
        </w:div>
        <w:div w:id="2122718186">
          <w:marLeft w:val="640"/>
          <w:marRight w:val="0"/>
          <w:marTop w:val="0"/>
          <w:marBottom w:val="0"/>
          <w:divBdr>
            <w:top w:val="none" w:sz="0" w:space="0" w:color="auto"/>
            <w:left w:val="none" w:sz="0" w:space="0" w:color="auto"/>
            <w:bottom w:val="none" w:sz="0" w:space="0" w:color="auto"/>
            <w:right w:val="none" w:sz="0" w:space="0" w:color="auto"/>
          </w:divBdr>
        </w:div>
      </w:divsChild>
    </w:div>
    <w:div w:id="277033967">
      <w:marLeft w:val="0"/>
      <w:marRight w:val="0"/>
      <w:marTop w:val="0"/>
      <w:marBottom w:val="0"/>
      <w:divBdr>
        <w:top w:val="none" w:sz="0" w:space="0" w:color="auto"/>
        <w:left w:val="none" w:sz="0" w:space="0" w:color="auto"/>
        <w:bottom w:val="none" w:sz="0" w:space="0" w:color="auto"/>
        <w:right w:val="none" w:sz="0" w:space="0" w:color="auto"/>
      </w:divBdr>
    </w:div>
    <w:div w:id="280116622">
      <w:bodyDiv w:val="1"/>
      <w:marLeft w:val="0"/>
      <w:marRight w:val="0"/>
      <w:marTop w:val="0"/>
      <w:marBottom w:val="0"/>
      <w:divBdr>
        <w:top w:val="none" w:sz="0" w:space="0" w:color="auto"/>
        <w:left w:val="none" w:sz="0" w:space="0" w:color="auto"/>
        <w:bottom w:val="none" w:sz="0" w:space="0" w:color="auto"/>
        <w:right w:val="none" w:sz="0" w:space="0" w:color="auto"/>
      </w:divBdr>
      <w:divsChild>
        <w:div w:id="37439482">
          <w:marLeft w:val="640"/>
          <w:marRight w:val="0"/>
          <w:marTop w:val="0"/>
          <w:marBottom w:val="0"/>
          <w:divBdr>
            <w:top w:val="none" w:sz="0" w:space="0" w:color="auto"/>
            <w:left w:val="none" w:sz="0" w:space="0" w:color="auto"/>
            <w:bottom w:val="none" w:sz="0" w:space="0" w:color="auto"/>
            <w:right w:val="none" w:sz="0" w:space="0" w:color="auto"/>
          </w:divBdr>
        </w:div>
        <w:div w:id="113257251">
          <w:marLeft w:val="640"/>
          <w:marRight w:val="0"/>
          <w:marTop w:val="0"/>
          <w:marBottom w:val="0"/>
          <w:divBdr>
            <w:top w:val="none" w:sz="0" w:space="0" w:color="auto"/>
            <w:left w:val="none" w:sz="0" w:space="0" w:color="auto"/>
            <w:bottom w:val="none" w:sz="0" w:space="0" w:color="auto"/>
            <w:right w:val="none" w:sz="0" w:space="0" w:color="auto"/>
          </w:divBdr>
        </w:div>
        <w:div w:id="184757365">
          <w:marLeft w:val="640"/>
          <w:marRight w:val="0"/>
          <w:marTop w:val="0"/>
          <w:marBottom w:val="0"/>
          <w:divBdr>
            <w:top w:val="none" w:sz="0" w:space="0" w:color="auto"/>
            <w:left w:val="none" w:sz="0" w:space="0" w:color="auto"/>
            <w:bottom w:val="none" w:sz="0" w:space="0" w:color="auto"/>
            <w:right w:val="none" w:sz="0" w:space="0" w:color="auto"/>
          </w:divBdr>
        </w:div>
        <w:div w:id="248465051">
          <w:marLeft w:val="640"/>
          <w:marRight w:val="0"/>
          <w:marTop w:val="0"/>
          <w:marBottom w:val="0"/>
          <w:divBdr>
            <w:top w:val="none" w:sz="0" w:space="0" w:color="auto"/>
            <w:left w:val="none" w:sz="0" w:space="0" w:color="auto"/>
            <w:bottom w:val="none" w:sz="0" w:space="0" w:color="auto"/>
            <w:right w:val="none" w:sz="0" w:space="0" w:color="auto"/>
          </w:divBdr>
        </w:div>
        <w:div w:id="277420233">
          <w:marLeft w:val="640"/>
          <w:marRight w:val="0"/>
          <w:marTop w:val="0"/>
          <w:marBottom w:val="0"/>
          <w:divBdr>
            <w:top w:val="none" w:sz="0" w:space="0" w:color="auto"/>
            <w:left w:val="none" w:sz="0" w:space="0" w:color="auto"/>
            <w:bottom w:val="none" w:sz="0" w:space="0" w:color="auto"/>
            <w:right w:val="none" w:sz="0" w:space="0" w:color="auto"/>
          </w:divBdr>
        </w:div>
        <w:div w:id="327832165">
          <w:marLeft w:val="640"/>
          <w:marRight w:val="0"/>
          <w:marTop w:val="0"/>
          <w:marBottom w:val="0"/>
          <w:divBdr>
            <w:top w:val="none" w:sz="0" w:space="0" w:color="auto"/>
            <w:left w:val="none" w:sz="0" w:space="0" w:color="auto"/>
            <w:bottom w:val="none" w:sz="0" w:space="0" w:color="auto"/>
            <w:right w:val="none" w:sz="0" w:space="0" w:color="auto"/>
          </w:divBdr>
        </w:div>
        <w:div w:id="382758232">
          <w:marLeft w:val="640"/>
          <w:marRight w:val="0"/>
          <w:marTop w:val="0"/>
          <w:marBottom w:val="0"/>
          <w:divBdr>
            <w:top w:val="none" w:sz="0" w:space="0" w:color="auto"/>
            <w:left w:val="none" w:sz="0" w:space="0" w:color="auto"/>
            <w:bottom w:val="none" w:sz="0" w:space="0" w:color="auto"/>
            <w:right w:val="none" w:sz="0" w:space="0" w:color="auto"/>
          </w:divBdr>
        </w:div>
        <w:div w:id="400832977">
          <w:marLeft w:val="640"/>
          <w:marRight w:val="0"/>
          <w:marTop w:val="0"/>
          <w:marBottom w:val="0"/>
          <w:divBdr>
            <w:top w:val="none" w:sz="0" w:space="0" w:color="auto"/>
            <w:left w:val="none" w:sz="0" w:space="0" w:color="auto"/>
            <w:bottom w:val="none" w:sz="0" w:space="0" w:color="auto"/>
            <w:right w:val="none" w:sz="0" w:space="0" w:color="auto"/>
          </w:divBdr>
        </w:div>
        <w:div w:id="443840459">
          <w:marLeft w:val="640"/>
          <w:marRight w:val="0"/>
          <w:marTop w:val="0"/>
          <w:marBottom w:val="0"/>
          <w:divBdr>
            <w:top w:val="none" w:sz="0" w:space="0" w:color="auto"/>
            <w:left w:val="none" w:sz="0" w:space="0" w:color="auto"/>
            <w:bottom w:val="none" w:sz="0" w:space="0" w:color="auto"/>
            <w:right w:val="none" w:sz="0" w:space="0" w:color="auto"/>
          </w:divBdr>
        </w:div>
        <w:div w:id="445926351">
          <w:marLeft w:val="640"/>
          <w:marRight w:val="0"/>
          <w:marTop w:val="0"/>
          <w:marBottom w:val="0"/>
          <w:divBdr>
            <w:top w:val="none" w:sz="0" w:space="0" w:color="auto"/>
            <w:left w:val="none" w:sz="0" w:space="0" w:color="auto"/>
            <w:bottom w:val="none" w:sz="0" w:space="0" w:color="auto"/>
            <w:right w:val="none" w:sz="0" w:space="0" w:color="auto"/>
          </w:divBdr>
        </w:div>
        <w:div w:id="495997849">
          <w:marLeft w:val="640"/>
          <w:marRight w:val="0"/>
          <w:marTop w:val="0"/>
          <w:marBottom w:val="0"/>
          <w:divBdr>
            <w:top w:val="none" w:sz="0" w:space="0" w:color="auto"/>
            <w:left w:val="none" w:sz="0" w:space="0" w:color="auto"/>
            <w:bottom w:val="none" w:sz="0" w:space="0" w:color="auto"/>
            <w:right w:val="none" w:sz="0" w:space="0" w:color="auto"/>
          </w:divBdr>
        </w:div>
        <w:div w:id="754472958">
          <w:marLeft w:val="640"/>
          <w:marRight w:val="0"/>
          <w:marTop w:val="0"/>
          <w:marBottom w:val="0"/>
          <w:divBdr>
            <w:top w:val="none" w:sz="0" w:space="0" w:color="auto"/>
            <w:left w:val="none" w:sz="0" w:space="0" w:color="auto"/>
            <w:bottom w:val="none" w:sz="0" w:space="0" w:color="auto"/>
            <w:right w:val="none" w:sz="0" w:space="0" w:color="auto"/>
          </w:divBdr>
        </w:div>
        <w:div w:id="767117524">
          <w:marLeft w:val="640"/>
          <w:marRight w:val="0"/>
          <w:marTop w:val="0"/>
          <w:marBottom w:val="0"/>
          <w:divBdr>
            <w:top w:val="none" w:sz="0" w:space="0" w:color="auto"/>
            <w:left w:val="none" w:sz="0" w:space="0" w:color="auto"/>
            <w:bottom w:val="none" w:sz="0" w:space="0" w:color="auto"/>
            <w:right w:val="none" w:sz="0" w:space="0" w:color="auto"/>
          </w:divBdr>
        </w:div>
        <w:div w:id="802965762">
          <w:marLeft w:val="640"/>
          <w:marRight w:val="0"/>
          <w:marTop w:val="0"/>
          <w:marBottom w:val="0"/>
          <w:divBdr>
            <w:top w:val="none" w:sz="0" w:space="0" w:color="auto"/>
            <w:left w:val="none" w:sz="0" w:space="0" w:color="auto"/>
            <w:bottom w:val="none" w:sz="0" w:space="0" w:color="auto"/>
            <w:right w:val="none" w:sz="0" w:space="0" w:color="auto"/>
          </w:divBdr>
        </w:div>
        <w:div w:id="806121130">
          <w:marLeft w:val="640"/>
          <w:marRight w:val="0"/>
          <w:marTop w:val="0"/>
          <w:marBottom w:val="0"/>
          <w:divBdr>
            <w:top w:val="none" w:sz="0" w:space="0" w:color="auto"/>
            <w:left w:val="none" w:sz="0" w:space="0" w:color="auto"/>
            <w:bottom w:val="none" w:sz="0" w:space="0" w:color="auto"/>
            <w:right w:val="none" w:sz="0" w:space="0" w:color="auto"/>
          </w:divBdr>
        </w:div>
        <w:div w:id="823812965">
          <w:marLeft w:val="640"/>
          <w:marRight w:val="0"/>
          <w:marTop w:val="0"/>
          <w:marBottom w:val="0"/>
          <w:divBdr>
            <w:top w:val="none" w:sz="0" w:space="0" w:color="auto"/>
            <w:left w:val="none" w:sz="0" w:space="0" w:color="auto"/>
            <w:bottom w:val="none" w:sz="0" w:space="0" w:color="auto"/>
            <w:right w:val="none" w:sz="0" w:space="0" w:color="auto"/>
          </w:divBdr>
        </w:div>
        <w:div w:id="828329784">
          <w:marLeft w:val="640"/>
          <w:marRight w:val="0"/>
          <w:marTop w:val="0"/>
          <w:marBottom w:val="0"/>
          <w:divBdr>
            <w:top w:val="none" w:sz="0" w:space="0" w:color="auto"/>
            <w:left w:val="none" w:sz="0" w:space="0" w:color="auto"/>
            <w:bottom w:val="none" w:sz="0" w:space="0" w:color="auto"/>
            <w:right w:val="none" w:sz="0" w:space="0" w:color="auto"/>
          </w:divBdr>
        </w:div>
        <w:div w:id="830221628">
          <w:marLeft w:val="640"/>
          <w:marRight w:val="0"/>
          <w:marTop w:val="0"/>
          <w:marBottom w:val="0"/>
          <w:divBdr>
            <w:top w:val="none" w:sz="0" w:space="0" w:color="auto"/>
            <w:left w:val="none" w:sz="0" w:space="0" w:color="auto"/>
            <w:bottom w:val="none" w:sz="0" w:space="0" w:color="auto"/>
            <w:right w:val="none" w:sz="0" w:space="0" w:color="auto"/>
          </w:divBdr>
        </w:div>
        <w:div w:id="854343138">
          <w:marLeft w:val="640"/>
          <w:marRight w:val="0"/>
          <w:marTop w:val="0"/>
          <w:marBottom w:val="0"/>
          <w:divBdr>
            <w:top w:val="none" w:sz="0" w:space="0" w:color="auto"/>
            <w:left w:val="none" w:sz="0" w:space="0" w:color="auto"/>
            <w:bottom w:val="none" w:sz="0" w:space="0" w:color="auto"/>
            <w:right w:val="none" w:sz="0" w:space="0" w:color="auto"/>
          </w:divBdr>
        </w:div>
        <w:div w:id="894580964">
          <w:marLeft w:val="640"/>
          <w:marRight w:val="0"/>
          <w:marTop w:val="0"/>
          <w:marBottom w:val="0"/>
          <w:divBdr>
            <w:top w:val="none" w:sz="0" w:space="0" w:color="auto"/>
            <w:left w:val="none" w:sz="0" w:space="0" w:color="auto"/>
            <w:bottom w:val="none" w:sz="0" w:space="0" w:color="auto"/>
            <w:right w:val="none" w:sz="0" w:space="0" w:color="auto"/>
          </w:divBdr>
        </w:div>
        <w:div w:id="1006445106">
          <w:marLeft w:val="640"/>
          <w:marRight w:val="0"/>
          <w:marTop w:val="0"/>
          <w:marBottom w:val="0"/>
          <w:divBdr>
            <w:top w:val="none" w:sz="0" w:space="0" w:color="auto"/>
            <w:left w:val="none" w:sz="0" w:space="0" w:color="auto"/>
            <w:bottom w:val="none" w:sz="0" w:space="0" w:color="auto"/>
            <w:right w:val="none" w:sz="0" w:space="0" w:color="auto"/>
          </w:divBdr>
        </w:div>
        <w:div w:id="1007057014">
          <w:marLeft w:val="640"/>
          <w:marRight w:val="0"/>
          <w:marTop w:val="0"/>
          <w:marBottom w:val="0"/>
          <w:divBdr>
            <w:top w:val="none" w:sz="0" w:space="0" w:color="auto"/>
            <w:left w:val="none" w:sz="0" w:space="0" w:color="auto"/>
            <w:bottom w:val="none" w:sz="0" w:space="0" w:color="auto"/>
            <w:right w:val="none" w:sz="0" w:space="0" w:color="auto"/>
          </w:divBdr>
        </w:div>
        <w:div w:id="1015034811">
          <w:marLeft w:val="640"/>
          <w:marRight w:val="0"/>
          <w:marTop w:val="0"/>
          <w:marBottom w:val="0"/>
          <w:divBdr>
            <w:top w:val="none" w:sz="0" w:space="0" w:color="auto"/>
            <w:left w:val="none" w:sz="0" w:space="0" w:color="auto"/>
            <w:bottom w:val="none" w:sz="0" w:space="0" w:color="auto"/>
            <w:right w:val="none" w:sz="0" w:space="0" w:color="auto"/>
          </w:divBdr>
        </w:div>
        <w:div w:id="1059015550">
          <w:marLeft w:val="640"/>
          <w:marRight w:val="0"/>
          <w:marTop w:val="0"/>
          <w:marBottom w:val="0"/>
          <w:divBdr>
            <w:top w:val="none" w:sz="0" w:space="0" w:color="auto"/>
            <w:left w:val="none" w:sz="0" w:space="0" w:color="auto"/>
            <w:bottom w:val="none" w:sz="0" w:space="0" w:color="auto"/>
            <w:right w:val="none" w:sz="0" w:space="0" w:color="auto"/>
          </w:divBdr>
        </w:div>
        <w:div w:id="1143043682">
          <w:marLeft w:val="640"/>
          <w:marRight w:val="0"/>
          <w:marTop w:val="0"/>
          <w:marBottom w:val="0"/>
          <w:divBdr>
            <w:top w:val="none" w:sz="0" w:space="0" w:color="auto"/>
            <w:left w:val="none" w:sz="0" w:space="0" w:color="auto"/>
            <w:bottom w:val="none" w:sz="0" w:space="0" w:color="auto"/>
            <w:right w:val="none" w:sz="0" w:space="0" w:color="auto"/>
          </w:divBdr>
        </w:div>
        <w:div w:id="1197348332">
          <w:marLeft w:val="640"/>
          <w:marRight w:val="0"/>
          <w:marTop w:val="0"/>
          <w:marBottom w:val="0"/>
          <w:divBdr>
            <w:top w:val="none" w:sz="0" w:space="0" w:color="auto"/>
            <w:left w:val="none" w:sz="0" w:space="0" w:color="auto"/>
            <w:bottom w:val="none" w:sz="0" w:space="0" w:color="auto"/>
            <w:right w:val="none" w:sz="0" w:space="0" w:color="auto"/>
          </w:divBdr>
        </w:div>
        <w:div w:id="1296988124">
          <w:marLeft w:val="640"/>
          <w:marRight w:val="0"/>
          <w:marTop w:val="0"/>
          <w:marBottom w:val="0"/>
          <w:divBdr>
            <w:top w:val="none" w:sz="0" w:space="0" w:color="auto"/>
            <w:left w:val="none" w:sz="0" w:space="0" w:color="auto"/>
            <w:bottom w:val="none" w:sz="0" w:space="0" w:color="auto"/>
            <w:right w:val="none" w:sz="0" w:space="0" w:color="auto"/>
          </w:divBdr>
        </w:div>
        <w:div w:id="1326977373">
          <w:marLeft w:val="640"/>
          <w:marRight w:val="0"/>
          <w:marTop w:val="0"/>
          <w:marBottom w:val="0"/>
          <w:divBdr>
            <w:top w:val="none" w:sz="0" w:space="0" w:color="auto"/>
            <w:left w:val="none" w:sz="0" w:space="0" w:color="auto"/>
            <w:bottom w:val="none" w:sz="0" w:space="0" w:color="auto"/>
            <w:right w:val="none" w:sz="0" w:space="0" w:color="auto"/>
          </w:divBdr>
        </w:div>
        <w:div w:id="1363745065">
          <w:marLeft w:val="640"/>
          <w:marRight w:val="0"/>
          <w:marTop w:val="0"/>
          <w:marBottom w:val="0"/>
          <w:divBdr>
            <w:top w:val="none" w:sz="0" w:space="0" w:color="auto"/>
            <w:left w:val="none" w:sz="0" w:space="0" w:color="auto"/>
            <w:bottom w:val="none" w:sz="0" w:space="0" w:color="auto"/>
            <w:right w:val="none" w:sz="0" w:space="0" w:color="auto"/>
          </w:divBdr>
        </w:div>
        <w:div w:id="1441995499">
          <w:marLeft w:val="640"/>
          <w:marRight w:val="0"/>
          <w:marTop w:val="0"/>
          <w:marBottom w:val="0"/>
          <w:divBdr>
            <w:top w:val="none" w:sz="0" w:space="0" w:color="auto"/>
            <w:left w:val="none" w:sz="0" w:space="0" w:color="auto"/>
            <w:bottom w:val="none" w:sz="0" w:space="0" w:color="auto"/>
            <w:right w:val="none" w:sz="0" w:space="0" w:color="auto"/>
          </w:divBdr>
        </w:div>
        <w:div w:id="1442988539">
          <w:marLeft w:val="640"/>
          <w:marRight w:val="0"/>
          <w:marTop w:val="0"/>
          <w:marBottom w:val="0"/>
          <w:divBdr>
            <w:top w:val="none" w:sz="0" w:space="0" w:color="auto"/>
            <w:left w:val="none" w:sz="0" w:space="0" w:color="auto"/>
            <w:bottom w:val="none" w:sz="0" w:space="0" w:color="auto"/>
            <w:right w:val="none" w:sz="0" w:space="0" w:color="auto"/>
          </w:divBdr>
        </w:div>
        <w:div w:id="1589534905">
          <w:marLeft w:val="640"/>
          <w:marRight w:val="0"/>
          <w:marTop w:val="0"/>
          <w:marBottom w:val="0"/>
          <w:divBdr>
            <w:top w:val="none" w:sz="0" w:space="0" w:color="auto"/>
            <w:left w:val="none" w:sz="0" w:space="0" w:color="auto"/>
            <w:bottom w:val="none" w:sz="0" w:space="0" w:color="auto"/>
            <w:right w:val="none" w:sz="0" w:space="0" w:color="auto"/>
          </w:divBdr>
        </w:div>
        <w:div w:id="1741831443">
          <w:marLeft w:val="640"/>
          <w:marRight w:val="0"/>
          <w:marTop w:val="0"/>
          <w:marBottom w:val="0"/>
          <w:divBdr>
            <w:top w:val="none" w:sz="0" w:space="0" w:color="auto"/>
            <w:left w:val="none" w:sz="0" w:space="0" w:color="auto"/>
            <w:bottom w:val="none" w:sz="0" w:space="0" w:color="auto"/>
            <w:right w:val="none" w:sz="0" w:space="0" w:color="auto"/>
          </w:divBdr>
        </w:div>
        <w:div w:id="1809741802">
          <w:marLeft w:val="640"/>
          <w:marRight w:val="0"/>
          <w:marTop w:val="0"/>
          <w:marBottom w:val="0"/>
          <w:divBdr>
            <w:top w:val="none" w:sz="0" w:space="0" w:color="auto"/>
            <w:left w:val="none" w:sz="0" w:space="0" w:color="auto"/>
            <w:bottom w:val="none" w:sz="0" w:space="0" w:color="auto"/>
            <w:right w:val="none" w:sz="0" w:space="0" w:color="auto"/>
          </w:divBdr>
        </w:div>
        <w:div w:id="1861578264">
          <w:marLeft w:val="640"/>
          <w:marRight w:val="0"/>
          <w:marTop w:val="0"/>
          <w:marBottom w:val="0"/>
          <w:divBdr>
            <w:top w:val="none" w:sz="0" w:space="0" w:color="auto"/>
            <w:left w:val="none" w:sz="0" w:space="0" w:color="auto"/>
            <w:bottom w:val="none" w:sz="0" w:space="0" w:color="auto"/>
            <w:right w:val="none" w:sz="0" w:space="0" w:color="auto"/>
          </w:divBdr>
        </w:div>
        <w:div w:id="1889950976">
          <w:marLeft w:val="640"/>
          <w:marRight w:val="0"/>
          <w:marTop w:val="0"/>
          <w:marBottom w:val="0"/>
          <w:divBdr>
            <w:top w:val="none" w:sz="0" w:space="0" w:color="auto"/>
            <w:left w:val="none" w:sz="0" w:space="0" w:color="auto"/>
            <w:bottom w:val="none" w:sz="0" w:space="0" w:color="auto"/>
            <w:right w:val="none" w:sz="0" w:space="0" w:color="auto"/>
          </w:divBdr>
        </w:div>
        <w:div w:id="1932159495">
          <w:marLeft w:val="640"/>
          <w:marRight w:val="0"/>
          <w:marTop w:val="0"/>
          <w:marBottom w:val="0"/>
          <w:divBdr>
            <w:top w:val="none" w:sz="0" w:space="0" w:color="auto"/>
            <w:left w:val="none" w:sz="0" w:space="0" w:color="auto"/>
            <w:bottom w:val="none" w:sz="0" w:space="0" w:color="auto"/>
            <w:right w:val="none" w:sz="0" w:space="0" w:color="auto"/>
          </w:divBdr>
        </w:div>
        <w:div w:id="1955598076">
          <w:marLeft w:val="640"/>
          <w:marRight w:val="0"/>
          <w:marTop w:val="0"/>
          <w:marBottom w:val="0"/>
          <w:divBdr>
            <w:top w:val="none" w:sz="0" w:space="0" w:color="auto"/>
            <w:left w:val="none" w:sz="0" w:space="0" w:color="auto"/>
            <w:bottom w:val="none" w:sz="0" w:space="0" w:color="auto"/>
            <w:right w:val="none" w:sz="0" w:space="0" w:color="auto"/>
          </w:divBdr>
        </w:div>
        <w:div w:id="1991901498">
          <w:marLeft w:val="640"/>
          <w:marRight w:val="0"/>
          <w:marTop w:val="0"/>
          <w:marBottom w:val="0"/>
          <w:divBdr>
            <w:top w:val="none" w:sz="0" w:space="0" w:color="auto"/>
            <w:left w:val="none" w:sz="0" w:space="0" w:color="auto"/>
            <w:bottom w:val="none" w:sz="0" w:space="0" w:color="auto"/>
            <w:right w:val="none" w:sz="0" w:space="0" w:color="auto"/>
          </w:divBdr>
        </w:div>
        <w:div w:id="2009289928">
          <w:marLeft w:val="640"/>
          <w:marRight w:val="0"/>
          <w:marTop w:val="0"/>
          <w:marBottom w:val="0"/>
          <w:divBdr>
            <w:top w:val="none" w:sz="0" w:space="0" w:color="auto"/>
            <w:left w:val="none" w:sz="0" w:space="0" w:color="auto"/>
            <w:bottom w:val="none" w:sz="0" w:space="0" w:color="auto"/>
            <w:right w:val="none" w:sz="0" w:space="0" w:color="auto"/>
          </w:divBdr>
        </w:div>
        <w:div w:id="2032026365">
          <w:marLeft w:val="640"/>
          <w:marRight w:val="0"/>
          <w:marTop w:val="0"/>
          <w:marBottom w:val="0"/>
          <w:divBdr>
            <w:top w:val="none" w:sz="0" w:space="0" w:color="auto"/>
            <w:left w:val="none" w:sz="0" w:space="0" w:color="auto"/>
            <w:bottom w:val="none" w:sz="0" w:space="0" w:color="auto"/>
            <w:right w:val="none" w:sz="0" w:space="0" w:color="auto"/>
          </w:divBdr>
        </w:div>
        <w:div w:id="2066903969">
          <w:marLeft w:val="640"/>
          <w:marRight w:val="0"/>
          <w:marTop w:val="0"/>
          <w:marBottom w:val="0"/>
          <w:divBdr>
            <w:top w:val="none" w:sz="0" w:space="0" w:color="auto"/>
            <w:left w:val="none" w:sz="0" w:space="0" w:color="auto"/>
            <w:bottom w:val="none" w:sz="0" w:space="0" w:color="auto"/>
            <w:right w:val="none" w:sz="0" w:space="0" w:color="auto"/>
          </w:divBdr>
        </w:div>
        <w:div w:id="2078042331">
          <w:marLeft w:val="640"/>
          <w:marRight w:val="0"/>
          <w:marTop w:val="0"/>
          <w:marBottom w:val="0"/>
          <w:divBdr>
            <w:top w:val="none" w:sz="0" w:space="0" w:color="auto"/>
            <w:left w:val="none" w:sz="0" w:space="0" w:color="auto"/>
            <w:bottom w:val="none" w:sz="0" w:space="0" w:color="auto"/>
            <w:right w:val="none" w:sz="0" w:space="0" w:color="auto"/>
          </w:divBdr>
        </w:div>
        <w:div w:id="2116361528">
          <w:marLeft w:val="640"/>
          <w:marRight w:val="0"/>
          <w:marTop w:val="0"/>
          <w:marBottom w:val="0"/>
          <w:divBdr>
            <w:top w:val="none" w:sz="0" w:space="0" w:color="auto"/>
            <w:left w:val="none" w:sz="0" w:space="0" w:color="auto"/>
            <w:bottom w:val="none" w:sz="0" w:space="0" w:color="auto"/>
            <w:right w:val="none" w:sz="0" w:space="0" w:color="auto"/>
          </w:divBdr>
        </w:div>
        <w:div w:id="2130539923">
          <w:marLeft w:val="640"/>
          <w:marRight w:val="0"/>
          <w:marTop w:val="0"/>
          <w:marBottom w:val="0"/>
          <w:divBdr>
            <w:top w:val="none" w:sz="0" w:space="0" w:color="auto"/>
            <w:left w:val="none" w:sz="0" w:space="0" w:color="auto"/>
            <w:bottom w:val="none" w:sz="0" w:space="0" w:color="auto"/>
            <w:right w:val="none" w:sz="0" w:space="0" w:color="auto"/>
          </w:divBdr>
        </w:div>
      </w:divsChild>
    </w:div>
    <w:div w:id="281770612">
      <w:marLeft w:val="0"/>
      <w:marRight w:val="0"/>
      <w:marTop w:val="0"/>
      <w:marBottom w:val="0"/>
      <w:divBdr>
        <w:top w:val="none" w:sz="0" w:space="0" w:color="auto"/>
        <w:left w:val="none" w:sz="0" w:space="0" w:color="auto"/>
        <w:bottom w:val="none" w:sz="0" w:space="0" w:color="auto"/>
        <w:right w:val="none" w:sz="0" w:space="0" w:color="auto"/>
      </w:divBdr>
    </w:div>
    <w:div w:id="282735944">
      <w:marLeft w:val="0"/>
      <w:marRight w:val="0"/>
      <w:marTop w:val="0"/>
      <w:marBottom w:val="0"/>
      <w:divBdr>
        <w:top w:val="none" w:sz="0" w:space="0" w:color="auto"/>
        <w:left w:val="none" w:sz="0" w:space="0" w:color="auto"/>
        <w:bottom w:val="none" w:sz="0" w:space="0" w:color="auto"/>
        <w:right w:val="none" w:sz="0" w:space="0" w:color="auto"/>
      </w:divBdr>
    </w:div>
    <w:div w:id="287468667">
      <w:bodyDiv w:val="1"/>
      <w:marLeft w:val="0"/>
      <w:marRight w:val="0"/>
      <w:marTop w:val="0"/>
      <w:marBottom w:val="0"/>
      <w:divBdr>
        <w:top w:val="none" w:sz="0" w:space="0" w:color="auto"/>
        <w:left w:val="none" w:sz="0" w:space="0" w:color="auto"/>
        <w:bottom w:val="none" w:sz="0" w:space="0" w:color="auto"/>
        <w:right w:val="none" w:sz="0" w:space="0" w:color="auto"/>
      </w:divBdr>
      <w:divsChild>
        <w:div w:id="110709026">
          <w:marLeft w:val="640"/>
          <w:marRight w:val="0"/>
          <w:marTop w:val="0"/>
          <w:marBottom w:val="0"/>
          <w:divBdr>
            <w:top w:val="none" w:sz="0" w:space="0" w:color="auto"/>
            <w:left w:val="none" w:sz="0" w:space="0" w:color="auto"/>
            <w:bottom w:val="none" w:sz="0" w:space="0" w:color="auto"/>
            <w:right w:val="none" w:sz="0" w:space="0" w:color="auto"/>
          </w:divBdr>
        </w:div>
        <w:div w:id="175508219">
          <w:marLeft w:val="640"/>
          <w:marRight w:val="0"/>
          <w:marTop w:val="0"/>
          <w:marBottom w:val="0"/>
          <w:divBdr>
            <w:top w:val="none" w:sz="0" w:space="0" w:color="auto"/>
            <w:left w:val="none" w:sz="0" w:space="0" w:color="auto"/>
            <w:bottom w:val="none" w:sz="0" w:space="0" w:color="auto"/>
            <w:right w:val="none" w:sz="0" w:space="0" w:color="auto"/>
          </w:divBdr>
        </w:div>
        <w:div w:id="228544012">
          <w:marLeft w:val="640"/>
          <w:marRight w:val="0"/>
          <w:marTop w:val="0"/>
          <w:marBottom w:val="0"/>
          <w:divBdr>
            <w:top w:val="none" w:sz="0" w:space="0" w:color="auto"/>
            <w:left w:val="none" w:sz="0" w:space="0" w:color="auto"/>
            <w:bottom w:val="none" w:sz="0" w:space="0" w:color="auto"/>
            <w:right w:val="none" w:sz="0" w:space="0" w:color="auto"/>
          </w:divBdr>
        </w:div>
        <w:div w:id="238713504">
          <w:marLeft w:val="640"/>
          <w:marRight w:val="0"/>
          <w:marTop w:val="0"/>
          <w:marBottom w:val="0"/>
          <w:divBdr>
            <w:top w:val="none" w:sz="0" w:space="0" w:color="auto"/>
            <w:left w:val="none" w:sz="0" w:space="0" w:color="auto"/>
            <w:bottom w:val="none" w:sz="0" w:space="0" w:color="auto"/>
            <w:right w:val="none" w:sz="0" w:space="0" w:color="auto"/>
          </w:divBdr>
        </w:div>
        <w:div w:id="239679197">
          <w:marLeft w:val="640"/>
          <w:marRight w:val="0"/>
          <w:marTop w:val="0"/>
          <w:marBottom w:val="0"/>
          <w:divBdr>
            <w:top w:val="none" w:sz="0" w:space="0" w:color="auto"/>
            <w:left w:val="none" w:sz="0" w:space="0" w:color="auto"/>
            <w:bottom w:val="none" w:sz="0" w:space="0" w:color="auto"/>
            <w:right w:val="none" w:sz="0" w:space="0" w:color="auto"/>
          </w:divBdr>
        </w:div>
        <w:div w:id="252905005">
          <w:marLeft w:val="640"/>
          <w:marRight w:val="0"/>
          <w:marTop w:val="0"/>
          <w:marBottom w:val="0"/>
          <w:divBdr>
            <w:top w:val="none" w:sz="0" w:space="0" w:color="auto"/>
            <w:left w:val="none" w:sz="0" w:space="0" w:color="auto"/>
            <w:bottom w:val="none" w:sz="0" w:space="0" w:color="auto"/>
            <w:right w:val="none" w:sz="0" w:space="0" w:color="auto"/>
          </w:divBdr>
        </w:div>
        <w:div w:id="408043790">
          <w:marLeft w:val="640"/>
          <w:marRight w:val="0"/>
          <w:marTop w:val="0"/>
          <w:marBottom w:val="0"/>
          <w:divBdr>
            <w:top w:val="none" w:sz="0" w:space="0" w:color="auto"/>
            <w:left w:val="none" w:sz="0" w:space="0" w:color="auto"/>
            <w:bottom w:val="none" w:sz="0" w:space="0" w:color="auto"/>
            <w:right w:val="none" w:sz="0" w:space="0" w:color="auto"/>
          </w:divBdr>
        </w:div>
        <w:div w:id="420025970">
          <w:marLeft w:val="640"/>
          <w:marRight w:val="0"/>
          <w:marTop w:val="0"/>
          <w:marBottom w:val="0"/>
          <w:divBdr>
            <w:top w:val="none" w:sz="0" w:space="0" w:color="auto"/>
            <w:left w:val="none" w:sz="0" w:space="0" w:color="auto"/>
            <w:bottom w:val="none" w:sz="0" w:space="0" w:color="auto"/>
            <w:right w:val="none" w:sz="0" w:space="0" w:color="auto"/>
          </w:divBdr>
        </w:div>
        <w:div w:id="707145349">
          <w:marLeft w:val="640"/>
          <w:marRight w:val="0"/>
          <w:marTop w:val="0"/>
          <w:marBottom w:val="0"/>
          <w:divBdr>
            <w:top w:val="none" w:sz="0" w:space="0" w:color="auto"/>
            <w:left w:val="none" w:sz="0" w:space="0" w:color="auto"/>
            <w:bottom w:val="none" w:sz="0" w:space="0" w:color="auto"/>
            <w:right w:val="none" w:sz="0" w:space="0" w:color="auto"/>
          </w:divBdr>
        </w:div>
        <w:div w:id="722950700">
          <w:marLeft w:val="640"/>
          <w:marRight w:val="0"/>
          <w:marTop w:val="0"/>
          <w:marBottom w:val="0"/>
          <w:divBdr>
            <w:top w:val="none" w:sz="0" w:space="0" w:color="auto"/>
            <w:left w:val="none" w:sz="0" w:space="0" w:color="auto"/>
            <w:bottom w:val="none" w:sz="0" w:space="0" w:color="auto"/>
            <w:right w:val="none" w:sz="0" w:space="0" w:color="auto"/>
          </w:divBdr>
        </w:div>
        <w:div w:id="810294398">
          <w:marLeft w:val="640"/>
          <w:marRight w:val="0"/>
          <w:marTop w:val="0"/>
          <w:marBottom w:val="0"/>
          <w:divBdr>
            <w:top w:val="none" w:sz="0" w:space="0" w:color="auto"/>
            <w:left w:val="none" w:sz="0" w:space="0" w:color="auto"/>
            <w:bottom w:val="none" w:sz="0" w:space="0" w:color="auto"/>
            <w:right w:val="none" w:sz="0" w:space="0" w:color="auto"/>
          </w:divBdr>
        </w:div>
        <w:div w:id="829755105">
          <w:marLeft w:val="640"/>
          <w:marRight w:val="0"/>
          <w:marTop w:val="0"/>
          <w:marBottom w:val="0"/>
          <w:divBdr>
            <w:top w:val="none" w:sz="0" w:space="0" w:color="auto"/>
            <w:left w:val="none" w:sz="0" w:space="0" w:color="auto"/>
            <w:bottom w:val="none" w:sz="0" w:space="0" w:color="auto"/>
            <w:right w:val="none" w:sz="0" w:space="0" w:color="auto"/>
          </w:divBdr>
        </w:div>
        <w:div w:id="861436781">
          <w:marLeft w:val="640"/>
          <w:marRight w:val="0"/>
          <w:marTop w:val="0"/>
          <w:marBottom w:val="0"/>
          <w:divBdr>
            <w:top w:val="none" w:sz="0" w:space="0" w:color="auto"/>
            <w:left w:val="none" w:sz="0" w:space="0" w:color="auto"/>
            <w:bottom w:val="none" w:sz="0" w:space="0" w:color="auto"/>
            <w:right w:val="none" w:sz="0" w:space="0" w:color="auto"/>
          </w:divBdr>
        </w:div>
        <w:div w:id="893539956">
          <w:marLeft w:val="640"/>
          <w:marRight w:val="0"/>
          <w:marTop w:val="0"/>
          <w:marBottom w:val="0"/>
          <w:divBdr>
            <w:top w:val="none" w:sz="0" w:space="0" w:color="auto"/>
            <w:left w:val="none" w:sz="0" w:space="0" w:color="auto"/>
            <w:bottom w:val="none" w:sz="0" w:space="0" w:color="auto"/>
            <w:right w:val="none" w:sz="0" w:space="0" w:color="auto"/>
          </w:divBdr>
        </w:div>
        <w:div w:id="905381176">
          <w:marLeft w:val="640"/>
          <w:marRight w:val="0"/>
          <w:marTop w:val="0"/>
          <w:marBottom w:val="0"/>
          <w:divBdr>
            <w:top w:val="none" w:sz="0" w:space="0" w:color="auto"/>
            <w:left w:val="none" w:sz="0" w:space="0" w:color="auto"/>
            <w:bottom w:val="none" w:sz="0" w:space="0" w:color="auto"/>
            <w:right w:val="none" w:sz="0" w:space="0" w:color="auto"/>
          </w:divBdr>
        </w:div>
        <w:div w:id="917517449">
          <w:marLeft w:val="640"/>
          <w:marRight w:val="0"/>
          <w:marTop w:val="0"/>
          <w:marBottom w:val="0"/>
          <w:divBdr>
            <w:top w:val="none" w:sz="0" w:space="0" w:color="auto"/>
            <w:left w:val="none" w:sz="0" w:space="0" w:color="auto"/>
            <w:bottom w:val="none" w:sz="0" w:space="0" w:color="auto"/>
            <w:right w:val="none" w:sz="0" w:space="0" w:color="auto"/>
          </w:divBdr>
        </w:div>
        <w:div w:id="966468174">
          <w:marLeft w:val="640"/>
          <w:marRight w:val="0"/>
          <w:marTop w:val="0"/>
          <w:marBottom w:val="0"/>
          <w:divBdr>
            <w:top w:val="none" w:sz="0" w:space="0" w:color="auto"/>
            <w:left w:val="none" w:sz="0" w:space="0" w:color="auto"/>
            <w:bottom w:val="none" w:sz="0" w:space="0" w:color="auto"/>
            <w:right w:val="none" w:sz="0" w:space="0" w:color="auto"/>
          </w:divBdr>
        </w:div>
        <w:div w:id="1028332858">
          <w:marLeft w:val="640"/>
          <w:marRight w:val="0"/>
          <w:marTop w:val="0"/>
          <w:marBottom w:val="0"/>
          <w:divBdr>
            <w:top w:val="none" w:sz="0" w:space="0" w:color="auto"/>
            <w:left w:val="none" w:sz="0" w:space="0" w:color="auto"/>
            <w:bottom w:val="none" w:sz="0" w:space="0" w:color="auto"/>
            <w:right w:val="none" w:sz="0" w:space="0" w:color="auto"/>
          </w:divBdr>
        </w:div>
        <w:div w:id="1047754338">
          <w:marLeft w:val="640"/>
          <w:marRight w:val="0"/>
          <w:marTop w:val="0"/>
          <w:marBottom w:val="0"/>
          <w:divBdr>
            <w:top w:val="none" w:sz="0" w:space="0" w:color="auto"/>
            <w:left w:val="none" w:sz="0" w:space="0" w:color="auto"/>
            <w:bottom w:val="none" w:sz="0" w:space="0" w:color="auto"/>
            <w:right w:val="none" w:sz="0" w:space="0" w:color="auto"/>
          </w:divBdr>
        </w:div>
        <w:div w:id="1102526566">
          <w:marLeft w:val="640"/>
          <w:marRight w:val="0"/>
          <w:marTop w:val="0"/>
          <w:marBottom w:val="0"/>
          <w:divBdr>
            <w:top w:val="none" w:sz="0" w:space="0" w:color="auto"/>
            <w:left w:val="none" w:sz="0" w:space="0" w:color="auto"/>
            <w:bottom w:val="none" w:sz="0" w:space="0" w:color="auto"/>
            <w:right w:val="none" w:sz="0" w:space="0" w:color="auto"/>
          </w:divBdr>
        </w:div>
        <w:div w:id="1347711430">
          <w:marLeft w:val="640"/>
          <w:marRight w:val="0"/>
          <w:marTop w:val="0"/>
          <w:marBottom w:val="0"/>
          <w:divBdr>
            <w:top w:val="none" w:sz="0" w:space="0" w:color="auto"/>
            <w:left w:val="none" w:sz="0" w:space="0" w:color="auto"/>
            <w:bottom w:val="none" w:sz="0" w:space="0" w:color="auto"/>
            <w:right w:val="none" w:sz="0" w:space="0" w:color="auto"/>
          </w:divBdr>
        </w:div>
        <w:div w:id="1359356502">
          <w:marLeft w:val="640"/>
          <w:marRight w:val="0"/>
          <w:marTop w:val="0"/>
          <w:marBottom w:val="0"/>
          <w:divBdr>
            <w:top w:val="none" w:sz="0" w:space="0" w:color="auto"/>
            <w:left w:val="none" w:sz="0" w:space="0" w:color="auto"/>
            <w:bottom w:val="none" w:sz="0" w:space="0" w:color="auto"/>
            <w:right w:val="none" w:sz="0" w:space="0" w:color="auto"/>
          </w:divBdr>
        </w:div>
        <w:div w:id="1450051007">
          <w:marLeft w:val="640"/>
          <w:marRight w:val="0"/>
          <w:marTop w:val="0"/>
          <w:marBottom w:val="0"/>
          <w:divBdr>
            <w:top w:val="none" w:sz="0" w:space="0" w:color="auto"/>
            <w:left w:val="none" w:sz="0" w:space="0" w:color="auto"/>
            <w:bottom w:val="none" w:sz="0" w:space="0" w:color="auto"/>
            <w:right w:val="none" w:sz="0" w:space="0" w:color="auto"/>
          </w:divBdr>
        </w:div>
        <w:div w:id="1482893349">
          <w:marLeft w:val="640"/>
          <w:marRight w:val="0"/>
          <w:marTop w:val="0"/>
          <w:marBottom w:val="0"/>
          <w:divBdr>
            <w:top w:val="none" w:sz="0" w:space="0" w:color="auto"/>
            <w:left w:val="none" w:sz="0" w:space="0" w:color="auto"/>
            <w:bottom w:val="none" w:sz="0" w:space="0" w:color="auto"/>
            <w:right w:val="none" w:sz="0" w:space="0" w:color="auto"/>
          </w:divBdr>
        </w:div>
        <w:div w:id="1490057695">
          <w:marLeft w:val="640"/>
          <w:marRight w:val="0"/>
          <w:marTop w:val="0"/>
          <w:marBottom w:val="0"/>
          <w:divBdr>
            <w:top w:val="none" w:sz="0" w:space="0" w:color="auto"/>
            <w:left w:val="none" w:sz="0" w:space="0" w:color="auto"/>
            <w:bottom w:val="none" w:sz="0" w:space="0" w:color="auto"/>
            <w:right w:val="none" w:sz="0" w:space="0" w:color="auto"/>
          </w:divBdr>
        </w:div>
        <w:div w:id="1493520803">
          <w:marLeft w:val="640"/>
          <w:marRight w:val="0"/>
          <w:marTop w:val="0"/>
          <w:marBottom w:val="0"/>
          <w:divBdr>
            <w:top w:val="none" w:sz="0" w:space="0" w:color="auto"/>
            <w:left w:val="none" w:sz="0" w:space="0" w:color="auto"/>
            <w:bottom w:val="none" w:sz="0" w:space="0" w:color="auto"/>
            <w:right w:val="none" w:sz="0" w:space="0" w:color="auto"/>
          </w:divBdr>
        </w:div>
        <w:div w:id="1550340447">
          <w:marLeft w:val="640"/>
          <w:marRight w:val="0"/>
          <w:marTop w:val="0"/>
          <w:marBottom w:val="0"/>
          <w:divBdr>
            <w:top w:val="none" w:sz="0" w:space="0" w:color="auto"/>
            <w:left w:val="none" w:sz="0" w:space="0" w:color="auto"/>
            <w:bottom w:val="none" w:sz="0" w:space="0" w:color="auto"/>
            <w:right w:val="none" w:sz="0" w:space="0" w:color="auto"/>
          </w:divBdr>
        </w:div>
        <w:div w:id="1592087543">
          <w:marLeft w:val="640"/>
          <w:marRight w:val="0"/>
          <w:marTop w:val="0"/>
          <w:marBottom w:val="0"/>
          <w:divBdr>
            <w:top w:val="none" w:sz="0" w:space="0" w:color="auto"/>
            <w:left w:val="none" w:sz="0" w:space="0" w:color="auto"/>
            <w:bottom w:val="none" w:sz="0" w:space="0" w:color="auto"/>
            <w:right w:val="none" w:sz="0" w:space="0" w:color="auto"/>
          </w:divBdr>
        </w:div>
        <w:div w:id="1623458236">
          <w:marLeft w:val="640"/>
          <w:marRight w:val="0"/>
          <w:marTop w:val="0"/>
          <w:marBottom w:val="0"/>
          <w:divBdr>
            <w:top w:val="none" w:sz="0" w:space="0" w:color="auto"/>
            <w:left w:val="none" w:sz="0" w:space="0" w:color="auto"/>
            <w:bottom w:val="none" w:sz="0" w:space="0" w:color="auto"/>
            <w:right w:val="none" w:sz="0" w:space="0" w:color="auto"/>
          </w:divBdr>
        </w:div>
        <w:div w:id="1674919648">
          <w:marLeft w:val="640"/>
          <w:marRight w:val="0"/>
          <w:marTop w:val="0"/>
          <w:marBottom w:val="0"/>
          <w:divBdr>
            <w:top w:val="none" w:sz="0" w:space="0" w:color="auto"/>
            <w:left w:val="none" w:sz="0" w:space="0" w:color="auto"/>
            <w:bottom w:val="none" w:sz="0" w:space="0" w:color="auto"/>
            <w:right w:val="none" w:sz="0" w:space="0" w:color="auto"/>
          </w:divBdr>
        </w:div>
        <w:div w:id="1783915112">
          <w:marLeft w:val="640"/>
          <w:marRight w:val="0"/>
          <w:marTop w:val="0"/>
          <w:marBottom w:val="0"/>
          <w:divBdr>
            <w:top w:val="none" w:sz="0" w:space="0" w:color="auto"/>
            <w:left w:val="none" w:sz="0" w:space="0" w:color="auto"/>
            <w:bottom w:val="none" w:sz="0" w:space="0" w:color="auto"/>
            <w:right w:val="none" w:sz="0" w:space="0" w:color="auto"/>
          </w:divBdr>
        </w:div>
        <w:div w:id="1854026066">
          <w:marLeft w:val="640"/>
          <w:marRight w:val="0"/>
          <w:marTop w:val="0"/>
          <w:marBottom w:val="0"/>
          <w:divBdr>
            <w:top w:val="none" w:sz="0" w:space="0" w:color="auto"/>
            <w:left w:val="none" w:sz="0" w:space="0" w:color="auto"/>
            <w:bottom w:val="none" w:sz="0" w:space="0" w:color="auto"/>
            <w:right w:val="none" w:sz="0" w:space="0" w:color="auto"/>
          </w:divBdr>
        </w:div>
        <w:div w:id="1898972822">
          <w:marLeft w:val="640"/>
          <w:marRight w:val="0"/>
          <w:marTop w:val="0"/>
          <w:marBottom w:val="0"/>
          <w:divBdr>
            <w:top w:val="none" w:sz="0" w:space="0" w:color="auto"/>
            <w:left w:val="none" w:sz="0" w:space="0" w:color="auto"/>
            <w:bottom w:val="none" w:sz="0" w:space="0" w:color="auto"/>
            <w:right w:val="none" w:sz="0" w:space="0" w:color="auto"/>
          </w:divBdr>
        </w:div>
        <w:div w:id="1903439985">
          <w:marLeft w:val="640"/>
          <w:marRight w:val="0"/>
          <w:marTop w:val="0"/>
          <w:marBottom w:val="0"/>
          <w:divBdr>
            <w:top w:val="none" w:sz="0" w:space="0" w:color="auto"/>
            <w:left w:val="none" w:sz="0" w:space="0" w:color="auto"/>
            <w:bottom w:val="none" w:sz="0" w:space="0" w:color="auto"/>
            <w:right w:val="none" w:sz="0" w:space="0" w:color="auto"/>
          </w:divBdr>
        </w:div>
        <w:div w:id="1916864238">
          <w:marLeft w:val="640"/>
          <w:marRight w:val="0"/>
          <w:marTop w:val="0"/>
          <w:marBottom w:val="0"/>
          <w:divBdr>
            <w:top w:val="none" w:sz="0" w:space="0" w:color="auto"/>
            <w:left w:val="none" w:sz="0" w:space="0" w:color="auto"/>
            <w:bottom w:val="none" w:sz="0" w:space="0" w:color="auto"/>
            <w:right w:val="none" w:sz="0" w:space="0" w:color="auto"/>
          </w:divBdr>
        </w:div>
        <w:div w:id="1955791782">
          <w:marLeft w:val="640"/>
          <w:marRight w:val="0"/>
          <w:marTop w:val="0"/>
          <w:marBottom w:val="0"/>
          <w:divBdr>
            <w:top w:val="none" w:sz="0" w:space="0" w:color="auto"/>
            <w:left w:val="none" w:sz="0" w:space="0" w:color="auto"/>
            <w:bottom w:val="none" w:sz="0" w:space="0" w:color="auto"/>
            <w:right w:val="none" w:sz="0" w:space="0" w:color="auto"/>
          </w:divBdr>
        </w:div>
        <w:div w:id="2076705963">
          <w:marLeft w:val="640"/>
          <w:marRight w:val="0"/>
          <w:marTop w:val="0"/>
          <w:marBottom w:val="0"/>
          <w:divBdr>
            <w:top w:val="none" w:sz="0" w:space="0" w:color="auto"/>
            <w:left w:val="none" w:sz="0" w:space="0" w:color="auto"/>
            <w:bottom w:val="none" w:sz="0" w:space="0" w:color="auto"/>
            <w:right w:val="none" w:sz="0" w:space="0" w:color="auto"/>
          </w:divBdr>
        </w:div>
        <w:div w:id="2077775086">
          <w:marLeft w:val="640"/>
          <w:marRight w:val="0"/>
          <w:marTop w:val="0"/>
          <w:marBottom w:val="0"/>
          <w:divBdr>
            <w:top w:val="none" w:sz="0" w:space="0" w:color="auto"/>
            <w:left w:val="none" w:sz="0" w:space="0" w:color="auto"/>
            <w:bottom w:val="none" w:sz="0" w:space="0" w:color="auto"/>
            <w:right w:val="none" w:sz="0" w:space="0" w:color="auto"/>
          </w:divBdr>
        </w:div>
        <w:div w:id="2101757666">
          <w:marLeft w:val="640"/>
          <w:marRight w:val="0"/>
          <w:marTop w:val="0"/>
          <w:marBottom w:val="0"/>
          <w:divBdr>
            <w:top w:val="none" w:sz="0" w:space="0" w:color="auto"/>
            <w:left w:val="none" w:sz="0" w:space="0" w:color="auto"/>
            <w:bottom w:val="none" w:sz="0" w:space="0" w:color="auto"/>
            <w:right w:val="none" w:sz="0" w:space="0" w:color="auto"/>
          </w:divBdr>
        </w:div>
        <w:div w:id="2128499419">
          <w:marLeft w:val="640"/>
          <w:marRight w:val="0"/>
          <w:marTop w:val="0"/>
          <w:marBottom w:val="0"/>
          <w:divBdr>
            <w:top w:val="none" w:sz="0" w:space="0" w:color="auto"/>
            <w:left w:val="none" w:sz="0" w:space="0" w:color="auto"/>
            <w:bottom w:val="none" w:sz="0" w:space="0" w:color="auto"/>
            <w:right w:val="none" w:sz="0" w:space="0" w:color="auto"/>
          </w:divBdr>
        </w:div>
      </w:divsChild>
    </w:div>
    <w:div w:id="294336304">
      <w:bodyDiv w:val="1"/>
      <w:marLeft w:val="0"/>
      <w:marRight w:val="0"/>
      <w:marTop w:val="0"/>
      <w:marBottom w:val="0"/>
      <w:divBdr>
        <w:top w:val="none" w:sz="0" w:space="0" w:color="auto"/>
        <w:left w:val="none" w:sz="0" w:space="0" w:color="auto"/>
        <w:bottom w:val="none" w:sz="0" w:space="0" w:color="auto"/>
        <w:right w:val="none" w:sz="0" w:space="0" w:color="auto"/>
      </w:divBdr>
      <w:divsChild>
        <w:div w:id="16934413">
          <w:marLeft w:val="640"/>
          <w:marRight w:val="0"/>
          <w:marTop w:val="0"/>
          <w:marBottom w:val="0"/>
          <w:divBdr>
            <w:top w:val="none" w:sz="0" w:space="0" w:color="auto"/>
            <w:left w:val="none" w:sz="0" w:space="0" w:color="auto"/>
            <w:bottom w:val="none" w:sz="0" w:space="0" w:color="auto"/>
            <w:right w:val="none" w:sz="0" w:space="0" w:color="auto"/>
          </w:divBdr>
        </w:div>
        <w:div w:id="35586088">
          <w:marLeft w:val="640"/>
          <w:marRight w:val="0"/>
          <w:marTop w:val="0"/>
          <w:marBottom w:val="0"/>
          <w:divBdr>
            <w:top w:val="none" w:sz="0" w:space="0" w:color="auto"/>
            <w:left w:val="none" w:sz="0" w:space="0" w:color="auto"/>
            <w:bottom w:val="none" w:sz="0" w:space="0" w:color="auto"/>
            <w:right w:val="none" w:sz="0" w:space="0" w:color="auto"/>
          </w:divBdr>
        </w:div>
        <w:div w:id="107165707">
          <w:marLeft w:val="640"/>
          <w:marRight w:val="0"/>
          <w:marTop w:val="0"/>
          <w:marBottom w:val="0"/>
          <w:divBdr>
            <w:top w:val="none" w:sz="0" w:space="0" w:color="auto"/>
            <w:left w:val="none" w:sz="0" w:space="0" w:color="auto"/>
            <w:bottom w:val="none" w:sz="0" w:space="0" w:color="auto"/>
            <w:right w:val="none" w:sz="0" w:space="0" w:color="auto"/>
          </w:divBdr>
        </w:div>
        <w:div w:id="165362282">
          <w:marLeft w:val="640"/>
          <w:marRight w:val="0"/>
          <w:marTop w:val="0"/>
          <w:marBottom w:val="0"/>
          <w:divBdr>
            <w:top w:val="none" w:sz="0" w:space="0" w:color="auto"/>
            <w:left w:val="none" w:sz="0" w:space="0" w:color="auto"/>
            <w:bottom w:val="none" w:sz="0" w:space="0" w:color="auto"/>
            <w:right w:val="none" w:sz="0" w:space="0" w:color="auto"/>
          </w:divBdr>
        </w:div>
        <w:div w:id="234440383">
          <w:marLeft w:val="640"/>
          <w:marRight w:val="0"/>
          <w:marTop w:val="0"/>
          <w:marBottom w:val="0"/>
          <w:divBdr>
            <w:top w:val="none" w:sz="0" w:space="0" w:color="auto"/>
            <w:left w:val="none" w:sz="0" w:space="0" w:color="auto"/>
            <w:bottom w:val="none" w:sz="0" w:space="0" w:color="auto"/>
            <w:right w:val="none" w:sz="0" w:space="0" w:color="auto"/>
          </w:divBdr>
        </w:div>
        <w:div w:id="250740900">
          <w:marLeft w:val="640"/>
          <w:marRight w:val="0"/>
          <w:marTop w:val="0"/>
          <w:marBottom w:val="0"/>
          <w:divBdr>
            <w:top w:val="none" w:sz="0" w:space="0" w:color="auto"/>
            <w:left w:val="none" w:sz="0" w:space="0" w:color="auto"/>
            <w:bottom w:val="none" w:sz="0" w:space="0" w:color="auto"/>
            <w:right w:val="none" w:sz="0" w:space="0" w:color="auto"/>
          </w:divBdr>
        </w:div>
        <w:div w:id="265768257">
          <w:marLeft w:val="640"/>
          <w:marRight w:val="0"/>
          <w:marTop w:val="0"/>
          <w:marBottom w:val="0"/>
          <w:divBdr>
            <w:top w:val="none" w:sz="0" w:space="0" w:color="auto"/>
            <w:left w:val="none" w:sz="0" w:space="0" w:color="auto"/>
            <w:bottom w:val="none" w:sz="0" w:space="0" w:color="auto"/>
            <w:right w:val="none" w:sz="0" w:space="0" w:color="auto"/>
          </w:divBdr>
        </w:div>
        <w:div w:id="512962350">
          <w:marLeft w:val="640"/>
          <w:marRight w:val="0"/>
          <w:marTop w:val="0"/>
          <w:marBottom w:val="0"/>
          <w:divBdr>
            <w:top w:val="none" w:sz="0" w:space="0" w:color="auto"/>
            <w:left w:val="none" w:sz="0" w:space="0" w:color="auto"/>
            <w:bottom w:val="none" w:sz="0" w:space="0" w:color="auto"/>
            <w:right w:val="none" w:sz="0" w:space="0" w:color="auto"/>
          </w:divBdr>
        </w:div>
        <w:div w:id="537402121">
          <w:marLeft w:val="640"/>
          <w:marRight w:val="0"/>
          <w:marTop w:val="0"/>
          <w:marBottom w:val="0"/>
          <w:divBdr>
            <w:top w:val="none" w:sz="0" w:space="0" w:color="auto"/>
            <w:left w:val="none" w:sz="0" w:space="0" w:color="auto"/>
            <w:bottom w:val="none" w:sz="0" w:space="0" w:color="auto"/>
            <w:right w:val="none" w:sz="0" w:space="0" w:color="auto"/>
          </w:divBdr>
        </w:div>
        <w:div w:id="577906234">
          <w:marLeft w:val="640"/>
          <w:marRight w:val="0"/>
          <w:marTop w:val="0"/>
          <w:marBottom w:val="0"/>
          <w:divBdr>
            <w:top w:val="none" w:sz="0" w:space="0" w:color="auto"/>
            <w:left w:val="none" w:sz="0" w:space="0" w:color="auto"/>
            <w:bottom w:val="none" w:sz="0" w:space="0" w:color="auto"/>
            <w:right w:val="none" w:sz="0" w:space="0" w:color="auto"/>
          </w:divBdr>
        </w:div>
        <w:div w:id="622463156">
          <w:marLeft w:val="640"/>
          <w:marRight w:val="0"/>
          <w:marTop w:val="0"/>
          <w:marBottom w:val="0"/>
          <w:divBdr>
            <w:top w:val="none" w:sz="0" w:space="0" w:color="auto"/>
            <w:left w:val="none" w:sz="0" w:space="0" w:color="auto"/>
            <w:bottom w:val="none" w:sz="0" w:space="0" w:color="auto"/>
            <w:right w:val="none" w:sz="0" w:space="0" w:color="auto"/>
          </w:divBdr>
        </w:div>
        <w:div w:id="631517548">
          <w:marLeft w:val="640"/>
          <w:marRight w:val="0"/>
          <w:marTop w:val="0"/>
          <w:marBottom w:val="0"/>
          <w:divBdr>
            <w:top w:val="none" w:sz="0" w:space="0" w:color="auto"/>
            <w:left w:val="none" w:sz="0" w:space="0" w:color="auto"/>
            <w:bottom w:val="none" w:sz="0" w:space="0" w:color="auto"/>
            <w:right w:val="none" w:sz="0" w:space="0" w:color="auto"/>
          </w:divBdr>
        </w:div>
        <w:div w:id="653608586">
          <w:marLeft w:val="640"/>
          <w:marRight w:val="0"/>
          <w:marTop w:val="0"/>
          <w:marBottom w:val="0"/>
          <w:divBdr>
            <w:top w:val="none" w:sz="0" w:space="0" w:color="auto"/>
            <w:left w:val="none" w:sz="0" w:space="0" w:color="auto"/>
            <w:bottom w:val="none" w:sz="0" w:space="0" w:color="auto"/>
            <w:right w:val="none" w:sz="0" w:space="0" w:color="auto"/>
          </w:divBdr>
        </w:div>
        <w:div w:id="678234949">
          <w:marLeft w:val="640"/>
          <w:marRight w:val="0"/>
          <w:marTop w:val="0"/>
          <w:marBottom w:val="0"/>
          <w:divBdr>
            <w:top w:val="none" w:sz="0" w:space="0" w:color="auto"/>
            <w:left w:val="none" w:sz="0" w:space="0" w:color="auto"/>
            <w:bottom w:val="none" w:sz="0" w:space="0" w:color="auto"/>
            <w:right w:val="none" w:sz="0" w:space="0" w:color="auto"/>
          </w:divBdr>
        </w:div>
        <w:div w:id="717317836">
          <w:marLeft w:val="640"/>
          <w:marRight w:val="0"/>
          <w:marTop w:val="0"/>
          <w:marBottom w:val="0"/>
          <w:divBdr>
            <w:top w:val="none" w:sz="0" w:space="0" w:color="auto"/>
            <w:left w:val="none" w:sz="0" w:space="0" w:color="auto"/>
            <w:bottom w:val="none" w:sz="0" w:space="0" w:color="auto"/>
            <w:right w:val="none" w:sz="0" w:space="0" w:color="auto"/>
          </w:divBdr>
        </w:div>
        <w:div w:id="793257385">
          <w:marLeft w:val="640"/>
          <w:marRight w:val="0"/>
          <w:marTop w:val="0"/>
          <w:marBottom w:val="0"/>
          <w:divBdr>
            <w:top w:val="none" w:sz="0" w:space="0" w:color="auto"/>
            <w:left w:val="none" w:sz="0" w:space="0" w:color="auto"/>
            <w:bottom w:val="none" w:sz="0" w:space="0" w:color="auto"/>
            <w:right w:val="none" w:sz="0" w:space="0" w:color="auto"/>
          </w:divBdr>
        </w:div>
        <w:div w:id="801003724">
          <w:marLeft w:val="640"/>
          <w:marRight w:val="0"/>
          <w:marTop w:val="0"/>
          <w:marBottom w:val="0"/>
          <w:divBdr>
            <w:top w:val="none" w:sz="0" w:space="0" w:color="auto"/>
            <w:left w:val="none" w:sz="0" w:space="0" w:color="auto"/>
            <w:bottom w:val="none" w:sz="0" w:space="0" w:color="auto"/>
            <w:right w:val="none" w:sz="0" w:space="0" w:color="auto"/>
          </w:divBdr>
        </w:div>
        <w:div w:id="860316240">
          <w:marLeft w:val="640"/>
          <w:marRight w:val="0"/>
          <w:marTop w:val="0"/>
          <w:marBottom w:val="0"/>
          <w:divBdr>
            <w:top w:val="none" w:sz="0" w:space="0" w:color="auto"/>
            <w:left w:val="none" w:sz="0" w:space="0" w:color="auto"/>
            <w:bottom w:val="none" w:sz="0" w:space="0" w:color="auto"/>
            <w:right w:val="none" w:sz="0" w:space="0" w:color="auto"/>
          </w:divBdr>
        </w:div>
        <w:div w:id="908463115">
          <w:marLeft w:val="640"/>
          <w:marRight w:val="0"/>
          <w:marTop w:val="0"/>
          <w:marBottom w:val="0"/>
          <w:divBdr>
            <w:top w:val="none" w:sz="0" w:space="0" w:color="auto"/>
            <w:left w:val="none" w:sz="0" w:space="0" w:color="auto"/>
            <w:bottom w:val="none" w:sz="0" w:space="0" w:color="auto"/>
            <w:right w:val="none" w:sz="0" w:space="0" w:color="auto"/>
          </w:divBdr>
        </w:div>
        <w:div w:id="961427281">
          <w:marLeft w:val="640"/>
          <w:marRight w:val="0"/>
          <w:marTop w:val="0"/>
          <w:marBottom w:val="0"/>
          <w:divBdr>
            <w:top w:val="none" w:sz="0" w:space="0" w:color="auto"/>
            <w:left w:val="none" w:sz="0" w:space="0" w:color="auto"/>
            <w:bottom w:val="none" w:sz="0" w:space="0" w:color="auto"/>
            <w:right w:val="none" w:sz="0" w:space="0" w:color="auto"/>
          </w:divBdr>
        </w:div>
        <w:div w:id="1028065844">
          <w:marLeft w:val="640"/>
          <w:marRight w:val="0"/>
          <w:marTop w:val="0"/>
          <w:marBottom w:val="0"/>
          <w:divBdr>
            <w:top w:val="none" w:sz="0" w:space="0" w:color="auto"/>
            <w:left w:val="none" w:sz="0" w:space="0" w:color="auto"/>
            <w:bottom w:val="none" w:sz="0" w:space="0" w:color="auto"/>
            <w:right w:val="none" w:sz="0" w:space="0" w:color="auto"/>
          </w:divBdr>
        </w:div>
        <w:div w:id="1083769161">
          <w:marLeft w:val="640"/>
          <w:marRight w:val="0"/>
          <w:marTop w:val="0"/>
          <w:marBottom w:val="0"/>
          <w:divBdr>
            <w:top w:val="none" w:sz="0" w:space="0" w:color="auto"/>
            <w:left w:val="none" w:sz="0" w:space="0" w:color="auto"/>
            <w:bottom w:val="none" w:sz="0" w:space="0" w:color="auto"/>
            <w:right w:val="none" w:sz="0" w:space="0" w:color="auto"/>
          </w:divBdr>
        </w:div>
        <w:div w:id="1133401237">
          <w:marLeft w:val="640"/>
          <w:marRight w:val="0"/>
          <w:marTop w:val="0"/>
          <w:marBottom w:val="0"/>
          <w:divBdr>
            <w:top w:val="none" w:sz="0" w:space="0" w:color="auto"/>
            <w:left w:val="none" w:sz="0" w:space="0" w:color="auto"/>
            <w:bottom w:val="none" w:sz="0" w:space="0" w:color="auto"/>
            <w:right w:val="none" w:sz="0" w:space="0" w:color="auto"/>
          </w:divBdr>
        </w:div>
        <w:div w:id="1150441952">
          <w:marLeft w:val="640"/>
          <w:marRight w:val="0"/>
          <w:marTop w:val="0"/>
          <w:marBottom w:val="0"/>
          <w:divBdr>
            <w:top w:val="none" w:sz="0" w:space="0" w:color="auto"/>
            <w:left w:val="none" w:sz="0" w:space="0" w:color="auto"/>
            <w:bottom w:val="none" w:sz="0" w:space="0" w:color="auto"/>
            <w:right w:val="none" w:sz="0" w:space="0" w:color="auto"/>
          </w:divBdr>
        </w:div>
        <w:div w:id="1156727385">
          <w:marLeft w:val="640"/>
          <w:marRight w:val="0"/>
          <w:marTop w:val="0"/>
          <w:marBottom w:val="0"/>
          <w:divBdr>
            <w:top w:val="none" w:sz="0" w:space="0" w:color="auto"/>
            <w:left w:val="none" w:sz="0" w:space="0" w:color="auto"/>
            <w:bottom w:val="none" w:sz="0" w:space="0" w:color="auto"/>
            <w:right w:val="none" w:sz="0" w:space="0" w:color="auto"/>
          </w:divBdr>
        </w:div>
        <w:div w:id="1351418958">
          <w:marLeft w:val="640"/>
          <w:marRight w:val="0"/>
          <w:marTop w:val="0"/>
          <w:marBottom w:val="0"/>
          <w:divBdr>
            <w:top w:val="none" w:sz="0" w:space="0" w:color="auto"/>
            <w:left w:val="none" w:sz="0" w:space="0" w:color="auto"/>
            <w:bottom w:val="none" w:sz="0" w:space="0" w:color="auto"/>
            <w:right w:val="none" w:sz="0" w:space="0" w:color="auto"/>
          </w:divBdr>
        </w:div>
        <w:div w:id="1434738376">
          <w:marLeft w:val="640"/>
          <w:marRight w:val="0"/>
          <w:marTop w:val="0"/>
          <w:marBottom w:val="0"/>
          <w:divBdr>
            <w:top w:val="none" w:sz="0" w:space="0" w:color="auto"/>
            <w:left w:val="none" w:sz="0" w:space="0" w:color="auto"/>
            <w:bottom w:val="none" w:sz="0" w:space="0" w:color="auto"/>
            <w:right w:val="none" w:sz="0" w:space="0" w:color="auto"/>
          </w:divBdr>
        </w:div>
        <w:div w:id="1537740137">
          <w:marLeft w:val="640"/>
          <w:marRight w:val="0"/>
          <w:marTop w:val="0"/>
          <w:marBottom w:val="0"/>
          <w:divBdr>
            <w:top w:val="none" w:sz="0" w:space="0" w:color="auto"/>
            <w:left w:val="none" w:sz="0" w:space="0" w:color="auto"/>
            <w:bottom w:val="none" w:sz="0" w:space="0" w:color="auto"/>
            <w:right w:val="none" w:sz="0" w:space="0" w:color="auto"/>
          </w:divBdr>
        </w:div>
        <w:div w:id="1544709982">
          <w:marLeft w:val="640"/>
          <w:marRight w:val="0"/>
          <w:marTop w:val="0"/>
          <w:marBottom w:val="0"/>
          <w:divBdr>
            <w:top w:val="none" w:sz="0" w:space="0" w:color="auto"/>
            <w:left w:val="none" w:sz="0" w:space="0" w:color="auto"/>
            <w:bottom w:val="none" w:sz="0" w:space="0" w:color="auto"/>
            <w:right w:val="none" w:sz="0" w:space="0" w:color="auto"/>
          </w:divBdr>
        </w:div>
        <w:div w:id="1613828231">
          <w:marLeft w:val="640"/>
          <w:marRight w:val="0"/>
          <w:marTop w:val="0"/>
          <w:marBottom w:val="0"/>
          <w:divBdr>
            <w:top w:val="none" w:sz="0" w:space="0" w:color="auto"/>
            <w:left w:val="none" w:sz="0" w:space="0" w:color="auto"/>
            <w:bottom w:val="none" w:sz="0" w:space="0" w:color="auto"/>
            <w:right w:val="none" w:sz="0" w:space="0" w:color="auto"/>
          </w:divBdr>
        </w:div>
        <w:div w:id="1677996615">
          <w:marLeft w:val="640"/>
          <w:marRight w:val="0"/>
          <w:marTop w:val="0"/>
          <w:marBottom w:val="0"/>
          <w:divBdr>
            <w:top w:val="none" w:sz="0" w:space="0" w:color="auto"/>
            <w:left w:val="none" w:sz="0" w:space="0" w:color="auto"/>
            <w:bottom w:val="none" w:sz="0" w:space="0" w:color="auto"/>
            <w:right w:val="none" w:sz="0" w:space="0" w:color="auto"/>
          </w:divBdr>
        </w:div>
        <w:div w:id="1689141614">
          <w:marLeft w:val="640"/>
          <w:marRight w:val="0"/>
          <w:marTop w:val="0"/>
          <w:marBottom w:val="0"/>
          <w:divBdr>
            <w:top w:val="none" w:sz="0" w:space="0" w:color="auto"/>
            <w:left w:val="none" w:sz="0" w:space="0" w:color="auto"/>
            <w:bottom w:val="none" w:sz="0" w:space="0" w:color="auto"/>
            <w:right w:val="none" w:sz="0" w:space="0" w:color="auto"/>
          </w:divBdr>
        </w:div>
        <w:div w:id="1737824186">
          <w:marLeft w:val="640"/>
          <w:marRight w:val="0"/>
          <w:marTop w:val="0"/>
          <w:marBottom w:val="0"/>
          <w:divBdr>
            <w:top w:val="none" w:sz="0" w:space="0" w:color="auto"/>
            <w:left w:val="none" w:sz="0" w:space="0" w:color="auto"/>
            <w:bottom w:val="none" w:sz="0" w:space="0" w:color="auto"/>
            <w:right w:val="none" w:sz="0" w:space="0" w:color="auto"/>
          </w:divBdr>
        </w:div>
        <w:div w:id="1897621023">
          <w:marLeft w:val="640"/>
          <w:marRight w:val="0"/>
          <w:marTop w:val="0"/>
          <w:marBottom w:val="0"/>
          <w:divBdr>
            <w:top w:val="none" w:sz="0" w:space="0" w:color="auto"/>
            <w:left w:val="none" w:sz="0" w:space="0" w:color="auto"/>
            <w:bottom w:val="none" w:sz="0" w:space="0" w:color="auto"/>
            <w:right w:val="none" w:sz="0" w:space="0" w:color="auto"/>
          </w:divBdr>
        </w:div>
        <w:div w:id="1906067179">
          <w:marLeft w:val="640"/>
          <w:marRight w:val="0"/>
          <w:marTop w:val="0"/>
          <w:marBottom w:val="0"/>
          <w:divBdr>
            <w:top w:val="none" w:sz="0" w:space="0" w:color="auto"/>
            <w:left w:val="none" w:sz="0" w:space="0" w:color="auto"/>
            <w:bottom w:val="none" w:sz="0" w:space="0" w:color="auto"/>
            <w:right w:val="none" w:sz="0" w:space="0" w:color="auto"/>
          </w:divBdr>
        </w:div>
        <w:div w:id="1917738423">
          <w:marLeft w:val="640"/>
          <w:marRight w:val="0"/>
          <w:marTop w:val="0"/>
          <w:marBottom w:val="0"/>
          <w:divBdr>
            <w:top w:val="none" w:sz="0" w:space="0" w:color="auto"/>
            <w:left w:val="none" w:sz="0" w:space="0" w:color="auto"/>
            <w:bottom w:val="none" w:sz="0" w:space="0" w:color="auto"/>
            <w:right w:val="none" w:sz="0" w:space="0" w:color="auto"/>
          </w:divBdr>
        </w:div>
        <w:div w:id="1970935973">
          <w:marLeft w:val="640"/>
          <w:marRight w:val="0"/>
          <w:marTop w:val="0"/>
          <w:marBottom w:val="0"/>
          <w:divBdr>
            <w:top w:val="none" w:sz="0" w:space="0" w:color="auto"/>
            <w:left w:val="none" w:sz="0" w:space="0" w:color="auto"/>
            <w:bottom w:val="none" w:sz="0" w:space="0" w:color="auto"/>
            <w:right w:val="none" w:sz="0" w:space="0" w:color="auto"/>
          </w:divBdr>
        </w:div>
        <w:div w:id="1978031037">
          <w:marLeft w:val="640"/>
          <w:marRight w:val="0"/>
          <w:marTop w:val="0"/>
          <w:marBottom w:val="0"/>
          <w:divBdr>
            <w:top w:val="none" w:sz="0" w:space="0" w:color="auto"/>
            <w:left w:val="none" w:sz="0" w:space="0" w:color="auto"/>
            <w:bottom w:val="none" w:sz="0" w:space="0" w:color="auto"/>
            <w:right w:val="none" w:sz="0" w:space="0" w:color="auto"/>
          </w:divBdr>
        </w:div>
        <w:div w:id="1983922666">
          <w:marLeft w:val="640"/>
          <w:marRight w:val="0"/>
          <w:marTop w:val="0"/>
          <w:marBottom w:val="0"/>
          <w:divBdr>
            <w:top w:val="none" w:sz="0" w:space="0" w:color="auto"/>
            <w:left w:val="none" w:sz="0" w:space="0" w:color="auto"/>
            <w:bottom w:val="none" w:sz="0" w:space="0" w:color="auto"/>
            <w:right w:val="none" w:sz="0" w:space="0" w:color="auto"/>
          </w:divBdr>
        </w:div>
        <w:div w:id="2018265759">
          <w:marLeft w:val="640"/>
          <w:marRight w:val="0"/>
          <w:marTop w:val="0"/>
          <w:marBottom w:val="0"/>
          <w:divBdr>
            <w:top w:val="none" w:sz="0" w:space="0" w:color="auto"/>
            <w:left w:val="none" w:sz="0" w:space="0" w:color="auto"/>
            <w:bottom w:val="none" w:sz="0" w:space="0" w:color="auto"/>
            <w:right w:val="none" w:sz="0" w:space="0" w:color="auto"/>
          </w:divBdr>
        </w:div>
        <w:div w:id="2051102836">
          <w:marLeft w:val="640"/>
          <w:marRight w:val="0"/>
          <w:marTop w:val="0"/>
          <w:marBottom w:val="0"/>
          <w:divBdr>
            <w:top w:val="none" w:sz="0" w:space="0" w:color="auto"/>
            <w:left w:val="none" w:sz="0" w:space="0" w:color="auto"/>
            <w:bottom w:val="none" w:sz="0" w:space="0" w:color="auto"/>
            <w:right w:val="none" w:sz="0" w:space="0" w:color="auto"/>
          </w:divBdr>
        </w:div>
        <w:div w:id="2102095348">
          <w:marLeft w:val="640"/>
          <w:marRight w:val="0"/>
          <w:marTop w:val="0"/>
          <w:marBottom w:val="0"/>
          <w:divBdr>
            <w:top w:val="none" w:sz="0" w:space="0" w:color="auto"/>
            <w:left w:val="none" w:sz="0" w:space="0" w:color="auto"/>
            <w:bottom w:val="none" w:sz="0" w:space="0" w:color="auto"/>
            <w:right w:val="none" w:sz="0" w:space="0" w:color="auto"/>
          </w:divBdr>
        </w:div>
        <w:div w:id="2107921692">
          <w:marLeft w:val="640"/>
          <w:marRight w:val="0"/>
          <w:marTop w:val="0"/>
          <w:marBottom w:val="0"/>
          <w:divBdr>
            <w:top w:val="none" w:sz="0" w:space="0" w:color="auto"/>
            <w:left w:val="none" w:sz="0" w:space="0" w:color="auto"/>
            <w:bottom w:val="none" w:sz="0" w:space="0" w:color="auto"/>
            <w:right w:val="none" w:sz="0" w:space="0" w:color="auto"/>
          </w:divBdr>
        </w:div>
      </w:divsChild>
    </w:div>
    <w:div w:id="298726350">
      <w:marLeft w:val="0"/>
      <w:marRight w:val="0"/>
      <w:marTop w:val="0"/>
      <w:marBottom w:val="0"/>
      <w:divBdr>
        <w:top w:val="none" w:sz="0" w:space="0" w:color="auto"/>
        <w:left w:val="none" w:sz="0" w:space="0" w:color="auto"/>
        <w:bottom w:val="none" w:sz="0" w:space="0" w:color="auto"/>
        <w:right w:val="none" w:sz="0" w:space="0" w:color="auto"/>
      </w:divBdr>
    </w:div>
    <w:div w:id="301814930">
      <w:marLeft w:val="0"/>
      <w:marRight w:val="0"/>
      <w:marTop w:val="0"/>
      <w:marBottom w:val="0"/>
      <w:divBdr>
        <w:top w:val="none" w:sz="0" w:space="0" w:color="auto"/>
        <w:left w:val="none" w:sz="0" w:space="0" w:color="auto"/>
        <w:bottom w:val="none" w:sz="0" w:space="0" w:color="auto"/>
        <w:right w:val="none" w:sz="0" w:space="0" w:color="auto"/>
      </w:divBdr>
    </w:div>
    <w:div w:id="305278242">
      <w:bodyDiv w:val="1"/>
      <w:marLeft w:val="0"/>
      <w:marRight w:val="0"/>
      <w:marTop w:val="0"/>
      <w:marBottom w:val="0"/>
      <w:divBdr>
        <w:top w:val="none" w:sz="0" w:space="0" w:color="auto"/>
        <w:left w:val="none" w:sz="0" w:space="0" w:color="auto"/>
        <w:bottom w:val="none" w:sz="0" w:space="0" w:color="auto"/>
        <w:right w:val="none" w:sz="0" w:space="0" w:color="auto"/>
      </w:divBdr>
      <w:divsChild>
        <w:div w:id="113447160">
          <w:marLeft w:val="640"/>
          <w:marRight w:val="0"/>
          <w:marTop w:val="0"/>
          <w:marBottom w:val="0"/>
          <w:divBdr>
            <w:top w:val="none" w:sz="0" w:space="0" w:color="auto"/>
            <w:left w:val="none" w:sz="0" w:space="0" w:color="auto"/>
            <w:bottom w:val="none" w:sz="0" w:space="0" w:color="auto"/>
            <w:right w:val="none" w:sz="0" w:space="0" w:color="auto"/>
          </w:divBdr>
        </w:div>
        <w:div w:id="140541783">
          <w:marLeft w:val="640"/>
          <w:marRight w:val="0"/>
          <w:marTop w:val="0"/>
          <w:marBottom w:val="0"/>
          <w:divBdr>
            <w:top w:val="none" w:sz="0" w:space="0" w:color="auto"/>
            <w:left w:val="none" w:sz="0" w:space="0" w:color="auto"/>
            <w:bottom w:val="none" w:sz="0" w:space="0" w:color="auto"/>
            <w:right w:val="none" w:sz="0" w:space="0" w:color="auto"/>
          </w:divBdr>
        </w:div>
        <w:div w:id="260141119">
          <w:marLeft w:val="640"/>
          <w:marRight w:val="0"/>
          <w:marTop w:val="0"/>
          <w:marBottom w:val="0"/>
          <w:divBdr>
            <w:top w:val="none" w:sz="0" w:space="0" w:color="auto"/>
            <w:left w:val="none" w:sz="0" w:space="0" w:color="auto"/>
            <w:bottom w:val="none" w:sz="0" w:space="0" w:color="auto"/>
            <w:right w:val="none" w:sz="0" w:space="0" w:color="auto"/>
          </w:divBdr>
        </w:div>
        <w:div w:id="310520878">
          <w:marLeft w:val="640"/>
          <w:marRight w:val="0"/>
          <w:marTop w:val="0"/>
          <w:marBottom w:val="0"/>
          <w:divBdr>
            <w:top w:val="none" w:sz="0" w:space="0" w:color="auto"/>
            <w:left w:val="none" w:sz="0" w:space="0" w:color="auto"/>
            <w:bottom w:val="none" w:sz="0" w:space="0" w:color="auto"/>
            <w:right w:val="none" w:sz="0" w:space="0" w:color="auto"/>
          </w:divBdr>
        </w:div>
        <w:div w:id="429400404">
          <w:marLeft w:val="640"/>
          <w:marRight w:val="0"/>
          <w:marTop w:val="0"/>
          <w:marBottom w:val="0"/>
          <w:divBdr>
            <w:top w:val="none" w:sz="0" w:space="0" w:color="auto"/>
            <w:left w:val="none" w:sz="0" w:space="0" w:color="auto"/>
            <w:bottom w:val="none" w:sz="0" w:space="0" w:color="auto"/>
            <w:right w:val="none" w:sz="0" w:space="0" w:color="auto"/>
          </w:divBdr>
        </w:div>
        <w:div w:id="542442389">
          <w:marLeft w:val="640"/>
          <w:marRight w:val="0"/>
          <w:marTop w:val="0"/>
          <w:marBottom w:val="0"/>
          <w:divBdr>
            <w:top w:val="none" w:sz="0" w:space="0" w:color="auto"/>
            <w:left w:val="none" w:sz="0" w:space="0" w:color="auto"/>
            <w:bottom w:val="none" w:sz="0" w:space="0" w:color="auto"/>
            <w:right w:val="none" w:sz="0" w:space="0" w:color="auto"/>
          </w:divBdr>
        </w:div>
        <w:div w:id="638189645">
          <w:marLeft w:val="640"/>
          <w:marRight w:val="0"/>
          <w:marTop w:val="0"/>
          <w:marBottom w:val="0"/>
          <w:divBdr>
            <w:top w:val="none" w:sz="0" w:space="0" w:color="auto"/>
            <w:left w:val="none" w:sz="0" w:space="0" w:color="auto"/>
            <w:bottom w:val="none" w:sz="0" w:space="0" w:color="auto"/>
            <w:right w:val="none" w:sz="0" w:space="0" w:color="auto"/>
          </w:divBdr>
        </w:div>
        <w:div w:id="690378683">
          <w:marLeft w:val="640"/>
          <w:marRight w:val="0"/>
          <w:marTop w:val="0"/>
          <w:marBottom w:val="0"/>
          <w:divBdr>
            <w:top w:val="none" w:sz="0" w:space="0" w:color="auto"/>
            <w:left w:val="none" w:sz="0" w:space="0" w:color="auto"/>
            <w:bottom w:val="none" w:sz="0" w:space="0" w:color="auto"/>
            <w:right w:val="none" w:sz="0" w:space="0" w:color="auto"/>
          </w:divBdr>
        </w:div>
        <w:div w:id="698550473">
          <w:marLeft w:val="640"/>
          <w:marRight w:val="0"/>
          <w:marTop w:val="0"/>
          <w:marBottom w:val="0"/>
          <w:divBdr>
            <w:top w:val="none" w:sz="0" w:space="0" w:color="auto"/>
            <w:left w:val="none" w:sz="0" w:space="0" w:color="auto"/>
            <w:bottom w:val="none" w:sz="0" w:space="0" w:color="auto"/>
            <w:right w:val="none" w:sz="0" w:space="0" w:color="auto"/>
          </w:divBdr>
        </w:div>
        <w:div w:id="824514255">
          <w:marLeft w:val="640"/>
          <w:marRight w:val="0"/>
          <w:marTop w:val="0"/>
          <w:marBottom w:val="0"/>
          <w:divBdr>
            <w:top w:val="none" w:sz="0" w:space="0" w:color="auto"/>
            <w:left w:val="none" w:sz="0" w:space="0" w:color="auto"/>
            <w:bottom w:val="none" w:sz="0" w:space="0" w:color="auto"/>
            <w:right w:val="none" w:sz="0" w:space="0" w:color="auto"/>
          </w:divBdr>
        </w:div>
        <w:div w:id="828324803">
          <w:marLeft w:val="640"/>
          <w:marRight w:val="0"/>
          <w:marTop w:val="0"/>
          <w:marBottom w:val="0"/>
          <w:divBdr>
            <w:top w:val="none" w:sz="0" w:space="0" w:color="auto"/>
            <w:left w:val="none" w:sz="0" w:space="0" w:color="auto"/>
            <w:bottom w:val="none" w:sz="0" w:space="0" w:color="auto"/>
            <w:right w:val="none" w:sz="0" w:space="0" w:color="auto"/>
          </w:divBdr>
        </w:div>
        <w:div w:id="888153519">
          <w:marLeft w:val="640"/>
          <w:marRight w:val="0"/>
          <w:marTop w:val="0"/>
          <w:marBottom w:val="0"/>
          <w:divBdr>
            <w:top w:val="none" w:sz="0" w:space="0" w:color="auto"/>
            <w:left w:val="none" w:sz="0" w:space="0" w:color="auto"/>
            <w:bottom w:val="none" w:sz="0" w:space="0" w:color="auto"/>
            <w:right w:val="none" w:sz="0" w:space="0" w:color="auto"/>
          </w:divBdr>
        </w:div>
        <w:div w:id="1158959115">
          <w:marLeft w:val="640"/>
          <w:marRight w:val="0"/>
          <w:marTop w:val="0"/>
          <w:marBottom w:val="0"/>
          <w:divBdr>
            <w:top w:val="none" w:sz="0" w:space="0" w:color="auto"/>
            <w:left w:val="none" w:sz="0" w:space="0" w:color="auto"/>
            <w:bottom w:val="none" w:sz="0" w:space="0" w:color="auto"/>
            <w:right w:val="none" w:sz="0" w:space="0" w:color="auto"/>
          </w:divBdr>
        </w:div>
        <w:div w:id="1376657896">
          <w:marLeft w:val="640"/>
          <w:marRight w:val="0"/>
          <w:marTop w:val="0"/>
          <w:marBottom w:val="0"/>
          <w:divBdr>
            <w:top w:val="none" w:sz="0" w:space="0" w:color="auto"/>
            <w:left w:val="none" w:sz="0" w:space="0" w:color="auto"/>
            <w:bottom w:val="none" w:sz="0" w:space="0" w:color="auto"/>
            <w:right w:val="none" w:sz="0" w:space="0" w:color="auto"/>
          </w:divBdr>
        </w:div>
        <w:div w:id="1448504392">
          <w:marLeft w:val="640"/>
          <w:marRight w:val="0"/>
          <w:marTop w:val="0"/>
          <w:marBottom w:val="0"/>
          <w:divBdr>
            <w:top w:val="none" w:sz="0" w:space="0" w:color="auto"/>
            <w:left w:val="none" w:sz="0" w:space="0" w:color="auto"/>
            <w:bottom w:val="none" w:sz="0" w:space="0" w:color="auto"/>
            <w:right w:val="none" w:sz="0" w:space="0" w:color="auto"/>
          </w:divBdr>
        </w:div>
        <w:div w:id="1462922682">
          <w:marLeft w:val="640"/>
          <w:marRight w:val="0"/>
          <w:marTop w:val="0"/>
          <w:marBottom w:val="0"/>
          <w:divBdr>
            <w:top w:val="none" w:sz="0" w:space="0" w:color="auto"/>
            <w:left w:val="none" w:sz="0" w:space="0" w:color="auto"/>
            <w:bottom w:val="none" w:sz="0" w:space="0" w:color="auto"/>
            <w:right w:val="none" w:sz="0" w:space="0" w:color="auto"/>
          </w:divBdr>
        </w:div>
        <w:div w:id="1518229561">
          <w:marLeft w:val="640"/>
          <w:marRight w:val="0"/>
          <w:marTop w:val="0"/>
          <w:marBottom w:val="0"/>
          <w:divBdr>
            <w:top w:val="none" w:sz="0" w:space="0" w:color="auto"/>
            <w:left w:val="none" w:sz="0" w:space="0" w:color="auto"/>
            <w:bottom w:val="none" w:sz="0" w:space="0" w:color="auto"/>
            <w:right w:val="none" w:sz="0" w:space="0" w:color="auto"/>
          </w:divBdr>
        </w:div>
        <w:div w:id="1670405465">
          <w:marLeft w:val="640"/>
          <w:marRight w:val="0"/>
          <w:marTop w:val="0"/>
          <w:marBottom w:val="0"/>
          <w:divBdr>
            <w:top w:val="none" w:sz="0" w:space="0" w:color="auto"/>
            <w:left w:val="none" w:sz="0" w:space="0" w:color="auto"/>
            <w:bottom w:val="none" w:sz="0" w:space="0" w:color="auto"/>
            <w:right w:val="none" w:sz="0" w:space="0" w:color="auto"/>
          </w:divBdr>
        </w:div>
        <w:div w:id="1879471363">
          <w:marLeft w:val="640"/>
          <w:marRight w:val="0"/>
          <w:marTop w:val="0"/>
          <w:marBottom w:val="0"/>
          <w:divBdr>
            <w:top w:val="none" w:sz="0" w:space="0" w:color="auto"/>
            <w:left w:val="none" w:sz="0" w:space="0" w:color="auto"/>
            <w:bottom w:val="none" w:sz="0" w:space="0" w:color="auto"/>
            <w:right w:val="none" w:sz="0" w:space="0" w:color="auto"/>
          </w:divBdr>
        </w:div>
        <w:div w:id="1977371094">
          <w:marLeft w:val="640"/>
          <w:marRight w:val="0"/>
          <w:marTop w:val="0"/>
          <w:marBottom w:val="0"/>
          <w:divBdr>
            <w:top w:val="none" w:sz="0" w:space="0" w:color="auto"/>
            <w:left w:val="none" w:sz="0" w:space="0" w:color="auto"/>
            <w:bottom w:val="none" w:sz="0" w:space="0" w:color="auto"/>
            <w:right w:val="none" w:sz="0" w:space="0" w:color="auto"/>
          </w:divBdr>
        </w:div>
        <w:div w:id="2001276164">
          <w:marLeft w:val="640"/>
          <w:marRight w:val="0"/>
          <w:marTop w:val="0"/>
          <w:marBottom w:val="0"/>
          <w:divBdr>
            <w:top w:val="none" w:sz="0" w:space="0" w:color="auto"/>
            <w:left w:val="none" w:sz="0" w:space="0" w:color="auto"/>
            <w:bottom w:val="none" w:sz="0" w:space="0" w:color="auto"/>
            <w:right w:val="none" w:sz="0" w:space="0" w:color="auto"/>
          </w:divBdr>
        </w:div>
      </w:divsChild>
    </w:div>
    <w:div w:id="307521018">
      <w:bodyDiv w:val="1"/>
      <w:marLeft w:val="0"/>
      <w:marRight w:val="0"/>
      <w:marTop w:val="0"/>
      <w:marBottom w:val="0"/>
      <w:divBdr>
        <w:top w:val="none" w:sz="0" w:space="0" w:color="auto"/>
        <w:left w:val="none" w:sz="0" w:space="0" w:color="auto"/>
        <w:bottom w:val="none" w:sz="0" w:space="0" w:color="auto"/>
        <w:right w:val="none" w:sz="0" w:space="0" w:color="auto"/>
      </w:divBdr>
      <w:divsChild>
        <w:div w:id="875777878">
          <w:marLeft w:val="640"/>
          <w:marRight w:val="0"/>
          <w:marTop w:val="0"/>
          <w:marBottom w:val="0"/>
          <w:divBdr>
            <w:top w:val="none" w:sz="0" w:space="0" w:color="auto"/>
            <w:left w:val="none" w:sz="0" w:space="0" w:color="auto"/>
            <w:bottom w:val="none" w:sz="0" w:space="0" w:color="auto"/>
            <w:right w:val="none" w:sz="0" w:space="0" w:color="auto"/>
          </w:divBdr>
        </w:div>
        <w:div w:id="1370253787">
          <w:marLeft w:val="640"/>
          <w:marRight w:val="0"/>
          <w:marTop w:val="0"/>
          <w:marBottom w:val="0"/>
          <w:divBdr>
            <w:top w:val="none" w:sz="0" w:space="0" w:color="auto"/>
            <w:left w:val="none" w:sz="0" w:space="0" w:color="auto"/>
            <w:bottom w:val="none" w:sz="0" w:space="0" w:color="auto"/>
            <w:right w:val="none" w:sz="0" w:space="0" w:color="auto"/>
          </w:divBdr>
        </w:div>
        <w:div w:id="202865559">
          <w:marLeft w:val="640"/>
          <w:marRight w:val="0"/>
          <w:marTop w:val="0"/>
          <w:marBottom w:val="0"/>
          <w:divBdr>
            <w:top w:val="none" w:sz="0" w:space="0" w:color="auto"/>
            <w:left w:val="none" w:sz="0" w:space="0" w:color="auto"/>
            <w:bottom w:val="none" w:sz="0" w:space="0" w:color="auto"/>
            <w:right w:val="none" w:sz="0" w:space="0" w:color="auto"/>
          </w:divBdr>
        </w:div>
        <w:div w:id="1976519012">
          <w:marLeft w:val="640"/>
          <w:marRight w:val="0"/>
          <w:marTop w:val="0"/>
          <w:marBottom w:val="0"/>
          <w:divBdr>
            <w:top w:val="none" w:sz="0" w:space="0" w:color="auto"/>
            <w:left w:val="none" w:sz="0" w:space="0" w:color="auto"/>
            <w:bottom w:val="none" w:sz="0" w:space="0" w:color="auto"/>
            <w:right w:val="none" w:sz="0" w:space="0" w:color="auto"/>
          </w:divBdr>
        </w:div>
        <w:div w:id="1864905783">
          <w:marLeft w:val="640"/>
          <w:marRight w:val="0"/>
          <w:marTop w:val="0"/>
          <w:marBottom w:val="0"/>
          <w:divBdr>
            <w:top w:val="none" w:sz="0" w:space="0" w:color="auto"/>
            <w:left w:val="none" w:sz="0" w:space="0" w:color="auto"/>
            <w:bottom w:val="none" w:sz="0" w:space="0" w:color="auto"/>
            <w:right w:val="none" w:sz="0" w:space="0" w:color="auto"/>
          </w:divBdr>
        </w:div>
        <w:div w:id="1700352281">
          <w:marLeft w:val="640"/>
          <w:marRight w:val="0"/>
          <w:marTop w:val="0"/>
          <w:marBottom w:val="0"/>
          <w:divBdr>
            <w:top w:val="none" w:sz="0" w:space="0" w:color="auto"/>
            <w:left w:val="none" w:sz="0" w:space="0" w:color="auto"/>
            <w:bottom w:val="none" w:sz="0" w:space="0" w:color="auto"/>
            <w:right w:val="none" w:sz="0" w:space="0" w:color="auto"/>
          </w:divBdr>
        </w:div>
        <w:div w:id="1608808150">
          <w:marLeft w:val="640"/>
          <w:marRight w:val="0"/>
          <w:marTop w:val="0"/>
          <w:marBottom w:val="0"/>
          <w:divBdr>
            <w:top w:val="none" w:sz="0" w:space="0" w:color="auto"/>
            <w:left w:val="none" w:sz="0" w:space="0" w:color="auto"/>
            <w:bottom w:val="none" w:sz="0" w:space="0" w:color="auto"/>
            <w:right w:val="none" w:sz="0" w:space="0" w:color="auto"/>
          </w:divBdr>
        </w:div>
        <w:div w:id="1467115452">
          <w:marLeft w:val="640"/>
          <w:marRight w:val="0"/>
          <w:marTop w:val="0"/>
          <w:marBottom w:val="0"/>
          <w:divBdr>
            <w:top w:val="none" w:sz="0" w:space="0" w:color="auto"/>
            <w:left w:val="none" w:sz="0" w:space="0" w:color="auto"/>
            <w:bottom w:val="none" w:sz="0" w:space="0" w:color="auto"/>
            <w:right w:val="none" w:sz="0" w:space="0" w:color="auto"/>
          </w:divBdr>
        </w:div>
        <w:div w:id="599722467">
          <w:marLeft w:val="640"/>
          <w:marRight w:val="0"/>
          <w:marTop w:val="0"/>
          <w:marBottom w:val="0"/>
          <w:divBdr>
            <w:top w:val="none" w:sz="0" w:space="0" w:color="auto"/>
            <w:left w:val="none" w:sz="0" w:space="0" w:color="auto"/>
            <w:bottom w:val="none" w:sz="0" w:space="0" w:color="auto"/>
            <w:right w:val="none" w:sz="0" w:space="0" w:color="auto"/>
          </w:divBdr>
        </w:div>
        <w:div w:id="2130512024">
          <w:marLeft w:val="640"/>
          <w:marRight w:val="0"/>
          <w:marTop w:val="0"/>
          <w:marBottom w:val="0"/>
          <w:divBdr>
            <w:top w:val="none" w:sz="0" w:space="0" w:color="auto"/>
            <w:left w:val="none" w:sz="0" w:space="0" w:color="auto"/>
            <w:bottom w:val="none" w:sz="0" w:space="0" w:color="auto"/>
            <w:right w:val="none" w:sz="0" w:space="0" w:color="auto"/>
          </w:divBdr>
        </w:div>
        <w:div w:id="373776637">
          <w:marLeft w:val="640"/>
          <w:marRight w:val="0"/>
          <w:marTop w:val="0"/>
          <w:marBottom w:val="0"/>
          <w:divBdr>
            <w:top w:val="none" w:sz="0" w:space="0" w:color="auto"/>
            <w:left w:val="none" w:sz="0" w:space="0" w:color="auto"/>
            <w:bottom w:val="none" w:sz="0" w:space="0" w:color="auto"/>
            <w:right w:val="none" w:sz="0" w:space="0" w:color="auto"/>
          </w:divBdr>
        </w:div>
        <w:div w:id="2067944916">
          <w:marLeft w:val="640"/>
          <w:marRight w:val="0"/>
          <w:marTop w:val="0"/>
          <w:marBottom w:val="0"/>
          <w:divBdr>
            <w:top w:val="none" w:sz="0" w:space="0" w:color="auto"/>
            <w:left w:val="none" w:sz="0" w:space="0" w:color="auto"/>
            <w:bottom w:val="none" w:sz="0" w:space="0" w:color="auto"/>
            <w:right w:val="none" w:sz="0" w:space="0" w:color="auto"/>
          </w:divBdr>
        </w:div>
        <w:div w:id="1726367932">
          <w:marLeft w:val="640"/>
          <w:marRight w:val="0"/>
          <w:marTop w:val="0"/>
          <w:marBottom w:val="0"/>
          <w:divBdr>
            <w:top w:val="none" w:sz="0" w:space="0" w:color="auto"/>
            <w:left w:val="none" w:sz="0" w:space="0" w:color="auto"/>
            <w:bottom w:val="none" w:sz="0" w:space="0" w:color="auto"/>
            <w:right w:val="none" w:sz="0" w:space="0" w:color="auto"/>
          </w:divBdr>
        </w:div>
        <w:div w:id="750078208">
          <w:marLeft w:val="640"/>
          <w:marRight w:val="0"/>
          <w:marTop w:val="0"/>
          <w:marBottom w:val="0"/>
          <w:divBdr>
            <w:top w:val="none" w:sz="0" w:space="0" w:color="auto"/>
            <w:left w:val="none" w:sz="0" w:space="0" w:color="auto"/>
            <w:bottom w:val="none" w:sz="0" w:space="0" w:color="auto"/>
            <w:right w:val="none" w:sz="0" w:space="0" w:color="auto"/>
          </w:divBdr>
        </w:div>
        <w:div w:id="126515377">
          <w:marLeft w:val="640"/>
          <w:marRight w:val="0"/>
          <w:marTop w:val="0"/>
          <w:marBottom w:val="0"/>
          <w:divBdr>
            <w:top w:val="none" w:sz="0" w:space="0" w:color="auto"/>
            <w:left w:val="none" w:sz="0" w:space="0" w:color="auto"/>
            <w:bottom w:val="none" w:sz="0" w:space="0" w:color="auto"/>
            <w:right w:val="none" w:sz="0" w:space="0" w:color="auto"/>
          </w:divBdr>
        </w:div>
        <w:div w:id="1895071315">
          <w:marLeft w:val="640"/>
          <w:marRight w:val="0"/>
          <w:marTop w:val="0"/>
          <w:marBottom w:val="0"/>
          <w:divBdr>
            <w:top w:val="none" w:sz="0" w:space="0" w:color="auto"/>
            <w:left w:val="none" w:sz="0" w:space="0" w:color="auto"/>
            <w:bottom w:val="none" w:sz="0" w:space="0" w:color="auto"/>
            <w:right w:val="none" w:sz="0" w:space="0" w:color="auto"/>
          </w:divBdr>
        </w:div>
        <w:div w:id="770011408">
          <w:marLeft w:val="640"/>
          <w:marRight w:val="0"/>
          <w:marTop w:val="0"/>
          <w:marBottom w:val="0"/>
          <w:divBdr>
            <w:top w:val="none" w:sz="0" w:space="0" w:color="auto"/>
            <w:left w:val="none" w:sz="0" w:space="0" w:color="auto"/>
            <w:bottom w:val="none" w:sz="0" w:space="0" w:color="auto"/>
            <w:right w:val="none" w:sz="0" w:space="0" w:color="auto"/>
          </w:divBdr>
        </w:div>
        <w:div w:id="1728215365">
          <w:marLeft w:val="640"/>
          <w:marRight w:val="0"/>
          <w:marTop w:val="0"/>
          <w:marBottom w:val="0"/>
          <w:divBdr>
            <w:top w:val="none" w:sz="0" w:space="0" w:color="auto"/>
            <w:left w:val="none" w:sz="0" w:space="0" w:color="auto"/>
            <w:bottom w:val="none" w:sz="0" w:space="0" w:color="auto"/>
            <w:right w:val="none" w:sz="0" w:space="0" w:color="auto"/>
          </w:divBdr>
        </w:div>
        <w:div w:id="720978417">
          <w:marLeft w:val="640"/>
          <w:marRight w:val="0"/>
          <w:marTop w:val="0"/>
          <w:marBottom w:val="0"/>
          <w:divBdr>
            <w:top w:val="none" w:sz="0" w:space="0" w:color="auto"/>
            <w:left w:val="none" w:sz="0" w:space="0" w:color="auto"/>
            <w:bottom w:val="none" w:sz="0" w:space="0" w:color="auto"/>
            <w:right w:val="none" w:sz="0" w:space="0" w:color="auto"/>
          </w:divBdr>
        </w:div>
        <w:div w:id="896815220">
          <w:marLeft w:val="640"/>
          <w:marRight w:val="0"/>
          <w:marTop w:val="0"/>
          <w:marBottom w:val="0"/>
          <w:divBdr>
            <w:top w:val="none" w:sz="0" w:space="0" w:color="auto"/>
            <w:left w:val="none" w:sz="0" w:space="0" w:color="auto"/>
            <w:bottom w:val="none" w:sz="0" w:space="0" w:color="auto"/>
            <w:right w:val="none" w:sz="0" w:space="0" w:color="auto"/>
          </w:divBdr>
        </w:div>
        <w:div w:id="960115127">
          <w:marLeft w:val="640"/>
          <w:marRight w:val="0"/>
          <w:marTop w:val="0"/>
          <w:marBottom w:val="0"/>
          <w:divBdr>
            <w:top w:val="none" w:sz="0" w:space="0" w:color="auto"/>
            <w:left w:val="none" w:sz="0" w:space="0" w:color="auto"/>
            <w:bottom w:val="none" w:sz="0" w:space="0" w:color="auto"/>
            <w:right w:val="none" w:sz="0" w:space="0" w:color="auto"/>
          </w:divBdr>
        </w:div>
        <w:div w:id="320306587">
          <w:marLeft w:val="640"/>
          <w:marRight w:val="0"/>
          <w:marTop w:val="0"/>
          <w:marBottom w:val="0"/>
          <w:divBdr>
            <w:top w:val="none" w:sz="0" w:space="0" w:color="auto"/>
            <w:left w:val="none" w:sz="0" w:space="0" w:color="auto"/>
            <w:bottom w:val="none" w:sz="0" w:space="0" w:color="auto"/>
            <w:right w:val="none" w:sz="0" w:space="0" w:color="auto"/>
          </w:divBdr>
        </w:div>
        <w:div w:id="1370492483">
          <w:marLeft w:val="640"/>
          <w:marRight w:val="0"/>
          <w:marTop w:val="0"/>
          <w:marBottom w:val="0"/>
          <w:divBdr>
            <w:top w:val="none" w:sz="0" w:space="0" w:color="auto"/>
            <w:left w:val="none" w:sz="0" w:space="0" w:color="auto"/>
            <w:bottom w:val="none" w:sz="0" w:space="0" w:color="auto"/>
            <w:right w:val="none" w:sz="0" w:space="0" w:color="auto"/>
          </w:divBdr>
        </w:div>
        <w:div w:id="1995793309">
          <w:marLeft w:val="640"/>
          <w:marRight w:val="0"/>
          <w:marTop w:val="0"/>
          <w:marBottom w:val="0"/>
          <w:divBdr>
            <w:top w:val="none" w:sz="0" w:space="0" w:color="auto"/>
            <w:left w:val="none" w:sz="0" w:space="0" w:color="auto"/>
            <w:bottom w:val="none" w:sz="0" w:space="0" w:color="auto"/>
            <w:right w:val="none" w:sz="0" w:space="0" w:color="auto"/>
          </w:divBdr>
        </w:div>
        <w:div w:id="507452951">
          <w:marLeft w:val="640"/>
          <w:marRight w:val="0"/>
          <w:marTop w:val="0"/>
          <w:marBottom w:val="0"/>
          <w:divBdr>
            <w:top w:val="none" w:sz="0" w:space="0" w:color="auto"/>
            <w:left w:val="none" w:sz="0" w:space="0" w:color="auto"/>
            <w:bottom w:val="none" w:sz="0" w:space="0" w:color="auto"/>
            <w:right w:val="none" w:sz="0" w:space="0" w:color="auto"/>
          </w:divBdr>
        </w:div>
        <w:div w:id="191963076">
          <w:marLeft w:val="640"/>
          <w:marRight w:val="0"/>
          <w:marTop w:val="0"/>
          <w:marBottom w:val="0"/>
          <w:divBdr>
            <w:top w:val="none" w:sz="0" w:space="0" w:color="auto"/>
            <w:left w:val="none" w:sz="0" w:space="0" w:color="auto"/>
            <w:bottom w:val="none" w:sz="0" w:space="0" w:color="auto"/>
            <w:right w:val="none" w:sz="0" w:space="0" w:color="auto"/>
          </w:divBdr>
        </w:div>
        <w:div w:id="370110902">
          <w:marLeft w:val="640"/>
          <w:marRight w:val="0"/>
          <w:marTop w:val="0"/>
          <w:marBottom w:val="0"/>
          <w:divBdr>
            <w:top w:val="none" w:sz="0" w:space="0" w:color="auto"/>
            <w:left w:val="none" w:sz="0" w:space="0" w:color="auto"/>
            <w:bottom w:val="none" w:sz="0" w:space="0" w:color="auto"/>
            <w:right w:val="none" w:sz="0" w:space="0" w:color="auto"/>
          </w:divBdr>
        </w:div>
        <w:div w:id="1789469995">
          <w:marLeft w:val="640"/>
          <w:marRight w:val="0"/>
          <w:marTop w:val="0"/>
          <w:marBottom w:val="0"/>
          <w:divBdr>
            <w:top w:val="none" w:sz="0" w:space="0" w:color="auto"/>
            <w:left w:val="none" w:sz="0" w:space="0" w:color="auto"/>
            <w:bottom w:val="none" w:sz="0" w:space="0" w:color="auto"/>
            <w:right w:val="none" w:sz="0" w:space="0" w:color="auto"/>
          </w:divBdr>
        </w:div>
        <w:div w:id="1251503725">
          <w:marLeft w:val="640"/>
          <w:marRight w:val="0"/>
          <w:marTop w:val="0"/>
          <w:marBottom w:val="0"/>
          <w:divBdr>
            <w:top w:val="none" w:sz="0" w:space="0" w:color="auto"/>
            <w:left w:val="none" w:sz="0" w:space="0" w:color="auto"/>
            <w:bottom w:val="none" w:sz="0" w:space="0" w:color="auto"/>
            <w:right w:val="none" w:sz="0" w:space="0" w:color="auto"/>
          </w:divBdr>
        </w:div>
        <w:div w:id="1126850245">
          <w:marLeft w:val="640"/>
          <w:marRight w:val="0"/>
          <w:marTop w:val="0"/>
          <w:marBottom w:val="0"/>
          <w:divBdr>
            <w:top w:val="none" w:sz="0" w:space="0" w:color="auto"/>
            <w:left w:val="none" w:sz="0" w:space="0" w:color="auto"/>
            <w:bottom w:val="none" w:sz="0" w:space="0" w:color="auto"/>
            <w:right w:val="none" w:sz="0" w:space="0" w:color="auto"/>
          </w:divBdr>
        </w:div>
        <w:div w:id="160704516">
          <w:marLeft w:val="640"/>
          <w:marRight w:val="0"/>
          <w:marTop w:val="0"/>
          <w:marBottom w:val="0"/>
          <w:divBdr>
            <w:top w:val="none" w:sz="0" w:space="0" w:color="auto"/>
            <w:left w:val="none" w:sz="0" w:space="0" w:color="auto"/>
            <w:bottom w:val="none" w:sz="0" w:space="0" w:color="auto"/>
            <w:right w:val="none" w:sz="0" w:space="0" w:color="auto"/>
          </w:divBdr>
        </w:div>
        <w:div w:id="1711568588">
          <w:marLeft w:val="640"/>
          <w:marRight w:val="0"/>
          <w:marTop w:val="0"/>
          <w:marBottom w:val="0"/>
          <w:divBdr>
            <w:top w:val="none" w:sz="0" w:space="0" w:color="auto"/>
            <w:left w:val="none" w:sz="0" w:space="0" w:color="auto"/>
            <w:bottom w:val="none" w:sz="0" w:space="0" w:color="auto"/>
            <w:right w:val="none" w:sz="0" w:space="0" w:color="auto"/>
          </w:divBdr>
        </w:div>
        <w:div w:id="465781765">
          <w:marLeft w:val="640"/>
          <w:marRight w:val="0"/>
          <w:marTop w:val="0"/>
          <w:marBottom w:val="0"/>
          <w:divBdr>
            <w:top w:val="none" w:sz="0" w:space="0" w:color="auto"/>
            <w:left w:val="none" w:sz="0" w:space="0" w:color="auto"/>
            <w:bottom w:val="none" w:sz="0" w:space="0" w:color="auto"/>
            <w:right w:val="none" w:sz="0" w:space="0" w:color="auto"/>
          </w:divBdr>
        </w:div>
        <w:div w:id="566917133">
          <w:marLeft w:val="640"/>
          <w:marRight w:val="0"/>
          <w:marTop w:val="0"/>
          <w:marBottom w:val="0"/>
          <w:divBdr>
            <w:top w:val="none" w:sz="0" w:space="0" w:color="auto"/>
            <w:left w:val="none" w:sz="0" w:space="0" w:color="auto"/>
            <w:bottom w:val="none" w:sz="0" w:space="0" w:color="auto"/>
            <w:right w:val="none" w:sz="0" w:space="0" w:color="auto"/>
          </w:divBdr>
        </w:div>
        <w:div w:id="1782144514">
          <w:marLeft w:val="640"/>
          <w:marRight w:val="0"/>
          <w:marTop w:val="0"/>
          <w:marBottom w:val="0"/>
          <w:divBdr>
            <w:top w:val="none" w:sz="0" w:space="0" w:color="auto"/>
            <w:left w:val="none" w:sz="0" w:space="0" w:color="auto"/>
            <w:bottom w:val="none" w:sz="0" w:space="0" w:color="auto"/>
            <w:right w:val="none" w:sz="0" w:space="0" w:color="auto"/>
          </w:divBdr>
        </w:div>
        <w:div w:id="1866556603">
          <w:marLeft w:val="640"/>
          <w:marRight w:val="0"/>
          <w:marTop w:val="0"/>
          <w:marBottom w:val="0"/>
          <w:divBdr>
            <w:top w:val="none" w:sz="0" w:space="0" w:color="auto"/>
            <w:left w:val="none" w:sz="0" w:space="0" w:color="auto"/>
            <w:bottom w:val="none" w:sz="0" w:space="0" w:color="auto"/>
            <w:right w:val="none" w:sz="0" w:space="0" w:color="auto"/>
          </w:divBdr>
        </w:div>
        <w:div w:id="351305077">
          <w:marLeft w:val="640"/>
          <w:marRight w:val="0"/>
          <w:marTop w:val="0"/>
          <w:marBottom w:val="0"/>
          <w:divBdr>
            <w:top w:val="none" w:sz="0" w:space="0" w:color="auto"/>
            <w:left w:val="none" w:sz="0" w:space="0" w:color="auto"/>
            <w:bottom w:val="none" w:sz="0" w:space="0" w:color="auto"/>
            <w:right w:val="none" w:sz="0" w:space="0" w:color="auto"/>
          </w:divBdr>
        </w:div>
        <w:div w:id="1604146694">
          <w:marLeft w:val="640"/>
          <w:marRight w:val="0"/>
          <w:marTop w:val="0"/>
          <w:marBottom w:val="0"/>
          <w:divBdr>
            <w:top w:val="none" w:sz="0" w:space="0" w:color="auto"/>
            <w:left w:val="none" w:sz="0" w:space="0" w:color="auto"/>
            <w:bottom w:val="none" w:sz="0" w:space="0" w:color="auto"/>
            <w:right w:val="none" w:sz="0" w:space="0" w:color="auto"/>
          </w:divBdr>
        </w:div>
        <w:div w:id="184178737">
          <w:marLeft w:val="640"/>
          <w:marRight w:val="0"/>
          <w:marTop w:val="0"/>
          <w:marBottom w:val="0"/>
          <w:divBdr>
            <w:top w:val="none" w:sz="0" w:space="0" w:color="auto"/>
            <w:left w:val="none" w:sz="0" w:space="0" w:color="auto"/>
            <w:bottom w:val="none" w:sz="0" w:space="0" w:color="auto"/>
            <w:right w:val="none" w:sz="0" w:space="0" w:color="auto"/>
          </w:divBdr>
        </w:div>
        <w:div w:id="1371496322">
          <w:marLeft w:val="640"/>
          <w:marRight w:val="0"/>
          <w:marTop w:val="0"/>
          <w:marBottom w:val="0"/>
          <w:divBdr>
            <w:top w:val="none" w:sz="0" w:space="0" w:color="auto"/>
            <w:left w:val="none" w:sz="0" w:space="0" w:color="auto"/>
            <w:bottom w:val="none" w:sz="0" w:space="0" w:color="auto"/>
            <w:right w:val="none" w:sz="0" w:space="0" w:color="auto"/>
          </w:divBdr>
        </w:div>
        <w:div w:id="1541818663">
          <w:marLeft w:val="640"/>
          <w:marRight w:val="0"/>
          <w:marTop w:val="0"/>
          <w:marBottom w:val="0"/>
          <w:divBdr>
            <w:top w:val="none" w:sz="0" w:space="0" w:color="auto"/>
            <w:left w:val="none" w:sz="0" w:space="0" w:color="auto"/>
            <w:bottom w:val="none" w:sz="0" w:space="0" w:color="auto"/>
            <w:right w:val="none" w:sz="0" w:space="0" w:color="auto"/>
          </w:divBdr>
        </w:div>
        <w:div w:id="1374575347">
          <w:marLeft w:val="640"/>
          <w:marRight w:val="0"/>
          <w:marTop w:val="0"/>
          <w:marBottom w:val="0"/>
          <w:divBdr>
            <w:top w:val="none" w:sz="0" w:space="0" w:color="auto"/>
            <w:left w:val="none" w:sz="0" w:space="0" w:color="auto"/>
            <w:bottom w:val="none" w:sz="0" w:space="0" w:color="auto"/>
            <w:right w:val="none" w:sz="0" w:space="0" w:color="auto"/>
          </w:divBdr>
        </w:div>
        <w:div w:id="1651396634">
          <w:marLeft w:val="640"/>
          <w:marRight w:val="0"/>
          <w:marTop w:val="0"/>
          <w:marBottom w:val="0"/>
          <w:divBdr>
            <w:top w:val="none" w:sz="0" w:space="0" w:color="auto"/>
            <w:left w:val="none" w:sz="0" w:space="0" w:color="auto"/>
            <w:bottom w:val="none" w:sz="0" w:space="0" w:color="auto"/>
            <w:right w:val="none" w:sz="0" w:space="0" w:color="auto"/>
          </w:divBdr>
        </w:div>
        <w:div w:id="1699617841">
          <w:marLeft w:val="640"/>
          <w:marRight w:val="0"/>
          <w:marTop w:val="0"/>
          <w:marBottom w:val="0"/>
          <w:divBdr>
            <w:top w:val="none" w:sz="0" w:space="0" w:color="auto"/>
            <w:left w:val="none" w:sz="0" w:space="0" w:color="auto"/>
            <w:bottom w:val="none" w:sz="0" w:space="0" w:color="auto"/>
            <w:right w:val="none" w:sz="0" w:space="0" w:color="auto"/>
          </w:divBdr>
        </w:div>
        <w:div w:id="1465079315">
          <w:marLeft w:val="640"/>
          <w:marRight w:val="0"/>
          <w:marTop w:val="0"/>
          <w:marBottom w:val="0"/>
          <w:divBdr>
            <w:top w:val="none" w:sz="0" w:space="0" w:color="auto"/>
            <w:left w:val="none" w:sz="0" w:space="0" w:color="auto"/>
            <w:bottom w:val="none" w:sz="0" w:space="0" w:color="auto"/>
            <w:right w:val="none" w:sz="0" w:space="0" w:color="auto"/>
          </w:divBdr>
        </w:div>
        <w:div w:id="1028144651">
          <w:marLeft w:val="640"/>
          <w:marRight w:val="0"/>
          <w:marTop w:val="0"/>
          <w:marBottom w:val="0"/>
          <w:divBdr>
            <w:top w:val="none" w:sz="0" w:space="0" w:color="auto"/>
            <w:left w:val="none" w:sz="0" w:space="0" w:color="auto"/>
            <w:bottom w:val="none" w:sz="0" w:space="0" w:color="auto"/>
            <w:right w:val="none" w:sz="0" w:space="0" w:color="auto"/>
          </w:divBdr>
        </w:div>
        <w:div w:id="1729650549">
          <w:marLeft w:val="640"/>
          <w:marRight w:val="0"/>
          <w:marTop w:val="0"/>
          <w:marBottom w:val="0"/>
          <w:divBdr>
            <w:top w:val="none" w:sz="0" w:space="0" w:color="auto"/>
            <w:left w:val="none" w:sz="0" w:space="0" w:color="auto"/>
            <w:bottom w:val="none" w:sz="0" w:space="0" w:color="auto"/>
            <w:right w:val="none" w:sz="0" w:space="0" w:color="auto"/>
          </w:divBdr>
        </w:div>
        <w:div w:id="1151600513">
          <w:marLeft w:val="640"/>
          <w:marRight w:val="0"/>
          <w:marTop w:val="0"/>
          <w:marBottom w:val="0"/>
          <w:divBdr>
            <w:top w:val="none" w:sz="0" w:space="0" w:color="auto"/>
            <w:left w:val="none" w:sz="0" w:space="0" w:color="auto"/>
            <w:bottom w:val="none" w:sz="0" w:space="0" w:color="auto"/>
            <w:right w:val="none" w:sz="0" w:space="0" w:color="auto"/>
          </w:divBdr>
        </w:div>
        <w:div w:id="316686263">
          <w:marLeft w:val="640"/>
          <w:marRight w:val="0"/>
          <w:marTop w:val="0"/>
          <w:marBottom w:val="0"/>
          <w:divBdr>
            <w:top w:val="none" w:sz="0" w:space="0" w:color="auto"/>
            <w:left w:val="none" w:sz="0" w:space="0" w:color="auto"/>
            <w:bottom w:val="none" w:sz="0" w:space="0" w:color="auto"/>
            <w:right w:val="none" w:sz="0" w:space="0" w:color="auto"/>
          </w:divBdr>
        </w:div>
        <w:div w:id="483356404">
          <w:marLeft w:val="640"/>
          <w:marRight w:val="0"/>
          <w:marTop w:val="0"/>
          <w:marBottom w:val="0"/>
          <w:divBdr>
            <w:top w:val="none" w:sz="0" w:space="0" w:color="auto"/>
            <w:left w:val="none" w:sz="0" w:space="0" w:color="auto"/>
            <w:bottom w:val="none" w:sz="0" w:space="0" w:color="auto"/>
            <w:right w:val="none" w:sz="0" w:space="0" w:color="auto"/>
          </w:divBdr>
        </w:div>
      </w:divsChild>
    </w:div>
    <w:div w:id="313989084">
      <w:marLeft w:val="0"/>
      <w:marRight w:val="0"/>
      <w:marTop w:val="0"/>
      <w:marBottom w:val="0"/>
      <w:divBdr>
        <w:top w:val="none" w:sz="0" w:space="0" w:color="auto"/>
        <w:left w:val="none" w:sz="0" w:space="0" w:color="auto"/>
        <w:bottom w:val="none" w:sz="0" w:space="0" w:color="auto"/>
        <w:right w:val="none" w:sz="0" w:space="0" w:color="auto"/>
      </w:divBdr>
    </w:div>
    <w:div w:id="315111122">
      <w:bodyDiv w:val="1"/>
      <w:marLeft w:val="0"/>
      <w:marRight w:val="0"/>
      <w:marTop w:val="0"/>
      <w:marBottom w:val="0"/>
      <w:divBdr>
        <w:top w:val="none" w:sz="0" w:space="0" w:color="auto"/>
        <w:left w:val="none" w:sz="0" w:space="0" w:color="auto"/>
        <w:bottom w:val="none" w:sz="0" w:space="0" w:color="auto"/>
        <w:right w:val="none" w:sz="0" w:space="0" w:color="auto"/>
      </w:divBdr>
      <w:divsChild>
        <w:div w:id="222524043">
          <w:marLeft w:val="640"/>
          <w:marRight w:val="0"/>
          <w:marTop w:val="0"/>
          <w:marBottom w:val="0"/>
          <w:divBdr>
            <w:top w:val="none" w:sz="0" w:space="0" w:color="auto"/>
            <w:left w:val="none" w:sz="0" w:space="0" w:color="auto"/>
            <w:bottom w:val="none" w:sz="0" w:space="0" w:color="auto"/>
            <w:right w:val="none" w:sz="0" w:space="0" w:color="auto"/>
          </w:divBdr>
        </w:div>
        <w:div w:id="328102013">
          <w:marLeft w:val="640"/>
          <w:marRight w:val="0"/>
          <w:marTop w:val="0"/>
          <w:marBottom w:val="0"/>
          <w:divBdr>
            <w:top w:val="none" w:sz="0" w:space="0" w:color="auto"/>
            <w:left w:val="none" w:sz="0" w:space="0" w:color="auto"/>
            <w:bottom w:val="none" w:sz="0" w:space="0" w:color="auto"/>
            <w:right w:val="none" w:sz="0" w:space="0" w:color="auto"/>
          </w:divBdr>
        </w:div>
        <w:div w:id="334889648">
          <w:marLeft w:val="640"/>
          <w:marRight w:val="0"/>
          <w:marTop w:val="0"/>
          <w:marBottom w:val="0"/>
          <w:divBdr>
            <w:top w:val="none" w:sz="0" w:space="0" w:color="auto"/>
            <w:left w:val="none" w:sz="0" w:space="0" w:color="auto"/>
            <w:bottom w:val="none" w:sz="0" w:space="0" w:color="auto"/>
            <w:right w:val="none" w:sz="0" w:space="0" w:color="auto"/>
          </w:divBdr>
        </w:div>
        <w:div w:id="337346214">
          <w:marLeft w:val="640"/>
          <w:marRight w:val="0"/>
          <w:marTop w:val="0"/>
          <w:marBottom w:val="0"/>
          <w:divBdr>
            <w:top w:val="none" w:sz="0" w:space="0" w:color="auto"/>
            <w:left w:val="none" w:sz="0" w:space="0" w:color="auto"/>
            <w:bottom w:val="none" w:sz="0" w:space="0" w:color="auto"/>
            <w:right w:val="none" w:sz="0" w:space="0" w:color="auto"/>
          </w:divBdr>
        </w:div>
        <w:div w:id="361135319">
          <w:marLeft w:val="640"/>
          <w:marRight w:val="0"/>
          <w:marTop w:val="0"/>
          <w:marBottom w:val="0"/>
          <w:divBdr>
            <w:top w:val="none" w:sz="0" w:space="0" w:color="auto"/>
            <w:left w:val="none" w:sz="0" w:space="0" w:color="auto"/>
            <w:bottom w:val="none" w:sz="0" w:space="0" w:color="auto"/>
            <w:right w:val="none" w:sz="0" w:space="0" w:color="auto"/>
          </w:divBdr>
        </w:div>
        <w:div w:id="374080850">
          <w:marLeft w:val="640"/>
          <w:marRight w:val="0"/>
          <w:marTop w:val="0"/>
          <w:marBottom w:val="0"/>
          <w:divBdr>
            <w:top w:val="none" w:sz="0" w:space="0" w:color="auto"/>
            <w:left w:val="none" w:sz="0" w:space="0" w:color="auto"/>
            <w:bottom w:val="none" w:sz="0" w:space="0" w:color="auto"/>
            <w:right w:val="none" w:sz="0" w:space="0" w:color="auto"/>
          </w:divBdr>
        </w:div>
        <w:div w:id="385028937">
          <w:marLeft w:val="640"/>
          <w:marRight w:val="0"/>
          <w:marTop w:val="0"/>
          <w:marBottom w:val="0"/>
          <w:divBdr>
            <w:top w:val="none" w:sz="0" w:space="0" w:color="auto"/>
            <w:left w:val="none" w:sz="0" w:space="0" w:color="auto"/>
            <w:bottom w:val="none" w:sz="0" w:space="0" w:color="auto"/>
            <w:right w:val="none" w:sz="0" w:space="0" w:color="auto"/>
          </w:divBdr>
        </w:div>
        <w:div w:id="415202502">
          <w:marLeft w:val="640"/>
          <w:marRight w:val="0"/>
          <w:marTop w:val="0"/>
          <w:marBottom w:val="0"/>
          <w:divBdr>
            <w:top w:val="none" w:sz="0" w:space="0" w:color="auto"/>
            <w:left w:val="none" w:sz="0" w:space="0" w:color="auto"/>
            <w:bottom w:val="none" w:sz="0" w:space="0" w:color="auto"/>
            <w:right w:val="none" w:sz="0" w:space="0" w:color="auto"/>
          </w:divBdr>
        </w:div>
        <w:div w:id="497696432">
          <w:marLeft w:val="640"/>
          <w:marRight w:val="0"/>
          <w:marTop w:val="0"/>
          <w:marBottom w:val="0"/>
          <w:divBdr>
            <w:top w:val="none" w:sz="0" w:space="0" w:color="auto"/>
            <w:left w:val="none" w:sz="0" w:space="0" w:color="auto"/>
            <w:bottom w:val="none" w:sz="0" w:space="0" w:color="auto"/>
            <w:right w:val="none" w:sz="0" w:space="0" w:color="auto"/>
          </w:divBdr>
        </w:div>
        <w:div w:id="522019552">
          <w:marLeft w:val="640"/>
          <w:marRight w:val="0"/>
          <w:marTop w:val="0"/>
          <w:marBottom w:val="0"/>
          <w:divBdr>
            <w:top w:val="none" w:sz="0" w:space="0" w:color="auto"/>
            <w:left w:val="none" w:sz="0" w:space="0" w:color="auto"/>
            <w:bottom w:val="none" w:sz="0" w:space="0" w:color="auto"/>
            <w:right w:val="none" w:sz="0" w:space="0" w:color="auto"/>
          </w:divBdr>
        </w:div>
        <w:div w:id="545410699">
          <w:marLeft w:val="640"/>
          <w:marRight w:val="0"/>
          <w:marTop w:val="0"/>
          <w:marBottom w:val="0"/>
          <w:divBdr>
            <w:top w:val="none" w:sz="0" w:space="0" w:color="auto"/>
            <w:left w:val="none" w:sz="0" w:space="0" w:color="auto"/>
            <w:bottom w:val="none" w:sz="0" w:space="0" w:color="auto"/>
            <w:right w:val="none" w:sz="0" w:space="0" w:color="auto"/>
          </w:divBdr>
        </w:div>
        <w:div w:id="635645729">
          <w:marLeft w:val="640"/>
          <w:marRight w:val="0"/>
          <w:marTop w:val="0"/>
          <w:marBottom w:val="0"/>
          <w:divBdr>
            <w:top w:val="none" w:sz="0" w:space="0" w:color="auto"/>
            <w:left w:val="none" w:sz="0" w:space="0" w:color="auto"/>
            <w:bottom w:val="none" w:sz="0" w:space="0" w:color="auto"/>
            <w:right w:val="none" w:sz="0" w:space="0" w:color="auto"/>
          </w:divBdr>
        </w:div>
        <w:div w:id="646128832">
          <w:marLeft w:val="640"/>
          <w:marRight w:val="0"/>
          <w:marTop w:val="0"/>
          <w:marBottom w:val="0"/>
          <w:divBdr>
            <w:top w:val="none" w:sz="0" w:space="0" w:color="auto"/>
            <w:left w:val="none" w:sz="0" w:space="0" w:color="auto"/>
            <w:bottom w:val="none" w:sz="0" w:space="0" w:color="auto"/>
            <w:right w:val="none" w:sz="0" w:space="0" w:color="auto"/>
          </w:divBdr>
        </w:div>
        <w:div w:id="699476769">
          <w:marLeft w:val="640"/>
          <w:marRight w:val="0"/>
          <w:marTop w:val="0"/>
          <w:marBottom w:val="0"/>
          <w:divBdr>
            <w:top w:val="none" w:sz="0" w:space="0" w:color="auto"/>
            <w:left w:val="none" w:sz="0" w:space="0" w:color="auto"/>
            <w:bottom w:val="none" w:sz="0" w:space="0" w:color="auto"/>
            <w:right w:val="none" w:sz="0" w:space="0" w:color="auto"/>
          </w:divBdr>
        </w:div>
        <w:div w:id="776103293">
          <w:marLeft w:val="640"/>
          <w:marRight w:val="0"/>
          <w:marTop w:val="0"/>
          <w:marBottom w:val="0"/>
          <w:divBdr>
            <w:top w:val="none" w:sz="0" w:space="0" w:color="auto"/>
            <w:left w:val="none" w:sz="0" w:space="0" w:color="auto"/>
            <w:bottom w:val="none" w:sz="0" w:space="0" w:color="auto"/>
            <w:right w:val="none" w:sz="0" w:space="0" w:color="auto"/>
          </w:divBdr>
        </w:div>
        <w:div w:id="791829962">
          <w:marLeft w:val="640"/>
          <w:marRight w:val="0"/>
          <w:marTop w:val="0"/>
          <w:marBottom w:val="0"/>
          <w:divBdr>
            <w:top w:val="none" w:sz="0" w:space="0" w:color="auto"/>
            <w:left w:val="none" w:sz="0" w:space="0" w:color="auto"/>
            <w:bottom w:val="none" w:sz="0" w:space="0" w:color="auto"/>
            <w:right w:val="none" w:sz="0" w:space="0" w:color="auto"/>
          </w:divBdr>
        </w:div>
        <w:div w:id="851341113">
          <w:marLeft w:val="640"/>
          <w:marRight w:val="0"/>
          <w:marTop w:val="0"/>
          <w:marBottom w:val="0"/>
          <w:divBdr>
            <w:top w:val="none" w:sz="0" w:space="0" w:color="auto"/>
            <w:left w:val="none" w:sz="0" w:space="0" w:color="auto"/>
            <w:bottom w:val="none" w:sz="0" w:space="0" w:color="auto"/>
            <w:right w:val="none" w:sz="0" w:space="0" w:color="auto"/>
          </w:divBdr>
        </w:div>
        <w:div w:id="852576776">
          <w:marLeft w:val="640"/>
          <w:marRight w:val="0"/>
          <w:marTop w:val="0"/>
          <w:marBottom w:val="0"/>
          <w:divBdr>
            <w:top w:val="none" w:sz="0" w:space="0" w:color="auto"/>
            <w:left w:val="none" w:sz="0" w:space="0" w:color="auto"/>
            <w:bottom w:val="none" w:sz="0" w:space="0" w:color="auto"/>
            <w:right w:val="none" w:sz="0" w:space="0" w:color="auto"/>
          </w:divBdr>
        </w:div>
        <w:div w:id="868761897">
          <w:marLeft w:val="640"/>
          <w:marRight w:val="0"/>
          <w:marTop w:val="0"/>
          <w:marBottom w:val="0"/>
          <w:divBdr>
            <w:top w:val="none" w:sz="0" w:space="0" w:color="auto"/>
            <w:left w:val="none" w:sz="0" w:space="0" w:color="auto"/>
            <w:bottom w:val="none" w:sz="0" w:space="0" w:color="auto"/>
            <w:right w:val="none" w:sz="0" w:space="0" w:color="auto"/>
          </w:divBdr>
        </w:div>
        <w:div w:id="885878104">
          <w:marLeft w:val="640"/>
          <w:marRight w:val="0"/>
          <w:marTop w:val="0"/>
          <w:marBottom w:val="0"/>
          <w:divBdr>
            <w:top w:val="none" w:sz="0" w:space="0" w:color="auto"/>
            <w:left w:val="none" w:sz="0" w:space="0" w:color="auto"/>
            <w:bottom w:val="none" w:sz="0" w:space="0" w:color="auto"/>
            <w:right w:val="none" w:sz="0" w:space="0" w:color="auto"/>
          </w:divBdr>
        </w:div>
        <w:div w:id="894201143">
          <w:marLeft w:val="640"/>
          <w:marRight w:val="0"/>
          <w:marTop w:val="0"/>
          <w:marBottom w:val="0"/>
          <w:divBdr>
            <w:top w:val="none" w:sz="0" w:space="0" w:color="auto"/>
            <w:left w:val="none" w:sz="0" w:space="0" w:color="auto"/>
            <w:bottom w:val="none" w:sz="0" w:space="0" w:color="auto"/>
            <w:right w:val="none" w:sz="0" w:space="0" w:color="auto"/>
          </w:divBdr>
        </w:div>
        <w:div w:id="900947154">
          <w:marLeft w:val="640"/>
          <w:marRight w:val="0"/>
          <w:marTop w:val="0"/>
          <w:marBottom w:val="0"/>
          <w:divBdr>
            <w:top w:val="none" w:sz="0" w:space="0" w:color="auto"/>
            <w:left w:val="none" w:sz="0" w:space="0" w:color="auto"/>
            <w:bottom w:val="none" w:sz="0" w:space="0" w:color="auto"/>
            <w:right w:val="none" w:sz="0" w:space="0" w:color="auto"/>
          </w:divBdr>
        </w:div>
        <w:div w:id="913928681">
          <w:marLeft w:val="640"/>
          <w:marRight w:val="0"/>
          <w:marTop w:val="0"/>
          <w:marBottom w:val="0"/>
          <w:divBdr>
            <w:top w:val="none" w:sz="0" w:space="0" w:color="auto"/>
            <w:left w:val="none" w:sz="0" w:space="0" w:color="auto"/>
            <w:bottom w:val="none" w:sz="0" w:space="0" w:color="auto"/>
            <w:right w:val="none" w:sz="0" w:space="0" w:color="auto"/>
          </w:divBdr>
        </w:div>
        <w:div w:id="1029911390">
          <w:marLeft w:val="640"/>
          <w:marRight w:val="0"/>
          <w:marTop w:val="0"/>
          <w:marBottom w:val="0"/>
          <w:divBdr>
            <w:top w:val="none" w:sz="0" w:space="0" w:color="auto"/>
            <w:left w:val="none" w:sz="0" w:space="0" w:color="auto"/>
            <w:bottom w:val="none" w:sz="0" w:space="0" w:color="auto"/>
            <w:right w:val="none" w:sz="0" w:space="0" w:color="auto"/>
          </w:divBdr>
        </w:div>
        <w:div w:id="1116027124">
          <w:marLeft w:val="640"/>
          <w:marRight w:val="0"/>
          <w:marTop w:val="0"/>
          <w:marBottom w:val="0"/>
          <w:divBdr>
            <w:top w:val="none" w:sz="0" w:space="0" w:color="auto"/>
            <w:left w:val="none" w:sz="0" w:space="0" w:color="auto"/>
            <w:bottom w:val="none" w:sz="0" w:space="0" w:color="auto"/>
            <w:right w:val="none" w:sz="0" w:space="0" w:color="auto"/>
          </w:divBdr>
        </w:div>
        <w:div w:id="1121680515">
          <w:marLeft w:val="640"/>
          <w:marRight w:val="0"/>
          <w:marTop w:val="0"/>
          <w:marBottom w:val="0"/>
          <w:divBdr>
            <w:top w:val="none" w:sz="0" w:space="0" w:color="auto"/>
            <w:left w:val="none" w:sz="0" w:space="0" w:color="auto"/>
            <w:bottom w:val="none" w:sz="0" w:space="0" w:color="auto"/>
            <w:right w:val="none" w:sz="0" w:space="0" w:color="auto"/>
          </w:divBdr>
        </w:div>
        <w:div w:id="1148672717">
          <w:marLeft w:val="640"/>
          <w:marRight w:val="0"/>
          <w:marTop w:val="0"/>
          <w:marBottom w:val="0"/>
          <w:divBdr>
            <w:top w:val="none" w:sz="0" w:space="0" w:color="auto"/>
            <w:left w:val="none" w:sz="0" w:space="0" w:color="auto"/>
            <w:bottom w:val="none" w:sz="0" w:space="0" w:color="auto"/>
            <w:right w:val="none" w:sz="0" w:space="0" w:color="auto"/>
          </w:divBdr>
        </w:div>
        <w:div w:id="1171336655">
          <w:marLeft w:val="640"/>
          <w:marRight w:val="0"/>
          <w:marTop w:val="0"/>
          <w:marBottom w:val="0"/>
          <w:divBdr>
            <w:top w:val="none" w:sz="0" w:space="0" w:color="auto"/>
            <w:left w:val="none" w:sz="0" w:space="0" w:color="auto"/>
            <w:bottom w:val="none" w:sz="0" w:space="0" w:color="auto"/>
            <w:right w:val="none" w:sz="0" w:space="0" w:color="auto"/>
          </w:divBdr>
        </w:div>
        <w:div w:id="1246499836">
          <w:marLeft w:val="640"/>
          <w:marRight w:val="0"/>
          <w:marTop w:val="0"/>
          <w:marBottom w:val="0"/>
          <w:divBdr>
            <w:top w:val="none" w:sz="0" w:space="0" w:color="auto"/>
            <w:left w:val="none" w:sz="0" w:space="0" w:color="auto"/>
            <w:bottom w:val="none" w:sz="0" w:space="0" w:color="auto"/>
            <w:right w:val="none" w:sz="0" w:space="0" w:color="auto"/>
          </w:divBdr>
        </w:div>
        <w:div w:id="1370106871">
          <w:marLeft w:val="640"/>
          <w:marRight w:val="0"/>
          <w:marTop w:val="0"/>
          <w:marBottom w:val="0"/>
          <w:divBdr>
            <w:top w:val="none" w:sz="0" w:space="0" w:color="auto"/>
            <w:left w:val="none" w:sz="0" w:space="0" w:color="auto"/>
            <w:bottom w:val="none" w:sz="0" w:space="0" w:color="auto"/>
            <w:right w:val="none" w:sz="0" w:space="0" w:color="auto"/>
          </w:divBdr>
        </w:div>
        <w:div w:id="1390104678">
          <w:marLeft w:val="640"/>
          <w:marRight w:val="0"/>
          <w:marTop w:val="0"/>
          <w:marBottom w:val="0"/>
          <w:divBdr>
            <w:top w:val="none" w:sz="0" w:space="0" w:color="auto"/>
            <w:left w:val="none" w:sz="0" w:space="0" w:color="auto"/>
            <w:bottom w:val="none" w:sz="0" w:space="0" w:color="auto"/>
            <w:right w:val="none" w:sz="0" w:space="0" w:color="auto"/>
          </w:divBdr>
        </w:div>
        <w:div w:id="1547722021">
          <w:marLeft w:val="640"/>
          <w:marRight w:val="0"/>
          <w:marTop w:val="0"/>
          <w:marBottom w:val="0"/>
          <w:divBdr>
            <w:top w:val="none" w:sz="0" w:space="0" w:color="auto"/>
            <w:left w:val="none" w:sz="0" w:space="0" w:color="auto"/>
            <w:bottom w:val="none" w:sz="0" w:space="0" w:color="auto"/>
            <w:right w:val="none" w:sz="0" w:space="0" w:color="auto"/>
          </w:divBdr>
        </w:div>
        <w:div w:id="1584099558">
          <w:marLeft w:val="640"/>
          <w:marRight w:val="0"/>
          <w:marTop w:val="0"/>
          <w:marBottom w:val="0"/>
          <w:divBdr>
            <w:top w:val="none" w:sz="0" w:space="0" w:color="auto"/>
            <w:left w:val="none" w:sz="0" w:space="0" w:color="auto"/>
            <w:bottom w:val="none" w:sz="0" w:space="0" w:color="auto"/>
            <w:right w:val="none" w:sz="0" w:space="0" w:color="auto"/>
          </w:divBdr>
        </w:div>
        <w:div w:id="1597056296">
          <w:marLeft w:val="640"/>
          <w:marRight w:val="0"/>
          <w:marTop w:val="0"/>
          <w:marBottom w:val="0"/>
          <w:divBdr>
            <w:top w:val="none" w:sz="0" w:space="0" w:color="auto"/>
            <w:left w:val="none" w:sz="0" w:space="0" w:color="auto"/>
            <w:bottom w:val="none" w:sz="0" w:space="0" w:color="auto"/>
            <w:right w:val="none" w:sz="0" w:space="0" w:color="auto"/>
          </w:divBdr>
        </w:div>
        <w:div w:id="1607034657">
          <w:marLeft w:val="640"/>
          <w:marRight w:val="0"/>
          <w:marTop w:val="0"/>
          <w:marBottom w:val="0"/>
          <w:divBdr>
            <w:top w:val="none" w:sz="0" w:space="0" w:color="auto"/>
            <w:left w:val="none" w:sz="0" w:space="0" w:color="auto"/>
            <w:bottom w:val="none" w:sz="0" w:space="0" w:color="auto"/>
            <w:right w:val="none" w:sz="0" w:space="0" w:color="auto"/>
          </w:divBdr>
        </w:div>
        <w:div w:id="1703095991">
          <w:marLeft w:val="640"/>
          <w:marRight w:val="0"/>
          <w:marTop w:val="0"/>
          <w:marBottom w:val="0"/>
          <w:divBdr>
            <w:top w:val="none" w:sz="0" w:space="0" w:color="auto"/>
            <w:left w:val="none" w:sz="0" w:space="0" w:color="auto"/>
            <w:bottom w:val="none" w:sz="0" w:space="0" w:color="auto"/>
            <w:right w:val="none" w:sz="0" w:space="0" w:color="auto"/>
          </w:divBdr>
        </w:div>
        <w:div w:id="1746223479">
          <w:marLeft w:val="640"/>
          <w:marRight w:val="0"/>
          <w:marTop w:val="0"/>
          <w:marBottom w:val="0"/>
          <w:divBdr>
            <w:top w:val="none" w:sz="0" w:space="0" w:color="auto"/>
            <w:left w:val="none" w:sz="0" w:space="0" w:color="auto"/>
            <w:bottom w:val="none" w:sz="0" w:space="0" w:color="auto"/>
            <w:right w:val="none" w:sz="0" w:space="0" w:color="auto"/>
          </w:divBdr>
        </w:div>
        <w:div w:id="1774403238">
          <w:marLeft w:val="640"/>
          <w:marRight w:val="0"/>
          <w:marTop w:val="0"/>
          <w:marBottom w:val="0"/>
          <w:divBdr>
            <w:top w:val="none" w:sz="0" w:space="0" w:color="auto"/>
            <w:left w:val="none" w:sz="0" w:space="0" w:color="auto"/>
            <w:bottom w:val="none" w:sz="0" w:space="0" w:color="auto"/>
            <w:right w:val="none" w:sz="0" w:space="0" w:color="auto"/>
          </w:divBdr>
        </w:div>
        <w:div w:id="1893884043">
          <w:marLeft w:val="640"/>
          <w:marRight w:val="0"/>
          <w:marTop w:val="0"/>
          <w:marBottom w:val="0"/>
          <w:divBdr>
            <w:top w:val="none" w:sz="0" w:space="0" w:color="auto"/>
            <w:left w:val="none" w:sz="0" w:space="0" w:color="auto"/>
            <w:bottom w:val="none" w:sz="0" w:space="0" w:color="auto"/>
            <w:right w:val="none" w:sz="0" w:space="0" w:color="auto"/>
          </w:divBdr>
        </w:div>
        <w:div w:id="1897666894">
          <w:marLeft w:val="640"/>
          <w:marRight w:val="0"/>
          <w:marTop w:val="0"/>
          <w:marBottom w:val="0"/>
          <w:divBdr>
            <w:top w:val="none" w:sz="0" w:space="0" w:color="auto"/>
            <w:left w:val="none" w:sz="0" w:space="0" w:color="auto"/>
            <w:bottom w:val="none" w:sz="0" w:space="0" w:color="auto"/>
            <w:right w:val="none" w:sz="0" w:space="0" w:color="auto"/>
          </w:divBdr>
        </w:div>
        <w:div w:id="1900700492">
          <w:marLeft w:val="640"/>
          <w:marRight w:val="0"/>
          <w:marTop w:val="0"/>
          <w:marBottom w:val="0"/>
          <w:divBdr>
            <w:top w:val="none" w:sz="0" w:space="0" w:color="auto"/>
            <w:left w:val="none" w:sz="0" w:space="0" w:color="auto"/>
            <w:bottom w:val="none" w:sz="0" w:space="0" w:color="auto"/>
            <w:right w:val="none" w:sz="0" w:space="0" w:color="auto"/>
          </w:divBdr>
        </w:div>
        <w:div w:id="1904946628">
          <w:marLeft w:val="640"/>
          <w:marRight w:val="0"/>
          <w:marTop w:val="0"/>
          <w:marBottom w:val="0"/>
          <w:divBdr>
            <w:top w:val="none" w:sz="0" w:space="0" w:color="auto"/>
            <w:left w:val="none" w:sz="0" w:space="0" w:color="auto"/>
            <w:bottom w:val="none" w:sz="0" w:space="0" w:color="auto"/>
            <w:right w:val="none" w:sz="0" w:space="0" w:color="auto"/>
          </w:divBdr>
        </w:div>
        <w:div w:id="1916935148">
          <w:marLeft w:val="640"/>
          <w:marRight w:val="0"/>
          <w:marTop w:val="0"/>
          <w:marBottom w:val="0"/>
          <w:divBdr>
            <w:top w:val="none" w:sz="0" w:space="0" w:color="auto"/>
            <w:left w:val="none" w:sz="0" w:space="0" w:color="auto"/>
            <w:bottom w:val="none" w:sz="0" w:space="0" w:color="auto"/>
            <w:right w:val="none" w:sz="0" w:space="0" w:color="auto"/>
          </w:divBdr>
        </w:div>
        <w:div w:id="2004897405">
          <w:marLeft w:val="640"/>
          <w:marRight w:val="0"/>
          <w:marTop w:val="0"/>
          <w:marBottom w:val="0"/>
          <w:divBdr>
            <w:top w:val="none" w:sz="0" w:space="0" w:color="auto"/>
            <w:left w:val="none" w:sz="0" w:space="0" w:color="auto"/>
            <w:bottom w:val="none" w:sz="0" w:space="0" w:color="auto"/>
            <w:right w:val="none" w:sz="0" w:space="0" w:color="auto"/>
          </w:divBdr>
        </w:div>
        <w:div w:id="2043438422">
          <w:marLeft w:val="640"/>
          <w:marRight w:val="0"/>
          <w:marTop w:val="0"/>
          <w:marBottom w:val="0"/>
          <w:divBdr>
            <w:top w:val="none" w:sz="0" w:space="0" w:color="auto"/>
            <w:left w:val="none" w:sz="0" w:space="0" w:color="auto"/>
            <w:bottom w:val="none" w:sz="0" w:space="0" w:color="auto"/>
            <w:right w:val="none" w:sz="0" w:space="0" w:color="auto"/>
          </w:divBdr>
        </w:div>
        <w:div w:id="2043744771">
          <w:marLeft w:val="640"/>
          <w:marRight w:val="0"/>
          <w:marTop w:val="0"/>
          <w:marBottom w:val="0"/>
          <w:divBdr>
            <w:top w:val="none" w:sz="0" w:space="0" w:color="auto"/>
            <w:left w:val="none" w:sz="0" w:space="0" w:color="auto"/>
            <w:bottom w:val="none" w:sz="0" w:space="0" w:color="auto"/>
            <w:right w:val="none" w:sz="0" w:space="0" w:color="auto"/>
          </w:divBdr>
        </w:div>
        <w:div w:id="2051107338">
          <w:marLeft w:val="640"/>
          <w:marRight w:val="0"/>
          <w:marTop w:val="0"/>
          <w:marBottom w:val="0"/>
          <w:divBdr>
            <w:top w:val="none" w:sz="0" w:space="0" w:color="auto"/>
            <w:left w:val="none" w:sz="0" w:space="0" w:color="auto"/>
            <w:bottom w:val="none" w:sz="0" w:space="0" w:color="auto"/>
            <w:right w:val="none" w:sz="0" w:space="0" w:color="auto"/>
          </w:divBdr>
        </w:div>
        <w:div w:id="2138448098">
          <w:marLeft w:val="640"/>
          <w:marRight w:val="0"/>
          <w:marTop w:val="0"/>
          <w:marBottom w:val="0"/>
          <w:divBdr>
            <w:top w:val="none" w:sz="0" w:space="0" w:color="auto"/>
            <w:left w:val="none" w:sz="0" w:space="0" w:color="auto"/>
            <w:bottom w:val="none" w:sz="0" w:space="0" w:color="auto"/>
            <w:right w:val="none" w:sz="0" w:space="0" w:color="auto"/>
          </w:divBdr>
        </w:div>
      </w:divsChild>
    </w:div>
    <w:div w:id="316154497">
      <w:bodyDiv w:val="1"/>
      <w:marLeft w:val="0"/>
      <w:marRight w:val="0"/>
      <w:marTop w:val="0"/>
      <w:marBottom w:val="0"/>
      <w:divBdr>
        <w:top w:val="none" w:sz="0" w:space="0" w:color="auto"/>
        <w:left w:val="none" w:sz="0" w:space="0" w:color="auto"/>
        <w:bottom w:val="none" w:sz="0" w:space="0" w:color="auto"/>
        <w:right w:val="none" w:sz="0" w:space="0" w:color="auto"/>
      </w:divBdr>
      <w:divsChild>
        <w:div w:id="24403668">
          <w:marLeft w:val="640"/>
          <w:marRight w:val="0"/>
          <w:marTop w:val="0"/>
          <w:marBottom w:val="0"/>
          <w:divBdr>
            <w:top w:val="none" w:sz="0" w:space="0" w:color="auto"/>
            <w:left w:val="none" w:sz="0" w:space="0" w:color="auto"/>
            <w:bottom w:val="none" w:sz="0" w:space="0" w:color="auto"/>
            <w:right w:val="none" w:sz="0" w:space="0" w:color="auto"/>
          </w:divBdr>
        </w:div>
        <w:div w:id="49505452">
          <w:marLeft w:val="640"/>
          <w:marRight w:val="0"/>
          <w:marTop w:val="0"/>
          <w:marBottom w:val="0"/>
          <w:divBdr>
            <w:top w:val="none" w:sz="0" w:space="0" w:color="auto"/>
            <w:left w:val="none" w:sz="0" w:space="0" w:color="auto"/>
            <w:bottom w:val="none" w:sz="0" w:space="0" w:color="auto"/>
            <w:right w:val="none" w:sz="0" w:space="0" w:color="auto"/>
          </w:divBdr>
        </w:div>
        <w:div w:id="95443564">
          <w:marLeft w:val="640"/>
          <w:marRight w:val="0"/>
          <w:marTop w:val="0"/>
          <w:marBottom w:val="0"/>
          <w:divBdr>
            <w:top w:val="none" w:sz="0" w:space="0" w:color="auto"/>
            <w:left w:val="none" w:sz="0" w:space="0" w:color="auto"/>
            <w:bottom w:val="none" w:sz="0" w:space="0" w:color="auto"/>
            <w:right w:val="none" w:sz="0" w:space="0" w:color="auto"/>
          </w:divBdr>
        </w:div>
        <w:div w:id="104354356">
          <w:marLeft w:val="640"/>
          <w:marRight w:val="0"/>
          <w:marTop w:val="0"/>
          <w:marBottom w:val="0"/>
          <w:divBdr>
            <w:top w:val="none" w:sz="0" w:space="0" w:color="auto"/>
            <w:left w:val="none" w:sz="0" w:space="0" w:color="auto"/>
            <w:bottom w:val="none" w:sz="0" w:space="0" w:color="auto"/>
            <w:right w:val="none" w:sz="0" w:space="0" w:color="auto"/>
          </w:divBdr>
        </w:div>
        <w:div w:id="402533402">
          <w:marLeft w:val="640"/>
          <w:marRight w:val="0"/>
          <w:marTop w:val="0"/>
          <w:marBottom w:val="0"/>
          <w:divBdr>
            <w:top w:val="none" w:sz="0" w:space="0" w:color="auto"/>
            <w:left w:val="none" w:sz="0" w:space="0" w:color="auto"/>
            <w:bottom w:val="none" w:sz="0" w:space="0" w:color="auto"/>
            <w:right w:val="none" w:sz="0" w:space="0" w:color="auto"/>
          </w:divBdr>
        </w:div>
        <w:div w:id="410544518">
          <w:marLeft w:val="640"/>
          <w:marRight w:val="0"/>
          <w:marTop w:val="0"/>
          <w:marBottom w:val="0"/>
          <w:divBdr>
            <w:top w:val="none" w:sz="0" w:space="0" w:color="auto"/>
            <w:left w:val="none" w:sz="0" w:space="0" w:color="auto"/>
            <w:bottom w:val="none" w:sz="0" w:space="0" w:color="auto"/>
            <w:right w:val="none" w:sz="0" w:space="0" w:color="auto"/>
          </w:divBdr>
        </w:div>
        <w:div w:id="423384518">
          <w:marLeft w:val="640"/>
          <w:marRight w:val="0"/>
          <w:marTop w:val="0"/>
          <w:marBottom w:val="0"/>
          <w:divBdr>
            <w:top w:val="none" w:sz="0" w:space="0" w:color="auto"/>
            <w:left w:val="none" w:sz="0" w:space="0" w:color="auto"/>
            <w:bottom w:val="none" w:sz="0" w:space="0" w:color="auto"/>
            <w:right w:val="none" w:sz="0" w:space="0" w:color="auto"/>
          </w:divBdr>
        </w:div>
        <w:div w:id="463813358">
          <w:marLeft w:val="640"/>
          <w:marRight w:val="0"/>
          <w:marTop w:val="0"/>
          <w:marBottom w:val="0"/>
          <w:divBdr>
            <w:top w:val="none" w:sz="0" w:space="0" w:color="auto"/>
            <w:left w:val="none" w:sz="0" w:space="0" w:color="auto"/>
            <w:bottom w:val="none" w:sz="0" w:space="0" w:color="auto"/>
            <w:right w:val="none" w:sz="0" w:space="0" w:color="auto"/>
          </w:divBdr>
        </w:div>
        <w:div w:id="465319987">
          <w:marLeft w:val="640"/>
          <w:marRight w:val="0"/>
          <w:marTop w:val="0"/>
          <w:marBottom w:val="0"/>
          <w:divBdr>
            <w:top w:val="none" w:sz="0" w:space="0" w:color="auto"/>
            <w:left w:val="none" w:sz="0" w:space="0" w:color="auto"/>
            <w:bottom w:val="none" w:sz="0" w:space="0" w:color="auto"/>
            <w:right w:val="none" w:sz="0" w:space="0" w:color="auto"/>
          </w:divBdr>
        </w:div>
        <w:div w:id="478886528">
          <w:marLeft w:val="640"/>
          <w:marRight w:val="0"/>
          <w:marTop w:val="0"/>
          <w:marBottom w:val="0"/>
          <w:divBdr>
            <w:top w:val="none" w:sz="0" w:space="0" w:color="auto"/>
            <w:left w:val="none" w:sz="0" w:space="0" w:color="auto"/>
            <w:bottom w:val="none" w:sz="0" w:space="0" w:color="auto"/>
            <w:right w:val="none" w:sz="0" w:space="0" w:color="auto"/>
          </w:divBdr>
        </w:div>
        <w:div w:id="495804817">
          <w:marLeft w:val="640"/>
          <w:marRight w:val="0"/>
          <w:marTop w:val="0"/>
          <w:marBottom w:val="0"/>
          <w:divBdr>
            <w:top w:val="none" w:sz="0" w:space="0" w:color="auto"/>
            <w:left w:val="none" w:sz="0" w:space="0" w:color="auto"/>
            <w:bottom w:val="none" w:sz="0" w:space="0" w:color="auto"/>
            <w:right w:val="none" w:sz="0" w:space="0" w:color="auto"/>
          </w:divBdr>
        </w:div>
        <w:div w:id="499276911">
          <w:marLeft w:val="640"/>
          <w:marRight w:val="0"/>
          <w:marTop w:val="0"/>
          <w:marBottom w:val="0"/>
          <w:divBdr>
            <w:top w:val="none" w:sz="0" w:space="0" w:color="auto"/>
            <w:left w:val="none" w:sz="0" w:space="0" w:color="auto"/>
            <w:bottom w:val="none" w:sz="0" w:space="0" w:color="auto"/>
            <w:right w:val="none" w:sz="0" w:space="0" w:color="auto"/>
          </w:divBdr>
        </w:div>
        <w:div w:id="556166481">
          <w:marLeft w:val="640"/>
          <w:marRight w:val="0"/>
          <w:marTop w:val="0"/>
          <w:marBottom w:val="0"/>
          <w:divBdr>
            <w:top w:val="none" w:sz="0" w:space="0" w:color="auto"/>
            <w:left w:val="none" w:sz="0" w:space="0" w:color="auto"/>
            <w:bottom w:val="none" w:sz="0" w:space="0" w:color="auto"/>
            <w:right w:val="none" w:sz="0" w:space="0" w:color="auto"/>
          </w:divBdr>
        </w:div>
        <w:div w:id="580911820">
          <w:marLeft w:val="640"/>
          <w:marRight w:val="0"/>
          <w:marTop w:val="0"/>
          <w:marBottom w:val="0"/>
          <w:divBdr>
            <w:top w:val="none" w:sz="0" w:space="0" w:color="auto"/>
            <w:left w:val="none" w:sz="0" w:space="0" w:color="auto"/>
            <w:bottom w:val="none" w:sz="0" w:space="0" w:color="auto"/>
            <w:right w:val="none" w:sz="0" w:space="0" w:color="auto"/>
          </w:divBdr>
        </w:div>
        <w:div w:id="614098188">
          <w:marLeft w:val="640"/>
          <w:marRight w:val="0"/>
          <w:marTop w:val="0"/>
          <w:marBottom w:val="0"/>
          <w:divBdr>
            <w:top w:val="none" w:sz="0" w:space="0" w:color="auto"/>
            <w:left w:val="none" w:sz="0" w:space="0" w:color="auto"/>
            <w:bottom w:val="none" w:sz="0" w:space="0" w:color="auto"/>
            <w:right w:val="none" w:sz="0" w:space="0" w:color="auto"/>
          </w:divBdr>
        </w:div>
        <w:div w:id="682125287">
          <w:marLeft w:val="640"/>
          <w:marRight w:val="0"/>
          <w:marTop w:val="0"/>
          <w:marBottom w:val="0"/>
          <w:divBdr>
            <w:top w:val="none" w:sz="0" w:space="0" w:color="auto"/>
            <w:left w:val="none" w:sz="0" w:space="0" w:color="auto"/>
            <w:bottom w:val="none" w:sz="0" w:space="0" w:color="auto"/>
            <w:right w:val="none" w:sz="0" w:space="0" w:color="auto"/>
          </w:divBdr>
        </w:div>
        <w:div w:id="760296848">
          <w:marLeft w:val="640"/>
          <w:marRight w:val="0"/>
          <w:marTop w:val="0"/>
          <w:marBottom w:val="0"/>
          <w:divBdr>
            <w:top w:val="none" w:sz="0" w:space="0" w:color="auto"/>
            <w:left w:val="none" w:sz="0" w:space="0" w:color="auto"/>
            <w:bottom w:val="none" w:sz="0" w:space="0" w:color="auto"/>
            <w:right w:val="none" w:sz="0" w:space="0" w:color="auto"/>
          </w:divBdr>
        </w:div>
        <w:div w:id="882402024">
          <w:marLeft w:val="640"/>
          <w:marRight w:val="0"/>
          <w:marTop w:val="0"/>
          <w:marBottom w:val="0"/>
          <w:divBdr>
            <w:top w:val="none" w:sz="0" w:space="0" w:color="auto"/>
            <w:left w:val="none" w:sz="0" w:space="0" w:color="auto"/>
            <w:bottom w:val="none" w:sz="0" w:space="0" w:color="auto"/>
            <w:right w:val="none" w:sz="0" w:space="0" w:color="auto"/>
          </w:divBdr>
        </w:div>
        <w:div w:id="908884626">
          <w:marLeft w:val="640"/>
          <w:marRight w:val="0"/>
          <w:marTop w:val="0"/>
          <w:marBottom w:val="0"/>
          <w:divBdr>
            <w:top w:val="none" w:sz="0" w:space="0" w:color="auto"/>
            <w:left w:val="none" w:sz="0" w:space="0" w:color="auto"/>
            <w:bottom w:val="none" w:sz="0" w:space="0" w:color="auto"/>
            <w:right w:val="none" w:sz="0" w:space="0" w:color="auto"/>
          </w:divBdr>
        </w:div>
        <w:div w:id="968584946">
          <w:marLeft w:val="640"/>
          <w:marRight w:val="0"/>
          <w:marTop w:val="0"/>
          <w:marBottom w:val="0"/>
          <w:divBdr>
            <w:top w:val="none" w:sz="0" w:space="0" w:color="auto"/>
            <w:left w:val="none" w:sz="0" w:space="0" w:color="auto"/>
            <w:bottom w:val="none" w:sz="0" w:space="0" w:color="auto"/>
            <w:right w:val="none" w:sz="0" w:space="0" w:color="auto"/>
          </w:divBdr>
        </w:div>
        <w:div w:id="992681197">
          <w:marLeft w:val="640"/>
          <w:marRight w:val="0"/>
          <w:marTop w:val="0"/>
          <w:marBottom w:val="0"/>
          <w:divBdr>
            <w:top w:val="none" w:sz="0" w:space="0" w:color="auto"/>
            <w:left w:val="none" w:sz="0" w:space="0" w:color="auto"/>
            <w:bottom w:val="none" w:sz="0" w:space="0" w:color="auto"/>
            <w:right w:val="none" w:sz="0" w:space="0" w:color="auto"/>
          </w:divBdr>
        </w:div>
        <w:div w:id="1254826961">
          <w:marLeft w:val="640"/>
          <w:marRight w:val="0"/>
          <w:marTop w:val="0"/>
          <w:marBottom w:val="0"/>
          <w:divBdr>
            <w:top w:val="none" w:sz="0" w:space="0" w:color="auto"/>
            <w:left w:val="none" w:sz="0" w:space="0" w:color="auto"/>
            <w:bottom w:val="none" w:sz="0" w:space="0" w:color="auto"/>
            <w:right w:val="none" w:sz="0" w:space="0" w:color="auto"/>
          </w:divBdr>
        </w:div>
        <w:div w:id="1268390641">
          <w:marLeft w:val="640"/>
          <w:marRight w:val="0"/>
          <w:marTop w:val="0"/>
          <w:marBottom w:val="0"/>
          <w:divBdr>
            <w:top w:val="none" w:sz="0" w:space="0" w:color="auto"/>
            <w:left w:val="none" w:sz="0" w:space="0" w:color="auto"/>
            <w:bottom w:val="none" w:sz="0" w:space="0" w:color="auto"/>
            <w:right w:val="none" w:sz="0" w:space="0" w:color="auto"/>
          </w:divBdr>
        </w:div>
        <w:div w:id="1335299985">
          <w:marLeft w:val="640"/>
          <w:marRight w:val="0"/>
          <w:marTop w:val="0"/>
          <w:marBottom w:val="0"/>
          <w:divBdr>
            <w:top w:val="none" w:sz="0" w:space="0" w:color="auto"/>
            <w:left w:val="none" w:sz="0" w:space="0" w:color="auto"/>
            <w:bottom w:val="none" w:sz="0" w:space="0" w:color="auto"/>
            <w:right w:val="none" w:sz="0" w:space="0" w:color="auto"/>
          </w:divBdr>
        </w:div>
        <w:div w:id="1352757352">
          <w:marLeft w:val="640"/>
          <w:marRight w:val="0"/>
          <w:marTop w:val="0"/>
          <w:marBottom w:val="0"/>
          <w:divBdr>
            <w:top w:val="none" w:sz="0" w:space="0" w:color="auto"/>
            <w:left w:val="none" w:sz="0" w:space="0" w:color="auto"/>
            <w:bottom w:val="none" w:sz="0" w:space="0" w:color="auto"/>
            <w:right w:val="none" w:sz="0" w:space="0" w:color="auto"/>
          </w:divBdr>
        </w:div>
        <w:div w:id="1372266248">
          <w:marLeft w:val="640"/>
          <w:marRight w:val="0"/>
          <w:marTop w:val="0"/>
          <w:marBottom w:val="0"/>
          <w:divBdr>
            <w:top w:val="none" w:sz="0" w:space="0" w:color="auto"/>
            <w:left w:val="none" w:sz="0" w:space="0" w:color="auto"/>
            <w:bottom w:val="none" w:sz="0" w:space="0" w:color="auto"/>
            <w:right w:val="none" w:sz="0" w:space="0" w:color="auto"/>
          </w:divBdr>
        </w:div>
        <w:div w:id="1465466567">
          <w:marLeft w:val="640"/>
          <w:marRight w:val="0"/>
          <w:marTop w:val="0"/>
          <w:marBottom w:val="0"/>
          <w:divBdr>
            <w:top w:val="none" w:sz="0" w:space="0" w:color="auto"/>
            <w:left w:val="none" w:sz="0" w:space="0" w:color="auto"/>
            <w:bottom w:val="none" w:sz="0" w:space="0" w:color="auto"/>
            <w:right w:val="none" w:sz="0" w:space="0" w:color="auto"/>
          </w:divBdr>
        </w:div>
        <w:div w:id="1509904336">
          <w:marLeft w:val="640"/>
          <w:marRight w:val="0"/>
          <w:marTop w:val="0"/>
          <w:marBottom w:val="0"/>
          <w:divBdr>
            <w:top w:val="none" w:sz="0" w:space="0" w:color="auto"/>
            <w:left w:val="none" w:sz="0" w:space="0" w:color="auto"/>
            <w:bottom w:val="none" w:sz="0" w:space="0" w:color="auto"/>
            <w:right w:val="none" w:sz="0" w:space="0" w:color="auto"/>
          </w:divBdr>
        </w:div>
        <w:div w:id="1521701855">
          <w:marLeft w:val="640"/>
          <w:marRight w:val="0"/>
          <w:marTop w:val="0"/>
          <w:marBottom w:val="0"/>
          <w:divBdr>
            <w:top w:val="none" w:sz="0" w:space="0" w:color="auto"/>
            <w:left w:val="none" w:sz="0" w:space="0" w:color="auto"/>
            <w:bottom w:val="none" w:sz="0" w:space="0" w:color="auto"/>
            <w:right w:val="none" w:sz="0" w:space="0" w:color="auto"/>
          </w:divBdr>
        </w:div>
        <w:div w:id="1525484222">
          <w:marLeft w:val="640"/>
          <w:marRight w:val="0"/>
          <w:marTop w:val="0"/>
          <w:marBottom w:val="0"/>
          <w:divBdr>
            <w:top w:val="none" w:sz="0" w:space="0" w:color="auto"/>
            <w:left w:val="none" w:sz="0" w:space="0" w:color="auto"/>
            <w:bottom w:val="none" w:sz="0" w:space="0" w:color="auto"/>
            <w:right w:val="none" w:sz="0" w:space="0" w:color="auto"/>
          </w:divBdr>
        </w:div>
        <w:div w:id="1534071159">
          <w:marLeft w:val="640"/>
          <w:marRight w:val="0"/>
          <w:marTop w:val="0"/>
          <w:marBottom w:val="0"/>
          <w:divBdr>
            <w:top w:val="none" w:sz="0" w:space="0" w:color="auto"/>
            <w:left w:val="none" w:sz="0" w:space="0" w:color="auto"/>
            <w:bottom w:val="none" w:sz="0" w:space="0" w:color="auto"/>
            <w:right w:val="none" w:sz="0" w:space="0" w:color="auto"/>
          </w:divBdr>
        </w:div>
        <w:div w:id="1550190575">
          <w:marLeft w:val="640"/>
          <w:marRight w:val="0"/>
          <w:marTop w:val="0"/>
          <w:marBottom w:val="0"/>
          <w:divBdr>
            <w:top w:val="none" w:sz="0" w:space="0" w:color="auto"/>
            <w:left w:val="none" w:sz="0" w:space="0" w:color="auto"/>
            <w:bottom w:val="none" w:sz="0" w:space="0" w:color="auto"/>
            <w:right w:val="none" w:sz="0" w:space="0" w:color="auto"/>
          </w:divBdr>
        </w:div>
        <w:div w:id="1553689063">
          <w:marLeft w:val="640"/>
          <w:marRight w:val="0"/>
          <w:marTop w:val="0"/>
          <w:marBottom w:val="0"/>
          <w:divBdr>
            <w:top w:val="none" w:sz="0" w:space="0" w:color="auto"/>
            <w:left w:val="none" w:sz="0" w:space="0" w:color="auto"/>
            <w:bottom w:val="none" w:sz="0" w:space="0" w:color="auto"/>
            <w:right w:val="none" w:sz="0" w:space="0" w:color="auto"/>
          </w:divBdr>
        </w:div>
        <w:div w:id="1582175991">
          <w:marLeft w:val="640"/>
          <w:marRight w:val="0"/>
          <w:marTop w:val="0"/>
          <w:marBottom w:val="0"/>
          <w:divBdr>
            <w:top w:val="none" w:sz="0" w:space="0" w:color="auto"/>
            <w:left w:val="none" w:sz="0" w:space="0" w:color="auto"/>
            <w:bottom w:val="none" w:sz="0" w:space="0" w:color="auto"/>
            <w:right w:val="none" w:sz="0" w:space="0" w:color="auto"/>
          </w:divBdr>
        </w:div>
        <w:div w:id="1697924187">
          <w:marLeft w:val="640"/>
          <w:marRight w:val="0"/>
          <w:marTop w:val="0"/>
          <w:marBottom w:val="0"/>
          <w:divBdr>
            <w:top w:val="none" w:sz="0" w:space="0" w:color="auto"/>
            <w:left w:val="none" w:sz="0" w:space="0" w:color="auto"/>
            <w:bottom w:val="none" w:sz="0" w:space="0" w:color="auto"/>
            <w:right w:val="none" w:sz="0" w:space="0" w:color="auto"/>
          </w:divBdr>
        </w:div>
        <w:div w:id="1719622847">
          <w:marLeft w:val="640"/>
          <w:marRight w:val="0"/>
          <w:marTop w:val="0"/>
          <w:marBottom w:val="0"/>
          <w:divBdr>
            <w:top w:val="none" w:sz="0" w:space="0" w:color="auto"/>
            <w:left w:val="none" w:sz="0" w:space="0" w:color="auto"/>
            <w:bottom w:val="none" w:sz="0" w:space="0" w:color="auto"/>
            <w:right w:val="none" w:sz="0" w:space="0" w:color="auto"/>
          </w:divBdr>
        </w:div>
        <w:div w:id="1720473069">
          <w:marLeft w:val="640"/>
          <w:marRight w:val="0"/>
          <w:marTop w:val="0"/>
          <w:marBottom w:val="0"/>
          <w:divBdr>
            <w:top w:val="none" w:sz="0" w:space="0" w:color="auto"/>
            <w:left w:val="none" w:sz="0" w:space="0" w:color="auto"/>
            <w:bottom w:val="none" w:sz="0" w:space="0" w:color="auto"/>
            <w:right w:val="none" w:sz="0" w:space="0" w:color="auto"/>
          </w:divBdr>
        </w:div>
        <w:div w:id="1809663815">
          <w:marLeft w:val="640"/>
          <w:marRight w:val="0"/>
          <w:marTop w:val="0"/>
          <w:marBottom w:val="0"/>
          <w:divBdr>
            <w:top w:val="none" w:sz="0" w:space="0" w:color="auto"/>
            <w:left w:val="none" w:sz="0" w:space="0" w:color="auto"/>
            <w:bottom w:val="none" w:sz="0" w:space="0" w:color="auto"/>
            <w:right w:val="none" w:sz="0" w:space="0" w:color="auto"/>
          </w:divBdr>
        </w:div>
        <w:div w:id="1818261965">
          <w:marLeft w:val="640"/>
          <w:marRight w:val="0"/>
          <w:marTop w:val="0"/>
          <w:marBottom w:val="0"/>
          <w:divBdr>
            <w:top w:val="none" w:sz="0" w:space="0" w:color="auto"/>
            <w:left w:val="none" w:sz="0" w:space="0" w:color="auto"/>
            <w:bottom w:val="none" w:sz="0" w:space="0" w:color="auto"/>
            <w:right w:val="none" w:sz="0" w:space="0" w:color="auto"/>
          </w:divBdr>
        </w:div>
        <w:div w:id="1864128330">
          <w:marLeft w:val="640"/>
          <w:marRight w:val="0"/>
          <w:marTop w:val="0"/>
          <w:marBottom w:val="0"/>
          <w:divBdr>
            <w:top w:val="none" w:sz="0" w:space="0" w:color="auto"/>
            <w:left w:val="none" w:sz="0" w:space="0" w:color="auto"/>
            <w:bottom w:val="none" w:sz="0" w:space="0" w:color="auto"/>
            <w:right w:val="none" w:sz="0" w:space="0" w:color="auto"/>
          </w:divBdr>
        </w:div>
        <w:div w:id="1897425472">
          <w:marLeft w:val="640"/>
          <w:marRight w:val="0"/>
          <w:marTop w:val="0"/>
          <w:marBottom w:val="0"/>
          <w:divBdr>
            <w:top w:val="none" w:sz="0" w:space="0" w:color="auto"/>
            <w:left w:val="none" w:sz="0" w:space="0" w:color="auto"/>
            <w:bottom w:val="none" w:sz="0" w:space="0" w:color="auto"/>
            <w:right w:val="none" w:sz="0" w:space="0" w:color="auto"/>
          </w:divBdr>
        </w:div>
        <w:div w:id="1911160941">
          <w:marLeft w:val="640"/>
          <w:marRight w:val="0"/>
          <w:marTop w:val="0"/>
          <w:marBottom w:val="0"/>
          <w:divBdr>
            <w:top w:val="none" w:sz="0" w:space="0" w:color="auto"/>
            <w:left w:val="none" w:sz="0" w:space="0" w:color="auto"/>
            <w:bottom w:val="none" w:sz="0" w:space="0" w:color="auto"/>
            <w:right w:val="none" w:sz="0" w:space="0" w:color="auto"/>
          </w:divBdr>
        </w:div>
        <w:div w:id="1916742634">
          <w:marLeft w:val="640"/>
          <w:marRight w:val="0"/>
          <w:marTop w:val="0"/>
          <w:marBottom w:val="0"/>
          <w:divBdr>
            <w:top w:val="none" w:sz="0" w:space="0" w:color="auto"/>
            <w:left w:val="none" w:sz="0" w:space="0" w:color="auto"/>
            <w:bottom w:val="none" w:sz="0" w:space="0" w:color="auto"/>
            <w:right w:val="none" w:sz="0" w:space="0" w:color="auto"/>
          </w:divBdr>
        </w:div>
        <w:div w:id="1933969374">
          <w:marLeft w:val="640"/>
          <w:marRight w:val="0"/>
          <w:marTop w:val="0"/>
          <w:marBottom w:val="0"/>
          <w:divBdr>
            <w:top w:val="none" w:sz="0" w:space="0" w:color="auto"/>
            <w:left w:val="none" w:sz="0" w:space="0" w:color="auto"/>
            <w:bottom w:val="none" w:sz="0" w:space="0" w:color="auto"/>
            <w:right w:val="none" w:sz="0" w:space="0" w:color="auto"/>
          </w:divBdr>
        </w:div>
        <w:div w:id="1957372979">
          <w:marLeft w:val="640"/>
          <w:marRight w:val="0"/>
          <w:marTop w:val="0"/>
          <w:marBottom w:val="0"/>
          <w:divBdr>
            <w:top w:val="none" w:sz="0" w:space="0" w:color="auto"/>
            <w:left w:val="none" w:sz="0" w:space="0" w:color="auto"/>
            <w:bottom w:val="none" w:sz="0" w:space="0" w:color="auto"/>
            <w:right w:val="none" w:sz="0" w:space="0" w:color="auto"/>
          </w:divBdr>
        </w:div>
        <w:div w:id="1969166878">
          <w:marLeft w:val="640"/>
          <w:marRight w:val="0"/>
          <w:marTop w:val="0"/>
          <w:marBottom w:val="0"/>
          <w:divBdr>
            <w:top w:val="none" w:sz="0" w:space="0" w:color="auto"/>
            <w:left w:val="none" w:sz="0" w:space="0" w:color="auto"/>
            <w:bottom w:val="none" w:sz="0" w:space="0" w:color="auto"/>
            <w:right w:val="none" w:sz="0" w:space="0" w:color="auto"/>
          </w:divBdr>
        </w:div>
        <w:div w:id="1995648138">
          <w:marLeft w:val="640"/>
          <w:marRight w:val="0"/>
          <w:marTop w:val="0"/>
          <w:marBottom w:val="0"/>
          <w:divBdr>
            <w:top w:val="none" w:sz="0" w:space="0" w:color="auto"/>
            <w:left w:val="none" w:sz="0" w:space="0" w:color="auto"/>
            <w:bottom w:val="none" w:sz="0" w:space="0" w:color="auto"/>
            <w:right w:val="none" w:sz="0" w:space="0" w:color="auto"/>
          </w:divBdr>
        </w:div>
        <w:div w:id="2014647952">
          <w:marLeft w:val="640"/>
          <w:marRight w:val="0"/>
          <w:marTop w:val="0"/>
          <w:marBottom w:val="0"/>
          <w:divBdr>
            <w:top w:val="none" w:sz="0" w:space="0" w:color="auto"/>
            <w:left w:val="none" w:sz="0" w:space="0" w:color="auto"/>
            <w:bottom w:val="none" w:sz="0" w:space="0" w:color="auto"/>
            <w:right w:val="none" w:sz="0" w:space="0" w:color="auto"/>
          </w:divBdr>
        </w:div>
        <w:div w:id="2039817381">
          <w:marLeft w:val="640"/>
          <w:marRight w:val="0"/>
          <w:marTop w:val="0"/>
          <w:marBottom w:val="0"/>
          <w:divBdr>
            <w:top w:val="none" w:sz="0" w:space="0" w:color="auto"/>
            <w:left w:val="none" w:sz="0" w:space="0" w:color="auto"/>
            <w:bottom w:val="none" w:sz="0" w:space="0" w:color="auto"/>
            <w:right w:val="none" w:sz="0" w:space="0" w:color="auto"/>
          </w:divBdr>
        </w:div>
        <w:div w:id="2089880073">
          <w:marLeft w:val="640"/>
          <w:marRight w:val="0"/>
          <w:marTop w:val="0"/>
          <w:marBottom w:val="0"/>
          <w:divBdr>
            <w:top w:val="none" w:sz="0" w:space="0" w:color="auto"/>
            <w:left w:val="none" w:sz="0" w:space="0" w:color="auto"/>
            <w:bottom w:val="none" w:sz="0" w:space="0" w:color="auto"/>
            <w:right w:val="none" w:sz="0" w:space="0" w:color="auto"/>
          </w:divBdr>
        </w:div>
      </w:divsChild>
    </w:div>
    <w:div w:id="317539031">
      <w:bodyDiv w:val="1"/>
      <w:marLeft w:val="0"/>
      <w:marRight w:val="0"/>
      <w:marTop w:val="0"/>
      <w:marBottom w:val="0"/>
      <w:divBdr>
        <w:top w:val="none" w:sz="0" w:space="0" w:color="auto"/>
        <w:left w:val="none" w:sz="0" w:space="0" w:color="auto"/>
        <w:bottom w:val="none" w:sz="0" w:space="0" w:color="auto"/>
        <w:right w:val="none" w:sz="0" w:space="0" w:color="auto"/>
      </w:divBdr>
      <w:divsChild>
        <w:div w:id="17778889">
          <w:marLeft w:val="640"/>
          <w:marRight w:val="0"/>
          <w:marTop w:val="0"/>
          <w:marBottom w:val="0"/>
          <w:divBdr>
            <w:top w:val="none" w:sz="0" w:space="0" w:color="auto"/>
            <w:left w:val="none" w:sz="0" w:space="0" w:color="auto"/>
            <w:bottom w:val="none" w:sz="0" w:space="0" w:color="auto"/>
            <w:right w:val="none" w:sz="0" w:space="0" w:color="auto"/>
          </w:divBdr>
        </w:div>
        <w:div w:id="50540732">
          <w:marLeft w:val="640"/>
          <w:marRight w:val="0"/>
          <w:marTop w:val="0"/>
          <w:marBottom w:val="0"/>
          <w:divBdr>
            <w:top w:val="none" w:sz="0" w:space="0" w:color="auto"/>
            <w:left w:val="none" w:sz="0" w:space="0" w:color="auto"/>
            <w:bottom w:val="none" w:sz="0" w:space="0" w:color="auto"/>
            <w:right w:val="none" w:sz="0" w:space="0" w:color="auto"/>
          </w:divBdr>
        </w:div>
        <w:div w:id="77137797">
          <w:marLeft w:val="640"/>
          <w:marRight w:val="0"/>
          <w:marTop w:val="0"/>
          <w:marBottom w:val="0"/>
          <w:divBdr>
            <w:top w:val="none" w:sz="0" w:space="0" w:color="auto"/>
            <w:left w:val="none" w:sz="0" w:space="0" w:color="auto"/>
            <w:bottom w:val="none" w:sz="0" w:space="0" w:color="auto"/>
            <w:right w:val="none" w:sz="0" w:space="0" w:color="auto"/>
          </w:divBdr>
        </w:div>
        <w:div w:id="119306107">
          <w:marLeft w:val="640"/>
          <w:marRight w:val="0"/>
          <w:marTop w:val="0"/>
          <w:marBottom w:val="0"/>
          <w:divBdr>
            <w:top w:val="none" w:sz="0" w:space="0" w:color="auto"/>
            <w:left w:val="none" w:sz="0" w:space="0" w:color="auto"/>
            <w:bottom w:val="none" w:sz="0" w:space="0" w:color="auto"/>
            <w:right w:val="none" w:sz="0" w:space="0" w:color="auto"/>
          </w:divBdr>
        </w:div>
        <w:div w:id="123282187">
          <w:marLeft w:val="640"/>
          <w:marRight w:val="0"/>
          <w:marTop w:val="0"/>
          <w:marBottom w:val="0"/>
          <w:divBdr>
            <w:top w:val="none" w:sz="0" w:space="0" w:color="auto"/>
            <w:left w:val="none" w:sz="0" w:space="0" w:color="auto"/>
            <w:bottom w:val="none" w:sz="0" w:space="0" w:color="auto"/>
            <w:right w:val="none" w:sz="0" w:space="0" w:color="auto"/>
          </w:divBdr>
        </w:div>
        <w:div w:id="183249555">
          <w:marLeft w:val="640"/>
          <w:marRight w:val="0"/>
          <w:marTop w:val="0"/>
          <w:marBottom w:val="0"/>
          <w:divBdr>
            <w:top w:val="none" w:sz="0" w:space="0" w:color="auto"/>
            <w:left w:val="none" w:sz="0" w:space="0" w:color="auto"/>
            <w:bottom w:val="none" w:sz="0" w:space="0" w:color="auto"/>
            <w:right w:val="none" w:sz="0" w:space="0" w:color="auto"/>
          </w:divBdr>
        </w:div>
        <w:div w:id="193731242">
          <w:marLeft w:val="640"/>
          <w:marRight w:val="0"/>
          <w:marTop w:val="0"/>
          <w:marBottom w:val="0"/>
          <w:divBdr>
            <w:top w:val="none" w:sz="0" w:space="0" w:color="auto"/>
            <w:left w:val="none" w:sz="0" w:space="0" w:color="auto"/>
            <w:bottom w:val="none" w:sz="0" w:space="0" w:color="auto"/>
            <w:right w:val="none" w:sz="0" w:space="0" w:color="auto"/>
          </w:divBdr>
        </w:div>
        <w:div w:id="254292315">
          <w:marLeft w:val="640"/>
          <w:marRight w:val="0"/>
          <w:marTop w:val="0"/>
          <w:marBottom w:val="0"/>
          <w:divBdr>
            <w:top w:val="none" w:sz="0" w:space="0" w:color="auto"/>
            <w:left w:val="none" w:sz="0" w:space="0" w:color="auto"/>
            <w:bottom w:val="none" w:sz="0" w:space="0" w:color="auto"/>
            <w:right w:val="none" w:sz="0" w:space="0" w:color="auto"/>
          </w:divBdr>
        </w:div>
        <w:div w:id="272833503">
          <w:marLeft w:val="640"/>
          <w:marRight w:val="0"/>
          <w:marTop w:val="0"/>
          <w:marBottom w:val="0"/>
          <w:divBdr>
            <w:top w:val="none" w:sz="0" w:space="0" w:color="auto"/>
            <w:left w:val="none" w:sz="0" w:space="0" w:color="auto"/>
            <w:bottom w:val="none" w:sz="0" w:space="0" w:color="auto"/>
            <w:right w:val="none" w:sz="0" w:space="0" w:color="auto"/>
          </w:divBdr>
        </w:div>
        <w:div w:id="275797185">
          <w:marLeft w:val="640"/>
          <w:marRight w:val="0"/>
          <w:marTop w:val="0"/>
          <w:marBottom w:val="0"/>
          <w:divBdr>
            <w:top w:val="none" w:sz="0" w:space="0" w:color="auto"/>
            <w:left w:val="none" w:sz="0" w:space="0" w:color="auto"/>
            <w:bottom w:val="none" w:sz="0" w:space="0" w:color="auto"/>
            <w:right w:val="none" w:sz="0" w:space="0" w:color="auto"/>
          </w:divBdr>
        </w:div>
        <w:div w:id="308247323">
          <w:marLeft w:val="640"/>
          <w:marRight w:val="0"/>
          <w:marTop w:val="0"/>
          <w:marBottom w:val="0"/>
          <w:divBdr>
            <w:top w:val="none" w:sz="0" w:space="0" w:color="auto"/>
            <w:left w:val="none" w:sz="0" w:space="0" w:color="auto"/>
            <w:bottom w:val="none" w:sz="0" w:space="0" w:color="auto"/>
            <w:right w:val="none" w:sz="0" w:space="0" w:color="auto"/>
          </w:divBdr>
        </w:div>
        <w:div w:id="324016211">
          <w:marLeft w:val="640"/>
          <w:marRight w:val="0"/>
          <w:marTop w:val="0"/>
          <w:marBottom w:val="0"/>
          <w:divBdr>
            <w:top w:val="none" w:sz="0" w:space="0" w:color="auto"/>
            <w:left w:val="none" w:sz="0" w:space="0" w:color="auto"/>
            <w:bottom w:val="none" w:sz="0" w:space="0" w:color="auto"/>
            <w:right w:val="none" w:sz="0" w:space="0" w:color="auto"/>
          </w:divBdr>
        </w:div>
        <w:div w:id="328362246">
          <w:marLeft w:val="640"/>
          <w:marRight w:val="0"/>
          <w:marTop w:val="0"/>
          <w:marBottom w:val="0"/>
          <w:divBdr>
            <w:top w:val="none" w:sz="0" w:space="0" w:color="auto"/>
            <w:left w:val="none" w:sz="0" w:space="0" w:color="auto"/>
            <w:bottom w:val="none" w:sz="0" w:space="0" w:color="auto"/>
            <w:right w:val="none" w:sz="0" w:space="0" w:color="auto"/>
          </w:divBdr>
        </w:div>
        <w:div w:id="390664748">
          <w:marLeft w:val="640"/>
          <w:marRight w:val="0"/>
          <w:marTop w:val="0"/>
          <w:marBottom w:val="0"/>
          <w:divBdr>
            <w:top w:val="none" w:sz="0" w:space="0" w:color="auto"/>
            <w:left w:val="none" w:sz="0" w:space="0" w:color="auto"/>
            <w:bottom w:val="none" w:sz="0" w:space="0" w:color="auto"/>
            <w:right w:val="none" w:sz="0" w:space="0" w:color="auto"/>
          </w:divBdr>
        </w:div>
        <w:div w:id="408692472">
          <w:marLeft w:val="640"/>
          <w:marRight w:val="0"/>
          <w:marTop w:val="0"/>
          <w:marBottom w:val="0"/>
          <w:divBdr>
            <w:top w:val="none" w:sz="0" w:space="0" w:color="auto"/>
            <w:left w:val="none" w:sz="0" w:space="0" w:color="auto"/>
            <w:bottom w:val="none" w:sz="0" w:space="0" w:color="auto"/>
            <w:right w:val="none" w:sz="0" w:space="0" w:color="auto"/>
          </w:divBdr>
        </w:div>
        <w:div w:id="477042274">
          <w:marLeft w:val="640"/>
          <w:marRight w:val="0"/>
          <w:marTop w:val="0"/>
          <w:marBottom w:val="0"/>
          <w:divBdr>
            <w:top w:val="none" w:sz="0" w:space="0" w:color="auto"/>
            <w:left w:val="none" w:sz="0" w:space="0" w:color="auto"/>
            <w:bottom w:val="none" w:sz="0" w:space="0" w:color="auto"/>
            <w:right w:val="none" w:sz="0" w:space="0" w:color="auto"/>
          </w:divBdr>
        </w:div>
        <w:div w:id="480007521">
          <w:marLeft w:val="640"/>
          <w:marRight w:val="0"/>
          <w:marTop w:val="0"/>
          <w:marBottom w:val="0"/>
          <w:divBdr>
            <w:top w:val="none" w:sz="0" w:space="0" w:color="auto"/>
            <w:left w:val="none" w:sz="0" w:space="0" w:color="auto"/>
            <w:bottom w:val="none" w:sz="0" w:space="0" w:color="auto"/>
            <w:right w:val="none" w:sz="0" w:space="0" w:color="auto"/>
          </w:divBdr>
        </w:div>
        <w:div w:id="549078306">
          <w:marLeft w:val="640"/>
          <w:marRight w:val="0"/>
          <w:marTop w:val="0"/>
          <w:marBottom w:val="0"/>
          <w:divBdr>
            <w:top w:val="none" w:sz="0" w:space="0" w:color="auto"/>
            <w:left w:val="none" w:sz="0" w:space="0" w:color="auto"/>
            <w:bottom w:val="none" w:sz="0" w:space="0" w:color="auto"/>
            <w:right w:val="none" w:sz="0" w:space="0" w:color="auto"/>
          </w:divBdr>
        </w:div>
        <w:div w:id="628323878">
          <w:marLeft w:val="640"/>
          <w:marRight w:val="0"/>
          <w:marTop w:val="0"/>
          <w:marBottom w:val="0"/>
          <w:divBdr>
            <w:top w:val="none" w:sz="0" w:space="0" w:color="auto"/>
            <w:left w:val="none" w:sz="0" w:space="0" w:color="auto"/>
            <w:bottom w:val="none" w:sz="0" w:space="0" w:color="auto"/>
            <w:right w:val="none" w:sz="0" w:space="0" w:color="auto"/>
          </w:divBdr>
        </w:div>
        <w:div w:id="670989786">
          <w:marLeft w:val="640"/>
          <w:marRight w:val="0"/>
          <w:marTop w:val="0"/>
          <w:marBottom w:val="0"/>
          <w:divBdr>
            <w:top w:val="none" w:sz="0" w:space="0" w:color="auto"/>
            <w:left w:val="none" w:sz="0" w:space="0" w:color="auto"/>
            <w:bottom w:val="none" w:sz="0" w:space="0" w:color="auto"/>
            <w:right w:val="none" w:sz="0" w:space="0" w:color="auto"/>
          </w:divBdr>
        </w:div>
        <w:div w:id="855851059">
          <w:marLeft w:val="640"/>
          <w:marRight w:val="0"/>
          <w:marTop w:val="0"/>
          <w:marBottom w:val="0"/>
          <w:divBdr>
            <w:top w:val="none" w:sz="0" w:space="0" w:color="auto"/>
            <w:left w:val="none" w:sz="0" w:space="0" w:color="auto"/>
            <w:bottom w:val="none" w:sz="0" w:space="0" w:color="auto"/>
            <w:right w:val="none" w:sz="0" w:space="0" w:color="auto"/>
          </w:divBdr>
        </w:div>
        <w:div w:id="949556698">
          <w:marLeft w:val="640"/>
          <w:marRight w:val="0"/>
          <w:marTop w:val="0"/>
          <w:marBottom w:val="0"/>
          <w:divBdr>
            <w:top w:val="none" w:sz="0" w:space="0" w:color="auto"/>
            <w:left w:val="none" w:sz="0" w:space="0" w:color="auto"/>
            <w:bottom w:val="none" w:sz="0" w:space="0" w:color="auto"/>
            <w:right w:val="none" w:sz="0" w:space="0" w:color="auto"/>
          </w:divBdr>
        </w:div>
        <w:div w:id="1007363780">
          <w:marLeft w:val="640"/>
          <w:marRight w:val="0"/>
          <w:marTop w:val="0"/>
          <w:marBottom w:val="0"/>
          <w:divBdr>
            <w:top w:val="none" w:sz="0" w:space="0" w:color="auto"/>
            <w:left w:val="none" w:sz="0" w:space="0" w:color="auto"/>
            <w:bottom w:val="none" w:sz="0" w:space="0" w:color="auto"/>
            <w:right w:val="none" w:sz="0" w:space="0" w:color="auto"/>
          </w:divBdr>
        </w:div>
        <w:div w:id="1012955508">
          <w:marLeft w:val="640"/>
          <w:marRight w:val="0"/>
          <w:marTop w:val="0"/>
          <w:marBottom w:val="0"/>
          <w:divBdr>
            <w:top w:val="none" w:sz="0" w:space="0" w:color="auto"/>
            <w:left w:val="none" w:sz="0" w:space="0" w:color="auto"/>
            <w:bottom w:val="none" w:sz="0" w:space="0" w:color="auto"/>
            <w:right w:val="none" w:sz="0" w:space="0" w:color="auto"/>
          </w:divBdr>
        </w:div>
        <w:div w:id="1140222042">
          <w:marLeft w:val="640"/>
          <w:marRight w:val="0"/>
          <w:marTop w:val="0"/>
          <w:marBottom w:val="0"/>
          <w:divBdr>
            <w:top w:val="none" w:sz="0" w:space="0" w:color="auto"/>
            <w:left w:val="none" w:sz="0" w:space="0" w:color="auto"/>
            <w:bottom w:val="none" w:sz="0" w:space="0" w:color="auto"/>
            <w:right w:val="none" w:sz="0" w:space="0" w:color="auto"/>
          </w:divBdr>
        </w:div>
        <w:div w:id="1144468681">
          <w:marLeft w:val="640"/>
          <w:marRight w:val="0"/>
          <w:marTop w:val="0"/>
          <w:marBottom w:val="0"/>
          <w:divBdr>
            <w:top w:val="none" w:sz="0" w:space="0" w:color="auto"/>
            <w:left w:val="none" w:sz="0" w:space="0" w:color="auto"/>
            <w:bottom w:val="none" w:sz="0" w:space="0" w:color="auto"/>
            <w:right w:val="none" w:sz="0" w:space="0" w:color="auto"/>
          </w:divBdr>
        </w:div>
        <w:div w:id="1152795104">
          <w:marLeft w:val="640"/>
          <w:marRight w:val="0"/>
          <w:marTop w:val="0"/>
          <w:marBottom w:val="0"/>
          <w:divBdr>
            <w:top w:val="none" w:sz="0" w:space="0" w:color="auto"/>
            <w:left w:val="none" w:sz="0" w:space="0" w:color="auto"/>
            <w:bottom w:val="none" w:sz="0" w:space="0" w:color="auto"/>
            <w:right w:val="none" w:sz="0" w:space="0" w:color="auto"/>
          </w:divBdr>
        </w:div>
        <w:div w:id="1230924117">
          <w:marLeft w:val="640"/>
          <w:marRight w:val="0"/>
          <w:marTop w:val="0"/>
          <w:marBottom w:val="0"/>
          <w:divBdr>
            <w:top w:val="none" w:sz="0" w:space="0" w:color="auto"/>
            <w:left w:val="none" w:sz="0" w:space="0" w:color="auto"/>
            <w:bottom w:val="none" w:sz="0" w:space="0" w:color="auto"/>
            <w:right w:val="none" w:sz="0" w:space="0" w:color="auto"/>
          </w:divBdr>
        </w:div>
        <w:div w:id="1235169101">
          <w:marLeft w:val="640"/>
          <w:marRight w:val="0"/>
          <w:marTop w:val="0"/>
          <w:marBottom w:val="0"/>
          <w:divBdr>
            <w:top w:val="none" w:sz="0" w:space="0" w:color="auto"/>
            <w:left w:val="none" w:sz="0" w:space="0" w:color="auto"/>
            <w:bottom w:val="none" w:sz="0" w:space="0" w:color="auto"/>
            <w:right w:val="none" w:sz="0" w:space="0" w:color="auto"/>
          </w:divBdr>
        </w:div>
        <w:div w:id="1240748594">
          <w:marLeft w:val="640"/>
          <w:marRight w:val="0"/>
          <w:marTop w:val="0"/>
          <w:marBottom w:val="0"/>
          <w:divBdr>
            <w:top w:val="none" w:sz="0" w:space="0" w:color="auto"/>
            <w:left w:val="none" w:sz="0" w:space="0" w:color="auto"/>
            <w:bottom w:val="none" w:sz="0" w:space="0" w:color="auto"/>
            <w:right w:val="none" w:sz="0" w:space="0" w:color="auto"/>
          </w:divBdr>
        </w:div>
        <w:div w:id="1263029688">
          <w:marLeft w:val="640"/>
          <w:marRight w:val="0"/>
          <w:marTop w:val="0"/>
          <w:marBottom w:val="0"/>
          <w:divBdr>
            <w:top w:val="none" w:sz="0" w:space="0" w:color="auto"/>
            <w:left w:val="none" w:sz="0" w:space="0" w:color="auto"/>
            <w:bottom w:val="none" w:sz="0" w:space="0" w:color="auto"/>
            <w:right w:val="none" w:sz="0" w:space="0" w:color="auto"/>
          </w:divBdr>
        </w:div>
        <w:div w:id="1269508790">
          <w:marLeft w:val="640"/>
          <w:marRight w:val="0"/>
          <w:marTop w:val="0"/>
          <w:marBottom w:val="0"/>
          <w:divBdr>
            <w:top w:val="none" w:sz="0" w:space="0" w:color="auto"/>
            <w:left w:val="none" w:sz="0" w:space="0" w:color="auto"/>
            <w:bottom w:val="none" w:sz="0" w:space="0" w:color="auto"/>
            <w:right w:val="none" w:sz="0" w:space="0" w:color="auto"/>
          </w:divBdr>
        </w:div>
        <w:div w:id="1338576130">
          <w:marLeft w:val="640"/>
          <w:marRight w:val="0"/>
          <w:marTop w:val="0"/>
          <w:marBottom w:val="0"/>
          <w:divBdr>
            <w:top w:val="none" w:sz="0" w:space="0" w:color="auto"/>
            <w:left w:val="none" w:sz="0" w:space="0" w:color="auto"/>
            <w:bottom w:val="none" w:sz="0" w:space="0" w:color="auto"/>
            <w:right w:val="none" w:sz="0" w:space="0" w:color="auto"/>
          </w:divBdr>
        </w:div>
        <w:div w:id="1566407866">
          <w:marLeft w:val="640"/>
          <w:marRight w:val="0"/>
          <w:marTop w:val="0"/>
          <w:marBottom w:val="0"/>
          <w:divBdr>
            <w:top w:val="none" w:sz="0" w:space="0" w:color="auto"/>
            <w:left w:val="none" w:sz="0" w:space="0" w:color="auto"/>
            <w:bottom w:val="none" w:sz="0" w:space="0" w:color="auto"/>
            <w:right w:val="none" w:sz="0" w:space="0" w:color="auto"/>
          </w:divBdr>
        </w:div>
        <w:div w:id="1650162702">
          <w:marLeft w:val="640"/>
          <w:marRight w:val="0"/>
          <w:marTop w:val="0"/>
          <w:marBottom w:val="0"/>
          <w:divBdr>
            <w:top w:val="none" w:sz="0" w:space="0" w:color="auto"/>
            <w:left w:val="none" w:sz="0" w:space="0" w:color="auto"/>
            <w:bottom w:val="none" w:sz="0" w:space="0" w:color="auto"/>
            <w:right w:val="none" w:sz="0" w:space="0" w:color="auto"/>
          </w:divBdr>
        </w:div>
        <w:div w:id="1692762007">
          <w:marLeft w:val="640"/>
          <w:marRight w:val="0"/>
          <w:marTop w:val="0"/>
          <w:marBottom w:val="0"/>
          <w:divBdr>
            <w:top w:val="none" w:sz="0" w:space="0" w:color="auto"/>
            <w:left w:val="none" w:sz="0" w:space="0" w:color="auto"/>
            <w:bottom w:val="none" w:sz="0" w:space="0" w:color="auto"/>
            <w:right w:val="none" w:sz="0" w:space="0" w:color="auto"/>
          </w:divBdr>
        </w:div>
        <w:div w:id="1703433538">
          <w:marLeft w:val="640"/>
          <w:marRight w:val="0"/>
          <w:marTop w:val="0"/>
          <w:marBottom w:val="0"/>
          <w:divBdr>
            <w:top w:val="none" w:sz="0" w:space="0" w:color="auto"/>
            <w:left w:val="none" w:sz="0" w:space="0" w:color="auto"/>
            <w:bottom w:val="none" w:sz="0" w:space="0" w:color="auto"/>
            <w:right w:val="none" w:sz="0" w:space="0" w:color="auto"/>
          </w:divBdr>
        </w:div>
        <w:div w:id="1913274001">
          <w:marLeft w:val="640"/>
          <w:marRight w:val="0"/>
          <w:marTop w:val="0"/>
          <w:marBottom w:val="0"/>
          <w:divBdr>
            <w:top w:val="none" w:sz="0" w:space="0" w:color="auto"/>
            <w:left w:val="none" w:sz="0" w:space="0" w:color="auto"/>
            <w:bottom w:val="none" w:sz="0" w:space="0" w:color="auto"/>
            <w:right w:val="none" w:sz="0" w:space="0" w:color="auto"/>
          </w:divBdr>
        </w:div>
        <w:div w:id="1961956298">
          <w:marLeft w:val="640"/>
          <w:marRight w:val="0"/>
          <w:marTop w:val="0"/>
          <w:marBottom w:val="0"/>
          <w:divBdr>
            <w:top w:val="none" w:sz="0" w:space="0" w:color="auto"/>
            <w:left w:val="none" w:sz="0" w:space="0" w:color="auto"/>
            <w:bottom w:val="none" w:sz="0" w:space="0" w:color="auto"/>
            <w:right w:val="none" w:sz="0" w:space="0" w:color="auto"/>
          </w:divBdr>
        </w:div>
        <w:div w:id="1980916412">
          <w:marLeft w:val="640"/>
          <w:marRight w:val="0"/>
          <w:marTop w:val="0"/>
          <w:marBottom w:val="0"/>
          <w:divBdr>
            <w:top w:val="none" w:sz="0" w:space="0" w:color="auto"/>
            <w:left w:val="none" w:sz="0" w:space="0" w:color="auto"/>
            <w:bottom w:val="none" w:sz="0" w:space="0" w:color="auto"/>
            <w:right w:val="none" w:sz="0" w:space="0" w:color="auto"/>
          </w:divBdr>
        </w:div>
        <w:div w:id="1994530756">
          <w:marLeft w:val="640"/>
          <w:marRight w:val="0"/>
          <w:marTop w:val="0"/>
          <w:marBottom w:val="0"/>
          <w:divBdr>
            <w:top w:val="none" w:sz="0" w:space="0" w:color="auto"/>
            <w:left w:val="none" w:sz="0" w:space="0" w:color="auto"/>
            <w:bottom w:val="none" w:sz="0" w:space="0" w:color="auto"/>
            <w:right w:val="none" w:sz="0" w:space="0" w:color="auto"/>
          </w:divBdr>
        </w:div>
        <w:div w:id="2107992913">
          <w:marLeft w:val="640"/>
          <w:marRight w:val="0"/>
          <w:marTop w:val="0"/>
          <w:marBottom w:val="0"/>
          <w:divBdr>
            <w:top w:val="none" w:sz="0" w:space="0" w:color="auto"/>
            <w:left w:val="none" w:sz="0" w:space="0" w:color="auto"/>
            <w:bottom w:val="none" w:sz="0" w:space="0" w:color="auto"/>
            <w:right w:val="none" w:sz="0" w:space="0" w:color="auto"/>
          </w:divBdr>
        </w:div>
        <w:div w:id="2110808625">
          <w:marLeft w:val="640"/>
          <w:marRight w:val="0"/>
          <w:marTop w:val="0"/>
          <w:marBottom w:val="0"/>
          <w:divBdr>
            <w:top w:val="none" w:sz="0" w:space="0" w:color="auto"/>
            <w:left w:val="none" w:sz="0" w:space="0" w:color="auto"/>
            <w:bottom w:val="none" w:sz="0" w:space="0" w:color="auto"/>
            <w:right w:val="none" w:sz="0" w:space="0" w:color="auto"/>
          </w:divBdr>
        </w:div>
        <w:div w:id="2113012802">
          <w:marLeft w:val="640"/>
          <w:marRight w:val="0"/>
          <w:marTop w:val="0"/>
          <w:marBottom w:val="0"/>
          <w:divBdr>
            <w:top w:val="none" w:sz="0" w:space="0" w:color="auto"/>
            <w:left w:val="none" w:sz="0" w:space="0" w:color="auto"/>
            <w:bottom w:val="none" w:sz="0" w:space="0" w:color="auto"/>
            <w:right w:val="none" w:sz="0" w:space="0" w:color="auto"/>
          </w:divBdr>
        </w:div>
        <w:div w:id="2134326177">
          <w:marLeft w:val="640"/>
          <w:marRight w:val="0"/>
          <w:marTop w:val="0"/>
          <w:marBottom w:val="0"/>
          <w:divBdr>
            <w:top w:val="none" w:sz="0" w:space="0" w:color="auto"/>
            <w:left w:val="none" w:sz="0" w:space="0" w:color="auto"/>
            <w:bottom w:val="none" w:sz="0" w:space="0" w:color="auto"/>
            <w:right w:val="none" w:sz="0" w:space="0" w:color="auto"/>
          </w:divBdr>
        </w:div>
      </w:divsChild>
    </w:div>
    <w:div w:id="322634616">
      <w:marLeft w:val="0"/>
      <w:marRight w:val="0"/>
      <w:marTop w:val="0"/>
      <w:marBottom w:val="0"/>
      <w:divBdr>
        <w:top w:val="none" w:sz="0" w:space="0" w:color="auto"/>
        <w:left w:val="none" w:sz="0" w:space="0" w:color="auto"/>
        <w:bottom w:val="none" w:sz="0" w:space="0" w:color="auto"/>
        <w:right w:val="none" w:sz="0" w:space="0" w:color="auto"/>
      </w:divBdr>
    </w:div>
    <w:div w:id="325090763">
      <w:bodyDiv w:val="1"/>
      <w:marLeft w:val="0"/>
      <w:marRight w:val="0"/>
      <w:marTop w:val="0"/>
      <w:marBottom w:val="0"/>
      <w:divBdr>
        <w:top w:val="none" w:sz="0" w:space="0" w:color="auto"/>
        <w:left w:val="none" w:sz="0" w:space="0" w:color="auto"/>
        <w:bottom w:val="none" w:sz="0" w:space="0" w:color="auto"/>
        <w:right w:val="none" w:sz="0" w:space="0" w:color="auto"/>
      </w:divBdr>
      <w:divsChild>
        <w:div w:id="616258156">
          <w:marLeft w:val="640"/>
          <w:marRight w:val="0"/>
          <w:marTop w:val="0"/>
          <w:marBottom w:val="0"/>
          <w:divBdr>
            <w:top w:val="none" w:sz="0" w:space="0" w:color="auto"/>
            <w:left w:val="none" w:sz="0" w:space="0" w:color="auto"/>
            <w:bottom w:val="none" w:sz="0" w:space="0" w:color="auto"/>
            <w:right w:val="none" w:sz="0" w:space="0" w:color="auto"/>
          </w:divBdr>
        </w:div>
        <w:div w:id="1264268158">
          <w:marLeft w:val="640"/>
          <w:marRight w:val="0"/>
          <w:marTop w:val="0"/>
          <w:marBottom w:val="0"/>
          <w:divBdr>
            <w:top w:val="none" w:sz="0" w:space="0" w:color="auto"/>
            <w:left w:val="none" w:sz="0" w:space="0" w:color="auto"/>
            <w:bottom w:val="none" w:sz="0" w:space="0" w:color="auto"/>
            <w:right w:val="none" w:sz="0" w:space="0" w:color="auto"/>
          </w:divBdr>
        </w:div>
        <w:div w:id="1737361180">
          <w:marLeft w:val="640"/>
          <w:marRight w:val="0"/>
          <w:marTop w:val="0"/>
          <w:marBottom w:val="0"/>
          <w:divBdr>
            <w:top w:val="none" w:sz="0" w:space="0" w:color="auto"/>
            <w:left w:val="none" w:sz="0" w:space="0" w:color="auto"/>
            <w:bottom w:val="none" w:sz="0" w:space="0" w:color="auto"/>
            <w:right w:val="none" w:sz="0" w:space="0" w:color="auto"/>
          </w:divBdr>
        </w:div>
        <w:div w:id="1851555773">
          <w:marLeft w:val="640"/>
          <w:marRight w:val="0"/>
          <w:marTop w:val="0"/>
          <w:marBottom w:val="0"/>
          <w:divBdr>
            <w:top w:val="none" w:sz="0" w:space="0" w:color="auto"/>
            <w:left w:val="none" w:sz="0" w:space="0" w:color="auto"/>
            <w:bottom w:val="none" w:sz="0" w:space="0" w:color="auto"/>
            <w:right w:val="none" w:sz="0" w:space="0" w:color="auto"/>
          </w:divBdr>
        </w:div>
        <w:div w:id="1180924717">
          <w:marLeft w:val="640"/>
          <w:marRight w:val="0"/>
          <w:marTop w:val="0"/>
          <w:marBottom w:val="0"/>
          <w:divBdr>
            <w:top w:val="none" w:sz="0" w:space="0" w:color="auto"/>
            <w:left w:val="none" w:sz="0" w:space="0" w:color="auto"/>
            <w:bottom w:val="none" w:sz="0" w:space="0" w:color="auto"/>
            <w:right w:val="none" w:sz="0" w:space="0" w:color="auto"/>
          </w:divBdr>
        </w:div>
        <w:div w:id="941493353">
          <w:marLeft w:val="640"/>
          <w:marRight w:val="0"/>
          <w:marTop w:val="0"/>
          <w:marBottom w:val="0"/>
          <w:divBdr>
            <w:top w:val="none" w:sz="0" w:space="0" w:color="auto"/>
            <w:left w:val="none" w:sz="0" w:space="0" w:color="auto"/>
            <w:bottom w:val="none" w:sz="0" w:space="0" w:color="auto"/>
            <w:right w:val="none" w:sz="0" w:space="0" w:color="auto"/>
          </w:divBdr>
        </w:div>
        <w:div w:id="1747798482">
          <w:marLeft w:val="640"/>
          <w:marRight w:val="0"/>
          <w:marTop w:val="0"/>
          <w:marBottom w:val="0"/>
          <w:divBdr>
            <w:top w:val="none" w:sz="0" w:space="0" w:color="auto"/>
            <w:left w:val="none" w:sz="0" w:space="0" w:color="auto"/>
            <w:bottom w:val="none" w:sz="0" w:space="0" w:color="auto"/>
            <w:right w:val="none" w:sz="0" w:space="0" w:color="auto"/>
          </w:divBdr>
        </w:div>
        <w:div w:id="1547065372">
          <w:marLeft w:val="640"/>
          <w:marRight w:val="0"/>
          <w:marTop w:val="0"/>
          <w:marBottom w:val="0"/>
          <w:divBdr>
            <w:top w:val="none" w:sz="0" w:space="0" w:color="auto"/>
            <w:left w:val="none" w:sz="0" w:space="0" w:color="auto"/>
            <w:bottom w:val="none" w:sz="0" w:space="0" w:color="auto"/>
            <w:right w:val="none" w:sz="0" w:space="0" w:color="auto"/>
          </w:divBdr>
        </w:div>
        <w:div w:id="929855900">
          <w:marLeft w:val="640"/>
          <w:marRight w:val="0"/>
          <w:marTop w:val="0"/>
          <w:marBottom w:val="0"/>
          <w:divBdr>
            <w:top w:val="none" w:sz="0" w:space="0" w:color="auto"/>
            <w:left w:val="none" w:sz="0" w:space="0" w:color="auto"/>
            <w:bottom w:val="none" w:sz="0" w:space="0" w:color="auto"/>
            <w:right w:val="none" w:sz="0" w:space="0" w:color="auto"/>
          </w:divBdr>
        </w:div>
        <w:div w:id="2036300061">
          <w:marLeft w:val="640"/>
          <w:marRight w:val="0"/>
          <w:marTop w:val="0"/>
          <w:marBottom w:val="0"/>
          <w:divBdr>
            <w:top w:val="none" w:sz="0" w:space="0" w:color="auto"/>
            <w:left w:val="none" w:sz="0" w:space="0" w:color="auto"/>
            <w:bottom w:val="none" w:sz="0" w:space="0" w:color="auto"/>
            <w:right w:val="none" w:sz="0" w:space="0" w:color="auto"/>
          </w:divBdr>
        </w:div>
        <w:div w:id="1771125986">
          <w:marLeft w:val="640"/>
          <w:marRight w:val="0"/>
          <w:marTop w:val="0"/>
          <w:marBottom w:val="0"/>
          <w:divBdr>
            <w:top w:val="none" w:sz="0" w:space="0" w:color="auto"/>
            <w:left w:val="none" w:sz="0" w:space="0" w:color="auto"/>
            <w:bottom w:val="none" w:sz="0" w:space="0" w:color="auto"/>
            <w:right w:val="none" w:sz="0" w:space="0" w:color="auto"/>
          </w:divBdr>
        </w:div>
        <w:div w:id="793837848">
          <w:marLeft w:val="640"/>
          <w:marRight w:val="0"/>
          <w:marTop w:val="0"/>
          <w:marBottom w:val="0"/>
          <w:divBdr>
            <w:top w:val="none" w:sz="0" w:space="0" w:color="auto"/>
            <w:left w:val="none" w:sz="0" w:space="0" w:color="auto"/>
            <w:bottom w:val="none" w:sz="0" w:space="0" w:color="auto"/>
            <w:right w:val="none" w:sz="0" w:space="0" w:color="auto"/>
          </w:divBdr>
        </w:div>
        <w:div w:id="650865015">
          <w:marLeft w:val="640"/>
          <w:marRight w:val="0"/>
          <w:marTop w:val="0"/>
          <w:marBottom w:val="0"/>
          <w:divBdr>
            <w:top w:val="none" w:sz="0" w:space="0" w:color="auto"/>
            <w:left w:val="none" w:sz="0" w:space="0" w:color="auto"/>
            <w:bottom w:val="none" w:sz="0" w:space="0" w:color="auto"/>
            <w:right w:val="none" w:sz="0" w:space="0" w:color="auto"/>
          </w:divBdr>
        </w:div>
        <w:div w:id="587231694">
          <w:marLeft w:val="640"/>
          <w:marRight w:val="0"/>
          <w:marTop w:val="0"/>
          <w:marBottom w:val="0"/>
          <w:divBdr>
            <w:top w:val="none" w:sz="0" w:space="0" w:color="auto"/>
            <w:left w:val="none" w:sz="0" w:space="0" w:color="auto"/>
            <w:bottom w:val="none" w:sz="0" w:space="0" w:color="auto"/>
            <w:right w:val="none" w:sz="0" w:space="0" w:color="auto"/>
          </w:divBdr>
        </w:div>
        <w:div w:id="318508275">
          <w:marLeft w:val="640"/>
          <w:marRight w:val="0"/>
          <w:marTop w:val="0"/>
          <w:marBottom w:val="0"/>
          <w:divBdr>
            <w:top w:val="none" w:sz="0" w:space="0" w:color="auto"/>
            <w:left w:val="none" w:sz="0" w:space="0" w:color="auto"/>
            <w:bottom w:val="none" w:sz="0" w:space="0" w:color="auto"/>
            <w:right w:val="none" w:sz="0" w:space="0" w:color="auto"/>
          </w:divBdr>
        </w:div>
        <w:div w:id="1991052904">
          <w:marLeft w:val="640"/>
          <w:marRight w:val="0"/>
          <w:marTop w:val="0"/>
          <w:marBottom w:val="0"/>
          <w:divBdr>
            <w:top w:val="none" w:sz="0" w:space="0" w:color="auto"/>
            <w:left w:val="none" w:sz="0" w:space="0" w:color="auto"/>
            <w:bottom w:val="none" w:sz="0" w:space="0" w:color="auto"/>
            <w:right w:val="none" w:sz="0" w:space="0" w:color="auto"/>
          </w:divBdr>
        </w:div>
        <w:div w:id="1612973934">
          <w:marLeft w:val="640"/>
          <w:marRight w:val="0"/>
          <w:marTop w:val="0"/>
          <w:marBottom w:val="0"/>
          <w:divBdr>
            <w:top w:val="none" w:sz="0" w:space="0" w:color="auto"/>
            <w:left w:val="none" w:sz="0" w:space="0" w:color="auto"/>
            <w:bottom w:val="none" w:sz="0" w:space="0" w:color="auto"/>
            <w:right w:val="none" w:sz="0" w:space="0" w:color="auto"/>
          </w:divBdr>
        </w:div>
        <w:div w:id="1307971945">
          <w:marLeft w:val="640"/>
          <w:marRight w:val="0"/>
          <w:marTop w:val="0"/>
          <w:marBottom w:val="0"/>
          <w:divBdr>
            <w:top w:val="none" w:sz="0" w:space="0" w:color="auto"/>
            <w:left w:val="none" w:sz="0" w:space="0" w:color="auto"/>
            <w:bottom w:val="none" w:sz="0" w:space="0" w:color="auto"/>
            <w:right w:val="none" w:sz="0" w:space="0" w:color="auto"/>
          </w:divBdr>
        </w:div>
        <w:div w:id="1523012444">
          <w:marLeft w:val="640"/>
          <w:marRight w:val="0"/>
          <w:marTop w:val="0"/>
          <w:marBottom w:val="0"/>
          <w:divBdr>
            <w:top w:val="none" w:sz="0" w:space="0" w:color="auto"/>
            <w:left w:val="none" w:sz="0" w:space="0" w:color="auto"/>
            <w:bottom w:val="none" w:sz="0" w:space="0" w:color="auto"/>
            <w:right w:val="none" w:sz="0" w:space="0" w:color="auto"/>
          </w:divBdr>
        </w:div>
        <w:div w:id="695278225">
          <w:marLeft w:val="640"/>
          <w:marRight w:val="0"/>
          <w:marTop w:val="0"/>
          <w:marBottom w:val="0"/>
          <w:divBdr>
            <w:top w:val="none" w:sz="0" w:space="0" w:color="auto"/>
            <w:left w:val="none" w:sz="0" w:space="0" w:color="auto"/>
            <w:bottom w:val="none" w:sz="0" w:space="0" w:color="auto"/>
            <w:right w:val="none" w:sz="0" w:space="0" w:color="auto"/>
          </w:divBdr>
        </w:div>
        <w:div w:id="1379092392">
          <w:marLeft w:val="640"/>
          <w:marRight w:val="0"/>
          <w:marTop w:val="0"/>
          <w:marBottom w:val="0"/>
          <w:divBdr>
            <w:top w:val="none" w:sz="0" w:space="0" w:color="auto"/>
            <w:left w:val="none" w:sz="0" w:space="0" w:color="auto"/>
            <w:bottom w:val="none" w:sz="0" w:space="0" w:color="auto"/>
            <w:right w:val="none" w:sz="0" w:space="0" w:color="auto"/>
          </w:divBdr>
        </w:div>
        <w:div w:id="1964652711">
          <w:marLeft w:val="640"/>
          <w:marRight w:val="0"/>
          <w:marTop w:val="0"/>
          <w:marBottom w:val="0"/>
          <w:divBdr>
            <w:top w:val="none" w:sz="0" w:space="0" w:color="auto"/>
            <w:left w:val="none" w:sz="0" w:space="0" w:color="auto"/>
            <w:bottom w:val="none" w:sz="0" w:space="0" w:color="auto"/>
            <w:right w:val="none" w:sz="0" w:space="0" w:color="auto"/>
          </w:divBdr>
        </w:div>
        <w:div w:id="57359876">
          <w:marLeft w:val="640"/>
          <w:marRight w:val="0"/>
          <w:marTop w:val="0"/>
          <w:marBottom w:val="0"/>
          <w:divBdr>
            <w:top w:val="none" w:sz="0" w:space="0" w:color="auto"/>
            <w:left w:val="none" w:sz="0" w:space="0" w:color="auto"/>
            <w:bottom w:val="none" w:sz="0" w:space="0" w:color="auto"/>
            <w:right w:val="none" w:sz="0" w:space="0" w:color="auto"/>
          </w:divBdr>
        </w:div>
        <w:div w:id="1916620933">
          <w:marLeft w:val="640"/>
          <w:marRight w:val="0"/>
          <w:marTop w:val="0"/>
          <w:marBottom w:val="0"/>
          <w:divBdr>
            <w:top w:val="none" w:sz="0" w:space="0" w:color="auto"/>
            <w:left w:val="none" w:sz="0" w:space="0" w:color="auto"/>
            <w:bottom w:val="none" w:sz="0" w:space="0" w:color="auto"/>
            <w:right w:val="none" w:sz="0" w:space="0" w:color="auto"/>
          </w:divBdr>
        </w:div>
        <w:div w:id="596786650">
          <w:marLeft w:val="640"/>
          <w:marRight w:val="0"/>
          <w:marTop w:val="0"/>
          <w:marBottom w:val="0"/>
          <w:divBdr>
            <w:top w:val="none" w:sz="0" w:space="0" w:color="auto"/>
            <w:left w:val="none" w:sz="0" w:space="0" w:color="auto"/>
            <w:bottom w:val="none" w:sz="0" w:space="0" w:color="auto"/>
            <w:right w:val="none" w:sz="0" w:space="0" w:color="auto"/>
          </w:divBdr>
        </w:div>
        <w:div w:id="557712781">
          <w:marLeft w:val="640"/>
          <w:marRight w:val="0"/>
          <w:marTop w:val="0"/>
          <w:marBottom w:val="0"/>
          <w:divBdr>
            <w:top w:val="none" w:sz="0" w:space="0" w:color="auto"/>
            <w:left w:val="none" w:sz="0" w:space="0" w:color="auto"/>
            <w:bottom w:val="none" w:sz="0" w:space="0" w:color="auto"/>
            <w:right w:val="none" w:sz="0" w:space="0" w:color="auto"/>
          </w:divBdr>
        </w:div>
        <w:div w:id="2047215816">
          <w:marLeft w:val="640"/>
          <w:marRight w:val="0"/>
          <w:marTop w:val="0"/>
          <w:marBottom w:val="0"/>
          <w:divBdr>
            <w:top w:val="none" w:sz="0" w:space="0" w:color="auto"/>
            <w:left w:val="none" w:sz="0" w:space="0" w:color="auto"/>
            <w:bottom w:val="none" w:sz="0" w:space="0" w:color="auto"/>
            <w:right w:val="none" w:sz="0" w:space="0" w:color="auto"/>
          </w:divBdr>
        </w:div>
        <w:div w:id="1540511418">
          <w:marLeft w:val="640"/>
          <w:marRight w:val="0"/>
          <w:marTop w:val="0"/>
          <w:marBottom w:val="0"/>
          <w:divBdr>
            <w:top w:val="none" w:sz="0" w:space="0" w:color="auto"/>
            <w:left w:val="none" w:sz="0" w:space="0" w:color="auto"/>
            <w:bottom w:val="none" w:sz="0" w:space="0" w:color="auto"/>
            <w:right w:val="none" w:sz="0" w:space="0" w:color="auto"/>
          </w:divBdr>
        </w:div>
        <w:div w:id="1704209631">
          <w:marLeft w:val="640"/>
          <w:marRight w:val="0"/>
          <w:marTop w:val="0"/>
          <w:marBottom w:val="0"/>
          <w:divBdr>
            <w:top w:val="none" w:sz="0" w:space="0" w:color="auto"/>
            <w:left w:val="none" w:sz="0" w:space="0" w:color="auto"/>
            <w:bottom w:val="none" w:sz="0" w:space="0" w:color="auto"/>
            <w:right w:val="none" w:sz="0" w:space="0" w:color="auto"/>
          </w:divBdr>
        </w:div>
        <w:div w:id="693113081">
          <w:marLeft w:val="640"/>
          <w:marRight w:val="0"/>
          <w:marTop w:val="0"/>
          <w:marBottom w:val="0"/>
          <w:divBdr>
            <w:top w:val="none" w:sz="0" w:space="0" w:color="auto"/>
            <w:left w:val="none" w:sz="0" w:space="0" w:color="auto"/>
            <w:bottom w:val="none" w:sz="0" w:space="0" w:color="auto"/>
            <w:right w:val="none" w:sz="0" w:space="0" w:color="auto"/>
          </w:divBdr>
        </w:div>
        <w:div w:id="431438447">
          <w:marLeft w:val="640"/>
          <w:marRight w:val="0"/>
          <w:marTop w:val="0"/>
          <w:marBottom w:val="0"/>
          <w:divBdr>
            <w:top w:val="none" w:sz="0" w:space="0" w:color="auto"/>
            <w:left w:val="none" w:sz="0" w:space="0" w:color="auto"/>
            <w:bottom w:val="none" w:sz="0" w:space="0" w:color="auto"/>
            <w:right w:val="none" w:sz="0" w:space="0" w:color="auto"/>
          </w:divBdr>
        </w:div>
        <w:div w:id="1181240438">
          <w:marLeft w:val="640"/>
          <w:marRight w:val="0"/>
          <w:marTop w:val="0"/>
          <w:marBottom w:val="0"/>
          <w:divBdr>
            <w:top w:val="none" w:sz="0" w:space="0" w:color="auto"/>
            <w:left w:val="none" w:sz="0" w:space="0" w:color="auto"/>
            <w:bottom w:val="none" w:sz="0" w:space="0" w:color="auto"/>
            <w:right w:val="none" w:sz="0" w:space="0" w:color="auto"/>
          </w:divBdr>
        </w:div>
        <w:div w:id="578751600">
          <w:marLeft w:val="640"/>
          <w:marRight w:val="0"/>
          <w:marTop w:val="0"/>
          <w:marBottom w:val="0"/>
          <w:divBdr>
            <w:top w:val="none" w:sz="0" w:space="0" w:color="auto"/>
            <w:left w:val="none" w:sz="0" w:space="0" w:color="auto"/>
            <w:bottom w:val="none" w:sz="0" w:space="0" w:color="auto"/>
            <w:right w:val="none" w:sz="0" w:space="0" w:color="auto"/>
          </w:divBdr>
        </w:div>
        <w:div w:id="1839690459">
          <w:marLeft w:val="640"/>
          <w:marRight w:val="0"/>
          <w:marTop w:val="0"/>
          <w:marBottom w:val="0"/>
          <w:divBdr>
            <w:top w:val="none" w:sz="0" w:space="0" w:color="auto"/>
            <w:left w:val="none" w:sz="0" w:space="0" w:color="auto"/>
            <w:bottom w:val="none" w:sz="0" w:space="0" w:color="auto"/>
            <w:right w:val="none" w:sz="0" w:space="0" w:color="auto"/>
          </w:divBdr>
        </w:div>
        <w:div w:id="1359117337">
          <w:marLeft w:val="640"/>
          <w:marRight w:val="0"/>
          <w:marTop w:val="0"/>
          <w:marBottom w:val="0"/>
          <w:divBdr>
            <w:top w:val="none" w:sz="0" w:space="0" w:color="auto"/>
            <w:left w:val="none" w:sz="0" w:space="0" w:color="auto"/>
            <w:bottom w:val="none" w:sz="0" w:space="0" w:color="auto"/>
            <w:right w:val="none" w:sz="0" w:space="0" w:color="auto"/>
          </w:divBdr>
        </w:div>
        <w:div w:id="1100952842">
          <w:marLeft w:val="640"/>
          <w:marRight w:val="0"/>
          <w:marTop w:val="0"/>
          <w:marBottom w:val="0"/>
          <w:divBdr>
            <w:top w:val="none" w:sz="0" w:space="0" w:color="auto"/>
            <w:left w:val="none" w:sz="0" w:space="0" w:color="auto"/>
            <w:bottom w:val="none" w:sz="0" w:space="0" w:color="auto"/>
            <w:right w:val="none" w:sz="0" w:space="0" w:color="auto"/>
          </w:divBdr>
        </w:div>
        <w:div w:id="1280408042">
          <w:marLeft w:val="640"/>
          <w:marRight w:val="0"/>
          <w:marTop w:val="0"/>
          <w:marBottom w:val="0"/>
          <w:divBdr>
            <w:top w:val="none" w:sz="0" w:space="0" w:color="auto"/>
            <w:left w:val="none" w:sz="0" w:space="0" w:color="auto"/>
            <w:bottom w:val="none" w:sz="0" w:space="0" w:color="auto"/>
            <w:right w:val="none" w:sz="0" w:space="0" w:color="auto"/>
          </w:divBdr>
        </w:div>
        <w:div w:id="1186023630">
          <w:marLeft w:val="640"/>
          <w:marRight w:val="0"/>
          <w:marTop w:val="0"/>
          <w:marBottom w:val="0"/>
          <w:divBdr>
            <w:top w:val="none" w:sz="0" w:space="0" w:color="auto"/>
            <w:left w:val="none" w:sz="0" w:space="0" w:color="auto"/>
            <w:bottom w:val="none" w:sz="0" w:space="0" w:color="auto"/>
            <w:right w:val="none" w:sz="0" w:space="0" w:color="auto"/>
          </w:divBdr>
        </w:div>
        <w:div w:id="2120101917">
          <w:marLeft w:val="640"/>
          <w:marRight w:val="0"/>
          <w:marTop w:val="0"/>
          <w:marBottom w:val="0"/>
          <w:divBdr>
            <w:top w:val="none" w:sz="0" w:space="0" w:color="auto"/>
            <w:left w:val="none" w:sz="0" w:space="0" w:color="auto"/>
            <w:bottom w:val="none" w:sz="0" w:space="0" w:color="auto"/>
            <w:right w:val="none" w:sz="0" w:space="0" w:color="auto"/>
          </w:divBdr>
        </w:div>
        <w:div w:id="370764525">
          <w:marLeft w:val="640"/>
          <w:marRight w:val="0"/>
          <w:marTop w:val="0"/>
          <w:marBottom w:val="0"/>
          <w:divBdr>
            <w:top w:val="none" w:sz="0" w:space="0" w:color="auto"/>
            <w:left w:val="none" w:sz="0" w:space="0" w:color="auto"/>
            <w:bottom w:val="none" w:sz="0" w:space="0" w:color="auto"/>
            <w:right w:val="none" w:sz="0" w:space="0" w:color="auto"/>
          </w:divBdr>
        </w:div>
        <w:div w:id="1845826299">
          <w:marLeft w:val="640"/>
          <w:marRight w:val="0"/>
          <w:marTop w:val="0"/>
          <w:marBottom w:val="0"/>
          <w:divBdr>
            <w:top w:val="none" w:sz="0" w:space="0" w:color="auto"/>
            <w:left w:val="none" w:sz="0" w:space="0" w:color="auto"/>
            <w:bottom w:val="none" w:sz="0" w:space="0" w:color="auto"/>
            <w:right w:val="none" w:sz="0" w:space="0" w:color="auto"/>
          </w:divBdr>
        </w:div>
        <w:div w:id="1680236187">
          <w:marLeft w:val="640"/>
          <w:marRight w:val="0"/>
          <w:marTop w:val="0"/>
          <w:marBottom w:val="0"/>
          <w:divBdr>
            <w:top w:val="none" w:sz="0" w:space="0" w:color="auto"/>
            <w:left w:val="none" w:sz="0" w:space="0" w:color="auto"/>
            <w:bottom w:val="none" w:sz="0" w:space="0" w:color="auto"/>
            <w:right w:val="none" w:sz="0" w:space="0" w:color="auto"/>
          </w:divBdr>
        </w:div>
        <w:div w:id="16002542">
          <w:marLeft w:val="640"/>
          <w:marRight w:val="0"/>
          <w:marTop w:val="0"/>
          <w:marBottom w:val="0"/>
          <w:divBdr>
            <w:top w:val="none" w:sz="0" w:space="0" w:color="auto"/>
            <w:left w:val="none" w:sz="0" w:space="0" w:color="auto"/>
            <w:bottom w:val="none" w:sz="0" w:space="0" w:color="auto"/>
            <w:right w:val="none" w:sz="0" w:space="0" w:color="auto"/>
          </w:divBdr>
        </w:div>
      </w:divsChild>
    </w:div>
    <w:div w:id="327442194">
      <w:marLeft w:val="0"/>
      <w:marRight w:val="0"/>
      <w:marTop w:val="0"/>
      <w:marBottom w:val="0"/>
      <w:divBdr>
        <w:top w:val="none" w:sz="0" w:space="0" w:color="auto"/>
        <w:left w:val="none" w:sz="0" w:space="0" w:color="auto"/>
        <w:bottom w:val="none" w:sz="0" w:space="0" w:color="auto"/>
        <w:right w:val="none" w:sz="0" w:space="0" w:color="auto"/>
      </w:divBdr>
    </w:div>
    <w:div w:id="333264332">
      <w:marLeft w:val="0"/>
      <w:marRight w:val="0"/>
      <w:marTop w:val="0"/>
      <w:marBottom w:val="0"/>
      <w:divBdr>
        <w:top w:val="none" w:sz="0" w:space="0" w:color="auto"/>
        <w:left w:val="none" w:sz="0" w:space="0" w:color="auto"/>
        <w:bottom w:val="none" w:sz="0" w:space="0" w:color="auto"/>
        <w:right w:val="none" w:sz="0" w:space="0" w:color="auto"/>
      </w:divBdr>
    </w:div>
    <w:div w:id="341517952">
      <w:marLeft w:val="0"/>
      <w:marRight w:val="0"/>
      <w:marTop w:val="0"/>
      <w:marBottom w:val="0"/>
      <w:divBdr>
        <w:top w:val="none" w:sz="0" w:space="0" w:color="auto"/>
        <w:left w:val="none" w:sz="0" w:space="0" w:color="auto"/>
        <w:bottom w:val="none" w:sz="0" w:space="0" w:color="auto"/>
        <w:right w:val="none" w:sz="0" w:space="0" w:color="auto"/>
      </w:divBdr>
    </w:div>
    <w:div w:id="345062167">
      <w:bodyDiv w:val="1"/>
      <w:marLeft w:val="0"/>
      <w:marRight w:val="0"/>
      <w:marTop w:val="0"/>
      <w:marBottom w:val="0"/>
      <w:divBdr>
        <w:top w:val="none" w:sz="0" w:space="0" w:color="auto"/>
        <w:left w:val="none" w:sz="0" w:space="0" w:color="auto"/>
        <w:bottom w:val="none" w:sz="0" w:space="0" w:color="auto"/>
        <w:right w:val="none" w:sz="0" w:space="0" w:color="auto"/>
      </w:divBdr>
      <w:divsChild>
        <w:div w:id="64376396">
          <w:marLeft w:val="640"/>
          <w:marRight w:val="0"/>
          <w:marTop w:val="0"/>
          <w:marBottom w:val="0"/>
          <w:divBdr>
            <w:top w:val="none" w:sz="0" w:space="0" w:color="auto"/>
            <w:left w:val="none" w:sz="0" w:space="0" w:color="auto"/>
            <w:bottom w:val="none" w:sz="0" w:space="0" w:color="auto"/>
            <w:right w:val="none" w:sz="0" w:space="0" w:color="auto"/>
          </w:divBdr>
        </w:div>
        <w:div w:id="113251447">
          <w:marLeft w:val="640"/>
          <w:marRight w:val="0"/>
          <w:marTop w:val="0"/>
          <w:marBottom w:val="0"/>
          <w:divBdr>
            <w:top w:val="none" w:sz="0" w:space="0" w:color="auto"/>
            <w:left w:val="none" w:sz="0" w:space="0" w:color="auto"/>
            <w:bottom w:val="none" w:sz="0" w:space="0" w:color="auto"/>
            <w:right w:val="none" w:sz="0" w:space="0" w:color="auto"/>
          </w:divBdr>
        </w:div>
        <w:div w:id="143474392">
          <w:marLeft w:val="640"/>
          <w:marRight w:val="0"/>
          <w:marTop w:val="0"/>
          <w:marBottom w:val="0"/>
          <w:divBdr>
            <w:top w:val="none" w:sz="0" w:space="0" w:color="auto"/>
            <w:left w:val="none" w:sz="0" w:space="0" w:color="auto"/>
            <w:bottom w:val="none" w:sz="0" w:space="0" w:color="auto"/>
            <w:right w:val="none" w:sz="0" w:space="0" w:color="auto"/>
          </w:divBdr>
        </w:div>
        <w:div w:id="153491776">
          <w:marLeft w:val="640"/>
          <w:marRight w:val="0"/>
          <w:marTop w:val="0"/>
          <w:marBottom w:val="0"/>
          <w:divBdr>
            <w:top w:val="none" w:sz="0" w:space="0" w:color="auto"/>
            <w:left w:val="none" w:sz="0" w:space="0" w:color="auto"/>
            <w:bottom w:val="none" w:sz="0" w:space="0" w:color="auto"/>
            <w:right w:val="none" w:sz="0" w:space="0" w:color="auto"/>
          </w:divBdr>
        </w:div>
        <w:div w:id="264849766">
          <w:marLeft w:val="640"/>
          <w:marRight w:val="0"/>
          <w:marTop w:val="0"/>
          <w:marBottom w:val="0"/>
          <w:divBdr>
            <w:top w:val="none" w:sz="0" w:space="0" w:color="auto"/>
            <w:left w:val="none" w:sz="0" w:space="0" w:color="auto"/>
            <w:bottom w:val="none" w:sz="0" w:space="0" w:color="auto"/>
            <w:right w:val="none" w:sz="0" w:space="0" w:color="auto"/>
          </w:divBdr>
        </w:div>
        <w:div w:id="319508987">
          <w:marLeft w:val="640"/>
          <w:marRight w:val="0"/>
          <w:marTop w:val="0"/>
          <w:marBottom w:val="0"/>
          <w:divBdr>
            <w:top w:val="none" w:sz="0" w:space="0" w:color="auto"/>
            <w:left w:val="none" w:sz="0" w:space="0" w:color="auto"/>
            <w:bottom w:val="none" w:sz="0" w:space="0" w:color="auto"/>
            <w:right w:val="none" w:sz="0" w:space="0" w:color="auto"/>
          </w:divBdr>
        </w:div>
        <w:div w:id="364525702">
          <w:marLeft w:val="640"/>
          <w:marRight w:val="0"/>
          <w:marTop w:val="0"/>
          <w:marBottom w:val="0"/>
          <w:divBdr>
            <w:top w:val="none" w:sz="0" w:space="0" w:color="auto"/>
            <w:left w:val="none" w:sz="0" w:space="0" w:color="auto"/>
            <w:bottom w:val="none" w:sz="0" w:space="0" w:color="auto"/>
            <w:right w:val="none" w:sz="0" w:space="0" w:color="auto"/>
          </w:divBdr>
        </w:div>
        <w:div w:id="418478323">
          <w:marLeft w:val="640"/>
          <w:marRight w:val="0"/>
          <w:marTop w:val="0"/>
          <w:marBottom w:val="0"/>
          <w:divBdr>
            <w:top w:val="none" w:sz="0" w:space="0" w:color="auto"/>
            <w:left w:val="none" w:sz="0" w:space="0" w:color="auto"/>
            <w:bottom w:val="none" w:sz="0" w:space="0" w:color="auto"/>
            <w:right w:val="none" w:sz="0" w:space="0" w:color="auto"/>
          </w:divBdr>
        </w:div>
        <w:div w:id="443618014">
          <w:marLeft w:val="640"/>
          <w:marRight w:val="0"/>
          <w:marTop w:val="0"/>
          <w:marBottom w:val="0"/>
          <w:divBdr>
            <w:top w:val="none" w:sz="0" w:space="0" w:color="auto"/>
            <w:left w:val="none" w:sz="0" w:space="0" w:color="auto"/>
            <w:bottom w:val="none" w:sz="0" w:space="0" w:color="auto"/>
            <w:right w:val="none" w:sz="0" w:space="0" w:color="auto"/>
          </w:divBdr>
        </w:div>
        <w:div w:id="450904313">
          <w:marLeft w:val="640"/>
          <w:marRight w:val="0"/>
          <w:marTop w:val="0"/>
          <w:marBottom w:val="0"/>
          <w:divBdr>
            <w:top w:val="none" w:sz="0" w:space="0" w:color="auto"/>
            <w:left w:val="none" w:sz="0" w:space="0" w:color="auto"/>
            <w:bottom w:val="none" w:sz="0" w:space="0" w:color="auto"/>
            <w:right w:val="none" w:sz="0" w:space="0" w:color="auto"/>
          </w:divBdr>
        </w:div>
        <w:div w:id="554970288">
          <w:marLeft w:val="640"/>
          <w:marRight w:val="0"/>
          <w:marTop w:val="0"/>
          <w:marBottom w:val="0"/>
          <w:divBdr>
            <w:top w:val="none" w:sz="0" w:space="0" w:color="auto"/>
            <w:left w:val="none" w:sz="0" w:space="0" w:color="auto"/>
            <w:bottom w:val="none" w:sz="0" w:space="0" w:color="auto"/>
            <w:right w:val="none" w:sz="0" w:space="0" w:color="auto"/>
          </w:divBdr>
        </w:div>
        <w:div w:id="586574670">
          <w:marLeft w:val="640"/>
          <w:marRight w:val="0"/>
          <w:marTop w:val="0"/>
          <w:marBottom w:val="0"/>
          <w:divBdr>
            <w:top w:val="none" w:sz="0" w:space="0" w:color="auto"/>
            <w:left w:val="none" w:sz="0" w:space="0" w:color="auto"/>
            <w:bottom w:val="none" w:sz="0" w:space="0" w:color="auto"/>
            <w:right w:val="none" w:sz="0" w:space="0" w:color="auto"/>
          </w:divBdr>
        </w:div>
        <w:div w:id="596864762">
          <w:marLeft w:val="640"/>
          <w:marRight w:val="0"/>
          <w:marTop w:val="0"/>
          <w:marBottom w:val="0"/>
          <w:divBdr>
            <w:top w:val="none" w:sz="0" w:space="0" w:color="auto"/>
            <w:left w:val="none" w:sz="0" w:space="0" w:color="auto"/>
            <w:bottom w:val="none" w:sz="0" w:space="0" w:color="auto"/>
            <w:right w:val="none" w:sz="0" w:space="0" w:color="auto"/>
          </w:divBdr>
        </w:div>
        <w:div w:id="611786394">
          <w:marLeft w:val="640"/>
          <w:marRight w:val="0"/>
          <w:marTop w:val="0"/>
          <w:marBottom w:val="0"/>
          <w:divBdr>
            <w:top w:val="none" w:sz="0" w:space="0" w:color="auto"/>
            <w:left w:val="none" w:sz="0" w:space="0" w:color="auto"/>
            <w:bottom w:val="none" w:sz="0" w:space="0" w:color="auto"/>
            <w:right w:val="none" w:sz="0" w:space="0" w:color="auto"/>
          </w:divBdr>
        </w:div>
        <w:div w:id="619846423">
          <w:marLeft w:val="640"/>
          <w:marRight w:val="0"/>
          <w:marTop w:val="0"/>
          <w:marBottom w:val="0"/>
          <w:divBdr>
            <w:top w:val="none" w:sz="0" w:space="0" w:color="auto"/>
            <w:left w:val="none" w:sz="0" w:space="0" w:color="auto"/>
            <w:bottom w:val="none" w:sz="0" w:space="0" w:color="auto"/>
            <w:right w:val="none" w:sz="0" w:space="0" w:color="auto"/>
          </w:divBdr>
        </w:div>
        <w:div w:id="700128537">
          <w:marLeft w:val="640"/>
          <w:marRight w:val="0"/>
          <w:marTop w:val="0"/>
          <w:marBottom w:val="0"/>
          <w:divBdr>
            <w:top w:val="none" w:sz="0" w:space="0" w:color="auto"/>
            <w:left w:val="none" w:sz="0" w:space="0" w:color="auto"/>
            <w:bottom w:val="none" w:sz="0" w:space="0" w:color="auto"/>
            <w:right w:val="none" w:sz="0" w:space="0" w:color="auto"/>
          </w:divBdr>
        </w:div>
        <w:div w:id="733044249">
          <w:marLeft w:val="640"/>
          <w:marRight w:val="0"/>
          <w:marTop w:val="0"/>
          <w:marBottom w:val="0"/>
          <w:divBdr>
            <w:top w:val="none" w:sz="0" w:space="0" w:color="auto"/>
            <w:left w:val="none" w:sz="0" w:space="0" w:color="auto"/>
            <w:bottom w:val="none" w:sz="0" w:space="0" w:color="auto"/>
            <w:right w:val="none" w:sz="0" w:space="0" w:color="auto"/>
          </w:divBdr>
        </w:div>
        <w:div w:id="733115971">
          <w:marLeft w:val="640"/>
          <w:marRight w:val="0"/>
          <w:marTop w:val="0"/>
          <w:marBottom w:val="0"/>
          <w:divBdr>
            <w:top w:val="none" w:sz="0" w:space="0" w:color="auto"/>
            <w:left w:val="none" w:sz="0" w:space="0" w:color="auto"/>
            <w:bottom w:val="none" w:sz="0" w:space="0" w:color="auto"/>
            <w:right w:val="none" w:sz="0" w:space="0" w:color="auto"/>
          </w:divBdr>
        </w:div>
        <w:div w:id="864903759">
          <w:marLeft w:val="640"/>
          <w:marRight w:val="0"/>
          <w:marTop w:val="0"/>
          <w:marBottom w:val="0"/>
          <w:divBdr>
            <w:top w:val="none" w:sz="0" w:space="0" w:color="auto"/>
            <w:left w:val="none" w:sz="0" w:space="0" w:color="auto"/>
            <w:bottom w:val="none" w:sz="0" w:space="0" w:color="auto"/>
            <w:right w:val="none" w:sz="0" w:space="0" w:color="auto"/>
          </w:divBdr>
        </w:div>
        <w:div w:id="871070525">
          <w:marLeft w:val="640"/>
          <w:marRight w:val="0"/>
          <w:marTop w:val="0"/>
          <w:marBottom w:val="0"/>
          <w:divBdr>
            <w:top w:val="none" w:sz="0" w:space="0" w:color="auto"/>
            <w:left w:val="none" w:sz="0" w:space="0" w:color="auto"/>
            <w:bottom w:val="none" w:sz="0" w:space="0" w:color="auto"/>
            <w:right w:val="none" w:sz="0" w:space="0" w:color="auto"/>
          </w:divBdr>
        </w:div>
        <w:div w:id="894775813">
          <w:marLeft w:val="640"/>
          <w:marRight w:val="0"/>
          <w:marTop w:val="0"/>
          <w:marBottom w:val="0"/>
          <w:divBdr>
            <w:top w:val="none" w:sz="0" w:space="0" w:color="auto"/>
            <w:left w:val="none" w:sz="0" w:space="0" w:color="auto"/>
            <w:bottom w:val="none" w:sz="0" w:space="0" w:color="auto"/>
            <w:right w:val="none" w:sz="0" w:space="0" w:color="auto"/>
          </w:divBdr>
        </w:div>
        <w:div w:id="897058931">
          <w:marLeft w:val="640"/>
          <w:marRight w:val="0"/>
          <w:marTop w:val="0"/>
          <w:marBottom w:val="0"/>
          <w:divBdr>
            <w:top w:val="none" w:sz="0" w:space="0" w:color="auto"/>
            <w:left w:val="none" w:sz="0" w:space="0" w:color="auto"/>
            <w:bottom w:val="none" w:sz="0" w:space="0" w:color="auto"/>
            <w:right w:val="none" w:sz="0" w:space="0" w:color="auto"/>
          </w:divBdr>
        </w:div>
        <w:div w:id="942153548">
          <w:marLeft w:val="640"/>
          <w:marRight w:val="0"/>
          <w:marTop w:val="0"/>
          <w:marBottom w:val="0"/>
          <w:divBdr>
            <w:top w:val="none" w:sz="0" w:space="0" w:color="auto"/>
            <w:left w:val="none" w:sz="0" w:space="0" w:color="auto"/>
            <w:bottom w:val="none" w:sz="0" w:space="0" w:color="auto"/>
            <w:right w:val="none" w:sz="0" w:space="0" w:color="auto"/>
          </w:divBdr>
        </w:div>
        <w:div w:id="964307647">
          <w:marLeft w:val="640"/>
          <w:marRight w:val="0"/>
          <w:marTop w:val="0"/>
          <w:marBottom w:val="0"/>
          <w:divBdr>
            <w:top w:val="none" w:sz="0" w:space="0" w:color="auto"/>
            <w:left w:val="none" w:sz="0" w:space="0" w:color="auto"/>
            <w:bottom w:val="none" w:sz="0" w:space="0" w:color="auto"/>
            <w:right w:val="none" w:sz="0" w:space="0" w:color="auto"/>
          </w:divBdr>
        </w:div>
        <w:div w:id="997461968">
          <w:marLeft w:val="640"/>
          <w:marRight w:val="0"/>
          <w:marTop w:val="0"/>
          <w:marBottom w:val="0"/>
          <w:divBdr>
            <w:top w:val="none" w:sz="0" w:space="0" w:color="auto"/>
            <w:left w:val="none" w:sz="0" w:space="0" w:color="auto"/>
            <w:bottom w:val="none" w:sz="0" w:space="0" w:color="auto"/>
            <w:right w:val="none" w:sz="0" w:space="0" w:color="auto"/>
          </w:divBdr>
        </w:div>
        <w:div w:id="1140152652">
          <w:marLeft w:val="640"/>
          <w:marRight w:val="0"/>
          <w:marTop w:val="0"/>
          <w:marBottom w:val="0"/>
          <w:divBdr>
            <w:top w:val="none" w:sz="0" w:space="0" w:color="auto"/>
            <w:left w:val="none" w:sz="0" w:space="0" w:color="auto"/>
            <w:bottom w:val="none" w:sz="0" w:space="0" w:color="auto"/>
            <w:right w:val="none" w:sz="0" w:space="0" w:color="auto"/>
          </w:divBdr>
        </w:div>
        <w:div w:id="1161964769">
          <w:marLeft w:val="640"/>
          <w:marRight w:val="0"/>
          <w:marTop w:val="0"/>
          <w:marBottom w:val="0"/>
          <w:divBdr>
            <w:top w:val="none" w:sz="0" w:space="0" w:color="auto"/>
            <w:left w:val="none" w:sz="0" w:space="0" w:color="auto"/>
            <w:bottom w:val="none" w:sz="0" w:space="0" w:color="auto"/>
            <w:right w:val="none" w:sz="0" w:space="0" w:color="auto"/>
          </w:divBdr>
        </w:div>
        <w:div w:id="1195775152">
          <w:marLeft w:val="640"/>
          <w:marRight w:val="0"/>
          <w:marTop w:val="0"/>
          <w:marBottom w:val="0"/>
          <w:divBdr>
            <w:top w:val="none" w:sz="0" w:space="0" w:color="auto"/>
            <w:left w:val="none" w:sz="0" w:space="0" w:color="auto"/>
            <w:bottom w:val="none" w:sz="0" w:space="0" w:color="auto"/>
            <w:right w:val="none" w:sz="0" w:space="0" w:color="auto"/>
          </w:divBdr>
        </w:div>
        <w:div w:id="1237129321">
          <w:marLeft w:val="640"/>
          <w:marRight w:val="0"/>
          <w:marTop w:val="0"/>
          <w:marBottom w:val="0"/>
          <w:divBdr>
            <w:top w:val="none" w:sz="0" w:space="0" w:color="auto"/>
            <w:left w:val="none" w:sz="0" w:space="0" w:color="auto"/>
            <w:bottom w:val="none" w:sz="0" w:space="0" w:color="auto"/>
            <w:right w:val="none" w:sz="0" w:space="0" w:color="auto"/>
          </w:divBdr>
        </w:div>
        <w:div w:id="1311595528">
          <w:marLeft w:val="640"/>
          <w:marRight w:val="0"/>
          <w:marTop w:val="0"/>
          <w:marBottom w:val="0"/>
          <w:divBdr>
            <w:top w:val="none" w:sz="0" w:space="0" w:color="auto"/>
            <w:left w:val="none" w:sz="0" w:space="0" w:color="auto"/>
            <w:bottom w:val="none" w:sz="0" w:space="0" w:color="auto"/>
            <w:right w:val="none" w:sz="0" w:space="0" w:color="auto"/>
          </w:divBdr>
        </w:div>
        <w:div w:id="1328440376">
          <w:marLeft w:val="640"/>
          <w:marRight w:val="0"/>
          <w:marTop w:val="0"/>
          <w:marBottom w:val="0"/>
          <w:divBdr>
            <w:top w:val="none" w:sz="0" w:space="0" w:color="auto"/>
            <w:left w:val="none" w:sz="0" w:space="0" w:color="auto"/>
            <w:bottom w:val="none" w:sz="0" w:space="0" w:color="auto"/>
            <w:right w:val="none" w:sz="0" w:space="0" w:color="auto"/>
          </w:divBdr>
        </w:div>
        <w:div w:id="1333216047">
          <w:marLeft w:val="640"/>
          <w:marRight w:val="0"/>
          <w:marTop w:val="0"/>
          <w:marBottom w:val="0"/>
          <w:divBdr>
            <w:top w:val="none" w:sz="0" w:space="0" w:color="auto"/>
            <w:left w:val="none" w:sz="0" w:space="0" w:color="auto"/>
            <w:bottom w:val="none" w:sz="0" w:space="0" w:color="auto"/>
            <w:right w:val="none" w:sz="0" w:space="0" w:color="auto"/>
          </w:divBdr>
        </w:div>
        <w:div w:id="1427193463">
          <w:marLeft w:val="640"/>
          <w:marRight w:val="0"/>
          <w:marTop w:val="0"/>
          <w:marBottom w:val="0"/>
          <w:divBdr>
            <w:top w:val="none" w:sz="0" w:space="0" w:color="auto"/>
            <w:left w:val="none" w:sz="0" w:space="0" w:color="auto"/>
            <w:bottom w:val="none" w:sz="0" w:space="0" w:color="auto"/>
            <w:right w:val="none" w:sz="0" w:space="0" w:color="auto"/>
          </w:divBdr>
        </w:div>
        <w:div w:id="1463687994">
          <w:marLeft w:val="640"/>
          <w:marRight w:val="0"/>
          <w:marTop w:val="0"/>
          <w:marBottom w:val="0"/>
          <w:divBdr>
            <w:top w:val="none" w:sz="0" w:space="0" w:color="auto"/>
            <w:left w:val="none" w:sz="0" w:space="0" w:color="auto"/>
            <w:bottom w:val="none" w:sz="0" w:space="0" w:color="auto"/>
            <w:right w:val="none" w:sz="0" w:space="0" w:color="auto"/>
          </w:divBdr>
        </w:div>
        <w:div w:id="1555432088">
          <w:marLeft w:val="640"/>
          <w:marRight w:val="0"/>
          <w:marTop w:val="0"/>
          <w:marBottom w:val="0"/>
          <w:divBdr>
            <w:top w:val="none" w:sz="0" w:space="0" w:color="auto"/>
            <w:left w:val="none" w:sz="0" w:space="0" w:color="auto"/>
            <w:bottom w:val="none" w:sz="0" w:space="0" w:color="auto"/>
            <w:right w:val="none" w:sz="0" w:space="0" w:color="auto"/>
          </w:divBdr>
        </w:div>
        <w:div w:id="1590431777">
          <w:marLeft w:val="640"/>
          <w:marRight w:val="0"/>
          <w:marTop w:val="0"/>
          <w:marBottom w:val="0"/>
          <w:divBdr>
            <w:top w:val="none" w:sz="0" w:space="0" w:color="auto"/>
            <w:left w:val="none" w:sz="0" w:space="0" w:color="auto"/>
            <w:bottom w:val="none" w:sz="0" w:space="0" w:color="auto"/>
            <w:right w:val="none" w:sz="0" w:space="0" w:color="auto"/>
          </w:divBdr>
        </w:div>
        <w:div w:id="1710643985">
          <w:marLeft w:val="640"/>
          <w:marRight w:val="0"/>
          <w:marTop w:val="0"/>
          <w:marBottom w:val="0"/>
          <w:divBdr>
            <w:top w:val="none" w:sz="0" w:space="0" w:color="auto"/>
            <w:left w:val="none" w:sz="0" w:space="0" w:color="auto"/>
            <w:bottom w:val="none" w:sz="0" w:space="0" w:color="auto"/>
            <w:right w:val="none" w:sz="0" w:space="0" w:color="auto"/>
          </w:divBdr>
        </w:div>
        <w:div w:id="1819567905">
          <w:marLeft w:val="640"/>
          <w:marRight w:val="0"/>
          <w:marTop w:val="0"/>
          <w:marBottom w:val="0"/>
          <w:divBdr>
            <w:top w:val="none" w:sz="0" w:space="0" w:color="auto"/>
            <w:left w:val="none" w:sz="0" w:space="0" w:color="auto"/>
            <w:bottom w:val="none" w:sz="0" w:space="0" w:color="auto"/>
            <w:right w:val="none" w:sz="0" w:space="0" w:color="auto"/>
          </w:divBdr>
        </w:div>
        <w:div w:id="1826318136">
          <w:marLeft w:val="640"/>
          <w:marRight w:val="0"/>
          <w:marTop w:val="0"/>
          <w:marBottom w:val="0"/>
          <w:divBdr>
            <w:top w:val="none" w:sz="0" w:space="0" w:color="auto"/>
            <w:left w:val="none" w:sz="0" w:space="0" w:color="auto"/>
            <w:bottom w:val="none" w:sz="0" w:space="0" w:color="auto"/>
            <w:right w:val="none" w:sz="0" w:space="0" w:color="auto"/>
          </w:divBdr>
        </w:div>
        <w:div w:id="1845392368">
          <w:marLeft w:val="640"/>
          <w:marRight w:val="0"/>
          <w:marTop w:val="0"/>
          <w:marBottom w:val="0"/>
          <w:divBdr>
            <w:top w:val="none" w:sz="0" w:space="0" w:color="auto"/>
            <w:left w:val="none" w:sz="0" w:space="0" w:color="auto"/>
            <w:bottom w:val="none" w:sz="0" w:space="0" w:color="auto"/>
            <w:right w:val="none" w:sz="0" w:space="0" w:color="auto"/>
          </w:divBdr>
        </w:div>
        <w:div w:id="1871869845">
          <w:marLeft w:val="640"/>
          <w:marRight w:val="0"/>
          <w:marTop w:val="0"/>
          <w:marBottom w:val="0"/>
          <w:divBdr>
            <w:top w:val="none" w:sz="0" w:space="0" w:color="auto"/>
            <w:left w:val="none" w:sz="0" w:space="0" w:color="auto"/>
            <w:bottom w:val="none" w:sz="0" w:space="0" w:color="auto"/>
            <w:right w:val="none" w:sz="0" w:space="0" w:color="auto"/>
          </w:divBdr>
        </w:div>
        <w:div w:id="1912427583">
          <w:marLeft w:val="640"/>
          <w:marRight w:val="0"/>
          <w:marTop w:val="0"/>
          <w:marBottom w:val="0"/>
          <w:divBdr>
            <w:top w:val="none" w:sz="0" w:space="0" w:color="auto"/>
            <w:left w:val="none" w:sz="0" w:space="0" w:color="auto"/>
            <w:bottom w:val="none" w:sz="0" w:space="0" w:color="auto"/>
            <w:right w:val="none" w:sz="0" w:space="0" w:color="auto"/>
          </w:divBdr>
        </w:div>
        <w:div w:id="1962952865">
          <w:marLeft w:val="640"/>
          <w:marRight w:val="0"/>
          <w:marTop w:val="0"/>
          <w:marBottom w:val="0"/>
          <w:divBdr>
            <w:top w:val="none" w:sz="0" w:space="0" w:color="auto"/>
            <w:left w:val="none" w:sz="0" w:space="0" w:color="auto"/>
            <w:bottom w:val="none" w:sz="0" w:space="0" w:color="auto"/>
            <w:right w:val="none" w:sz="0" w:space="0" w:color="auto"/>
          </w:divBdr>
        </w:div>
        <w:div w:id="1991977813">
          <w:marLeft w:val="640"/>
          <w:marRight w:val="0"/>
          <w:marTop w:val="0"/>
          <w:marBottom w:val="0"/>
          <w:divBdr>
            <w:top w:val="none" w:sz="0" w:space="0" w:color="auto"/>
            <w:left w:val="none" w:sz="0" w:space="0" w:color="auto"/>
            <w:bottom w:val="none" w:sz="0" w:space="0" w:color="auto"/>
            <w:right w:val="none" w:sz="0" w:space="0" w:color="auto"/>
          </w:divBdr>
        </w:div>
        <w:div w:id="1996955989">
          <w:marLeft w:val="640"/>
          <w:marRight w:val="0"/>
          <w:marTop w:val="0"/>
          <w:marBottom w:val="0"/>
          <w:divBdr>
            <w:top w:val="none" w:sz="0" w:space="0" w:color="auto"/>
            <w:left w:val="none" w:sz="0" w:space="0" w:color="auto"/>
            <w:bottom w:val="none" w:sz="0" w:space="0" w:color="auto"/>
            <w:right w:val="none" w:sz="0" w:space="0" w:color="auto"/>
          </w:divBdr>
        </w:div>
        <w:div w:id="2051958114">
          <w:marLeft w:val="640"/>
          <w:marRight w:val="0"/>
          <w:marTop w:val="0"/>
          <w:marBottom w:val="0"/>
          <w:divBdr>
            <w:top w:val="none" w:sz="0" w:space="0" w:color="auto"/>
            <w:left w:val="none" w:sz="0" w:space="0" w:color="auto"/>
            <w:bottom w:val="none" w:sz="0" w:space="0" w:color="auto"/>
            <w:right w:val="none" w:sz="0" w:space="0" w:color="auto"/>
          </w:divBdr>
        </w:div>
        <w:div w:id="2067333992">
          <w:marLeft w:val="640"/>
          <w:marRight w:val="0"/>
          <w:marTop w:val="0"/>
          <w:marBottom w:val="0"/>
          <w:divBdr>
            <w:top w:val="none" w:sz="0" w:space="0" w:color="auto"/>
            <w:left w:val="none" w:sz="0" w:space="0" w:color="auto"/>
            <w:bottom w:val="none" w:sz="0" w:space="0" w:color="auto"/>
            <w:right w:val="none" w:sz="0" w:space="0" w:color="auto"/>
          </w:divBdr>
        </w:div>
        <w:div w:id="2106077137">
          <w:marLeft w:val="640"/>
          <w:marRight w:val="0"/>
          <w:marTop w:val="0"/>
          <w:marBottom w:val="0"/>
          <w:divBdr>
            <w:top w:val="none" w:sz="0" w:space="0" w:color="auto"/>
            <w:left w:val="none" w:sz="0" w:space="0" w:color="auto"/>
            <w:bottom w:val="none" w:sz="0" w:space="0" w:color="auto"/>
            <w:right w:val="none" w:sz="0" w:space="0" w:color="auto"/>
          </w:divBdr>
        </w:div>
        <w:div w:id="2144691241">
          <w:marLeft w:val="640"/>
          <w:marRight w:val="0"/>
          <w:marTop w:val="0"/>
          <w:marBottom w:val="0"/>
          <w:divBdr>
            <w:top w:val="none" w:sz="0" w:space="0" w:color="auto"/>
            <w:left w:val="none" w:sz="0" w:space="0" w:color="auto"/>
            <w:bottom w:val="none" w:sz="0" w:space="0" w:color="auto"/>
            <w:right w:val="none" w:sz="0" w:space="0" w:color="auto"/>
          </w:divBdr>
        </w:div>
      </w:divsChild>
    </w:div>
    <w:div w:id="349375773">
      <w:marLeft w:val="0"/>
      <w:marRight w:val="0"/>
      <w:marTop w:val="0"/>
      <w:marBottom w:val="0"/>
      <w:divBdr>
        <w:top w:val="none" w:sz="0" w:space="0" w:color="auto"/>
        <w:left w:val="none" w:sz="0" w:space="0" w:color="auto"/>
        <w:bottom w:val="none" w:sz="0" w:space="0" w:color="auto"/>
        <w:right w:val="none" w:sz="0" w:space="0" w:color="auto"/>
      </w:divBdr>
    </w:div>
    <w:div w:id="352925537">
      <w:bodyDiv w:val="1"/>
      <w:marLeft w:val="0"/>
      <w:marRight w:val="0"/>
      <w:marTop w:val="0"/>
      <w:marBottom w:val="0"/>
      <w:divBdr>
        <w:top w:val="none" w:sz="0" w:space="0" w:color="auto"/>
        <w:left w:val="none" w:sz="0" w:space="0" w:color="auto"/>
        <w:bottom w:val="none" w:sz="0" w:space="0" w:color="auto"/>
        <w:right w:val="none" w:sz="0" w:space="0" w:color="auto"/>
      </w:divBdr>
      <w:divsChild>
        <w:div w:id="68843770">
          <w:marLeft w:val="640"/>
          <w:marRight w:val="0"/>
          <w:marTop w:val="0"/>
          <w:marBottom w:val="0"/>
          <w:divBdr>
            <w:top w:val="none" w:sz="0" w:space="0" w:color="auto"/>
            <w:left w:val="none" w:sz="0" w:space="0" w:color="auto"/>
            <w:bottom w:val="none" w:sz="0" w:space="0" w:color="auto"/>
            <w:right w:val="none" w:sz="0" w:space="0" w:color="auto"/>
          </w:divBdr>
        </w:div>
        <w:div w:id="118687733">
          <w:marLeft w:val="640"/>
          <w:marRight w:val="0"/>
          <w:marTop w:val="0"/>
          <w:marBottom w:val="0"/>
          <w:divBdr>
            <w:top w:val="none" w:sz="0" w:space="0" w:color="auto"/>
            <w:left w:val="none" w:sz="0" w:space="0" w:color="auto"/>
            <w:bottom w:val="none" w:sz="0" w:space="0" w:color="auto"/>
            <w:right w:val="none" w:sz="0" w:space="0" w:color="auto"/>
          </w:divBdr>
        </w:div>
        <w:div w:id="138815256">
          <w:marLeft w:val="640"/>
          <w:marRight w:val="0"/>
          <w:marTop w:val="0"/>
          <w:marBottom w:val="0"/>
          <w:divBdr>
            <w:top w:val="none" w:sz="0" w:space="0" w:color="auto"/>
            <w:left w:val="none" w:sz="0" w:space="0" w:color="auto"/>
            <w:bottom w:val="none" w:sz="0" w:space="0" w:color="auto"/>
            <w:right w:val="none" w:sz="0" w:space="0" w:color="auto"/>
          </w:divBdr>
        </w:div>
        <w:div w:id="138887202">
          <w:marLeft w:val="640"/>
          <w:marRight w:val="0"/>
          <w:marTop w:val="0"/>
          <w:marBottom w:val="0"/>
          <w:divBdr>
            <w:top w:val="none" w:sz="0" w:space="0" w:color="auto"/>
            <w:left w:val="none" w:sz="0" w:space="0" w:color="auto"/>
            <w:bottom w:val="none" w:sz="0" w:space="0" w:color="auto"/>
            <w:right w:val="none" w:sz="0" w:space="0" w:color="auto"/>
          </w:divBdr>
        </w:div>
        <w:div w:id="152333564">
          <w:marLeft w:val="640"/>
          <w:marRight w:val="0"/>
          <w:marTop w:val="0"/>
          <w:marBottom w:val="0"/>
          <w:divBdr>
            <w:top w:val="none" w:sz="0" w:space="0" w:color="auto"/>
            <w:left w:val="none" w:sz="0" w:space="0" w:color="auto"/>
            <w:bottom w:val="none" w:sz="0" w:space="0" w:color="auto"/>
            <w:right w:val="none" w:sz="0" w:space="0" w:color="auto"/>
          </w:divBdr>
        </w:div>
        <w:div w:id="186262402">
          <w:marLeft w:val="640"/>
          <w:marRight w:val="0"/>
          <w:marTop w:val="0"/>
          <w:marBottom w:val="0"/>
          <w:divBdr>
            <w:top w:val="none" w:sz="0" w:space="0" w:color="auto"/>
            <w:left w:val="none" w:sz="0" w:space="0" w:color="auto"/>
            <w:bottom w:val="none" w:sz="0" w:space="0" w:color="auto"/>
            <w:right w:val="none" w:sz="0" w:space="0" w:color="auto"/>
          </w:divBdr>
        </w:div>
        <w:div w:id="333147949">
          <w:marLeft w:val="640"/>
          <w:marRight w:val="0"/>
          <w:marTop w:val="0"/>
          <w:marBottom w:val="0"/>
          <w:divBdr>
            <w:top w:val="none" w:sz="0" w:space="0" w:color="auto"/>
            <w:left w:val="none" w:sz="0" w:space="0" w:color="auto"/>
            <w:bottom w:val="none" w:sz="0" w:space="0" w:color="auto"/>
            <w:right w:val="none" w:sz="0" w:space="0" w:color="auto"/>
          </w:divBdr>
        </w:div>
        <w:div w:id="359938920">
          <w:marLeft w:val="640"/>
          <w:marRight w:val="0"/>
          <w:marTop w:val="0"/>
          <w:marBottom w:val="0"/>
          <w:divBdr>
            <w:top w:val="none" w:sz="0" w:space="0" w:color="auto"/>
            <w:left w:val="none" w:sz="0" w:space="0" w:color="auto"/>
            <w:bottom w:val="none" w:sz="0" w:space="0" w:color="auto"/>
            <w:right w:val="none" w:sz="0" w:space="0" w:color="auto"/>
          </w:divBdr>
        </w:div>
        <w:div w:id="517037389">
          <w:marLeft w:val="640"/>
          <w:marRight w:val="0"/>
          <w:marTop w:val="0"/>
          <w:marBottom w:val="0"/>
          <w:divBdr>
            <w:top w:val="none" w:sz="0" w:space="0" w:color="auto"/>
            <w:left w:val="none" w:sz="0" w:space="0" w:color="auto"/>
            <w:bottom w:val="none" w:sz="0" w:space="0" w:color="auto"/>
            <w:right w:val="none" w:sz="0" w:space="0" w:color="auto"/>
          </w:divBdr>
        </w:div>
        <w:div w:id="558397675">
          <w:marLeft w:val="640"/>
          <w:marRight w:val="0"/>
          <w:marTop w:val="0"/>
          <w:marBottom w:val="0"/>
          <w:divBdr>
            <w:top w:val="none" w:sz="0" w:space="0" w:color="auto"/>
            <w:left w:val="none" w:sz="0" w:space="0" w:color="auto"/>
            <w:bottom w:val="none" w:sz="0" w:space="0" w:color="auto"/>
            <w:right w:val="none" w:sz="0" w:space="0" w:color="auto"/>
          </w:divBdr>
        </w:div>
        <w:div w:id="611786606">
          <w:marLeft w:val="640"/>
          <w:marRight w:val="0"/>
          <w:marTop w:val="0"/>
          <w:marBottom w:val="0"/>
          <w:divBdr>
            <w:top w:val="none" w:sz="0" w:space="0" w:color="auto"/>
            <w:left w:val="none" w:sz="0" w:space="0" w:color="auto"/>
            <w:bottom w:val="none" w:sz="0" w:space="0" w:color="auto"/>
            <w:right w:val="none" w:sz="0" w:space="0" w:color="auto"/>
          </w:divBdr>
        </w:div>
        <w:div w:id="654146005">
          <w:marLeft w:val="640"/>
          <w:marRight w:val="0"/>
          <w:marTop w:val="0"/>
          <w:marBottom w:val="0"/>
          <w:divBdr>
            <w:top w:val="none" w:sz="0" w:space="0" w:color="auto"/>
            <w:left w:val="none" w:sz="0" w:space="0" w:color="auto"/>
            <w:bottom w:val="none" w:sz="0" w:space="0" w:color="auto"/>
            <w:right w:val="none" w:sz="0" w:space="0" w:color="auto"/>
          </w:divBdr>
        </w:div>
        <w:div w:id="687604327">
          <w:marLeft w:val="640"/>
          <w:marRight w:val="0"/>
          <w:marTop w:val="0"/>
          <w:marBottom w:val="0"/>
          <w:divBdr>
            <w:top w:val="none" w:sz="0" w:space="0" w:color="auto"/>
            <w:left w:val="none" w:sz="0" w:space="0" w:color="auto"/>
            <w:bottom w:val="none" w:sz="0" w:space="0" w:color="auto"/>
            <w:right w:val="none" w:sz="0" w:space="0" w:color="auto"/>
          </w:divBdr>
        </w:div>
        <w:div w:id="689067369">
          <w:marLeft w:val="640"/>
          <w:marRight w:val="0"/>
          <w:marTop w:val="0"/>
          <w:marBottom w:val="0"/>
          <w:divBdr>
            <w:top w:val="none" w:sz="0" w:space="0" w:color="auto"/>
            <w:left w:val="none" w:sz="0" w:space="0" w:color="auto"/>
            <w:bottom w:val="none" w:sz="0" w:space="0" w:color="auto"/>
            <w:right w:val="none" w:sz="0" w:space="0" w:color="auto"/>
          </w:divBdr>
        </w:div>
        <w:div w:id="771513058">
          <w:marLeft w:val="640"/>
          <w:marRight w:val="0"/>
          <w:marTop w:val="0"/>
          <w:marBottom w:val="0"/>
          <w:divBdr>
            <w:top w:val="none" w:sz="0" w:space="0" w:color="auto"/>
            <w:left w:val="none" w:sz="0" w:space="0" w:color="auto"/>
            <w:bottom w:val="none" w:sz="0" w:space="0" w:color="auto"/>
            <w:right w:val="none" w:sz="0" w:space="0" w:color="auto"/>
          </w:divBdr>
        </w:div>
        <w:div w:id="823158677">
          <w:marLeft w:val="640"/>
          <w:marRight w:val="0"/>
          <w:marTop w:val="0"/>
          <w:marBottom w:val="0"/>
          <w:divBdr>
            <w:top w:val="none" w:sz="0" w:space="0" w:color="auto"/>
            <w:left w:val="none" w:sz="0" w:space="0" w:color="auto"/>
            <w:bottom w:val="none" w:sz="0" w:space="0" w:color="auto"/>
            <w:right w:val="none" w:sz="0" w:space="0" w:color="auto"/>
          </w:divBdr>
        </w:div>
        <w:div w:id="870413573">
          <w:marLeft w:val="640"/>
          <w:marRight w:val="0"/>
          <w:marTop w:val="0"/>
          <w:marBottom w:val="0"/>
          <w:divBdr>
            <w:top w:val="none" w:sz="0" w:space="0" w:color="auto"/>
            <w:left w:val="none" w:sz="0" w:space="0" w:color="auto"/>
            <w:bottom w:val="none" w:sz="0" w:space="0" w:color="auto"/>
            <w:right w:val="none" w:sz="0" w:space="0" w:color="auto"/>
          </w:divBdr>
        </w:div>
        <w:div w:id="929121054">
          <w:marLeft w:val="640"/>
          <w:marRight w:val="0"/>
          <w:marTop w:val="0"/>
          <w:marBottom w:val="0"/>
          <w:divBdr>
            <w:top w:val="none" w:sz="0" w:space="0" w:color="auto"/>
            <w:left w:val="none" w:sz="0" w:space="0" w:color="auto"/>
            <w:bottom w:val="none" w:sz="0" w:space="0" w:color="auto"/>
            <w:right w:val="none" w:sz="0" w:space="0" w:color="auto"/>
          </w:divBdr>
        </w:div>
        <w:div w:id="1020857112">
          <w:marLeft w:val="640"/>
          <w:marRight w:val="0"/>
          <w:marTop w:val="0"/>
          <w:marBottom w:val="0"/>
          <w:divBdr>
            <w:top w:val="none" w:sz="0" w:space="0" w:color="auto"/>
            <w:left w:val="none" w:sz="0" w:space="0" w:color="auto"/>
            <w:bottom w:val="none" w:sz="0" w:space="0" w:color="auto"/>
            <w:right w:val="none" w:sz="0" w:space="0" w:color="auto"/>
          </w:divBdr>
        </w:div>
        <w:div w:id="1061488501">
          <w:marLeft w:val="640"/>
          <w:marRight w:val="0"/>
          <w:marTop w:val="0"/>
          <w:marBottom w:val="0"/>
          <w:divBdr>
            <w:top w:val="none" w:sz="0" w:space="0" w:color="auto"/>
            <w:left w:val="none" w:sz="0" w:space="0" w:color="auto"/>
            <w:bottom w:val="none" w:sz="0" w:space="0" w:color="auto"/>
            <w:right w:val="none" w:sz="0" w:space="0" w:color="auto"/>
          </w:divBdr>
        </w:div>
        <w:div w:id="1133985645">
          <w:marLeft w:val="640"/>
          <w:marRight w:val="0"/>
          <w:marTop w:val="0"/>
          <w:marBottom w:val="0"/>
          <w:divBdr>
            <w:top w:val="none" w:sz="0" w:space="0" w:color="auto"/>
            <w:left w:val="none" w:sz="0" w:space="0" w:color="auto"/>
            <w:bottom w:val="none" w:sz="0" w:space="0" w:color="auto"/>
            <w:right w:val="none" w:sz="0" w:space="0" w:color="auto"/>
          </w:divBdr>
        </w:div>
        <w:div w:id="1219245406">
          <w:marLeft w:val="640"/>
          <w:marRight w:val="0"/>
          <w:marTop w:val="0"/>
          <w:marBottom w:val="0"/>
          <w:divBdr>
            <w:top w:val="none" w:sz="0" w:space="0" w:color="auto"/>
            <w:left w:val="none" w:sz="0" w:space="0" w:color="auto"/>
            <w:bottom w:val="none" w:sz="0" w:space="0" w:color="auto"/>
            <w:right w:val="none" w:sz="0" w:space="0" w:color="auto"/>
          </w:divBdr>
        </w:div>
        <w:div w:id="1224219376">
          <w:marLeft w:val="640"/>
          <w:marRight w:val="0"/>
          <w:marTop w:val="0"/>
          <w:marBottom w:val="0"/>
          <w:divBdr>
            <w:top w:val="none" w:sz="0" w:space="0" w:color="auto"/>
            <w:left w:val="none" w:sz="0" w:space="0" w:color="auto"/>
            <w:bottom w:val="none" w:sz="0" w:space="0" w:color="auto"/>
            <w:right w:val="none" w:sz="0" w:space="0" w:color="auto"/>
          </w:divBdr>
        </w:div>
        <w:div w:id="1324820206">
          <w:marLeft w:val="640"/>
          <w:marRight w:val="0"/>
          <w:marTop w:val="0"/>
          <w:marBottom w:val="0"/>
          <w:divBdr>
            <w:top w:val="none" w:sz="0" w:space="0" w:color="auto"/>
            <w:left w:val="none" w:sz="0" w:space="0" w:color="auto"/>
            <w:bottom w:val="none" w:sz="0" w:space="0" w:color="auto"/>
            <w:right w:val="none" w:sz="0" w:space="0" w:color="auto"/>
          </w:divBdr>
        </w:div>
        <w:div w:id="1336376140">
          <w:marLeft w:val="640"/>
          <w:marRight w:val="0"/>
          <w:marTop w:val="0"/>
          <w:marBottom w:val="0"/>
          <w:divBdr>
            <w:top w:val="none" w:sz="0" w:space="0" w:color="auto"/>
            <w:left w:val="none" w:sz="0" w:space="0" w:color="auto"/>
            <w:bottom w:val="none" w:sz="0" w:space="0" w:color="auto"/>
            <w:right w:val="none" w:sz="0" w:space="0" w:color="auto"/>
          </w:divBdr>
        </w:div>
        <w:div w:id="1386638869">
          <w:marLeft w:val="640"/>
          <w:marRight w:val="0"/>
          <w:marTop w:val="0"/>
          <w:marBottom w:val="0"/>
          <w:divBdr>
            <w:top w:val="none" w:sz="0" w:space="0" w:color="auto"/>
            <w:left w:val="none" w:sz="0" w:space="0" w:color="auto"/>
            <w:bottom w:val="none" w:sz="0" w:space="0" w:color="auto"/>
            <w:right w:val="none" w:sz="0" w:space="0" w:color="auto"/>
          </w:divBdr>
        </w:div>
        <w:div w:id="1395855907">
          <w:marLeft w:val="640"/>
          <w:marRight w:val="0"/>
          <w:marTop w:val="0"/>
          <w:marBottom w:val="0"/>
          <w:divBdr>
            <w:top w:val="none" w:sz="0" w:space="0" w:color="auto"/>
            <w:left w:val="none" w:sz="0" w:space="0" w:color="auto"/>
            <w:bottom w:val="none" w:sz="0" w:space="0" w:color="auto"/>
            <w:right w:val="none" w:sz="0" w:space="0" w:color="auto"/>
          </w:divBdr>
        </w:div>
        <w:div w:id="1472940700">
          <w:marLeft w:val="640"/>
          <w:marRight w:val="0"/>
          <w:marTop w:val="0"/>
          <w:marBottom w:val="0"/>
          <w:divBdr>
            <w:top w:val="none" w:sz="0" w:space="0" w:color="auto"/>
            <w:left w:val="none" w:sz="0" w:space="0" w:color="auto"/>
            <w:bottom w:val="none" w:sz="0" w:space="0" w:color="auto"/>
            <w:right w:val="none" w:sz="0" w:space="0" w:color="auto"/>
          </w:divBdr>
        </w:div>
        <w:div w:id="1512793558">
          <w:marLeft w:val="640"/>
          <w:marRight w:val="0"/>
          <w:marTop w:val="0"/>
          <w:marBottom w:val="0"/>
          <w:divBdr>
            <w:top w:val="none" w:sz="0" w:space="0" w:color="auto"/>
            <w:left w:val="none" w:sz="0" w:space="0" w:color="auto"/>
            <w:bottom w:val="none" w:sz="0" w:space="0" w:color="auto"/>
            <w:right w:val="none" w:sz="0" w:space="0" w:color="auto"/>
          </w:divBdr>
        </w:div>
        <w:div w:id="1526090817">
          <w:marLeft w:val="640"/>
          <w:marRight w:val="0"/>
          <w:marTop w:val="0"/>
          <w:marBottom w:val="0"/>
          <w:divBdr>
            <w:top w:val="none" w:sz="0" w:space="0" w:color="auto"/>
            <w:left w:val="none" w:sz="0" w:space="0" w:color="auto"/>
            <w:bottom w:val="none" w:sz="0" w:space="0" w:color="auto"/>
            <w:right w:val="none" w:sz="0" w:space="0" w:color="auto"/>
          </w:divBdr>
        </w:div>
        <w:div w:id="1527256841">
          <w:marLeft w:val="640"/>
          <w:marRight w:val="0"/>
          <w:marTop w:val="0"/>
          <w:marBottom w:val="0"/>
          <w:divBdr>
            <w:top w:val="none" w:sz="0" w:space="0" w:color="auto"/>
            <w:left w:val="none" w:sz="0" w:space="0" w:color="auto"/>
            <w:bottom w:val="none" w:sz="0" w:space="0" w:color="auto"/>
            <w:right w:val="none" w:sz="0" w:space="0" w:color="auto"/>
          </w:divBdr>
        </w:div>
        <w:div w:id="1528641514">
          <w:marLeft w:val="640"/>
          <w:marRight w:val="0"/>
          <w:marTop w:val="0"/>
          <w:marBottom w:val="0"/>
          <w:divBdr>
            <w:top w:val="none" w:sz="0" w:space="0" w:color="auto"/>
            <w:left w:val="none" w:sz="0" w:space="0" w:color="auto"/>
            <w:bottom w:val="none" w:sz="0" w:space="0" w:color="auto"/>
            <w:right w:val="none" w:sz="0" w:space="0" w:color="auto"/>
          </w:divBdr>
        </w:div>
        <w:div w:id="1566716072">
          <w:marLeft w:val="640"/>
          <w:marRight w:val="0"/>
          <w:marTop w:val="0"/>
          <w:marBottom w:val="0"/>
          <w:divBdr>
            <w:top w:val="none" w:sz="0" w:space="0" w:color="auto"/>
            <w:left w:val="none" w:sz="0" w:space="0" w:color="auto"/>
            <w:bottom w:val="none" w:sz="0" w:space="0" w:color="auto"/>
            <w:right w:val="none" w:sz="0" w:space="0" w:color="auto"/>
          </w:divBdr>
        </w:div>
        <w:div w:id="1569730550">
          <w:marLeft w:val="640"/>
          <w:marRight w:val="0"/>
          <w:marTop w:val="0"/>
          <w:marBottom w:val="0"/>
          <w:divBdr>
            <w:top w:val="none" w:sz="0" w:space="0" w:color="auto"/>
            <w:left w:val="none" w:sz="0" w:space="0" w:color="auto"/>
            <w:bottom w:val="none" w:sz="0" w:space="0" w:color="auto"/>
            <w:right w:val="none" w:sz="0" w:space="0" w:color="auto"/>
          </w:divBdr>
        </w:div>
        <w:div w:id="1594633215">
          <w:marLeft w:val="640"/>
          <w:marRight w:val="0"/>
          <w:marTop w:val="0"/>
          <w:marBottom w:val="0"/>
          <w:divBdr>
            <w:top w:val="none" w:sz="0" w:space="0" w:color="auto"/>
            <w:left w:val="none" w:sz="0" w:space="0" w:color="auto"/>
            <w:bottom w:val="none" w:sz="0" w:space="0" w:color="auto"/>
            <w:right w:val="none" w:sz="0" w:space="0" w:color="auto"/>
          </w:divBdr>
        </w:div>
        <w:div w:id="1606383002">
          <w:marLeft w:val="640"/>
          <w:marRight w:val="0"/>
          <w:marTop w:val="0"/>
          <w:marBottom w:val="0"/>
          <w:divBdr>
            <w:top w:val="none" w:sz="0" w:space="0" w:color="auto"/>
            <w:left w:val="none" w:sz="0" w:space="0" w:color="auto"/>
            <w:bottom w:val="none" w:sz="0" w:space="0" w:color="auto"/>
            <w:right w:val="none" w:sz="0" w:space="0" w:color="auto"/>
          </w:divBdr>
        </w:div>
        <w:div w:id="1623078260">
          <w:marLeft w:val="640"/>
          <w:marRight w:val="0"/>
          <w:marTop w:val="0"/>
          <w:marBottom w:val="0"/>
          <w:divBdr>
            <w:top w:val="none" w:sz="0" w:space="0" w:color="auto"/>
            <w:left w:val="none" w:sz="0" w:space="0" w:color="auto"/>
            <w:bottom w:val="none" w:sz="0" w:space="0" w:color="auto"/>
            <w:right w:val="none" w:sz="0" w:space="0" w:color="auto"/>
          </w:divBdr>
        </w:div>
        <w:div w:id="1724283158">
          <w:marLeft w:val="640"/>
          <w:marRight w:val="0"/>
          <w:marTop w:val="0"/>
          <w:marBottom w:val="0"/>
          <w:divBdr>
            <w:top w:val="none" w:sz="0" w:space="0" w:color="auto"/>
            <w:left w:val="none" w:sz="0" w:space="0" w:color="auto"/>
            <w:bottom w:val="none" w:sz="0" w:space="0" w:color="auto"/>
            <w:right w:val="none" w:sz="0" w:space="0" w:color="auto"/>
          </w:divBdr>
        </w:div>
        <w:div w:id="1822848830">
          <w:marLeft w:val="640"/>
          <w:marRight w:val="0"/>
          <w:marTop w:val="0"/>
          <w:marBottom w:val="0"/>
          <w:divBdr>
            <w:top w:val="none" w:sz="0" w:space="0" w:color="auto"/>
            <w:left w:val="none" w:sz="0" w:space="0" w:color="auto"/>
            <w:bottom w:val="none" w:sz="0" w:space="0" w:color="auto"/>
            <w:right w:val="none" w:sz="0" w:space="0" w:color="auto"/>
          </w:divBdr>
        </w:div>
        <w:div w:id="1879581263">
          <w:marLeft w:val="640"/>
          <w:marRight w:val="0"/>
          <w:marTop w:val="0"/>
          <w:marBottom w:val="0"/>
          <w:divBdr>
            <w:top w:val="none" w:sz="0" w:space="0" w:color="auto"/>
            <w:left w:val="none" w:sz="0" w:space="0" w:color="auto"/>
            <w:bottom w:val="none" w:sz="0" w:space="0" w:color="auto"/>
            <w:right w:val="none" w:sz="0" w:space="0" w:color="auto"/>
          </w:divBdr>
        </w:div>
        <w:div w:id="1921518064">
          <w:marLeft w:val="640"/>
          <w:marRight w:val="0"/>
          <w:marTop w:val="0"/>
          <w:marBottom w:val="0"/>
          <w:divBdr>
            <w:top w:val="none" w:sz="0" w:space="0" w:color="auto"/>
            <w:left w:val="none" w:sz="0" w:space="0" w:color="auto"/>
            <w:bottom w:val="none" w:sz="0" w:space="0" w:color="auto"/>
            <w:right w:val="none" w:sz="0" w:space="0" w:color="auto"/>
          </w:divBdr>
        </w:div>
        <w:div w:id="1931309396">
          <w:marLeft w:val="640"/>
          <w:marRight w:val="0"/>
          <w:marTop w:val="0"/>
          <w:marBottom w:val="0"/>
          <w:divBdr>
            <w:top w:val="none" w:sz="0" w:space="0" w:color="auto"/>
            <w:left w:val="none" w:sz="0" w:space="0" w:color="auto"/>
            <w:bottom w:val="none" w:sz="0" w:space="0" w:color="auto"/>
            <w:right w:val="none" w:sz="0" w:space="0" w:color="auto"/>
          </w:divBdr>
        </w:div>
        <w:div w:id="2054453979">
          <w:marLeft w:val="640"/>
          <w:marRight w:val="0"/>
          <w:marTop w:val="0"/>
          <w:marBottom w:val="0"/>
          <w:divBdr>
            <w:top w:val="none" w:sz="0" w:space="0" w:color="auto"/>
            <w:left w:val="none" w:sz="0" w:space="0" w:color="auto"/>
            <w:bottom w:val="none" w:sz="0" w:space="0" w:color="auto"/>
            <w:right w:val="none" w:sz="0" w:space="0" w:color="auto"/>
          </w:divBdr>
        </w:div>
      </w:divsChild>
    </w:div>
    <w:div w:id="355421827">
      <w:marLeft w:val="0"/>
      <w:marRight w:val="0"/>
      <w:marTop w:val="0"/>
      <w:marBottom w:val="0"/>
      <w:divBdr>
        <w:top w:val="none" w:sz="0" w:space="0" w:color="auto"/>
        <w:left w:val="none" w:sz="0" w:space="0" w:color="auto"/>
        <w:bottom w:val="none" w:sz="0" w:space="0" w:color="auto"/>
        <w:right w:val="none" w:sz="0" w:space="0" w:color="auto"/>
      </w:divBdr>
    </w:div>
    <w:div w:id="355621995">
      <w:marLeft w:val="0"/>
      <w:marRight w:val="0"/>
      <w:marTop w:val="0"/>
      <w:marBottom w:val="0"/>
      <w:divBdr>
        <w:top w:val="none" w:sz="0" w:space="0" w:color="auto"/>
        <w:left w:val="none" w:sz="0" w:space="0" w:color="auto"/>
        <w:bottom w:val="none" w:sz="0" w:space="0" w:color="auto"/>
        <w:right w:val="none" w:sz="0" w:space="0" w:color="auto"/>
      </w:divBdr>
    </w:div>
    <w:div w:id="379549734">
      <w:marLeft w:val="0"/>
      <w:marRight w:val="0"/>
      <w:marTop w:val="0"/>
      <w:marBottom w:val="0"/>
      <w:divBdr>
        <w:top w:val="none" w:sz="0" w:space="0" w:color="auto"/>
        <w:left w:val="none" w:sz="0" w:space="0" w:color="auto"/>
        <w:bottom w:val="none" w:sz="0" w:space="0" w:color="auto"/>
        <w:right w:val="none" w:sz="0" w:space="0" w:color="auto"/>
      </w:divBdr>
    </w:div>
    <w:div w:id="382485748">
      <w:marLeft w:val="0"/>
      <w:marRight w:val="0"/>
      <w:marTop w:val="0"/>
      <w:marBottom w:val="0"/>
      <w:divBdr>
        <w:top w:val="none" w:sz="0" w:space="0" w:color="auto"/>
        <w:left w:val="none" w:sz="0" w:space="0" w:color="auto"/>
        <w:bottom w:val="none" w:sz="0" w:space="0" w:color="auto"/>
        <w:right w:val="none" w:sz="0" w:space="0" w:color="auto"/>
      </w:divBdr>
    </w:div>
    <w:div w:id="383453251">
      <w:bodyDiv w:val="1"/>
      <w:marLeft w:val="0"/>
      <w:marRight w:val="0"/>
      <w:marTop w:val="0"/>
      <w:marBottom w:val="0"/>
      <w:divBdr>
        <w:top w:val="none" w:sz="0" w:space="0" w:color="auto"/>
        <w:left w:val="none" w:sz="0" w:space="0" w:color="auto"/>
        <w:bottom w:val="none" w:sz="0" w:space="0" w:color="auto"/>
        <w:right w:val="none" w:sz="0" w:space="0" w:color="auto"/>
      </w:divBdr>
      <w:divsChild>
        <w:div w:id="54548544">
          <w:marLeft w:val="640"/>
          <w:marRight w:val="0"/>
          <w:marTop w:val="0"/>
          <w:marBottom w:val="0"/>
          <w:divBdr>
            <w:top w:val="none" w:sz="0" w:space="0" w:color="auto"/>
            <w:left w:val="none" w:sz="0" w:space="0" w:color="auto"/>
            <w:bottom w:val="none" w:sz="0" w:space="0" w:color="auto"/>
            <w:right w:val="none" w:sz="0" w:space="0" w:color="auto"/>
          </w:divBdr>
        </w:div>
        <w:div w:id="122621585">
          <w:marLeft w:val="640"/>
          <w:marRight w:val="0"/>
          <w:marTop w:val="0"/>
          <w:marBottom w:val="0"/>
          <w:divBdr>
            <w:top w:val="none" w:sz="0" w:space="0" w:color="auto"/>
            <w:left w:val="none" w:sz="0" w:space="0" w:color="auto"/>
            <w:bottom w:val="none" w:sz="0" w:space="0" w:color="auto"/>
            <w:right w:val="none" w:sz="0" w:space="0" w:color="auto"/>
          </w:divBdr>
        </w:div>
        <w:div w:id="159078187">
          <w:marLeft w:val="640"/>
          <w:marRight w:val="0"/>
          <w:marTop w:val="0"/>
          <w:marBottom w:val="0"/>
          <w:divBdr>
            <w:top w:val="none" w:sz="0" w:space="0" w:color="auto"/>
            <w:left w:val="none" w:sz="0" w:space="0" w:color="auto"/>
            <w:bottom w:val="none" w:sz="0" w:space="0" w:color="auto"/>
            <w:right w:val="none" w:sz="0" w:space="0" w:color="auto"/>
          </w:divBdr>
        </w:div>
        <w:div w:id="165481170">
          <w:marLeft w:val="640"/>
          <w:marRight w:val="0"/>
          <w:marTop w:val="0"/>
          <w:marBottom w:val="0"/>
          <w:divBdr>
            <w:top w:val="none" w:sz="0" w:space="0" w:color="auto"/>
            <w:left w:val="none" w:sz="0" w:space="0" w:color="auto"/>
            <w:bottom w:val="none" w:sz="0" w:space="0" w:color="auto"/>
            <w:right w:val="none" w:sz="0" w:space="0" w:color="auto"/>
          </w:divBdr>
        </w:div>
        <w:div w:id="180439531">
          <w:marLeft w:val="640"/>
          <w:marRight w:val="0"/>
          <w:marTop w:val="0"/>
          <w:marBottom w:val="0"/>
          <w:divBdr>
            <w:top w:val="none" w:sz="0" w:space="0" w:color="auto"/>
            <w:left w:val="none" w:sz="0" w:space="0" w:color="auto"/>
            <w:bottom w:val="none" w:sz="0" w:space="0" w:color="auto"/>
            <w:right w:val="none" w:sz="0" w:space="0" w:color="auto"/>
          </w:divBdr>
        </w:div>
        <w:div w:id="231239891">
          <w:marLeft w:val="640"/>
          <w:marRight w:val="0"/>
          <w:marTop w:val="0"/>
          <w:marBottom w:val="0"/>
          <w:divBdr>
            <w:top w:val="none" w:sz="0" w:space="0" w:color="auto"/>
            <w:left w:val="none" w:sz="0" w:space="0" w:color="auto"/>
            <w:bottom w:val="none" w:sz="0" w:space="0" w:color="auto"/>
            <w:right w:val="none" w:sz="0" w:space="0" w:color="auto"/>
          </w:divBdr>
        </w:div>
        <w:div w:id="342517098">
          <w:marLeft w:val="640"/>
          <w:marRight w:val="0"/>
          <w:marTop w:val="0"/>
          <w:marBottom w:val="0"/>
          <w:divBdr>
            <w:top w:val="none" w:sz="0" w:space="0" w:color="auto"/>
            <w:left w:val="none" w:sz="0" w:space="0" w:color="auto"/>
            <w:bottom w:val="none" w:sz="0" w:space="0" w:color="auto"/>
            <w:right w:val="none" w:sz="0" w:space="0" w:color="auto"/>
          </w:divBdr>
        </w:div>
        <w:div w:id="361319361">
          <w:marLeft w:val="640"/>
          <w:marRight w:val="0"/>
          <w:marTop w:val="0"/>
          <w:marBottom w:val="0"/>
          <w:divBdr>
            <w:top w:val="none" w:sz="0" w:space="0" w:color="auto"/>
            <w:left w:val="none" w:sz="0" w:space="0" w:color="auto"/>
            <w:bottom w:val="none" w:sz="0" w:space="0" w:color="auto"/>
            <w:right w:val="none" w:sz="0" w:space="0" w:color="auto"/>
          </w:divBdr>
        </w:div>
        <w:div w:id="418529510">
          <w:marLeft w:val="640"/>
          <w:marRight w:val="0"/>
          <w:marTop w:val="0"/>
          <w:marBottom w:val="0"/>
          <w:divBdr>
            <w:top w:val="none" w:sz="0" w:space="0" w:color="auto"/>
            <w:left w:val="none" w:sz="0" w:space="0" w:color="auto"/>
            <w:bottom w:val="none" w:sz="0" w:space="0" w:color="auto"/>
            <w:right w:val="none" w:sz="0" w:space="0" w:color="auto"/>
          </w:divBdr>
        </w:div>
        <w:div w:id="442959875">
          <w:marLeft w:val="640"/>
          <w:marRight w:val="0"/>
          <w:marTop w:val="0"/>
          <w:marBottom w:val="0"/>
          <w:divBdr>
            <w:top w:val="none" w:sz="0" w:space="0" w:color="auto"/>
            <w:left w:val="none" w:sz="0" w:space="0" w:color="auto"/>
            <w:bottom w:val="none" w:sz="0" w:space="0" w:color="auto"/>
            <w:right w:val="none" w:sz="0" w:space="0" w:color="auto"/>
          </w:divBdr>
        </w:div>
        <w:div w:id="476646659">
          <w:marLeft w:val="640"/>
          <w:marRight w:val="0"/>
          <w:marTop w:val="0"/>
          <w:marBottom w:val="0"/>
          <w:divBdr>
            <w:top w:val="none" w:sz="0" w:space="0" w:color="auto"/>
            <w:left w:val="none" w:sz="0" w:space="0" w:color="auto"/>
            <w:bottom w:val="none" w:sz="0" w:space="0" w:color="auto"/>
            <w:right w:val="none" w:sz="0" w:space="0" w:color="auto"/>
          </w:divBdr>
        </w:div>
        <w:div w:id="574096886">
          <w:marLeft w:val="640"/>
          <w:marRight w:val="0"/>
          <w:marTop w:val="0"/>
          <w:marBottom w:val="0"/>
          <w:divBdr>
            <w:top w:val="none" w:sz="0" w:space="0" w:color="auto"/>
            <w:left w:val="none" w:sz="0" w:space="0" w:color="auto"/>
            <w:bottom w:val="none" w:sz="0" w:space="0" w:color="auto"/>
            <w:right w:val="none" w:sz="0" w:space="0" w:color="auto"/>
          </w:divBdr>
        </w:div>
        <w:div w:id="645281020">
          <w:marLeft w:val="640"/>
          <w:marRight w:val="0"/>
          <w:marTop w:val="0"/>
          <w:marBottom w:val="0"/>
          <w:divBdr>
            <w:top w:val="none" w:sz="0" w:space="0" w:color="auto"/>
            <w:left w:val="none" w:sz="0" w:space="0" w:color="auto"/>
            <w:bottom w:val="none" w:sz="0" w:space="0" w:color="auto"/>
            <w:right w:val="none" w:sz="0" w:space="0" w:color="auto"/>
          </w:divBdr>
        </w:div>
        <w:div w:id="646279693">
          <w:marLeft w:val="640"/>
          <w:marRight w:val="0"/>
          <w:marTop w:val="0"/>
          <w:marBottom w:val="0"/>
          <w:divBdr>
            <w:top w:val="none" w:sz="0" w:space="0" w:color="auto"/>
            <w:left w:val="none" w:sz="0" w:space="0" w:color="auto"/>
            <w:bottom w:val="none" w:sz="0" w:space="0" w:color="auto"/>
            <w:right w:val="none" w:sz="0" w:space="0" w:color="auto"/>
          </w:divBdr>
        </w:div>
        <w:div w:id="650137789">
          <w:marLeft w:val="640"/>
          <w:marRight w:val="0"/>
          <w:marTop w:val="0"/>
          <w:marBottom w:val="0"/>
          <w:divBdr>
            <w:top w:val="none" w:sz="0" w:space="0" w:color="auto"/>
            <w:left w:val="none" w:sz="0" w:space="0" w:color="auto"/>
            <w:bottom w:val="none" w:sz="0" w:space="0" w:color="auto"/>
            <w:right w:val="none" w:sz="0" w:space="0" w:color="auto"/>
          </w:divBdr>
        </w:div>
        <w:div w:id="748160008">
          <w:marLeft w:val="640"/>
          <w:marRight w:val="0"/>
          <w:marTop w:val="0"/>
          <w:marBottom w:val="0"/>
          <w:divBdr>
            <w:top w:val="none" w:sz="0" w:space="0" w:color="auto"/>
            <w:left w:val="none" w:sz="0" w:space="0" w:color="auto"/>
            <w:bottom w:val="none" w:sz="0" w:space="0" w:color="auto"/>
            <w:right w:val="none" w:sz="0" w:space="0" w:color="auto"/>
          </w:divBdr>
        </w:div>
        <w:div w:id="758598713">
          <w:marLeft w:val="640"/>
          <w:marRight w:val="0"/>
          <w:marTop w:val="0"/>
          <w:marBottom w:val="0"/>
          <w:divBdr>
            <w:top w:val="none" w:sz="0" w:space="0" w:color="auto"/>
            <w:left w:val="none" w:sz="0" w:space="0" w:color="auto"/>
            <w:bottom w:val="none" w:sz="0" w:space="0" w:color="auto"/>
            <w:right w:val="none" w:sz="0" w:space="0" w:color="auto"/>
          </w:divBdr>
        </w:div>
        <w:div w:id="841579688">
          <w:marLeft w:val="640"/>
          <w:marRight w:val="0"/>
          <w:marTop w:val="0"/>
          <w:marBottom w:val="0"/>
          <w:divBdr>
            <w:top w:val="none" w:sz="0" w:space="0" w:color="auto"/>
            <w:left w:val="none" w:sz="0" w:space="0" w:color="auto"/>
            <w:bottom w:val="none" w:sz="0" w:space="0" w:color="auto"/>
            <w:right w:val="none" w:sz="0" w:space="0" w:color="auto"/>
          </w:divBdr>
        </w:div>
        <w:div w:id="848299894">
          <w:marLeft w:val="640"/>
          <w:marRight w:val="0"/>
          <w:marTop w:val="0"/>
          <w:marBottom w:val="0"/>
          <w:divBdr>
            <w:top w:val="none" w:sz="0" w:space="0" w:color="auto"/>
            <w:left w:val="none" w:sz="0" w:space="0" w:color="auto"/>
            <w:bottom w:val="none" w:sz="0" w:space="0" w:color="auto"/>
            <w:right w:val="none" w:sz="0" w:space="0" w:color="auto"/>
          </w:divBdr>
        </w:div>
        <w:div w:id="879703537">
          <w:marLeft w:val="640"/>
          <w:marRight w:val="0"/>
          <w:marTop w:val="0"/>
          <w:marBottom w:val="0"/>
          <w:divBdr>
            <w:top w:val="none" w:sz="0" w:space="0" w:color="auto"/>
            <w:left w:val="none" w:sz="0" w:space="0" w:color="auto"/>
            <w:bottom w:val="none" w:sz="0" w:space="0" w:color="auto"/>
            <w:right w:val="none" w:sz="0" w:space="0" w:color="auto"/>
          </w:divBdr>
        </w:div>
        <w:div w:id="936447423">
          <w:marLeft w:val="640"/>
          <w:marRight w:val="0"/>
          <w:marTop w:val="0"/>
          <w:marBottom w:val="0"/>
          <w:divBdr>
            <w:top w:val="none" w:sz="0" w:space="0" w:color="auto"/>
            <w:left w:val="none" w:sz="0" w:space="0" w:color="auto"/>
            <w:bottom w:val="none" w:sz="0" w:space="0" w:color="auto"/>
            <w:right w:val="none" w:sz="0" w:space="0" w:color="auto"/>
          </w:divBdr>
        </w:div>
        <w:div w:id="1054499301">
          <w:marLeft w:val="640"/>
          <w:marRight w:val="0"/>
          <w:marTop w:val="0"/>
          <w:marBottom w:val="0"/>
          <w:divBdr>
            <w:top w:val="none" w:sz="0" w:space="0" w:color="auto"/>
            <w:left w:val="none" w:sz="0" w:space="0" w:color="auto"/>
            <w:bottom w:val="none" w:sz="0" w:space="0" w:color="auto"/>
            <w:right w:val="none" w:sz="0" w:space="0" w:color="auto"/>
          </w:divBdr>
        </w:div>
        <w:div w:id="1136527300">
          <w:marLeft w:val="640"/>
          <w:marRight w:val="0"/>
          <w:marTop w:val="0"/>
          <w:marBottom w:val="0"/>
          <w:divBdr>
            <w:top w:val="none" w:sz="0" w:space="0" w:color="auto"/>
            <w:left w:val="none" w:sz="0" w:space="0" w:color="auto"/>
            <w:bottom w:val="none" w:sz="0" w:space="0" w:color="auto"/>
            <w:right w:val="none" w:sz="0" w:space="0" w:color="auto"/>
          </w:divBdr>
        </w:div>
        <w:div w:id="1148784741">
          <w:marLeft w:val="640"/>
          <w:marRight w:val="0"/>
          <w:marTop w:val="0"/>
          <w:marBottom w:val="0"/>
          <w:divBdr>
            <w:top w:val="none" w:sz="0" w:space="0" w:color="auto"/>
            <w:left w:val="none" w:sz="0" w:space="0" w:color="auto"/>
            <w:bottom w:val="none" w:sz="0" w:space="0" w:color="auto"/>
            <w:right w:val="none" w:sz="0" w:space="0" w:color="auto"/>
          </w:divBdr>
        </w:div>
        <w:div w:id="1184441025">
          <w:marLeft w:val="640"/>
          <w:marRight w:val="0"/>
          <w:marTop w:val="0"/>
          <w:marBottom w:val="0"/>
          <w:divBdr>
            <w:top w:val="none" w:sz="0" w:space="0" w:color="auto"/>
            <w:left w:val="none" w:sz="0" w:space="0" w:color="auto"/>
            <w:bottom w:val="none" w:sz="0" w:space="0" w:color="auto"/>
            <w:right w:val="none" w:sz="0" w:space="0" w:color="auto"/>
          </w:divBdr>
        </w:div>
        <w:div w:id="1267809757">
          <w:marLeft w:val="640"/>
          <w:marRight w:val="0"/>
          <w:marTop w:val="0"/>
          <w:marBottom w:val="0"/>
          <w:divBdr>
            <w:top w:val="none" w:sz="0" w:space="0" w:color="auto"/>
            <w:left w:val="none" w:sz="0" w:space="0" w:color="auto"/>
            <w:bottom w:val="none" w:sz="0" w:space="0" w:color="auto"/>
            <w:right w:val="none" w:sz="0" w:space="0" w:color="auto"/>
          </w:divBdr>
        </w:div>
        <w:div w:id="1313828282">
          <w:marLeft w:val="640"/>
          <w:marRight w:val="0"/>
          <w:marTop w:val="0"/>
          <w:marBottom w:val="0"/>
          <w:divBdr>
            <w:top w:val="none" w:sz="0" w:space="0" w:color="auto"/>
            <w:left w:val="none" w:sz="0" w:space="0" w:color="auto"/>
            <w:bottom w:val="none" w:sz="0" w:space="0" w:color="auto"/>
            <w:right w:val="none" w:sz="0" w:space="0" w:color="auto"/>
          </w:divBdr>
        </w:div>
        <w:div w:id="1354914780">
          <w:marLeft w:val="640"/>
          <w:marRight w:val="0"/>
          <w:marTop w:val="0"/>
          <w:marBottom w:val="0"/>
          <w:divBdr>
            <w:top w:val="none" w:sz="0" w:space="0" w:color="auto"/>
            <w:left w:val="none" w:sz="0" w:space="0" w:color="auto"/>
            <w:bottom w:val="none" w:sz="0" w:space="0" w:color="auto"/>
            <w:right w:val="none" w:sz="0" w:space="0" w:color="auto"/>
          </w:divBdr>
        </w:div>
        <w:div w:id="1458332881">
          <w:marLeft w:val="640"/>
          <w:marRight w:val="0"/>
          <w:marTop w:val="0"/>
          <w:marBottom w:val="0"/>
          <w:divBdr>
            <w:top w:val="none" w:sz="0" w:space="0" w:color="auto"/>
            <w:left w:val="none" w:sz="0" w:space="0" w:color="auto"/>
            <w:bottom w:val="none" w:sz="0" w:space="0" w:color="auto"/>
            <w:right w:val="none" w:sz="0" w:space="0" w:color="auto"/>
          </w:divBdr>
        </w:div>
        <w:div w:id="1520463244">
          <w:marLeft w:val="640"/>
          <w:marRight w:val="0"/>
          <w:marTop w:val="0"/>
          <w:marBottom w:val="0"/>
          <w:divBdr>
            <w:top w:val="none" w:sz="0" w:space="0" w:color="auto"/>
            <w:left w:val="none" w:sz="0" w:space="0" w:color="auto"/>
            <w:bottom w:val="none" w:sz="0" w:space="0" w:color="auto"/>
            <w:right w:val="none" w:sz="0" w:space="0" w:color="auto"/>
          </w:divBdr>
        </w:div>
        <w:div w:id="1577007286">
          <w:marLeft w:val="640"/>
          <w:marRight w:val="0"/>
          <w:marTop w:val="0"/>
          <w:marBottom w:val="0"/>
          <w:divBdr>
            <w:top w:val="none" w:sz="0" w:space="0" w:color="auto"/>
            <w:left w:val="none" w:sz="0" w:space="0" w:color="auto"/>
            <w:bottom w:val="none" w:sz="0" w:space="0" w:color="auto"/>
            <w:right w:val="none" w:sz="0" w:space="0" w:color="auto"/>
          </w:divBdr>
        </w:div>
        <w:div w:id="1665892323">
          <w:marLeft w:val="640"/>
          <w:marRight w:val="0"/>
          <w:marTop w:val="0"/>
          <w:marBottom w:val="0"/>
          <w:divBdr>
            <w:top w:val="none" w:sz="0" w:space="0" w:color="auto"/>
            <w:left w:val="none" w:sz="0" w:space="0" w:color="auto"/>
            <w:bottom w:val="none" w:sz="0" w:space="0" w:color="auto"/>
            <w:right w:val="none" w:sz="0" w:space="0" w:color="auto"/>
          </w:divBdr>
        </w:div>
        <w:div w:id="1720665883">
          <w:marLeft w:val="640"/>
          <w:marRight w:val="0"/>
          <w:marTop w:val="0"/>
          <w:marBottom w:val="0"/>
          <w:divBdr>
            <w:top w:val="none" w:sz="0" w:space="0" w:color="auto"/>
            <w:left w:val="none" w:sz="0" w:space="0" w:color="auto"/>
            <w:bottom w:val="none" w:sz="0" w:space="0" w:color="auto"/>
            <w:right w:val="none" w:sz="0" w:space="0" w:color="auto"/>
          </w:divBdr>
        </w:div>
        <w:div w:id="1762948965">
          <w:marLeft w:val="640"/>
          <w:marRight w:val="0"/>
          <w:marTop w:val="0"/>
          <w:marBottom w:val="0"/>
          <w:divBdr>
            <w:top w:val="none" w:sz="0" w:space="0" w:color="auto"/>
            <w:left w:val="none" w:sz="0" w:space="0" w:color="auto"/>
            <w:bottom w:val="none" w:sz="0" w:space="0" w:color="auto"/>
            <w:right w:val="none" w:sz="0" w:space="0" w:color="auto"/>
          </w:divBdr>
        </w:div>
        <w:div w:id="1822621919">
          <w:marLeft w:val="640"/>
          <w:marRight w:val="0"/>
          <w:marTop w:val="0"/>
          <w:marBottom w:val="0"/>
          <w:divBdr>
            <w:top w:val="none" w:sz="0" w:space="0" w:color="auto"/>
            <w:left w:val="none" w:sz="0" w:space="0" w:color="auto"/>
            <w:bottom w:val="none" w:sz="0" w:space="0" w:color="auto"/>
            <w:right w:val="none" w:sz="0" w:space="0" w:color="auto"/>
          </w:divBdr>
        </w:div>
        <w:div w:id="1860509779">
          <w:marLeft w:val="640"/>
          <w:marRight w:val="0"/>
          <w:marTop w:val="0"/>
          <w:marBottom w:val="0"/>
          <w:divBdr>
            <w:top w:val="none" w:sz="0" w:space="0" w:color="auto"/>
            <w:left w:val="none" w:sz="0" w:space="0" w:color="auto"/>
            <w:bottom w:val="none" w:sz="0" w:space="0" w:color="auto"/>
            <w:right w:val="none" w:sz="0" w:space="0" w:color="auto"/>
          </w:divBdr>
        </w:div>
        <w:div w:id="1907253314">
          <w:marLeft w:val="640"/>
          <w:marRight w:val="0"/>
          <w:marTop w:val="0"/>
          <w:marBottom w:val="0"/>
          <w:divBdr>
            <w:top w:val="none" w:sz="0" w:space="0" w:color="auto"/>
            <w:left w:val="none" w:sz="0" w:space="0" w:color="auto"/>
            <w:bottom w:val="none" w:sz="0" w:space="0" w:color="auto"/>
            <w:right w:val="none" w:sz="0" w:space="0" w:color="auto"/>
          </w:divBdr>
        </w:div>
        <w:div w:id="1914505761">
          <w:marLeft w:val="640"/>
          <w:marRight w:val="0"/>
          <w:marTop w:val="0"/>
          <w:marBottom w:val="0"/>
          <w:divBdr>
            <w:top w:val="none" w:sz="0" w:space="0" w:color="auto"/>
            <w:left w:val="none" w:sz="0" w:space="0" w:color="auto"/>
            <w:bottom w:val="none" w:sz="0" w:space="0" w:color="auto"/>
            <w:right w:val="none" w:sz="0" w:space="0" w:color="auto"/>
          </w:divBdr>
        </w:div>
        <w:div w:id="1925914016">
          <w:marLeft w:val="640"/>
          <w:marRight w:val="0"/>
          <w:marTop w:val="0"/>
          <w:marBottom w:val="0"/>
          <w:divBdr>
            <w:top w:val="none" w:sz="0" w:space="0" w:color="auto"/>
            <w:left w:val="none" w:sz="0" w:space="0" w:color="auto"/>
            <w:bottom w:val="none" w:sz="0" w:space="0" w:color="auto"/>
            <w:right w:val="none" w:sz="0" w:space="0" w:color="auto"/>
          </w:divBdr>
        </w:div>
        <w:div w:id="1953514581">
          <w:marLeft w:val="640"/>
          <w:marRight w:val="0"/>
          <w:marTop w:val="0"/>
          <w:marBottom w:val="0"/>
          <w:divBdr>
            <w:top w:val="none" w:sz="0" w:space="0" w:color="auto"/>
            <w:left w:val="none" w:sz="0" w:space="0" w:color="auto"/>
            <w:bottom w:val="none" w:sz="0" w:space="0" w:color="auto"/>
            <w:right w:val="none" w:sz="0" w:space="0" w:color="auto"/>
          </w:divBdr>
        </w:div>
        <w:div w:id="1988388481">
          <w:marLeft w:val="640"/>
          <w:marRight w:val="0"/>
          <w:marTop w:val="0"/>
          <w:marBottom w:val="0"/>
          <w:divBdr>
            <w:top w:val="none" w:sz="0" w:space="0" w:color="auto"/>
            <w:left w:val="none" w:sz="0" w:space="0" w:color="auto"/>
            <w:bottom w:val="none" w:sz="0" w:space="0" w:color="auto"/>
            <w:right w:val="none" w:sz="0" w:space="0" w:color="auto"/>
          </w:divBdr>
        </w:div>
        <w:div w:id="2009363054">
          <w:marLeft w:val="640"/>
          <w:marRight w:val="0"/>
          <w:marTop w:val="0"/>
          <w:marBottom w:val="0"/>
          <w:divBdr>
            <w:top w:val="none" w:sz="0" w:space="0" w:color="auto"/>
            <w:left w:val="none" w:sz="0" w:space="0" w:color="auto"/>
            <w:bottom w:val="none" w:sz="0" w:space="0" w:color="auto"/>
            <w:right w:val="none" w:sz="0" w:space="0" w:color="auto"/>
          </w:divBdr>
        </w:div>
        <w:div w:id="2087416777">
          <w:marLeft w:val="640"/>
          <w:marRight w:val="0"/>
          <w:marTop w:val="0"/>
          <w:marBottom w:val="0"/>
          <w:divBdr>
            <w:top w:val="none" w:sz="0" w:space="0" w:color="auto"/>
            <w:left w:val="none" w:sz="0" w:space="0" w:color="auto"/>
            <w:bottom w:val="none" w:sz="0" w:space="0" w:color="auto"/>
            <w:right w:val="none" w:sz="0" w:space="0" w:color="auto"/>
          </w:divBdr>
        </w:div>
        <w:div w:id="2090417143">
          <w:marLeft w:val="640"/>
          <w:marRight w:val="0"/>
          <w:marTop w:val="0"/>
          <w:marBottom w:val="0"/>
          <w:divBdr>
            <w:top w:val="none" w:sz="0" w:space="0" w:color="auto"/>
            <w:left w:val="none" w:sz="0" w:space="0" w:color="auto"/>
            <w:bottom w:val="none" w:sz="0" w:space="0" w:color="auto"/>
            <w:right w:val="none" w:sz="0" w:space="0" w:color="auto"/>
          </w:divBdr>
        </w:div>
      </w:divsChild>
    </w:div>
    <w:div w:id="390621649">
      <w:marLeft w:val="0"/>
      <w:marRight w:val="0"/>
      <w:marTop w:val="0"/>
      <w:marBottom w:val="0"/>
      <w:divBdr>
        <w:top w:val="none" w:sz="0" w:space="0" w:color="auto"/>
        <w:left w:val="none" w:sz="0" w:space="0" w:color="auto"/>
        <w:bottom w:val="none" w:sz="0" w:space="0" w:color="auto"/>
        <w:right w:val="none" w:sz="0" w:space="0" w:color="auto"/>
      </w:divBdr>
    </w:div>
    <w:div w:id="391123028">
      <w:marLeft w:val="0"/>
      <w:marRight w:val="0"/>
      <w:marTop w:val="0"/>
      <w:marBottom w:val="0"/>
      <w:divBdr>
        <w:top w:val="none" w:sz="0" w:space="0" w:color="auto"/>
        <w:left w:val="none" w:sz="0" w:space="0" w:color="auto"/>
        <w:bottom w:val="none" w:sz="0" w:space="0" w:color="auto"/>
        <w:right w:val="none" w:sz="0" w:space="0" w:color="auto"/>
      </w:divBdr>
    </w:div>
    <w:div w:id="395667748">
      <w:marLeft w:val="0"/>
      <w:marRight w:val="0"/>
      <w:marTop w:val="0"/>
      <w:marBottom w:val="0"/>
      <w:divBdr>
        <w:top w:val="none" w:sz="0" w:space="0" w:color="auto"/>
        <w:left w:val="none" w:sz="0" w:space="0" w:color="auto"/>
        <w:bottom w:val="none" w:sz="0" w:space="0" w:color="auto"/>
        <w:right w:val="none" w:sz="0" w:space="0" w:color="auto"/>
      </w:divBdr>
    </w:div>
    <w:div w:id="396628844">
      <w:marLeft w:val="0"/>
      <w:marRight w:val="0"/>
      <w:marTop w:val="0"/>
      <w:marBottom w:val="0"/>
      <w:divBdr>
        <w:top w:val="none" w:sz="0" w:space="0" w:color="auto"/>
        <w:left w:val="none" w:sz="0" w:space="0" w:color="auto"/>
        <w:bottom w:val="none" w:sz="0" w:space="0" w:color="auto"/>
        <w:right w:val="none" w:sz="0" w:space="0" w:color="auto"/>
      </w:divBdr>
    </w:div>
    <w:div w:id="397284529">
      <w:bodyDiv w:val="1"/>
      <w:marLeft w:val="0"/>
      <w:marRight w:val="0"/>
      <w:marTop w:val="0"/>
      <w:marBottom w:val="0"/>
      <w:divBdr>
        <w:top w:val="none" w:sz="0" w:space="0" w:color="auto"/>
        <w:left w:val="none" w:sz="0" w:space="0" w:color="auto"/>
        <w:bottom w:val="none" w:sz="0" w:space="0" w:color="auto"/>
        <w:right w:val="none" w:sz="0" w:space="0" w:color="auto"/>
      </w:divBdr>
      <w:divsChild>
        <w:div w:id="26175647">
          <w:marLeft w:val="640"/>
          <w:marRight w:val="0"/>
          <w:marTop w:val="0"/>
          <w:marBottom w:val="0"/>
          <w:divBdr>
            <w:top w:val="none" w:sz="0" w:space="0" w:color="auto"/>
            <w:left w:val="none" w:sz="0" w:space="0" w:color="auto"/>
            <w:bottom w:val="none" w:sz="0" w:space="0" w:color="auto"/>
            <w:right w:val="none" w:sz="0" w:space="0" w:color="auto"/>
          </w:divBdr>
        </w:div>
        <w:div w:id="38406430">
          <w:marLeft w:val="640"/>
          <w:marRight w:val="0"/>
          <w:marTop w:val="0"/>
          <w:marBottom w:val="0"/>
          <w:divBdr>
            <w:top w:val="none" w:sz="0" w:space="0" w:color="auto"/>
            <w:left w:val="none" w:sz="0" w:space="0" w:color="auto"/>
            <w:bottom w:val="none" w:sz="0" w:space="0" w:color="auto"/>
            <w:right w:val="none" w:sz="0" w:space="0" w:color="auto"/>
          </w:divBdr>
        </w:div>
        <w:div w:id="150607883">
          <w:marLeft w:val="640"/>
          <w:marRight w:val="0"/>
          <w:marTop w:val="0"/>
          <w:marBottom w:val="0"/>
          <w:divBdr>
            <w:top w:val="none" w:sz="0" w:space="0" w:color="auto"/>
            <w:left w:val="none" w:sz="0" w:space="0" w:color="auto"/>
            <w:bottom w:val="none" w:sz="0" w:space="0" w:color="auto"/>
            <w:right w:val="none" w:sz="0" w:space="0" w:color="auto"/>
          </w:divBdr>
        </w:div>
        <w:div w:id="181866550">
          <w:marLeft w:val="640"/>
          <w:marRight w:val="0"/>
          <w:marTop w:val="0"/>
          <w:marBottom w:val="0"/>
          <w:divBdr>
            <w:top w:val="none" w:sz="0" w:space="0" w:color="auto"/>
            <w:left w:val="none" w:sz="0" w:space="0" w:color="auto"/>
            <w:bottom w:val="none" w:sz="0" w:space="0" w:color="auto"/>
            <w:right w:val="none" w:sz="0" w:space="0" w:color="auto"/>
          </w:divBdr>
        </w:div>
        <w:div w:id="200285097">
          <w:marLeft w:val="640"/>
          <w:marRight w:val="0"/>
          <w:marTop w:val="0"/>
          <w:marBottom w:val="0"/>
          <w:divBdr>
            <w:top w:val="none" w:sz="0" w:space="0" w:color="auto"/>
            <w:left w:val="none" w:sz="0" w:space="0" w:color="auto"/>
            <w:bottom w:val="none" w:sz="0" w:space="0" w:color="auto"/>
            <w:right w:val="none" w:sz="0" w:space="0" w:color="auto"/>
          </w:divBdr>
        </w:div>
        <w:div w:id="255946679">
          <w:marLeft w:val="640"/>
          <w:marRight w:val="0"/>
          <w:marTop w:val="0"/>
          <w:marBottom w:val="0"/>
          <w:divBdr>
            <w:top w:val="none" w:sz="0" w:space="0" w:color="auto"/>
            <w:left w:val="none" w:sz="0" w:space="0" w:color="auto"/>
            <w:bottom w:val="none" w:sz="0" w:space="0" w:color="auto"/>
            <w:right w:val="none" w:sz="0" w:space="0" w:color="auto"/>
          </w:divBdr>
        </w:div>
        <w:div w:id="296954637">
          <w:marLeft w:val="640"/>
          <w:marRight w:val="0"/>
          <w:marTop w:val="0"/>
          <w:marBottom w:val="0"/>
          <w:divBdr>
            <w:top w:val="none" w:sz="0" w:space="0" w:color="auto"/>
            <w:left w:val="none" w:sz="0" w:space="0" w:color="auto"/>
            <w:bottom w:val="none" w:sz="0" w:space="0" w:color="auto"/>
            <w:right w:val="none" w:sz="0" w:space="0" w:color="auto"/>
          </w:divBdr>
        </w:div>
        <w:div w:id="338044224">
          <w:marLeft w:val="640"/>
          <w:marRight w:val="0"/>
          <w:marTop w:val="0"/>
          <w:marBottom w:val="0"/>
          <w:divBdr>
            <w:top w:val="none" w:sz="0" w:space="0" w:color="auto"/>
            <w:left w:val="none" w:sz="0" w:space="0" w:color="auto"/>
            <w:bottom w:val="none" w:sz="0" w:space="0" w:color="auto"/>
            <w:right w:val="none" w:sz="0" w:space="0" w:color="auto"/>
          </w:divBdr>
        </w:div>
        <w:div w:id="367798987">
          <w:marLeft w:val="640"/>
          <w:marRight w:val="0"/>
          <w:marTop w:val="0"/>
          <w:marBottom w:val="0"/>
          <w:divBdr>
            <w:top w:val="none" w:sz="0" w:space="0" w:color="auto"/>
            <w:left w:val="none" w:sz="0" w:space="0" w:color="auto"/>
            <w:bottom w:val="none" w:sz="0" w:space="0" w:color="auto"/>
            <w:right w:val="none" w:sz="0" w:space="0" w:color="auto"/>
          </w:divBdr>
        </w:div>
        <w:div w:id="393553612">
          <w:marLeft w:val="640"/>
          <w:marRight w:val="0"/>
          <w:marTop w:val="0"/>
          <w:marBottom w:val="0"/>
          <w:divBdr>
            <w:top w:val="none" w:sz="0" w:space="0" w:color="auto"/>
            <w:left w:val="none" w:sz="0" w:space="0" w:color="auto"/>
            <w:bottom w:val="none" w:sz="0" w:space="0" w:color="auto"/>
            <w:right w:val="none" w:sz="0" w:space="0" w:color="auto"/>
          </w:divBdr>
        </w:div>
        <w:div w:id="419253080">
          <w:marLeft w:val="640"/>
          <w:marRight w:val="0"/>
          <w:marTop w:val="0"/>
          <w:marBottom w:val="0"/>
          <w:divBdr>
            <w:top w:val="none" w:sz="0" w:space="0" w:color="auto"/>
            <w:left w:val="none" w:sz="0" w:space="0" w:color="auto"/>
            <w:bottom w:val="none" w:sz="0" w:space="0" w:color="auto"/>
            <w:right w:val="none" w:sz="0" w:space="0" w:color="auto"/>
          </w:divBdr>
        </w:div>
        <w:div w:id="425005319">
          <w:marLeft w:val="640"/>
          <w:marRight w:val="0"/>
          <w:marTop w:val="0"/>
          <w:marBottom w:val="0"/>
          <w:divBdr>
            <w:top w:val="none" w:sz="0" w:space="0" w:color="auto"/>
            <w:left w:val="none" w:sz="0" w:space="0" w:color="auto"/>
            <w:bottom w:val="none" w:sz="0" w:space="0" w:color="auto"/>
            <w:right w:val="none" w:sz="0" w:space="0" w:color="auto"/>
          </w:divBdr>
        </w:div>
        <w:div w:id="459421018">
          <w:marLeft w:val="640"/>
          <w:marRight w:val="0"/>
          <w:marTop w:val="0"/>
          <w:marBottom w:val="0"/>
          <w:divBdr>
            <w:top w:val="none" w:sz="0" w:space="0" w:color="auto"/>
            <w:left w:val="none" w:sz="0" w:space="0" w:color="auto"/>
            <w:bottom w:val="none" w:sz="0" w:space="0" w:color="auto"/>
            <w:right w:val="none" w:sz="0" w:space="0" w:color="auto"/>
          </w:divBdr>
        </w:div>
        <w:div w:id="485972306">
          <w:marLeft w:val="640"/>
          <w:marRight w:val="0"/>
          <w:marTop w:val="0"/>
          <w:marBottom w:val="0"/>
          <w:divBdr>
            <w:top w:val="none" w:sz="0" w:space="0" w:color="auto"/>
            <w:left w:val="none" w:sz="0" w:space="0" w:color="auto"/>
            <w:bottom w:val="none" w:sz="0" w:space="0" w:color="auto"/>
            <w:right w:val="none" w:sz="0" w:space="0" w:color="auto"/>
          </w:divBdr>
        </w:div>
        <w:div w:id="493837710">
          <w:marLeft w:val="640"/>
          <w:marRight w:val="0"/>
          <w:marTop w:val="0"/>
          <w:marBottom w:val="0"/>
          <w:divBdr>
            <w:top w:val="none" w:sz="0" w:space="0" w:color="auto"/>
            <w:left w:val="none" w:sz="0" w:space="0" w:color="auto"/>
            <w:bottom w:val="none" w:sz="0" w:space="0" w:color="auto"/>
            <w:right w:val="none" w:sz="0" w:space="0" w:color="auto"/>
          </w:divBdr>
        </w:div>
        <w:div w:id="687952614">
          <w:marLeft w:val="640"/>
          <w:marRight w:val="0"/>
          <w:marTop w:val="0"/>
          <w:marBottom w:val="0"/>
          <w:divBdr>
            <w:top w:val="none" w:sz="0" w:space="0" w:color="auto"/>
            <w:left w:val="none" w:sz="0" w:space="0" w:color="auto"/>
            <w:bottom w:val="none" w:sz="0" w:space="0" w:color="auto"/>
            <w:right w:val="none" w:sz="0" w:space="0" w:color="auto"/>
          </w:divBdr>
        </w:div>
        <w:div w:id="774137795">
          <w:marLeft w:val="640"/>
          <w:marRight w:val="0"/>
          <w:marTop w:val="0"/>
          <w:marBottom w:val="0"/>
          <w:divBdr>
            <w:top w:val="none" w:sz="0" w:space="0" w:color="auto"/>
            <w:left w:val="none" w:sz="0" w:space="0" w:color="auto"/>
            <w:bottom w:val="none" w:sz="0" w:space="0" w:color="auto"/>
            <w:right w:val="none" w:sz="0" w:space="0" w:color="auto"/>
          </w:divBdr>
        </w:div>
        <w:div w:id="837036655">
          <w:marLeft w:val="640"/>
          <w:marRight w:val="0"/>
          <w:marTop w:val="0"/>
          <w:marBottom w:val="0"/>
          <w:divBdr>
            <w:top w:val="none" w:sz="0" w:space="0" w:color="auto"/>
            <w:left w:val="none" w:sz="0" w:space="0" w:color="auto"/>
            <w:bottom w:val="none" w:sz="0" w:space="0" w:color="auto"/>
            <w:right w:val="none" w:sz="0" w:space="0" w:color="auto"/>
          </w:divBdr>
        </w:div>
        <w:div w:id="869341092">
          <w:marLeft w:val="640"/>
          <w:marRight w:val="0"/>
          <w:marTop w:val="0"/>
          <w:marBottom w:val="0"/>
          <w:divBdr>
            <w:top w:val="none" w:sz="0" w:space="0" w:color="auto"/>
            <w:left w:val="none" w:sz="0" w:space="0" w:color="auto"/>
            <w:bottom w:val="none" w:sz="0" w:space="0" w:color="auto"/>
            <w:right w:val="none" w:sz="0" w:space="0" w:color="auto"/>
          </w:divBdr>
        </w:div>
        <w:div w:id="1040082848">
          <w:marLeft w:val="640"/>
          <w:marRight w:val="0"/>
          <w:marTop w:val="0"/>
          <w:marBottom w:val="0"/>
          <w:divBdr>
            <w:top w:val="none" w:sz="0" w:space="0" w:color="auto"/>
            <w:left w:val="none" w:sz="0" w:space="0" w:color="auto"/>
            <w:bottom w:val="none" w:sz="0" w:space="0" w:color="auto"/>
            <w:right w:val="none" w:sz="0" w:space="0" w:color="auto"/>
          </w:divBdr>
        </w:div>
        <w:div w:id="1044254175">
          <w:marLeft w:val="640"/>
          <w:marRight w:val="0"/>
          <w:marTop w:val="0"/>
          <w:marBottom w:val="0"/>
          <w:divBdr>
            <w:top w:val="none" w:sz="0" w:space="0" w:color="auto"/>
            <w:left w:val="none" w:sz="0" w:space="0" w:color="auto"/>
            <w:bottom w:val="none" w:sz="0" w:space="0" w:color="auto"/>
            <w:right w:val="none" w:sz="0" w:space="0" w:color="auto"/>
          </w:divBdr>
        </w:div>
        <w:div w:id="1075711424">
          <w:marLeft w:val="640"/>
          <w:marRight w:val="0"/>
          <w:marTop w:val="0"/>
          <w:marBottom w:val="0"/>
          <w:divBdr>
            <w:top w:val="none" w:sz="0" w:space="0" w:color="auto"/>
            <w:left w:val="none" w:sz="0" w:space="0" w:color="auto"/>
            <w:bottom w:val="none" w:sz="0" w:space="0" w:color="auto"/>
            <w:right w:val="none" w:sz="0" w:space="0" w:color="auto"/>
          </w:divBdr>
        </w:div>
        <w:div w:id="1279214043">
          <w:marLeft w:val="640"/>
          <w:marRight w:val="0"/>
          <w:marTop w:val="0"/>
          <w:marBottom w:val="0"/>
          <w:divBdr>
            <w:top w:val="none" w:sz="0" w:space="0" w:color="auto"/>
            <w:left w:val="none" w:sz="0" w:space="0" w:color="auto"/>
            <w:bottom w:val="none" w:sz="0" w:space="0" w:color="auto"/>
            <w:right w:val="none" w:sz="0" w:space="0" w:color="auto"/>
          </w:divBdr>
        </w:div>
        <w:div w:id="1382093172">
          <w:marLeft w:val="640"/>
          <w:marRight w:val="0"/>
          <w:marTop w:val="0"/>
          <w:marBottom w:val="0"/>
          <w:divBdr>
            <w:top w:val="none" w:sz="0" w:space="0" w:color="auto"/>
            <w:left w:val="none" w:sz="0" w:space="0" w:color="auto"/>
            <w:bottom w:val="none" w:sz="0" w:space="0" w:color="auto"/>
            <w:right w:val="none" w:sz="0" w:space="0" w:color="auto"/>
          </w:divBdr>
        </w:div>
        <w:div w:id="1391730289">
          <w:marLeft w:val="640"/>
          <w:marRight w:val="0"/>
          <w:marTop w:val="0"/>
          <w:marBottom w:val="0"/>
          <w:divBdr>
            <w:top w:val="none" w:sz="0" w:space="0" w:color="auto"/>
            <w:left w:val="none" w:sz="0" w:space="0" w:color="auto"/>
            <w:bottom w:val="none" w:sz="0" w:space="0" w:color="auto"/>
            <w:right w:val="none" w:sz="0" w:space="0" w:color="auto"/>
          </w:divBdr>
        </w:div>
        <w:div w:id="1429618862">
          <w:marLeft w:val="640"/>
          <w:marRight w:val="0"/>
          <w:marTop w:val="0"/>
          <w:marBottom w:val="0"/>
          <w:divBdr>
            <w:top w:val="none" w:sz="0" w:space="0" w:color="auto"/>
            <w:left w:val="none" w:sz="0" w:space="0" w:color="auto"/>
            <w:bottom w:val="none" w:sz="0" w:space="0" w:color="auto"/>
            <w:right w:val="none" w:sz="0" w:space="0" w:color="auto"/>
          </w:divBdr>
        </w:div>
        <w:div w:id="1539273993">
          <w:marLeft w:val="640"/>
          <w:marRight w:val="0"/>
          <w:marTop w:val="0"/>
          <w:marBottom w:val="0"/>
          <w:divBdr>
            <w:top w:val="none" w:sz="0" w:space="0" w:color="auto"/>
            <w:left w:val="none" w:sz="0" w:space="0" w:color="auto"/>
            <w:bottom w:val="none" w:sz="0" w:space="0" w:color="auto"/>
            <w:right w:val="none" w:sz="0" w:space="0" w:color="auto"/>
          </w:divBdr>
        </w:div>
        <w:div w:id="1570919011">
          <w:marLeft w:val="640"/>
          <w:marRight w:val="0"/>
          <w:marTop w:val="0"/>
          <w:marBottom w:val="0"/>
          <w:divBdr>
            <w:top w:val="none" w:sz="0" w:space="0" w:color="auto"/>
            <w:left w:val="none" w:sz="0" w:space="0" w:color="auto"/>
            <w:bottom w:val="none" w:sz="0" w:space="0" w:color="auto"/>
            <w:right w:val="none" w:sz="0" w:space="0" w:color="auto"/>
          </w:divBdr>
        </w:div>
        <w:div w:id="1631399213">
          <w:marLeft w:val="640"/>
          <w:marRight w:val="0"/>
          <w:marTop w:val="0"/>
          <w:marBottom w:val="0"/>
          <w:divBdr>
            <w:top w:val="none" w:sz="0" w:space="0" w:color="auto"/>
            <w:left w:val="none" w:sz="0" w:space="0" w:color="auto"/>
            <w:bottom w:val="none" w:sz="0" w:space="0" w:color="auto"/>
            <w:right w:val="none" w:sz="0" w:space="0" w:color="auto"/>
          </w:divBdr>
        </w:div>
        <w:div w:id="1674070856">
          <w:marLeft w:val="640"/>
          <w:marRight w:val="0"/>
          <w:marTop w:val="0"/>
          <w:marBottom w:val="0"/>
          <w:divBdr>
            <w:top w:val="none" w:sz="0" w:space="0" w:color="auto"/>
            <w:left w:val="none" w:sz="0" w:space="0" w:color="auto"/>
            <w:bottom w:val="none" w:sz="0" w:space="0" w:color="auto"/>
            <w:right w:val="none" w:sz="0" w:space="0" w:color="auto"/>
          </w:divBdr>
        </w:div>
        <w:div w:id="1702050448">
          <w:marLeft w:val="640"/>
          <w:marRight w:val="0"/>
          <w:marTop w:val="0"/>
          <w:marBottom w:val="0"/>
          <w:divBdr>
            <w:top w:val="none" w:sz="0" w:space="0" w:color="auto"/>
            <w:left w:val="none" w:sz="0" w:space="0" w:color="auto"/>
            <w:bottom w:val="none" w:sz="0" w:space="0" w:color="auto"/>
            <w:right w:val="none" w:sz="0" w:space="0" w:color="auto"/>
          </w:divBdr>
        </w:div>
        <w:div w:id="1719010659">
          <w:marLeft w:val="640"/>
          <w:marRight w:val="0"/>
          <w:marTop w:val="0"/>
          <w:marBottom w:val="0"/>
          <w:divBdr>
            <w:top w:val="none" w:sz="0" w:space="0" w:color="auto"/>
            <w:left w:val="none" w:sz="0" w:space="0" w:color="auto"/>
            <w:bottom w:val="none" w:sz="0" w:space="0" w:color="auto"/>
            <w:right w:val="none" w:sz="0" w:space="0" w:color="auto"/>
          </w:divBdr>
        </w:div>
        <w:div w:id="1749307986">
          <w:marLeft w:val="640"/>
          <w:marRight w:val="0"/>
          <w:marTop w:val="0"/>
          <w:marBottom w:val="0"/>
          <w:divBdr>
            <w:top w:val="none" w:sz="0" w:space="0" w:color="auto"/>
            <w:left w:val="none" w:sz="0" w:space="0" w:color="auto"/>
            <w:bottom w:val="none" w:sz="0" w:space="0" w:color="auto"/>
            <w:right w:val="none" w:sz="0" w:space="0" w:color="auto"/>
          </w:divBdr>
        </w:div>
        <w:div w:id="1765296096">
          <w:marLeft w:val="640"/>
          <w:marRight w:val="0"/>
          <w:marTop w:val="0"/>
          <w:marBottom w:val="0"/>
          <w:divBdr>
            <w:top w:val="none" w:sz="0" w:space="0" w:color="auto"/>
            <w:left w:val="none" w:sz="0" w:space="0" w:color="auto"/>
            <w:bottom w:val="none" w:sz="0" w:space="0" w:color="auto"/>
            <w:right w:val="none" w:sz="0" w:space="0" w:color="auto"/>
          </w:divBdr>
        </w:div>
        <w:div w:id="1902666108">
          <w:marLeft w:val="640"/>
          <w:marRight w:val="0"/>
          <w:marTop w:val="0"/>
          <w:marBottom w:val="0"/>
          <w:divBdr>
            <w:top w:val="none" w:sz="0" w:space="0" w:color="auto"/>
            <w:left w:val="none" w:sz="0" w:space="0" w:color="auto"/>
            <w:bottom w:val="none" w:sz="0" w:space="0" w:color="auto"/>
            <w:right w:val="none" w:sz="0" w:space="0" w:color="auto"/>
          </w:divBdr>
        </w:div>
        <w:div w:id="1924995761">
          <w:marLeft w:val="640"/>
          <w:marRight w:val="0"/>
          <w:marTop w:val="0"/>
          <w:marBottom w:val="0"/>
          <w:divBdr>
            <w:top w:val="none" w:sz="0" w:space="0" w:color="auto"/>
            <w:left w:val="none" w:sz="0" w:space="0" w:color="auto"/>
            <w:bottom w:val="none" w:sz="0" w:space="0" w:color="auto"/>
            <w:right w:val="none" w:sz="0" w:space="0" w:color="auto"/>
          </w:divBdr>
        </w:div>
        <w:div w:id="1932661232">
          <w:marLeft w:val="640"/>
          <w:marRight w:val="0"/>
          <w:marTop w:val="0"/>
          <w:marBottom w:val="0"/>
          <w:divBdr>
            <w:top w:val="none" w:sz="0" w:space="0" w:color="auto"/>
            <w:left w:val="none" w:sz="0" w:space="0" w:color="auto"/>
            <w:bottom w:val="none" w:sz="0" w:space="0" w:color="auto"/>
            <w:right w:val="none" w:sz="0" w:space="0" w:color="auto"/>
          </w:divBdr>
        </w:div>
        <w:div w:id="1984119715">
          <w:marLeft w:val="640"/>
          <w:marRight w:val="0"/>
          <w:marTop w:val="0"/>
          <w:marBottom w:val="0"/>
          <w:divBdr>
            <w:top w:val="none" w:sz="0" w:space="0" w:color="auto"/>
            <w:left w:val="none" w:sz="0" w:space="0" w:color="auto"/>
            <w:bottom w:val="none" w:sz="0" w:space="0" w:color="auto"/>
            <w:right w:val="none" w:sz="0" w:space="0" w:color="auto"/>
          </w:divBdr>
        </w:div>
        <w:div w:id="2064979612">
          <w:marLeft w:val="640"/>
          <w:marRight w:val="0"/>
          <w:marTop w:val="0"/>
          <w:marBottom w:val="0"/>
          <w:divBdr>
            <w:top w:val="none" w:sz="0" w:space="0" w:color="auto"/>
            <w:left w:val="none" w:sz="0" w:space="0" w:color="auto"/>
            <w:bottom w:val="none" w:sz="0" w:space="0" w:color="auto"/>
            <w:right w:val="none" w:sz="0" w:space="0" w:color="auto"/>
          </w:divBdr>
        </w:div>
        <w:div w:id="2070494662">
          <w:marLeft w:val="640"/>
          <w:marRight w:val="0"/>
          <w:marTop w:val="0"/>
          <w:marBottom w:val="0"/>
          <w:divBdr>
            <w:top w:val="none" w:sz="0" w:space="0" w:color="auto"/>
            <w:left w:val="none" w:sz="0" w:space="0" w:color="auto"/>
            <w:bottom w:val="none" w:sz="0" w:space="0" w:color="auto"/>
            <w:right w:val="none" w:sz="0" w:space="0" w:color="auto"/>
          </w:divBdr>
        </w:div>
      </w:divsChild>
    </w:div>
    <w:div w:id="402065573">
      <w:bodyDiv w:val="1"/>
      <w:marLeft w:val="0"/>
      <w:marRight w:val="0"/>
      <w:marTop w:val="0"/>
      <w:marBottom w:val="0"/>
      <w:divBdr>
        <w:top w:val="none" w:sz="0" w:space="0" w:color="auto"/>
        <w:left w:val="none" w:sz="0" w:space="0" w:color="auto"/>
        <w:bottom w:val="none" w:sz="0" w:space="0" w:color="auto"/>
        <w:right w:val="none" w:sz="0" w:space="0" w:color="auto"/>
      </w:divBdr>
      <w:divsChild>
        <w:div w:id="60249737">
          <w:marLeft w:val="640"/>
          <w:marRight w:val="0"/>
          <w:marTop w:val="0"/>
          <w:marBottom w:val="0"/>
          <w:divBdr>
            <w:top w:val="none" w:sz="0" w:space="0" w:color="auto"/>
            <w:left w:val="none" w:sz="0" w:space="0" w:color="auto"/>
            <w:bottom w:val="none" w:sz="0" w:space="0" w:color="auto"/>
            <w:right w:val="none" w:sz="0" w:space="0" w:color="auto"/>
          </w:divBdr>
        </w:div>
        <w:div w:id="167523851">
          <w:marLeft w:val="640"/>
          <w:marRight w:val="0"/>
          <w:marTop w:val="0"/>
          <w:marBottom w:val="0"/>
          <w:divBdr>
            <w:top w:val="none" w:sz="0" w:space="0" w:color="auto"/>
            <w:left w:val="none" w:sz="0" w:space="0" w:color="auto"/>
            <w:bottom w:val="none" w:sz="0" w:space="0" w:color="auto"/>
            <w:right w:val="none" w:sz="0" w:space="0" w:color="auto"/>
          </w:divBdr>
        </w:div>
        <w:div w:id="191382228">
          <w:marLeft w:val="640"/>
          <w:marRight w:val="0"/>
          <w:marTop w:val="0"/>
          <w:marBottom w:val="0"/>
          <w:divBdr>
            <w:top w:val="none" w:sz="0" w:space="0" w:color="auto"/>
            <w:left w:val="none" w:sz="0" w:space="0" w:color="auto"/>
            <w:bottom w:val="none" w:sz="0" w:space="0" w:color="auto"/>
            <w:right w:val="none" w:sz="0" w:space="0" w:color="auto"/>
          </w:divBdr>
        </w:div>
        <w:div w:id="263415515">
          <w:marLeft w:val="640"/>
          <w:marRight w:val="0"/>
          <w:marTop w:val="0"/>
          <w:marBottom w:val="0"/>
          <w:divBdr>
            <w:top w:val="none" w:sz="0" w:space="0" w:color="auto"/>
            <w:left w:val="none" w:sz="0" w:space="0" w:color="auto"/>
            <w:bottom w:val="none" w:sz="0" w:space="0" w:color="auto"/>
            <w:right w:val="none" w:sz="0" w:space="0" w:color="auto"/>
          </w:divBdr>
        </w:div>
        <w:div w:id="388960115">
          <w:marLeft w:val="640"/>
          <w:marRight w:val="0"/>
          <w:marTop w:val="0"/>
          <w:marBottom w:val="0"/>
          <w:divBdr>
            <w:top w:val="none" w:sz="0" w:space="0" w:color="auto"/>
            <w:left w:val="none" w:sz="0" w:space="0" w:color="auto"/>
            <w:bottom w:val="none" w:sz="0" w:space="0" w:color="auto"/>
            <w:right w:val="none" w:sz="0" w:space="0" w:color="auto"/>
          </w:divBdr>
        </w:div>
        <w:div w:id="432017995">
          <w:marLeft w:val="640"/>
          <w:marRight w:val="0"/>
          <w:marTop w:val="0"/>
          <w:marBottom w:val="0"/>
          <w:divBdr>
            <w:top w:val="none" w:sz="0" w:space="0" w:color="auto"/>
            <w:left w:val="none" w:sz="0" w:space="0" w:color="auto"/>
            <w:bottom w:val="none" w:sz="0" w:space="0" w:color="auto"/>
            <w:right w:val="none" w:sz="0" w:space="0" w:color="auto"/>
          </w:divBdr>
        </w:div>
        <w:div w:id="441844978">
          <w:marLeft w:val="640"/>
          <w:marRight w:val="0"/>
          <w:marTop w:val="0"/>
          <w:marBottom w:val="0"/>
          <w:divBdr>
            <w:top w:val="none" w:sz="0" w:space="0" w:color="auto"/>
            <w:left w:val="none" w:sz="0" w:space="0" w:color="auto"/>
            <w:bottom w:val="none" w:sz="0" w:space="0" w:color="auto"/>
            <w:right w:val="none" w:sz="0" w:space="0" w:color="auto"/>
          </w:divBdr>
        </w:div>
        <w:div w:id="555816337">
          <w:marLeft w:val="640"/>
          <w:marRight w:val="0"/>
          <w:marTop w:val="0"/>
          <w:marBottom w:val="0"/>
          <w:divBdr>
            <w:top w:val="none" w:sz="0" w:space="0" w:color="auto"/>
            <w:left w:val="none" w:sz="0" w:space="0" w:color="auto"/>
            <w:bottom w:val="none" w:sz="0" w:space="0" w:color="auto"/>
            <w:right w:val="none" w:sz="0" w:space="0" w:color="auto"/>
          </w:divBdr>
        </w:div>
        <w:div w:id="611320550">
          <w:marLeft w:val="640"/>
          <w:marRight w:val="0"/>
          <w:marTop w:val="0"/>
          <w:marBottom w:val="0"/>
          <w:divBdr>
            <w:top w:val="none" w:sz="0" w:space="0" w:color="auto"/>
            <w:left w:val="none" w:sz="0" w:space="0" w:color="auto"/>
            <w:bottom w:val="none" w:sz="0" w:space="0" w:color="auto"/>
            <w:right w:val="none" w:sz="0" w:space="0" w:color="auto"/>
          </w:divBdr>
        </w:div>
        <w:div w:id="635262060">
          <w:marLeft w:val="640"/>
          <w:marRight w:val="0"/>
          <w:marTop w:val="0"/>
          <w:marBottom w:val="0"/>
          <w:divBdr>
            <w:top w:val="none" w:sz="0" w:space="0" w:color="auto"/>
            <w:left w:val="none" w:sz="0" w:space="0" w:color="auto"/>
            <w:bottom w:val="none" w:sz="0" w:space="0" w:color="auto"/>
            <w:right w:val="none" w:sz="0" w:space="0" w:color="auto"/>
          </w:divBdr>
        </w:div>
        <w:div w:id="689798529">
          <w:marLeft w:val="640"/>
          <w:marRight w:val="0"/>
          <w:marTop w:val="0"/>
          <w:marBottom w:val="0"/>
          <w:divBdr>
            <w:top w:val="none" w:sz="0" w:space="0" w:color="auto"/>
            <w:left w:val="none" w:sz="0" w:space="0" w:color="auto"/>
            <w:bottom w:val="none" w:sz="0" w:space="0" w:color="auto"/>
            <w:right w:val="none" w:sz="0" w:space="0" w:color="auto"/>
          </w:divBdr>
        </w:div>
        <w:div w:id="757992408">
          <w:marLeft w:val="640"/>
          <w:marRight w:val="0"/>
          <w:marTop w:val="0"/>
          <w:marBottom w:val="0"/>
          <w:divBdr>
            <w:top w:val="none" w:sz="0" w:space="0" w:color="auto"/>
            <w:left w:val="none" w:sz="0" w:space="0" w:color="auto"/>
            <w:bottom w:val="none" w:sz="0" w:space="0" w:color="auto"/>
            <w:right w:val="none" w:sz="0" w:space="0" w:color="auto"/>
          </w:divBdr>
        </w:div>
        <w:div w:id="890922208">
          <w:marLeft w:val="640"/>
          <w:marRight w:val="0"/>
          <w:marTop w:val="0"/>
          <w:marBottom w:val="0"/>
          <w:divBdr>
            <w:top w:val="none" w:sz="0" w:space="0" w:color="auto"/>
            <w:left w:val="none" w:sz="0" w:space="0" w:color="auto"/>
            <w:bottom w:val="none" w:sz="0" w:space="0" w:color="auto"/>
            <w:right w:val="none" w:sz="0" w:space="0" w:color="auto"/>
          </w:divBdr>
        </w:div>
        <w:div w:id="1047800412">
          <w:marLeft w:val="640"/>
          <w:marRight w:val="0"/>
          <w:marTop w:val="0"/>
          <w:marBottom w:val="0"/>
          <w:divBdr>
            <w:top w:val="none" w:sz="0" w:space="0" w:color="auto"/>
            <w:left w:val="none" w:sz="0" w:space="0" w:color="auto"/>
            <w:bottom w:val="none" w:sz="0" w:space="0" w:color="auto"/>
            <w:right w:val="none" w:sz="0" w:space="0" w:color="auto"/>
          </w:divBdr>
        </w:div>
        <w:div w:id="1049232610">
          <w:marLeft w:val="640"/>
          <w:marRight w:val="0"/>
          <w:marTop w:val="0"/>
          <w:marBottom w:val="0"/>
          <w:divBdr>
            <w:top w:val="none" w:sz="0" w:space="0" w:color="auto"/>
            <w:left w:val="none" w:sz="0" w:space="0" w:color="auto"/>
            <w:bottom w:val="none" w:sz="0" w:space="0" w:color="auto"/>
            <w:right w:val="none" w:sz="0" w:space="0" w:color="auto"/>
          </w:divBdr>
        </w:div>
        <w:div w:id="1060254152">
          <w:marLeft w:val="640"/>
          <w:marRight w:val="0"/>
          <w:marTop w:val="0"/>
          <w:marBottom w:val="0"/>
          <w:divBdr>
            <w:top w:val="none" w:sz="0" w:space="0" w:color="auto"/>
            <w:left w:val="none" w:sz="0" w:space="0" w:color="auto"/>
            <w:bottom w:val="none" w:sz="0" w:space="0" w:color="auto"/>
            <w:right w:val="none" w:sz="0" w:space="0" w:color="auto"/>
          </w:divBdr>
        </w:div>
        <w:div w:id="1066955700">
          <w:marLeft w:val="640"/>
          <w:marRight w:val="0"/>
          <w:marTop w:val="0"/>
          <w:marBottom w:val="0"/>
          <w:divBdr>
            <w:top w:val="none" w:sz="0" w:space="0" w:color="auto"/>
            <w:left w:val="none" w:sz="0" w:space="0" w:color="auto"/>
            <w:bottom w:val="none" w:sz="0" w:space="0" w:color="auto"/>
            <w:right w:val="none" w:sz="0" w:space="0" w:color="auto"/>
          </w:divBdr>
        </w:div>
        <w:div w:id="1074206600">
          <w:marLeft w:val="640"/>
          <w:marRight w:val="0"/>
          <w:marTop w:val="0"/>
          <w:marBottom w:val="0"/>
          <w:divBdr>
            <w:top w:val="none" w:sz="0" w:space="0" w:color="auto"/>
            <w:left w:val="none" w:sz="0" w:space="0" w:color="auto"/>
            <w:bottom w:val="none" w:sz="0" w:space="0" w:color="auto"/>
            <w:right w:val="none" w:sz="0" w:space="0" w:color="auto"/>
          </w:divBdr>
        </w:div>
        <w:div w:id="1105002867">
          <w:marLeft w:val="640"/>
          <w:marRight w:val="0"/>
          <w:marTop w:val="0"/>
          <w:marBottom w:val="0"/>
          <w:divBdr>
            <w:top w:val="none" w:sz="0" w:space="0" w:color="auto"/>
            <w:left w:val="none" w:sz="0" w:space="0" w:color="auto"/>
            <w:bottom w:val="none" w:sz="0" w:space="0" w:color="auto"/>
            <w:right w:val="none" w:sz="0" w:space="0" w:color="auto"/>
          </w:divBdr>
        </w:div>
        <w:div w:id="1114179628">
          <w:marLeft w:val="640"/>
          <w:marRight w:val="0"/>
          <w:marTop w:val="0"/>
          <w:marBottom w:val="0"/>
          <w:divBdr>
            <w:top w:val="none" w:sz="0" w:space="0" w:color="auto"/>
            <w:left w:val="none" w:sz="0" w:space="0" w:color="auto"/>
            <w:bottom w:val="none" w:sz="0" w:space="0" w:color="auto"/>
            <w:right w:val="none" w:sz="0" w:space="0" w:color="auto"/>
          </w:divBdr>
        </w:div>
        <w:div w:id="1120608655">
          <w:marLeft w:val="640"/>
          <w:marRight w:val="0"/>
          <w:marTop w:val="0"/>
          <w:marBottom w:val="0"/>
          <w:divBdr>
            <w:top w:val="none" w:sz="0" w:space="0" w:color="auto"/>
            <w:left w:val="none" w:sz="0" w:space="0" w:color="auto"/>
            <w:bottom w:val="none" w:sz="0" w:space="0" w:color="auto"/>
            <w:right w:val="none" w:sz="0" w:space="0" w:color="auto"/>
          </w:divBdr>
        </w:div>
        <w:div w:id="1202667685">
          <w:marLeft w:val="640"/>
          <w:marRight w:val="0"/>
          <w:marTop w:val="0"/>
          <w:marBottom w:val="0"/>
          <w:divBdr>
            <w:top w:val="none" w:sz="0" w:space="0" w:color="auto"/>
            <w:left w:val="none" w:sz="0" w:space="0" w:color="auto"/>
            <w:bottom w:val="none" w:sz="0" w:space="0" w:color="auto"/>
            <w:right w:val="none" w:sz="0" w:space="0" w:color="auto"/>
          </w:divBdr>
        </w:div>
        <w:div w:id="1531993808">
          <w:marLeft w:val="640"/>
          <w:marRight w:val="0"/>
          <w:marTop w:val="0"/>
          <w:marBottom w:val="0"/>
          <w:divBdr>
            <w:top w:val="none" w:sz="0" w:space="0" w:color="auto"/>
            <w:left w:val="none" w:sz="0" w:space="0" w:color="auto"/>
            <w:bottom w:val="none" w:sz="0" w:space="0" w:color="auto"/>
            <w:right w:val="none" w:sz="0" w:space="0" w:color="auto"/>
          </w:divBdr>
        </w:div>
        <w:div w:id="1538856094">
          <w:marLeft w:val="640"/>
          <w:marRight w:val="0"/>
          <w:marTop w:val="0"/>
          <w:marBottom w:val="0"/>
          <w:divBdr>
            <w:top w:val="none" w:sz="0" w:space="0" w:color="auto"/>
            <w:left w:val="none" w:sz="0" w:space="0" w:color="auto"/>
            <w:bottom w:val="none" w:sz="0" w:space="0" w:color="auto"/>
            <w:right w:val="none" w:sz="0" w:space="0" w:color="auto"/>
          </w:divBdr>
        </w:div>
        <w:div w:id="1564826141">
          <w:marLeft w:val="640"/>
          <w:marRight w:val="0"/>
          <w:marTop w:val="0"/>
          <w:marBottom w:val="0"/>
          <w:divBdr>
            <w:top w:val="none" w:sz="0" w:space="0" w:color="auto"/>
            <w:left w:val="none" w:sz="0" w:space="0" w:color="auto"/>
            <w:bottom w:val="none" w:sz="0" w:space="0" w:color="auto"/>
            <w:right w:val="none" w:sz="0" w:space="0" w:color="auto"/>
          </w:divBdr>
        </w:div>
        <w:div w:id="1612127502">
          <w:marLeft w:val="640"/>
          <w:marRight w:val="0"/>
          <w:marTop w:val="0"/>
          <w:marBottom w:val="0"/>
          <w:divBdr>
            <w:top w:val="none" w:sz="0" w:space="0" w:color="auto"/>
            <w:left w:val="none" w:sz="0" w:space="0" w:color="auto"/>
            <w:bottom w:val="none" w:sz="0" w:space="0" w:color="auto"/>
            <w:right w:val="none" w:sz="0" w:space="0" w:color="auto"/>
          </w:divBdr>
        </w:div>
        <w:div w:id="1638491963">
          <w:marLeft w:val="640"/>
          <w:marRight w:val="0"/>
          <w:marTop w:val="0"/>
          <w:marBottom w:val="0"/>
          <w:divBdr>
            <w:top w:val="none" w:sz="0" w:space="0" w:color="auto"/>
            <w:left w:val="none" w:sz="0" w:space="0" w:color="auto"/>
            <w:bottom w:val="none" w:sz="0" w:space="0" w:color="auto"/>
            <w:right w:val="none" w:sz="0" w:space="0" w:color="auto"/>
          </w:divBdr>
        </w:div>
        <w:div w:id="1655065789">
          <w:marLeft w:val="640"/>
          <w:marRight w:val="0"/>
          <w:marTop w:val="0"/>
          <w:marBottom w:val="0"/>
          <w:divBdr>
            <w:top w:val="none" w:sz="0" w:space="0" w:color="auto"/>
            <w:left w:val="none" w:sz="0" w:space="0" w:color="auto"/>
            <w:bottom w:val="none" w:sz="0" w:space="0" w:color="auto"/>
            <w:right w:val="none" w:sz="0" w:space="0" w:color="auto"/>
          </w:divBdr>
        </w:div>
        <w:div w:id="1707631933">
          <w:marLeft w:val="640"/>
          <w:marRight w:val="0"/>
          <w:marTop w:val="0"/>
          <w:marBottom w:val="0"/>
          <w:divBdr>
            <w:top w:val="none" w:sz="0" w:space="0" w:color="auto"/>
            <w:left w:val="none" w:sz="0" w:space="0" w:color="auto"/>
            <w:bottom w:val="none" w:sz="0" w:space="0" w:color="auto"/>
            <w:right w:val="none" w:sz="0" w:space="0" w:color="auto"/>
          </w:divBdr>
        </w:div>
        <w:div w:id="1718048237">
          <w:marLeft w:val="640"/>
          <w:marRight w:val="0"/>
          <w:marTop w:val="0"/>
          <w:marBottom w:val="0"/>
          <w:divBdr>
            <w:top w:val="none" w:sz="0" w:space="0" w:color="auto"/>
            <w:left w:val="none" w:sz="0" w:space="0" w:color="auto"/>
            <w:bottom w:val="none" w:sz="0" w:space="0" w:color="auto"/>
            <w:right w:val="none" w:sz="0" w:space="0" w:color="auto"/>
          </w:divBdr>
        </w:div>
        <w:div w:id="1730881154">
          <w:marLeft w:val="640"/>
          <w:marRight w:val="0"/>
          <w:marTop w:val="0"/>
          <w:marBottom w:val="0"/>
          <w:divBdr>
            <w:top w:val="none" w:sz="0" w:space="0" w:color="auto"/>
            <w:left w:val="none" w:sz="0" w:space="0" w:color="auto"/>
            <w:bottom w:val="none" w:sz="0" w:space="0" w:color="auto"/>
            <w:right w:val="none" w:sz="0" w:space="0" w:color="auto"/>
          </w:divBdr>
        </w:div>
        <w:div w:id="1764839813">
          <w:marLeft w:val="640"/>
          <w:marRight w:val="0"/>
          <w:marTop w:val="0"/>
          <w:marBottom w:val="0"/>
          <w:divBdr>
            <w:top w:val="none" w:sz="0" w:space="0" w:color="auto"/>
            <w:left w:val="none" w:sz="0" w:space="0" w:color="auto"/>
            <w:bottom w:val="none" w:sz="0" w:space="0" w:color="auto"/>
            <w:right w:val="none" w:sz="0" w:space="0" w:color="auto"/>
          </w:divBdr>
        </w:div>
        <w:div w:id="1796635107">
          <w:marLeft w:val="640"/>
          <w:marRight w:val="0"/>
          <w:marTop w:val="0"/>
          <w:marBottom w:val="0"/>
          <w:divBdr>
            <w:top w:val="none" w:sz="0" w:space="0" w:color="auto"/>
            <w:left w:val="none" w:sz="0" w:space="0" w:color="auto"/>
            <w:bottom w:val="none" w:sz="0" w:space="0" w:color="auto"/>
            <w:right w:val="none" w:sz="0" w:space="0" w:color="auto"/>
          </w:divBdr>
        </w:div>
        <w:div w:id="1815560396">
          <w:marLeft w:val="640"/>
          <w:marRight w:val="0"/>
          <w:marTop w:val="0"/>
          <w:marBottom w:val="0"/>
          <w:divBdr>
            <w:top w:val="none" w:sz="0" w:space="0" w:color="auto"/>
            <w:left w:val="none" w:sz="0" w:space="0" w:color="auto"/>
            <w:bottom w:val="none" w:sz="0" w:space="0" w:color="auto"/>
            <w:right w:val="none" w:sz="0" w:space="0" w:color="auto"/>
          </w:divBdr>
        </w:div>
        <w:div w:id="1827938523">
          <w:marLeft w:val="640"/>
          <w:marRight w:val="0"/>
          <w:marTop w:val="0"/>
          <w:marBottom w:val="0"/>
          <w:divBdr>
            <w:top w:val="none" w:sz="0" w:space="0" w:color="auto"/>
            <w:left w:val="none" w:sz="0" w:space="0" w:color="auto"/>
            <w:bottom w:val="none" w:sz="0" w:space="0" w:color="auto"/>
            <w:right w:val="none" w:sz="0" w:space="0" w:color="auto"/>
          </w:divBdr>
        </w:div>
        <w:div w:id="1907298992">
          <w:marLeft w:val="640"/>
          <w:marRight w:val="0"/>
          <w:marTop w:val="0"/>
          <w:marBottom w:val="0"/>
          <w:divBdr>
            <w:top w:val="none" w:sz="0" w:space="0" w:color="auto"/>
            <w:left w:val="none" w:sz="0" w:space="0" w:color="auto"/>
            <w:bottom w:val="none" w:sz="0" w:space="0" w:color="auto"/>
            <w:right w:val="none" w:sz="0" w:space="0" w:color="auto"/>
          </w:divBdr>
        </w:div>
        <w:div w:id="1991785052">
          <w:marLeft w:val="640"/>
          <w:marRight w:val="0"/>
          <w:marTop w:val="0"/>
          <w:marBottom w:val="0"/>
          <w:divBdr>
            <w:top w:val="none" w:sz="0" w:space="0" w:color="auto"/>
            <w:left w:val="none" w:sz="0" w:space="0" w:color="auto"/>
            <w:bottom w:val="none" w:sz="0" w:space="0" w:color="auto"/>
            <w:right w:val="none" w:sz="0" w:space="0" w:color="auto"/>
          </w:divBdr>
        </w:div>
        <w:div w:id="1995599946">
          <w:marLeft w:val="640"/>
          <w:marRight w:val="0"/>
          <w:marTop w:val="0"/>
          <w:marBottom w:val="0"/>
          <w:divBdr>
            <w:top w:val="none" w:sz="0" w:space="0" w:color="auto"/>
            <w:left w:val="none" w:sz="0" w:space="0" w:color="auto"/>
            <w:bottom w:val="none" w:sz="0" w:space="0" w:color="auto"/>
            <w:right w:val="none" w:sz="0" w:space="0" w:color="auto"/>
          </w:divBdr>
        </w:div>
        <w:div w:id="2011129957">
          <w:marLeft w:val="640"/>
          <w:marRight w:val="0"/>
          <w:marTop w:val="0"/>
          <w:marBottom w:val="0"/>
          <w:divBdr>
            <w:top w:val="none" w:sz="0" w:space="0" w:color="auto"/>
            <w:left w:val="none" w:sz="0" w:space="0" w:color="auto"/>
            <w:bottom w:val="none" w:sz="0" w:space="0" w:color="auto"/>
            <w:right w:val="none" w:sz="0" w:space="0" w:color="auto"/>
          </w:divBdr>
        </w:div>
        <w:div w:id="2014456699">
          <w:marLeft w:val="640"/>
          <w:marRight w:val="0"/>
          <w:marTop w:val="0"/>
          <w:marBottom w:val="0"/>
          <w:divBdr>
            <w:top w:val="none" w:sz="0" w:space="0" w:color="auto"/>
            <w:left w:val="none" w:sz="0" w:space="0" w:color="auto"/>
            <w:bottom w:val="none" w:sz="0" w:space="0" w:color="auto"/>
            <w:right w:val="none" w:sz="0" w:space="0" w:color="auto"/>
          </w:divBdr>
        </w:div>
      </w:divsChild>
    </w:div>
    <w:div w:id="403990289">
      <w:marLeft w:val="0"/>
      <w:marRight w:val="0"/>
      <w:marTop w:val="0"/>
      <w:marBottom w:val="0"/>
      <w:divBdr>
        <w:top w:val="none" w:sz="0" w:space="0" w:color="auto"/>
        <w:left w:val="none" w:sz="0" w:space="0" w:color="auto"/>
        <w:bottom w:val="none" w:sz="0" w:space="0" w:color="auto"/>
        <w:right w:val="none" w:sz="0" w:space="0" w:color="auto"/>
      </w:divBdr>
    </w:div>
    <w:div w:id="407966219">
      <w:bodyDiv w:val="1"/>
      <w:marLeft w:val="0"/>
      <w:marRight w:val="0"/>
      <w:marTop w:val="0"/>
      <w:marBottom w:val="0"/>
      <w:divBdr>
        <w:top w:val="none" w:sz="0" w:space="0" w:color="auto"/>
        <w:left w:val="none" w:sz="0" w:space="0" w:color="auto"/>
        <w:bottom w:val="none" w:sz="0" w:space="0" w:color="auto"/>
        <w:right w:val="none" w:sz="0" w:space="0" w:color="auto"/>
      </w:divBdr>
      <w:divsChild>
        <w:div w:id="2124298912">
          <w:marLeft w:val="640"/>
          <w:marRight w:val="0"/>
          <w:marTop w:val="0"/>
          <w:marBottom w:val="0"/>
          <w:divBdr>
            <w:top w:val="none" w:sz="0" w:space="0" w:color="auto"/>
            <w:left w:val="none" w:sz="0" w:space="0" w:color="auto"/>
            <w:bottom w:val="none" w:sz="0" w:space="0" w:color="auto"/>
            <w:right w:val="none" w:sz="0" w:space="0" w:color="auto"/>
          </w:divBdr>
        </w:div>
        <w:div w:id="2118717961">
          <w:marLeft w:val="640"/>
          <w:marRight w:val="0"/>
          <w:marTop w:val="0"/>
          <w:marBottom w:val="0"/>
          <w:divBdr>
            <w:top w:val="none" w:sz="0" w:space="0" w:color="auto"/>
            <w:left w:val="none" w:sz="0" w:space="0" w:color="auto"/>
            <w:bottom w:val="none" w:sz="0" w:space="0" w:color="auto"/>
            <w:right w:val="none" w:sz="0" w:space="0" w:color="auto"/>
          </w:divBdr>
        </w:div>
        <w:div w:id="1299066658">
          <w:marLeft w:val="640"/>
          <w:marRight w:val="0"/>
          <w:marTop w:val="0"/>
          <w:marBottom w:val="0"/>
          <w:divBdr>
            <w:top w:val="none" w:sz="0" w:space="0" w:color="auto"/>
            <w:left w:val="none" w:sz="0" w:space="0" w:color="auto"/>
            <w:bottom w:val="none" w:sz="0" w:space="0" w:color="auto"/>
            <w:right w:val="none" w:sz="0" w:space="0" w:color="auto"/>
          </w:divBdr>
        </w:div>
        <w:div w:id="1553888456">
          <w:marLeft w:val="640"/>
          <w:marRight w:val="0"/>
          <w:marTop w:val="0"/>
          <w:marBottom w:val="0"/>
          <w:divBdr>
            <w:top w:val="none" w:sz="0" w:space="0" w:color="auto"/>
            <w:left w:val="none" w:sz="0" w:space="0" w:color="auto"/>
            <w:bottom w:val="none" w:sz="0" w:space="0" w:color="auto"/>
            <w:right w:val="none" w:sz="0" w:space="0" w:color="auto"/>
          </w:divBdr>
        </w:div>
        <w:div w:id="317271612">
          <w:marLeft w:val="640"/>
          <w:marRight w:val="0"/>
          <w:marTop w:val="0"/>
          <w:marBottom w:val="0"/>
          <w:divBdr>
            <w:top w:val="none" w:sz="0" w:space="0" w:color="auto"/>
            <w:left w:val="none" w:sz="0" w:space="0" w:color="auto"/>
            <w:bottom w:val="none" w:sz="0" w:space="0" w:color="auto"/>
            <w:right w:val="none" w:sz="0" w:space="0" w:color="auto"/>
          </w:divBdr>
        </w:div>
        <w:div w:id="871260486">
          <w:marLeft w:val="640"/>
          <w:marRight w:val="0"/>
          <w:marTop w:val="0"/>
          <w:marBottom w:val="0"/>
          <w:divBdr>
            <w:top w:val="none" w:sz="0" w:space="0" w:color="auto"/>
            <w:left w:val="none" w:sz="0" w:space="0" w:color="auto"/>
            <w:bottom w:val="none" w:sz="0" w:space="0" w:color="auto"/>
            <w:right w:val="none" w:sz="0" w:space="0" w:color="auto"/>
          </w:divBdr>
        </w:div>
        <w:div w:id="164630473">
          <w:marLeft w:val="640"/>
          <w:marRight w:val="0"/>
          <w:marTop w:val="0"/>
          <w:marBottom w:val="0"/>
          <w:divBdr>
            <w:top w:val="none" w:sz="0" w:space="0" w:color="auto"/>
            <w:left w:val="none" w:sz="0" w:space="0" w:color="auto"/>
            <w:bottom w:val="none" w:sz="0" w:space="0" w:color="auto"/>
            <w:right w:val="none" w:sz="0" w:space="0" w:color="auto"/>
          </w:divBdr>
        </w:div>
        <w:div w:id="66850697">
          <w:marLeft w:val="640"/>
          <w:marRight w:val="0"/>
          <w:marTop w:val="0"/>
          <w:marBottom w:val="0"/>
          <w:divBdr>
            <w:top w:val="none" w:sz="0" w:space="0" w:color="auto"/>
            <w:left w:val="none" w:sz="0" w:space="0" w:color="auto"/>
            <w:bottom w:val="none" w:sz="0" w:space="0" w:color="auto"/>
            <w:right w:val="none" w:sz="0" w:space="0" w:color="auto"/>
          </w:divBdr>
        </w:div>
        <w:div w:id="1353730257">
          <w:marLeft w:val="640"/>
          <w:marRight w:val="0"/>
          <w:marTop w:val="0"/>
          <w:marBottom w:val="0"/>
          <w:divBdr>
            <w:top w:val="none" w:sz="0" w:space="0" w:color="auto"/>
            <w:left w:val="none" w:sz="0" w:space="0" w:color="auto"/>
            <w:bottom w:val="none" w:sz="0" w:space="0" w:color="auto"/>
            <w:right w:val="none" w:sz="0" w:space="0" w:color="auto"/>
          </w:divBdr>
        </w:div>
        <w:div w:id="1447116424">
          <w:marLeft w:val="640"/>
          <w:marRight w:val="0"/>
          <w:marTop w:val="0"/>
          <w:marBottom w:val="0"/>
          <w:divBdr>
            <w:top w:val="none" w:sz="0" w:space="0" w:color="auto"/>
            <w:left w:val="none" w:sz="0" w:space="0" w:color="auto"/>
            <w:bottom w:val="none" w:sz="0" w:space="0" w:color="auto"/>
            <w:right w:val="none" w:sz="0" w:space="0" w:color="auto"/>
          </w:divBdr>
        </w:div>
        <w:div w:id="606499010">
          <w:marLeft w:val="640"/>
          <w:marRight w:val="0"/>
          <w:marTop w:val="0"/>
          <w:marBottom w:val="0"/>
          <w:divBdr>
            <w:top w:val="none" w:sz="0" w:space="0" w:color="auto"/>
            <w:left w:val="none" w:sz="0" w:space="0" w:color="auto"/>
            <w:bottom w:val="none" w:sz="0" w:space="0" w:color="auto"/>
            <w:right w:val="none" w:sz="0" w:space="0" w:color="auto"/>
          </w:divBdr>
        </w:div>
        <w:div w:id="1789545409">
          <w:marLeft w:val="640"/>
          <w:marRight w:val="0"/>
          <w:marTop w:val="0"/>
          <w:marBottom w:val="0"/>
          <w:divBdr>
            <w:top w:val="none" w:sz="0" w:space="0" w:color="auto"/>
            <w:left w:val="none" w:sz="0" w:space="0" w:color="auto"/>
            <w:bottom w:val="none" w:sz="0" w:space="0" w:color="auto"/>
            <w:right w:val="none" w:sz="0" w:space="0" w:color="auto"/>
          </w:divBdr>
        </w:div>
        <w:div w:id="1756394093">
          <w:marLeft w:val="640"/>
          <w:marRight w:val="0"/>
          <w:marTop w:val="0"/>
          <w:marBottom w:val="0"/>
          <w:divBdr>
            <w:top w:val="none" w:sz="0" w:space="0" w:color="auto"/>
            <w:left w:val="none" w:sz="0" w:space="0" w:color="auto"/>
            <w:bottom w:val="none" w:sz="0" w:space="0" w:color="auto"/>
            <w:right w:val="none" w:sz="0" w:space="0" w:color="auto"/>
          </w:divBdr>
        </w:div>
        <w:div w:id="1402753996">
          <w:marLeft w:val="640"/>
          <w:marRight w:val="0"/>
          <w:marTop w:val="0"/>
          <w:marBottom w:val="0"/>
          <w:divBdr>
            <w:top w:val="none" w:sz="0" w:space="0" w:color="auto"/>
            <w:left w:val="none" w:sz="0" w:space="0" w:color="auto"/>
            <w:bottom w:val="none" w:sz="0" w:space="0" w:color="auto"/>
            <w:right w:val="none" w:sz="0" w:space="0" w:color="auto"/>
          </w:divBdr>
        </w:div>
        <w:div w:id="125587116">
          <w:marLeft w:val="640"/>
          <w:marRight w:val="0"/>
          <w:marTop w:val="0"/>
          <w:marBottom w:val="0"/>
          <w:divBdr>
            <w:top w:val="none" w:sz="0" w:space="0" w:color="auto"/>
            <w:left w:val="none" w:sz="0" w:space="0" w:color="auto"/>
            <w:bottom w:val="none" w:sz="0" w:space="0" w:color="auto"/>
            <w:right w:val="none" w:sz="0" w:space="0" w:color="auto"/>
          </w:divBdr>
        </w:div>
        <w:div w:id="1746606919">
          <w:marLeft w:val="640"/>
          <w:marRight w:val="0"/>
          <w:marTop w:val="0"/>
          <w:marBottom w:val="0"/>
          <w:divBdr>
            <w:top w:val="none" w:sz="0" w:space="0" w:color="auto"/>
            <w:left w:val="none" w:sz="0" w:space="0" w:color="auto"/>
            <w:bottom w:val="none" w:sz="0" w:space="0" w:color="auto"/>
            <w:right w:val="none" w:sz="0" w:space="0" w:color="auto"/>
          </w:divBdr>
        </w:div>
        <w:div w:id="1354266569">
          <w:marLeft w:val="640"/>
          <w:marRight w:val="0"/>
          <w:marTop w:val="0"/>
          <w:marBottom w:val="0"/>
          <w:divBdr>
            <w:top w:val="none" w:sz="0" w:space="0" w:color="auto"/>
            <w:left w:val="none" w:sz="0" w:space="0" w:color="auto"/>
            <w:bottom w:val="none" w:sz="0" w:space="0" w:color="auto"/>
            <w:right w:val="none" w:sz="0" w:space="0" w:color="auto"/>
          </w:divBdr>
        </w:div>
        <w:div w:id="1075660855">
          <w:marLeft w:val="640"/>
          <w:marRight w:val="0"/>
          <w:marTop w:val="0"/>
          <w:marBottom w:val="0"/>
          <w:divBdr>
            <w:top w:val="none" w:sz="0" w:space="0" w:color="auto"/>
            <w:left w:val="none" w:sz="0" w:space="0" w:color="auto"/>
            <w:bottom w:val="none" w:sz="0" w:space="0" w:color="auto"/>
            <w:right w:val="none" w:sz="0" w:space="0" w:color="auto"/>
          </w:divBdr>
        </w:div>
        <w:div w:id="865411021">
          <w:marLeft w:val="640"/>
          <w:marRight w:val="0"/>
          <w:marTop w:val="0"/>
          <w:marBottom w:val="0"/>
          <w:divBdr>
            <w:top w:val="none" w:sz="0" w:space="0" w:color="auto"/>
            <w:left w:val="none" w:sz="0" w:space="0" w:color="auto"/>
            <w:bottom w:val="none" w:sz="0" w:space="0" w:color="auto"/>
            <w:right w:val="none" w:sz="0" w:space="0" w:color="auto"/>
          </w:divBdr>
        </w:div>
        <w:div w:id="1634360007">
          <w:marLeft w:val="640"/>
          <w:marRight w:val="0"/>
          <w:marTop w:val="0"/>
          <w:marBottom w:val="0"/>
          <w:divBdr>
            <w:top w:val="none" w:sz="0" w:space="0" w:color="auto"/>
            <w:left w:val="none" w:sz="0" w:space="0" w:color="auto"/>
            <w:bottom w:val="none" w:sz="0" w:space="0" w:color="auto"/>
            <w:right w:val="none" w:sz="0" w:space="0" w:color="auto"/>
          </w:divBdr>
        </w:div>
        <w:div w:id="1441341091">
          <w:marLeft w:val="640"/>
          <w:marRight w:val="0"/>
          <w:marTop w:val="0"/>
          <w:marBottom w:val="0"/>
          <w:divBdr>
            <w:top w:val="none" w:sz="0" w:space="0" w:color="auto"/>
            <w:left w:val="none" w:sz="0" w:space="0" w:color="auto"/>
            <w:bottom w:val="none" w:sz="0" w:space="0" w:color="auto"/>
            <w:right w:val="none" w:sz="0" w:space="0" w:color="auto"/>
          </w:divBdr>
        </w:div>
        <w:div w:id="1943488568">
          <w:marLeft w:val="640"/>
          <w:marRight w:val="0"/>
          <w:marTop w:val="0"/>
          <w:marBottom w:val="0"/>
          <w:divBdr>
            <w:top w:val="none" w:sz="0" w:space="0" w:color="auto"/>
            <w:left w:val="none" w:sz="0" w:space="0" w:color="auto"/>
            <w:bottom w:val="none" w:sz="0" w:space="0" w:color="auto"/>
            <w:right w:val="none" w:sz="0" w:space="0" w:color="auto"/>
          </w:divBdr>
        </w:div>
        <w:div w:id="1603537614">
          <w:marLeft w:val="640"/>
          <w:marRight w:val="0"/>
          <w:marTop w:val="0"/>
          <w:marBottom w:val="0"/>
          <w:divBdr>
            <w:top w:val="none" w:sz="0" w:space="0" w:color="auto"/>
            <w:left w:val="none" w:sz="0" w:space="0" w:color="auto"/>
            <w:bottom w:val="none" w:sz="0" w:space="0" w:color="auto"/>
            <w:right w:val="none" w:sz="0" w:space="0" w:color="auto"/>
          </w:divBdr>
        </w:div>
        <w:div w:id="838547082">
          <w:marLeft w:val="640"/>
          <w:marRight w:val="0"/>
          <w:marTop w:val="0"/>
          <w:marBottom w:val="0"/>
          <w:divBdr>
            <w:top w:val="none" w:sz="0" w:space="0" w:color="auto"/>
            <w:left w:val="none" w:sz="0" w:space="0" w:color="auto"/>
            <w:bottom w:val="none" w:sz="0" w:space="0" w:color="auto"/>
            <w:right w:val="none" w:sz="0" w:space="0" w:color="auto"/>
          </w:divBdr>
        </w:div>
        <w:div w:id="174537868">
          <w:marLeft w:val="640"/>
          <w:marRight w:val="0"/>
          <w:marTop w:val="0"/>
          <w:marBottom w:val="0"/>
          <w:divBdr>
            <w:top w:val="none" w:sz="0" w:space="0" w:color="auto"/>
            <w:left w:val="none" w:sz="0" w:space="0" w:color="auto"/>
            <w:bottom w:val="none" w:sz="0" w:space="0" w:color="auto"/>
            <w:right w:val="none" w:sz="0" w:space="0" w:color="auto"/>
          </w:divBdr>
        </w:div>
        <w:div w:id="1276401792">
          <w:marLeft w:val="640"/>
          <w:marRight w:val="0"/>
          <w:marTop w:val="0"/>
          <w:marBottom w:val="0"/>
          <w:divBdr>
            <w:top w:val="none" w:sz="0" w:space="0" w:color="auto"/>
            <w:left w:val="none" w:sz="0" w:space="0" w:color="auto"/>
            <w:bottom w:val="none" w:sz="0" w:space="0" w:color="auto"/>
            <w:right w:val="none" w:sz="0" w:space="0" w:color="auto"/>
          </w:divBdr>
        </w:div>
        <w:div w:id="1644503230">
          <w:marLeft w:val="640"/>
          <w:marRight w:val="0"/>
          <w:marTop w:val="0"/>
          <w:marBottom w:val="0"/>
          <w:divBdr>
            <w:top w:val="none" w:sz="0" w:space="0" w:color="auto"/>
            <w:left w:val="none" w:sz="0" w:space="0" w:color="auto"/>
            <w:bottom w:val="none" w:sz="0" w:space="0" w:color="auto"/>
            <w:right w:val="none" w:sz="0" w:space="0" w:color="auto"/>
          </w:divBdr>
        </w:div>
        <w:div w:id="2137330738">
          <w:marLeft w:val="640"/>
          <w:marRight w:val="0"/>
          <w:marTop w:val="0"/>
          <w:marBottom w:val="0"/>
          <w:divBdr>
            <w:top w:val="none" w:sz="0" w:space="0" w:color="auto"/>
            <w:left w:val="none" w:sz="0" w:space="0" w:color="auto"/>
            <w:bottom w:val="none" w:sz="0" w:space="0" w:color="auto"/>
            <w:right w:val="none" w:sz="0" w:space="0" w:color="auto"/>
          </w:divBdr>
        </w:div>
        <w:div w:id="1359043796">
          <w:marLeft w:val="640"/>
          <w:marRight w:val="0"/>
          <w:marTop w:val="0"/>
          <w:marBottom w:val="0"/>
          <w:divBdr>
            <w:top w:val="none" w:sz="0" w:space="0" w:color="auto"/>
            <w:left w:val="none" w:sz="0" w:space="0" w:color="auto"/>
            <w:bottom w:val="none" w:sz="0" w:space="0" w:color="auto"/>
            <w:right w:val="none" w:sz="0" w:space="0" w:color="auto"/>
          </w:divBdr>
        </w:div>
        <w:div w:id="2113739173">
          <w:marLeft w:val="640"/>
          <w:marRight w:val="0"/>
          <w:marTop w:val="0"/>
          <w:marBottom w:val="0"/>
          <w:divBdr>
            <w:top w:val="none" w:sz="0" w:space="0" w:color="auto"/>
            <w:left w:val="none" w:sz="0" w:space="0" w:color="auto"/>
            <w:bottom w:val="none" w:sz="0" w:space="0" w:color="auto"/>
            <w:right w:val="none" w:sz="0" w:space="0" w:color="auto"/>
          </w:divBdr>
        </w:div>
        <w:div w:id="1585409928">
          <w:marLeft w:val="640"/>
          <w:marRight w:val="0"/>
          <w:marTop w:val="0"/>
          <w:marBottom w:val="0"/>
          <w:divBdr>
            <w:top w:val="none" w:sz="0" w:space="0" w:color="auto"/>
            <w:left w:val="none" w:sz="0" w:space="0" w:color="auto"/>
            <w:bottom w:val="none" w:sz="0" w:space="0" w:color="auto"/>
            <w:right w:val="none" w:sz="0" w:space="0" w:color="auto"/>
          </w:divBdr>
        </w:div>
        <w:div w:id="1944874423">
          <w:marLeft w:val="640"/>
          <w:marRight w:val="0"/>
          <w:marTop w:val="0"/>
          <w:marBottom w:val="0"/>
          <w:divBdr>
            <w:top w:val="none" w:sz="0" w:space="0" w:color="auto"/>
            <w:left w:val="none" w:sz="0" w:space="0" w:color="auto"/>
            <w:bottom w:val="none" w:sz="0" w:space="0" w:color="auto"/>
            <w:right w:val="none" w:sz="0" w:space="0" w:color="auto"/>
          </w:divBdr>
        </w:div>
        <w:div w:id="796528217">
          <w:marLeft w:val="640"/>
          <w:marRight w:val="0"/>
          <w:marTop w:val="0"/>
          <w:marBottom w:val="0"/>
          <w:divBdr>
            <w:top w:val="none" w:sz="0" w:space="0" w:color="auto"/>
            <w:left w:val="none" w:sz="0" w:space="0" w:color="auto"/>
            <w:bottom w:val="none" w:sz="0" w:space="0" w:color="auto"/>
            <w:right w:val="none" w:sz="0" w:space="0" w:color="auto"/>
          </w:divBdr>
        </w:div>
        <w:div w:id="300889144">
          <w:marLeft w:val="640"/>
          <w:marRight w:val="0"/>
          <w:marTop w:val="0"/>
          <w:marBottom w:val="0"/>
          <w:divBdr>
            <w:top w:val="none" w:sz="0" w:space="0" w:color="auto"/>
            <w:left w:val="none" w:sz="0" w:space="0" w:color="auto"/>
            <w:bottom w:val="none" w:sz="0" w:space="0" w:color="auto"/>
            <w:right w:val="none" w:sz="0" w:space="0" w:color="auto"/>
          </w:divBdr>
        </w:div>
        <w:div w:id="1786580786">
          <w:marLeft w:val="640"/>
          <w:marRight w:val="0"/>
          <w:marTop w:val="0"/>
          <w:marBottom w:val="0"/>
          <w:divBdr>
            <w:top w:val="none" w:sz="0" w:space="0" w:color="auto"/>
            <w:left w:val="none" w:sz="0" w:space="0" w:color="auto"/>
            <w:bottom w:val="none" w:sz="0" w:space="0" w:color="auto"/>
            <w:right w:val="none" w:sz="0" w:space="0" w:color="auto"/>
          </w:divBdr>
        </w:div>
        <w:div w:id="1888176888">
          <w:marLeft w:val="640"/>
          <w:marRight w:val="0"/>
          <w:marTop w:val="0"/>
          <w:marBottom w:val="0"/>
          <w:divBdr>
            <w:top w:val="none" w:sz="0" w:space="0" w:color="auto"/>
            <w:left w:val="none" w:sz="0" w:space="0" w:color="auto"/>
            <w:bottom w:val="none" w:sz="0" w:space="0" w:color="auto"/>
            <w:right w:val="none" w:sz="0" w:space="0" w:color="auto"/>
          </w:divBdr>
        </w:div>
        <w:div w:id="510266500">
          <w:marLeft w:val="640"/>
          <w:marRight w:val="0"/>
          <w:marTop w:val="0"/>
          <w:marBottom w:val="0"/>
          <w:divBdr>
            <w:top w:val="none" w:sz="0" w:space="0" w:color="auto"/>
            <w:left w:val="none" w:sz="0" w:space="0" w:color="auto"/>
            <w:bottom w:val="none" w:sz="0" w:space="0" w:color="auto"/>
            <w:right w:val="none" w:sz="0" w:space="0" w:color="auto"/>
          </w:divBdr>
        </w:div>
        <w:div w:id="2092585295">
          <w:marLeft w:val="640"/>
          <w:marRight w:val="0"/>
          <w:marTop w:val="0"/>
          <w:marBottom w:val="0"/>
          <w:divBdr>
            <w:top w:val="none" w:sz="0" w:space="0" w:color="auto"/>
            <w:left w:val="none" w:sz="0" w:space="0" w:color="auto"/>
            <w:bottom w:val="none" w:sz="0" w:space="0" w:color="auto"/>
            <w:right w:val="none" w:sz="0" w:space="0" w:color="auto"/>
          </w:divBdr>
        </w:div>
        <w:div w:id="1194002652">
          <w:marLeft w:val="640"/>
          <w:marRight w:val="0"/>
          <w:marTop w:val="0"/>
          <w:marBottom w:val="0"/>
          <w:divBdr>
            <w:top w:val="none" w:sz="0" w:space="0" w:color="auto"/>
            <w:left w:val="none" w:sz="0" w:space="0" w:color="auto"/>
            <w:bottom w:val="none" w:sz="0" w:space="0" w:color="auto"/>
            <w:right w:val="none" w:sz="0" w:space="0" w:color="auto"/>
          </w:divBdr>
        </w:div>
        <w:div w:id="590628755">
          <w:marLeft w:val="640"/>
          <w:marRight w:val="0"/>
          <w:marTop w:val="0"/>
          <w:marBottom w:val="0"/>
          <w:divBdr>
            <w:top w:val="none" w:sz="0" w:space="0" w:color="auto"/>
            <w:left w:val="none" w:sz="0" w:space="0" w:color="auto"/>
            <w:bottom w:val="none" w:sz="0" w:space="0" w:color="auto"/>
            <w:right w:val="none" w:sz="0" w:space="0" w:color="auto"/>
          </w:divBdr>
        </w:div>
        <w:div w:id="862985417">
          <w:marLeft w:val="640"/>
          <w:marRight w:val="0"/>
          <w:marTop w:val="0"/>
          <w:marBottom w:val="0"/>
          <w:divBdr>
            <w:top w:val="none" w:sz="0" w:space="0" w:color="auto"/>
            <w:left w:val="none" w:sz="0" w:space="0" w:color="auto"/>
            <w:bottom w:val="none" w:sz="0" w:space="0" w:color="auto"/>
            <w:right w:val="none" w:sz="0" w:space="0" w:color="auto"/>
          </w:divBdr>
        </w:div>
        <w:div w:id="1309944414">
          <w:marLeft w:val="640"/>
          <w:marRight w:val="0"/>
          <w:marTop w:val="0"/>
          <w:marBottom w:val="0"/>
          <w:divBdr>
            <w:top w:val="none" w:sz="0" w:space="0" w:color="auto"/>
            <w:left w:val="none" w:sz="0" w:space="0" w:color="auto"/>
            <w:bottom w:val="none" w:sz="0" w:space="0" w:color="auto"/>
            <w:right w:val="none" w:sz="0" w:space="0" w:color="auto"/>
          </w:divBdr>
        </w:div>
        <w:div w:id="18355089">
          <w:marLeft w:val="640"/>
          <w:marRight w:val="0"/>
          <w:marTop w:val="0"/>
          <w:marBottom w:val="0"/>
          <w:divBdr>
            <w:top w:val="none" w:sz="0" w:space="0" w:color="auto"/>
            <w:left w:val="none" w:sz="0" w:space="0" w:color="auto"/>
            <w:bottom w:val="none" w:sz="0" w:space="0" w:color="auto"/>
            <w:right w:val="none" w:sz="0" w:space="0" w:color="auto"/>
          </w:divBdr>
        </w:div>
        <w:div w:id="1554541018">
          <w:marLeft w:val="640"/>
          <w:marRight w:val="0"/>
          <w:marTop w:val="0"/>
          <w:marBottom w:val="0"/>
          <w:divBdr>
            <w:top w:val="none" w:sz="0" w:space="0" w:color="auto"/>
            <w:left w:val="none" w:sz="0" w:space="0" w:color="auto"/>
            <w:bottom w:val="none" w:sz="0" w:space="0" w:color="auto"/>
            <w:right w:val="none" w:sz="0" w:space="0" w:color="auto"/>
          </w:divBdr>
        </w:div>
        <w:div w:id="1465540071">
          <w:marLeft w:val="640"/>
          <w:marRight w:val="0"/>
          <w:marTop w:val="0"/>
          <w:marBottom w:val="0"/>
          <w:divBdr>
            <w:top w:val="none" w:sz="0" w:space="0" w:color="auto"/>
            <w:left w:val="none" w:sz="0" w:space="0" w:color="auto"/>
            <w:bottom w:val="none" w:sz="0" w:space="0" w:color="auto"/>
            <w:right w:val="none" w:sz="0" w:space="0" w:color="auto"/>
          </w:divBdr>
        </w:div>
        <w:div w:id="336885973">
          <w:marLeft w:val="640"/>
          <w:marRight w:val="0"/>
          <w:marTop w:val="0"/>
          <w:marBottom w:val="0"/>
          <w:divBdr>
            <w:top w:val="none" w:sz="0" w:space="0" w:color="auto"/>
            <w:left w:val="none" w:sz="0" w:space="0" w:color="auto"/>
            <w:bottom w:val="none" w:sz="0" w:space="0" w:color="auto"/>
            <w:right w:val="none" w:sz="0" w:space="0" w:color="auto"/>
          </w:divBdr>
        </w:div>
        <w:div w:id="1897429636">
          <w:marLeft w:val="640"/>
          <w:marRight w:val="0"/>
          <w:marTop w:val="0"/>
          <w:marBottom w:val="0"/>
          <w:divBdr>
            <w:top w:val="none" w:sz="0" w:space="0" w:color="auto"/>
            <w:left w:val="none" w:sz="0" w:space="0" w:color="auto"/>
            <w:bottom w:val="none" w:sz="0" w:space="0" w:color="auto"/>
            <w:right w:val="none" w:sz="0" w:space="0" w:color="auto"/>
          </w:divBdr>
        </w:div>
        <w:div w:id="847645642">
          <w:marLeft w:val="640"/>
          <w:marRight w:val="0"/>
          <w:marTop w:val="0"/>
          <w:marBottom w:val="0"/>
          <w:divBdr>
            <w:top w:val="none" w:sz="0" w:space="0" w:color="auto"/>
            <w:left w:val="none" w:sz="0" w:space="0" w:color="auto"/>
            <w:bottom w:val="none" w:sz="0" w:space="0" w:color="auto"/>
            <w:right w:val="none" w:sz="0" w:space="0" w:color="auto"/>
          </w:divBdr>
        </w:div>
      </w:divsChild>
    </w:div>
    <w:div w:id="409353126">
      <w:marLeft w:val="0"/>
      <w:marRight w:val="0"/>
      <w:marTop w:val="0"/>
      <w:marBottom w:val="0"/>
      <w:divBdr>
        <w:top w:val="none" w:sz="0" w:space="0" w:color="auto"/>
        <w:left w:val="none" w:sz="0" w:space="0" w:color="auto"/>
        <w:bottom w:val="none" w:sz="0" w:space="0" w:color="auto"/>
        <w:right w:val="none" w:sz="0" w:space="0" w:color="auto"/>
      </w:divBdr>
    </w:div>
    <w:div w:id="409692744">
      <w:bodyDiv w:val="1"/>
      <w:marLeft w:val="0"/>
      <w:marRight w:val="0"/>
      <w:marTop w:val="0"/>
      <w:marBottom w:val="0"/>
      <w:divBdr>
        <w:top w:val="none" w:sz="0" w:space="0" w:color="auto"/>
        <w:left w:val="none" w:sz="0" w:space="0" w:color="auto"/>
        <w:bottom w:val="none" w:sz="0" w:space="0" w:color="auto"/>
        <w:right w:val="none" w:sz="0" w:space="0" w:color="auto"/>
      </w:divBdr>
      <w:divsChild>
        <w:div w:id="736971760">
          <w:marLeft w:val="640"/>
          <w:marRight w:val="0"/>
          <w:marTop w:val="0"/>
          <w:marBottom w:val="0"/>
          <w:divBdr>
            <w:top w:val="none" w:sz="0" w:space="0" w:color="auto"/>
            <w:left w:val="none" w:sz="0" w:space="0" w:color="auto"/>
            <w:bottom w:val="none" w:sz="0" w:space="0" w:color="auto"/>
            <w:right w:val="none" w:sz="0" w:space="0" w:color="auto"/>
          </w:divBdr>
        </w:div>
        <w:div w:id="1685748163">
          <w:marLeft w:val="640"/>
          <w:marRight w:val="0"/>
          <w:marTop w:val="0"/>
          <w:marBottom w:val="0"/>
          <w:divBdr>
            <w:top w:val="none" w:sz="0" w:space="0" w:color="auto"/>
            <w:left w:val="none" w:sz="0" w:space="0" w:color="auto"/>
            <w:bottom w:val="none" w:sz="0" w:space="0" w:color="auto"/>
            <w:right w:val="none" w:sz="0" w:space="0" w:color="auto"/>
          </w:divBdr>
        </w:div>
        <w:div w:id="543100633">
          <w:marLeft w:val="640"/>
          <w:marRight w:val="0"/>
          <w:marTop w:val="0"/>
          <w:marBottom w:val="0"/>
          <w:divBdr>
            <w:top w:val="none" w:sz="0" w:space="0" w:color="auto"/>
            <w:left w:val="none" w:sz="0" w:space="0" w:color="auto"/>
            <w:bottom w:val="none" w:sz="0" w:space="0" w:color="auto"/>
            <w:right w:val="none" w:sz="0" w:space="0" w:color="auto"/>
          </w:divBdr>
        </w:div>
        <w:div w:id="1273514291">
          <w:marLeft w:val="640"/>
          <w:marRight w:val="0"/>
          <w:marTop w:val="0"/>
          <w:marBottom w:val="0"/>
          <w:divBdr>
            <w:top w:val="none" w:sz="0" w:space="0" w:color="auto"/>
            <w:left w:val="none" w:sz="0" w:space="0" w:color="auto"/>
            <w:bottom w:val="none" w:sz="0" w:space="0" w:color="auto"/>
            <w:right w:val="none" w:sz="0" w:space="0" w:color="auto"/>
          </w:divBdr>
        </w:div>
        <w:div w:id="286276616">
          <w:marLeft w:val="640"/>
          <w:marRight w:val="0"/>
          <w:marTop w:val="0"/>
          <w:marBottom w:val="0"/>
          <w:divBdr>
            <w:top w:val="none" w:sz="0" w:space="0" w:color="auto"/>
            <w:left w:val="none" w:sz="0" w:space="0" w:color="auto"/>
            <w:bottom w:val="none" w:sz="0" w:space="0" w:color="auto"/>
            <w:right w:val="none" w:sz="0" w:space="0" w:color="auto"/>
          </w:divBdr>
        </w:div>
        <w:div w:id="426535568">
          <w:marLeft w:val="640"/>
          <w:marRight w:val="0"/>
          <w:marTop w:val="0"/>
          <w:marBottom w:val="0"/>
          <w:divBdr>
            <w:top w:val="none" w:sz="0" w:space="0" w:color="auto"/>
            <w:left w:val="none" w:sz="0" w:space="0" w:color="auto"/>
            <w:bottom w:val="none" w:sz="0" w:space="0" w:color="auto"/>
            <w:right w:val="none" w:sz="0" w:space="0" w:color="auto"/>
          </w:divBdr>
        </w:div>
        <w:div w:id="1886328687">
          <w:marLeft w:val="640"/>
          <w:marRight w:val="0"/>
          <w:marTop w:val="0"/>
          <w:marBottom w:val="0"/>
          <w:divBdr>
            <w:top w:val="none" w:sz="0" w:space="0" w:color="auto"/>
            <w:left w:val="none" w:sz="0" w:space="0" w:color="auto"/>
            <w:bottom w:val="none" w:sz="0" w:space="0" w:color="auto"/>
            <w:right w:val="none" w:sz="0" w:space="0" w:color="auto"/>
          </w:divBdr>
        </w:div>
        <w:div w:id="1040277539">
          <w:marLeft w:val="640"/>
          <w:marRight w:val="0"/>
          <w:marTop w:val="0"/>
          <w:marBottom w:val="0"/>
          <w:divBdr>
            <w:top w:val="none" w:sz="0" w:space="0" w:color="auto"/>
            <w:left w:val="none" w:sz="0" w:space="0" w:color="auto"/>
            <w:bottom w:val="none" w:sz="0" w:space="0" w:color="auto"/>
            <w:right w:val="none" w:sz="0" w:space="0" w:color="auto"/>
          </w:divBdr>
        </w:div>
        <w:div w:id="317266152">
          <w:marLeft w:val="640"/>
          <w:marRight w:val="0"/>
          <w:marTop w:val="0"/>
          <w:marBottom w:val="0"/>
          <w:divBdr>
            <w:top w:val="none" w:sz="0" w:space="0" w:color="auto"/>
            <w:left w:val="none" w:sz="0" w:space="0" w:color="auto"/>
            <w:bottom w:val="none" w:sz="0" w:space="0" w:color="auto"/>
            <w:right w:val="none" w:sz="0" w:space="0" w:color="auto"/>
          </w:divBdr>
        </w:div>
        <w:div w:id="823161566">
          <w:marLeft w:val="640"/>
          <w:marRight w:val="0"/>
          <w:marTop w:val="0"/>
          <w:marBottom w:val="0"/>
          <w:divBdr>
            <w:top w:val="none" w:sz="0" w:space="0" w:color="auto"/>
            <w:left w:val="none" w:sz="0" w:space="0" w:color="auto"/>
            <w:bottom w:val="none" w:sz="0" w:space="0" w:color="auto"/>
            <w:right w:val="none" w:sz="0" w:space="0" w:color="auto"/>
          </w:divBdr>
        </w:div>
        <w:div w:id="1056275102">
          <w:marLeft w:val="640"/>
          <w:marRight w:val="0"/>
          <w:marTop w:val="0"/>
          <w:marBottom w:val="0"/>
          <w:divBdr>
            <w:top w:val="none" w:sz="0" w:space="0" w:color="auto"/>
            <w:left w:val="none" w:sz="0" w:space="0" w:color="auto"/>
            <w:bottom w:val="none" w:sz="0" w:space="0" w:color="auto"/>
            <w:right w:val="none" w:sz="0" w:space="0" w:color="auto"/>
          </w:divBdr>
        </w:div>
        <w:div w:id="520975520">
          <w:marLeft w:val="640"/>
          <w:marRight w:val="0"/>
          <w:marTop w:val="0"/>
          <w:marBottom w:val="0"/>
          <w:divBdr>
            <w:top w:val="none" w:sz="0" w:space="0" w:color="auto"/>
            <w:left w:val="none" w:sz="0" w:space="0" w:color="auto"/>
            <w:bottom w:val="none" w:sz="0" w:space="0" w:color="auto"/>
            <w:right w:val="none" w:sz="0" w:space="0" w:color="auto"/>
          </w:divBdr>
        </w:div>
        <w:div w:id="278882710">
          <w:marLeft w:val="640"/>
          <w:marRight w:val="0"/>
          <w:marTop w:val="0"/>
          <w:marBottom w:val="0"/>
          <w:divBdr>
            <w:top w:val="none" w:sz="0" w:space="0" w:color="auto"/>
            <w:left w:val="none" w:sz="0" w:space="0" w:color="auto"/>
            <w:bottom w:val="none" w:sz="0" w:space="0" w:color="auto"/>
            <w:right w:val="none" w:sz="0" w:space="0" w:color="auto"/>
          </w:divBdr>
        </w:div>
        <w:div w:id="734813907">
          <w:marLeft w:val="640"/>
          <w:marRight w:val="0"/>
          <w:marTop w:val="0"/>
          <w:marBottom w:val="0"/>
          <w:divBdr>
            <w:top w:val="none" w:sz="0" w:space="0" w:color="auto"/>
            <w:left w:val="none" w:sz="0" w:space="0" w:color="auto"/>
            <w:bottom w:val="none" w:sz="0" w:space="0" w:color="auto"/>
            <w:right w:val="none" w:sz="0" w:space="0" w:color="auto"/>
          </w:divBdr>
        </w:div>
        <w:div w:id="1228803130">
          <w:marLeft w:val="640"/>
          <w:marRight w:val="0"/>
          <w:marTop w:val="0"/>
          <w:marBottom w:val="0"/>
          <w:divBdr>
            <w:top w:val="none" w:sz="0" w:space="0" w:color="auto"/>
            <w:left w:val="none" w:sz="0" w:space="0" w:color="auto"/>
            <w:bottom w:val="none" w:sz="0" w:space="0" w:color="auto"/>
            <w:right w:val="none" w:sz="0" w:space="0" w:color="auto"/>
          </w:divBdr>
        </w:div>
        <w:div w:id="1373381408">
          <w:marLeft w:val="640"/>
          <w:marRight w:val="0"/>
          <w:marTop w:val="0"/>
          <w:marBottom w:val="0"/>
          <w:divBdr>
            <w:top w:val="none" w:sz="0" w:space="0" w:color="auto"/>
            <w:left w:val="none" w:sz="0" w:space="0" w:color="auto"/>
            <w:bottom w:val="none" w:sz="0" w:space="0" w:color="auto"/>
            <w:right w:val="none" w:sz="0" w:space="0" w:color="auto"/>
          </w:divBdr>
        </w:div>
        <w:div w:id="2065713263">
          <w:marLeft w:val="640"/>
          <w:marRight w:val="0"/>
          <w:marTop w:val="0"/>
          <w:marBottom w:val="0"/>
          <w:divBdr>
            <w:top w:val="none" w:sz="0" w:space="0" w:color="auto"/>
            <w:left w:val="none" w:sz="0" w:space="0" w:color="auto"/>
            <w:bottom w:val="none" w:sz="0" w:space="0" w:color="auto"/>
            <w:right w:val="none" w:sz="0" w:space="0" w:color="auto"/>
          </w:divBdr>
        </w:div>
        <w:div w:id="1890146217">
          <w:marLeft w:val="640"/>
          <w:marRight w:val="0"/>
          <w:marTop w:val="0"/>
          <w:marBottom w:val="0"/>
          <w:divBdr>
            <w:top w:val="none" w:sz="0" w:space="0" w:color="auto"/>
            <w:left w:val="none" w:sz="0" w:space="0" w:color="auto"/>
            <w:bottom w:val="none" w:sz="0" w:space="0" w:color="auto"/>
            <w:right w:val="none" w:sz="0" w:space="0" w:color="auto"/>
          </w:divBdr>
        </w:div>
        <w:div w:id="982394455">
          <w:marLeft w:val="640"/>
          <w:marRight w:val="0"/>
          <w:marTop w:val="0"/>
          <w:marBottom w:val="0"/>
          <w:divBdr>
            <w:top w:val="none" w:sz="0" w:space="0" w:color="auto"/>
            <w:left w:val="none" w:sz="0" w:space="0" w:color="auto"/>
            <w:bottom w:val="none" w:sz="0" w:space="0" w:color="auto"/>
            <w:right w:val="none" w:sz="0" w:space="0" w:color="auto"/>
          </w:divBdr>
        </w:div>
        <w:div w:id="310017851">
          <w:marLeft w:val="640"/>
          <w:marRight w:val="0"/>
          <w:marTop w:val="0"/>
          <w:marBottom w:val="0"/>
          <w:divBdr>
            <w:top w:val="none" w:sz="0" w:space="0" w:color="auto"/>
            <w:left w:val="none" w:sz="0" w:space="0" w:color="auto"/>
            <w:bottom w:val="none" w:sz="0" w:space="0" w:color="auto"/>
            <w:right w:val="none" w:sz="0" w:space="0" w:color="auto"/>
          </w:divBdr>
        </w:div>
        <w:div w:id="1296907163">
          <w:marLeft w:val="640"/>
          <w:marRight w:val="0"/>
          <w:marTop w:val="0"/>
          <w:marBottom w:val="0"/>
          <w:divBdr>
            <w:top w:val="none" w:sz="0" w:space="0" w:color="auto"/>
            <w:left w:val="none" w:sz="0" w:space="0" w:color="auto"/>
            <w:bottom w:val="none" w:sz="0" w:space="0" w:color="auto"/>
            <w:right w:val="none" w:sz="0" w:space="0" w:color="auto"/>
          </w:divBdr>
        </w:div>
        <w:div w:id="1373529526">
          <w:marLeft w:val="640"/>
          <w:marRight w:val="0"/>
          <w:marTop w:val="0"/>
          <w:marBottom w:val="0"/>
          <w:divBdr>
            <w:top w:val="none" w:sz="0" w:space="0" w:color="auto"/>
            <w:left w:val="none" w:sz="0" w:space="0" w:color="auto"/>
            <w:bottom w:val="none" w:sz="0" w:space="0" w:color="auto"/>
            <w:right w:val="none" w:sz="0" w:space="0" w:color="auto"/>
          </w:divBdr>
        </w:div>
        <w:div w:id="1703705782">
          <w:marLeft w:val="640"/>
          <w:marRight w:val="0"/>
          <w:marTop w:val="0"/>
          <w:marBottom w:val="0"/>
          <w:divBdr>
            <w:top w:val="none" w:sz="0" w:space="0" w:color="auto"/>
            <w:left w:val="none" w:sz="0" w:space="0" w:color="auto"/>
            <w:bottom w:val="none" w:sz="0" w:space="0" w:color="auto"/>
            <w:right w:val="none" w:sz="0" w:space="0" w:color="auto"/>
          </w:divBdr>
        </w:div>
        <w:div w:id="1616863812">
          <w:marLeft w:val="640"/>
          <w:marRight w:val="0"/>
          <w:marTop w:val="0"/>
          <w:marBottom w:val="0"/>
          <w:divBdr>
            <w:top w:val="none" w:sz="0" w:space="0" w:color="auto"/>
            <w:left w:val="none" w:sz="0" w:space="0" w:color="auto"/>
            <w:bottom w:val="none" w:sz="0" w:space="0" w:color="auto"/>
            <w:right w:val="none" w:sz="0" w:space="0" w:color="auto"/>
          </w:divBdr>
        </w:div>
        <w:div w:id="378869409">
          <w:marLeft w:val="640"/>
          <w:marRight w:val="0"/>
          <w:marTop w:val="0"/>
          <w:marBottom w:val="0"/>
          <w:divBdr>
            <w:top w:val="none" w:sz="0" w:space="0" w:color="auto"/>
            <w:left w:val="none" w:sz="0" w:space="0" w:color="auto"/>
            <w:bottom w:val="none" w:sz="0" w:space="0" w:color="auto"/>
            <w:right w:val="none" w:sz="0" w:space="0" w:color="auto"/>
          </w:divBdr>
        </w:div>
        <w:div w:id="1157116059">
          <w:marLeft w:val="640"/>
          <w:marRight w:val="0"/>
          <w:marTop w:val="0"/>
          <w:marBottom w:val="0"/>
          <w:divBdr>
            <w:top w:val="none" w:sz="0" w:space="0" w:color="auto"/>
            <w:left w:val="none" w:sz="0" w:space="0" w:color="auto"/>
            <w:bottom w:val="none" w:sz="0" w:space="0" w:color="auto"/>
            <w:right w:val="none" w:sz="0" w:space="0" w:color="auto"/>
          </w:divBdr>
        </w:div>
        <w:div w:id="309142148">
          <w:marLeft w:val="640"/>
          <w:marRight w:val="0"/>
          <w:marTop w:val="0"/>
          <w:marBottom w:val="0"/>
          <w:divBdr>
            <w:top w:val="none" w:sz="0" w:space="0" w:color="auto"/>
            <w:left w:val="none" w:sz="0" w:space="0" w:color="auto"/>
            <w:bottom w:val="none" w:sz="0" w:space="0" w:color="auto"/>
            <w:right w:val="none" w:sz="0" w:space="0" w:color="auto"/>
          </w:divBdr>
        </w:div>
        <w:div w:id="1279530380">
          <w:marLeft w:val="640"/>
          <w:marRight w:val="0"/>
          <w:marTop w:val="0"/>
          <w:marBottom w:val="0"/>
          <w:divBdr>
            <w:top w:val="none" w:sz="0" w:space="0" w:color="auto"/>
            <w:left w:val="none" w:sz="0" w:space="0" w:color="auto"/>
            <w:bottom w:val="none" w:sz="0" w:space="0" w:color="auto"/>
            <w:right w:val="none" w:sz="0" w:space="0" w:color="auto"/>
          </w:divBdr>
        </w:div>
        <w:div w:id="2018192917">
          <w:marLeft w:val="640"/>
          <w:marRight w:val="0"/>
          <w:marTop w:val="0"/>
          <w:marBottom w:val="0"/>
          <w:divBdr>
            <w:top w:val="none" w:sz="0" w:space="0" w:color="auto"/>
            <w:left w:val="none" w:sz="0" w:space="0" w:color="auto"/>
            <w:bottom w:val="none" w:sz="0" w:space="0" w:color="auto"/>
            <w:right w:val="none" w:sz="0" w:space="0" w:color="auto"/>
          </w:divBdr>
        </w:div>
        <w:div w:id="991179368">
          <w:marLeft w:val="640"/>
          <w:marRight w:val="0"/>
          <w:marTop w:val="0"/>
          <w:marBottom w:val="0"/>
          <w:divBdr>
            <w:top w:val="none" w:sz="0" w:space="0" w:color="auto"/>
            <w:left w:val="none" w:sz="0" w:space="0" w:color="auto"/>
            <w:bottom w:val="none" w:sz="0" w:space="0" w:color="auto"/>
            <w:right w:val="none" w:sz="0" w:space="0" w:color="auto"/>
          </w:divBdr>
        </w:div>
        <w:div w:id="435750989">
          <w:marLeft w:val="640"/>
          <w:marRight w:val="0"/>
          <w:marTop w:val="0"/>
          <w:marBottom w:val="0"/>
          <w:divBdr>
            <w:top w:val="none" w:sz="0" w:space="0" w:color="auto"/>
            <w:left w:val="none" w:sz="0" w:space="0" w:color="auto"/>
            <w:bottom w:val="none" w:sz="0" w:space="0" w:color="auto"/>
            <w:right w:val="none" w:sz="0" w:space="0" w:color="auto"/>
          </w:divBdr>
        </w:div>
        <w:div w:id="1128011794">
          <w:marLeft w:val="640"/>
          <w:marRight w:val="0"/>
          <w:marTop w:val="0"/>
          <w:marBottom w:val="0"/>
          <w:divBdr>
            <w:top w:val="none" w:sz="0" w:space="0" w:color="auto"/>
            <w:left w:val="none" w:sz="0" w:space="0" w:color="auto"/>
            <w:bottom w:val="none" w:sz="0" w:space="0" w:color="auto"/>
            <w:right w:val="none" w:sz="0" w:space="0" w:color="auto"/>
          </w:divBdr>
        </w:div>
        <w:div w:id="466045583">
          <w:marLeft w:val="640"/>
          <w:marRight w:val="0"/>
          <w:marTop w:val="0"/>
          <w:marBottom w:val="0"/>
          <w:divBdr>
            <w:top w:val="none" w:sz="0" w:space="0" w:color="auto"/>
            <w:left w:val="none" w:sz="0" w:space="0" w:color="auto"/>
            <w:bottom w:val="none" w:sz="0" w:space="0" w:color="auto"/>
            <w:right w:val="none" w:sz="0" w:space="0" w:color="auto"/>
          </w:divBdr>
        </w:div>
        <w:div w:id="744493050">
          <w:marLeft w:val="640"/>
          <w:marRight w:val="0"/>
          <w:marTop w:val="0"/>
          <w:marBottom w:val="0"/>
          <w:divBdr>
            <w:top w:val="none" w:sz="0" w:space="0" w:color="auto"/>
            <w:left w:val="none" w:sz="0" w:space="0" w:color="auto"/>
            <w:bottom w:val="none" w:sz="0" w:space="0" w:color="auto"/>
            <w:right w:val="none" w:sz="0" w:space="0" w:color="auto"/>
          </w:divBdr>
        </w:div>
        <w:div w:id="427623342">
          <w:marLeft w:val="640"/>
          <w:marRight w:val="0"/>
          <w:marTop w:val="0"/>
          <w:marBottom w:val="0"/>
          <w:divBdr>
            <w:top w:val="none" w:sz="0" w:space="0" w:color="auto"/>
            <w:left w:val="none" w:sz="0" w:space="0" w:color="auto"/>
            <w:bottom w:val="none" w:sz="0" w:space="0" w:color="auto"/>
            <w:right w:val="none" w:sz="0" w:space="0" w:color="auto"/>
          </w:divBdr>
        </w:div>
        <w:div w:id="8265995">
          <w:marLeft w:val="640"/>
          <w:marRight w:val="0"/>
          <w:marTop w:val="0"/>
          <w:marBottom w:val="0"/>
          <w:divBdr>
            <w:top w:val="none" w:sz="0" w:space="0" w:color="auto"/>
            <w:left w:val="none" w:sz="0" w:space="0" w:color="auto"/>
            <w:bottom w:val="none" w:sz="0" w:space="0" w:color="auto"/>
            <w:right w:val="none" w:sz="0" w:space="0" w:color="auto"/>
          </w:divBdr>
        </w:div>
        <w:div w:id="1808280204">
          <w:marLeft w:val="640"/>
          <w:marRight w:val="0"/>
          <w:marTop w:val="0"/>
          <w:marBottom w:val="0"/>
          <w:divBdr>
            <w:top w:val="none" w:sz="0" w:space="0" w:color="auto"/>
            <w:left w:val="none" w:sz="0" w:space="0" w:color="auto"/>
            <w:bottom w:val="none" w:sz="0" w:space="0" w:color="auto"/>
            <w:right w:val="none" w:sz="0" w:space="0" w:color="auto"/>
          </w:divBdr>
        </w:div>
        <w:div w:id="2123070567">
          <w:marLeft w:val="640"/>
          <w:marRight w:val="0"/>
          <w:marTop w:val="0"/>
          <w:marBottom w:val="0"/>
          <w:divBdr>
            <w:top w:val="none" w:sz="0" w:space="0" w:color="auto"/>
            <w:left w:val="none" w:sz="0" w:space="0" w:color="auto"/>
            <w:bottom w:val="none" w:sz="0" w:space="0" w:color="auto"/>
            <w:right w:val="none" w:sz="0" w:space="0" w:color="auto"/>
          </w:divBdr>
        </w:div>
        <w:div w:id="258758014">
          <w:marLeft w:val="640"/>
          <w:marRight w:val="0"/>
          <w:marTop w:val="0"/>
          <w:marBottom w:val="0"/>
          <w:divBdr>
            <w:top w:val="none" w:sz="0" w:space="0" w:color="auto"/>
            <w:left w:val="none" w:sz="0" w:space="0" w:color="auto"/>
            <w:bottom w:val="none" w:sz="0" w:space="0" w:color="auto"/>
            <w:right w:val="none" w:sz="0" w:space="0" w:color="auto"/>
          </w:divBdr>
        </w:div>
        <w:div w:id="2143576326">
          <w:marLeft w:val="640"/>
          <w:marRight w:val="0"/>
          <w:marTop w:val="0"/>
          <w:marBottom w:val="0"/>
          <w:divBdr>
            <w:top w:val="none" w:sz="0" w:space="0" w:color="auto"/>
            <w:left w:val="none" w:sz="0" w:space="0" w:color="auto"/>
            <w:bottom w:val="none" w:sz="0" w:space="0" w:color="auto"/>
            <w:right w:val="none" w:sz="0" w:space="0" w:color="auto"/>
          </w:divBdr>
        </w:div>
        <w:div w:id="1750809635">
          <w:marLeft w:val="640"/>
          <w:marRight w:val="0"/>
          <w:marTop w:val="0"/>
          <w:marBottom w:val="0"/>
          <w:divBdr>
            <w:top w:val="none" w:sz="0" w:space="0" w:color="auto"/>
            <w:left w:val="none" w:sz="0" w:space="0" w:color="auto"/>
            <w:bottom w:val="none" w:sz="0" w:space="0" w:color="auto"/>
            <w:right w:val="none" w:sz="0" w:space="0" w:color="auto"/>
          </w:divBdr>
        </w:div>
        <w:div w:id="354884564">
          <w:marLeft w:val="640"/>
          <w:marRight w:val="0"/>
          <w:marTop w:val="0"/>
          <w:marBottom w:val="0"/>
          <w:divBdr>
            <w:top w:val="none" w:sz="0" w:space="0" w:color="auto"/>
            <w:left w:val="none" w:sz="0" w:space="0" w:color="auto"/>
            <w:bottom w:val="none" w:sz="0" w:space="0" w:color="auto"/>
            <w:right w:val="none" w:sz="0" w:space="0" w:color="auto"/>
          </w:divBdr>
        </w:div>
        <w:div w:id="2031055891">
          <w:marLeft w:val="640"/>
          <w:marRight w:val="0"/>
          <w:marTop w:val="0"/>
          <w:marBottom w:val="0"/>
          <w:divBdr>
            <w:top w:val="none" w:sz="0" w:space="0" w:color="auto"/>
            <w:left w:val="none" w:sz="0" w:space="0" w:color="auto"/>
            <w:bottom w:val="none" w:sz="0" w:space="0" w:color="auto"/>
            <w:right w:val="none" w:sz="0" w:space="0" w:color="auto"/>
          </w:divBdr>
        </w:div>
        <w:div w:id="1749961627">
          <w:marLeft w:val="640"/>
          <w:marRight w:val="0"/>
          <w:marTop w:val="0"/>
          <w:marBottom w:val="0"/>
          <w:divBdr>
            <w:top w:val="none" w:sz="0" w:space="0" w:color="auto"/>
            <w:left w:val="none" w:sz="0" w:space="0" w:color="auto"/>
            <w:bottom w:val="none" w:sz="0" w:space="0" w:color="auto"/>
            <w:right w:val="none" w:sz="0" w:space="0" w:color="auto"/>
          </w:divBdr>
        </w:div>
        <w:div w:id="2058119174">
          <w:marLeft w:val="640"/>
          <w:marRight w:val="0"/>
          <w:marTop w:val="0"/>
          <w:marBottom w:val="0"/>
          <w:divBdr>
            <w:top w:val="none" w:sz="0" w:space="0" w:color="auto"/>
            <w:left w:val="none" w:sz="0" w:space="0" w:color="auto"/>
            <w:bottom w:val="none" w:sz="0" w:space="0" w:color="auto"/>
            <w:right w:val="none" w:sz="0" w:space="0" w:color="auto"/>
          </w:divBdr>
        </w:div>
        <w:div w:id="1758162981">
          <w:marLeft w:val="640"/>
          <w:marRight w:val="0"/>
          <w:marTop w:val="0"/>
          <w:marBottom w:val="0"/>
          <w:divBdr>
            <w:top w:val="none" w:sz="0" w:space="0" w:color="auto"/>
            <w:left w:val="none" w:sz="0" w:space="0" w:color="auto"/>
            <w:bottom w:val="none" w:sz="0" w:space="0" w:color="auto"/>
            <w:right w:val="none" w:sz="0" w:space="0" w:color="auto"/>
          </w:divBdr>
        </w:div>
        <w:div w:id="878931596">
          <w:marLeft w:val="640"/>
          <w:marRight w:val="0"/>
          <w:marTop w:val="0"/>
          <w:marBottom w:val="0"/>
          <w:divBdr>
            <w:top w:val="none" w:sz="0" w:space="0" w:color="auto"/>
            <w:left w:val="none" w:sz="0" w:space="0" w:color="auto"/>
            <w:bottom w:val="none" w:sz="0" w:space="0" w:color="auto"/>
            <w:right w:val="none" w:sz="0" w:space="0" w:color="auto"/>
          </w:divBdr>
        </w:div>
        <w:div w:id="1746688407">
          <w:marLeft w:val="640"/>
          <w:marRight w:val="0"/>
          <w:marTop w:val="0"/>
          <w:marBottom w:val="0"/>
          <w:divBdr>
            <w:top w:val="none" w:sz="0" w:space="0" w:color="auto"/>
            <w:left w:val="none" w:sz="0" w:space="0" w:color="auto"/>
            <w:bottom w:val="none" w:sz="0" w:space="0" w:color="auto"/>
            <w:right w:val="none" w:sz="0" w:space="0" w:color="auto"/>
          </w:divBdr>
        </w:div>
        <w:div w:id="898826543">
          <w:marLeft w:val="640"/>
          <w:marRight w:val="0"/>
          <w:marTop w:val="0"/>
          <w:marBottom w:val="0"/>
          <w:divBdr>
            <w:top w:val="none" w:sz="0" w:space="0" w:color="auto"/>
            <w:left w:val="none" w:sz="0" w:space="0" w:color="auto"/>
            <w:bottom w:val="none" w:sz="0" w:space="0" w:color="auto"/>
            <w:right w:val="none" w:sz="0" w:space="0" w:color="auto"/>
          </w:divBdr>
        </w:div>
        <w:div w:id="1065109718">
          <w:marLeft w:val="640"/>
          <w:marRight w:val="0"/>
          <w:marTop w:val="0"/>
          <w:marBottom w:val="0"/>
          <w:divBdr>
            <w:top w:val="none" w:sz="0" w:space="0" w:color="auto"/>
            <w:left w:val="none" w:sz="0" w:space="0" w:color="auto"/>
            <w:bottom w:val="none" w:sz="0" w:space="0" w:color="auto"/>
            <w:right w:val="none" w:sz="0" w:space="0" w:color="auto"/>
          </w:divBdr>
        </w:div>
        <w:div w:id="691876430">
          <w:marLeft w:val="640"/>
          <w:marRight w:val="0"/>
          <w:marTop w:val="0"/>
          <w:marBottom w:val="0"/>
          <w:divBdr>
            <w:top w:val="none" w:sz="0" w:space="0" w:color="auto"/>
            <w:left w:val="none" w:sz="0" w:space="0" w:color="auto"/>
            <w:bottom w:val="none" w:sz="0" w:space="0" w:color="auto"/>
            <w:right w:val="none" w:sz="0" w:space="0" w:color="auto"/>
          </w:divBdr>
        </w:div>
      </w:divsChild>
    </w:div>
    <w:div w:id="418796950">
      <w:bodyDiv w:val="1"/>
      <w:marLeft w:val="0"/>
      <w:marRight w:val="0"/>
      <w:marTop w:val="0"/>
      <w:marBottom w:val="0"/>
      <w:divBdr>
        <w:top w:val="none" w:sz="0" w:space="0" w:color="auto"/>
        <w:left w:val="none" w:sz="0" w:space="0" w:color="auto"/>
        <w:bottom w:val="none" w:sz="0" w:space="0" w:color="auto"/>
        <w:right w:val="none" w:sz="0" w:space="0" w:color="auto"/>
      </w:divBdr>
      <w:divsChild>
        <w:div w:id="1825655573">
          <w:marLeft w:val="640"/>
          <w:marRight w:val="0"/>
          <w:marTop w:val="0"/>
          <w:marBottom w:val="0"/>
          <w:divBdr>
            <w:top w:val="none" w:sz="0" w:space="0" w:color="auto"/>
            <w:left w:val="none" w:sz="0" w:space="0" w:color="auto"/>
            <w:bottom w:val="none" w:sz="0" w:space="0" w:color="auto"/>
            <w:right w:val="none" w:sz="0" w:space="0" w:color="auto"/>
          </w:divBdr>
        </w:div>
        <w:div w:id="883324216">
          <w:marLeft w:val="640"/>
          <w:marRight w:val="0"/>
          <w:marTop w:val="0"/>
          <w:marBottom w:val="0"/>
          <w:divBdr>
            <w:top w:val="none" w:sz="0" w:space="0" w:color="auto"/>
            <w:left w:val="none" w:sz="0" w:space="0" w:color="auto"/>
            <w:bottom w:val="none" w:sz="0" w:space="0" w:color="auto"/>
            <w:right w:val="none" w:sz="0" w:space="0" w:color="auto"/>
          </w:divBdr>
        </w:div>
        <w:div w:id="888885719">
          <w:marLeft w:val="640"/>
          <w:marRight w:val="0"/>
          <w:marTop w:val="0"/>
          <w:marBottom w:val="0"/>
          <w:divBdr>
            <w:top w:val="none" w:sz="0" w:space="0" w:color="auto"/>
            <w:left w:val="none" w:sz="0" w:space="0" w:color="auto"/>
            <w:bottom w:val="none" w:sz="0" w:space="0" w:color="auto"/>
            <w:right w:val="none" w:sz="0" w:space="0" w:color="auto"/>
          </w:divBdr>
        </w:div>
        <w:div w:id="481001166">
          <w:marLeft w:val="640"/>
          <w:marRight w:val="0"/>
          <w:marTop w:val="0"/>
          <w:marBottom w:val="0"/>
          <w:divBdr>
            <w:top w:val="none" w:sz="0" w:space="0" w:color="auto"/>
            <w:left w:val="none" w:sz="0" w:space="0" w:color="auto"/>
            <w:bottom w:val="none" w:sz="0" w:space="0" w:color="auto"/>
            <w:right w:val="none" w:sz="0" w:space="0" w:color="auto"/>
          </w:divBdr>
        </w:div>
        <w:div w:id="1288124591">
          <w:marLeft w:val="640"/>
          <w:marRight w:val="0"/>
          <w:marTop w:val="0"/>
          <w:marBottom w:val="0"/>
          <w:divBdr>
            <w:top w:val="none" w:sz="0" w:space="0" w:color="auto"/>
            <w:left w:val="none" w:sz="0" w:space="0" w:color="auto"/>
            <w:bottom w:val="none" w:sz="0" w:space="0" w:color="auto"/>
            <w:right w:val="none" w:sz="0" w:space="0" w:color="auto"/>
          </w:divBdr>
        </w:div>
        <w:div w:id="1888831455">
          <w:marLeft w:val="640"/>
          <w:marRight w:val="0"/>
          <w:marTop w:val="0"/>
          <w:marBottom w:val="0"/>
          <w:divBdr>
            <w:top w:val="none" w:sz="0" w:space="0" w:color="auto"/>
            <w:left w:val="none" w:sz="0" w:space="0" w:color="auto"/>
            <w:bottom w:val="none" w:sz="0" w:space="0" w:color="auto"/>
            <w:right w:val="none" w:sz="0" w:space="0" w:color="auto"/>
          </w:divBdr>
        </w:div>
        <w:div w:id="1639843360">
          <w:marLeft w:val="640"/>
          <w:marRight w:val="0"/>
          <w:marTop w:val="0"/>
          <w:marBottom w:val="0"/>
          <w:divBdr>
            <w:top w:val="none" w:sz="0" w:space="0" w:color="auto"/>
            <w:left w:val="none" w:sz="0" w:space="0" w:color="auto"/>
            <w:bottom w:val="none" w:sz="0" w:space="0" w:color="auto"/>
            <w:right w:val="none" w:sz="0" w:space="0" w:color="auto"/>
          </w:divBdr>
        </w:div>
        <w:div w:id="1679112082">
          <w:marLeft w:val="640"/>
          <w:marRight w:val="0"/>
          <w:marTop w:val="0"/>
          <w:marBottom w:val="0"/>
          <w:divBdr>
            <w:top w:val="none" w:sz="0" w:space="0" w:color="auto"/>
            <w:left w:val="none" w:sz="0" w:space="0" w:color="auto"/>
            <w:bottom w:val="none" w:sz="0" w:space="0" w:color="auto"/>
            <w:right w:val="none" w:sz="0" w:space="0" w:color="auto"/>
          </w:divBdr>
        </w:div>
        <w:div w:id="1141187828">
          <w:marLeft w:val="640"/>
          <w:marRight w:val="0"/>
          <w:marTop w:val="0"/>
          <w:marBottom w:val="0"/>
          <w:divBdr>
            <w:top w:val="none" w:sz="0" w:space="0" w:color="auto"/>
            <w:left w:val="none" w:sz="0" w:space="0" w:color="auto"/>
            <w:bottom w:val="none" w:sz="0" w:space="0" w:color="auto"/>
            <w:right w:val="none" w:sz="0" w:space="0" w:color="auto"/>
          </w:divBdr>
        </w:div>
        <w:div w:id="1719815369">
          <w:marLeft w:val="640"/>
          <w:marRight w:val="0"/>
          <w:marTop w:val="0"/>
          <w:marBottom w:val="0"/>
          <w:divBdr>
            <w:top w:val="none" w:sz="0" w:space="0" w:color="auto"/>
            <w:left w:val="none" w:sz="0" w:space="0" w:color="auto"/>
            <w:bottom w:val="none" w:sz="0" w:space="0" w:color="auto"/>
            <w:right w:val="none" w:sz="0" w:space="0" w:color="auto"/>
          </w:divBdr>
        </w:div>
        <w:div w:id="1475757184">
          <w:marLeft w:val="640"/>
          <w:marRight w:val="0"/>
          <w:marTop w:val="0"/>
          <w:marBottom w:val="0"/>
          <w:divBdr>
            <w:top w:val="none" w:sz="0" w:space="0" w:color="auto"/>
            <w:left w:val="none" w:sz="0" w:space="0" w:color="auto"/>
            <w:bottom w:val="none" w:sz="0" w:space="0" w:color="auto"/>
            <w:right w:val="none" w:sz="0" w:space="0" w:color="auto"/>
          </w:divBdr>
        </w:div>
        <w:div w:id="1986084729">
          <w:marLeft w:val="640"/>
          <w:marRight w:val="0"/>
          <w:marTop w:val="0"/>
          <w:marBottom w:val="0"/>
          <w:divBdr>
            <w:top w:val="none" w:sz="0" w:space="0" w:color="auto"/>
            <w:left w:val="none" w:sz="0" w:space="0" w:color="auto"/>
            <w:bottom w:val="none" w:sz="0" w:space="0" w:color="auto"/>
            <w:right w:val="none" w:sz="0" w:space="0" w:color="auto"/>
          </w:divBdr>
        </w:div>
        <w:div w:id="2134126554">
          <w:marLeft w:val="640"/>
          <w:marRight w:val="0"/>
          <w:marTop w:val="0"/>
          <w:marBottom w:val="0"/>
          <w:divBdr>
            <w:top w:val="none" w:sz="0" w:space="0" w:color="auto"/>
            <w:left w:val="none" w:sz="0" w:space="0" w:color="auto"/>
            <w:bottom w:val="none" w:sz="0" w:space="0" w:color="auto"/>
            <w:right w:val="none" w:sz="0" w:space="0" w:color="auto"/>
          </w:divBdr>
        </w:div>
        <w:div w:id="464128255">
          <w:marLeft w:val="640"/>
          <w:marRight w:val="0"/>
          <w:marTop w:val="0"/>
          <w:marBottom w:val="0"/>
          <w:divBdr>
            <w:top w:val="none" w:sz="0" w:space="0" w:color="auto"/>
            <w:left w:val="none" w:sz="0" w:space="0" w:color="auto"/>
            <w:bottom w:val="none" w:sz="0" w:space="0" w:color="auto"/>
            <w:right w:val="none" w:sz="0" w:space="0" w:color="auto"/>
          </w:divBdr>
        </w:div>
        <w:div w:id="1825706717">
          <w:marLeft w:val="640"/>
          <w:marRight w:val="0"/>
          <w:marTop w:val="0"/>
          <w:marBottom w:val="0"/>
          <w:divBdr>
            <w:top w:val="none" w:sz="0" w:space="0" w:color="auto"/>
            <w:left w:val="none" w:sz="0" w:space="0" w:color="auto"/>
            <w:bottom w:val="none" w:sz="0" w:space="0" w:color="auto"/>
            <w:right w:val="none" w:sz="0" w:space="0" w:color="auto"/>
          </w:divBdr>
        </w:div>
        <w:div w:id="94131653">
          <w:marLeft w:val="640"/>
          <w:marRight w:val="0"/>
          <w:marTop w:val="0"/>
          <w:marBottom w:val="0"/>
          <w:divBdr>
            <w:top w:val="none" w:sz="0" w:space="0" w:color="auto"/>
            <w:left w:val="none" w:sz="0" w:space="0" w:color="auto"/>
            <w:bottom w:val="none" w:sz="0" w:space="0" w:color="auto"/>
            <w:right w:val="none" w:sz="0" w:space="0" w:color="auto"/>
          </w:divBdr>
        </w:div>
        <w:div w:id="1864901930">
          <w:marLeft w:val="640"/>
          <w:marRight w:val="0"/>
          <w:marTop w:val="0"/>
          <w:marBottom w:val="0"/>
          <w:divBdr>
            <w:top w:val="none" w:sz="0" w:space="0" w:color="auto"/>
            <w:left w:val="none" w:sz="0" w:space="0" w:color="auto"/>
            <w:bottom w:val="none" w:sz="0" w:space="0" w:color="auto"/>
            <w:right w:val="none" w:sz="0" w:space="0" w:color="auto"/>
          </w:divBdr>
        </w:div>
        <w:div w:id="1771508715">
          <w:marLeft w:val="640"/>
          <w:marRight w:val="0"/>
          <w:marTop w:val="0"/>
          <w:marBottom w:val="0"/>
          <w:divBdr>
            <w:top w:val="none" w:sz="0" w:space="0" w:color="auto"/>
            <w:left w:val="none" w:sz="0" w:space="0" w:color="auto"/>
            <w:bottom w:val="none" w:sz="0" w:space="0" w:color="auto"/>
            <w:right w:val="none" w:sz="0" w:space="0" w:color="auto"/>
          </w:divBdr>
        </w:div>
        <w:div w:id="343358818">
          <w:marLeft w:val="640"/>
          <w:marRight w:val="0"/>
          <w:marTop w:val="0"/>
          <w:marBottom w:val="0"/>
          <w:divBdr>
            <w:top w:val="none" w:sz="0" w:space="0" w:color="auto"/>
            <w:left w:val="none" w:sz="0" w:space="0" w:color="auto"/>
            <w:bottom w:val="none" w:sz="0" w:space="0" w:color="auto"/>
            <w:right w:val="none" w:sz="0" w:space="0" w:color="auto"/>
          </w:divBdr>
        </w:div>
        <w:div w:id="392168813">
          <w:marLeft w:val="640"/>
          <w:marRight w:val="0"/>
          <w:marTop w:val="0"/>
          <w:marBottom w:val="0"/>
          <w:divBdr>
            <w:top w:val="none" w:sz="0" w:space="0" w:color="auto"/>
            <w:left w:val="none" w:sz="0" w:space="0" w:color="auto"/>
            <w:bottom w:val="none" w:sz="0" w:space="0" w:color="auto"/>
            <w:right w:val="none" w:sz="0" w:space="0" w:color="auto"/>
          </w:divBdr>
        </w:div>
        <w:div w:id="1876766286">
          <w:marLeft w:val="640"/>
          <w:marRight w:val="0"/>
          <w:marTop w:val="0"/>
          <w:marBottom w:val="0"/>
          <w:divBdr>
            <w:top w:val="none" w:sz="0" w:space="0" w:color="auto"/>
            <w:left w:val="none" w:sz="0" w:space="0" w:color="auto"/>
            <w:bottom w:val="none" w:sz="0" w:space="0" w:color="auto"/>
            <w:right w:val="none" w:sz="0" w:space="0" w:color="auto"/>
          </w:divBdr>
        </w:div>
        <w:div w:id="2035767015">
          <w:marLeft w:val="640"/>
          <w:marRight w:val="0"/>
          <w:marTop w:val="0"/>
          <w:marBottom w:val="0"/>
          <w:divBdr>
            <w:top w:val="none" w:sz="0" w:space="0" w:color="auto"/>
            <w:left w:val="none" w:sz="0" w:space="0" w:color="auto"/>
            <w:bottom w:val="none" w:sz="0" w:space="0" w:color="auto"/>
            <w:right w:val="none" w:sz="0" w:space="0" w:color="auto"/>
          </w:divBdr>
        </w:div>
        <w:div w:id="1118184945">
          <w:marLeft w:val="640"/>
          <w:marRight w:val="0"/>
          <w:marTop w:val="0"/>
          <w:marBottom w:val="0"/>
          <w:divBdr>
            <w:top w:val="none" w:sz="0" w:space="0" w:color="auto"/>
            <w:left w:val="none" w:sz="0" w:space="0" w:color="auto"/>
            <w:bottom w:val="none" w:sz="0" w:space="0" w:color="auto"/>
            <w:right w:val="none" w:sz="0" w:space="0" w:color="auto"/>
          </w:divBdr>
        </w:div>
        <w:div w:id="309675150">
          <w:marLeft w:val="640"/>
          <w:marRight w:val="0"/>
          <w:marTop w:val="0"/>
          <w:marBottom w:val="0"/>
          <w:divBdr>
            <w:top w:val="none" w:sz="0" w:space="0" w:color="auto"/>
            <w:left w:val="none" w:sz="0" w:space="0" w:color="auto"/>
            <w:bottom w:val="none" w:sz="0" w:space="0" w:color="auto"/>
            <w:right w:val="none" w:sz="0" w:space="0" w:color="auto"/>
          </w:divBdr>
        </w:div>
        <w:div w:id="241840069">
          <w:marLeft w:val="640"/>
          <w:marRight w:val="0"/>
          <w:marTop w:val="0"/>
          <w:marBottom w:val="0"/>
          <w:divBdr>
            <w:top w:val="none" w:sz="0" w:space="0" w:color="auto"/>
            <w:left w:val="none" w:sz="0" w:space="0" w:color="auto"/>
            <w:bottom w:val="none" w:sz="0" w:space="0" w:color="auto"/>
            <w:right w:val="none" w:sz="0" w:space="0" w:color="auto"/>
          </w:divBdr>
        </w:div>
        <w:div w:id="1333533291">
          <w:marLeft w:val="640"/>
          <w:marRight w:val="0"/>
          <w:marTop w:val="0"/>
          <w:marBottom w:val="0"/>
          <w:divBdr>
            <w:top w:val="none" w:sz="0" w:space="0" w:color="auto"/>
            <w:left w:val="none" w:sz="0" w:space="0" w:color="auto"/>
            <w:bottom w:val="none" w:sz="0" w:space="0" w:color="auto"/>
            <w:right w:val="none" w:sz="0" w:space="0" w:color="auto"/>
          </w:divBdr>
        </w:div>
        <w:div w:id="922834175">
          <w:marLeft w:val="640"/>
          <w:marRight w:val="0"/>
          <w:marTop w:val="0"/>
          <w:marBottom w:val="0"/>
          <w:divBdr>
            <w:top w:val="none" w:sz="0" w:space="0" w:color="auto"/>
            <w:left w:val="none" w:sz="0" w:space="0" w:color="auto"/>
            <w:bottom w:val="none" w:sz="0" w:space="0" w:color="auto"/>
            <w:right w:val="none" w:sz="0" w:space="0" w:color="auto"/>
          </w:divBdr>
        </w:div>
        <w:div w:id="2076735099">
          <w:marLeft w:val="640"/>
          <w:marRight w:val="0"/>
          <w:marTop w:val="0"/>
          <w:marBottom w:val="0"/>
          <w:divBdr>
            <w:top w:val="none" w:sz="0" w:space="0" w:color="auto"/>
            <w:left w:val="none" w:sz="0" w:space="0" w:color="auto"/>
            <w:bottom w:val="none" w:sz="0" w:space="0" w:color="auto"/>
            <w:right w:val="none" w:sz="0" w:space="0" w:color="auto"/>
          </w:divBdr>
        </w:div>
        <w:div w:id="1060981227">
          <w:marLeft w:val="640"/>
          <w:marRight w:val="0"/>
          <w:marTop w:val="0"/>
          <w:marBottom w:val="0"/>
          <w:divBdr>
            <w:top w:val="none" w:sz="0" w:space="0" w:color="auto"/>
            <w:left w:val="none" w:sz="0" w:space="0" w:color="auto"/>
            <w:bottom w:val="none" w:sz="0" w:space="0" w:color="auto"/>
            <w:right w:val="none" w:sz="0" w:space="0" w:color="auto"/>
          </w:divBdr>
        </w:div>
        <w:div w:id="31466423">
          <w:marLeft w:val="640"/>
          <w:marRight w:val="0"/>
          <w:marTop w:val="0"/>
          <w:marBottom w:val="0"/>
          <w:divBdr>
            <w:top w:val="none" w:sz="0" w:space="0" w:color="auto"/>
            <w:left w:val="none" w:sz="0" w:space="0" w:color="auto"/>
            <w:bottom w:val="none" w:sz="0" w:space="0" w:color="auto"/>
            <w:right w:val="none" w:sz="0" w:space="0" w:color="auto"/>
          </w:divBdr>
        </w:div>
        <w:div w:id="1759014224">
          <w:marLeft w:val="640"/>
          <w:marRight w:val="0"/>
          <w:marTop w:val="0"/>
          <w:marBottom w:val="0"/>
          <w:divBdr>
            <w:top w:val="none" w:sz="0" w:space="0" w:color="auto"/>
            <w:left w:val="none" w:sz="0" w:space="0" w:color="auto"/>
            <w:bottom w:val="none" w:sz="0" w:space="0" w:color="auto"/>
            <w:right w:val="none" w:sz="0" w:space="0" w:color="auto"/>
          </w:divBdr>
        </w:div>
        <w:div w:id="1408066546">
          <w:marLeft w:val="640"/>
          <w:marRight w:val="0"/>
          <w:marTop w:val="0"/>
          <w:marBottom w:val="0"/>
          <w:divBdr>
            <w:top w:val="none" w:sz="0" w:space="0" w:color="auto"/>
            <w:left w:val="none" w:sz="0" w:space="0" w:color="auto"/>
            <w:bottom w:val="none" w:sz="0" w:space="0" w:color="auto"/>
            <w:right w:val="none" w:sz="0" w:space="0" w:color="auto"/>
          </w:divBdr>
        </w:div>
        <w:div w:id="1387993773">
          <w:marLeft w:val="640"/>
          <w:marRight w:val="0"/>
          <w:marTop w:val="0"/>
          <w:marBottom w:val="0"/>
          <w:divBdr>
            <w:top w:val="none" w:sz="0" w:space="0" w:color="auto"/>
            <w:left w:val="none" w:sz="0" w:space="0" w:color="auto"/>
            <w:bottom w:val="none" w:sz="0" w:space="0" w:color="auto"/>
            <w:right w:val="none" w:sz="0" w:space="0" w:color="auto"/>
          </w:divBdr>
        </w:div>
        <w:div w:id="191958341">
          <w:marLeft w:val="640"/>
          <w:marRight w:val="0"/>
          <w:marTop w:val="0"/>
          <w:marBottom w:val="0"/>
          <w:divBdr>
            <w:top w:val="none" w:sz="0" w:space="0" w:color="auto"/>
            <w:left w:val="none" w:sz="0" w:space="0" w:color="auto"/>
            <w:bottom w:val="none" w:sz="0" w:space="0" w:color="auto"/>
            <w:right w:val="none" w:sz="0" w:space="0" w:color="auto"/>
          </w:divBdr>
        </w:div>
        <w:div w:id="1782676199">
          <w:marLeft w:val="640"/>
          <w:marRight w:val="0"/>
          <w:marTop w:val="0"/>
          <w:marBottom w:val="0"/>
          <w:divBdr>
            <w:top w:val="none" w:sz="0" w:space="0" w:color="auto"/>
            <w:left w:val="none" w:sz="0" w:space="0" w:color="auto"/>
            <w:bottom w:val="none" w:sz="0" w:space="0" w:color="auto"/>
            <w:right w:val="none" w:sz="0" w:space="0" w:color="auto"/>
          </w:divBdr>
        </w:div>
        <w:div w:id="1124956543">
          <w:marLeft w:val="640"/>
          <w:marRight w:val="0"/>
          <w:marTop w:val="0"/>
          <w:marBottom w:val="0"/>
          <w:divBdr>
            <w:top w:val="none" w:sz="0" w:space="0" w:color="auto"/>
            <w:left w:val="none" w:sz="0" w:space="0" w:color="auto"/>
            <w:bottom w:val="none" w:sz="0" w:space="0" w:color="auto"/>
            <w:right w:val="none" w:sz="0" w:space="0" w:color="auto"/>
          </w:divBdr>
        </w:div>
        <w:div w:id="1236670360">
          <w:marLeft w:val="640"/>
          <w:marRight w:val="0"/>
          <w:marTop w:val="0"/>
          <w:marBottom w:val="0"/>
          <w:divBdr>
            <w:top w:val="none" w:sz="0" w:space="0" w:color="auto"/>
            <w:left w:val="none" w:sz="0" w:space="0" w:color="auto"/>
            <w:bottom w:val="none" w:sz="0" w:space="0" w:color="auto"/>
            <w:right w:val="none" w:sz="0" w:space="0" w:color="auto"/>
          </w:divBdr>
        </w:div>
        <w:div w:id="872376471">
          <w:marLeft w:val="640"/>
          <w:marRight w:val="0"/>
          <w:marTop w:val="0"/>
          <w:marBottom w:val="0"/>
          <w:divBdr>
            <w:top w:val="none" w:sz="0" w:space="0" w:color="auto"/>
            <w:left w:val="none" w:sz="0" w:space="0" w:color="auto"/>
            <w:bottom w:val="none" w:sz="0" w:space="0" w:color="auto"/>
            <w:right w:val="none" w:sz="0" w:space="0" w:color="auto"/>
          </w:divBdr>
        </w:div>
        <w:div w:id="889806203">
          <w:marLeft w:val="640"/>
          <w:marRight w:val="0"/>
          <w:marTop w:val="0"/>
          <w:marBottom w:val="0"/>
          <w:divBdr>
            <w:top w:val="none" w:sz="0" w:space="0" w:color="auto"/>
            <w:left w:val="none" w:sz="0" w:space="0" w:color="auto"/>
            <w:bottom w:val="none" w:sz="0" w:space="0" w:color="auto"/>
            <w:right w:val="none" w:sz="0" w:space="0" w:color="auto"/>
          </w:divBdr>
        </w:div>
        <w:div w:id="861939393">
          <w:marLeft w:val="640"/>
          <w:marRight w:val="0"/>
          <w:marTop w:val="0"/>
          <w:marBottom w:val="0"/>
          <w:divBdr>
            <w:top w:val="none" w:sz="0" w:space="0" w:color="auto"/>
            <w:left w:val="none" w:sz="0" w:space="0" w:color="auto"/>
            <w:bottom w:val="none" w:sz="0" w:space="0" w:color="auto"/>
            <w:right w:val="none" w:sz="0" w:space="0" w:color="auto"/>
          </w:divBdr>
        </w:div>
        <w:div w:id="856849540">
          <w:marLeft w:val="640"/>
          <w:marRight w:val="0"/>
          <w:marTop w:val="0"/>
          <w:marBottom w:val="0"/>
          <w:divBdr>
            <w:top w:val="none" w:sz="0" w:space="0" w:color="auto"/>
            <w:left w:val="none" w:sz="0" w:space="0" w:color="auto"/>
            <w:bottom w:val="none" w:sz="0" w:space="0" w:color="auto"/>
            <w:right w:val="none" w:sz="0" w:space="0" w:color="auto"/>
          </w:divBdr>
        </w:div>
        <w:div w:id="2087217167">
          <w:marLeft w:val="640"/>
          <w:marRight w:val="0"/>
          <w:marTop w:val="0"/>
          <w:marBottom w:val="0"/>
          <w:divBdr>
            <w:top w:val="none" w:sz="0" w:space="0" w:color="auto"/>
            <w:left w:val="none" w:sz="0" w:space="0" w:color="auto"/>
            <w:bottom w:val="none" w:sz="0" w:space="0" w:color="auto"/>
            <w:right w:val="none" w:sz="0" w:space="0" w:color="auto"/>
          </w:divBdr>
        </w:div>
        <w:div w:id="1668023187">
          <w:marLeft w:val="640"/>
          <w:marRight w:val="0"/>
          <w:marTop w:val="0"/>
          <w:marBottom w:val="0"/>
          <w:divBdr>
            <w:top w:val="none" w:sz="0" w:space="0" w:color="auto"/>
            <w:left w:val="none" w:sz="0" w:space="0" w:color="auto"/>
            <w:bottom w:val="none" w:sz="0" w:space="0" w:color="auto"/>
            <w:right w:val="none" w:sz="0" w:space="0" w:color="auto"/>
          </w:divBdr>
        </w:div>
        <w:div w:id="1229655956">
          <w:marLeft w:val="640"/>
          <w:marRight w:val="0"/>
          <w:marTop w:val="0"/>
          <w:marBottom w:val="0"/>
          <w:divBdr>
            <w:top w:val="none" w:sz="0" w:space="0" w:color="auto"/>
            <w:left w:val="none" w:sz="0" w:space="0" w:color="auto"/>
            <w:bottom w:val="none" w:sz="0" w:space="0" w:color="auto"/>
            <w:right w:val="none" w:sz="0" w:space="0" w:color="auto"/>
          </w:divBdr>
        </w:div>
        <w:div w:id="204565930">
          <w:marLeft w:val="640"/>
          <w:marRight w:val="0"/>
          <w:marTop w:val="0"/>
          <w:marBottom w:val="0"/>
          <w:divBdr>
            <w:top w:val="none" w:sz="0" w:space="0" w:color="auto"/>
            <w:left w:val="none" w:sz="0" w:space="0" w:color="auto"/>
            <w:bottom w:val="none" w:sz="0" w:space="0" w:color="auto"/>
            <w:right w:val="none" w:sz="0" w:space="0" w:color="auto"/>
          </w:divBdr>
        </w:div>
        <w:div w:id="1964580701">
          <w:marLeft w:val="640"/>
          <w:marRight w:val="0"/>
          <w:marTop w:val="0"/>
          <w:marBottom w:val="0"/>
          <w:divBdr>
            <w:top w:val="none" w:sz="0" w:space="0" w:color="auto"/>
            <w:left w:val="none" w:sz="0" w:space="0" w:color="auto"/>
            <w:bottom w:val="none" w:sz="0" w:space="0" w:color="auto"/>
            <w:right w:val="none" w:sz="0" w:space="0" w:color="auto"/>
          </w:divBdr>
        </w:div>
        <w:div w:id="444622625">
          <w:marLeft w:val="640"/>
          <w:marRight w:val="0"/>
          <w:marTop w:val="0"/>
          <w:marBottom w:val="0"/>
          <w:divBdr>
            <w:top w:val="none" w:sz="0" w:space="0" w:color="auto"/>
            <w:left w:val="none" w:sz="0" w:space="0" w:color="auto"/>
            <w:bottom w:val="none" w:sz="0" w:space="0" w:color="auto"/>
            <w:right w:val="none" w:sz="0" w:space="0" w:color="auto"/>
          </w:divBdr>
        </w:div>
        <w:div w:id="1781104124">
          <w:marLeft w:val="640"/>
          <w:marRight w:val="0"/>
          <w:marTop w:val="0"/>
          <w:marBottom w:val="0"/>
          <w:divBdr>
            <w:top w:val="none" w:sz="0" w:space="0" w:color="auto"/>
            <w:left w:val="none" w:sz="0" w:space="0" w:color="auto"/>
            <w:bottom w:val="none" w:sz="0" w:space="0" w:color="auto"/>
            <w:right w:val="none" w:sz="0" w:space="0" w:color="auto"/>
          </w:divBdr>
        </w:div>
      </w:divsChild>
    </w:div>
    <w:div w:id="440228801">
      <w:marLeft w:val="0"/>
      <w:marRight w:val="0"/>
      <w:marTop w:val="0"/>
      <w:marBottom w:val="0"/>
      <w:divBdr>
        <w:top w:val="none" w:sz="0" w:space="0" w:color="auto"/>
        <w:left w:val="none" w:sz="0" w:space="0" w:color="auto"/>
        <w:bottom w:val="none" w:sz="0" w:space="0" w:color="auto"/>
        <w:right w:val="none" w:sz="0" w:space="0" w:color="auto"/>
      </w:divBdr>
    </w:div>
    <w:div w:id="440420365">
      <w:bodyDiv w:val="1"/>
      <w:marLeft w:val="0"/>
      <w:marRight w:val="0"/>
      <w:marTop w:val="0"/>
      <w:marBottom w:val="0"/>
      <w:divBdr>
        <w:top w:val="none" w:sz="0" w:space="0" w:color="auto"/>
        <w:left w:val="none" w:sz="0" w:space="0" w:color="auto"/>
        <w:bottom w:val="none" w:sz="0" w:space="0" w:color="auto"/>
        <w:right w:val="none" w:sz="0" w:space="0" w:color="auto"/>
      </w:divBdr>
      <w:divsChild>
        <w:div w:id="1202203107">
          <w:marLeft w:val="640"/>
          <w:marRight w:val="0"/>
          <w:marTop w:val="0"/>
          <w:marBottom w:val="0"/>
          <w:divBdr>
            <w:top w:val="none" w:sz="0" w:space="0" w:color="auto"/>
            <w:left w:val="none" w:sz="0" w:space="0" w:color="auto"/>
            <w:bottom w:val="none" w:sz="0" w:space="0" w:color="auto"/>
            <w:right w:val="none" w:sz="0" w:space="0" w:color="auto"/>
          </w:divBdr>
        </w:div>
        <w:div w:id="1133248833">
          <w:marLeft w:val="640"/>
          <w:marRight w:val="0"/>
          <w:marTop w:val="0"/>
          <w:marBottom w:val="0"/>
          <w:divBdr>
            <w:top w:val="none" w:sz="0" w:space="0" w:color="auto"/>
            <w:left w:val="none" w:sz="0" w:space="0" w:color="auto"/>
            <w:bottom w:val="none" w:sz="0" w:space="0" w:color="auto"/>
            <w:right w:val="none" w:sz="0" w:space="0" w:color="auto"/>
          </w:divBdr>
        </w:div>
        <w:div w:id="1759523308">
          <w:marLeft w:val="640"/>
          <w:marRight w:val="0"/>
          <w:marTop w:val="0"/>
          <w:marBottom w:val="0"/>
          <w:divBdr>
            <w:top w:val="none" w:sz="0" w:space="0" w:color="auto"/>
            <w:left w:val="none" w:sz="0" w:space="0" w:color="auto"/>
            <w:bottom w:val="none" w:sz="0" w:space="0" w:color="auto"/>
            <w:right w:val="none" w:sz="0" w:space="0" w:color="auto"/>
          </w:divBdr>
        </w:div>
        <w:div w:id="1051343191">
          <w:marLeft w:val="640"/>
          <w:marRight w:val="0"/>
          <w:marTop w:val="0"/>
          <w:marBottom w:val="0"/>
          <w:divBdr>
            <w:top w:val="none" w:sz="0" w:space="0" w:color="auto"/>
            <w:left w:val="none" w:sz="0" w:space="0" w:color="auto"/>
            <w:bottom w:val="none" w:sz="0" w:space="0" w:color="auto"/>
            <w:right w:val="none" w:sz="0" w:space="0" w:color="auto"/>
          </w:divBdr>
        </w:div>
        <w:div w:id="669526011">
          <w:marLeft w:val="640"/>
          <w:marRight w:val="0"/>
          <w:marTop w:val="0"/>
          <w:marBottom w:val="0"/>
          <w:divBdr>
            <w:top w:val="none" w:sz="0" w:space="0" w:color="auto"/>
            <w:left w:val="none" w:sz="0" w:space="0" w:color="auto"/>
            <w:bottom w:val="none" w:sz="0" w:space="0" w:color="auto"/>
            <w:right w:val="none" w:sz="0" w:space="0" w:color="auto"/>
          </w:divBdr>
        </w:div>
        <w:div w:id="1034116824">
          <w:marLeft w:val="640"/>
          <w:marRight w:val="0"/>
          <w:marTop w:val="0"/>
          <w:marBottom w:val="0"/>
          <w:divBdr>
            <w:top w:val="none" w:sz="0" w:space="0" w:color="auto"/>
            <w:left w:val="none" w:sz="0" w:space="0" w:color="auto"/>
            <w:bottom w:val="none" w:sz="0" w:space="0" w:color="auto"/>
            <w:right w:val="none" w:sz="0" w:space="0" w:color="auto"/>
          </w:divBdr>
        </w:div>
        <w:div w:id="963539046">
          <w:marLeft w:val="640"/>
          <w:marRight w:val="0"/>
          <w:marTop w:val="0"/>
          <w:marBottom w:val="0"/>
          <w:divBdr>
            <w:top w:val="none" w:sz="0" w:space="0" w:color="auto"/>
            <w:left w:val="none" w:sz="0" w:space="0" w:color="auto"/>
            <w:bottom w:val="none" w:sz="0" w:space="0" w:color="auto"/>
            <w:right w:val="none" w:sz="0" w:space="0" w:color="auto"/>
          </w:divBdr>
        </w:div>
        <w:div w:id="893661377">
          <w:marLeft w:val="640"/>
          <w:marRight w:val="0"/>
          <w:marTop w:val="0"/>
          <w:marBottom w:val="0"/>
          <w:divBdr>
            <w:top w:val="none" w:sz="0" w:space="0" w:color="auto"/>
            <w:left w:val="none" w:sz="0" w:space="0" w:color="auto"/>
            <w:bottom w:val="none" w:sz="0" w:space="0" w:color="auto"/>
            <w:right w:val="none" w:sz="0" w:space="0" w:color="auto"/>
          </w:divBdr>
        </w:div>
        <w:div w:id="1999840246">
          <w:marLeft w:val="640"/>
          <w:marRight w:val="0"/>
          <w:marTop w:val="0"/>
          <w:marBottom w:val="0"/>
          <w:divBdr>
            <w:top w:val="none" w:sz="0" w:space="0" w:color="auto"/>
            <w:left w:val="none" w:sz="0" w:space="0" w:color="auto"/>
            <w:bottom w:val="none" w:sz="0" w:space="0" w:color="auto"/>
            <w:right w:val="none" w:sz="0" w:space="0" w:color="auto"/>
          </w:divBdr>
        </w:div>
        <w:div w:id="659039130">
          <w:marLeft w:val="640"/>
          <w:marRight w:val="0"/>
          <w:marTop w:val="0"/>
          <w:marBottom w:val="0"/>
          <w:divBdr>
            <w:top w:val="none" w:sz="0" w:space="0" w:color="auto"/>
            <w:left w:val="none" w:sz="0" w:space="0" w:color="auto"/>
            <w:bottom w:val="none" w:sz="0" w:space="0" w:color="auto"/>
            <w:right w:val="none" w:sz="0" w:space="0" w:color="auto"/>
          </w:divBdr>
        </w:div>
        <w:div w:id="390689898">
          <w:marLeft w:val="640"/>
          <w:marRight w:val="0"/>
          <w:marTop w:val="0"/>
          <w:marBottom w:val="0"/>
          <w:divBdr>
            <w:top w:val="none" w:sz="0" w:space="0" w:color="auto"/>
            <w:left w:val="none" w:sz="0" w:space="0" w:color="auto"/>
            <w:bottom w:val="none" w:sz="0" w:space="0" w:color="auto"/>
            <w:right w:val="none" w:sz="0" w:space="0" w:color="auto"/>
          </w:divBdr>
        </w:div>
        <w:div w:id="369769918">
          <w:marLeft w:val="640"/>
          <w:marRight w:val="0"/>
          <w:marTop w:val="0"/>
          <w:marBottom w:val="0"/>
          <w:divBdr>
            <w:top w:val="none" w:sz="0" w:space="0" w:color="auto"/>
            <w:left w:val="none" w:sz="0" w:space="0" w:color="auto"/>
            <w:bottom w:val="none" w:sz="0" w:space="0" w:color="auto"/>
            <w:right w:val="none" w:sz="0" w:space="0" w:color="auto"/>
          </w:divBdr>
        </w:div>
        <w:div w:id="600845441">
          <w:marLeft w:val="640"/>
          <w:marRight w:val="0"/>
          <w:marTop w:val="0"/>
          <w:marBottom w:val="0"/>
          <w:divBdr>
            <w:top w:val="none" w:sz="0" w:space="0" w:color="auto"/>
            <w:left w:val="none" w:sz="0" w:space="0" w:color="auto"/>
            <w:bottom w:val="none" w:sz="0" w:space="0" w:color="auto"/>
            <w:right w:val="none" w:sz="0" w:space="0" w:color="auto"/>
          </w:divBdr>
        </w:div>
        <w:div w:id="1623682176">
          <w:marLeft w:val="640"/>
          <w:marRight w:val="0"/>
          <w:marTop w:val="0"/>
          <w:marBottom w:val="0"/>
          <w:divBdr>
            <w:top w:val="none" w:sz="0" w:space="0" w:color="auto"/>
            <w:left w:val="none" w:sz="0" w:space="0" w:color="auto"/>
            <w:bottom w:val="none" w:sz="0" w:space="0" w:color="auto"/>
            <w:right w:val="none" w:sz="0" w:space="0" w:color="auto"/>
          </w:divBdr>
        </w:div>
        <w:div w:id="1365054987">
          <w:marLeft w:val="640"/>
          <w:marRight w:val="0"/>
          <w:marTop w:val="0"/>
          <w:marBottom w:val="0"/>
          <w:divBdr>
            <w:top w:val="none" w:sz="0" w:space="0" w:color="auto"/>
            <w:left w:val="none" w:sz="0" w:space="0" w:color="auto"/>
            <w:bottom w:val="none" w:sz="0" w:space="0" w:color="auto"/>
            <w:right w:val="none" w:sz="0" w:space="0" w:color="auto"/>
          </w:divBdr>
        </w:div>
        <w:div w:id="2014406284">
          <w:marLeft w:val="640"/>
          <w:marRight w:val="0"/>
          <w:marTop w:val="0"/>
          <w:marBottom w:val="0"/>
          <w:divBdr>
            <w:top w:val="none" w:sz="0" w:space="0" w:color="auto"/>
            <w:left w:val="none" w:sz="0" w:space="0" w:color="auto"/>
            <w:bottom w:val="none" w:sz="0" w:space="0" w:color="auto"/>
            <w:right w:val="none" w:sz="0" w:space="0" w:color="auto"/>
          </w:divBdr>
        </w:div>
        <w:div w:id="358360317">
          <w:marLeft w:val="640"/>
          <w:marRight w:val="0"/>
          <w:marTop w:val="0"/>
          <w:marBottom w:val="0"/>
          <w:divBdr>
            <w:top w:val="none" w:sz="0" w:space="0" w:color="auto"/>
            <w:left w:val="none" w:sz="0" w:space="0" w:color="auto"/>
            <w:bottom w:val="none" w:sz="0" w:space="0" w:color="auto"/>
            <w:right w:val="none" w:sz="0" w:space="0" w:color="auto"/>
          </w:divBdr>
        </w:div>
        <w:div w:id="1547524891">
          <w:marLeft w:val="640"/>
          <w:marRight w:val="0"/>
          <w:marTop w:val="0"/>
          <w:marBottom w:val="0"/>
          <w:divBdr>
            <w:top w:val="none" w:sz="0" w:space="0" w:color="auto"/>
            <w:left w:val="none" w:sz="0" w:space="0" w:color="auto"/>
            <w:bottom w:val="none" w:sz="0" w:space="0" w:color="auto"/>
            <w:right w:val="none" w:sz="0" w:space="0" w:color="auto"/>
          </w:divBdr>
        </w:div>
        <w:div w:id="1368021605">
          <w:marLeft w:val="640"/>
          <w:marRight w:val="0"/>
          <w:marTop w:val="0"/>
          <w:marBottom w:val="0"/>
          <w:divBdr>
            <w:top w:val="none" w:sz="0" w:space="0" w:color="auto"/>
            <w:left w:val="none" w:sz="0" w:space="0" w:color="auto"/>
            <w:bottom w:val="none" w:sz="0" w:space="0" w:color="auto"/>
            <w:right w:val="none" w:sz="0" w:space="0" w:color="auto"/>
          </w:divBdr>
        </w:div>
        <w:div w:id="1112363271">
          <w:marLeft w:val="640"/>
          <w:marRight w:val="0"/>
          <w:marTop w:val="0"/>
          <w:marBottom w:val="0"/>
          <w:divBdr>
            <w:top w:val="none" w:sz="0" w:space="0" w:color="auto"/>
            <w:left w:val="none" w:sz="0" w:space="0" w:color="auto"/>
            <w:bottom w:val="none" w:sz="0" w:space="0" w:color="auto"/>
            <w:right w:val="none" w:sz="0" w:space="0" w:color="auto"/>
          </w:divBdr>
        </w:div>
        <w:div w:id="307370098">
          <w:marLeft w:val="640"/>
          <w:marRight w:val="0"/>
          <w:marTop w:val="0"/>
          <w:marBottom w:val="0"/>
          <w:divBdr>
            <w:top w:val="none" w:sz="0" w:space="0" w:color="auto"/>
            <w:left w:val="none" w:sz="0" w:space="0" w:color="auto"/>
            <w:bottom w:val="none" w:sz="0" w:space="0" w:color="auto"/>
            <w:right w:val="none" w:sz="0" w:space="0" w:color="auto"/>
          </w:divBdr>
        </w:div>
        <w:div w:id="1217933058">
          <w:marLeft w:val="640"/>
          <w:marRight w:val="0"/>
          <w:marTop w:val="0"/>
          <w:marBottom w:val="0"/>
          <w:divBdr>
            <w:top w:val="none" w:sz="0" w:space="0" w:color="auto"/>
            <w:left w:val="none" w:sz="0" w:space="0" w:color="auto"/>
            <w:bottom w:val="none" w:sz="0" w:space="0" w:color="auto"/>
            <w:right w:val="none" w:sz="0" w:space="0" w:color="auto"/>
          </w:divBdr>
        </w:div>
        <w:div w:id="1984919092">
          <w:marLeft w:val="640"/>
          <w:marRight w:val="0"/>
          <w:marTop w:val="0"/>
          <w:marBottom w:val="0"/>
          <w:divBdr>
            <w:top w:val="none" w:sz="0" w:space="0" w:color="auto"/>
            <w:left w:val="none" w:sz="0" w:space="0" w:color="auto"/>
            <w:bottom w:val="none" w:sz="0" w:space="0" w:color="auto"/>
            <w:right w:val="none" w:sz="0" w:space="0" w:color="auto"/>
          </w:divBdr>
        </w:div>
        <w:div w:id="626931556">
          <w:marLeft w:val="640"/>
          <w:marRight w:val="0"/>
          <w:marTop w:val="0"/>
          <w:marBottom w:val="0"/>
          <w:divBdr>
            <w:top w:val="none" w:sz="0" w:space="0" w:color="auto"/>
            <w:left w:val="none" w:sz="0" w:space="0" w:color="auto"/>
            <w:bottom w:val="none" w:sz="0" w:space="0" w:color="auto"/>
            <w:right w:val="none" w:sz="0" w:space="0" w:color="auto"/>
          </w:divBdr>
        </w:div>
        <w:div w:id="648441792">
          <w:marLeft w:val="640"/>
          <w:marRight w:val="0"/>
          <w:marTop w:val="0"/>
          <w:marBottom w:val="0"/>
          <w:divBdr>
            <w:top w:val="none" w:sz="0" w:space="0" w:color="auto"/>
            <w:left w:val="none" w:sz="0" w:space="0" w:color="auto"/>
            <w:bottom w:val="none" w:sz="0" w:space="0" w:color="auto"/>
            <w:right w:val="none" w:sz="0" w:space="0" w:color="auto"/>
          </w:divBdr>
        </w:div>
        <w:div w:id="225337146">
          <w:marLeft w:val="640"/>
          <w:marRight w:val="0"/>
          <w:marTop w:val="0"/>
          <w:marBottom w:val="0"/>
          <w:divBdr>
            <w:top w:val="none" w:sz="0" w:space="0" w:color="auto"/>
            <w:left w:val="none" w:sz="0" w:space="0" w:color="auto"/>
            <w:bottom w:val="none" w:sz="0" w:space="0" w:color="auto"/>
            <w:right w:val="none" w:sz="0" w:space="0" w:color="auto"/>
          </w:divBdr>
        </w:div>
        <w:div w:id="1630160654">
          <w:marLeft w:val="640"/>
          <w:marRight w:val="0"/>
          <w:marTop w:val="0"/>
          <w:marBottom w:val="0"/>
          <w:divBdr>
            <w:top w:val="none" w:sz="0" w:space="0" w:color="auto"/>
            <w:left w:val="none" w:sz="0" w:space="0" w:color="auto"/>
            <w:bottom w:val="none" w:sz="0" w:space="0" w:color="auto"/>
            <w:right w:val="none" w:sz="0" w:space="0" w:color="auto"/>
          </w:divBdr>
        </w:div>
        <w:div w:id="543178545">
          <w:marLeft w:val="640"/>
          <w:marRight w:val="0"/>
          <w:marTop w:val="0"/>
          <w:marBottom w:val="0"/>
          <w:divBdr>
            <w:top w:val="none" w:sz="0" w:space="0" w:color="auto"/>
            <w:left w:val="none" w:sz="0" w:space="0" w:color="auto"/>
            <w:bottom w:val="none" w:sz="0" w:space="0" w:color="auto"/>
            <w:right w:val="none" w:sz="0" w:space="0" w:color="auto"/>
          </w:divBdr>
        </w:div>
        <w:div w:id="651711870">
          <w:marLeft w:val="640"/>
          <w:marRight w:val="0"/>
          <w:marTop w:val="0"/>
          <w:marBottom w:val="0"/>
          <w:divBdr>
            <w:top w:val="none" w:sz="0" w:space="0" w:color="auto"/>
            <w:left w:val="none" w:sz="0" w:space="0" w:color="auto"/>
            <w:bottom w:val="none" w:sz="0" w:space="0" w:color="auto"/>
            <w:right w:val="none" w:sz="0" w:space="0" w:color="auto"/>
          </w:divBdr>
        </w:div>
        <w:div w:id="1166478137">
          <w:marLeft w:val="640"/>
          <w:marRight w:val="0"/>
          <w:marTop w:val="0"/>
          <w:marBottom w:val="0"/>
          <w:divBdr>
            <w:top w:val="none" w:sz="0" w:space="0" w:color="auto"/>
            <w:left w:val="none" w:sz="0" w:space="0" w:color="auto"/>
            <w:bottom w:val="none" w:sz="0" w:space="0" w:color="auto"/>
            <w:right w:val="none" w:sz="0" w:space="0" w:color="auto"/>
          </w:divBdr>
        </w:div>
        <w:div w:id="1959330090">
          <w:marLeft w:val="640"/>
          <w:marRight w:val="0"/>
          <w:marTop w:val="0"/>
          <w:marBottom w:val="0"/>
          <w:divBdr>
            <w:top w:val="none" w:sz="0" w:space="0" w:color="auto"/>
            <w:left w:val="none" w:sz="0" w:space="0" w:color="auto"/>
            <w:bottom w:val="none" w:sz="0" w:space="0" w:color="auto"/>
            <w:right w:val="none" w:sz="0" w:space="0" w:color="auto"/>
          </w:divBdr>
        </w:div>
        <w:div w:id="443110906">
          <w:marLeft w:val="640"/>
          <w:marRight w:val="0"/>
          <w:marTop w:val="0"/>
          <w:marBottom w:val="0"/>
          <w:divBdr>
            <w:top w:val="none" w:sz="0" w:space="0" w:color="auto"/>
            <w:left w:val="none" w:sz="0" w:space="0" w:color="auto"/>
            <w:bottom w:val="none" w:sz="0" w:space="0" w:color="auto"/>
            <w:right w:val="none" w:sz="0" w:space="0" w:color="auto"/>
          </w:divBdr>
        </w:div>
        <w:div w:id="1050762351">
          <w:marLeft w:val="640"/>
          <w:marRight w:val="0"/>
          <w:marTop w:val="0"/>
          <w:marBottom w:val="0"/>
          <w:divBdr>
            <w:top w:val="none" w:sz="0" w:space="0" w:color="auto"/>
            <w:left w:val="none" w:sz="0" w:space="0" w:color="auto"/>
            <w:bottom w:val="none" w:sz="0" w:space="0" w:color="auto"/>
            <w:right w:val="none" w:sz="0" w:space="0" w:color="auto"/>
          </w:divBdr>
        </w:div>
        <w:div w:id="598685245">
          <w:marLeft w:val="640"/>
          <w:marRight w:val="0"/>
          <w:marTop w:val="0"/>
          <w:marBottom w:val="0"/>
          <w:divBdr>
            <w:top w:val="none" w:sz="0" w:space="0" w:color="auto"/>
            <w:left w:val="none" w:sz="0" w:space="0" w:color="auto"/>
            <w:bottom w:val="none" w:sz="0" w:space="0" w:color="auto"/>
            <w:right w:val="none" w:sz="0" w:space="0" w:color="auto"/>
          </w:divBdr>
        </w:div>
        <w:div w:id="505025608">
          <w:marLeft w:val="640"/>
          <w:marRight w:val="0"/>
          <w:marTop w:val="0"/>
          <w:marBottom w:val="0"/>
          <w:divBdr>
            <w:top w:val="none" w:sz="0" w:space="0" w:color="auto"/>
            <w:left w:val="none" w:sz="0" w:space="0" w:color="auto"/>
            <w:bottom w:val="none" w:sz="0" w:space="0" w:color="auto"/>
            <w:right w:val="none" w:sz="0" w:space="0" w:color="auto"/>
          </w:divBdr>
        </w:div>
        <w:div w:id="647248174">
          <w:marLeft w:val="640"/>
          <w:marRight w:val="0"/>
          <w:marTop w:val="0"/>
          <w:marBottom w:val="0"/>
          <w:divBdr>
            <w:top w:val="none" w:sz="0" w:space="0" w:color="auto"/>
            <w:left w:val="none" w:sz="0" w:space="0" w:color="auto"/>
            <w:bottom w:val="none" w:sz="0" w:space="0" w:color="auto"/>
            <w:right w:val="none" w:sz="0" w:space="0" w:color="auto"/>
          </w:divBdr>
        </w:div>
        <w:div w:id="715859165">
          <w:marLeft w:val="640"/>
          <w:marRight w:val="0"/>
          <w:marTop w:val="0"/>
          <w:marBottom w:val="0"/>
          <w:divBdr>
            <w:top w:val="none" w:sz="0" w:space="0" w:color="auto"/>
            <w:left w:val="none" w:sz="0" w:space="0" w:color="auto"/>
            <w:bottom w:val="none" w:sz="0" w:space="0" w:color="auto"/>
            <w:right w:val="none" w:sz="0" w:space="0" w:color="auto"/>
          </w:divBdr>
        </w:div>
        <w:div w:id="1863741521">
          <w:marLeft w:val="640"/>
          <w:marRight w:val="0"/>
          <w:marTop w:val="0"/>
          <w:marBottom w:val="0"/>
          <w:divBdr>
            <w:top w:val="none" w:sz="0" w:space="0" w:color="auto"/>
            <w:left w:val="none" w:sz="0" w:space="0" w:color="auto"/>
            <w:bottom w:val="none" w:sz="0" w:space="0" w:color="auto"/>
            <w:right w:val="none" w:sz="0" w:space="0" w:color="auto"/>
          </w:divBdr>
        </w:div>
        <w:div w:id="217594175">
          <w:marLeft w:val="640"/>
          <w:marRight w:val="0"/>
          <w:marTop w:val="0"/>
          <w:marBottom w:val="0"/>
          <w:divBdr>
            <w:top w:val="none" w:sz="0" w:space="0" w:color="auto"/>
            <w:left w:val="none" w:sz="0" w:space="0" w:color="auto"/>
            <w:bottom w:val="none" w:sz="0" w:space="0" w:color="auto"/>
            <w:right w:val="none" w:sz="0" w:space="0" w:color="auto"/>
          </w:divBdr>
        </w:div>
        <w:div w:id="820384474">
          <w:marLeft w:val="640"/>
          <w:marRight w:val="0"/>
          <w:marTop w:val="0"/>
          <w:marBottom w:val="0"/>
          <w:divBdr>
            <w:top w:val="none" w:sz="0" w:space="0" w:color="auto"/>
            <w:left w:val="none" w:sz="0" w:space="0" w:color="auto"/>
            <w:bottom w:val="none" w:sz="0" w:space="0" w:color="auto"/>
            <w:right w:val="none" w:sz="0" w:space="0" w:color="auto"/>
          </w:divBdr>
        </w:div>
        <w:div w:id="1953397084">
          <w:marLeft w:val="640"/>
          <w:marRight w:val="0"/>
          <w:marTop w:val="0"/>
          <w:marBottom w:val="0"/>
          <w:divBdr>
            <w:top w:val="none" w:sz="0" w:space="0" w:color="auto"/>
            <w:left w:val="none" w:sz="0" w:space="0" w:color="auto"/>
            <w:bottom w:val="none" w:sz="0" w:space="0" w:color="auto"/>
            <w:right w:val="none" w:sz="0" w:space="0" w:color="auto"/>
          </w:divBdr>
        </w:div>
        <w:div w:id="660235130">
          <w:marLeft w:val="640"/>
          <w:marRight w:val="0"/>
          <w:marTop w:val="0"/>
          <w:marBottom w:val="0"/>
          <w:divBdr>
            <w:top w:val="none" w:sz="0" w:space="0" w:color="auto"/>
            <w:left w:val="none" w:sz="0" w:space="0" w:color="auto"/>
            <w:bottom w:val="none" w:sz="0" w:space="0" w:color="auto"/>
            <w:right w:val="none" w:sz="0" w:space="0" w:color="auto"/>
          </w:divBdr>
        </w:div>
        <w:div w:id="25834273">
          <w:marLeft w:val="640"/>
          <w:marRight w:val="0"/>
          <w:marTop w:val="0"/>
          <w:marBottom w:val="0"/>
          <w:divBdr>
            <w:top w:val="none" w:sz="0" w:space="0" w:color="auto"/>
            <w:left w:val="none" w:sz="0" w:space="0" w:color="auto"/>
            <w:bottom w:val="none" w:sz="0" w:space="0" w:color="auto"/>
            <w:right w:val="none" w:sz="0" w:space="0" w:color="auto"/>
          </w:divBdr>
        </w:div>
        <w:div w:id="1344436755">
          <w:marLeft w:val="640"/>
          <w:marRight w:val="0"/>
          <w:marTop w:val="0"/>
          <w:marBottom w:val="0"/>
          <w:divBdr>
            <w:top w:val="none" w:sz="0" w:space="0" w:color="auto"/>
            <w:left w:val="none" w:sz="0" w:space="0" w:color="auto"/>
            <w:bottom w:val="none" w:sz="0" w:space="0" w:color="auto"/>
            <w:right w:val="none" w:sz="0" w:space="0" w:color="auto"/>
          </w:divBdr>
        </w:div>
        <w:div w:id="807435522">
          <w:marLeft w:val="640"/>
          <w:marRight w:val="0"/>
          <w:marTop w:val="0"/>
          <w:marBottom w:val="0"/>
          <w:divBdr>
            <w:top w:val="none" w:sz="0" w:space="0" w:color="auto"/>
            <w:left w:val="none" w:sz="0" w:space="0" w:color="auto"/>
            <w:bottom w:val="none" w:sz="0" w:space="0" w:color="auto"/>
            <w:right w:val="none" w:sz="0" w:space="0" w:color="auto"/>
          </w:divBdr>
        </w:div>
        <w:div w:id="141891663">
          <w:marLeft w:val="640"/>
          <w:marRight w:val="0"/>
          <w:marTop w:val="0"/>
          <w:marBottom w:val="0"/>
          <w:divBdr>
            <w:top w:val="none" w:sz="0" w:space="0" w:color="auto"/>
            <w:left w:val="none" w:sz="0" w:space="0" w:color="auto"/>
            <w:bottom w:val="none" w:sz="0" w:space="0" w:color="auto"/>
            <w:right w:val="none" w:sz="0" w:space="0" w:color="auto"/>
          </w:divBdr>
        </w:div>
        <w:div w:id="1832325972">
          <w:marLeft w:val="640"/>
          <w:marRight w:val="0"/>
          <w:marTop w:val="0"/>
          <w:marBottom w:val="0"/>
          <w:divBdr>
            <w:top w:val="none" w:sz="0" w:space="0" w:color="auto"/>
            <w:left w:val="none" w:sz="0" w:space="0" w:color="auto"/>
            <w:bottom w:val="none" w:sz="0" w:space="0" w:color="auto"/>
            <w:right w:val="none" w:sz="0" w:space="0" w:color="auto"/>
          </w:divBdr>
        </w:div>
      </w:divsChild>
    </w:div>
    <w:div w:id="442043090">
      <w:bodyDiv w:val="1"/>
      <w:marLeft w:val="0"/>
      <w:marRight w:val="0"/>
      <w:marTop w:val="0"/>
      <w:marBottom w:val="0"/>
      <w:divBdr>
        <w:top w:val="none" w:sz="0" w:space="0" w:color="auto"/>
        <w:left w:val="none" w:sz="0" w:space="0" w:color="auto"/>
        <w:bottom w:val="none" w:sz="0" w:space="0" w:color="auto"/>
        <w:right w:val="none" w:sz="0" w:space="0" w:color="auto"/>
      </w:divBdr>
      <w:divsChild>
        <w:div w:id="1947034243">
          <w:marLeft w:val="640"/>
          <w:marRight w:val="0"/>
          <w:marTop w:val="0"/>
          <w:marBottom w:val="0"/>
          <w:divBdr>
            <w:top w:val="none" w:sz="0" w:space="0" w:color="auto"/>
            <w:left w:val="none" w:sz="0" w:space="0" w:color="auto"/>
            <w:bottom w:val="none" w:sz="0" w:space="0" w:color="auto"/>
            <w:right w:val="none" w:sz="0" w:space="0" w:color="auto"/>
          </w:divBdr>
        </w:div>
        <w:div w:id="834759412">
          <w:marLeft w:val="640"/>
          <w:marRight w:val="0"/>
          <w:marTop w:val="0"/>
          <w:marBottom w:val="0"/>
          <w:divBdr>
            <w:top w:val="none" w:sz="0" w:space="0" w:color="auto"/>
            <w:left w:val="none" w:sz="0" w:space="0" w:color="auto"/>
            <w:bottom w:val="none" w:sz="0" w:space="0" w:color="auto"/>
            <w:right w:val="none" w:sz="0" w:space="0" w:color="auto"/>
          </w:divBdr>
        </w:div>
        <w:div w:id="1151554660">
          <w:marLeft w:val="640"/>
          <w:marRight w:val="0"/>
          <w:marTop w:val="0"/>
          <w:marBottom w:val="0"/>
          <w:divBdr>
            <w:top w:val="none" w:sz="0" w:space="0" w:color="auto"/>
            <w:left w:val="none" w:sz="0" w:space="0" w:color="auto"/>
            <w:bottom w:val="none" w:sz="0" w:space="0" w:color="auto"/>
            <w:right w:val="none" w:sz="0" w:space="0" w:color="auto"/>
          </w:divBdr>
        </w:div>
        <w:div w:id="976761985">
          <w:marLeft w:val="640"/>
          <w:marRight w:val="0"/>
          <w:marTop w:val="0"/>
          <w:marBottom w:val="0"/>
          <w:divBdr>
            <w:top w:val="none" w:sz="0" w:space="0" w:color="auto"/>
            <w:left w:val="none" w:sz="0" w:space="0" w:color="auto"/>
            <w:bottom w:val="none" w:sz="0" w:space="0" w:color="auto"/>
            <w:right w:val="none" w:sz="0" w:space="0" w:color="auto"/>
          </w:divBdr>
        </w:div>
        <w:div w:id="1726903919">
          <w:marLeft w:val="640"/>
          <w:marRight w:val="0"/>
          <w:marTop w:val="0"/>
          <w:marBottom w:val="0"/>
          <w:divBdr>
            <w:top w:val="none" w:sz="0" w:space="0" w:color="auto"/>
            <w:left w:val="none" w:sz="0" w:space="0" w:color="auto"/>
            <w:bottom w:val="none" w:sz="0" w:space="0" w:color="auto"/>
            <w:right w:val="none" w:sz="0" w:space="0" w:color="auto"/>
          </w:divBdr>
        </w:div>
        <w:div w:id="1046762322">
          <w:marLeft w:val="640"/>
          <w:marRight w:val="0"/>
          <w:marTop w:val="0"/>
          <w:marBottom w:val="0"/>
          <w:divBdr>
            <w:top w:val="none" w:sz="0" w:space="0" w:color="auto"/>
            <w:left w:val="none" w:sz="0" w:space="0" w:color="auto"/>
            <w:bottom w:val="none" w:sz="0" w:space="0" w:color="auto"/>
            <w:right w:val="none" w:sz="0" w:space="0" w:color="auto"/>
          </w:divBdr>
        </w:div>
        <w:div w:id="235406858">
          <w:marLeft w:val="640"/>
          <w:marRight w:val="0"/>
          <w:marTop w:val="0"/>
          <w:marBottom w:val="0"/>
          <w:divBdr>
            <w:top w:val="none" w:sz="0" w:space="0" w:color="auto"/>
            <w:left w:val="none" w:sz="0" w:space="0" w:color="auto"/>
            <w:bottom w:val="none" w:sz="0" w:space="0" w:color="auto"/>
            <w:right w:val="none" w:sz="0" w:space="0" w:color="auto"/>
          </w:divBdr>
        </w:div>
        <w:div w:id="1852985274">
          <w:marLeft w:val="640"/>
          <w:marRight w:val="0"/>
          <w:marTop w:val="0"/>
          <w:marBottom w:val="0"/>
          <w:divBdr>
            <w:top w:val="none" w:sz="0" w:space="0" w:color="auto"/>
            <w:left w:val="none" w:sz="0" w:space="0" w:color="auto"/>
            <w:bottom w:val="none" w:sz="0" w:space="0" w:color="auto"/>
            <w:right w:val="none" w:sz="0" w:space="0" w:color="auto"/>
          </w:divBdr>
        </w:div>
        <w:div w:id="1210264851">
          <w:marLeft w:val="640"/>
          <w:marRight w:val="0"/>
          <w:marTop w:val="0"/>
          <w:marBottom w:val="0"/>
          <w:divBdr>
            <w:top w:val="none" w:sz="0" w:space="0" w:color="auto"/>
            <w:left w:val="none" w:sz="0" w:space="0" w:color="auto"/>
            <w:bottom w:val="none" w:sz="0" w:space="0" w:color="auto"/>
            <w:right w:val="none" w:sz="0" w:space="0" w:color="auto"/>
          </w:divBdr>
        </w:div>
        <w:div w:id="1698500608">
          <w:marLeft w:val="640"/>
          <w:marRight w:val="0"/>
          <w:marTop w:val="0"/>
          <w:marBottom w:val="0"/>
          <w:divBdr>
            <w:top w:val="none" w:sz="0" w:space="0" w:color="auto"/>
            <w:left w:val="none" w:sz="0" w:space="0" w:color="auto"/>
            <w:bottom w:val="none" w:sz="0" w:space="0" w:color="auto"/>
            <w:right w:val="none" w:sz="0" w:space="0" w:color="auto"/>
          </w:divBdr>
        </w:div>
        <w:div w:id="15546375">
          <w:marLeft w:val="640"/>
          <w:marRight w:val="0"/>
          <w:marTop w:val="0"/>
          <w:marBottom w:val="0"/>
          <w:divBdr>
            <w:top w:val="none" w:sz="0" w:space="0" w:color="auto"/>
            <w:left w:val="none" w:sz="0" w:space="0" w:color="auto"/>
            <w:bottom w:val="none" w:sz="0" w:space="0" w:color="auto"/>
            <w:right w:val="none" w:sz="0" w:space="0" w:color="auto"/>
          </w:divBdr>
        </w:div>
        <w:div w:id="2047486262">
          <w:marLeft w:val="640"/>
          <w:marRight w:val="0"/>
          <w:marTop w:val="0"/>
          <w:marBottom w:val="0"/>
          <w:divBdr>
            <w:top w:val="none" w:sz="0" w:space="0" w:color="auto"/>
            <w:left w:val="none" w:sz="0" w:space="0" w:color="auto"/>
            <w:bottom w:val="none" w:sz="0" w:space="0" w:color="auto"/>
            <w:right w:val="none" w:sz="0" w:space="0" w:color="auto"/>
          </w:divBdr>
        </w:div>
        <w:div w:id="461927395">
          <w:marLeft w:val="640"/>
          <w:marRight w:val="0"/>
          <w:marTop w:val="0"/>
          <w:marBottom w:val="0"/>
          <w:divBdr>
            <w:top w:val="none" w:sz="0" w:space="0" w:color="auto"/>
            <w:left w:val="none" w:sz="0" w:space="0" w:color="auto"/>
            <w:bottom w:val="none" w:sz="0" w:space="0" w:color="auto"/>
            <w:right w:val="none" w:sz="0" w:space="0" w:color="auto"/>
          </w:divBdr>
        </w:div>
        <w:div w:id="1610697519">
          <w:marLeft w:val="640"/>
          <w:marRight w:val="0"/>
          <w:marTop w:val="0"/>
          <w:marBottom w:val="0"/>
          <w:divBdr>
            <w:top w:val="none" w:sz="0" w:space="0" w:color="auto"/>
            <w:left w:val="none" w:sz="0" w:space="0" w:color="auto"/>
            <w:bottom w:val="none" w:sz="0" w:space="0" w:color="auto"/>
            <w:right w:val="none" w:sz="0" w:space="0" w:color="auto"/>
          </w:divBdr>
        </w:div>
        <w:div w:id="224143348">
          <w:marLeft w:val="640"/>
          <w:marRight w:val="0"/>
          <w:marTop w:val="0"/>
          <w:marBottom w:val="0"/>
          <w:divBdr>
            <w:top w:val="none" w:sz="0" w:space="0" w:color="auto"/>
            <w:left w:val="none" w:sz="0" w:space="0" w:color="auto"/>
            <w:bottom w:val="none" w:sz="0" w:space="0" w:color="auto"/>
            <w:right w:val="none" w:sz="0" w:space="0" w:color="auto"/>
          </w:divBdr>
        </w:div>
        <w:div w:id="626818554">
          <w:marLeft w:val="640"/>
          <w:marRight w:val="0"/>
          <w:marTop w:val="0"/>
          <w:marBottom w:val="0"/>
          <w:divBdr>
            <w:top w:val="none" w:sz="0" w:space="0" w:color="auto"/>
            <w:left w:val="none" w:sz="0" w:space="0" w:color="auto"/>
            <w:bottom w:val="none" w:sz="0" w:space="0" w:color="auto"/>
            <w:right w:val="none" w:sz="0" w:space="0" w:color="auto"/>
          </w:divBdr>
        </w:div>
        <w:div w:id="997272315">
          <w:marLeft w:val="640"/>
          <w:marRight w:val="0"/>
          <w:marTop w:val="0"/>
          <w:marBottom w:val="0"/>
          <w:divBdr>
            <w:top w:val="none" w:sz="0" w:space="0" w:color="auto"/>
            <w:left w:val="none" w:sz="0" w:space="0" w:color="auto"/>
            <w:bottom w:val="none" w:sz="0" w:space="0" w:color="auto"/>
            <w:right w:val="none" w:sz="0" w:space="0" w:color="auto"/>
          </w:divBdr>
        </w:div>
        <w:div w:id="516772832">
          <w:marLeft w:val="640"/>
          <w:marRight w:val="0"/>
          <w:marTop w:val="0"/>
          <w:marBottom w:val="0"/>
          <w:divBdr>
            <w:top w:val="none" w:sz="0" w:space="0" w:color="auto"/>
            <w:left w:val="none" w:sz="0" w:space="0" w:color="auto"/>
            <w:bottom w:val="none" w:sz="0" w:space="0" w:color="auto"/>
            <w:right w:val="none" w:sz="0" w:space="0" w:color="auto"/>
          </w:divBdr>
        </w:div>
        <w:div w:id="1263494284">
          <w:marLeft w:val="640"/>
          <w:marRight w:val="0"/>
          <w:marTop w:val="0"/>
          <w:marBottom w:val="0"/>
          <w:divBdr>
            <w:top w:val="none" w:sz="0" w:space="0" w:color="auto"/>
            <w:left w:val="none" w:sz="0" w:space="0" w:color="auto"/>
            <w:bottom w:val="none" w:sz="0" w:space="0" w:color="auto"/>
            <w:right w:val="none" w:sz="0" w:space="0" w:color="auto"/>
          </w:divBdr>
        </w:div>
        <w:div w:id="1591501985">
          <w:marLeft w:val="640"/>
          <w:marRight w:val="0"/>
          <w:marTop w:val="0"/>
          <w:marBottom w:val="0"/>
          <w:divBdr>
            <w:top w:val="none" w:sz="0" w:space="0" w:color="auto"/>
            <w:left w:val="none" w:sz="0" w:space="0" w:color="auto"/>
            <w:bottom w:val="none" w:sz="0" w:space="0" w:color="auto"/>
            <w:right w:val="none" w:sz="0" w:space="0" w:color="auto"/>
          </w:divBdr>
        </w:div>
        <w:div w:id="1138181864">
          <w:marLeft w:val="640"/>
          <w:marRight w:val="0"/>
          <w:marTop w:val="0"/>
          <w:marBottom w:val="0"/>
          <w:divBdr>
            <w:top w:val="none" w:sz="0" w:space="0" w:color="auto"/>
            <w:left w:val="none" w:sz="0" w:space="0" w:color="auto"/>
            <w:bottom w:val="none" w:sz="0" w:space="0" w:color="auto"/>
            <w:right w:val="none" w:sz="0" w:space="0" w:color="auto"/>
          </w:divBdr>
        </w:div>
        <w:div w:id="1609316796">
          <w:marLeft w:val="640"/>
          <w:marRight w:val="0"/>
          <w:marTop w:val="0"/>
          <w:marBottom w:val="0"/>
          <w:divBdr>
            <w:top w:val="none" w:sz="0" w:space="0" w:color="auto"/>
            <w:left w:val="none" w:sz="0" w:space="0" w:color="auto"/>
            <w:bottom w:val="none" w:sz="0" w:space="0" w:color="auto"/>
            <w:right w:val="none" w:sz="0" w:space="0" w:color="auto"/>
          </w:divBdr>
        </w:div>
        <w:div w:id="1690830874">
          <w:marLeft w:val="640"/>
          <w:marRight w:val="0"/>
          <w:marTop w:val="0"/>
          <w:marBottom w:val="0"/>
          <w:divBdr>
            <w:top w:val="none" w:sz="0" w:space="0" w:color="auto"/>
            <w:left w:val="none" w:sz="0" w:space="0" w:color="auto"/>
            <w:bottom w:val="none" w:sz="0" w:space="0" w:color="auto"/>
            <w:right w:val="none" w:sz="0" w:space="0" w:color="auto"/>
          </w:divBdr>
        </w:div>
        <w:div w:id="491146284">
          <w:marLeft w:val="640"/>
          <w:marRight w:val="0"/>
          <w:marTop w:val="0"/>
          <w:marBottom w:val="0"/>
          <w:divBdr>
            <w:top w:val="none" w:sz="0" w:space="0" w:color="auto"/>
            <w:left w:val="none" w:sz="0" w:space="0" w:color="auto"/>
            <w:bottom w:val="none" w:sz="0" w:space="0" w:color="auto"/>
            <w:right w:val="none" w:sz="0" w:space="0" w:color="auto"/>
          </w:divBdr>
        </w:div>
        <w:div w:id="1952980421">
          <w:marLeft w:val="640"/>
          <w:marRight w:val="0"/>
          <w:marTop w:val="0"/>
          <w:marBottom w:val="0"/>
          <w:divBdr>
            <w:top w:val="none" w:sz="0" w:space="0" w:color="auto"/>
            <w:left w:val="none" w:sz="0" w:space="0" w:color="auto"/>
            <w:bottom w:val="none" w:sz="0" w:space="0" w:color="auto"/>
            <w:right w:val="none" w:sz="0" w:space="0" w:color="auto"/>
          </w:divBdr>
        </w:div>
        <w:div w:id="1338922491">
          <w:marLeft w:val="640"/>
          <w:marRight w:val="0"/>
          <w:marTop w:val="0"/>
          <w:marBottom w:val="0"/>
          <w:divBdr>
            <w:top w:val="none" w:sz="0" w:space="0" w:color="auto"/>
            <w:left w:val="none" w:sz="0" w:space="0" w:color="auto"/>
            <w:bottom w:val="none" w:sz="0" w:space="0" w:color="auto"/>
            <w:right w:val="none" w:sz="0" w:space="0" w:color="auto"/>
          </w:divBdr>
        </w:div>
        <w:div w:id="957178536">
          <w:marLeft w:val="640"/>
          <w:marRight w:val="0"/>
          <w:marTop w:val="0"/>
          <w:marBottom w:val="0"/>
          <w:divBdr>
            <w:top w:val="none" w:sz="0" w:space="0" w:color="auto"/>
            <w:left w:val="none" w:sz="0" w:space="0" w:color="auto"/>
            <w:bottom w:val="none" w:sz="0" w:space="0" w:color="auto"/>
            <w:right w:val="none" w:sz="0" w:space="0" w:color="auto"/>
          </w:divBdr>
        </w:div>
        <w:div w:id="863905894">
          <w:marLeft w:val="640"/>
          <w:marRight w:val="0"/>
          <w:marTop w:val="0"/>
          <w:marBottom w:val="0"/>
          <w:divBdr>
            <w:top w:val="none" w:sz="0" w:space="0" w:color="auto"/>
            <w:left w:val="none" w:sz="0" w:space="0" w:color="auto"/>
            <w:bottom w:val="none" w:sz="0" w:space="0" w:color="auto"/>
            <w:right w:val="none" w:sz="0" w:space="0" w:color="auto"/>
          </w:divBdr>
        </w:div>
        <w:div w:id="1382171984">
          <w:marLeft w:val="640"/>
          <w:marRight w:val="0"/>
          <w:marTop w:val="0"/>
          <w:marBottom w:val="0"/>
          <w:divBdr>
            <w:top w:val="none" w:sz="0" w:space="0" w:color="auto"/>
            <w:left w:val="none" w:sz="0" w:space="0" w:color="auto"/>
            <w:bottom w:val="none" w:sz="0" w:space="0" w:color="auto"/>
            <w:right w:val="none" w:sz="0" w:space="0" w:color="auto"/>
          </w:divBdr>
        </w:div>
        <w:div w:id="1531409113">
          <w:marLeft w:val="640"/>
          <w:marRight w:val="0"/>
          <w:marTop w:val="0"/>
          <w:marBottom w:val="0"/>
          <w:divBdr>
            <w:top w:val="none" w:sz="0" w:space="0" w:color="auto"/>
            <w:left w:val="none" w:sz="0" w:space="0" w:color="auto"/>
            <w:bottom w:val="none" w:sz="0" w:space="0" w:color="auto"/>
            <w:right w:val="none" w:sz="0" w:space="0" w:color="auto"/>
          </w:divBdr>
        </w:div>
        <w:div w:id="1956868392">
          <w:marLeft w:val="640"/>
          <w:marRight w:val="0"/>
          <w:marTop w:val="0"/>
          <w:marBottom w:val="0"/>
          <w:divBdr>
            <w:top w:val="none" w:sz="0" w:space="0" w:color="auto"/>
            <w:left w:val="none" w:sz="0" w:space="0" w:color="auto"/>
            <w:bottom w:val="none" w:sz="0" w:space="0" w:color="auto"/>
            <w:right w:val="none" w:sz="0" w:space="0" w:color="auto"/>
          </w:divBdr>
        </w:div>
        <w:div w:id="192354034">
          <w:marLeft w:val="640"/>
          <w:marRight w:val="0"/>
          <w:marTop w:val="0"/>
          <w:marBottom w:val="0"/>
          <w:divBdr>
            <w:top w:val="none" w:sz="0" w:space="0" w:color="auto"/>
            <w:left w:val="none" w:sz="0" w:space="0" w:color="auto"/>
            <w:bottom w:val="none" w:sz="0" w:space="0" w:color="auto"/>
            <w:right w:val="none" w:sz="0" w:space="0" w:color="auto"/>
          </w:divBdr>
        </w:div>
        <w:div w:id="560482848">
          <w:marLeft w:val="640"/>
          <w:marRight w:val="0"/>
          <w:marTop w:val="0"/>
          <w:marBottom w:val="0"/>
          <w:divBdr>
            <w:top w:val="none" w:sz="0" w:space="0" w:color="auto"/>
            <w:left w:val="none" w:sz="0" w:space="0" w:color="auto"/>
            <w:bottom w:val="none" w:sz="0" w:space="0" w:color="auto"/>
            <w:right w:val="none" w:sz="0" w:space="0" w:color="auto"/>
          </w:divBdr>
        </w:div>
        <w:div w:id="1728142590">
          <w:marLeft w:val="640"/>
          <w:marRight w:val="0"/>
          <w:marTop w:val="0"/>
          <w:marBottom w:val="0"/>
          <w:divBdr>
            <w:top w:val="none" w:sz="0" w:space="0" w:color="auto"/>
            <w:left w:val="none" w:sz="0" w:space="0" w:color="auto"/>
            <w:bottom w:val="none" w:sz="0" w:space="0" w:color="auto"/>
            <w:right w:val="none" w:sz="0" w:space="0" w:color="auto"/>
          </w:divBdr>
        </w:div>
        <w:div w:id="1910848664">
          <w:marLeft w:val="640"/>
          <w:marRight w:val="0"/>
          <w:marTop w:val="0"/>
          <w:marBottom w:val="0"/>
          <w:divBdr>
            <w:top w:val="none" w:sz="0" w:space="0" w:color="auto"/>
            <w:left w:val="none" w:sz="0" w:space="0" w:color="auto"/>
            <w:bottom w:val="none" w:sz="0" w:space="0" w:color="auto"/>
            <w:right w:val="none" w:sz="0" w:space="0" w:color="auto"/>
          </w:divBdr>
        </w:div>
        <w:div w:id="1895044410">
          <w:marLeft w:val="640"/>
          <w:marRight w:val="0"/>
          <w:marTop w:val="0"/>
          <w:marBottom w:val="0"/>
          <w:divBdr>
            <w:top w:val="none" w:sz="0" w:space="0" w:color="auto"/>
            <w:left w:val="none" w:sz="0" w:space="0" w:color="auto"/>
            <w:bottom w:val="none" w:sz="0" w:space="0" w:color="auto"/>
            <w:right w:val="none" w:sz="0" w:space="0" w:color="auto"/>
          </w:divBdr>
        </w:div>
        <w:div w:id="1545407177">
          <w:marLeft w:val="640"/>
          <w:marRight w:val="0"/>
          <w:marTop w:val="0"/>
          <w:marBottom w:val="0"/>
          <w:divBdr>
            <w:top w:val="none" w:sz="0" w:space="0" w:color="auto"/>
            <w:left w:val="none" w:sz="0" w:space="0" w:color="auto"/>
            <w:bottom w:val="none" w:sz="0" w:space="0" w:color="auto"/>
            <w:right w:val="none" w:sz="0" w:space="0" w:color="auto"/>
          </w:divBdr>
        </w:div>
        <w:div w:id="979767720">
          <w:marLeft w:val="640"/>
          <w:marRight w:val="0"/>
          <w:marTop w:val="0"/>
          <w:marBottom w:val="0"/>
          <w:divBdr>
            <w:top w:val="none" w:sz="0" w:space="0" w:color="auto"/>
            <w:left w:val="none" w:sz="0" w:space="0" w:color="auto"/>
            <w:bottom w:val="none" w:sz="0" w:space="0" w:color="auto"/>
            <w:right w:val="none" w:sz="0" w:space="0" w:color="auto"/>
          </w:divBdr>
        </w:div>
        <w:div w:id="31344725">
          <w:marLeft w:val="640"/>
          <w:marRight w:val="0"/>
          <w:marTop w:val="0"/>
          <w:marBottom w:val="0"/>
          <w:divBdr>
            <w:top w:val="none" w:sz="0" w:space="0" w:color="auto"/>
            <w:left w:val="none" w:sz="0" w:space="0" w:color="auto"/>
            <w:bottom w:val="none" w:sz="0" w:space="0" w:color="auto"/>
            <w:right w:val="none" w:sz="0" w:space="0" w:color="auto"/>
          </w:divBdr>
        </w:div>
        <w:div w:id="1613442284">
          <w:marLeft w:val="640"/>
          <w:marRight w:val="0"/>
          <w:marTop w:val="0"/>
          <w:marBottom w:val="0"/>
          <w:divBdr>
            <w:top w:val="none" w:sz="0" w:space="0" w:color="auto"/>
            <w:left w:val="none" w:sz="0" w:space="0" w:color="auto"/>
            <w:bottom w:val="none" w:sz="0" w:space="0" w:color="auto"/>
            <w:right w:val="none" w:sz="0" w:space="0" w:color="auto"/>
          </w:divBdr>
        </w:div>
        <w:div w:id="1416323336">
          <w:marLeft w:val="640"/>
          <w:marRight w:val="0"/>
          <w:marTop w:val="0"/>
          <w:marBottom w:val="0"/>
          <w:divBdr>
            <w:top w:val="none" w:sz="0" w:space="0" w:color="auto"/>
            <w:left w:val="none" w:sz="0" w:space="0" w:color="auto"/>
            <w:bottom w:val="none" w:sz="0" w:space="0" w:color="auto"/>
            <w:right w:val="none" w:sz="0" w:space="0" w:color="auto"/>
          </w:divBdr>
        </w:div>
        <w:div w:id="641276679">
          <w:marLeft w:val="640"/>
          <w:marRight w:val="0"/>
          <w:marTop w:val="0"/>
          <w:marBottom w:val="0"/>
          <w:divBdr>
            <w:top w:val="none" w:sz="0" w:space="0" w:color="auto"/>
            <w:left w:val="none" w:sz="0" w:space="0" w:color="auto"/>
            <w:bottom w:val="none" w:sz="0" w:space="0" w:color="auto"/>
            <w:right w:val="none" w:sz="0" w:space="0" w:color="auto"/>
          </w:divBdr>
        </w:div>
        <w:div w:id="1224946699">
          <w:marLeft w:val="640"/>
          <w:marRight w:val="0"/>
          <w:marTop w:val="0"/>
          <w:marBottom w:val="0"/>
          <w:divBdr>
            <w:top w:val="none" w:sz="0" w:space="0" w:color="auto"/>
            <w:left w:val="none" w:sz="0" w:space="0" w:color="auto"/>
            <w:bottom w:val="none" w:sz="0" w:space="0" w:color="auto"/>
            <w:right w:val="none" w:sz="0" w:space="0" w:color="auto"/>
          </w:divBdr>
        </w:div>
        <w:div w:id="2131781182">
          <w:marLeft w:val="640"/>
          <w:marRight w:val="0"/>
          <w:marTop w:val="0"/>
          <w:marBottom w:val="0"/>
          <w:divBdr>
            <w:top w:val="none" w:sz="0" w:space="0" w:color="auto"/>
            <w:left w:val="none" w:sz="0" w:space="0" w:color="auto"/>
            <w:bottom w:val="none" w:sz="0" w:space="0" w:color="auto"/>
            <w:right w:val="none" w:sz="0" w:space="0" w:color="auto"/>
          </w:divBdr>
        </w:div>
        <w:div w:id="2140952845">
          <w:marLeft w:val="640"/>
          <w:marRight w:val="0"/>
          <w:marTop w:val="0"/>
          <w:marBottom w:val="0"/>
          <w:divBdr>
            <w:top w:val="none" w:sz="0" w:space="0" w:color="auto"/>
            <w:left w:val="none" w:sz="0" w:space="0" w:color="auto"/>
            <w:bottom w:val="none" w:sz="0" w:space="0" w:color="auto"/>
            <w:right w:val="none" w:sz="0" w:space="0" w:color="auto"/>
          </w:divBdr>
        </w:div>
        <w:div w:id="131599098">
          <w:marLeft w:val="640"/>
          <w:marRight w:val="0"/>
          <w:marTop w:val="0"/>
          <w:marBottom w:val="0"/>
          <w:divBdr>
            <w:top w:val="none" w:sz="0" w:space="0" w:color="auto"/>
            <w:left w:val="none" w:sz="0" w:space="0" w:color="auto"/>
            <w:bottom w:val="none" w:sz="0" w:space="0" w:color="auto"/>
            <w:right w:val="none" w:sz="0" w:space="0" w:color="auto"/>
          </w:divBdr>
        </w:div>
        <w:div w:id="497886656">
          <w:marLeft w:val="640"/>
          <w:marRight w:val="0"/>
          <w:marTop w:val="0"/>
          <w:marBottom w:val="0"/>
          <w:divBdr>
            <w:top w:val="none" w:sz="0" w:space="0" w:color="auto"/>
            <w:left w:val="none" w:sz="0" w:space="0" w:color="auto"/>
            <w:bottom w:val="none" w:sz="0" w:space="0" w:color="auto"/>
            <w:right w:val="none" w:sz="0" w:space="0" w:color="auto"/>
          </w:divBdr>
        </w:div>
        <w:div w:id="691540694">
          <w:marLeft w:val="640"/>
          <w:marRight w:val="0"/>
          <w:marTop w:val="0"/>
          <w:marBottom w:val="0"/>
          <w:divBdr>
            <w:top w:val="none" w:sz="0" w:space="0" w:color="auto"/>
            <w:left w:val="none" w:sz="0" w:space="0" w:color="auto"/>
            <w:bottom w:val="none" w:sz="0" w:space="0" w:color="auto"/>
            <w:right w:val="none" w:sz="0" w:space="0" w:color="auto"/>
          </w:divBdr>
        </w:div>
        <w:div w:id="1326595418">
          <w:marLeft w:val="640"/>
          <w:marRight w:val="0"/>
          <w:marTop w:val="0"/>
          <w:marBottom w:val="0"/>
          <w:divBdr>
            <w:top w:val="none" w:sz="0" w:space="0" w:color="auto"/>
            <w:left w:val="none" w:sz="0" w:space="0" w:color="auto"/>
            <w:bottom w:val="none" w:sz="0" w:space="0" w:color="auto"/>
            <w:right w:val="none" w:sz="0" w:space="0" w:color="auto"/>
          </w:divBdr>
        </w:div>
        <w:div w:id="423648373">
          <w:marLeft w:val="640"/>
          <w:marRight w:val="0"/>
          <w:marTop w:val="0"/>
          <w:marBottom w:val="0"/>
          <w:divBdr>
            <w:top w:val="none" w:sz="0" w:space="0" w:color="auto"/>
            <w:left w:val="none" w:sz="0" w:space="0" w:color="auto"/>
            <w:bottom w:val="none" w:sz="0" w:space="0" w:color="auto"/>
            <w:right w:val="none" w:sz="0" w:space="0" w:color="auto"/>
          </w:divBdr>
        </w:div>
        <w:div w:id="1230455870">
          <w:marLeft w:val="640"/>
          <w:marRight w:val="0"/>
          <w:marTop w:val="0"/>
          <w:marBottom w:val="0"/>
          <w:divBdr>
            <w:top w:val="none" w:sz="0" w:space="0" w:color="auto"/>
            <w:left w:val="none" w:sz="0" w:space="0" w:color="auto"/>
            <w:bottom w:val="none" w:sz="0" w:space="0" w:color="auto"/>
            <w:right w:val="none" w:sz="0" w:space="0" w:color="auto"/>
          </w:divBdr>
        </w:div>
      </w:divsChild>
    </w:div>
    <w:div w:id="442114458">
      <w:bodyDiv w:val="1"/>
      <w:marLeft w:val="0"/>
      <w:marRight w:val="0"/>
      <w:marTop w:val="0"/>
      <w:marBottom w:val="0"/>
      <w:divBdr>
        <w:top w:val="none" w:sz="0" w:space="0" w:color="auto"/>
        <w:left w:val="none" w:sz="0" w:space="0" w:color="auto"/>
        <w:bottom w:val="none" w:sz="0" w:space="0" w:color="auto"/>
        <w:right w:val="none" w:sz="0" w:space="0" w:color="auto"/>
      </w:divBdr>
      <w:divsChild>
        <w:div w:id="8145793">
          <w:marLeft w:val="640"/>
          <w:marRight w:val="0"/>
          <w:marTop w:val="0"/>
          <w:marBottom w:val="0"/>
          <w:divBdr>
            <w:top w:val="none" w:sz="0" w:space="0" w:color="auto"/>
            <w:left w:val="none" w:sz="0" w:space="0" w:color="auto"/>
            <w:bottom w:val="none" w:sz="0" w:space="0" w:color="auto"/>
            <w:right w:val="none" w:sz="0" w:space="0" w:color="auto"/>
          </w:divBdr>
        </w:div>
        <w:div w:id="52778241">
          <w:marLeft w:val="640"/>
          <w:marRight w:val="0"/>
          <w:marTop w:val="0"/>
          <w:marBottom w:val="0"/>
          <w:divBdr>
            <w:top w:val="none" w:sz="0" w:space="0" w:color="auto"/>
            <w:left w:val="none" w:sz="0" w:space="0" w:color="auto"/>
            <w:bottom w:val="none" w:sz="0" w:space="0" w:color="auto"/>
            <w:right w:val="none" w:sz="0" w:space="0" w:color="auto"/>
          </w:divBdr>
        </w:div>
        <w:div w:id="62803850">
          <w:marLeft w:val="640"/>
          <w:marRight w:val="0"/>
          <w:marTop w:val="0"/>
          <w:marBottom w:val="0"/>
          <w:divBdr>
            <w:top w:val="none" w:sz="0" w:space="0" w:color="auto"/>
            <w:left w:val="none" w:sz="0" w:space="0" w:color="auto"/>
            <w:bottom w:val="none" w:sz="0" w:space="0" w:color="auto"/>
            <w:right w:val="none" w:sz="0" w:space="0" w:color="auto"/>
          </w:divBdr>
        </w:div>
        <w:div w:id="110590346">
          <w:marLeft w:val="640"/>
          <w:marRight w:val="0"/>
          <w:marTop w:val="0"/>
          <w:marBottom w:val="0"/>
          <w:divBdr>
            <w:top w:val="none" w:sz="0" w:space="0" w:color="auto"/>
            <w:left w:val="none" w:sz="0" w:space="0" w:color="auto"/>
            <w:bottom w:val="none" w:sz="0" w:space="0" w:color="auto"/>
            <w:right w:val="none" w:sz="0" w:space="0" w:color="auto"/>
          </w:divBdr>
        </w:div>
        <w:div w:id="215699398">
          <w:marLeft w:val="640"/>
          <w:marRight w:val="0"/>
          <w:marTop w:val="0"/>
          <w:marBottom w:val="0"/>
          <w:divBdr>
            <w:top w:val="none" w:sz="0" w:space="0" w:color="auto"/>
            <w:left w:val="none" w:sz="0" w:space="0" w:color="auto"/>
            <w:bottom w:val="none" w:sz="0" w:space="0" w:color="auto"/>
            <w:right w:val="none" w:sz="0" w:space="0" w:color="auto"/>
          </w:divBdr>
        </w:div>
        <w:div w:id="250044127">
          <w:marLeft w:val="640"/>
          <w:marRight w:val="0"/>
          <w:marTop w:val="0"/>
          <w:marBottom w:val="0"/>
          <w:divBdr>
            <w:top w:val="none" w:sz="0" w:space="0" w:color="auto"/>
            <w:left w:val="none" w:sz="0" w:space="0" w:color="auto"/>
            <w:bottom w:val="none" w:sz="0" w:space="0" w:color="auto"/>
            <w:right w:val="none" w:sz="0" w:space="0" w:color="auto"/>
          </w:divBdr>
        </w:div>
        <w:div w:id="259413166">
          <w:marLeft w:val="640"/>
          <w:marRight w:val="0"/>
          <w:marTop w:val="0"/>
          <w:marBottom w:val="0"/>
          <w:divBdr>
            <w:top w:val="none" w:sz="0" w:space="0" w:color="auto"/>
            <w:left w:val="none" w:sz="0" w:space="0" w:color="auto"/>
            <w:bottom w:val="none" w:sz="0" w:space="0" w:color="auto"/>
            <w:right w:val="none" w:sz="0" w:space="0" w:color="auto"/>
          </w:divBdr>
        </w:div>
        <w:div w:id="265696600">
          <w:marLeft w:val="640"/>
          <w:marRight w:val="0"/>
          <w:marTop w:val="0"/>
          <w:marBottom w:val="0"/>
          <w:divBdr>
            <w:top w:val="none" w:sz="0" w:space="0" w:color="auto"/>
            <w:left w:val="none" w:sz="0" w:space="0" w:color="auto"/>
            <w:bottom w:val="none" w:sz="0" w:space="0" w:color="auto"/>
            <w:right w:val="none" w:sz="0" w:space="0" w:color="auto"/>
          </w:divBdr>
        </w:div>
        <w:div w:id="315453897">
          <w:marLeft w:val="640"/>
          <w:marRight w:val="0"/>
          <w:marTop w:val="0"/>
          <w:marBottom w:val="0"/>
          <w:divBdr>
            <w:top w:val="none" w:sz="0" w:space="0" w:color="auto"/>
            <w:left w:val="none" w:sz="0" w:space="0" w:color="auto"/>
            <w:bottom w:val="none" w:sz="0" w:space="0" w:color="auto"/>
            <w:right w:val="none" w:sz="0" w:space="0" w:color="auto"/>
          </w:divBdr>
        </w:div>
        <w:div w:id="323319077">
          <w:marLeft w:val="640"/>
          <w:marRight w:val="0"/>
          <w:marTop w:val="0"/>
          <w:marBottom w:val="0"/>
          <w:divBdr>
            <w:top w:val="none" w:sz="0" w:space="0" w:color="auto"/>
            <w:left w:val="none" w:sz="0" w:space="0" w:color="auto"/>
            <w:bottom w:val="none" w:sz="0" w:space="0" w:color="auto"/>
            <w:right w:val="none" w:sz="0" w:space="0" w:color="auto"/>
          </w:divBdr>
        </w:div>
        <w:div w:id="324435694">
          <w:marLeft w:val="640"/>
          <w:marRight w:val="0"/>
          <w:marTop w:val="0"/>
          <w:marBottom w:val="0"/>
          <w:divBdr>
            <w:top w:val="none" w:sz="0" w:space="0" w:color="auto"/>
            <w:left w:val="none" w:sz="0" w:space="0" w:color="auto"/>
            <w:bottom w:val="none" w:sz="0" w:space="0" w:color="auto"/>
            <w:right w:val="none" w:sz="0" w:space="0" w:color="auto"/>
          </w:divBdr>
        </w:div>
        <w:div w:id="376441659">
          <w:marLeft w:val="640"/>
          <w:marRight w:val="0"/>
          <w:marTop w:val="0"/>
          <w:marBottom w:val="0"/>
          <w:divBdr>
            <w:top w:val="none" w:sz="0" w:space="0" w:color="auto"/>
            <w:left w:val="none" w:sz="0" w:space="0" w:color="auto"/>
            <w:bottom w:val="none" w:sz="0" w:space="0" w:color="auto"/>
            <w:right w:val="none" w:sz="0" w:space="0" w:color="auto"/>
          </w:divBdr>
        </w:div>
        <w:div w:id="387383549">
          <w:marLeft w:val="640"/>
          <w:marRight w:val="0"/>
          <w:marTop w:val="0"/>
          <w:marBottom w:val="0"/>
          <w:divBdr>
            <w:top w:val="none" w:sz="0" w:space="0" w:color="auto"/>
            <w:left w:val="none" w:sz="0" w:space="0" w:color="auto"/>
            <w:bottom w:val="none" w:sz="0" w:space="0" w:color="auto"/>
            <w:right w:val="none" w:sz="0" w:space="0" w:color="auto"/>
          </w:divBdr>
        </w:div>
        <w:div w:id="406418531">
          <w:marLeft w:val="640"/>
          <w:marRight w:val="0"/>
          <w:marTop w:val="0"/>
          <w:marBottom w:val="0"/>
          <w:divBdr>
            <w:top w:val="none" w:sz="0" w:space="0" w:color="auto"/>
            <w:left w:val="none" w:sz="0" w:space="0" w:color="auto"/>
            <w:bottom w:val="none" w:sz="0" w:space="0" w:color="auto"/>
            <w:right w:val="none" w:sz="0" w:space="0" w:color="auto"/>
          </w:divBdr>
        </w:div>
        <w:div w:id="422998397">
          <w:marLeft w:val="640"/>
          <w:marRight w:val="0"/>
          <w:marTop w:val="0"/>
          <w:marBottom w:val="0"/>
          <w:divBdr>
            <w:top w:val="none" w:sz="0" w:space="0" w:color="auto"/>
            <w:left w:val="none" w:sz="0" w:space="0" w:color="auto"/>
            <w:bottom w:val="none" w:sz="0" w:space="0" w:color="auto"/>
            <w:right w:val="none" w:sz="0" w:space="0" w:color="auto"/>
          </w:divBdr>
        </w:div>
        <w:div w:id="476142138">
          <w:marLeft w:val="640"/>
          <w:marRight w:val="0"/>
          <w:marTop w:val="0"/>
          <w:marBottom w:val="0"/>
          <w:divBdr>
            <w:top w:val="none" w:sz="0" w:space="0" w:color="auto"/>
            <w:left w:val="none" w:sz="0" w:space="0" w:color="auto"/>
            <w:bottom w:val="none" w:sz="0" w:space="0" w:color="auto"/>
            <w:right w:val="none" w:sz="0" w:space="0" w:color="auto"/>
          </w:divBdr>
        </w:div>
        <w:div w:id="655229196">
          <w:marLeft w:val="640"/>
          <w:marRight w:val="0"/>
          <w:marTop w:val="0"/>
          <w:marBottom w:val="0"/>
          <w:divBdr>
            <w:top w:val="none" w:sz="0" w:space="0" w:color="auto"/>
            <w:left w:val="none" w:sz="0" w:space="0" w:color="auto"/>
            <w:bottom w:val="none" w:sz="0" w:space="0" w:color="auto"/>
            <w:right w:val="none" w:sz="0" w:space="0" w:color="auto"/>
          </w:divBdr>
        </w:div>
        <w:div w:id="729621673">
          <w:marLeft w:val="640"/>
          <w:marRight w:val="0"/>
          <w:marTop w:val="0"/>
          <w:marBottom w:val="0"/>
          <w:divBdr>
            <w:top w:val="none" w:sz="0" w:space="0" w:color="auto"/>
            <w:left w:val="none" w:sz="0" w:space="0" w:color="auto"/>
            <w:bottom w:val="none" w:sz="0" w:space="0" w:color="auto"/>
            <w:right w:val="none" w:sz="0" w:space="0" w:color="auto"/>
          </w:divBdr>
        </w:div>
        <w:div w:id="756706374">
          <w:marLeft w:val="640"/>
          <w:marRight w:val="0"/>
          <w:marTop w:val="0"/>
          <w:marBottom w:val="0"/>
          <w:divBdr>
            <w:top w:val="none" w:sz="0" w:space="0" w:color="auto"/>
            <w:left w:val="none" w:sz="0" w:space="0" w:color="auto"/>
            <w:bottom w:val="none" w:sz="0" w:space="0" w:color="auto"/>
            <w:right w:val="none" w:sz="0" w:space="0" w:color="auto"/>
          </w:divBdr>
        </w:div>
        <w:div w:id="823813649">
          <w:marLeft w:val="640"/>
          <w:marRight w:val="0"/>
          <w:marTop w:val="0"/>
          <w:marBottom w:val="0"/>
          <w:divBdr>
            <w:top w:val="none" w:sz="0" w:space="0" w:color="auto"/>
            <w:left w:val="none" w:sz="0" w:space="0" w:color="auto"/>
            <w:bottom w:val="none" w:sz="0" w:space="0" w:color="auto"/>
            <w:right w:val="none" w:sz="0" w:space="0" w:color="auto"/>
          </w:divBdr>
        </w:div>
        <w:div w:id="835848100">
          <w:marLeft w:val="640"/>
          <w:marRight w:val="0"/>
          <w:marTop w:val="0"/>
          <w:marBottom w:val="0"/>
          <w:divBdr>
            <w:top w:val="none" w:sz="0" w:space="0" w:color="auto"/>
            <w:left w:val="none" w:sz="0" w:space="0" w:color="auto"/>
            <w:bottom w:val="none" w:sz="0" w:space="0" w:color="auto"/>
            <w:right w:val="none" w:sz="0" w:space="0" w:color="auto"/>
          </w:divBdr>
        </w:div>
        <w:div w:id="842936110">
          <w:marLeft w:val="640"/>
          <w:marRight w:val="0"/>
          <w:marTop w:val="0"/>
          <w:marBottom w:val="0"/>
          <w:divBdr>
            <w:top w:val="none" w:sz="0" w:space="0" w:color="auto"/>
            <w:left w:val="none" w:sz="0" w:space="0" w:color="auto"/>
            <w:bottom w:val="none" w:sz="0" w:space="0" w:color="auto"/>
            <w:right w:val="none" w:sz="0" w:space="0" w:color="auto"/>
          </w:divBdr>
        </w:div>
        <w:div w:id="1007517032">
          <w:marLeft w:val="640"/>
          <w:marRight w:val="0"/>
          <w:marTop w:val="0"/>
          <w:marBottom w:val="0"/>
          <w:divBdr>
            <w:top w:val="none" w:sz="0" w:space="0" w:color="auto"/>
            <w:left w:val="none" w:sz="0" w:space="0" w:color="auto"/>
            <w:bottom w:val="none" w:sz="0" w:space="0" w:color="auto"/>
            <w:right w:val="none" w:sz="0" w:space="0" w:color="auto"/>
          </w:divBdr>
        </w:div>
        <w:div w:id="1010644021">
          <w:marLeft w:val="640"/>
          <w:marRight w:val="0"/>
          <w:marTop w:val="0"/>
          <w:marBottom w:val="0"/>
          <w:divBdr>
            <w:top w:val="none" w:sz="0" w:space="0" w:color="auto"/>
            <w:left w:val="none" w:sz="0" w:space="0" w:color="auto"/>
            <w:bottom w:val="none" w:sz="0" w:space="0" w:color="auto"/>
            <w:right w:val="none" w:sz="0" w:space="0" w:color="auto"/>
          </w:divBdr>
        </w:div>
        <w:div w:id="1077362843">
          <w:marLeft w:val="640"/>
          <w:marRight w:val="0"/>
          <w:marTop w:val="0"/>
          <w:marBottom w:val="0"/>
          <w:divBdr>
            <w:top w:val="none" w:sz="0" w:space="0" w:color="auto"/>
            <w:left w:val="none" w:sz="0" w:space="0" w:color="auto"/>
            <w:bottom w:val="none" w:sz="0" w:space="0" w:color="auto"/>
            <w:right w:val="none" w:sz="0" w:space="0" w:color="auto"/>
          </w:divBdr>
        </w:div>
        <w:div w:id="1119645263">
          <w:marLeft w:val="640"/>
          <w:marRight w:val="0"/>
          <w:marTop w:val="0"/>
          <w:marBottom w:val="0"/>
          <w:divBdr>
            <w:top w:val="none" w:sz="0" w:space="0" w:color="auto"/>
            <w:left w:val="none" w:sz="0" w:space="0" w:color="auto"/>
            <w:bottom w:val="none" w:sz="0" w:space="0" w:color="auto"/>
            <w:right w:val="none" w:sz="0" w:space="0" w:color="auto"/>
          </w:divBdr>
        </w:div>
        <w:div w:id="1203984783">
          <w:marLeft w:val="640"/>
          <w:marRight w:val="0"/>
          <w:marTop w:val="0"/>
          <w:marBottom w:val="0"/>
          <w:divBdr>
            <w:top w:val="none" w:sz="0" w:space="0" w:color="auto"/>
            <w:left w:val="none" w:sz="0" w:space="0" w:color="auto"/>
            <w:bottom w:val="none" w:sz="0" w:space="0" w:color="auto"/>
            <w:right w:val="none" w:sz="0" w:space="0" w:color="auto"/>
          </w:divBdr>
        </w:div>
        <w:div w:id="1206020596">
          <w:marLeft w:val="640"/>
          <w:marRight w:val="0"/>
          <w:marTop w:val="0"/>
          <w:marBottom w:val="0"/>
          <w:divBdr>
            <w:top w:val="none" w:sz="0" w:space="0" w:color="auto"/>
            <w:left w:val="none" w:sz="0" w:space="0" w:color="auto"/>
            <w:bottom w:val="none" w:sz="0" w:space="0" w:color="auto"/>
            <w:right w:val="none" w:sz="0" w:space="0" w:color="auto"/>
          </w:divBdr>
        </w:div>
        <w:div w:id="1277249244">
          <w:marLeft w:val="640"/>
          <w:marRight w:val="0"/>
          <w:marTop w:val="0"/>
          <w:marBottom w:val="0"/>
          <w:divBdr>
            <w:top w:val="none" w:sz="0" w:space="0" w:color="auto"/>
            <w:left w:val="none" w:sz="0" w:space="0" w:color="auto"/>
            <w:bottom w:val="none" w:sz="0" w:space="0" w:color="auto"/>
            <w:right w:val="none" w:sz="0" w:space="0" w:color="auto"/>
          </w:divBdr>
        </w:div>
        <w:div w:id="1311978664">
          <w:marLeft w:val="640"/>
          <w:marRight w:val="0"/>
          <w:marTop w:val="0"/>
          <w:marBottom w:val="0"/>
          <w:divBdr>
            <w:top w:val="none" w:sz="0" w:space="0" w:color="auto"/>
            <w:left w:val="none" w:sz="0" w:space="0" w:color="auto"/>
            <w:bottom w:val="none" w:sz="0" w:space="0" w:color="auto"/>
            <w:right w:val="none" w:sz="0" w:space="0" w:color="auto"/>
          </w:divBdr>
        </w:div>
        <w:div w:id="1378122068">
          <w:marLeft w:val="640"/>
          <w:marRight w:val="0"/>
          <w:marTop w:val="0"/>
          <w:marBottom w:val="0"/>
          <w:divBdr>
            <w:top w:val="none" w:sz="0" w:space="0" w:color="auto"/>
            <w:left w:val="none" w:sz="0" w:space="0" w:color="auto"/>
            <w:bottom w:val="none" w:sz="0" w:space="0" w:color="auto"/>
            <w:right w:val="none" w:sz="0" w:space="0" w:color="auto"/>
          </w:divBdr>
        </w:div>
        <w:div w:id="1397122527">
          <w:marLeft w:val="640"/>
          <w:marRight w:val="0"/>
          <w:marTop w:val="0"/>
          <w:marBottom w:val="0"/>
          <w:divBdr>
            <w:top w:val="none" w:sz="0" w:space="0" w:color="auto"/>
            <w:left w:val="none" w:sz="0" w:space="0" w:color="auto"/>
            <w:bottom w:val="none" w:sz="0" w:space="0" w:color="auto"/>
            <w:right w:val="none" w:sz="0" w:space="0" w:color="auto"/>
          </w:divBdr>
        </w:div>
        <w:div w:id="1449663399">
          <w:marLeft w:val="640"/>
          <w:marRight w:val="0"/>
          <w:marTop w:val="0"/>
          <w:marBottom w:val="0"/>
          <w:divBdr>
            <w:top w:val="none" w:sz="0" w:space="0" w:color="auto"/>
            <w:left w:val="none" w:sz="0" w:space="0" w:color="auto"/>
            <w:bottom w:val="none" w:sz="0" w:space="0" w:color="auto"/>
            <w:right w:val="none" w:sz="0" w:space="0" w:color="auto"/>
          </w:divBdr>
        </w:div>
        <w:div w:id="1480029584">
          <w:marLeft w:val="640"/>
          <w:marRight w:val="0"/>
          <w:marTop w:val="0"/>
          <w:marBottom w:val="0"/>
          <w:divBdr>
            <w:top w:val="none" w:sz="0" w:space="0" w:color="auto"/>
            <w:left w:val="none" w:sz="0" w:space="0" w:color="auto"/>
            <w:bottom w:val="none" w:sz="0" w:space="0" w:color="auto"/>
            <w:right w:val="none" w:sz="0" w:space="0" w:color="auto"/>
          </w:divBdr>
        </w:div>
        <w:div w:id="1542401029">
          <w:marLeft w:val="640"/>
          <w:marRight w:val="0"/>
          <w:marTop w:val="0"/>
          <w:marBottom w:val="0"/>
          <w:divBdr>
            <w:top w:val="none" w:sz="0" w:space="0" w:color="auto"/>
            <w:left w:val="none" w:sz="0" w:space="0" w:color="auto"/>
            <w:bottom w:val="none" w:sz="0" w:space="0" w:color="auto"/>
            <w:right w:val="none" w:sz="0" w:space="0" w:color="auto"/>
          </w:divBdr>
        </w:div>
        <w:div w:id="1697538870">
          <w:marLeft w:val="640"/>
          <w:marRight w:val="0"/>
          <w:marTop w:val="0"/>
          <w:marBottom w:val="0"/>
          <w:divBdr>
            <w:top w:val="none" w:sz="0" w:space="0" w:color="auto"/>
            <w:left w:val="none" w:sz="0" w:space="0" w:color="auto"/>
            <w:bottom w:val="none" w:sz="0" w:space="0" w:color="auto"/>
            <w:right w:val="none" w:sz="0" w:space="0" w:color="auto"/>
          </w:divBdr>
        </w:div>
        <w:div w:id="1707831238">
          <w:marLeft w:val="640"/>
          <w:marRight w:val="0"/>
          <w:marTop w:val="0"/>
          <w:marBottom w:val="0"/>
          <w:divBdr>
            <w:top w:val="none" w:sz="0" w:space="0" w:color="auto"/>
            <w:left w:val="none" w:sz="0" w:space="0" w:color="auto"/>
            <w:bottom w:val="none" w:sz="0" w:space="0" w:color="auto"/>
            <w:right w:val="none" w:sz="0" w:space="0" w:color="auto"/>
          </w:divBdr>
        </w:div>
        <w:div w:id="1740010437">
          <w:marLeft w:val="640"/>
          <w:marRight w:val="0"/>
          <w:marTop w:val="0"/>
          <w:marBottom w:val="0"/>
          <w:divBdr>
            <w:top w:val="none" w:sz="0" w:space="0" w:color="auto"/>
            <w:left w:val="none" w:sz="0" w:space="0" w:color="auto"/>
            <w:bottom w:val="none" w:sz="0" w:space="0" w:color="auto"/>
            <w:right w:val="none" w:sz="0" w:space="0" w:color="auto"/>
          </w:divBdr>
        </w:div>
        <w:div w:id="1787457883">
          <w:marLeft w:val="640"/>
          <w:marRight w:val="0"/>
          <w:marTop w:val="0"/>
          <w:marBottom w:val="0"/>
          <w:divBdr>
            <w:top w:val="none" w:sz="0" w:space="0" w:color="auto"/>
            <w:left w:val="none" w:sz="0" w:space="0" w:color="auto"/>
            <w:bottom w:val="none" w:sz="0" w:space="0" w:color="auto"/>
            <w:right w:val="none" w:sz="0" w:space="0" w:color="auto"/>
          </w:divBdr>
        </w:div>
        <w:div w:id="1911117423">
          <w:marLeft w:val="640"/>
          <w:marRight w:val="0"/>
          <w:marTop w:val="0"/>
          <w:marBottom w:val="0"/>
          <w:divBdr>
            <w:top w:val="none" w:sz="0" w:space="0" w:color="auto"/>
            <w:left w:val="none" w:sz="0" w:space="0" w:color="auto"/>
            <w:bottom w:val="none" w:sz="0" w:space="0" w:color="auto"/>
            <w:right w:val="none" w:sz="0" w:space="0" w:color="auto"/>
          </w:divBdr>
        </w:div>
        <w:div w:id="2011904468">
          <w:marLeft w:val="640"/>
          <w:marRight w:val="0"/>
          <w:marTop w:val="0"/>
          <w:marBottom w:val="0"/>
          <w:divBdr>
            <w:top w:val="none" w:sz="0" w:space="0" w:color="auto"/>
            <w:left w:val="none" w:sz="0" w:space="0" w:color="auto"/>
            <w:bottom w:val="none" w:sz="0" w:space="0" w:color="auto"/>
            <w:right w:val="none" w:sz="0" w:space="0" w:color="auto"/>
          </w:divBdr>
        </w:div>
        <w:div w:id="2030256472">
          <w:marLeft w:val="640"/>
          <w:marRight w:val="0"/>
          <w:marTop w:val="0"/>
          <w:marBottom w:val="0"/>
          <w:divBdr>
            <w:top w:val="none" w:sz="0" w:space="0" w:color="auto"/>
            <w:left w:val="none" w:sz="0" w:space="0" w:color="auto"/>
            <w:bottom w:val="none" w:sz="0" w:space="0" w:color="auto"/>
            <w:right w:val="none" w:sz="0" w:space="0" w:color="auto"/>
          </w:divBdr>
        </w:div>
        <w:div w:id="2045060830">
          <w:marLeft w:val="640"/>
          <w:marRight w:val="0"/>
          <w:marTop w:val="0"/>
          <w:marBottom w:val="0"/>
          <w:divBdr>
            <w:top w:val="none" w:sz="0" w:space="0" w:color="auto"/>
            <w:left w:val="none" w:sz="0" w:space="0" w:color="auto"/>
            <w:bottom w:val="none" w:sz="0" w:space="0" w:color="auto"/>
            <w:right w:val="none" w:sz="0" w:space="0" w:color="auto"/>
          </w:divBdr>
        </w:div>
        <w:div w:id="2046325328">
          <w:marLeft w:val="640"/>
          <w:marRight w:val="0"/>
          <w:marTop w:val="0"/>
          <w:marBottom w:val="0"/>
          <w:divBdr>
            <w:top w:val="none" w:sz="0" w:space="0" w:color="auto"/>
            <w:left w:val="none" w:sz="0" w:space="0" w:color="auto"/>
            <w:bottom w:val="none" w:sz="0" w:space="0" w:color="auto"/>
            <w:right w:val="none" w:sz="0" w:space="0" w:color="auto"/>
          </w:divBdr>
        </w:div>
      </w:divsChild>
    </w:div>
    <w:div w:id="446974755">
      <w:bodyDiv w:val="1"/>
      <w:marLeft w:val="0"/>
      <w:marRight w:val="0"/>
      <w:marTop w:val="0"/>
      <w:marBottom w:val="0"/>
      <w:divBdr>
        <w:top w:val="none" w:sz="0" w:space="0" w:color="auto"/>
        <w:left w:val="none" w:sz="0" w:space="0" w:color="auto"/>
        <w:bottom w:val="none" w:sz="0" w:space="0" w:color="auto"/>
        <w:right w:val="none" w:sz="0" w:space="0" w:color="auto"/>
      </w:divBdr>
      <w:divsChild>
        <w:div w:id="208886919">
          <w:marLeft w:val="640"/>
          <w:marRight w:val="0"/>
          <w:marTop w:val="0"/>
          <w:marBottom w:val="0"/>
          <w:divBdr>
            <w:top w:val="none" w:sz="0" w:space="0" w:color="auto"/>
            <w:left w:val="none" w:sz="0" w:space="0" w:color="auto"/>
            <w:bottom w:val="none" w:sz="0" w:space="0" w:color="auto"/>
            <w:right w:val="none" w:sz="0" w:space="0" w:color="auto"/>
          </w:divBdr>
        </w:div>
        <w:div w:id="300890157">
          <w:marLeft w:val="640"/>
          <w:marRight w:val="0"/>
          <w:marTop w:val="0"/>
          <w:marBottom w:val="0"/>
          <w:divBdr>
            <w:top w:val="none" w:sz="0" w:space="0" w:color="auto"/>
            <w:left w:val="none" w:sz="0" w:space="0" w:color="auto"/>
            <w:bottom w:val="none" w:sz="0" w:space="0" w:color="auto"/>
            <w:right w:val="none" w:sz="0" w:space="0" w:color="auto"/>
          </w:divBdr>
        </w:div>
        <w:div w:id="334957721">
          <w:marLeft w:val="640"/>
          <w:marRight w:val="0"/>
          <w:marTop w:val="0"/>
          <w:marBottom w:val="0"/>
          <w:divBdr>
            <w:top w:val="none" w:sz="0" w:space="0" w:color="auto"/>
            <w:left w:val="none" w:sz="0" w:space="0" w:color="auto"/>
            <w:bottom w:val="none" w:sz="0" w:space="0" w:color="auto"/>
            <w:right w:val="none" w:sz="0" w:space="0" w:color="auto"/>
          </w:divBdr>
        </w:div>
        <w:div w:id="447551515">
          <w:marLeft w:val="640"/>
          <w:marRight w:val="0"/>
          <w:marTop w:val="0"/>
          <w:marBottom w:val="0"/>
          <w:divBdr>
            <w:top w:val="none" w:sz="0" w:space="0" w:color="auto"/>
            <w:left w:val="none" w:sz="0" w:space="0" w:color="auto"/>
            <w:bottom w:val="none" w:sz="0" w:space="0" w:color="auto"/>
            <w:right w:val="none" w:sz="0" w:space="0" w:color="auto"/>
          </w:divBdr>
        </w:div>
        <w:div w:id="535435499">
          <w:marLeft w:val="640"/>
          <w:marRight w:val="0"/>
          <w:marTop w:val="0"/>
          <w:marBottom w:val="0"/>
          <w:divBdr>
            <w:top w:val="none" w:sz="0" w:space="0" w:color="auto"/>
            <w:left w:val="none" w:sz="0" w:space="0" w:color="auto"/>
            <w:bottom w:val="none" w:sz="0" w:space="0" w:color="auto"/>
            <w:right w:val="none" w:sz="0" w:space="0" w:color="auto"/>
          </w:divBdr>
        </w:div>
        <w:div w:id="593444535">
          <w:marLeft w:val="640"/>
          <w:marRight w:val="0"/>
          <w:marTop w:val="0"/>
          <w:marBottom w:val="0"/>
          <w:divBdr>
            <w:top w:val="none" w:sz="0" w:space="0" w:color="auto"/>
            <w:left w:val="none" w:sz="0" w:space="0" w:color="auto"/>
            <w:bottom w:val="none" w:sz="0" w:space="0" w:color="auto"/>
            <w:right w:val="none" w:sz="0" w:space="0" w:color="auto"/>
          </w:divBdr>
        </w:div>
        <w:div w:id="630785595">
          <w:marLeft w:val="640"/>
          <w:marRight w:val="0"/>
          <w:marTop w:val="0"/>
          <w:marBottom w:val="0"/>
          <w:divBdr>
            <w:top w:val="none" w:sz="0" w:space="0" w:color="auto"/>
            <w:left w:val="none" w:sz="0" w:space="0" w:color="auto"/>
            <w:bottom w:val="none" w:sz="0" w:space="0" w:color="auto"/>
            <w:right w:val="none" w:sz="0" w:space="0" w:color="auto"/>
          </w:divBdr>
        </w:div>
        <w:div w:id="687635510">
          <w:marLeft w:val="640"/>
          <w:marRight w:val="0"/>
          <w:marTop w:val="0"/>
          <w:marBottom w:val="0"/>
          <w:divBdr>
            <w:top w:val="none" w:sz="0" w:space="0" w:color="auto"/>
            <w:left w:val="none" w:sz="0" w:space="0" w:color="auto"/>
            <w:bottom w:val="none" w:sz="0" w:space="0" w:color="auto"/>
            <w:right w:val="none" w:sz="0" w:space="0" w:color="auto"/>
          </w:divBdr>
        </w:div>
        <w:div w:id="820196760">
          <w:marLeft w:val="640"/>
          <w:marRight w:val="0"/>
          <w:marTop w:val="0"/>
          <w:marBottom w:val="0"/>
          <w:divBdr>
            <w:top w:val="none" w:sz="0" w:space="0" w:color="auto"/>
            <w:left w:val="none" w:sz="0" w:space="0" w:color="auto"/>
            <w:bottom w:val="none" w:sz="0" w:space="0" w:color="auto"/>
            <w:right w:val="none" w:sz="0" w:space="0" w:color="auto"/>
          </w:divBdr>
        </w:div>
        <w:div w:id="834036181">
          <w:marLeft w:val="640"/>
          <w:marRight w:val="0"/>
          <w:marTop w:val="0"/>
          <w:marBottom w:val="0"/>
          <w:divBdr>
            <w:top w:val="none" w:sz="0" w:space="0" w:color="auto"/>
            <w:left w:val="none" w:sz="0" w:space="0" w:color="auto"/>
            <w:bottom w:val="none" w:sz="0" w:space="0" w:color="auto"/>
            <w:right w:val="none" w:sz="0" w:space="0" w:color="auto"/>
          </w:divBdr>
        </w:div>
        <w:div w:id="870344078">
          <w:marLeft w:val="640"/>
          <w:marRight w:val="0"/>
          <w:marTop w:val="0"/>
          <w:marBottom w:val="0"/>
          <w:divBdr>
            <w:top w:val="none" w:sz="0" w:space="0" w:color="auto"/>
            <w:left w:val="none" w:sz="0" w:space="0" w:color="auto"/>
            <w:bottom w:val="none" w:sz="0" w:space="0" w:color="auto"/>
            <w:right w:val="none" w:sz="0" w:space="0" w:color="auto"/>
          </w:divBdr>
        </w:div>
        <w:div w:id="892740804">
          <w:marLeft w:val="640"/>
          <w:marRight w:val="0"/>
          <w:marTop w:val="0"/>
          <w:marBottom w:val="0"/>
          <w:divBdr>
            <w:top w:val="none" w:sz="0" w:space="0" w:color="auto"/>
            <w:left w:val="none" w:sz="0" w:space="0" w:color="auto"/>
            <w:bottom w:val="none" w:sz="0" w:space="0" w:color="auto"/>
            <w:right w:val="none" w:sz="0" w:space="0" w:color="auto"/>
          </w:divBdr>
        </w:div>
        <w:div w:id="894782701">
          <w:marLeft w:val="640"/>
          <w:marRight w:val="0"/>
          <w:marTop w:val="0"/>
          <w:marBottom w:val="0"/>
          <w:divBdr>
            <w:top w:val="none" w:sz="0" w:space="0" w:color="auto"/>
            <w:left w:val="none" w:sz="0" w:space="0" w:color="auto"/>
            <w:bottom w:val="none" w:sz="0" w:space="0" w:color="auto"/>
            <w:right w:val="none" w:sz="0" w:space="0" w:color="auto"/>
          </w:divBdr>
        </w:div>
        <w:div w:id="1004623990">
          <w:marLeft w:val="640"/>
          <w:marRight w:val="0"/>
          <w:marTop w:val="0"/>
          <w:marBottom w:val="0"/>
          <w:divBdr>
            <w:top w:val="none" w:sz="0" w:space="0" w:color="auto"/>
            <w:left w:val="none" w:sz="0" w:space="0" w:color="auto"/>
            <w:bottom w:val="none" w:sz="0" w:space="0" w:color="auto"/>
            <w:right w:val="none" w:sz="0" w:space="0" w:color="auto"/>
          </w:divBdr>
        </w:div>
        <w:div w:id="1152060636">
          <w:marLeft w:val="640"/>
          <w:marRight w:val="0"/>
          <w:marTop w:val="0"/>
          <w:marBottom w:val="0"/>
          <w:divBdr>
            <w:top w:val="none" w:sz="0" w:space="0" w:color="auto"/>
            <w:left w:val="none" w:sz="0" w:space="0" w:color="auto"/>
            <w:bottom w:val="none" w:sz="0" w:space="0" w:color="auto"/>
            <w:right w:val="none" w:sz="0" w:space="0" w:color="auto"/>
          </w:divBdr>
        </w:div>
        <w:div w:id="1191990592">
          <w:marLeft w:val="640"/>
          <w:marRight w:val="0"/>
          <w:marTop w:val="0"/>
          <w:marBottom w:val="0"/>
          <w:divBdr>
            <w:top w:val="none" w:sz="0" w:space="0" w:color="auto"/>
            <w:left w:val="none" w:sz="0" w:space="0" w:color="auto"/>
            <w:bottom w:val="none" w:sz="0" w:space="0" w:color="auto"/>
            <w:right w:val="none" w:sz="0" w:space="0" w:color="auto"/>
          </w:divBdr>
        </w:div>
        <w:div w:id="1274435160">
          <w:marLeft w:val="640"/>
          <w:marRight w:val="0"/>
          <w:marTop w:val="0"/>
          <w:marBottom w:val="0"/>
          <w:divBdr>
            <w:top w:val="none" w:sz="0" w:space="0" w:color="auto"/>
            <w:left w:val="none" w:sz="0" w:space="0" w:color="auto"/>
            <w:bottom w:val="none" w:sz="0" w:space="0" w:color="auto"/>
            <w:right w:val="none" w:sz="0" w:space="0" w:color="auto"/>
          </w:divBdr>
        </w:div>
        <w:div w:id="1311862207">
          <w:marLeft w:val="640"/>
          <w:marRight w:val="0"/>
          <w:marTop w:val="0"/>
          <w:marBottom w:val="0"/>
          <w:divBdr>
            <w:top w:val="none" w:sz="0" w:space="0" w:color="auto"/>
            <w:left w:val="none" w:sz="0" w:space="0" w:color="auto"/>
            <w:bottom w:val="none" w:sz="0" w:space="0" w:color="auto"/>
            <w:right w:val="none" w:sz="0" w:space="0" w:color="auto"/>
          </w:divBdr>
        </w:div>
        <w:div w:id="1604649913">
          <w:marLeft w:val="640"/>
          <w:marRight w:val="0"/>
          <w:marTop w:val="0"/>
          <w:marBottom w:val="0"/>
          <w:divBdr>
            <w:top w:val="none" w:sz="0" w:space="0" w:color="auto"/>
            <w:left w:val="none" w:sz="0" w:space="0" w:color="auto"/>
            <w:bottom w:val="none" w:sz="0" w:space="0" w:color="auto"/>
            <w:right w:val="none" w:sz="0" w:space="0" w:color="auto"/>
          </w:divBdr>
        </w:div>
        <w:div w:id="1641181505">
          <w:marLeft w:val="640"/>
          <w:marRight w:val="0"/>
          <w:marTop w:val="0"/>
          <w:marBottom w:val="0"/>
          <w:divBdr>
            <w:top w:val="none" w:sz="0" w:space="0" w:color="auto"/>
            <w:left w:val="none" w:sz="0" w:space="0" w:color="auto"/>
            <w:bottom w:val="none" w:sz="0" w:space="0" w:color="auto"/>
            <w:right w:val="none" w:sz="0" w:space="0" w:color="auto"/>
          </w:divBdr>
        </w:div>
        <w:div w:id="1770546257">
          <w:marLeft w:val="640"/>
          <w:marRight w:val="0"/>
          <w:marTop w:val="0"/>
          <w:marBottom w:val="0"/>
          <w:divBdr>
            <w:top w:val="none" w:sz="0" w:space="0" w:color="auto"/>
            <w:left w:val="none" w:sz="0" w:space="0" w:color="auto"/>
            <w:bottom w:val="none" w:sz="0" w:space="0" w:color="auto"/>
            <w:right w:val="none" w:sz="0" w:space="0" w:color="auto"/>
          </w:divBdr>
        </w:div>
        <w:div w:id="1830167247">
          <w:marLeft w:val="640"/>
          <w:marRight w:val="0"/>
          <w:marTop w:val="0"/>
          <w:marBottom w:val="0"/>
          <w:divBdr>
            <w:top w:val="none" w:sz="0" w:space="0" w:color="auto"/>
            <w:left w:val="none" w:sz="0" w:space="0" w:color="auto"/>
            <w:bottom w:val="none" w:sz="0" w:space="0" w:color="auto"/>
            <w:right w:val="none" w:sz="0" w:space="0" w:color="auto"/>
          </w:divBdr>
        </w:div>
        <w:div w:id="1840542707">
          <w:marLeft w:val="640"/>
          <w:marRight w:val="0"/>
          <w:marTop w:val="0"/>
          <w:marBottom w:val="0"/>
          <w:divBdr>
            <w:top w:val="none" w:sz="0" w:space="0" w:color="auto"/>
            <w:left w:val="none" w:sz="0" w:space="0" w:color="auto"/>
            <w:bottom w:val="none" w:sz="0" w:space="0" w:color="auto"/>
            <w:right w:val="none" w:sz="0" w:space="0" w:color="auto"/>
          </w:divBdr>
        </w:div>
        <w:div w:id="1868369157">
          <w:marLeft w:val="640"/>
          <w:marRight w:val="0"/>
          <w:marTop w:val="0"/>
          <w:marBottom w:val="0"/>
          <w:divBdr>
            <w:top w:val="none" w:sz="0" w:space="0" w:color="auto"/>
            <w:left w:val="none" w:sz="0" w:space="0" w:color="auto"/>
            <w:bottom w:val="none" w:sz="0" w:space="0" w:color="auto"/>
            <w:right w:val="none" w:sz="0" w:space="0" w:color="auto"/>
          </w:divBdr>
        </w:div>
        <w:div w:id="1927028983">
          <w:marLeft w:val="640"/>
          <w:marRight w:val="0"/>
          <w:marTop w:val="0"/>
          <w:marBottom w:val="0"/>
          <w:divBdr>
            <w:top w:val="none" w:sz="0" w:space="0" w:color="auto"/>
            <w:left w:val="none" w:sz="0" w:space="0" w:color="auto"/>
            <w:bottom w:val="none" w:sz="0" w:space="0" w:color="auto"/>
            <w:right w:val="none" w:sz="0" w:space="0" w:color="auto"/>
          </w:divBdr>
        </w:div>
        <w:div w:id="2014142631">
          <w:marLeft w:val="640"/>
          <w:marRight w:val="0"/>
          <w:marTop w:val="0"/>
          <w:marBottom w:val="0"/>
          <w:divBdr>
            <w:top w:val="none" w:sz="0" w:space="0" w:color="auto"/>
            <w:left w:val="none" w:sz="0" w:space="0" w:color="auto"/>
            <w:bottom w:val="none" w:sz="0" w:space="0" w:color="auto"/>
            <w:right w:val="none" w:sz="0" w:space="0" w:color="auto"/>
          </w:divBdr>
        </w:div>
        <w:div w:id="2109689936">
          <w:marLeft w:val="640"/>
          <w:marRight w:val="0"/>
          <w:marTop w:val="0"/>
          <w:marBottom w:val="0"/>
          <w:divBdr>
            <w:top w:val="none" w:sz="0" w:space="0" w:color="auto"/>
            <w:left w:val="none" w:sz="0" w:space="0" w:color="auto"/>
            <w:bottom w:val="none" w:sz="0" w:space="0" w:color="auto"/>
            <w:right w:val="none" w:sz="0" w:space="0" w:color="auto"/>
          </w:divBdr>
        </w:div>
      </w:divsChild>
    </w:div>
    <w:div w:id="460462574">
      <w:bodyDiv w:val="1"/>
      <w:marLeft w:val="0"/>
      <w:marRight w:val="0"/>
      <w:marTop w:val="0"/>
      <w:marBottom w:val="0"/>
      <w:divBdr>
        <w:top w:val="none" w:sz="0" w:space="0" w:color="auto"/>
        <w:left w:val="none" w:sz="0" w:space="0" w:color="auto"/>
        <w:bottom w:val="none" w:sz="0" w:space="0" w:color="auto"/>
        <w:right w:val="none" w:sz="0" w:space="0" w:color="auto"/>
      </w:divBdr>
      <w:divsChild>
        <w:div w:id="1778675688">
          <w:marLeft w:val="640"/>
          <w:marRight w:val="0"/>
          <w:marTop w:val="0"/>
          <w:marBottom w:val="0"/>
          <w:divBdr>
            <w:top w:val="none" w:sz="0" w:space="0" w:color="auto"/>
            <w:left w:val="none" w:sz="0" w:space="0" w:color="auto"/>
            <w:bottom w:val="none" w:sz="0" w:space="0" w:color="auto"/>
            <w:right w:val="none" w:sz="0" w:space="0" w:color="auto"/>
          </w:divBdr>
        </w:div>
        <w:div w:id="909193673">
          <w:marLeft w:val="640"/>
          <w:marRight w:val="0"/>
          <w:marTop w:val="0"/>
          <w:marBottom w:val="0"/>
          <w:divBdr>
            <w:top w:val="none" w:sz="0" w:space="0" w:color="auto"/>
            <w:left w:val="none" w:sz="0" w:space="0" w:color="auto"/>
            <w:bottom w:val="none" w:sz="0" w:space="0" w:color="auto"/>
            <w:right w:val="none" w:sz="0" w:space="0" w:color="auto"/>
          </w:divBdr>
        </w:div>
        <w:div w:id="1585185648">
          <w:marLeft w:val="640"/>
          <w:marRight w:val="0"/>
          <w:marTop w:val="0"/>
          <w:marBottom w:val="0"/>
          <w:divBdr>
            <w:top w:val="none" w:sz="0" w:space="0" w:color="auto"/>
            <w:left w:val="none" w:sz="0" w:space="0" w:color="auto"/>
            <w:bottom w:val="none" w:sz="0" w:space="0" w:color="auto"/>
            <w:right w:val="none" w:sz="0" w:space="0" w:color="auto"/>
          </w:divBdr>
        </w:div>
        <w:div w:id="1930501279">
          <w:marLeft w:val="640"/>
          <w:marRight w:val="0"/>
          <w:marTop w:val="0"/>
          <w:marBottom w:val="0"/>
          <w:divBdr>
            <w:top w:val="none" w:sz="0" w:space="0" w:color="auto"/>
            <w:left w:val="none" w:sz="0" w:space="0" w:color="auto"/>
            <w:bottom w:val="none" w:sz="0" w:space="0" w:color="auto"/>
            <w:right w:val="none" w:sz="0" w:space="0" w:color="auto"/>
          </w:divBdr>
        </w:div>
        <w:div w:id="1165971930">
          <w:marLeft w:val="640"/>
          <w:marRight w:val="0"/>
          <w:marTop w:val="0"/>
          <w:marBottom w:val="0"/>
          <w:divBdr>
            <w:top w:val="none" w:sz="0" w:space="0" w:color="auto"/>
            <w:left w:val="none" w:sz="0" w:space="0" w:color="auto"/>
            <w:bottom w:val="none" w:sz="0" w:space="0" w:color="auto"/>
            <w:right w:val="none" w:sz="0" w:space="0" w:color="auto"/>
          </w:divBdr>
        </w:div>
        <w:div w:id="1097871083">
          <w:marLeft w:val="640"/>
          <w:marRight w:val="0"/>
          <w:marTop w:val="0"/>
          <w:marBottom w:val="0"/>
          <w:divBdr>
            <w:top w:val="none" w:sz="0" w:space="0" w:color="auto"/>
            <w:left w:val="none" w:sz="0" w:space="0" w:color="auto"/>
            <w:bottom w:val="none" w:sz="0" w:space="0" w:color="auto"/>
            <w:right w:val="none" w:sz="0" w:space="0" w:color="auto"/>
          </w:divBdr>
        </w:div>
        <w:div w:id="1185948578">
          <w:marLeft w:val="640"/>
          <w:marRight w:val="0"/>
          <w:marTop w:val="0"/>
          <w:marBottom w:val="0"/>
          <w:divBdr>
            <w:top w:val="none" w:sz="0" w:space="0" w:color="auto"/>
            <w:left w:val="none" w:sz="0" w:space="0" w:color="auto"/>
            <w:bottom w:val="none" w:sz="0" w:space="0" w:color="auto"/>
            <w:right w:val="none" w:sz="0" w:space="0" w:color="auto"/>
          </w:divBdr>
        </w:div>
        <w:div w:id="1676302801">
          <w:marLeft w:val="640"/>
          <w:marRight w:val="0"/>
          <w:marTop w:val="0"/>
          <w:marBottom w:val="0"/>
          <w:divBdr>
            <w:top w:val="none" w:sz="0" w:space="0" w:color="auto"/>
            <w:left w:val="none" w:sz="0" w:space="0" w:color="auto"/>
            <w:bottom w:val="none" w:sz="0" w:space="0" w:color="auto"/>
            <w:right w:val="none" w:sz="0" w:space="0" w:color="auto"/>
          </w:divBdr>
        </w:div>
        <w:div w:id="1955358586">
          <w:marLeft w:val="640"/>
          <w:marRight w:val="0"/>
          <w:marTop w:val="0"/>
          <w:marBottom w:val="0"/>
          <w:divBdr>
            <w:top w:val="none" w:sz="0" w:space="0" w:color="auto"/>
            <w:left w:val="none" w:sz="0" w:space="0" w:color="auto"/>
            <w:bottom w:val="none" w:sz="0" w:space="0" w:color="auto"/>
            <w:right w:val="none" w:sz="0" w:space="0" w:color="auto"/>
          </w:divBdr>
        </w:div>
        <w:div w:id="1390806898">
          <w:marLeft w:val="640"/>
          <w:marRight w:val="0"/>
          <w:marTop w:val="0"/>
          <w:marBottom w:val="0"/>
          <w:divBdr>
            <w:top w:val="none" w:sz="0" w:space="0" w:color="auto"/>
            <w:left w:val="none" w:sz="0" w:space="0" w:color="auto"/>
            <w:bottom w:val="none" w:sz="0" w:space="0" w:color="auto"/>
            <w:right w:val="none" w:sz="0" w:space="0" w:color="auto"/>
          </w:divBdr>
        </w:div>
        <w:div w:id="277177496">
          <w:marLeft w:val="640"/>
          <w:marRight w:val="0"/>
          <w:marTop w:val="0"/>
          <w:marBottom w:val="0"/>
          <w:divBdr>
            <w:top w:val="none" w:sz="0" w:space="0" w:color="auto"/>
            <w:left w:val="none" w:sz="0" w:space="0" w:color="auto"/>
            <w:bottom w:val="none" w:sz="0" w:space="0" w:color="auto"/>
            <w:right w:val="none" w:sz="0" w:space="0" w:color="auto"/>
          </w:divBdr>
        </w:div>
        <w:div w:id="759177515">
          <w:marLeft w:val="640"/>
          <w:marRight w:val="0"/>
          <w:marTop w:val="0"/>
          <w:marBottom w:val="0"/>
          <w:divBdr>
            <w:top w:val="none" w:sz="0" w:space="0" w:color="auto"/>
            <w:left w:val="none" w:sz="0" w:space="0" w:color="auto"/>
            <w:bottom w:val="none" w:sz="0" w:space="0" w:color="auto"/>
            <w:right w:val="none" w:sz="0" w:space="0" w:color="auto"/>
          </w:divBdr>
        </w:div>
        <w:div w:id="1831828485">
          <w:marLeft w:val="640"/>
          <w:marRight w:val="0"/>
          <w:marTop w:val="0"/>
          <w:marBottom w:val="0"/>
          <w:divBdr>
            <w:top w:val="none" w:sz="0" w:space="0" w:color="auto"/>
            <w:left w:val="none" w:sz="0" w:space="0" w:color="auto"/>
            <w:bottom w:val="none" w:sz="0" w:space="0" w:color="auto"/>
            <w:right w:val="none" w:sz="0" w:space="0" w:color="auto"/>
          </w:divBdr>
        </w:div>
        <w:div w:id="1495301211">
          <w:marLeft w:val="640"/>
          <w:marRight w:val="0"/>
          <w:marTop w:val="0"/>
          <w:marBottom w:val="0"/>
          <w:divBdr>
            <w:top w:val="none" w:sz="0" w:space="0" w:color="auto"/>
            <w:left w:val="none" w:sz="0" w:space="0" w:color="auto"/>
            <w:bottom w:val="none" w:sz="0" w:space="0" w:color="auto"/>
            <w:right w:val="none" w:sz="0" w:space="0" w:color="auto"/>
          </w:divBdr>
        </w:div>
        <w:div w:id="2067488681">
          <w:marLeft w:val="640"/>
          <w:marRight w:val="0"/>
          <w:marTop w:val="0"/>
          <w:marBottom w:val="0"/>
          <w:divBdr>
            <w:top w:val="none" w:sz="0" w:space="0" w:color="auto"/>
            <w:left w:val="none" w:sz="0" w:space="0" w:color="auto"/>
            <w:bottom w:val="none" w:sz="0" w:space="0" w:color="auto"/>
            <w:right w:val="none" w:sz="0" w:space="0" w:color="auto"/>
          </w:divBdr>
        </w:div>
        <w:div w:id="712005838">
          <w:marLeft w:val="640"/>
          <w:marRight w:val="0"/>
          <w:marTop w:val="0"/>
          <w:marBottom w:val="0"/>
          <w:divBdr>
            <w:top w:val="none" w:sz="0" w:space="0" w:color="auto"/>
            <w:left w:val="none" w:sz="0" w:space="0" w:color="auto"/>
            <w:bottom w:val="none" w:sz="0" w:space="0" w:color="auto"/>
            <w:right w:val="none" w:sz="0" w:space="0" w:color="auto"/>
          </w:divBdr>
        </w:div>
        <w:div w:id="875778572">
          <w:marLeft w:val="640"/>
          <w:marRight w:val="0"/>
          <w:marTop w:val="0"/>
          <w:marBottom w:val="0"/>
          <w:divBdr>
            <w:top w:val="none" w:sz="0" w:space="0" w:color="auto"/>
            <w:left w:val="none" w:sz="0" w:space="0" w:color="auto"/>
            <w:bottom w:val="none" w:sz="0" w:space="0" w:color="auto"/>
            <w:right w:val="none" w:sz="0" w:space="0" w:color="auto"/>
          </w:divBdr>
        </w:div>
        <w:div w:id="1797021918">
          <w:marLeft w:val="640"/>
          <w:marRight w:val="0"/>
          <w:marTop w:val="0"/>
          <w:marBottom w:val="0"/>
          <w:divBdr>
            <w:top w:val="none" w:sz="0" w:space="0" w:color="auto"/>
            <w:left w:val="none" w:sz="0" w:space="0" w:color="auto"/>
            <w:bottom w:val="none" w:sz="0" w:space="0" w:color="auto"/>
            <w:right w:val="none" w:sz="0" w:space="0" w:color="auto"/>
          </w:divBdr>
        </w:div>
        <w:div w:id="688993168">
          <w:marLeft w:val="640"/>
          <w:marRight w:val="0"/>
          <w:marTop w:val="0"/>
          <w:marBottom w:val="0"/>
          <w:divBdr>
            <w:top w:val="none" w:sz="0" w:space="0" w:color="auto"/>
            <w:left w:val="none" w:sz="0" w:space="0" w:color="auto"/>
            <w:bottom w:val="none" w:sz="0" w:space="0" w:color="auto"/>
            <w:right w:val="none" w:sz="0" w:space="0" w:color="auto"/>
          </w:divBdr>
        </w:div>
        <w:div w:id="1097024828">
          <w:marLeft w:val="640"/>
          <w:marRight w:val="0"/>
          <w:marTop w:val="0"/>
          <w:marBottom w:val="0"/>
          <w:divBdr>
            <w:top w:val="none" w:sz="0" w:space="0" w:color="auto"/>
            <w:left w:val="none" w:sz="0" w:space="0" w:color="auto"/>
            <w:bottom w:val="none" w:sz="0" w:space="0" w:color="auto"/>
            <w:right w:val="none" w:sz="0" w:space="0" w:color="auto"/>
          </w:divBdr>
        </w:div>
        <w:div w:id="671877669">
          <w:marLeft w:val="640"/>
          <w:marRight w:val="0"/>
          <w:marTop w:val="0"/>
          <w:marBottom w:val="0"/>
          <w:divBdr>
            <w:top w:val="none" w:sz="0" w:space="0" w:color="auto"/>
            <w:left w:val="none" w:sz="0" w:space="0" w:color="auto"/>
            <w:bottom w:val="none" w:sz="0" w:space="0" w:color="auto"/>
            <w:right w:val="none" w:sz="0" w:space="0" w:color="auto"/>
          </w:divBdr>
        </w:div>
        <w:div w:id="341979886">
          <w:marLeft w:val="640"/>
          <w:marRight w:val="0"/>
          <w:marTop w:val="0"/>
          <w:marBottom w:val="0"/>
          <w:divBdr>
            <w:top w:val="none" w:sz="0" w:space="0" w:color="auto"/>
            <w:left w:val="none" w:sz="0" w:space="0" w:color="auto"/>
            <w:bottom w:val="none" w:sz="0" w:space="0" w:color="auto"/>
            <w:right w:val="none" w:sz="0" w:space="0" w:color="auto"/>
          </w:divBdr>
        </w:div>
        <w:div w:id="462307811">
          <w:marLeft w:val="640"/>
          <w:marRight w:val="0"/>
          <w:marTop w:val="0"/>
          <w:marBottom w:val="0"/>
          <w:divBdr>
            <w:top w:val="none" w:sz="0" w:space="0" w:color="auto"/>
            <w:left w:val="none" w:sz="0" w:space="0" w:color="auto"/>
            <w:bottom w:val="none" w:sz="0" w:space="0" w:color="auto"/>
            <w:right w:val="none" w:sz="0" w:space="0" w:color="auto"/>
          </w:divBdr>
        </w:div>
        <w:div w:id="167063356">
          <w:marLeft w:val="640"/>
          <w:marRight w:val="0"/>
          <w:marTop w:val="0"/>
          <w:marBottom w:val="0"/>
          <w:divBdr>
            <w:top w:val="none" w:sz="0" w:space="0" w:color="auto"/>
            <w:left w:val="none" w:sz="0" w:space="0" w:color="auto"/>
            <w:bottom w:val="none" w:sz="0" w:space="0" w:color="auto"/>
            <w:right w:val="none" w:sz="0" w:space="0" w:color="auto"/>
          </w:divBdr>
        </w:div>
        <w:div w:id="1280261031">
          <w:marLeft w:val="640"/>
          <w:marRight w:val="0"/>
          <w:marTop w:val="0"/>
          <w:marBottom w:val="0"/>
          <w:divBdr>
            <w:top w:val="none" w:sz="0" w:space="0" w:color="auto"/>
            <w:left w:val="none" w:sz="0" w:space="0" w:color="auto"/>
            <w:bottom w:val="none" w:sz="0" w:space="0" w:color="auto"/>
            <w:right w:val="none" w:sz="0" w:space="0" w:color="auto"/>
          </w:divBdr>
        </w:div>
        <w:div w:id="1357540970">
          <w:marLeft w:val="640"/>
          <w:marRight w:val="0"/>
          <w:marTop w:val="0"/>
          <w:marBottom w:val="0"/>
          <w:divBdr>
            <w:top w:val="none" w:sz="0" w:space="0" w:color="auto"/>
            <w:left w:val="none" w:sz="0" w:space="0" w:color="auto"/>
            <w:bottom w:val="none" w:sz="0" w:space="0" w:color="auto"/>
            <w:right w:val="none" w:sz="0" w:space="0" w:color="auto"/>
          </w:divBdr>
        </w:div>
        <w:div w:id="276907287">
          <w:marLeft w:val="640"/>
          <w:marRight w:val="0"/>
          <w:marTop w:val="0"/>
          <w:marBottom w:val="0"/>
          <w:divBdr>
            <w:top w:val="none" w:sz="0" w:space="0" w:color="auto"/>
            <w:left w:val="none" w:sz="0" w:space="0" w:color="auto"/>
            <w:bottom w:val="none" w:sz="0" w:space="0" w:color="auto"/>
            <w:right w:val="none" w:sz="0" w:space="0" w:color="auto"/>
          </w:divBdr>
        </w:div>
        <w:div w:id="847527852">
          <w:marLeft w:val="640"/>
          <w:marRight w:val="0"/>
          <w:marTop w:val="0"/>
          <w:marBottom w:val="0"/>
          <w:divBdr>
            <w:top w:val="none" w:sz="0" w:space="0" w:color="auto"/>
            <w:left w:val="none" w:sz="0" w:space="0" w:color="auto"/>
            <w:bottom w:val="none" w:sz="0" w:space="0" w:color="auto"/>
            <w:right w:val="none" w:sz="0" w:space="0" w:color="auto"/>
          </w:divBdr>
        </w:div>
        <w:div w:id="255212479">
          <w:marLeft w:val="640"/>
          <w:marRight w:val="0"/>
          <w:marTop w:val="0"/>
          <w:marBottom w:val="0"/>
          <w:divBdr>
            <w:top w:val="none" w:sz="0" w:space="0" w:color="auto"/>
            <w:left w:val="none" w:sz="0" w:space="0" w:color="auto"/>
            <w:bottom w:val="none" w:sz="0" w:space="0" w:color="auto"/>
            <w:right w:val="none" w:sz="0" w:space="0" w:color="auto"/>
          </w:divBdr>
        </w:div>
        <w:div w:id="1691029111">
          <w:marLeft w:val="640"/>
          <w:marRight w:val="0"/>
          <w:marTop w:val="0"/>
          <w:marBottom w:val="0"/>
          <w:divBdr>
            <w:top w:val="none" w:sz="0" w:space="0" w:color="auto"/>
            <w:left w:val="none" w:sz="0" w:space="0" w:color="auto"/>
            <w:bottom w:val="none" w:sz="0" w:space="0" w:color="auto"/>
            <w:right w:val="none" w:sz="0" w:space="0" w:color="auto"/>
          </w:divBdr>
        </w:div>
        <w:div w:id="1344867484">
          <w:marLeft w:val="640"/>
          <w:marRight w:val="0"/>
          <w:marTop w:val="0"/>
          <w:marBottom w:val="0"/>
          <w:divBdr>
            <w:top w:val="none" w:sz="0" w:space="0" w:color="auto"/>
            <w:left w:val="none" w:sz="0" w:space="0" w:color="auto"/>
            <w:bottom w:val="none" w:sz="0" w:space="0" w:color="auto"/>
            <w:right w:val="none" w:sz="0" w:space="0" w:color="auto"/>
          </w:divBdr>
        </w:div>
        <w:div w:id="704795802">
          <w:marLeft w:val="640"/>
          <w:marRight w:val="0"/>
          <w:marTop w:val="0"/>
          <w:marBottom w:val="0"/>
          <w:divBdr>
            <w:top w:val="none" w:sz="0" w:space="0" w:color="auto"/>
            <w:left w:val="none" w:sz="0" w:space="0" w:color="auto"/>
            <w:bottom w:val="none" w:sz="0" w:space="0" w:color="auto"/>
            <w:right w:val="none" w:sz="0" w:space="0" w:color="auto"/>
          </w:divBdr>
        </w:div>
        <w:div w:id="1864318906">
          <w:marLeft w:val="640"/>
          <w:marRight w:val="0"/>
          <w:marTop w:val="0"/>
          <w:marBottom w:val="0"/>
          <w:divBdr>
            <w:top w:val="none" w:sz="0" w:space="0" w:color="auto"/>
            <w:left w:val="none" w:sz="0" w:space="0" w:color="auto"/>
            <w:bottom w:val="none" w:sz="0" w:space="0" w:color="auto"/>
            <w:right w:val="none" w:sz="0" w:space="0" w:color="auto"/>
          </w:divBdr>
        </w:div>
        <w:div w:id="1492410907">
          <w:marLeft w:val="640"/>
          <w:marRight w:val="0"/>
          <w:marTop w:val="0"/>
          <w:marBottom w:val="0"/>
          <w:divBdr>
            <w:top w:val="none" w:sz="0" w:space="0" w:color="auto"/>
            <w:left w:val="none" w:sz="0" w:space="0" w:color="auto"/>
            <w:bottom w:val="none" w:sz="0" w:space="0" w:color="auto"/>
            <w:right w:val="none" w:sz="0" w:space="0" w:color="auto"/>
          </w:divBdr>
        </w:div>
        <w:div w:id="454257159">
          <w:marLeft w:val="640"/>
          <w:marRight w:val="0"/>
          <w:marTop w:val="0"/>
          <w:marBottom w:val="0"/>
          <w:divBdr>
            <w:top w:val="none" w:sz="0" w:space="0" w:color="auto"/>
            <w:left w:val="none" w:sz="0" w:space="0" w:color="auto"/>
            <w:bottom w:val="none" w:sz="0" w:space="0" w:color="auto"/>
            <w:right w:val="none" w:sz="0" w:space="0" w:color="auto"/>
          </w:divBdr>
        </w:div>
        <w:div w:id="1118718788">
          <w:marLeft w:val="640"/>
          <w:marRight w:val="0"/>
          <w:marTop w:val="0"/>
          <w:marBottom w:val="0"/>
          <w:divBdr>
            <w:top w:val="none" w:sz="0" w:space="0" w:color="auto"/>
            <w:left w:val="none" w:sz="0" w:space="0" w:color="auto"/>
            <w:bottom w:val="none" w:sz="0" w:space="0" w:color="auto"/>
            <w:right w:val="none" w:sz="0" w:space="0" w:color="auto"/>
          </w:divBdr>
        </w:div>
        <w:div w:id="175929132">
          <w:marLeft w:val="640"/>
          <w:marRight w:val="0"/>
          <w:marTop w:val="0"/>
          <w:marBottom w:val="0"/>
          <w:divBdr>
            <w:top w:val="none" w:sz="0" w:space="0" w:color="auto"/>
            <w:left w:val="none" w:sz="0" w:space="0" w:color="auto"/>
            <w:bottom w:val="none" w:sz="0" w:space="0" w:color="auto"/>
            <w:right w:val="none" w:sz="0" w:space="0" w:color="auto"/>
          </w:divBdr>
        </w:div>
        <w:div w:id="413209618">
          <w:marLeft w:val="640"/>
          <w:marRight w:val="0"/>
          <w:marTop w:val="0"/>
          <w:marBottom w:val="0"/>
          <w:divBdr>
            <w:top w:val="none" w:sz="0" w:space="0" w:color="auto"/>
            <w:left w:val="none" w:sz="0" w:space="0" w:color="auto"/>
            <w:bottom w:val="none" w:sz="0" w:space="0" w:color="auto"/>
            <w:right w:val="none" w:sz="0" w:space="0" w:color="auto"/>
          </w:divBdr>
        </w:div>
        <w:div w:id="2073847480">
          <w:marLeft w:val="640"/>
          <w:marRight w:val="0"/>
          <w:marTop w:val="0"/>
          <w:marBottom w:val="0"/>
          <w:divBdr>
            <w:top w:val="none" w:sz="0" w:space="0" w:color="auto"/>
            <w:left w:val="none" w:sz="0" w:space="0" w:color="auto"/>
            <w:bottom w:val="none" w:sz="0" w:space="0" w:color="auto"/>
            <w:right w:val="none" w:sz="0" w:space="0" w:color="auto"/>
          </w:divBdr>
        </w:div>
        <w:div w:id="740521181">
          <w:marLeft w:val="640"/>
          <w:marRight w:val="0"/>
          <w:marTop w:val="0"/>
          <w:marBottom w:val="0"/>
          <w:divBdr>
            <w:top w:val="none" w:sz="0" w:space="0" w:color="auto"/>
            <w:left w:val="none" w:sz="0" w:space="0" w:color="auto"/>
            <w:bottom w:val="none" w:sz="0" w:space="0" w:color="auto"/>
            <w:right w:val="none" w:sz="0" w:space="0" w:color="auto"/>
          </w:divBdr>
        </w:div>
        <w:div w:id="354157937">
          <w:marLeft w:val="640"/>
          <w:marRight w:val="0"/>
          <w:marTop w:val="0"/>
          <w:marBottom w:val="0"/>
          <w:divBdr>
            <w:top w:val="none" w:sz="0" w:space="0" w:color="auto"/>
            <w:left w:val="none" w:sz="0" w:space="0" w:color="auto"/>
            <w:bottom w:val="none" w:sz="0" w:space="0" w:color="auto"/>
            <w:right w:val="none" w:sz="0" w:space="0" w:color="auto"/>
          </w:divBdr>
        </w:div>
        <w:div w:id="255989759">
          <w:marLeft w:val="640"/>
          <w:marRight w:val="0"/>
          <w:marTop w:val="0"/>
          <w:marBottom w:val="0"/>
          <w:divBdr>
            <w:top w:val="none" w:sz="0" w:space="0" w:color="auto"/>
            <w:left w:val="none" w:sz="0" w:space="0" w:color="auto"/>
            <w:bottom w:val="none" w:sz="0" w:space="0" w:color="auto"/>
            <w:right w:val="none" w:sz="0" w:space="0" w:color="auto"/>
          </w:divBdr>
        </w:div>
        <w:div w:id="1328050800">
          <w:marLeft w:val="640"/>
          <w:marRight w:val="0"/>
          <w:marTop w:val="0"/>
          <w:marBottom w:val="0"/>
          <w:divBdr>
            <w:top w:val="none" w:sz="0" w:space="0" w:color="auto"/>
            <w:left w:val="none" w:sz="0" w:space="0" w:color="auto"/>
            <w:bottom w:val="none" w:sz="0" w:space="0" w:color="auto"/>
            <w:right w:val="none" w:sz="0" w:space="0" w:color="auto"/>
          </w:divBdr>
        </w:div>
        <w:div w:id="1780446968">
          <w:marLeft w:val="640"/>
          <w:marRight w:val="0"/>
          <w:marTop w:val="0"/>
          <w:marBottom w:val="0"/>
          <w:divBdr>
            <w:top w:val="none" w:sz="0" w:space="0" w:color="auto"/>
            <w:left w:val="none" w:sz="0" w:space="0" w:color="auto"/>
            <w:bottom w:val="none" w:sz="0" w:space="0" w:color="auto"/>
            <w:right w:val="none" w:sz="0" w:space="0" w:color="auto"/>
          </w:divBdr>
        </w:div>
        <w:div w:id="1721856815">
          <w:marLeft w:val="640"/>
          <w:marRight w:val="0"/>
          <w:marTop w:val="0"/>
          <w:marBottom w:val="0"/>
          <w:divBdr>
            <w:top w:val="none" w:sz="0" w:space="0" w:color="auto"/>
            <w:left w:val="none" w:sz="0" w:space="0" w:color="auto"/>
            <w:bottom w:val="none" w:sz="0" w:space="0" w:color="auto"/>
            <w:right w:val="none" w:sz="0" w:space="0" w:color="auto"/>
          </w:divBdr>
        </w:div>
        <w:div w:id="2058702111">
          <w:marLeft w:val="640"/>
          <w:marRight w:val="0"/>
          <w:marTop w:val="0"/>
          <w:marBottom w:val="0"/>
          <w:divBdr>
            <w:top w:val="none" w:sz="0" w:space="0" w:color="auto"/>
            <w:left w:val="none" w:sz="0" w:space="0" w:color="auto"/>
            <w:bottom w:val="none" w:sz="0" w:space="0" w:color="auto"/>
            <w:right w:val="none" w:sz="0" w:space="0" w:color="auto"/>
          </w:divBdr>
        </w:div>
        <w:div w:id="89161101">
          <w:marLeft w:val="640"/>
          <w:marRight w:val="0"/>
          <w:marTop w:val="0"/>
          <w:marBottom w:val="0"/>
          <w:divBdr>
            <w:top w:val="none" w:sz="0" w:space="0" w:color="auto"/>
            <w:left w:val="none" w:sz="0" w:space="0" w:color="auto"/>
            <w:bottom w:val="none" w:sz="0" w:space="0" w:color="auto"/>
            <w:right w:val="none" w:sz="0" w:space="0" w:color="auto"/>
          </w:divBdr>
        </w:div>
      </w:divsChild>
    </w:div>
    <w:div w:id="466044797">
      <w:marLeft w:val="0"/>
      <w:marRight w:val="0"/>
      <w:marTop w:val="0"/>
      <w:marBottom w:val="0"/>
      <w:divBdr>
        <w:top w:val="none" w:sz="0" w:space="0" w:color="auto"/>
        <w:left w:val="none" w:sz="0" w:space="0" w:color="auto"/>
        <w:bottom w:val="none" w:sz="0" w:space="0" w:color="auto"/>
        <w:right w:val="none" w:sz="0" w:space="0" w:color="auto"/>
      </w:divBdr>
    </w:div>
    <w:div w:id="466508626">
      <w:marLeft w:val="0"/>
      <w:marRight w:val="0"/>
      <w:marTop w:val="0"/>
      <w:marBottom w:val="0"/>
      <w:divBdr>
        <w:top w:val="none" w:sz="0" w:space="0" w:color="auto"/>
        <w:left w:val="none" w:sz="0" w:space="0" w:color="auto"/>
        <w:bottom w:val="none" w:sz="0" w:space="0" w:color="auto"/>
        <w:right w:val="none" w:sz="0" w:space="0" w:color="auto"/>
      </w:divBdr>
    </w:div>
    <w:div w:id="473332866">
      <w:bodyDiv w:val="1"/>
      <w:marLeft w:val="0"/>
      <w:marRight w:val="0"/>
      <w:marTop w:val="0"/>
      <w:marBottom w:val="0"/>
      <w:divBdr>
        <w:top w:val="none" w:sz="0" w:space="0" w:color="auto"/>
        <w:left w:val="none" w:sz="0" w:space="0" w:color="auto"/>
        <w:bottom w:val="none" w:sz="0" w:space="0" w:color="auto"/>
        <w:right w:val="none" w:sz="0" w:space="0" w:color="auto"/>
      </w:divBdr>
      <w:divsChild>
        <w:div w:id="29959630">
          <w:marLeft w:val="640"/>
          <w:marRight w:val="0"/>
          <w:marTop w:val="0"/>
          <w:marBottom w:val="0"/>
          <w:divBdr>
            <w:top w:val="none" w:sz="0" w:space="0" w:color="auto"/>
            <w:left w:val="none" w:sz="0" w:space="0" w:color="auto"/>
            <w:bottom w:val="none" w:sz="0" w:space="0" w:color="auto"/>
            <w:right w:val="none" w:sz="0" w:space="0" w:color="auto"/>
          </w:divBdr>
        </w:div>
        <w:div w:id="35663652">
          <w:marLeft w:val="640"/>
          <w:marRight w:val="0"/>
          <w:marTop w:val="0"/>
          <w:marBottom w:val="0"/>
          <w:divBdr>
            <w:top w:val="none" w:sz="0" w:space="0" w:color="auto"/>
            <w:left w:val="none" w:sz="0" w:space="0" w:color="auto"/>
            <w:bottom w:val="none" w:sz="0" w:space="0" w:color="auto"/>
            <w:right w:val="none" w:sz="0" w:space="0" w:color="auto"/>
          </w:divBdr>
        </w:div>
        <w:div w:id="62678350">
          <w:marLeft w:val="640"/>
          <w:marRight w:val="0"/>
          <w:marTop w:val="0"/>
          <w:marBottom w:val="0"/>
          <w:divBdr>
            <w:top w:val="none" w:sz="0" w:space="0" w:color="auto"/>
            <w:left w:val="none" w:sz="0" w:space="0" w:color="auto"/>
            <w:bottom w:val="none" w:sz="0" w:space="0" w:color="auto"/>
            <w:right w:val="none" w:sz="0" w:space="0" w:color="auto"/>
          </w:divBdr>
        </w:div>
        <w:div w:id="185296703">
          <w:marLeft w:val="640"/>
          <w:marRight w:val="0"/>
          <w:marTop w:val="0"/>
          <w:marBottom w:val="0"/>
          <w:divBdr>
            <w:top w:val="none" w:sz="0" w:space="0" w:color="auto"/>
            <w:left w:val="none" w:sz="0" w:space="0" w:color="auto"/>
            <w:bottom w:val="none" w:sz="0" w:space="0" w:color="auto"/>
            <w:right w:val="none" w:sz="0" w:space="0" w:color="auto"/>
          </w:divBdr>
        </w:div>
        <w:div w:id="223024829">
          <w:marLeft w:val="640"/>
          <w:marRight w:val="0"/>
          <w:marTop w:val="0"/>
          <w:marBottom w:val="0"/>
          <w:divBdr>
            <w:top w:val="none" w:sz="0" w:space="0" w:color="auto"/>
            <w:left w:val="none" w:sz="0" w:space="0" w:color="auto"/>
            <w:bottom w:val="none" w:sz="0" w:space="0" w:color="auto"/>
            <w:right w:val="none" w:sz="0" w:space="0" w:color="auto"/>
          </w:divBdr>
        </w:div>
        <w:div w:id="308559407">
          <w:marLeft w:val="640"/>
          <w:marRight w:val="0"/>
          <w:marTop w:val="0"/>
          <w:marBottom w:val="0"/>
          <w:divBdr>
            <w:top w:val="none" w:sz="0" w:space="0" w:color="auto"/>
            <w:left w:val="none" w:sz="0" w:space="0" w:color="auto"/>
            <w:bottom w:val="none" w:sz="0" w:space="0" w:color="auto"/>
            <w:right w:val="none" w:sz="0" w:space="0" w:color="auto"/>
          </w:divBdr>
        </w:div>
        <w:div w:id="326598447">
          <w:marLeft w:val="640"/>
          <w:marRight w:val="0"/>
          <w:marTop w:val="0"/>
          <w:marBottom w:val="0"/>
          <w:divBdr>
            <w:top w:val="none" w:sz="0" w:space="0" w:color="auto"/>
            <w:left w:val="none" w:sz="0" w:space="0" w:color="auto"/>
            <w:bottom w:val="none" w:sz="0" w:space="0" w:color="auto"/>
            <w:right w:val="none" w:sz="0" w:space="0" w:color="auto"/>
          </w:divBdr>
        </w:div>
        <w:div w:id="365640696">
          <w:marLeft w:val="640"/>
          <w:marRight w:val="0"/>
          <w:marTop w:val="0"/>
          <w:marBottom w:val="0"/>
          <w:divBdr>
            <w:top w:val="none" w:sz="0" w:space="0" w:color="auto"/>
            <w:left w:val="none" w:sz="0" w:space="0" w:color="auto"/>
            <w:bottom w:val="none" w:sz="0" w:space="0" w:color="auto"/>
            <w:right w:val="none" w:sz="0" w:space="0" w:color="auto"/>
          </w:divBdr>
        </w:div>
        <w:div w:id="380713350">
          <w:marLeft w:val="640"/>
          <w:marRight w:val="0"/>
          <w:marTop w:val="0"/>
          <w:marBottom w:val="0"/>
          <w:divBdr>
            <w:top w:val="none" w:sz="0" w:space="0" w:color="auto"/>
            <w:left w:val="none" w:sz="0" w:space="0" w:color="auto"/>
            <w:bottom w:val="none" w:sz="0" w:space="0" w:color="auto"/>
            <w:right w:val="none" w:sz="0" w:space="0" w:color="auto"/>
          </w:divBdr>
        </w:div>
        <w:div w:id="400719249">
          <w:marLeft w:val="640"/>
          <w:marRight w:val="0"/>
          <w:marTop w:val="0"/>
          <w:marBottom w:val="0"/>
          <w:divBdr>
            <w:top w:val="none" w:sz="0" w:space="0" w:color="auto"/>
            <w:left w:val="none" w:sz="0" w:space="0" w:color="auto"/>
            <w:bottom w:val="none" w:sz="0" w:space="0" w:color="auto"/>
            <w:right w:val="none" w:sz="0" w:space="0" w:color="auto"/>
          </w:divBdr>
        </w:div>
        <w:div w:id="537204651">
          <w:marLeft w:val="640"/>
          <w:marRight w:val="0"/>
          <w:marTop w:val="0"/>
          <w:marBottom w:val="0"/>
          <w:divBdr>
            <w:top w:val="none" w:sz="0" w:space="0" w:color="auto"/>
            <w:left w:val="none" w:sz="0" w:space="0" w:color="auto"/>
            <w:bottom w:val="none" w:sz="0" w:space="0" w:color="auto"/>
            <w:right w:val="none" w:sz="0" w:space="0" w:color="auto"/>
          </w:divBdr>
        </w:div>
        <w:div w:id="573703949">
          <w:marLeft w:val="640"/>
          <w:marRight w:val="0"/>
          <w:marTop w:val="0"/>
          <w:marBottom w:val="0"/>
          <w:divBdr>
            <w:top w:val="none" w:sz="0" w:space="0" w:color="auto"/>
            <w:left w:val="none" w:sz="0" w:space="0" w:color="auto"/>
            <w:bottom w:val="none" w:sz="0" w:space="0" w:color="auto"/>
            <w:right w:val="none" w:sz="0" w:space="0" w:color="auto"/>
          </w:divBdr>
        </w:div>
        <w:div w:id="589898410">
          <w:marLeft w:val="640"/>
          <w:marRight w:val="0"/>
          <w:marTop w:val="0"/>
          <w:marBottom w:val="0"/>
          <w:divBdr>
            <w:top w:val="none" w:sz="0" w:space="0" w:color="auto"/>
            <w:left w:val="none" w:sz="0" w:space="0" w:color="auto"/>
            <w:bottom w:val="none" w:sz="0" w:space="0" w:color="auto"/>
            <w:right w:val="none" w:sz="0" w:space="0" w:color="auto"/>
          </w:divBdr>
        </w:div>
        <w:div w:id="648216852">
          <w:marLeft w:val="640"/>
          <w:marRight w:val="0"/>
          <w:marTop w:val="0"/>
          <w:marBottom w:val="0"/>
          <w:divBdr>
            <w:top w:val="none" w:sz="0" w:space="0" w:color="auto"/>
            <w:left w:val="none" w:sz="0" w:space="0" w:color="auto"/>
            <w:bottom w:val="none" w:sz="0" w:space="0" w:color="auto"/>
            <w:right w:val="none" w:sz="0" w:space="0" w:color="auto"/>
          </w:divBdr>
        </w:div>
        <w:div w:id="742727163">
          <w:marLeft w:val="640"/>
          <w:marRight w:val="0"/>
          <w:marTop w:val="0"/>
          <w:marBottom w:val="0"/>
          <w:divBdr>
            <w:top w:val="none" w:sz="0" w:space="0" w:color="auto"/>
            <w:left w:val="none" w:sz="0" w:space="0" w:color="auto"/>
            <w:bottom w:val="none" w:sz="0" w:space="0" w:color="auto"/>
            <w:right w:val="none" w:sz="0" w:space="0" w:color="auto"/>
          </w:divBdr>
        </w:div>
        <w:div w:id="876159565">
          <w:marLeft w:val="640"/>
          <w:marRight w:val="0"/>
          <w:marTop w:val="0"/>
          <w:marBottom w:val="0"/>
          <w:divBdr>
            <w:top w:val="none" w:sz="0" w:space="0" w:color="auto"/>
            <w:left w:val="none" w:sz="0" w:space="0" w:color="auto"/>
            <w:bottom w:val="none" w:sz="0" w:space="0" w:color="auto"/>
            <w:right w:val="none" w:sz="0" w:space="0" w:color="auto"/>
          </w:divBdr>
        </w:div>
        <w:div w:id="1029798920">
          <w:marLeft w:val="640"/>
          <w:marRight w:val="0"/>
          <w:marTop w:val="0"/>
          <w:marBottom w:val="0"/>
          <w:divBdr>
            <w:top w:val="none" w:sz="0" w:space="0" w:color="auto"/>
            <w:left w:val="none" w:sz="0" w:space="0" w:color="auto"/>
            <w:bottom w:val="none" w:sz="0" w:space="0" w:color="auto"/>
            <w:right w:val="none" w:sz="0" w:space="0" w:color="auto"/>
          </w:divBdr>
        </w:div>
        <w:div w:id="1042751590">
          <w:marLeft w:val="640"/>
          <w:marRight w:val="0"/>
          <w:marTop w:val="0"/>
          <w:marBottom w:val="0"/>
          <w:divBdr>
            <w:top w:val="none" w:sz="0" w:space="0" w:color="auto"/>
            <w:left w:val="none" w:sz="0" w:space="0" w:color="auto"/>
            <w:bottom w:val="none" w:sz="0" w:space="0" w:color="auto"/>
            <w:right w:val="none" w:sz="0" w:space="0" w:color="auto"/>
          </w:divBdr>
        </w:div>
        <w:div w:id="1099569199">
          <w:marLeft w:val="640"/>
          <w:marRight w:val="0"/>
          <w:marTop w:val="0"/>
          <w:marBottom w:val="0"/>
          <w:divBdr>
            <w:top w:val="none" w:sz="0" w:space="0" w:color="auto"/>
            <w:left w:val="none" w:sz="0" w:space="0" w:color="auto"/>
            <w:bottom w:val="none" w:sz="0" w:space="0" w:color="auto"/>
            <w:right w:val="none" w:sz="0" w:space="0" w:color="auto"/>
          </w:divBdr>
        </w:div>
        <w:div w:id="1140346972">
          <w:marLeft w:val="640"/>
          <w:marRight w:val="0"/>
          <w:marTop w:val="0"/>
          <w:marBottom w:val="0"/>
          <w:divBdr>
            <w:top w:val="none" w:sz="0" w:space="0" w:color="auto"/>
            <w:left w:val="none" w:sz="0" w:space="0" w:color="auto"/>
            <w:bottom w:val="none" w:sz="0" w:space="0" w:color="auto"/>
            <w:right w:val="none" w:sz="0" w:space="0" w:color="auto"/>
          </w:divBdr>
        </w:div>
        <w:div w:id="1186820763">
          <w:marLeft w:val="640"/>
          <w:marRight w:val="0"/>
          <w:marTop w:val="0"/>
          <w:marBottom w:val="0"/>
          <w:divBdr>
            <w:top w:val="none" w:sz="0" w:space="0" w:color="auto"/>
            <w:left w:val="none" w:sz="0" w:space="0" w:color="auto"/>
            <w:bottom w:val="none" w:sz="0" w:space="0" w:color="auto"/>
            <w:right w:val="none" w:sz="0" w:space="0" w:color="auto"/>
          </w:divBdr>
        </w:div>
        <w:div w:id="1207135424">
          <w:marLeft w:val="640"/>
          <w:marRight w:val="0"/>
          <w:marTop w:val="0"/>
          <w:marBottom w:val="0"/>
          <w:divBdr>
            <w:top w:val="none" w:sz="0" w:space="0" w:color="auto"/>
            <w:left w:val="none" w:sz="0" w:space="0" w:color="auto"/>
            <w:bottom w:val="none" w:sz="0" w:space="0" w:color="auto"/>
            <w:right w:val="none" w:sz="0" w:space="0" w:color="auto"/>
          </w:divBdr>
        </w:div>
        <w:div w:id="1227686854">
          <w:marLeft w:val="640"/>
          <w:marRight w:val="0"/>
          <w:marTop w:val="0"/>
          <w:marBottom w:val="0"/>
          <w:divBdr>
            <w:top w:val="none" w:sz="0" w:space="0" w:color="auto"/>
            <w:left w:val="none" w:sz="0" w:space="0" w:color="auto"/>
            <w:bottom w:val="none" w:sz="0" w:space="0" w:color="auto"/>
            <w:right w:val="none" w:sz="0" w:space="0" w:color="auto"/>
          </w:divBdr>
        </w:div>
        <w:div w:id="1230075085">
          <w:marLeft w:val="640"/>
          <w:marRight w:val="0"/>
          <w:marTop w:val="0"/>
          <w:marBottom w:val="0"/>
          <w:divBdr>
            <w:top w:val="none" w:sz="0" w:space="0" w:color="auto"/>
            <w:left w:val="none" w:sz="0" w:space="0" w:color="auto"/>
            <w:bottom w:val="none" w:sz="0" w:space="0" w:color="auto"/>
            <w:right w:val="none" w:sz="0" w:space="0" w:color="auto"/>
          </w:divBdr>
        </w:div>
        <w:div w:id="1295984469">
          <w:marLeft w:val="640"/>
          <w:marRight w:val="0"/>
          <w:marTop w:val="0"/>
          <w:marBottom w:val="0"/>
          <w:divBdr>
            <w:top w:val="none" w:sz="0" w:space="0" w:color="auto"/>
            <w:left w:val="none" w:sz="0" w:space="0" w:color="auto"/>
            <w:bottom w:val="none" w:sz="0" w:space="0" w:color="auto"/>
            <w:right w:val="none" w:sz="0" w:space="0" w:color="auto"/>
          </w:divBdr>
        </w:div>
        <w:div w:id="1308127651">
          <w:marLeft w:val="640"/>
          <w:marRight w:val="0"/>
          <w:marTop w:val="0"/>
          <w:marBottom w:val="0"/>
          <w:divBdr>
            <w:top w:val="none" w:sz="0" w:space="0" w:color="auto"/>
            <w:left w:val="none" w:sz="0" w:space="0" w:color="auto"/>
            <w:bottom w:val="none" w:sz="0" w:space="0" w:color="auto"/>
            <w:right w:val="none" w:sz="0" w:space="0" w:color="auto"/>
          </w:divBdr>
        </w:div>
        <w:div w:id="1308776364">
          <w:marLeft w:val="640"/>
          <w:marRight w:val="0"/>
          <w:marTop w:val="0"/>
          <w:marBottom w:val="0"/>
          <w:divBdr>
            <w:top w:val="none" w:sz="0" w:space="0" w:color="auto"/>
            <w:left w:val="none" w:sz="0" w:space="0" w:color="auto"/>
            <w:bottom w:val="none" w:sz="0" w:space="0" w:color="auto"/>
            <w:right w:val="none" w:sz="0" w:space="0" w:color="auto"/>
          </w:divBdr>
        </w:div>
        <w:div w:id="1327632966">
          <w:marLeft w:val="640"/>
          <w:marRight w:val="0"/>
          <w:marTop w:val="0"/>
          <w:marBottom w:val="0"/>
          <w:divBdr>
            <w:top w:val="none" w:sz="0" w:space="0" w:color="auto"/>
            <w:left w:val="none" w:sz="0" w:space="0" w:color="auto"/>
            <w:bottom w:val="none" w:sz="0" w:space="0" w:color="auto"/>
            <w:right w:val="none" w:sz="0" w:space="0" w:color="auto"/>
          </w:divBdr>
        </w:div>
        <w:div w:id="1330791087">
          <w:marLeft w:val="640"/>
          <w:marRight w:val="0"/>
          <w:marTop w:val="0"/>
          <w:marBottom w:val="0"/>
          <w:divBdr>
            <w:top w:val="none" w:sz="0" w:space="0" w:color="auto"/>
            <w:left w:val="none" w:sz="0" w:space="0" w:color="auto"/>
            <w:bottom w:val="none" w:sz="0" w:space="0" w:color="auto"/>
            <w:right w:val="none" w:sz="0" w:space="0" w:color="auto"/>
          </w:divBdr>
        </w:div>
        <w:div w:id="1407536558">
          <w:marLeft w:val="640"/>
          <w:marRight w:val="0"/>
          <w:marTop w:val="0"/>
          <w:marBottom w:val="0"/>
          <w:divBdr>
            <w:top w:val="none" w:sz="0" w:space="0" w:color="auto"/>
            <w:left w:val="none" w:sz="0" w:space="0" w:color="auto"/>
            <w:bottom w:val="none" w:sz="0" w:space="0" w:color="auto"/>
            <w:right w:val="none" w:sz="0" w:space="0" w:color="auto"/>
          </w:divBdr>
        </w:div>
        <w:div w:id="1436560627">
          <w:marLeft w:val="640"/>
          <w:marRight w:val="0"/>
          <w:marTop w:val="0"/>
          <w:marBottom w:val="0"/>
          <w:divBdr>
            <w:top w:val="none" w:sz="0" w:space="0" w:color="auto"/>
            <w:left w:val="none" w:sz="0" w:space="0" w:color="auto"/>
            <w:bottom w:val="none" w:sz="0" w:space="0" w:color="auto"/>
            <w:right w:val="none" w:sz="0" w:space="0" w:color="auto"/>
          </w:divBdr>
        </w:div>
        <w:div w:id="1441142992">
          <w:marLeft w:val="640"/>
          <w:marRight w:val="0"/>
          <w:marTop w:val="0"/>
          <w:marBottom w:val="0"/>
          <w:divBdr>
            <w:top w:val="none" w:sz="0" w:space="0" w:color="auto"/>
            <w:left w:val="none" w:sz="0" w:space="0" w:color="auto"/>
            <w:bottom w:val="none" w:sz="0" w:space="0" w:color="auto"/>
            <w:right w:val="none" w:sz="0" w:space="0" w:color="auto"/>
          </w:divBdr>
        </w:div>
        <w:div w:id="1477919052">
          <w:marLeft w:val="640"/>
          <w:marRight w:val="0"/>
          <w:marTop w:val="0"/>
          <w:marBottom w:val="0"/>
          <w:divBdr>
            <w:top w:val="none" w:sz="0" w:space="0" w:color="auto"/>
            <w:left w:val="none" w:sz="0" w:space="0" w:color="auto"/>
            <w:bottom w:val="none" w:sz="0" w:space="0" w:color="auto"/>
            <w:right w:val="none" w:sz="0" w:space="0" w:color="auto"/>
          </w:divBdr>
        </w:div>
        <w:div w:id="1542016251">
          <w:marLeft w:val="640"/>
          <w:marRight w:val="0"/>
          <w:marTop w:val="0"/>
          <w:marBottom w:val="0"/>
          <w:divBdr>
            <w:top w:val="none" w:sz="0" w:space="0" w:color="auto"/>
            <w:left w:val="none" w:sz="0" w:space="0" w:color="auto"/>
            <w:bottom w:val="none" w:sz="0" w:space="0" w:color="auto"/>
            <w:right w:val="none" w:sz="0" w:space="0" w:color="auto"/>
          </w:divBdr>
        </w:div>
        <w:div w:id="1639144582">
          <w:marLeft w:val="640"/>
          <w:marRight w:val="0"/>
          <w:marTop w:val="0"/>
          <w:marBottom w:val="0"/>
          <w:divBdr>
            <w:top w:val="none" w:sz="0" w:space="0" w:color="auto"/>
            <w:left w:val="none" w:sz="0" w:space="0" w:color="auto"/>
            <w:bottom w:val="none" w:sz="0" w:space="0" w:color="auto"/>
            <w:right w:val="none" w:sz="0" w:space="0" w:color="auto"/>
          </w:divBdr>
        </w:div>
        <w:div w:id="1687636767">
          <w:marLeft w:val="640"/>
          <w:marRight w:val="0"/>
          <w:marTop w:val="0"/>
          <w:marBottom w:val="0"/>
          <w:divBdr>
            <w:top w:val="none" w:sz="0" w:space="0" w:color="auto"/>
            <w:left w:val="none" w:sz="0" w:space="0" w:color="auto"/>
            <w:bottom w:val="none" w:sz="0" w:space="0" w:color="auto"/>
            <w:right w:val="none" w:sz="0" w:space="0" w:color="auto"/>
          </w:divBdr>
        </w:div>
        <w:div w:id="1782414080">
          <w:marLeft w:val="640"/>
          <w:marRight w:val="0"/>
          <w:marTop w:val="0"/>
          <w:marBottom w:val="0"/>
          <w:divBdr>
            <w:top w:val="none" w:sz="0" w:space="0" w:color="auto"/>
            <w:left w:val="none" w:sz="0" w:space="0" w:color="auto"/>
            <w:bottom w:val="none" w:sz="0" w:space="0" w:color="auto"/>
            <w:right w:val="none" w:sz="0" w:space="0" w:color="auto"/>
          </w:divBdr>
        </w:div>
        <w:div w:id="1911580034">
          <w:marLeft w:val="640"/>
          <w:marRight w:val="0"/>
          <w:marTop w:val="0"/>
          <w:marBottom w:val="0"/>
          <w:divBdr>
            <w:top w:val="none" w:sz="0" w:space="0" w:color="auto"/>
            <w:left w:val="none" w:sz="0" w:space="0" w:color="auto"/>
            <w:bottom w:val="none" w:sz="0" w:space="0" w:color="auto"/>
            <w:right w:val="none" w:sz="0" w:space="0" w:color="auto"/>
          </w:divBdr>
        </w:div>
        <w:div w:id="1914073937">
          <w:marLeft w:val="640"/>
          <w:marRight w:val="0"/>
          <w:marTop w:val="0"/>
          <w:marBottom w:val="0"/>
          <w:divBdr>
            <w:top w:val="none" w:sz="0" w:space="0" w:color="auto"/>
            <w:left w:val="none" w:sz="0" w:space="0" w:color="auto"/>
            <w:bottom w:val="none" w:sz="0" w:space="0" w:color="auto"/>
            <w:right w:val="none" w:sz="0" w:space="0" w:color="auto"/>
          </w:divBdr>
        </w:div>
        <w:div w:id="1945073638">
          <w:marLeft w:val="640"/>
          <w:marRight w:val="0"/>
          <w:marTop w:val="0"/>
          <w:marBottom w:val="0"/>
          <w:divBdr>
            <w:top w:val="none" w:sz="0" w:space="0" w:color="auto"/>
            <w:left w:val="none" w:sz="0" w:space="0" w:color="auto"/>
            <w:bottom w:val="none" w:sz="0" w:space="0" w:color="auto"/>
            <w:right w:val="none" w:sz="0" w:space="0" w:color="auto"/>
          </w:divBdr>
        </w:div>
        <w:div w:id="1997801536">
          <w:marLeft w:val="640"/>
          <w:marRight w:val="0"/>
          <w:marTop w:val="0"/>
          <w:marBottom w:val="0"/>
          <w:divBdr>
            <w:top w:val="none" w:sz="0" w:space="0" w:color="auto"/>
            <w:left w:val="none" w:sz="0" w:space="0" w:color="auto"/>
            <w:bottom w:val="none" w:sz="0" w:space="0" w:color="auto"/>
            <w:right w:val="none" w:sz="0" w:space="0" w:color="auto"/>
          </w:divBdr>
        </w:div>
        <w:div w:id="2016691337">
          <w:marLeft w:val="640"/>
          <w:marRight w:val="0"/>
          <w:marTop w:val="0"/>
          <w:marBottom w:val="0"/>
          <w:divBdr>
            <w:top w:val="none" w:sz="0" w:space="0" w:color="auto"/>
            <w:left w:val="none" w:sz="0" w:space="0" w:color="auto"/>
            <w:bottom w:val="none" w:sz="0" w:space="0" w:color="auto"/>
            <w:right w:val="none" w:sz="0" w:space="0" w:color="auto"/>
          </w:divBdr>
        </w:div>
        <w:div w:id="2084335188">
          <w:marLeft w:val="640"/>
          <w:marRight w:val="0"/>
          <w:marTop w:val="0"/>
          <w:marBottom w:val="0"/>
          <w:divBdr>
            <w:top w:val="none" w:sz="0" w:space="0" w:color="auto"/>
            <w:left w:val="none" w:sz="0" w:space="0" w:color="auto"/>
            <w:bottom w:val="none" w:sz="0" w:space="0" w:color="auto"/>
            <w:right w:val="none" w:sz="0" w:space="0" w:color="auto"/>
          </w:divBdr>
        </w:div>
      </w:divsChild>
    </w:div>
    <w:div w:id="474029654">
      <w:bodyDiv w:val="1"/>
      <w:marLeft w:val="0"/>
      <w:marRight w:val="0"/>
      <w:marTop w:val="0"/>
      <w:marBottom w:val="0"/>
      <w:divBdr>
        <w:top w:val="none" w:sz="0" w:space="0" w:color="auto"/>
        <w:left w:val="none" w:sz="0" w:space="0" w:color="auto"/>
        <w:bottom w:val="none" w:sz="0" w:space="0" w:color="auto"/>
        <w:right w:val="none" w:sz="0" w:space="0" w:color="auto"/>
      </w:divBdr>
      <w:divsChild>
        <w:div w:id="62026437">
          <w:marLeft w:val="640"/>
          <w:marRight w:val="0"/>
          <w:marTop w:val="0"/>
          <w:marBottom w:val="0"/>
          <w:divBdr>
            <w:top w:val="none" w:sz="0" w:space="0" w:color="auto"/>
            <w:left w:val="none" w:sz="0" w:space="0" w:color="auto"/>
            <w:bottom w:val="none" w:sz="0" w:space="0" w:color="auto"/>
            <w:right w:val="none" w:sz="0" w:space="0" w:color="auto"/>
          </w:divBdr>
        </w:div>
        <w:div w:id="69544183">
          <w:marLeft w:val="640"/>
          <w:marRight w:val="0"/>
          <w:marTop w:val="0"/>
          <w:marBottom w:val="0"/>
          <w:divBdr>
            <w:top w:val="none" w:sz="0" w:space="0" w:color="auto"/>
            <w:left w:val="none" w:sz="0" w:space="0" w:color="auto"/>
            <w:bottom w:val="none" w:sz="0" w:space="0" w:color="auto"/>
            <w:right w:val="none" w:sz="0" w:space="0" w:color="auto"/>
          </w:divBdr>
        </w:div>
        <w:div w:id="369694497">
          <w:marLeft w:val="640"/>
          <w:marRight w:val="0"/>
          <w:marTop w:val="0"/>
          <w:marBottom w:val="0"/>
          <w:divBdr>
            <w:top w:val="none" w:sz="0" w:space="0" w:color="auto"/>
            <w:left w:val="none" w:sz="0" w:space="0" w:color="auto"/>
            <w:bottom w:val="none" w:sz="0" w:space="0" w:color="auto"/>
            <w:right w:val="none" w:sz="0" w:space="0" w:color="auto"/>
          </w:divBdr>
        </w:div>
        <w:div w:id="371420525">
          <w:marLeft w:val="640"/>
          <w:marRight w:val="0"/>
          <w:marTop w:val="0"/>
          <w:marBottom w:val="0"/>
          <w:divBdr>
            <w:top w:val="none" w:sz="0" w:space="0" w:color="auto"/>
            <w:left w:val="none" w:sz="0" w:space="0" w:color="auto"/>
            <w:bottom w:val="none" w:sz="0" w:space="0" w:color="auto"/>
            <w:right w:val="none" w:sz="0" w:space="0" w:color="auto"/>
          </w:divBdr>
        </w:div>
        <w:div w:id="547380413">
          <w:marLeft w:val="640"/>
          <w:marRight w:val="0"/>
          <w:marTop w:val="0"/>
          <w:marBottom w:val="0"/>
          <w:divBdr>
            <w:top w:val="none" w:sz="0" w:space="0" w:color="auto"/>
            <w:left w:val="none" w:sz="0" w:space="0" w:color="auto"/>
            <w:bottom w:val="none" w:sz="0" w:space="0" w:color="auto"/>
            <w:right w:val="none" w:sz="0" w:space="0" w:color="auto"/>
          </w:divBdr>
        </w:div>
        <w:div w:id="681661594">
          <w:marLeft w:val="640"/>
          <w:marRight w:val="0"/>
          <w:marTop w:val="0"/>
          <w:marBottom w:val="0"/>
          <w:divBdr>
            <w:top w:val="none" w:sz="0" w:space="0" w:color="auto"/>
            <w:left w:val="none" w:sz="0" w:space="0" w:color="auto"/>
            <w:bottom w:val="none" w:sz="0" w:space="0" w:color="auto"/>
            <w:right w:val="none" w:sz="0" w:space="0" w:color="auto"/>
          </w:divBdr>
        </w:div>
        <w:div w:id="758529698">
          <w:marLeft w:val="640"/>
          <w:marRight w:val="0"/>
          <w:marTop w:val="0"/>
          <w:marBottom w:val="0"/>
          <w:divBdr>
            <w:top w:val="none" w:sz="0" w:space="0" w:color="auto"/>
            <w:left w:val="none" w:sz="0" w:space="0" w:color="auto"/>
            <w:bottom w:val="none" w:sz="0" w:space="0" w:color="auto"/>
            <w:right w:val="none" w:sz="0" w:space="0" w:color="auto"/>
          </w:divBdr>
        </w:div>
        <w:div w:id="793911134">
          <w:marLeft w:val="640"/>
          <w:marRight w:val="0"/>
          <w:marTop w:val="0"/>
          <w:marBottom w:val="0"/>
          <w:divBdr>
            <w:top w:val="none" w:sz="0" w:space="0" w:color="auto"/>
            <w:left w:val="none" w:sz="0" w:space="0" w:color="auto"/>
            <w:bottom w:val="none" w:sz="0" w:space="0" w:color="auto"/>
            <w:right w:val="none" w:sz="0" w:space="0" w:color="auto"/>
          </w:divBdr>
        </w:div>
        <w:div w:id="815802352">
          <w:marLeft w:val="640"/>
          <w:marRight w:val="0"/>
          <w:marTop w:val="0"/>
          <w:marBottom w:val="0"/>
          <w:divBdr>
            <w:top w:val="none" w:sz="0" w:space="0" w:color="auto"/>
            <w:left w:val="none" w:sz="0" w:space="0" w:color="auto"/>
            <w:bottom w:val="none" w:sz="0" w:space="0" w:color="auto"/>
            <w:right w:val="none" w:sz="0" w:space="0" w:color="auto"/>
          </w:divBdr>
        </w:div>
        <w:div w:id="834422669">
          <w:marLeft w:val="640"/>
          <w:marRight w:val="0"/>
          <w:marTop w:val="0"/>
          <w:marBottom w:val="0"/>
          <w:divBdr>
            <w:top w:val="none" w:sz="0" w:space="0" w:color="auto"/>
            <w:left w:val="none" w:sz="0" w:space="0" w:color="auto"/>
            <w:bottom w:val="none" w:sz="0" w:space="0" w:color="auto"/>
            <w:right w:val="none" w:sz="0" w:space="0" w:color="auto"/>
          </w:divBdr>
        </w:div>
        <w:div w:id="881133857">
          <w:marLeft w:val="640"/>
          <w:marRight w:val="0"/>
          <w:marTop w:val="0"/>
          <w:marBottom w:val="0"/>
          <w:divBdr>
            <w:top w:val="none" w:sz="0" w:space="0" w:color="auto"/>
            <w:left w:val="none" w:sz="0" w:space="0" w:color="auto"/>
            <w:bottom w:val="none" w:sz="0" w:space="0" w:color="auto"/>
            <w:right w:val="none" w:sz="0" w:space="0" w:color="auto"/>
          </w:divBdr>
        </w:div>
        <w:div w:id="1007102831">
          <w:marLeft w:val="640"/>
          <w:marRight w:val="0"/>
          <w:marTop w:val="0"/>
          <w:marBottom w:val="0"/>
          <w:divBdr>
            <w:top w:val="none" w:sz="0" w:space="0" w:color="auto"/>
            <w:left w:val="none" w:sz="0" w:space="0" w:color="auto"/>
            <w:bottom w:val="none" w:sz="0" w:space="0" w:color="auto"/>
            <w:right w:val="none" w:sz="0" w:space="0" w:color="auto"/>
          </w:divBdr>
        </w:div>
        <w:div w:id="1166358030">
          <w:marLeft w:val="640"/>
          <w:marRight w:val="0"/>
          <w:marTop w:val="0"/>
          <w:marBottom w:val="0"/>
          <w:divBdr>
            <w:top w:val="none" w:sz="0" w:space="0" w:color="auto"/>
            <w:left w:val="none" w:sz="0" w:space="0" w:color="auto"/>
            <w:bottom w:val="none" w:sz="0" w:space="0" w:color="auto"/>
            <w:right w:val="none" w:sz="0" w:space="0" w:color="auto"/>
          </w:divBdr>
        </w:div>
        <w:div w:id="1306154690">
          <w:marLeft w:val="640"/>
          <w:marRight w:val="0"/>
          <w:marTop w:val="0"/>
          <w:marBottom w:val="0"/>
          <w:divBdr>
            <w:top w:val="none" w:sz="0" w:space="0" w:color="auto"/>
            <w:left w:val="none" w:sz="0" w:space="0" w:color="auto"/>
            <w:bottom w:val="none" w:sz="0" w:space="0" w:color="auto"/>
            <w:right w:val="none" w:sz="0" w:space="0" w:color="auto"/>
          </w:divBdr>
        </w:div>
        <w:div w:id="1428236676">
          <w:marLeft w:val="640"/>
          <w:marRight w:val="0"/>
          <w:marTop w:val="0"/>
          <w:marBottom w:val="0"/>
          <w:divBdr>
            <w:top w:val="none" w:sz="0" w:space="0" w:color="auto"/>
            <w:left w:val="none" w:sz="0" w:space="0" w:color="auto"/>
            <w:bottom w:val="none" w:sz="0" w:space="0" w:color="auto"/>
            <w:right w:val="none" w:sz="0" w:space="0" w:color="auto"/>
          </w:divBdr>
        </w:div>
        <w:div w:id="1631518862">
          <w:marLeft w:val="640"/>
          <w:marRight w:val="0"/>
          <w:marTop w:val="0"/>
          <w:marBottom w:val="0"/>
          <w:divBdr>
            <w:top w:val="none" w:sz="0" w:space="0" w:color="auto"/>
            <w:left w:val="none" w:sz="0" w:space="0" w:color="auto"/>
            <w:bottom w:val="none" w:sz="0" w:space="0" w:color="auto"/>
            <w:right w:val="none" w:sz="0" w:space="0" w:color="auto"/>
          </w:divBdr>
        </w:div>
        <w:div w:id="1664578896">
          <w:marLeft w:val="640"/>
          <w:marRight w:val="0"/>
          <w:marTop w:val="0"/>
          <w:marBottom w:val="0"/>
          <w:divBdr>
            <w:top w:val="none" w:sz="0" w:space="0" w:color="auto"/>
            <w:left w:val="none" w:sz="0" w:space="0" w:color="auto"/>
            <w:bottom w:val="none" w:sz="0" w:space="0" w:color="auto"/>
            <w:right w:val="none" w:sz="0" w:space="0" w:color="auto"/>
          </w:divBdr>
        </w:div>
        <w:div w:id="1700007751">
          <w:marLeft w:val="640"/>
          <w:marRight w:val="0"/>
          <w:marTop w:val="0"/>
          <w:marBottom w:val="0"/>
          <w:divBdr>
            <w:top w:val="none" w:sz="0" w:space="0" w:color="auto"/>
            <w:left w:val="none" w:sz="0" w:space="0" w:color="auto"/>
            <w:bottom w:val="none" w:sz="0" w:space="0" w:color="auto"/>
            <w:right w:val="none" w:sz="0" w:space="0" w:color="auto"/>
          </w:divBdr>
        </w:div>
        <w:div w:id="1702852277">
          <w:marLeft w:val="640"/>
          <w:marRight w:val="0"/>
          <w:marTop w:val="0"/>
          <w:marBottom w:val="0"/>
          <w:divBdr>
            <w:top w:val="none" w:sz="0" w:space="0" w:color="auto"/>
            <w:left w:val="none" w:sz="0" w:space="0" w:color="auto"/>
            <w:bottom w:val="none" w:sz="0" w:space="0" w:color="auto"/>
            <w:right w:val="none" w:sz="0" w:space="0" w:color="auto"/>
          </w:divBdr>
        </w:div>
        <w:div w:id="1855142947">
          <w:marLeft w:val="640"/>
          <w:marRight w:val="0"/>
          <w:marTop w:val="0"/>
          <w:marBottom w:val="0"/>
          <w:divBdr>
            <w:top w:val="none" w:sz="0" w:space="0" w:color="auto"/>
            <w:left w:val="none" w:sz="0" w:space="0" w:color="auto"/>
            <w:bottom w:val="none" w:sz="0" w:space="0" w:color="auto"/>
            <w:right w:val="none" w:sz="0" w:space="0" w:color="auto"/>
          </w:divBdr>
        </w:div>
        <w:div w:id="1966623012">
          <w:marLeft w:val="640"/>
          <w:marRight w:val="0"/>
          <w:marTop w:val="0"/>
          <w:marBottom w:val="0"/>
          <w:divBdr>
            <w:top w:val="none" w:sz="0" w:space="0" w:color="auto"/>
            <w:left w:val="none" w:sz="0" w:space="0" w:color="auto"/>
            <w:bottom w:val="none" w:sz="0" w:space="0" w:color="auto"/>
            <w:right w:val="none" w:sz="0" w:space="0" w:color="auto"/>
          </w:divBdr>
        </w:div>
        <w:div w:id="2075396279">
          <w:marLeft w:val="640"/>
          <w:marRight w:val="0"/>
          <w:marTop w:val="0"/>
          <w:marBottom w:val="0"/>
          <w:divBdr>
            <w:top w:val="none" w:sz="0" w:space="0" w:color="auto"/>
            <w:left w:val="none" w:sz="0" w:space="0" w:color="auto"/>
            <w:bottom w:val="none" w:sz="0" w:space="0" w:color="auto"/>
            <w:right w:val="none" w:sz="0" w:space="0" w:color="auto"/>
          </w:divBdr>
        </w:div>
      </w:divsChild>
    </w:div>
    <w:div w:id="479736425">
      <w:marLeft w:val="0"/>
      <w:marRight w:val="0"/>
      <w:marTop w:val="0"/>
      <w:marBottom w:val="0"/>
      <w:divBdr>
        <w:top w:val="none" w:sz="0" w:space="0" w:color="auto"/>
        <w:left w:val="none" w:sz="0" w:space="0" w:color="auto"/>
        <w:bottom w:val="none" w:sz="0" w:space="0" w:color="auto"/>
        <w:right w:val="none" w:sz="0" w:space="0" w:color="auto"/>
      </w:divBdr>
    </w:div>
    <w:div w:id="480198259">
      <w:marLeft w:val="0"/>
      <w:marRight w:val="0"/>
      <w:marTop w:val="0"/>
      <w:marBottom w:val="0"/>
      <w:divBdr>
        <w:top w:val="none" w:sz="0" w:space="0" w:color="auto"/>
        <w:left w:val="none" w:sz="0" w:space="0" w:color="auto"/>
        <w:bottom w:val="none" w:sz="0" w:space="0" w:color="auto"/>
        <w:right w:val="none" w:sz="0" w:space="0" w:color="auto"/>
      </w:divBdr>
    </w:div>
    <w:div w:id="483857334">
      <w:marLeft w:val="0"/>
      <w:marRight w:val="0"/>
      <w:marTop w:val="0"/>
      <w:marBottom w:val="0"/>
      <w:divBdr>
        <w:top w:val="none" w:sz="0" w:space="0" w:color="auto"/>
        <w:left w:val="none" w:sz="0" w:space="0" w:color="auto"/>
        <w:bottom w:val="none" w:sz="0" w:space="0" w:color="auto"/>
        <w:right w:val="none" w:sz="0" w:space="0" w:color="auto"/>
      </w:divBdr>
    </w:div>
    <w:div w:id="491288557">
      <w:marLeft w:val="0"/>
      <w:marRight w:val="0"/>
      <w:marTop w:val="0"/>
      <w:marBottom w:val="0"/>
      <w:divBdr>
        <w:top w:val="none" w:sz="0" w:space="0" w:color="auto"/>
        <w:left w:val="none" w:sz="0" w:space="0" w:color="auto"/>
        <w:bottom w:val="none" w:sz="0" w:space="0" w:color="auto"/>
        <w:right w:val="none" w:sz="0" w:space="0" w:color="auto"/>
      </w:divBdr>
    </w:div>
    <w:div w:id="491528853">
      <w:bodyDiv w:val="1"/>
      <w:marLeft w:val="0"/>
      <w:marRight w:val="0"/>
      <w:marTop w:val="0"/>
      <w:marBottom w:val="0"/>
      <w:divBdr>
        <w:top w:val="none" w:sz="0" w:space="0" w:color="auto"/>
        <w:left w:val="none" w:sz="0" w:space="0" w:color="auto"/>
        <w:bottom w:val="none" w:sz="0" w:space="0" w:color="auto"/>
        <w:right w:val="none" w:sz="0" w:space="0" w:color="auto"/>
      </w:divBdr>
      <w:divsChild>
        <w:div w:id="1227566315">
          <w:marLeft w:val="640"/>
          <w:marRight w:val="0"/>
          <w:marTop w:val="0"/>
          <w:marBottom w:val="0"/>
          <w:divBdr>
            <w:top w:val="none" w:sz="0" w:space="0" w:color="auto"/>
            <w:left w:val="none" w:sz="0" w:space="0" w:color="auto"/>
            <w:bottom w:val="none" w:sz="0" w:space="0" w:color="auto"/>
            <w:right w:val="none" w:sz="0" w:space="0" w:color="auto"/>
          </w:divBdr>
        </w:div>
        <w:div w:id="16468951">
          <w:marLeft w:val="640"/>
          <w:marRight w:val="0"/>
          <w:marTop w:val="0"/>
          <w:marBottom w:val="0"/>
          <w:divBdr>
            <w:top w:val="none" w:sz="0" w:space="0" w:color="auto"/>
            <w:left w:val="none" w:sz="0" w:space="0" w:color="auto"/>
            <w:bottom w:val="none" w:sz="0" w:space="0" w:color="auto"/>
            <w:right w:val="none" w:sz="0" w:space="0" w:color="auto"/>
          </w:divBdr>
        </w:div>
        <w:div w:id="1519151742">
          <w:marLeft w:val="640"/>
          <w:marRight w:val="0"/>
          <w:marTop w:val="0"/>
          <w:marBottom w:val="0"/>
          <w:divBdr>
            <w:top w:val="none" w:sz="0" w:space="0" w:color="auto"/>
            <w:left w:val="none" w:sz="0" w:space="0" w:color="auto"/>
            <w:bottom w:val="none" w:sz="0" w:space="0" w:color="auto"/>
            <w:right w:val="none" w:sz="0" w:space="0" w:color="auto"/>
          </w:divBdr>
        </w:div>
        <w:div w:id="378281864">
          <w:marLeft w:val="640"/>
          <w:marRight w:val="0"/>
          <w:marTop w:val="0"/>
          <w:marBottom w:val="0"/>
          <w:divBdr>
            <w:top w:val="none" w:sz="0" w:space="0" w:color="auto"/>
            <w:left w:val="none" w:sz="0" w:space="0" w:color="auto"/>
            <w:bottom w:val="none" w:sz="0" w:space="0" w:color="auto"/>
            <w:right w:val="none" w:sz="0" w:space="0" w:color="auto"/>
          </w:divBdr>
        </w:div>
        <w:div w:id="1004820380">
          <w:marLeft w:val="640"/>
          <w:marRight w:val="0"/>
          <w:marTop w:val="0"/>
          <w:marBottom w:val="0"/>
          <w:divBdr>
            <w:top w:val="none" w:sz="0" w:space="0" w:color="auto"/>
            <w:left w:val="none" w:sz="0" w:space="0" w:color="auto"/>
            <w:bottom w:val="none" w:sz="0" w:space="0" w:color="auto"/>
            <w:right w:val="none" w:sz="0" w:space="0" w:color="auto"/>
          </w:divBdr>
        </w:div>
        <w:div w:id="1184712586">
          <w:marLeft w:val="640"/>
          <w:marRight w:val="0"/>
          <w:marTop w:val="0"/>
          <w:marBottom w:val="0"/>
          <w:divBdr>
            <w:top w:val="none" w:sz="0" w:space="0" w:color="auto"/>
            <w:left w:val="none" w:sz="0" w:space="0" w:color="auto"/>
            <w:bottom w:val="none" w:sz="0" w:space="0" w:color="auto"/>
            <w:right w:val="none" w:sz="0" w:space="0" w:color="auto"/>
          </w:divBdr>
        </w:div>
        <w:div w:id="1111515674">
          <w:marLeft w:val="640"/>
          <w:marRight w:val="0"/>
          <w:marTop w:val="0"/>
          <w:marBottom w:val="0"/>
          <w:divBdr>
            <w:top w:val="none" w:sz="0" w:space="0" w:color="auto"/>
            <w:left w:val="none" w:sz="0" w:space="0" w:color="auto"/>
            <w:bottom w:val="none" w:sz="0" w:space="0" w:color="auto"/>
            <w:right w:val="none" w:sz="0" w:space="0" w:color="auto"/>
          </w:divBdr>
        </w:div>
        <w:div w:id="1536037363">
          <w:marLeft w:val="640"/>
          <w:marRight w:val="0"/>
          <w:marTop w:val="0"/>
          <w:marBottom w:val="0"/>
          <w:divBdr>
            <w:top w:val="none" w:sz="0" w:space="0" w:color="auto"/>
            <w:left w:val="none" w:sz="0" w:space="0" w:color="auto"/>
            <w:bottom w:val="none" w:sz="0" w:space="0" w:color="auto"/>
            <w:right w:val="none" w:sz="0" w:space="0" w:color="auto"/>
          </w:divBdr>
        </w:div>
        <w:div w:id="36592879">
          <w:marLeft w:val="640"/>
          <w:marRight w:val="0"/>
          <w:marTop w:val="0"/>
          <w:marBottom w:val="0"/>
          <w:divBdr>
            <w:top w:val="none" w:sz="0" w:space="0" w:color="auto"/>
            <w:left w:val="none" w:sz="0" w:space="0" w:color="auto"/>
            <w:bottom w:val="none" w:sz="0" w:space="0" w:color="auto"/>
            <w:right w:val="none" w:sz="0" w:space="0" w:color="auto"/>
          </w:divBdr>
        </w:div>
        <w:div w:id="484669778">
          <w:marLeft w:val="640"/>
          <w:marRight w:val="0"/>
          <w:marTop w:val="0"/>
          <w:marBottom w:val="0"/>
          <w:divBdr>
            <w:top w:val="none" w:sz="0" w:space="0" w:color="auto"/>
            <w:left w:val="none" w:sz="0" w:space="0" w:color="auto"/>
            <w:bottom w:val="none" w:sz="0" w:space="0" w:color="auto"/>
            <w:right w:val="none" w:sz="0" w:space="0" w:color="auto"/>
          </w:divBdr>
        </w:div>
        <w:div w:id="301278377">
          <w:marLeft w:val="640"/>
          <w:marRight w:val="0"/>
          <w:marTop w:val="0"/>
          <w:marBottom w:val="0"/>
          <w:divBdr>
            <w:top w:val="none" w:sz="0" w:space="0" w:color="auto"/>
            <w:left w:val="none" w:sz="0" w:space="0" w:color="auto"/>
            <w:bottom w:val="none" w:sz="0" w:space="0" w:color="auto"/>
            <w:right w:val="none" w:sz="0" w:space="0" w:color="auto"/>
          </w:divBdr>
        </w:div>
        <w:div w:id="1701203031">
          <w:marLeft w:val="640"/>
          <w:marRight w:val="0"/>
          <w:marTop w:val="0"/>
          <w:marBottom w:val="0"/>
          <w:divBdr>
            <w:top w:val="none" w:sz="0" w:space="0" w:color="auto"/>
            <w:left w:val="none" w:sz="0" w:space="0" w:color="auto"/>
            <w:bottom w:val="none" w:sz="0" w:space="0" w:color="auto"/>
            <w:right w:val="none" w:sz="0" w:space="0" w:color="auto"/>
          </w:divBdr>
        </w:div>
        <w:div w:id="822508912">
          <w:marLeft w:val="640"/>
          <w:marRight w:val="0"/>
          <w:marTop w:val="0"/>
          <w:marBottom w:val="0"/>
          <w:divBdr>
            <w:top w:val="none" w:sz="0" w:space="0" w:color="auto"/>
            <w:left w:val="none" w:sz="0" w:space="0" w:color="auto"/>
            <w:bottom w:val="none" w:sz="0" w:space="0" w:color="auto"/>
            <w:right w:val="none" w:sz="0" w:space="0" w:color="auto"/>
          </w:divBdr>
        </w:div>
        <w:div w:id="1574973782">
          <w:marLeft w:val="640"/>
          <w:marRight w:val="0"/>
          <w:marTop w:val="0"/>
          <w:marBottom w:val="0"/>
          <w:divBdr>
            <w:top w:val="none" w:sz="0" w:space="0" w:color="auto"/>
            <w:left w:val="none" w:sz="0" w:space="0" w:color="auto"/>
            <w:bottom w:val="none" w:sz="0" w:space="0" w:color="auto"/>
            <w:right w:val="none" w:sz="0" w:space="0" w:color="auto"/>
          </w:divBdr>
        </w:div>
        <w:div w:id="1202478684">
          <w:marLeft w:val="640"/>
          <w:marRight w:val="0"/>
          <w:marTop w:val="0"/>
          <w:marBottom w:val="0"/>
          <w:divBdr>
            <w:top w:val="none" w:sz="0" w:space="0" w:color="auto"/>
            <w:left w:val="none" w:sz="0" w:space="0" w:color="auto"/>
            <w:bottom w:val="none" w:sz="0" w:space="0" w:color="auto"/>
            <w:right w:val="none" w:sz="0" w:space="0" w:color="auto"/>
          </w:divBdr>
        </w:div>
        <w:div w:id="2073500400">
          <w:marLeft w:val="640"/>
          <w:marRight w:val="0"/>
          <w:marTop w:val="0"/>
          <w:marBottom w:val="0"/>
          <w:divBdr>
            <w:top w:val="none" w:sz="0" w:space="0" w:color="auto"/>
            <w:left w:val="none" w:sz="0" w:space="0" w:color="auto"/>
            <w:bottom w:val="none" w:sz="0" w:space="0" w:color="auto"/>
            <w:right w:val="none" w:sz="0" w:space="0" w:color="auto"/>
          </w:divBdr>
        </w:div>
        <w:div w:id="1935505336">
          <w:marLeft w:val="640"/>
          <w:marRight w:val="0"/>
          <w:marTop w:val="0"/>
          <w:marBottom w:val="0"/>
          <w:divBdr>
            <w:top w:val="none" w:sz="0" w:space="0" w:color="auto"/>
            <w:left w:val="none" w:sz="0" w:space="0" w:color="auto"/>
            <w:bottom w:val="none" w:sz="0" w:space="0" w:color="auto"/>
            <w:right w:val="none" w:sz="0" w:space="0" w:color="auto"/>
          </w:divBdr>
        </w:div>
        <w:div w:id="1732194972">
          <w:marLeft w:val="640"/>
          <w:marRight w:val="0"/>
          <w:marTop w:val="0"/>
          <w:marBottom w:val="0"/>
          <w:divBdr>
            <w:top w:val="none" w:sz="0" w:space="0" w:color="auto"/>
            <w:left w:val="none" w:sz="0" w:space="0" w:color="auto"/>
            <w:bottom w:val="none" w:sz="0" w:space="0" w:color="auto"/>
            <w:right w:val="none" w:sz="0" w:space="0" w:color="auto"/>
          </w:divBdr>
        </w:div>
        <w:div w:id="1832327002">
          <w:marLeft w:val="640"/>
          <w:marRight w:val="0"/>
          <w:marTop w:val="0"/>
          <w:marBottom w:val="0"/>
          <w:divBdr>
            <w:top w:val="none" w:sz="0" w:space="0" w:color="auto"/>
            <w:left w:val="none" w:sz="0" w:space="0" w:color="auto"/>
            <w:bottom w:val="none" w:sz="0" w:space="0" w:color="auto"/>
            <w:right w:val="none" w:sz="0" w:space="0" w:color="auto"/>
          </w:divBdr>
        </w:div>
        <w:div w:id="1359238608">
          <w:marLeft w:val="640"/>
          <w:marRight w:val="0"/>
          <w:marTop w:val="0"/>
          <w:marBottom w:val="0"/>
          <w:divBdr>
            <w:top w:val="none" w:sz="0" w:space="0" w:color="auto"/>
            <w:left w:val="none" w:sz="0" w:space="0" w:color="auto"/>
            <w:bottom w:val="none" w:sz="0" w:space="0" w:color="auto"/>
            <w:right w:val="none" w:sz="0" w:space="0" w:color="auto"/>
          </w:divBdr>
        </w:div>
        <w:div w:id="1811439036">
          <w:marLeft w:val="640"/>
          <w:marRight w:val="0"/>
          <w:marTop w:val="0"/>
          <w:marBottom w:val="0"/>
          <w:divBdr>
            <w:top w:val="none" w:sz="0" w:space="0" w:color="auto"/>
            <w:left w:val="none" w:sz="0" w:space="0" w:color="auto"/>
            <w:bottom w:val="none" w:sz="0" w:space="0" w:color="auto"/>
            <w:right w:val="none" w:sz="0" w:space="0" w:color="auto"/>
          </w:divBdr>
        </w:div>
        <w:div w:id="564225556">
          <w:marLeft w:val="640"/>
          <w:marRight w:val="0"/>
          <w:marTop w:val="0"/>
          <w:marBottom w:val="0"/>
          <w:divBdr>
            <w:top w:val="none" w:sz="0" w:space="0" w:color="auto"/>
            <w:left w:val="none" w:sz="0" w:space="0" w:color="auto"/>
            <w:bottom w:val="none" w:sz="0" w:space="0" w:color="auto"/>
            <w:right w:val="none" w:sz="0" w:space="0" w:color="auto"/>
          </w:divBdr>
        </w:div>
        <w:div w:id="1897086008">
          <w:marLeft w:val="640"/>
          <w:marRight w:val="0"/>
          <w:marTop w:val="0"/>
          <w:marBottom w:val="0"/>
          <w:divBdr>
            <w:top w:val="none" w:sz="0" w:space="0" w:color="auto"/>
            <w:left w:val="none" w:sz="0" w:space="0" w:color="auto"/>
            <w:bottom w:val="none" w:sz="0" w:space="0" w:color="auto"/>
            <w:right w:val="none" w:sz="0" w:space="0" w:color="auto"/>
          </w:divBdr>
        </w:div>
        <w:div w:id="483590191">
          <w:marLeft w:val="640"/>
          <w:marRight w:val="0"/>
          <w:marTop w:val="0"/>
          <w:marBottom w:val="0"/>
          <w:divBdr>
            <w:top w:val="none" w:sz="0" w:space="0" w:color="auto"/>
            <w:left w:val="none" w:sz="0" w:space="0" w:color="auto"/>
            <w:bottom w:val="none" w:sz="0" w:space="0" w:color="auto"/>
            <w:right w:val="none" w:sz="0" w:space="0" w:color="auto"/>
          </w:divBdr>
        </w:div>
        <w:div w:id="791554090">
          <w:marLeft w:val="640"/>
          <w:marRight w:val="0"/>
          <w:marTop w:val="0"/>
          <w:marBottom w:val="0"/>
          <w:divBdr>
            <w:top w:val="none" w:sz="0" w:space="0" w:color="auto"/>
            <w:left w:val="none" w:sz="0" w:space="0" w:color="auto"/>
            <w:bottom w:val="none" w:sz="0" w:space="0" w:color="auto"/>
            <w:right w:val="none" w:sz="0" w:space="0" w:color="auto"/>
          </w:divBdr>
        </w:div>
        <w:div w:id="92634516">
          <w:marLeft w:val="640"/>
          <w:marRight w:val="0"/>
          <w:marTop w:val="0"/>
          <w:marBottom w:val="0"/>
          <w:divBdr>
            <w:top w:val="none" w:sz="0" w:space="0" w:color="auto"/>
            <w:left w:val="none" w:sz="0" w:space="0" w:color="auto"/>
            <w:bottom w:val="none" w:sz="0" w:space="0" w:color="auto"/>
            <w:right w:val="none" w:sz="0" w:space="0" w:color="auto"/>
          </w:divBdr>
        </w:div>
        <w:div w:id="526721958">
          <w:marLeft w:val="640"/>
          <w:marRight w:val="0"/>
          <w:marTop w:val="0"/>
          <w:marBottom w:val="0"/>
          <w:divBdr>
            <w:top w:val="none" w:sz="0" w:space="0" w:color="auto"/>
            <w:left w:val="none" w:sz="0" w:space="0" w:color="auto"/>
            <w:bottom w:val="none" w:sz="0" w:space="0" w:color="auto"/>
            <w:right w:val="none" w:sz="0" w:space="0" w:color="auto"/>
          </w:divBdr>
        </w:div>
        <w:div w:id="1131822943">
          <w:marLeft w:val="640"/>
          <w:marRight w:val="0"/>
          <w:marTop w:val="0"/>
          <w:marBottom w:val="0"/>
          <w:divBdr>
            <w:top w:val="none" w:sz="0" w:space="0" w:color="auto"/>
            <w:left w:val="none" w:sz="0" w:space="0" w:color="auto"/>
            <w:bottom w:val="none" w:sz="0" w:space="0" w:color="auto"/>
            <w:right w:val="none" w:sz="0" w:space="0" w:color="auto"/>
          </w:divBdr>
        </w:div>
        <w:div w:id="792331794">
          <w:marLeft w:val="640"/>
          <w:marRight w:val="0"/>
          <w:marTop w:val="0"/>
          <w:marBottom w:val="0"/>
          <w:divBdr>
            <w:top w:val="none" w:sz="0" w:space="0" w:color="auto"/>
            <w:left w:val="none" w:sz="0" w:space="0" w:color="auto"/>
            <w:bottom w:val="none" w:sz="0" w:space="0" w:color="auto"/>
            <w:right w:val="none" w:sz="0" w:space="0" w:color="auto"/>
          </w:divBdr>
        </w:div>
        <w:div w:id="1654722601">
          <w:marLeft w:val="640"/>
          <w:marRight w:val="0"/>
          <w:marTop w:val="0"/>
          <w:marBottom w:val="0"/>
          <w:divBdr>
            <w:top w:val="none" w:sz="0" w:space="0" w:color="auto"/>
            <w:left w:val="none" w:sz="0" w:space="0" w:color="auto"/>
            <w:bottom w:val="none" w:sz="0" w:space="0" w:color="auto"/>
            <w:right w:val="none" w:sz="0" w:space="0" w:color="auto"/>
          </w:divBdr>
        </w:div>
        <w:div w:id="1388794443">
          <w:marLeft w:val="640"/>
          <w:marRight w:val="0"/>
          <w:marTop w:val="0"/>
          <w:marBottom w:val="0"/>
          <w:divBdr>
            <w:top w:val="none" w:sz="0" w:space="0" w:color="auto"/>
            <w:left w:val="none" w:sz="0" w:space="0" w:color="auto"/>
            <w:bottom w:val="none" w:sz="0" w:space="0" w:color="auto"/>
            <w:right w:val="none" w:sz="0" w:space="0" w:color="auto"/>
          </w:divBdr>
        </w:div>
        <w:div w:id="438258109">
          <w:marLeft w:val="640"/>
          <w:marRight w:val="0"/>
          <w:marTop w:val="0"/>
          <w:marBottom w:val="0"/>
          <w:divBdr>
            <w:top w:val="none" w:sz="0" w:space="0" w:color="auto"/>
            <w:left w:val="none" w:sz="0" w:space="0" w:color="auto"/>
            <w:bottom w:val="none" w:sz="0" w:space="0" w:color="auto"/>
            <w:right w:val="none" w:sz="0" w:space="0" w:color="auto"/>
          </w:divBdr>
        </w:div>
        <w:div w:id="1973898400">
          <w:marLeft w:val="640"/>
          <w:marRight w:val="0"/>
          <w:marTop w:val="0"/>
          <w:marBottom w:val="0"/>
          <w:divBdr>
            <w:top w:val="none" w:sz="0" w:space="0" w:color="auto"/>
            <w:left w:val="none" w:sz="0" w:space="0" w:color="auto"/>
            <w:bottom w:val="none" w:sz="0" w:space="0" w:color="auto"/>
            <w:right w:val="none" w:sz="0" w:space="0" w:color="auto"/>
          </w:divBdr>
        </w:div>
        <w:div w:id="759519773">
          <w:marLeft w:val="640"/>
          <w:marRight w:val="0"/>
          <w:marTop w:val="0"/>
          <w:marBottom w:val="0"/>
          <w:divBdr>
            <w:top w:val="none" w:sz="0" w:space="0" w:color="auto"/>
            <w:left w:val="none" w:sz="0" w:space="0" w:color="auto"/>
            <w:bottom w:val="none" w:sz="0" w:space="0" w:color="auto"/>
            <w:right w:val="none" w:sz="0" w:space="0" w:color="auto"/>
          </w:divBdr>
        </w:div>
        <w:div w:id="1617712688">
          <w:marLeft w:val="640"/>
          <w:marRight w:val="0"/>
          <w:marTop w:val="0"/>
          <w:marBottom w:val="0"/>
          <w:divBdr>
            <w:top w:val="none" w:sz="0" w:space="0" w:color="auto"/>
            <w:left w:val="none" w:sz="0" w:space="0" w:color="auto"/>
            <w:bottom w:val="none" w:sz="0" w:space="0" w:color="auto"/>
            <w:right w:val="none" w:sz="0" w:space="0" w:color="auto"/>
          </w:divBdr>
        </w:div>
        <w:div w:id="1181627526">
          <w:marLeft w:val="640"/>
          <w:marRight w:val="0"/>
          <w:marTop w:val="0"/>
          <w:marBottom w:val="0"/>
          <w:divBdr>
            <w:top w:val="none" w:sz="0" w:space="0" w:color="auto"/>
            <w:left w:val="none" w:sz="0" w:space="0" w:color="auto"/>
            <w:bottom w:val="none" w:sz="0" w:space="0" w:color="auto"/>
            <w:right w:val="none" w:sz="0" w:space="0" w:color="auto"/>
          </w:divBdr>
        </w:div>
        <w:div w:id="534196604">
          <w:marLeft w:val="640"/>
          <w:marRight w:val="0"/>
          <w:marTop w:val="0"/>
          <w:marBottom w:val="0"/>
          <w:divBdr>
            <w:top w:val="none" w:sz="0" w:space="0" w:color="auto"/>
            <w:left w:val="none" w:sz="0" w:space="0" w:color="auto"/>
            <w:bottom w:val="none" w:sz="0" w:space="0" w:color="auto"/>
            <w:right w:val="none" w:sz="0" w:space="0" w:color="auto"/>
          </w:divBdr>
        </w:div>
        <w:div w:id="1123383508">
          <w:marLeft w:val="640"/>
          <w:marRight w:val="0"/>
          <w:marTop w:val="0"/>
          <w:marBottom w:val="0"/>
          <w:divBdr>
            <w:top w:val="none" w:sz="0" w:space="0" w:color="auto"/>
            <w:left w:val="none" w:sz="0" w:space="0" w:color="auto"/>
            <w:bottom w:val="none" w:sz="0" w:space="0" w:color="auto"/>
            <w:right w:val="none" w:sz="0" w:space="0" w:color="auto"/>
          </w:divBdr>
        </w:div>
        <w:div w:id="803154476">
          <w:marLeft w:val="640"/>
          <w:marRight w:val="0"/>
          <w:marTop w:val="0"/>
          <w:marBottom w:val="0"/>
          <w:divBdr>
            <w:top w:val="none" w:sz="0" w:space="0" w:color="auto"/>
            <w:left w:val="none" w:sz="0" w:space="0" w:color="auto"/>
            <w:bottom w:val="none" w:sz="0" w:space="0" w:color="auto"/>
            <w:right w:val="none" w:sz="0" w:space="0" w:color="auto"/>
          </w:divBdr>
        </w:div>
        <w:div w:id="1850826285">
          <w:marLeft w:val="640"/>
          <w:marRight w:val="0"/>
          <w:marTop w:val="0"/>
          <w:marBottom w:val="0"/>
          <w:divBdr>
            <w:top w:val="none" w:sz="0" w:space="0" w:color="auto"/>
            <w:left w:val="none" w:sz="0" w:space="0" w:color="auto"/>
            <w:bottom w:val="none" w:sz="0" w:space="0" w:color="auto"/>
            <w:right w:val="none" w:sz="0" w:space="0" w:color="auto"/>
          </w:divBdr>
        </w:div>
        <w:div w:id="751119347">
          <w:marLeft w:val="640"/>
          <w:marRight w:val="0"/>
          <w:marTop w:val="0"/>
          <w:marBottom w:val="0"/>
          <w:divBdr>
            <w:top w:val="none" w:sz="0" w:space="0" w:color="auto"/>
            <w:left w:val="none" w:sz="0" w:space="0" w:color="auto"/>
            <w:bottom w:val="none" w:sz="0" w:space="0" w:color="auto"/>
            <w:right w:val="none" w:sz="0" w:space="0" w:color="auto"/>
          </w:divBdr>
        </w:div>
        <w:div w:id="55469271">
          <w:marLeft w:val="640"/>
          <w:marRight w:val="0"/>
          <w:marTop w:val="0"/>
          <w:marBottom w:val="0"/>
          <w:divBdr>
            <w:top w:val="none" w:sz="0" w:space="0" w:color="auto"/>
            <w:left w:val="none" w:sz="0" w:space="0" w:color="auto"/>
            <w:bottom w:val="none" w:sz="0" w:space="0" w:color="auto"/>
            <w:right w:val="none" w:sz="0" w:space="0" w:color="auto"/>
          </w:divBdr>
        </w:div>
        <w:div w:id="1189221163">
          <w:marLeft w:val="640"/>
          <w:marRight w:val="0"/>
          <w:marTop w:val="0"/>
          <w:marBottom w:val="0"/>
          <w:divBdr>
            <w:top w:val="none" w:sz="0" w:space="0" w:color="auto"/>
            <w:left w:val="none" w:sz="0" w:space="0" w:color="auto"/>
            <w:bottom w:val="none" w:sz="0" w:space="0" w:color="auto"/>
            <w:right w:val="none" w:sz="0" w:space="0" w:color="auto"/>
          </w:divBdr>
        </w:div>
        <w:div w:id="1555316247">
          <w:marLeft w:val="640"/>
          <w:marRight w:val="0"/>
          <w:marTop w:val="0"/>
          <w:marBottom w:val="0"/>
          <w:divBdr>
            <w:top w:val="none" w:sz="0" w:space="0" w:color="auto"/>
            <w:left w:val="none" w:sz="0" w:space="0" w:color="auto"/>
            <w:bottom w:val="none" w:sz="0" w:space="0" w:color="auto"/>
            <w:right w:val="none" w:sz="0" w:space="0" w:color="auto"/>
          </w:divBdr>
        </w:div>
        <w:div w:id="1215312472">
          <w:marLeft w:val="640"/>
          <w:marRight w:val="0"/>
          <w:marTop w:val="0"/>
          <w:marBottom w:val="0"/>
          <w:divBdr>
            <w:top w:val="none" w:sz="0" w:space="0" w:color="auto"/>
            <w:left w:val="none" w:sz="0" w:space="0" w:color="auto"/>
            <w:bottom w:val="none" w:sz="0" w:space="0" w:color="auto"/>
            <w:right w:val="none" w:sz="0" w:space="0" w:color="auto"/>
          </w:divBdr>
        </w:div>
        <w:div w:id="428162240">
          <w:marLeft w:val="640"/>
          <w:marRight w:val="0"/>
          <w:marTop w:val="0"/>
          <w:marBottom w:val="0"/>
          <w:divBdr>
            <w:top w:val="none" w:sz="0" w:space="0" w:color="auto"/>
            <w:left w:val="none" w:sz="0" w:space="0" w:color="auto"/>
            <w:bottom w:val="none" w:sz="0" w:space="0" w:color="auto"/>
            <w:right w:val="none" w:sz="0" w:space="0" w:color="auto"/>
          </w:divBdr>
        </w:div>
      </w:divsChild>
    </w:div>
    <w:div w:id="496069033">
      <w:marLeft w:val="0"/>
      <w:marRight w:val="0"/>
      <w:marTop w:val="0"/>
      <w:marBottom w:val="0"/>
      <w:divBdr>
        <w:top w:val="none" w:sz="0" w:space="0" w:color="auto"/>
        <w:left w:val="none" w:sz="0" w:space="0" w:color="auto"/>
        <w:bottom w:val="none" w:sz="0" w:space="0" w:color="auto"/>
        <w:right w:val="none" w:sz="0" w:space="0" w:color="auto"/>
      </w:divBdr>
    </w:div>
    <w:div w:id="507252450">
      <w:marLeft w:val="0"/>
      <w:marRight w:val="0"/>
      <w:marTop w:val="0"/>
      <w:marBottom w:val="0"/>
      <w:divBdr>
        <w:top w:val="none" w:sz="0" w:space="0" w:color="auto"/>
        <w:left w:val="none" w:sz="0" w:space="0" w:color="auto"/>
        <w:bottom w:val="none" w:sz="0" w:space="0" w:color="auto"/>
        <w:right w:val="none" w:sz="0" w:space="0" w:color="auto"/>
      </w:divBdr>
    </w:div>
    <w:div w:id="507601129">
      <w:marLeft w:val="0"/>
      <w:marRight w:val="0"/>
      <w:marTop w:val="0"/>
      <w:marBottom w:val="0"/>
      <w:divBdr>
        <w:top w:val="none" w:sz="0" w:space="0" w:color="auto"/>
        <w:left w:val="none" w:sz="0" w:space="0" w:color="auto"/>
        <w:bottom w:val="none" w:sz="0" w:space="0" w:color="auto"/>
        <w:right w:val="none" w:sz="0" w:space="0" w:color="auto"/>
      </w:divBdr>
    </w:div>
    <w:div w:id="513762971">
      <w:bodyDiv w:val="1"/>
      <w:marLeft w:val="0"/>
      <w:marRight w:val="0"/>
      <w:marTop w:val="0"/>
      <w:marBottom w:val="0"/>
      <w:divBdr>
        <w:top w:val="none" w:sz="0" w:space="0" w:color="auto"/>
        <w:left w:val="none" w:sz="0" w:space="0" w:color="auto"/>
        <w:bottom w:val="none" w:sz="0" w:space="0" w:color="auto"/>
        <w:right w:val="none" w:sz="0" w:space="0" w:color="auto"/>
      </w:divBdr>
      <w:divsChild>
        <w:div w:id="39938144">
          <w:marLeft w:val="640"/>
          <w:marRight w:val="0"/>
          <w:marTop w:val="0"/>
          <w:marBottom w:val="0"/>
          <w:divBdr>
            <w:top w:val="none" w:sz="0" w:space="0" w:color="auto"/>
            <w:left w:val="none" w:sz="0" w:space="0" w:color="auto"/>
            <w:bottom w:val="none" w:sz="0" w:space="0" w:color="auto"/>
            <w:right w:val="none" w:sz="0" w:space="0" w:color="auto"/>
          </w:divBdr>
        </w:div>
        <w:div w:id="143861869">
          <w:marLeft w:val="640"/>
          <w:marRight w:val="0"/>
          <w:marTop w:val="0"/>
          <w:marBottom w:val="0"/>
          <w:divBdr>
            <w:top w:val="none" w:sz="0" w:space="0" w:color="auto"/>
            <w:left w:val="none" w:sz="0" w:space="0" w:color="auto"/>
            <w:bottom w:val="none" w:sz="0" w:space="0" w:color="auto"/>
            <w:right w:val="none" w:sz="0" w:space="0" w:color="auto"/>
          </w:divBdr>
        </w:div>
        <w:div w:id="173110490">
          <w:marLeft w:val="640"/>
          <w:marRight w:val="0"/>
          <w:marTop w:val="0"/>
          <w:marBottom w:val="0"/>
          <w:divBdr>
            <w:top w:val="none" w:sz="0" w:space="0" w:color="auto"/>
            <w:left w:val="none" w:sz="0" w:space="0" w:color="auto"/>
            <w:bottom w:val="none" w:sz="0" w:space="0" w:color="auto"/>
            <w:right w:val="none" w:sz="0" w:space="0" w:color="auto"/>
          </w:divBdr>
        </w:div>
        <w:div w:id="251090460">
          <w:marLeft w:val="640"/>
          <w:marRight w:val="0"/>
          <w:marTop w:val="0"/>
          <w:marBottom w:val="0"/>
          <w:divBdr>
            <w:top w:val="none" w:sz="0" w:space="0" w:color="auto"/>
            <w:left w:val="none" w:sz="0" w:space="0" w:color="auto"/>
            <w:bottom w:val="none" w:sz="0" w:space="0" w:color="auto"/>
            <w:right w:val="none" w:sz="0" w:space="0" w:color="auto"/>
          </w:divBdr>
        </w:div>
        <w:div w:id="300814166">
          <w:marLeft w:val="640"/>
          <w:marRight w:val="0"/>
          <w:marTop w:val="0"/>
          <w:marBottom w:val="0"/>
          <w:divBdr>
            <w:top w:val="none" w:sz="0" w:space="0" w:color="auto"/>
            <w:left w:val="none" w:sz="0" w:space="0" w:color="auto"/>
            <w:bottom w:val="none" w:sz="0" w:space="0" w:color="auto"/>
            <w:right w:val="none" w:sz="0" w:space="0" w:color="auto"/>
          </w:divBdr>
        </w:div>
        <w:div w:id="313796642">
          <w:marLeft w:val="640"/>
          <w:marRight w:val="0"/>
          <w:marTop w:val="0"/>
          <w:marBottom w:val="0"/>
          <w:divBdr>
            <w:top w:val="none" w:sz="0" w:space="0" w:color="auto"/>
            <w:left w:val="none" w:sz="0" w:space="0" w:color="auto"/>
            <w:bottom w:val="none" w:sz="0" w:space="0" w:color="auto"/>
            <w:right w:val="none" w:sz="0" w:space="0" w:color="auto"/>
          </w:divBdr>
        </w:div>
        <w:div w:id="378744921">
          <w:marLeft w:val="640"/>
          <w:marRight w:val="0"/>
          <w:marTop w:val="0"/>
          <w:marBottom w:val="0"/>
          <w:divBdr>
            <w:top w:val="none" w:sz="0" w:space="0" w:color="auto"/>
            <w:left w:val="none" w:sz="0" w:space="0" w:color="auto"/>
            <w:bottom w:val="none" w:sz="0" w:space="0" w:color="auto"/>
            <w:right w:val="none" w:sz="0" w:space="0" w:color="auto"/>
          </w:divBdr>
        </w:div>
        <w:div w:id="399862301">
          <w:marLeft w:val="640"/>
          <w:marRight w:val="0"/>
          <w:marTop w:val="0"/>
          <w:marBottom w:val="0"/>
          <w:divBdr>
            <w:top w:val="none" w:sz="0" w:space="0" w:color="auto"/>
            <w:left w:val="none" w:sz="0" w:space="0" w:color="auto"/>
            <w:bottom w:val="none" w:sz="0" w:space="0" w:color="auto"/>
            <w:right w:val="none" w:sz="0" w:space="0" w:color="auto"/>
          </w:divBdr>
        </w:div>
        <w:div w:id="409277427">
          <w:marLeft w:val="640"/>
          <w:marRight w:val="0"/>
          <w:marTop w:val="0"/>
          <w:marBottom w:val="0"/>
          <w:divBdr>
            <w:top w:val="none" w:sz="0" w:space="0" w:color="auto"/>
            <w:left w:val="none" w:sz="0" w:space="0" w:color="auto"/>
            <w:bottom w:val="none" w:sz="0" w:space="0" w:color="auto"/>
            <w:right w:val="none" w:sz="0" w:space="0" w:color="auto"/>
          </w:divBdr>
        </w:div>
        <w:div w:id="634986579">
          <w:marLeft w:val="640"/>
          <w:marRight w:val="0"/>
          <w:marTop w:val="0"/>
          <w:marBottom w:val="0"/>
          <w:divBdr>
            <w:top w:val="none" w:sz="0" w:space="0" w:color="auto"/>
            <w:left w:val="none" w:sz="0" w:space="0" w:color="auto"/>
            <w:bottom w:val="none" w:sz="0" w:space="0" w:color="auto"/>
            <w:right w:val="none" w:sz="0" w:space="0" w:color="auto"/>
          </w:divBdr>
        </w:div>
        <w:div w:id="674694345">
          <w:marLeft w:val="640"/>
          <w:marRight w:val="0"/>
          <w:marTop w:val="0"/>
          <w:marBottom w:val="0"/>
          <w:divBdr>
            <w:top w:val="none" w:sz="0" w:space="0" w:color="auto"/>
            <w:left w:val="none" w:sz="0" w:space="0" w:color="auto"/>
            <w:bottom w:val="none" w:sz="0" w:space="0" w:color="auto"/>
            <w:right w:val="none" w:sz="0" w:space="0" w:color="auto"/>
          </w:divBdr>
        </w:div>
        <w:div w:id="716470407">
          <w:marLeft w:val="640"/>
          <w:marRight w:val="0"/>
          <w:marTop w:val="0"/>
          <w:marBottom w:val="0"/>
          <w:divBdr>
            <w:top w:val="none" w:sz="0" w:space="0" w:color="auto"/>
            <w:left w:val="none" w:sz="0" w:space="0" w:color="auto"/>
            <w:bottom w:val="none" w:sz="0" w:space="0" w:color="auto"/>
            <w:right w:val="none" w:sz="0" w:space="0" w:color="auto"/>
          </w:divBdr>
        </w:div>
        <w:div w:id="726496637">
          <w:marLeft w:val="640"/>
          <w:marRight w:val="0"/>
          <w:marTop w:val="0"/>
          <w:marBottom w:val="0"/>
          <w:divBdr>
            <w:top w:val="none" w:sz="0" w:space="0" w:color="auto"/>
            <w:left w:val="none" w:sz="0" w:space="0" w:color="auto"/>
            <w:bottom w:val="none" w:sz="0" w:space="0" w:color="auto"/>
            <w:right w:val="none" w:sz="0" w:space="0" w:color="auto"/>
          </w:divBdr>
        </w:div>
        <w:div w:id="726536234">
          <w:marLeft w:val="640"/>
          <w:marRight w:val="0"/>
          <w:marTop w:val="0"/>
          <w:marBottom w:val="0"/>
          <w:divBdr>
            <w:top w:val="none" w:sz="0" w:space="0" w:color="auto"/>
            <w:left w:val="none" w:sz="0" w:space="0" w:color="auto"/>
            <w:bottom w:val="none" w:sz="0" w:space="0" w:color="auto"/>
            <w:right w:val="none" w:sz="0" w:space="0" w:color="auto"/>
          </w:divBdr>
        </w:div>
        <w:div w:id="766117655">
          <w:marLeft w:val="640"/>
          <w:marRight w:val="0"/>
          <w:marTop w:val="0"/>
          <w:marBottom w:val="0"/>
          <w:divBdr>
            <w:top w:val="none" w:sz="0" w:space="0" w:color="auto"/>
            <w:left w:val="none" w:sz="0" w:space="0" w:color="auto"/>
            <w:bottom w:val="none" w:sz="0" w:space="0" w:color="auto"/>
            <w:right w:val="none" w:sz="0" w:space="0" w:color="auto"/>
          </w:divBdr>
        </w:div>
        <w:div w:id="786124317">
          <w:marLeft w:val="640"/>
          <w:marRight w:val="0"/>
          <w:marTop w:val="0"/>
          <w:marBottom w:val="0"/>
          <w:divBdr>
            <w:top w:val="none" w:sz="0" w:space="0" w:color="auto"/>
            <w:left w:val="none" w:sz="0" w:space="0" w:color="auto"/>
            <w:bottom w:val="none" w:sz="0" w:space="0" w:color="auto"/>
            <w:right w:val="none" w:sz="0" w:space="0" w:color="auto"/>
          </w:divBdr>
        </w:div>
        <w:div w:id="789710753">
          <w:marLeft w:val="640"/>
          <w:marRight w:val="0"/>
          <w:marTop w:val="0"/>
          <w:marBottom w:val="0"/>
          <w:divBdr>
            <w:top w:val="none" w:sz="0" w:space="0" w:color="auto"/>
            <w:left w:val="none" w:sz="0" w:space="0" w:color="auto"/>
            <w:bottom w:val="none" w:sz="0" w:space="0" w:color="auto"/>
            <w:right w:val="none" w:sz="0" w:space="0" w:color="auto"/>
          </w:divBdr>
        </w:div>
        <w:div w:id="824054705">
          <w:marLeft w:val="640"/>
          <w:marRight w:val="0"/>
          <w:marTop w:val="0"/>
          <w:marBottom w:val="0"/>
          <w:divBdr>
            <w:top w:val="none" w:sz="0" w:space="0" w:color="auto"/>
            <w:left w:val="none" w:sz="0" w:space="0" w:color="auto"/>
            <w:bottom w:val="none" w:sz="0" w:space="0" w:color="auto"/>
            <w:right w:val="none" w:sz="0" w:space="0" w:color="auto"/>
          </w:divBdr>
        </w:div>
        <w:div w:id="883757025">
          <w:marLeft w:val="640"/>
          <w:marRight w:val="0"/>
          <w:marTop w:val="0"/>
          <w:marBottom w:val="0"/>
          <w:divBdr>
            <w:top w:val="none" w:sz="0" w:space="0" w:color="auto"/>
            <w:left w:val="none" w:sz="0" w:space="0" w:color="auto"/>
            <w:bottom w:val="none" w:sz="0" w:space="0" w:color="auto"/>
            <w:right w:val="none" w:sz="0" w:space="0" w:color="auto"/>
          </w:divBdr>
        </w:div>
        <w:div w:id="960500594">
          <w:marLeft w:val="640"/>
          <w:marRight w:val="0"/>
          <w:marTop w:val="0"/>
          <w:marBottom w:val="0"/>
          <w:divBdr>
            <w:top w:val="none" w:sz="0" w:space="0" w:color="auto"/>
            <w:left w:val="none" w:sz="0" w:space="0" w:color="auto"/>
            <w:bottom w:val="none" w:sz="0" w:space="0" w:color="auto"/>
            <w:right w:val="none" w:sz="0" w:space="0" w:color="auto"/>
          </w:divBdr>
        </w:div>
        <w:div w:id="962273844">
          <w:marLeft w:val="640"/>
          <w:marRight w:val="0"/>
          <w:marTop w:val="0"/>
          <w:marBottom w:val="0"/>
          <w:divBdr>
            <w:top w:val="none" w:sz="0" w:space="0" w:color="auto"/>
            <w:left w:val="none" w:sz="0" w:space="0" w:color="auto"/>
            <w:bottom w:val="none" w:sz="0" w:space="0" w:color="auto"/>
            <w:right w:val="none" w:sz="0" w:space="0" w:color="auto"/>
          </w:divBdr>
        </w:div>
        <w:div w:id="1012220907">
          <w:marLeft w:val="640"/>
          <w:marRight w:val="0"/>
          <w:marTop w:val="0"/>
          <w:marBottom w:val="0"/>
          <w:divBdr>
            <w:top w:val="none" w:sz="0" w:space="0" w:color="auto"/>
            <w:left w:val="none" w:sz="0" w:space="0" w:color="auto"/>
            <w:bottom w:val="none" w:sz="0" w:space="0" w:color="auto"/>
            <w:right w:val="none" w:sz="0" w:space="0" w:color="auto"/>
          </w:divBdr>
        </w:div>
        <w:div w:id="1018049086">
          <w:marLeft w:val="640"/>
          <w:marRight w:val="0"/>
          <w:marTop w:val="0"/>
          <w:marBottom w:val="0"/>
          <w:divBdr>
            <w:top w:val="none" w:sz="0" w:space="0" w:color="auto"/>
            <w:left w:val="none" w:sz="0" w:space="0" w:color="auto"/>
            <w:bottom w:val="none" w:sz="0" w:space="0" w:color="auto"/>
            <w:right w:val="none" w:sz="0" w:space="0" w:color="auto"/>
          </w:divBdr>
        </w:div>
        <w:div w:id="1023096742">
          <w:marLeft w:val="640"/>
          <w:marRight w:val="0"/>
          <w:marTop w:val="0"/>
          <w:marBottom w:val="0"/>
          <w:divBdr>
            <w:top w:val="none" w:sz="0" w:space="0" w:color="auto"/>
            <w:left w:val="none" w:sz="0" w:space="0" w:color="auto"/>
            <w:bottom w:val="none" w:sz="0" w:space="0" w:color="auto"/>
            <w:right w:val="none" w:sz="0" w:space="0" w:color="auto"/>
          </w:divBdr>
        </w:div>
        <w:div w:id="1033115593">
          <w:marLeft w:val="640"/>
          <w:marRight w:val="0"/>
          <w:marTop w:val="0"/>
          <w:marBottom w:val="0"/>
          <w:divBdr>
            <w:top w:val="none" w:sz="0" w:space="0" w:color="auto"/>
            <w:left w:val="none" w:sz="0" w:space="0" w:color="auto"/>
            <w:bottom w:val="none" w:sz="0" w:space="0" w:color="auto"/>
            <w:right w:val="none" w:sz="0" w:space="0" w:color="auto"/>
          </w:divBdr>
        </w:div>
        <w:div w:id="1092240541">
          <w:marLeft w:val="640"/>
          <w:marRight w:val="0"/>
          <w:marTop w:val="0"/>
          <w:marBottom w:val="0"/>
          <w:divBdr>
            <w:top w:val="none" w:sz="0" w:space="0" w:color="auto"/>
            <w:left w:val="none" w:sz="0" w:space="0" w:color="auto"/>
            <w:bottom w:val="none" w:sz="0" w:space="0" w:color="auto"/>
            <w:right w:val="none" w:sz="0" w:space="0" w:color="auto"/>
          </w:divBdr>
        </w:div>
        <w:div w:id="1182402226">
          <w:marLeft w:val="640"/>
          <w:marRight w:val="0"/>
          <w:marTop w:val="0"/>
          <w:marBottom w:val="0"/>
          <w:divBdr>
            <w:top w:val="none" w:sz="0" w:space="0" w:color="auto"/>
            <w:left w:val="none" w:sz="0" w:space="0" w:color="auto"/>
            <w:bottom w:val="none" w:sz="0" w:space="0" w:color="auto"/>
            <w:right w:val="none" w:sz="0" w:space="0" w:color="auto"/>
          </w:divBdr>
        </w:div>
        <w:div w:id="1201745768">
          <w:marLeft w:val="640"/>
          <w:marRight w:val="0"/>
          <w:marTop w:val="0"/>
          <w:marBottom w:val="0"/>
          <w:divBdr>
            <w:top w:val="none" w:sz="0" w:space="0" w:color="auto"/>
            <w:left w:val="none" w:sz="0" w:space="0" w:color="auto"/>
            <w:bottom w:val="none" w:sz="0" w:space="0" w:color="auto"/>
            <w:right w:val="none" w:sz="0" w:space="0" w:color="auto"/>
          </w:divBdr>
        </w:div>
        <w:div w:id="1229262615">
          <w:marLeft w:val="640"/>
          <w:marRight w:val="0"/>
          <w:marTop w:val="0"/>
          <w:marBottom w:val="0"/>
          <w:divBdr>
            <w:top w:val="none" w:sz="0" w:space="0" w:color="auto"/>
            <w:left w:val="none" w:sz="0" w:space="0" w:color="auto"/>
            <w:bottom w:val="none" w:sz="0" w:space="0" w:color="auto"/>
            <w:right w:val="none" w:sz="0" w:space="0" w:color="auto"/>
          </w:divBdr>
        </w:div>
        <w:div w:id="1249996467">
          <w:marLeft w:val="640"/>
          <w:marRight w:val="0"/>
          <w:marTop w:val="0"/>
          <w:marBottom w:val="0"/>
          <w:divBdr>
            <w:top w:val="none" w:sz="0" w:space="0" w:color="auto"/>
            <w:left w:val="none" w:sz="0" w:space="0" w:color="auto"/>
            <w:bottom w:val="none" w:sz="0" w:space="0" w:color="auto"/>
            <w:right w:val="none" w:sz="0" w:space="0" w:color="auto"/>
          </w:divBdr>
        </w:div>
        <w:div w:id="1293755464">
          <w:marLeft w:val="640"/>
          <w:marRight w:val="0"/>
          <w:marTop w:val="0"/>
          <w:marBottom w:val="0"/>
          <w:divBdr>
            <w:top w:val="none" w:sz="0" w:space="0" w:color="auto"/>
            <w:left w:val="none" w:sz="0" w:space="0" w:color="auto"/>
            <w:bottom w:val="none" w:sz="0" w:space="0" w:color="auto"/>
            <w:right w:val="none" w:sz="0" w:space="0" w:color="auto"/>
          </w:divBdr>
        </w:div>
        <w:div w:id="1295717334">
          <w:marLeft w:val="640"/>
          <w:marRight w:val="0"/>
          <w:marTop w:val="0"/>
          <w:marBottom w:val="0"/>
          <w:divBdr>
            <w:top w:val="none" w:sz="0" w:space="0" w:color="auto"/>
            <w:left w:val="none" w:sz="0" w:space="0" w:color="auto"/>
            <w:bottom w:val="none" w:sz="0" w:space="0" w:color="auto"/>
            <w:right w:val="none" w:sz="0" w:space="0" w:color="auto"/>
          </w:divBdr>
        </w:div>
        <w:div w:id="1322810379">
          <w:marLeft w:val="640"/>
          <w:marRight w:val="0"/>
          <w:marTop w:val="0"/>
          <w:marBottom w:val="0"/>
          <w:divBdr>
            <w:top w:val="none" w:sz="0" w:space="0" w:color="auto"/>
            <w:left w:val="none" w:sz="0" w:space="0" w:color="auto"/>
            <w:bottom w:val="none" w:sz="0" w:space="0" w:color="auto"/>
            <w:right w:val="none" w:sz="0" w:space="0" w:color="auto"/>
          </w:divBdr>
        </w:div>
        <w:div w:id="1547061211">
          <w:marLeft w:val="640"/>
          <w:marRight w:val="0"/>
          <w:marTop w:val="0"/>
          <w:marBottom w:val="0"/>
          <w:divBdr>
            <w:top w:val="none" w:sz="0" w:space="0" w:color="auto"/>
            <w:left w:val="none" w:sz="0" w:space="0" w:color="auto"/>
            <w:bottom w:val="none" w:sz="0" w:space="0" w:color="auto"/>
            <w:right w:val="none" w:sz="0" w:space="0" w:color="auto"/>
          </w:divBdr>
        </w:div>
        <w:div w:id="1621110593">
          <w:marLeft w:val="640"/>
          <w:marRight w:val="0"/>
          <w:marTop w:val="0"/>
          <w:marBottom w:val="0"/>
          <w:divBdr>
            <w:top w:val="none" w:sz="0" w:space="0" w:color="auto"/>
            <w:left w:val="none" w:sz="0" w:space="0" w:color="auto"/>
            <w:bottom w:val="none" w:sz="0" w:space="0" w:color="auto"/>
            <w:right w:val="none" w:sz="0" w:space="0" w:color="auto"/>
          </w:divBdr>
        </w:div>
        <w:div w:id="1631665678">
          <w:marLeft w:val="640"/>
          <w:marRight w:val="0"/>
          <w:marTop w:val="0"/>
          <w:marBottom w:val="0"/>
          <w:divBdr>
            <w:top w:val="none" w:sz="0" w:space="0" w:color="auto"/>
            <w:left w:val="none" w:sz="0" w:space="0" w:color="auto"/>
            <w:bottom w:val="none" w:sz="0" w:space="0" w:color="auto"/>
            <w:right w:val="none" w:sz="0" w:space="0" w:color="auto"/>
          </w:divBdr>
        </w:div>
        <w:div w:id="1742218400">
          <w:marLeft w:val="640"/>
          <w:marRight w:val="0"/>
          <w:marTop w:val="0"/>
          <w:marBottom w:val="0"/>
          <w:divBdr>
            <w:top w:val="none" w:sz="0" w:space="0" w:color="auto"/>
            <w:left w:val="none" w:sz="0" w:space="0" w:color="auto"/>
            <w:bottom w:val="none" w:sz="0" w:space="0" w:color="auto"/>
            <w:right w:val="none" w:sz="0" w:space="0" w:color="auto"/>
          </w:divBdr>
        </w:div>
        <w:div w:id="1772776868">
          <w:marLeft w:val="640"/>
          <w:marRight w:val="0"/>
          <w:marTop w:val="0"/>
          <w:marBottom w:val="0"/>
          <w:divBdr>
            <w:top w:val="none" w:sz="0" w:space="0" w:color="auto"/>
            <w:left w:val="none" w:sz="0" w:space="0" w:color="auto"/>
            <w:bottom w:val="none" w:sz="0" w:space="0" w:color="auto"/>
            <w:right w:val="none" w:sz="0" w:space="0" w:color="auto"/>
          </w:divBdr>
        </w:div>
        <w:div w:id="1806120556">
          <w:marLeft w:val="640"/>
          <w:marRight w:val="0"/>
          <w:marTop w:val="0"/>
          <w:marBottom w:val="0"/>
          <w:divBdr>
            <w:top w:val="none" w:sz="0" w:space="0" w:color="auto"/>
            <w:left w:val="none" w:sz="0" w:space="0" w:color="auto"/>
            <w:bottom w:val="none" w:sz="0" w:space="0" w:color="auto"/>
            <w:right w:val="none" w:sz="0" w:space="0" w:color="auto"/>
          </w:divBdr>
        </w:div>
        <w:div w:id="1819228268">
          <w:marLeft w:val="640"/>
          <w:marRight w:val="0"/>
          <w:marTop w:val="0"/>
          <w:marBottom w:val="0"/>
          <w:divBdr>
            <w:top w:val="none" w:sz="0" w:space="0" w:color="auto"/>
            <w:left w:val="none" w:sz="0" w:space="0" w:color="auto"/>
            <w:bottom w:val="none" w:sz="0" w:space="0" w:color="auto"/>
            <w:right w:val="none" w:sz="0" w:space="0" w:color="auto"/>
          </w:divBdr>
        </w:div>
        <w:div w:id="1820029459">
          <w:marLeft w:val="640"/>
          <w:marRight w:val="0"/>
          <w:marTop w:val="0"/>
          <w:marBottom w:val="0"/>
          <w:divBdr>
            <w:top w:val="none" w:sz="0" w:space="0" w:color="auto"/>
            <w:left w:val="none" w:sz="0" w:space="0" w:color="auto"/>
            <w:bottom w:val="none" w:sz="0" w:space="0" w:color="auto"/>
            <w:right w:val="none" w:sz="0" w:space="0" w:color="auto"/>
          </w:divBdr>
        </w:div>
        <w:div w:id="1822648571">
          <w:marLeft w:val="640"/>
          <w:marRight w:val="0"/>
          <w:marTop w:val="0"/>
          <w:marBottom w:val="0"/>
          <w:divBdr>
            <w:top w:val="none" w:sz="0" w:space="0" w:color="auto"/>
            <w:left w:val="none" w:sz="0" w:space="0" w:color="auto"/>
            <w:bottom w:val="none" w:sz="0" w:space="0" w:color="auto"/>
            <w:right w:val="none" w:sz="0" w:space="0" w:color="auto"/>
          </w:divBdr>
        </w:div>
        <w:div w:id="1848211141">
          <w:marLeft w:val="640"/>
          <w:marRight w:val="0"/>
          <w:marTop w:val="0"/>
          <w:marBottom w:val="0"/>
          <w:divBdr>
            <w:top w:val="none" w:sz="0" w:space="0" w:color="auto"/>
            <w:left w:val="none" w:sz="0" w:space="0" w:color="auto"/>
            <w:bottom w:val="none" w:sz="0" w:space="0" w:color="auto"/>
            <w:right w:val="none" w:sz="0" w:space="0" w:color="auto"/>
          </w:divBdr>
        </w:div>
        <w:div w:id="1875730108">
          <w:marLeft w:val="640"/>
          <w:marRight w:val="0"/>
          <w:marTop w:val="0"/>
          <w:marBottom w:val="0"/>
          <w:divBdr>
            <w:top w:val="none" w:sz="0" w:space="0" w:color="auto"/>
            <w:left w:val="none" w:sz="0" w:space="0" w:color="auto"/>
            <w:bottom w:val="none" w:sz="0" w:space="0" w:color="auto"/>
            <w:right w:val="none" w:sz="0" w:space="0" w:color="auto"/>
          </w:divBdr>
        </w:div>
        <w:div w:id="1911889766">
          <w:marLeft w:val="640"/>
          <w:marRight w:val="0"/>
          <w:marTop w:val="0"/>
          <w:marBottom w:val="0"/>
          <w:divBdr>
            <w:top w:val="none" w:sz="0" w:space="0" w:color="auto"/>
            <w:left w:val="none" w:sz="0" w:space="0" w:color="auto"/>
            <w:bottom w:val="none" w:sz="0" w:space="0" w:color="auto"/>
            <w:right w:val="none" w:sz="0" w:space="0" w:color="auto"/>
          </w:divBdr>
        </w:div>
        <w:div w:id="1917589757">
          <w:marLeft w:val="640"/>
          <w:marRight w:val="0"/>
          <w:marTop w:val="0"/>
          <w:marBottom w:val="0"/>
          <w:divBdr>
            <w:top w:val="none" w:sz="0" w:space="0" w:color="auto"/>
            <w:left w:val="none" w:sz="0" w:space="0" w:color="auto"/>
            <w:bottom w:val="none" w:sz="0" w:space="0" w:color="auto"/>
            <w:right w:val="none" w:sz="0" w:space="0" w:color="auto"/>
          </w:divBdr>
        </w:div>
        <w:div w:id="1923491698">
          <w:marLeft w:val="640"/>
          <w:marRight w:val="0"/>
          <w:marTop w:val="0"/>
          <w:marBottom w:val="0"/>
          <w:divBdr>
            <w:top w:val="none" w:sz="0" w:space="0" w:color="auto"/>
            <w:left w:val="none" w:sz="0" w:space="0" w:color="auto"/>
            <w:bottom w:val="none" w:sz="0" w:space="0" w:color="auto"/>
            <w:right w:val="none" w:sz="0" w:space="0" w:color="auto"/>
          </w:divBdr>
        </w:div>
        <w:div w:id="2040007439">
          <w:marLeft w:val="640"/>
          <w:marRight w:val="0"/>
          <w:marTop w:val="0"/>
          <w:marBottom w:val="0"/>
          <w:divBdr>
            <w:top w:val="none" w:sz="0" w:space="0" w:color="auto"/>
            <w:left w:val="none" w:sz="0" w:space="0" w:color="auto"/>
            <w:bottom w:val="none" w:sz="0" w:space="0" w:color="auto"/>
            <w:right w:val="none" w:sz="0" w:space="0" w:color="auto"/>
          </w:divBdr>
        </w:div>
        <w:div w:id="2042897591">
          <w:marLeft w:val="640"/>
          <w:marRight w:val="0"/>
          <w:marTop w:val="0"/>
          <w:marBottom w:val="0"/>
          <w:divBdr>
            <w:top w:val="none" w:sz="0" w:space="0" w:color="auto"/>
            <w:left w:val="none" w:sz="0" w:space="0" w:color="auto"/>
            <w:bottom w:val="none" w:sz="0" w:space="0" w:color="auto"/>
            <w:right w:val="none" w:sz="0" w:space="0" w:color="auto"/>
          </w:divBdr>
        </w:div>
        <w:div w:id="2069299884">
          <w:marLeft w:val="640"/>
          <w:marRight w:val="0"/>
          <w:marTop w:val="0"/>
          <w:marBottom w:val="0"/>
          <w:divBdr>
            <w:top w:val="none" w:sz="0" w:space="0" w:color="auto"/>
            <w:left w:val="none" w:sz="0" w:space="0" w:color="auto"/>
            <w:bottom w:val="none" w:sz="0" w:space="0" w:color="auto"/>
            <w:right w:val="none" w:sz="0" w:space="0" w:color="auto"/>
          </w:divBdr>
        </w:div>
      </w:divsChild>
    </w:div>
    <w:div w:id="514344154">
      <w:bodyDiv w:val="1"/>
      <w:marLeft w:val="0"/>
      <w:marRight w:val="0"/>
      <w:marTop w:val="0"/>
      <w:marBottom w:val="0"/>
      <w:divBdr>
        <w:top w:val="none" w:sz="0" w:space="0" w:color="auto"/>
        <w:left w:val="none" w:sz="0" w:space="0" w:color="auto"/>
        <w:bottom w:val="none" w:sz="0" w:space="0" w:color="auto"/>
        <w:right w:val="none" w:sz="0" w:space="0" w:color="auto"/>
      </w:divBdr>
      <w:divsChild>
        <w:div w:id="3670181">
          <w:marLeft w:val="640"/>
          <w:marRight w:val="0"/>
          <w:marTop w:val="0"/>
          <w:marBottom w:val="0"/>
          <w:divBdr>
            <w:top w:val="none" w:sz="0" w:space="0" w:color="auto"/>
            <w:left w:val="none" w:sz="0" w:space="0" w:color="auto"/>
            <w:bottom w:val="none" w:sz="0" w:space="0" w:color="auto"/>
            <w:right w:val="none" w:sz="0" w:space="0" w:color="auto"/>
          </w:divBdr>
        </w:div>
        <w:div w:id="137457042">
          <w:marLeft w:val="640"/>
          <w:marRight w:val="0"/>
          <w:marTop w:val="0"/>
          <w:marBottom w:val="0"/>
          <w:divBdr>
            <w:top w:val="none" w:sz="0" w:space="0" w:color="auto"/>
            <w:left w:val="none" w:sz="0" w:space="0" w:color="auto"/>
            <w:bottom w:val="none" w:sz="0" w:space="0" w:color="auto"/>
            <w:right w:val="none" w:sz="0" w:space="0" w:color="auto"/>
          </w:divBdr>
        </w:div>
        <w:div w:id="248925601">
          <w:marLeft w:val="640"/>
          <w:marRight w:val="0"/>
          <w:marTop w:val="0"/>
          <w:marBottom w:val="0"/>
          <w:divBdr>
            <w:top w:val="none" w:sz="0" w:space="0" w:color="auto"/>
            <w:left w:val="none" w:sz="0" w:space="0" w:color="auto"/>
            <w:bottom w:val="none" w:sz="0" w:space="0" w:color="auto"/>
            <w:right w:val="none" w:sz="0" w:space="0" w:color="auto"/>
          </w:divBdr>
        </w:div>
        <w:div w:id="505049738">
          <w:marLeft w:val="640"/>
          <w:marRight w:val="0"/>
          <w:marTop w:val="0"/>
          <w:marBottom w:val="0"/>
          <w:divBdr>
            <w:top w:val="none" w:sz="0" w:space="0" w:color="auto"/>
            <w:left w:val="none" w:sz="0" w:space="0" w:color="auto"/>
            <w:bottom w:val="none" w:sz="0" w:space="0" w:color="auto"/>
            <w:right w:val="none" w:sz="0" w:space="0" w:color="auto"/>
          </w:divBdr>
        </w:div>
        <w:div w:id="535777214">
          <w:marLeft w:val="640"/>
          <w:marRight w:val="0"/>
          <w:marTop w:val="0"/>
          <w:marBottom w:val="0"/>
          <w:divBdr>
            <w:top w:val="none" w:sz="0" w:space="0" w:color="auto"/>
            <w:left w:val="none" w:sz="0" w:space="0" w:color="auto"/>
            <w:bottom w:val="none" w:sz="0" w:space="0" w:color="auto"/>
            <w:right w:val="none" w:sz="0" w:space="0" w:color="auto"/>
          </w:divBdr>
        </w:div>
        <w:div w:id="614679857">
          <w:marLeft w:val="640"/>
          <w:marRight w:val="0"/>
          <w:marTop w:val="0"/>
          <w:marBottom w:val="0"/>
          <w:divBdr>
            <w:top w:val="none" w:sz="0" w:space="0" w:color="auto"/>
            <w:left w:val="none" w:sz="0" w:space="0" w:color="auto"/>
            <w:bottom w:val="none" w:sz="0" w:space="0" w:color="auto"/>
            <w:right w:val="none" w:sz="0" w:space="0" w:color="auto"/>
          </w:divBdr>
        </w:div>
        <w:div w:id="650253398">
          <w:marLeft w:val="640"/>
          <w:marRight w:val="0"/>
          <w:marTop w:val="0"/>
          <w:marBottom w:val="0"/>
          <w:divBdr>
            <w:top w:val="none" w:sz="0" w:space="0" w:color="auto"/>
            <w:left w:val="none" w:sz="0" w:space="0" w:color="auto"/>
            <w:bottom w:val="none" w:sz="0" w:space="0" w:color="auto"/>
            <w:right w:val="none" w:sz="0" w:space="0" w:color="auto"/>
          </w:divBdr>
        </w:div>
        <w:div w:id="691220948">
          <w:marLeft w:val="640"/>
          <w:marRight w:val="0"/>
          <w:marTop w:val="0"/>
          <w:marBottom w:val="0"/>
          <w:divBdr>
            <w:top w:val="none" w:sz="0" w:space="0" w:color="auto"/>
            <w:left w:val="none" w:sz="0" w:space="0" w:color="auto"/>
            <w:bottom w:val="none" w:sz="0" w:space="0" w:color="auto"/>
            <w:right w:val="none" w:sz="0" w:space="0" w:color="auto"/>
          </w:divBdr>
        </w:div>
        <w:div w:id="734819022">
          <w:marLeft w:val="640"/>
          <w:marRight w:val="0"/>
          <w:marTop w:val="0"/>
          <w:marBottom w:val="0"/>
          <w:divBdr>
            <w:top w:val="none" w:sz="0" w:space="0" w:color="auto"/>
            <w:left w:val="none" w:sz="0" w:space="0" w:color="auto"/>
            <w:bottom w:val="none" w:sz="0" w:space="0" w:color="auto"/>
            <w:right w:val="none" w:sz="0" w:space="0" w:color="auto"/>
          </w:divBdr>
        </w:div>
        <w:div w:id="872232303">
          <w:marLeft w:val="640"/>
          <w:marRight w:val="0"/>
          <w:marTop w:val="0"/>
          <w:marBottom w:val="0"/>
          <w:divBdr>
            <w:top w:val="none" w:sz="0" w:space="0" w:color="auto"/>
            <w:left w:val="none" w:sz="0" w:space="0" w:color="auto"/>
            <w:bottom w:val="none" w:sz="0" w:space="0" w:color="auto"/>
            <w:right w:val="none" w:sz="0" w:space="0" w:color="auto"/>
          </w:divBdr>
        </w:div>
        <w:div w:id="879782951">
          <w:marLeft w:val="640"/>
          <w:marRight w:val="0"/>
          <w:marTop w:val="0"/>
          <w:marBottom w:val="0"/>
          <w:divBdr>
            <w:top w:val="none" w:sz="0" w:space="0" w:color="auto"/>
            <w:left w:val="none" w:sz="0" w:space="0" w:color="auto"/>
            <w:bottom w:val="none" w:sz="0" w:space="0" w:color="auto"/>
            <w:right w:val="none" w:sz="0" w:space="0" w:color="auto"/>
          </w:divBdr>
        </w:div>
        <w:div w:id="920481209">
          <w:marLeft w:val="640"/>
          <w:marRight w:val="0"/>
          <w:marTop w:val="0"/>
          <w:marBottom w:val="0"/>
          <w:divBdr>
            <w:top w:val="none" w:sz="0" w:space="0" w:color="auto"/>
            <w:left w:val="none" w:sz="0" w:space="0" w:color="auto"/>
            <w:bottom w:val="none" w:sz="0" w:space="0" w:color="auto"/>
            <w:right w:val="none" w:sz="0" w:space="0" w:color="auto"/>
          </w:divBdr>
        </w:div>
        <w:div w:id="937327373">
          <w:marLeft w:val="640"/>
          <w:marRight w:val="0"/>
          <w:marTop w:val="0"/>
          <w:marBottom w:val="0"/>
          <w:divBdr>
            <w:top w:val="none" w:sz="0" w:space="0" w:color="auto"/>
            <w:left w:val="none" w:sz="0" w:space="0" w:color="auto"/>
            <w:bottom w:val="none" w:sz="0" w:space="0" w:color="auto"/>
            <w:right w:val="none" w:sz="0" w:space="0" w:color="auto"/>
          </w:divBdr>
        </w:div>
        <w:div w:id="963655872">
          <w:marLeft w:val="640"/>
          <w:marRight w:val="0"/>
          <w:marTop w:val="0"/>
          <w:marBottom w:val="0"/>
          <w:divBdr>
            <w:top w:val="none" w:sz="0" w:space="0" w:color="auto"/>
            <w:left w:val="none" w:sz="0" w:space="0" w:color="auto"/>
            <w:bottom w:val="none" w:sz="0" w:space="0" w:color="auto"/>
            <w:right w:val="none" w:sz="0" w:space="0" w:color="auto"/>
          </w:divBdr>
        </w:div>
        <w:div w:id="1042751653">
          <w:marLeft w:val="640"/>
          <w:marRight w:val="0"/>
          <w:marTop w:val="0"/>
          <w:marBottom w:val="0"/>
          <w:divBdr>
            <w:top w:val="none" w:sz="0" w:space="0" w:color="auto"/>
            <w:left w:val="none" w:sz="0" w:space="0" w:color="auto"/>
            <w:bottom w:val="none" w:sz="0" w:space="0" w:color="auto"/>
            <w:right w:val="none" w:sz="0" w:space="0" w:color="auto"/>
          </w:divBdr>
        </w:div>
        <w:div w:id="1094284100">
          <w:marLeft w:val="640"/>
          <w:marRight w:val="0"/>
          <w:marTop w:val="0"/>
          <w:marBottom w:val="0"/>
          <w:divBdr>
            <w:top w:val="none" w:sz="0" w:space="0" w:color="auto"/>
            <w:left w:val="none" w:sz="0" w:space="0" w:color="auto"/>
            <w:bottom w:val="none" w:sz="0" w:space="0" w:color="auto"/>
            <w:right w:val="none" w:sz="0" w:space="0" w:color="auto"/>
          </w:divBdr>
        </w:div>
        <w:div w:id="1135102057">
          <w:marLeft w:val="640"/>
          <w:marRight w:val="0"/>
          <w:marTop w:val="0"/>
          <w:marBottom w:val="0"/>
          <w:divBdr>
            <w:top w:val="none" w:sz="0" w:space="0" w:color="auto"/>
            <w:left w:val="none" w:sz="0" w:space="0" w:color="auto"/>
            <w:bottom w:val="none" w:sz="0" w:space="0" w:color="auto"/>
            <w:right w:val="none" w:sz="0" w:space="0" w:color="auto"/>
          </w:divBdr>
        </w:div>
        <w:div w:id="1139766161">
          <w:marLeft w:val="640"/>
          <w:marRight w:val="0"/>
          <w:marTop w:val="0"/>
          <w:marBottom w:val="0"/>
          <w:divBdr>
            <w:top w:val="none" w:sz="0" w:space="0" w:color="auto"/>
            <w:left w:val="none" w:sz="0" w:space="0" w:color="auto"/>
            <w:bottom w:val="none" w:sz="0" w:space="0" w:color="auto"/>
            <w:right w:val="none" w:sz="0" w:space="0" w:color="auto"/>
          </w:divBdr>
        </w:div>
        <w:div w:id="1144783646">
          <w:marLeft w:val="640"/>
          <w:marRight w:val="0"/>
          <w:marTop w:val="0"/>
          <w:marBottom w:val="0"/>
          <w:divBdr>
            <w:top w:val="none" w:sz="0" w:space="0" w:color="auto"/>
            <w:left w:val="none" w:sz="0" w:space="0" w:color="auto"/>
            <w:bottom w:val="none" w:sz="0" w:space="0" w:color="auto"/>
            <w:right w:val="none" w:sz="0" w:space="0" w:color="auto"/>
          </w:divBdr>
        </w:div>
        <w:div w:id="1144811884">
          <w:marLeft w:val="640"/>
          <w:marRight w:val="0"/>
          <w:marTop w:val="0"/>
          <w:marBottom w:val="0"/>
          <w:divBdr>
            <w:top w:val="none" w:sz="0" w:space="0" w:color="auto"/>
            <w:left w:val="none" w:sz="0" w:space="0" w:color="auto"/>
            <w:bottom w:val="none" w:sz="0" w:space="0" w:color="auto"/>
            <w:right w:val="none" w:sz="0" w:space="0" w:color="auto"/>
          </w:divBdr>
        </w:div>
        <w:div w:id="1167789879">
          <w:marLeft w:val="640"/>
          <w:marRight w:val="0"/>
          <w:marTop w:val="0"/>
          <w:marBottom w:val="0"/>
          <w:divBdr>
            <w:top w:val="none" w:sz="0" w:space="0" w:color="auto"/>
            <w:left w:val="none" w:sz="0" w:space="0" w:color="auto"/>
            <w:bottom w:val="none" w:sz="0" w:space="0" w:color="auto"/>
            <w:right w:val="none" w:sz="0" w:space="0" w:color="auto"/>
          </w:divBdr>
        </w:div>
        <w:div w:id="1321235217">
          <w:marLeft w:val="640"/>
          <w:marRight w:val="0"/>
          <w:marTop w:val="0"/>
          <w:marBottom w:val="0"/>
          <w:divBdr>
            <w:top w:val="none" w:sz="0" w:space="0" w:color="auto"/>
            <w:left w:val="none" w:sz="0" w:space="0" w:color="auto"/>
            <w:bottom w:val="none" w:sz="0" w:space="0" w:color="auto"/>
            <w:right w:val="none" w:sz="0" w:space="0" w:color="auto"/>
          </w:divBdr>
        </w:div>
        <w:div w:id="1324358499">
          <w:marLeft w:val="640"/>
          <w:marRight w:val="0"/>
          <w:marTop w:val="0"/>
          <w:marBottom w:val="0"/>
          <w:divBdr>
            <w:top w:val="none" w:sz="0" w:space="0" w:color="auto"/>
            <w:left w:val="none" w:sz="0" w:space="0" w:color="auto"/>
            <w:bottom w:val="none" w:sz="0" w:space="0" w:color="auto"/>
            <w:right w:val="none" w:sz="0" w:space="0" w:color="auto"/>
          </w:divBdr>
        </w:div>
        <w:div w:id="1324702892">
          <w:marLeft w:val="640"/>
          <w:marRight w:val="0"/>
          <w:marTop w:val="0"/>
          <w:marBottom w:val="0"/>
          <w:divBdr>
            <w:top w:val="none" w:sz="0" w:space="0" w:color="auto"/>
            <w:left w:val="none" w:sz="0" w:space="0" w:color="auto"/>
            <w:bottom w:val="none" w:sz="0" w:space="0" w:color="auto"/>
            <w:right w:val="none" w:sz="0" w:space="0" w:color="auto"/>
          </w:divBdr>
        </w:div>
        <w:div w:id="1331330698">
          <w:marLeft w:val="640"/>
          <w:marRight w:val="0"/>
          <w:marTop w:val="0"/>
          <w:marBottom w:val="0"/>
          <w:divBdr>
            <w:top w:val="none" w:sz="0" w:space="0" w:color="auto"/>
            <w:left w:val="none" w:sz="0" w:space="0" w:color="auto"/>
            <w:bottom w:val="none" w:sz="0" w:space="0" w:color="auto"/>
            <w:right w:val="none" w:sz="0" w:space="0" w:color="auto"/>
          </w:divBdr>
        </w:div>
        <w:div w:id="1350567506">
          <w:marLeft w:val="640"/>
          <w:marRight w:val="0"/>
          <w:marTop w:val="0"/>
          <w:marBottom w:val="0"/>
          <w:divBdr>
            <w:top w:val="none" w:sz="0" w:space="0" w:color="auto"/>
            <w:left w:val="none" w:sz="0" w:space="0" w:color="auto"/>
            <w:bottom w:val="none" w:sz="0" w:space="0" w:color="auto"/>
            <w:right w:val="none" w:sz="0" w:space="0" w:color="auto"/>
          </w:divBdr>
        </w:div>
        <w:div w:id="1382485421">
          <w:marLeft w:val="640"/>
          <w:marRight w:val="0"/>
          <w:marTop w:val="0"/>
          <w:marBottom w:val="0"/>
          <w:divBdr>
            <w:top w:val="none" w:sz="0" w:space="0" w:color="auto"/>
            <w:left w:val="none" w:sz="0" w:space="0" w:color="auto"/>
            <w:bottom w:val="none" w:sz="0" w:space="0" w:color="auto"/>
            <w:right w:val="none" w:sz="0" w:space="0" w:color="auto"/>
          </w:divBdr>
        </w:div>
        <w:div w:id="1411005569">
          <w:marLeft w:val="640"/>
          <w:marRight w:val="0"/>
          <w:marTop w:val="0"/>
          <w:marBottom w:val="0"/>
          <w:divBdr>
            <w:top w:val="none" w:sz="0" w:space="0" w:color="auto"/>
            <w:left w:val="none" w:sz="0" w:space="0" w:color="auto"/>
            <w:bottom w:val="none" w:sz="0" w:space="0" w:color="auto"/>
            <w:right w:val="none" w:sz="0" w:space="0" w:color="auto"/>
          </w:divBdr>
        </w:div>
        <w:div w:id="1439332494">
          <w:marLeft w:val="640"/>
          <w:marRight w:val="0"/>
          <w:marTop w:val="0"/>
          <w:marBottom w:val="0"/>
          <w:divBdr>
            <w:top w:val="none" w:sz="0" w:space="0" w:color="auto"/>
            <w:left w:val="none" w:sz="0" w:space="0" w:color="auto"/>
            <w:bottom w:val="none" w:sz="0" w:space="0" w:color="auto"/>
            <w:right w:val="none" w:sz="0" w:space="0" w:color="auto"/>
          </w:divBdr>
        </w:div>
        <w:div w:id="1447508391">
          <w:marLeft w:val="640"/>
          <w:marRight w:val="0"/>
          <w:marTop w:val="0"/>
          <w:marBottom w:val="0"/>
          <w:divBdr>
            <w:top w:val="none" w:sz="0" w:space="0" w:color="auto"/>
            <w:left w:val="none" w:sz="0" w:space="0" w:color="auto"/>
            <w:bottom w:val="none" w:sz="0" w:space="0" w:color="auto"/>
            <w:right w:val="none" w:sz="0" w:space="0" w:color="auto"/>
          </w:divBdr>
        </w:div>
        <w:div w:id="1479152809">
          <w:marLeft w:val="640"/>
          <w:marRight w:val="0"/>
          <w:marTop w:val="0"/>
          <w:marBottom w:val="0"/>
          <w:divBdr>
            <w:top w:val="none" w:sz="0" w:space="0" w:color="auto"/>
            <w:left w:val="none" w:sz="0" w:space="0" w:color="auto"/>
            <w:bottom w:val="none" w:sz="0" w:space="0" w:color="auto"/>
            <w:right w:val="none" w:sz="0" w:space="0" w:color="auto"/>
          </w:divBdr>
        </w:div>
        <w:div w:id="1537741145">
          <w:marLeft w:val="640"/>
          <w:marRight w:val="0"/>
          <w:marTop w:val="0"/>
          <w:marBottom w:val="0"/>
          <w:divBdr>
            <w:top w:val="none" w:sz="0" w:space="0" w:color="auto"/>
            <w:left w:val="none" w:sz="0" w:space="0" w:color="auto"/>
            <w:bottom w:val="none" w:sz="0" w:space="0" w:color="auto"/>
            <w:right w:val="none" w:sz="0" w:space="0" w:color="auto"/>
          </w:divBdr>
        </w:div>
        <w:div w:id="1568229440">
          <w:marLeft w:val="640"/>
          <w:marRight w:val="0"/>
          <w:marTop w:val="0"/>
          <w:marBottom w:val="0"/>
          <w:divBdr>
            <w:top w:val="none" w:sz="0" w:space="0" w:color="auto"/>
            <w:left w:val="none" w:sz="0" w:space="0" w:color="auto"/>
            <w:bottom w:val="none" w:sz="0" w:space="0" w:color="auto"/>
            <w:right w:val="none" w:sz="0" w:space="0" w:color="auto"/>
          </w:divBdr>
        </w:div>
        <w:div w:id="1602300514">
          <w:marLeft w:val="640"/>
          <w:marRight w:val="0"/>
          <w:marTop w:val="0"/>
          <w:marBottom w:val="0"/>
          <w:divBdr>
            <w:top w:val="none" w:sz="0" w:space="0" w:color="auto"/>
            <w:left w:val="none" w:sz="0" w:space="0" w:color="auto"/>
            <w:bottom w:val="none" w:sz="0" w:space="0" w:color="auto"/>
            <w:right w:val="none" w:sz="0" w:space="0" w:color="auto"/>
          </w:divBdr>
        </w:div>
        <w:div w:id="1628926828">
          <w:marLeft w:val="640"/>
          <w:marRight w:val="0"/>
          <w:marTop w:val="0"/>
          <w:marBottom w:val="0"/>
          <w:divBdr>
            <w:top w:val="none" w:sz="0" w:space="0" w:color="auto"/>
            <w:left w:val="none" w:sz="0" w:space="0" w:color="auto"/>
            <w:bottom w:val="none" w:sz="0" w:space="0" w:color="auto"/>
            <w:right w:val="none" w:sz="0" w:space="0" w:color="auto"/>
          </w:divBdr>
        </w:div>
        <w:div w:id="1732464218">
          <w:marLeft w:val="640"/>
          <w:marRight w:val="0"/>
          <w:marTop w:val="0"/>
          <w:marBottom w:val="0"/>
          <w:divBdr>
            <w:top w:val="none" w:sz="0" w:space="0" w:color="auto"/>
            <w:left w:val="none" w:sz="0" w:space="0" w:color="auto"/>
            <w:bottom w:val="none" w:sz="0" w:space="0" w:color="auto"/>
            <w:right w:val="none" w:sz="0" w:space="0" w:color="auto"/>
          </w:divBdr>
        </w:div>
        <w:div w:id="1761291195">
          <w:marLeft w:val="640"/>
          <w:marRight w:val="0"/>
          <w:marTop w:val="0"/>
          <w:marBottom w:val="0"/>
          <w:divBdr>
            <w:top w:val="none" w:sz="0" w:space="0" w:color="auto"/>
            <w:left w:val="none" w:sz="0" w:space="0" w:color="auto"/>
            <w:bottom w:val="none" w:sz="0" w:space="0" w:color="auto"/>
            <w:right w:val="none" w:sz="0" w:space="0" w:color="auto"/>
          </w:divBdr>
        </w:div>
        <w:div w:id="1790390011">
          <w:marLeft w:val="640"/>
          <w:marRight w:val="0"/>
          <w:marTop w:val="0"/>
          <w:marBottom w:val="0"/>
          <w:divBdr>
            <w:top w:val="none" w:sz="0" w:space="0" w:color="auto"/>
            <w:left w:val="none" w:sz="0" w:space="0" w:color="auto"/>
            <w:bottom w:val="none" w:sz="0" w:space="0" w:color="auto"/>
            <w:right w:val="none" w:sz="0" w:space="0" w:color="auto"/>
          </w:divBdr>
        </w:div>
        <w:div w:id="1815289128">
          <w:marLeft w:val="640"/>
          <w:marRight w:val="0"/>
          <w:marTop w:val="0"/>
          <w:marBottom w:val="0"/>
          <w:divBdr>
            <w:top w:val="none" w:sz="0" w:space="0" w:color="auto"/>
            <w:left w:val="none" w:sz="0" w:space="0" w:color="auto"/>
            <w:bottom w:val="none" w:sz="0" w:space="0" w:color="auto"/>
            <w:right w:val="none" w:sz="0" w:space="0" w:color="auto"/>
          </w:divBdr>
        </w:div>
        <w:div w:id="1816142789">
          <w:marLeft w:val="640"/>
          <w:marRight w:val="0"/>
          <w:marTop w:val="0"/>
          <w:marBottom w:val="0"/>
          <w:divBdr>
            <w:top w:val="none" w:sz="0" w:space="0" w:color="auto"/>
            <w:left w:val="none" w:sz="0" w:space="0" w:color="auto"/>
            <w:bottom w:val="none" w:sz="0" w:space="0" w:color="auto"/>
            <w:right w:val="none" w:sz="0" w:space="0" w:color="auto"/>
          </w:divBdr>
        </w:div>
        <w:div w:id="1981767865">
          <w:marLeft w:val="640"/>
          <w:marRight w:val="0"/>
          <w:marTop w:val="0"/>
          <w:marBottom w:val="0"/>
          <w:divBdr>
            <w:top w:val="none" w:sz="0" w:space="0" w:color="auto"/>
            <w:left w:val="none" w:sz="0" w:space="0" w:color="auto"/>
            <w:bottom w:val="none" w:sz="0" w:space="0" w:color="auto"/>
            <w:right w:val="none" w:sz="0" w:space="0" w:color="auto"/>
          </w:divBdr>
        </w:div>
        <w:div w:id="1986816084">
          <w:marLeft w:val="640"/>
          <w:marRight w:val="0"/>
          <w:marTop w:val="0"/>
          <w:marBottom w:val="0"/>
          <w:divBdr>
            <w:top w:val="none" w:sz="0" w:space="0" w:color="auto"/>
            <w:left w:val="none" w:sz="0" w:space="0" w:color="auto"/>
            <w:bottom w:val="none" w:sz="0" w:space="0" w:color="auto"/>
            <w:right w:val="none" w:sz="0" w:space="0" w:color="auto"/>
          </w:divBdr>
        </w:div>
        <w:div w:id="2061509591">
          <w:marLeft w:val="640"/>
          <w:marRight w:val="0"/>
          <w:marTop w:val="0"/>
          <w:marBottom w:val="0"/>
          <w:divBdr>
            <w:top w:val="none" w:sz="0" w:space="0" w:color="auto"/>
            <w:left w:val="none" w:sz="0" w:space="0" w:color="auto"/>
            <w:bottom w:val="none" w:sz="0" w:space="0" w:color="auto"/>
            <w:right w:val="none" w:sz="0" w:space="0" w:color="auto"/>
          </w:divBdr>
        </w:div>
        <w:div w:id="2096439630">
          <w:marLeft w:val="640"/>
          <w:marRight w:val="0"/>
          <w:marTop w:val="0"/>
          <w:marBottom w:val="0"/>
          <w:divBdr>
            <w:top w:val="none" w:sz="0" w:space="0" w:color="auto"/>
            <w:left w:val="none" w:sz="0" w:space="0" w:color="auto"/>
            <w:bottom w:val="none" w:sz="0" w:space="0" w:color="auto"/>
            <w:right w:val="none" w:sz="0" w:space="0" w:color="auto"/>
          </w:divBdr>
        </w:div>
      </w:divsChild>
    </w:div>
    <w:div w:id="518786626">
      <w:bodyDiv w:val="1"/>
      <w:marLeft w:val="0"/>
      <w:marRight w:val="0"/>
      <w:marTop w:val="0"/>
      <w:marBottom w:val="0"/>
      <w:divBdr>
        <w:top w:val="none" w:sz="0" w:space="0" w:color="auto"/>
        <w:left w:val="none" w:sz="0" w:space="0" w:color="auto"/>
        <w:bottom w:val="none" w:sz="0" w:space="0" w:color="auto"/>
        <w:right w:val="none" w:sz="0" w:space="0" w:color="auto"/>
      </w:divBdr>
    </w:div>
    <w:div w:id="521020587">
      <w:marLeft w:val="0"/>
      <w:marRight w:val="0"/>
      <w:marTop w:val="0"/>
      <w:marBottom w:val="0"/>
      <w:divBdr>
        <w:top w:val="none" w:sz="0" w:space="0" w:color="auto"/>
        <w:left w:val="none" w:sz="0" w:space="0" w:color="auto"/>
        <w:bottom w:val="none" w:sz="0" w:space="0" w:color="auto"/>
        <w:right w:val="none" w:sz="0" w:space="0" w:color="auto"/>
      </w:divBdr>
    </w:div>
    <w:div w:id="525095399">
      <w:bodyDiv w:val="1"/>
      <w:marLeft w:val="0"/>
      <w:marRight w:val="0"/>
      <w:marTop w:val="0"/>
      <w:marBottom w:val="0"/>
      <w:divBdr>
        <w:top w:val="none" w:sz="0" w:space="0" w:color="auto"/>
        <w:left w:val="none" w:sz="0" w:space="0" w:color="auto"/>
        <w:bottom w:val="none" w:sz="0" w:space="0" w:color="auto"/>
        <w:right w:val="none" w:sz="0" w:space="0" w:color="auto"/>
      </w:divBdr>
      <w:divsChild>
        <w:div w:id="110899505">
          <w:marLeft w:val="640"/>
          <w:marRight w:val="0"/>
          <w:marTop w:val="0"/>
          <w:marBottom w:val="0"/>
          <w:divBdr>
            <w:top w:val="none" w:sz="0" w:space="0" w:color="auto"/>
            <w:left w:val="none" w:sz="0" w:space="0" w:color="auto"/>
            <w:bottom w:val="none" w:sz="0" w:space="0" w:color="auto"/>
            <w:right w:val="none" w:sz="0" w:space="0" w:color="auto"/>
          </w:divBdr>
        </w:div>
        <w:div w:id="323437475">
          <w:marLeft w:val="640"/>
          <w:marRight w:val="0"/>
          <w:marTop w:val="0"/>
          <w:marBottom w:val="0"/>
          <w:divBdr>
            <w:top w:val="none" w:sz="0" w:space="0" w:color="auto"/>
            <w:left w:val="none" w:sz="0" w:space="0" w:color="auto"/>
            <w:bottom w:val="none" w:sz="0" w:space="0" w:color="auto"/>
            <w:right w:val="none" w:sz="0" w:space="0" w:color="auto"/>
          </w:divBdr>
        </w:div>
        <w:div w:id="353460532">
          <w:marLeft w:val="640"/>
          <w:marRight w:val="0"/>
          <w:marTop w:val="0"/>
          <w:marBottom w:val="0"/>
          <w:divBdr>
            <w:top w:val="none" w:sz="0" w:space="0" w:color="auto"/>
            <w:left w:val="none" w:sz="0" w:space="0" w:color="auto"/>
            <w:bottom w:val="none" w:sz="0" w:space="0" w:color="auto"/>
            <w:right w:val="none" w:sz="0" w:space="0" w:color="auto"/>
          </w:divBdr>
        </w:div>
        <w:div w:id="760416460">
          <w:marLeft w:val="640"/>
          <w:marRight w:val="0"/>
          <w:marTop w:val="0"/>
          <w:marBottom w:val="0"/>
          <w:divBdr>
            <w:top w:val="none" w:sz="0" w:space="0" w:color="auto"/>
            <w:left w:val="none" w:sz="0" w:space="0" w:color="auto"/>
            <w:bottom w:val="none" w:sz="0" w:space="0" w:color="auto"/>
            <w:right w:val="none" w:sz="0" w:space="0" w:color="auto"/>
          </w:divBdr>
        </w:div>
        <w:div w:id="852381698">
          <w:marLeft w:val="640"/>
          <w:marRight w:val="0"/>
          <w:marTop w:val="0"/>
          <w:marBottom w:val="0"/>
          <w:divBdr>
            <w:top w:val="none" w:sz="0" w:space="0" w:color="auto"/>
            <w:left w:val="none" w:sz="0" w:space="0" w:color="auto"/>
            <w:bottom w:val="none" w:sz="0" w:space="0" w:color="auto"/>
            <w:right w:val="none" w:sz="0" w:space="0" w:color="auto"/>
          </w:divBdr>
        </w:div>
        <w:div w:id="912081763">
          <w:marLeft w:val="640"/>
          <w:marRight w:val="0"/>
          <w:marTop w:val="0"/>
          <w:marBottom w:val="0"/>
          <w:divBdr>
            <w:top w:val="none" w:sz="0" w:space="0" w:color="auto"/>
            <w:left w:val="none" w:sz="0" w:space="0" w:color="auto"/>
            <w:bottom w:val="none" w:sz="0" w:space="0" w:color="auto"/>
            <w:right w:val="none" w:sz="0" w:space="0" w:color="auto"/>
          </w:divBdr>
        </w:div>
        <w:div w:id="1086802379">
          <w:marLeft w:val="640"/>
          <w:marRight w:val="0"/>
          <w:marTop w:val="0"/>
          <w:marBottom w:val="0"/>
          <w:divBdr>
            <w:top w:val="none" w:sz="0" w:space="0" w:color="auto"/>
            <w:left w:val="none" w:sz="0" w:space="0" w:color="auto"/>
            <w:bottom w:val="none" w:sz="0" w:space="0" w:color="auto"/>
            <w:right w:val="none" w:sz="0" w:space="0" w:color="auto"/>
          </w:divBdr>
        </w:div>
        <w:div w:id="1179584747">
          <w:marLeft w:val="640"/>
          <w:marRight w:val="0"/>
          <w:marTop w:val="0"/>
          <w:marBottom w:val="0"/>
          <w:divBdr>
            <w:top w:val="none" w:sz="0" w:space="0" w:color="auto"/>
            <w:left w:val="none" w:sz="0" w:space="0" w:color="auto"/>
            <w:bottom w:val="none" w:sz="0" w:space="0" w:color="auto"/>
            <w:right w:val="none" w:sz="0" w:space="0" w:color="auto"/>
          </w:divBdr>
        </w:div>
        <w:div w:id="1207333610">
          <w:marLeft w:val="640"/>
          <w:marRight w:val="0"/>
          <w:marTop w:val="0"/>
          <w:marBottom w:val="0"/>
          <w:divBdr>
            <w:top w:val="none" w:sz="0" w:space="0" w:color="auto"/>
            <w:left w:val="none" w:sz="0" w:space="0" w:color="auto"/>
            <w:bottom w:val="none" w:sz="0" w:space="0" w:color="auto"/>
            <w:right w:val="none" w:sz="0" w:space="0" w:color="auto"/>
          </w:divBdr>
        </w:div>
        <w:div w:id="1403678299">
          <w:marLeft w:val="640"/>
          <w:marRight w:val="0"/>
          <w:marTop w:val="0"/>
          <w:marBottom w:val="0"/>
          <w:divBdr>
            <w:top w:val="none" w:sz="0" w:space="0" w:color="auto"/>
            <w:left w:val="none" w:sz="0" w:space="0" w:color="auto"/>
            <w:bottom w:val="none" w:sz="0" w:space="0" w:color="auto"/>
            <w:right w:val="none" w:sz="0" w:space="0" w:color="auto"/>
          </w:divBdr>
        </w:div>
        <w:div w:id="1471315952">
          <w:marLeft w:val="640"/>
          <w:marRight w:val="0"/>
          <w:marTop w:val="0"/>
          <w:marBottom w:val="0"/>
          <w:divBdr>
            <w:top w:val="none" w:sz="0" w:space="0" w:color="auto"/>
            <w:left w:val="none" w:sz="0" w:space="0" w:color="auto"/>
            <w:bottom w:val="none" w:sz="0" w:space="0" w:color="auto"/>
            <w:right w:val="none" w:sz="0" w:space="0" w:color="auto"/>
          </w:divBdr>
        </w:div>
        <w:div w:id="1609970277">
          <w:marLeft w:val="640"/>
          <w:marRight w:val="0"/>
          <w:marTop w:val="0"/>
          <w:marBottom w:val="0"/>
          <w:divBdr>
            <w:top w:val="none" w:sz="0" w:space="0" w:color="auto"/>
            <w:left w:val="none" w:sz="0" w:space="0" w:color="auto"/>
            <w:bottom w:val="none" w:sz="0" w:space="0" w:color="auto"/>
            <w:right w:val="none" w:sz="0" w:space="0" w:color="auto"/>
          </w:divBdr>
        </w:div>
        <w:div w:id="1716201607">
          <w:marLeft w:val="640"/>
          <w:marRight w:val="0"/>
          <w:marTop w:val="0"/>
          <w:marBottom w:val="0"/>
          <w:divBdr>
            <w:top w:val="none" w:sz="0" w:space="0" w:color="auto"/>
            <w:left w:val="none" w:sz="0" w:space="0" w:color="auto"/>
            <w:bottom w:val="none" w:sz="0" w:space="0" w:color="auto"/>
            <w:right w:val="none" w:sz="0" w:space="0" w:color="auto"/>
          </w:divBdr>
        </w:div>
        <w:div w:id="1813596692">
          <w:marLeft w:val="640"/>
          <w:marRight w:val="0"/>
          <w:marTop w:val="0"/>
          <w:marBottom w:val="0"/>
          <w:divBdr>
            <w:top w:val="none" w:sz="0" w:space="0" w:color="auto"/>
            <w:left w:val="none" w:sz="0" w:space="0" w:color="auto"/>
            <w:bottom w:val="none" w:sz="0" w:space="0" w:color="auto"/>
            <w:right w:val="none" w:sz="0" w:space="0" w:color="auto"/>
          </w:divBdr>
        </w:div>
        <w:div w:id="1816221989">
          <w:marLeft w:val="640"/>
          <w:marRight w:val="0"/>
          <w:marTop w:val="0"/>
          <w:marBottom w:val="0"/>
          <w:divBdr>
            <w:top w:val="none" w:sz="0" w:space="0" w:color="auto"/>
            <w:left w:val="none" w:sz="0" w:space="0" w:color="auto"/>
            <w:bottom w:val="none" w:sz="0" w:space="0" w:color="auto"/>
            <w:right w:val="none" w:sz="0" w:space="0" w:color="auto"/>
          </w:divBdr>
        </w:div>
        <w:div w:id="1890418198">
          <w:marLeft w:val="640"/>
          <w:marRight w:val="0"/>
          <w:marTop w:val="0"/>
          <w:marBottom w:val="0"/>
          <w:divBdr>
            <w:top w:val="none" w:sz="0" w:space="0" w:color="auto"/>
            <w:left w:val="none" w:sz="0" w:space="0" w:color="auto"/>
            <w:bottom w:val="none" w:sz="0" w:space="0" w:color="auto"/>
            <w:right w:val="none" w:sz="0" w:space="0" w:color="auto"/>
          </w:divBdr>
        </w:div>
        <w:div w:id="1959869411">
          <w:marLeft w:val="640"/>
          <w:marRight w:val="0"/>
          <w:marTop w:val="0"/>
          <w:marBottom w:val="0"/>
          <w:divBdr>
            <w:top w:val="none" w:sz="0" w:space="0" w:color="auto"/>
            <w:left w:val="none" w:sz="0" w:space="0" w:color="auto"/>
            <w:bottom w:val="none" w:sz="0" w:space="0" w:color="auto"/>
            <w:right w:val="none" w:sz="0" w:space="0" w:color="auto"/>
          </w:divBdr>
        </w:div>
        <w:div w:id="1998143152">
          <w:marLeft w:val="640"/>
          <w:marRight w:val="0"/>
          <w:marTop w:val="0"/>
          <w:marBottom w:val="0"/>
          <w:divBdr>
            <w:top w:val="none" w:sz="0" w:space="0" w:color="auto"/>
            <w:left w:val="none" w:sz="0" w:space="0" w:color="auto"/>
            <w:bottom w:val="none" w:sz="0" w:space="0" w:color="auto"/>
            <w:right w:val="none" w:sz="0" w:space="0" w:color="auto"/>
          </w:divBdr>
        </w:div>
        <w:div w:id="2002149888">
          <w:marLeft w:val="640"/>
          <w:marRight w:val="0"/>
          <w:marTop w:val="0"/>
          <w:marBottom w:val="0"/>
          <w:divBdr>
            <w:top w:val="none" w:sz="0" w:space="0" w:color="auto"/>
            <w:left w:val="none" w:sz="0" w:space="0" w:color="auto"/>
            <w:bottom w:val="none" w:sz="0" w:space="0" w:color="auto"/>
            <w:right w:val="none" w:sz="0" w:space="0" w:color="auto"/>
          </w:divBdr>
        </w:div>
        <w:div w:id="2105372941">
          <w:marLeft w:val="640"/>
          <w:marRight w:val="0"/>
          <w:marTop w:val="0"/>
          <w:marBottom w:val="0"/>
          <w:divBdr>
            <w:top w:val="none" w:sz="0" w:space="0" w:color="auto"/>
            <w:left w:val="none" w:sz="0" w:space="0" w:color="auto"/>
            <w:bottom w:val="none" w:sz="0" w:space="0" w:color="auto"/>
            <w:right w:val="none" w:sz="0" w:space="0" w:color="auto"/>
          </w:divBdr>
        </w:div>
        <w:div w:id="2136678795">
          <w:marLeft w:val="640"/>
          <w:marRight w:val="0"/>
          <w:marTop w:val="0"/>
          <w:marBottom w:val="0"/>
          <w:divBdr>
            <w:top w:val="none" w:sz="0" w:space="0" w:color="auto"/>
            <w:left w:val="none" w:sz="0" w:space="0" w:color="auto"/>
            <w:bottom w:val="none" w:sz="0" w:space="0" w:color="auto"/>
            <w:right w:val="none" w:sz="0" w:space="0" w:color="auto"/>
          </w:divBdr>
        </w:div>
      </w:divsChild>
    </w:div>
    <w:div w:id="526719421">
      <w:bodyDiv w:val="1"/>
      <w:marLeft w:val="0"/>
      <w:marRight w:val="0"/>
      <w:marTop w:val="0"/>
      <w:marBottom w:val="0"/>
      <w:divBdr>
        <w:top w:val="none" w:sz="0" w:space="0" w:color="auto"/>
        <w:left w:val="none" w:sz="0" w:space="0" w:color="auto"/>
        <w:bottom w:val="none" w:sz="0" w:space="0" w:color="auto"/>
        <w:right w:val="none" w:sz="0" w:space="0" w:color="auto"/>
      </w:divBdr>
      <w:divsChild>
        <w:div w:id="62333759">
          <w:marLeft w:val="640"/>
          <w:marRight w:val="0"/>
          <w:marTop w:val="0"/>
          <w:marBottom w:val="0"/>
          <w:divBdr>
            <w:top w:val="none" w:sz="0" w:space="0" w:color="auto"/>
            <w:left w:val="none" w:sz="0" w:space="0" w:color="auto"/>
            <w:bottom w:val="none" w:sz="0" w:space="0" w:color="auto"/>
            <w:right w:val="none" w:sz="0" w:space="0" w:color="auto"/>
          </w:divBdr>
        </w:div>
        <w:div w:id="71778448">
          <w:marLeft w:val="640"/>
          <w:marRight w:val="0"/>
          <w:marTop w:val="0"/>
          <w:marBottom w:val="0"/>
          <w:divBdr>
            <w:top w:val="none" w:sz="0" w:space="0" w:color="auto"/>
            <w:left w:val="none" w:sz="0" w:space="0" w:color="auto"/>
            <w:bottom w:val="none" w:sz="0" w:space="0" w:color="auto"/>
            <w:right w:val="none" w:sz="0" w:space="0" w:color="auto"/>
          </w:divBdr>
        </w:div>
        <w:div w:id="113184228">
          <w:marLeft w:val="640"/>
          <w:marRight w:val="0"/>
          <w:marTop w:val="0"/>
          <w:marBottom w:val="0"/>
          <w:divBdr>
            <w:top w:val="none" w:sz="0" w:space="0" w:color="auto"/>
            <w:left w:val="none" w:sz="0" w:space="0" w:color="auto"/>
            <w:bottom w:val="none" w:sz="0" w:space="0" w:color="auto"/>
            <w:right w:val="none" w:sz="0" w:space="0" w:color="auto"/>
          </w:divBdr>
        </w:div>
        <w:div w:id="135924894">
          <w:marLeft w:val="640"/>
          <w:marRight w:val="0"/>
          <w:marTop w:val="0"/>
          <w:marBottom w:val="0"/>
          <w:divBdr>
            <w:top w:val="none" w:sz="0" w:space="0" w:color="auto"/>
            <w:left w:val="none" w:sz="0" w:space="0" w:color="auto"/>
            <w:bottom w:val="none" w:sz="0" w:space="0" w:color="auto"/>
            <w:right w:val="none" w:sz="0" w:space="0" w:color="auto"/>
          </w:divBdr>
        </w:div>
        <w:div w:id="298923806">
          <w:marLeft w:val="640"/>
          <w:marRight w:val="0"/>
          <w:marTop w:val="0"/>
          <w:marBottom w:val="0"/>
          <w:divBdr>
            <w:top w:val="none" w:sz="0" w:space="0" w:color="auto"/>
            <w:left w:val="none" w:sz="0" w:space="0" w:color="auto"/>
            <w:bottom w:val="none" w:sz="0" w:space="0" w:color="auto"/>
            <w:right w:val="none" w:sz="0" w:space="0" w:color="auto"/>
          </w:divBdr>
        </w:div>
        <w:div w:id="328758386">
          <w:marLeft w:val="640"/>
          <w:marRight w:val="0"/>
          <w:marTop w:val="0"/>
          <w:marBottom w:val="0"/>
          <w:divBdr>
            <w:top w:val="none" w:sz="0" w:space="0" w:color="auto"/>
            <w:left w:val="none" w:sz="0" w:space="0" w:color="auto"/>
            <w:bottom w:val="none" w:sz="0" w:space="0" w:color="auto"/>
            <w:right w:val="none" w:sz="0" w:space="0" w:color="auto"/>
          </w:divBdr>
        </w:div>
        <w:div w:id="352269284">
          <w:marLeft w:val="640"/>
          <w:marRight w:val="0"/>
          <w:marTop w:val="0"/>
          <w:marBottom w:val="0"/>
          <w:divBdr>
            <w:top w:val="none" w:sz="0" w:space="0" w:color="auto"/>
            <w:left w:val="none" w:sz="0" w:space="0" w:color="auto"/>
            <w:bottom w:val="none" w:sz="0" w:space="0" w:color="auto"/>
            <w:right w:val="none" w:sz="0" w:space="0" w:color="auto"/>
          </w:divBdr>
        </w:div>
        <w:div w:id="371540352">
          <w:marLeft w:val="640"/>
          <w:marRight w:val="0"/>
          <w:marTop w:val="0"/>
          <w:marBottom w:val="0"/>
          <w:divBdr>
            <w:top w:val="none" w:sz="0" w:space="0" w:color="auto"/>
            <w:left w:val="none" w:sz="0" w:space="0" w:color="auto"/>
            <w:bottom w:val="none" w:sz="0" w:space="0" w:color="auto"/>
            <w:right w:val="none" w:sz="0" w:space="0" w:color="auto"/>
          </w:divBdr>
        </w:div>
        <w:div w:id="371929493">
          <w:marLeft w:val="640"/>
          <w:marRight w:val="0"/>
          <w:marTop w:val="0"/>
          <w:marBottom w:val="0"/>
          <w:divBdr>
            <w:top w:val="none" w:sz="0" w:space="0" w:color="auto"/>
            <w:left w:val="none" w:sz="0" w:space="0" w:color="auto"/>
            <w:bottom w:val="none" w:sz="0" w:space="0" w:color="auto"/>
            <w:right w:val="none" w:sz="0" w:space="0" w:color="auto"/>
          </w:divBdr>
        </w:div>
        <w:div w:id="398989003">
          <w:marLeft w:val="640"/>
          <w:marRight w:val="0"/>
          <w:marTop w:val="0"/>
          <w:marBottom w:val="0"/>
          <w:divBdr>
            <w:top w:val="none" w:sz="0" w:space="0" w:color="auto"/>
            <w:left w:val="none" w:sz="0" w:space="0" w:color="auto"/>
            <w:bottom w:val="none" w:sz="0" w:space="0" w:color="auto"/>
            <w:right w:val="none" w:sz="0" w:space="0" w:color="auto"/>
          </w:divBdr>
        </w:div>
        <w:div w:id="426273967">
          <w:marLeft w:val="640"/>
          <w:marRight w:val="0"/>
          <w:marTop w:val="0"/>
          <w:marBottom w:val="0"/>
          <w:divBdr>
            <w:top w:val="none" w:sz="0" w:space="0" w:color="auto"/>
            <w:left w:val="none" w:sz="0" w:space="0" w:color="auto"/>
            <w:bottom w:val="none" w:sz="0" w:space="0" w:color="auto"/>
            <w:right w:val="none" w:sz="0" w:space="0" w:color="auto"/>
          </w:divBdr>
        </w:div>
        <w:div w:id="494300838">
          <w:marLeft w:val="640"/>
          <w:marRight w:val="0"/>
          <w:marTop w:val="0"/>
          <w:marBottom w:val="0"/>
          <w:divBdr>
            <w:top w:val="none" w:sz="0" w:space="0" w:color="auto"/>
            <w:left w:val="none" w:sz="0" w:space="0" w:color="auto"/>
            <w:bottom w:val="none" w:sz="0" w:space="0" w:color="auto"/>
            <w:right w:val="none" w:sz="0" w:space="0" w:color="auto"/>
          </w:divBdr>
        </w:div>
        <w:div w:id="521868393">
          <w:marLeft w:val="640"/>
          <w:marRight w:val="0"/>
          <w:marTop w:val="0"/>
          <w:marBottom w:val="0"/>
          <w:divBdr>
            <w:top w:val="none" w:sz="0" w:space="0" w:color="auto"/>
            <w:left w:val="none" w:sz="0" w:space="0" w:color="auto"/>
            <w:bottom w:val="none" w:sz="0" w:space="0" w:color="auto"/>
            <w:right w:val="none" w:sz="0" w:space="0" w:color="auto"/>
          </w:divBdr>
        </w:div>
        <w:div w:id="525678920">
          <w:marLeft w:val="640"/>
          <w:marRight w:val="0"/>
          <w:marTop w:val="0"/>
          <w:marBottom w:val="0"/>
          <w:divBdr>
            <w:top w:val="none" w:sz="0" w:space="0" w:color="auto"/>
            <w:left w:val="none" w:sz="0" w:space="0" w:color="auto"/>
            <w:bottom w:val="none" w:sz="0" w:space="0" w:color="auto"/>
            <w:right w:val="none" w:sz="0" w:space="0" w:color="auto"/>
          </w:divBdr>
        </w:div>
        <w:div w:id="546843388">
          <w:marLeft w:val="640"/>
          <w:marRight w:val="0"/>
          <w:marTop w:val="0"/>
          <w:marBottom w:val="0"/>
          <w:divBdr>
            <w:top w:val="none" w:sz="0" w:space="0" w:color="auto"/>
            <w:left w:val="none" w:sz="0" w:space="0" w:color="auto"/>
            <w:bottom w:val="none" w:sz="0" w:space="0" w:color="auto"/>
            <w:right w:val="none" w:sz="0" w:space="0" w:color="auto"/>
          </w:divBdr>
        </w:div>
        <w:div w:id="574705496">
          <w:marLeft w:val="640"/>
          <w:marRight w:val="0"/>
          <w:marTop w:val="0"/>
          <w:marBottom w:val="0"/>
          <w:divBdr>
            <w:top w:val="none" w:sz="0" w:space="0" w:color="auto"/>
            <w:left w:val="none" w:sz="0" w:space="0" w:color="auto"/>
            <w:bottom w:val="none" w:sz="0" w:space="0" w:color="auto"/>
            <w:right w:val="none" w:sz="0" w:space="0" w:color="auto"/>
          </w:divBdr>
        </w:div>
        <w:div w:id="591932174">
          <w:marLeft w:val="640"/>
          <w:marRight w:val="0"/>
          <w:marTop w:val="0"/>
          <w:marBottom w:val="0"/>
          <w:divBdr>
            <w:top w:val="none" w:sz="0" w:space="0" w:color="auto"/>
            <w:left w:val="none" w:sz="0" w:space="0" w:color="auto"/>
            <w:bottom w:val="none" w:sz="0" w:space="0" w:color="auto"/>
            <w:right w:val="none" w:sz="0" w:space="0" w:color="auto"/>
          </w:divBdr>
        </w:div>
        <w:div w:id="597375448">
          <w:marLeft w:val="640"/>
          <w:marRight w:val="0"/>
          <w:marTop w:val="0"/>
          <w:marBottom w:val="0"/>
          <w:divBdr>
            <w:top w:val="none" w:sz="0" w:space="0" w:color="auto"/>
            <w:left w:val="none" w:sz="0" w:space="0" w:color="auto"/>
            <w:bottom w:val="none" w:sz="0" w:space="0" w:color="auto"/>
            <w:right w:val="none" w:sz="0" w:space="0" w:color="auto"/>
          </w:divBdr>
        </w:div>
        <w:div w:id="649016944">
          <w:marLeft w:val="640"/>
          <w:marRight w:val="0"/>
          <w:marTop w:val="0"/>
          <w:marBottom w:val="0"/>
          <w:divBdr>
            <w:top w:val="none" w:sz="0" w:space="0" w:color="auto"/>
            <w:left w:val="none" w:sz="0" w:space="0" w:color="auto"/>
            <w:bottom w:val="none" w:sz="0" w:space="0" w:color="auto"/>
            <w:right w:val="none" w:sz="0" w:space="0" w:color="auto"/>
          </w:divBdr>
        </w:div>
        <w:div w:id="703866181">
          <w:marLeft w:val="640"/>
          <w:marRight w:val="0"/>
          <w:marTop w:val="0"/>
          <w:marBottom w:val="0"/>
          <w:divBdr>
            <w:top w:val="none" w:sz="0" w:space="0" w:color="auto"/>
            <w:left w:val="none" w:sz="0" w:space="0" w:color="auto"/>
            <w:bottom w:val="none" w:sz="0" w:space="0" w:color="auto"/>
            <w:right w:val="none" w:sz="0" w:space="0" w:color="auto"/>
          </w:divBdr>
        </w:div>
        <w:div w:id="709306019">
          <w:marLeft w:val="640"/>
          <w:marRight w:val="0"/>
          <w:marTop w:val="0"/>
          <w:marBottom w:val="0"/>
          <w:divBdr>
            <w:top w:val="none" w:sz="0" w:space="0" w:color="auto"/>
            <w:left w:val="none" w:sz="0" w:space="0" w:color="auto"/>
            <w:bottom w:val="none" w:sz="0" w:space="0" w:color="auto"/>
            <w:right w:val="none" w:sz="0" w:space="0" w:color="auto"/>
          </w:divBdr>
        </w:div>
        <w:div w:id="727531594">
          <w:marLeft w:val="640"/>
          <w:marRight w:val="0"/>
          <w:marTop w:val="0"/>
          <w:marBottom w:val="0"/>
          <w:divBdr>
            <w:top w:val="none" w:sz="0" w:space="0" w:color="auto"/>
            <w:left w:val="none" w:sz="0" w:space="0" w:color="auto"/>
            <w:bottom w:val="none" w:sz="0" w:space="0" w:color="auto"/>
            <w:right w:val="none" w:sz="0" w:space="0" w:color="auto"/>
          </w:divBdr>
        </w:div>
        <w:div w:id="737286021">
          <w:marLeft w:val="640"/>
          <w:marRight w:val="0"/>
          <w:marTop w:val="0"/>
          <w:marBottom w:val="0"/>
          <w:divBdr>
            <w:top w:val="none" w:sz="0" w:space="0" w:color="auto"/>
            <w:left w:val="none" w:sz="0" w:space="0" w:color="auto"/>
            <w:bottom w:val="none" w:sz="0" w:space="0" w:color="auto"/>
            <w:right w:val="none" w:sz="0" w:space="0" w:color="auto"/>
          </w:divBdr>
        </w:div>
        <w:div w:id="791479746">
          <w:marLeft w:val="640"/>
          <w:marRight w:val="0"/>
          <w:marTop w:val="0"/>
          <w:marBottom w:val="0"/>
          <w:divBdr>
            <w:top w:val="none" w:sz="0" w:space="0" w:color="auto"/>
            <w:left w:val="none" w:sz="0" w:space="0" w:color="auto"/>
            <w:bottom w:val="none" w:sz="0" w:space="0" w:color="auto"/>
            <w:right w:val="none" w:sz="0" w:space="0" w:color="auto"/>
          </w:divBdr>
        </w:div>
        <w:div w:id="923105872">
          <w:marLeft w:val="640"/>
          <w:marRight w:val="0"/>
          <w:marTop w:val="0"/>
          <w:marBottom w:val="0"/>
          <w:divBdr>
            <w:top w:val="none" w:sz="0" w:space="0" w:color="auto"/>
            <w:left w:val="none" w:sz="0" w:space="0" w:color="auto"/>
            <w:bottom w:val="none" w:sz="0" w:space="0" w:color="auto"/>
            <w:right w:val="none" w:sz="0" w:space="0" w:color="auto"/>
          </w:divBdr>
        </w:div>
        <w:div w:id="930622579">
          <w:marLeft w:val="640"/>
          <w:marRight w:val="0"/>
          <w:marTop w:val="0"/>
          <w:marBottom w:val="0"/>
          <w:divBdr>
            <w:top w:val="none" w:sz="0" w:space="0" w:color="auto"/>
            <w:left w:val="none" w:sz="0" w:space="0" w:color="auto"/>
            <w:bottom w:val="none" w:sz="0" w:space="0" w:color="auto"/>
            <w:right w:val="none" w:sz="0" w:space="0" w:color="auto"/>
          </w:divBdr>
        </w:div>
        <w:div w:id="935752494">
          <w:marLeft w:val="640"/>
          <w:marRight w:val="0"/>
          <w:marTop w:val="0"/>
          <w:marBottom w:val="0"/>
          <w:divBdr>
            <w:top w:val="none" w:sz="0" w:space="0" w:color="auto"/>
            <w:left w:val="none" w:sz="0" w:space="0" w:color="auto"/>
            <w:bottom w:val="none" w:sz="0" w:space="0" w:color="auto"/>
            <w:right w:val="none" w:sz="0" w:space="0" w:color="auto"/>
          </w:divBdr>
        </w:div>
        <w:div w:id="1035809220">
          <w:marLeft w:val="640"/>
          <w:marRight w:val="0"/>
          <w:marTop w:val="0"/>
          <w:marBottom w:val="0"/>
          <w:divBdr>
            <w:top w:val="none" w:sz="0" w:space="0" w:color="auto"/>
            <w:left w:val="none" w:sz="0" w:space="0" w:color="auto"/>
            <w:bottom w:val="none" w:sz="0" w:space="0" w:color="auto"/>
            <w:right w:val="none" w:sz="0" w:space="0" w:color="auto"/>
          </w:divBdr>
        </w:div>
        <w:div w:id="1069814137">
          <w:marLeft w:val="640"/>
          <w:marRight w:val="0"/>
          <w:marTop w:val="0"/>
          <w:marBottom w:val="0"/>
          <w:divBdr>
            <w:top w:val="none" w:sz="0" w:space="0" w:color="auto"/>
            <w:left w:val="none" w:sz="0" w:space="0" w:color="auto"/>
            <w:bottom w:val="none" w:sz="0" w:space="0" w:color="auto"/>
            <w:right w:val="none" w:sz="0" w:space="0" w:color="auto"/>
          </w:divBdr>
        </w:div>
        <w:div w:id="1104224509">
          <w:marLeft w:val="640"/>
          <w:marRight w:val="0"/>
          <w:marTop w:val="0"/>
          <w:marBottom w:val="0"/>
          <w:divBdr>
            <w:top w:val="none" w:sz="0" w:space="0" w:color="auto"/>
            <w:left w:val="none" w:sz="0" w:space="0" w:color="auto"/>
            <w:bottom w:val="none" w:sz="0" w:space="0" w:color="auto"/>
            <w:right w:val="none" w:sz="0" w:space="0" w:color="auto"/>
          </w:divBdr>
        </w:div>
        <w:div w:id="1132476951">
          <w:marLeft w:val="640"/>
          <w:marRight w:val="0"/>
          <w:marTop w:val="0"/>
          <w:marBottom w:val="0"/>
          <w:divBdr>
            <w:top w:val="none" w:sz="0" w:space="0" w:color="auto"/>
            <w:left w:val="none" w:sz="0" w:space="0" w:color="auto"/>
            <w:bottom w:val="none" w:sz="0" w:space="0" w:color="auto"/>
            <w:right w:val="none" w:sz="0" w:space="0" w:color="auto"/>
          </w:divBdr>
        </w:div>
        <w:div w:id="1175001994">
          <w:marLeft w:val="640"/>
          <w:marRight w:val="0"/>
          <w:marTop w:val="0"/>
          <w:marBottom w:val="0"/>
          <w:divBdr>
            <w:top w:val="none" w:sz="0" w:space="0" w:color="auto"/>
            <w:left w:val="none" w:sz="0" w:space="0" w:color="auto"/>
            <w:bottom w:val="none" w:sz="0" w:space="0" w:color="auto"/>
            <w:right w:val="none" w:sz="0" w:space="0" w:color="auto"/>
          </w:divBdr>
        </w:div>
        <w:div w:id="1182160407">
          <w:marLeft w:val="640"/>
          <w:marRight w:val="0"/>
          <w:marTop w:val="0"/>
          <w:marBottom w:val="0"/>
          <w:divBdr>
            <w:top w:val="none" w:sz="0" w:space="0" w:color="auto"/>
            <w:left w:val="none" w:sz="0" w:space="0" w:color="auto"/>
            <w:bottom w:val="none" w:sz="0" w:space="0" w:color="auto"/>
            <w:right w:val="none" w:sz="0" w:space="0" w:color="auto"/>
          </w:divBdr>
        </w:div>
        <w:div w:id="1185824221">
          <w:marLeft w:val="640"/>
          <w:marRight w:val="0"/>
          <w:marTop w:val="0"/>
          <w:marBottom w:val="0"/>
          <w:divBdr>
            <w:top w:val="none" w:sz="0" w:space="0" w:color="auto"/>
            <w:left w:val="none" w:sz="0" w:space="0" w:color="auto"/>
            <w:bottom w:val="none" w:sz="0" w:space="0" w:color="auto"/>
            <w:right w:val="none" w:sz="0" w:space="0" w:color="auto"/>
          </w:divBdr>
        </w:div>
        <w:div w:id="1233927556">
          <w:marLeft w:val="640"/>
          <w:marRight w:val="0"/>
          <w:marTop w:val="0"/>
          <w:marBottom w:val="0"/>
          <w:divBdr>
            <w:top w:val="none" w:sz="0" w:space="0" w:color="auto"/>
            <w:left w:val="none" w:sz="0" w:space="0" w:color="auto"/>
            <w:bottom w:val="none" w:sz="0" w:space="0" w:color="auto"/>
            <w:right w:val="none" w:sz="0" w:space="0" w:color="auto"/>
          </w:divBdr>
        </w:div>
        <w:div w:id="1374689445">
          <w:marLeft w:val="640"/>
          <w:marRight w:val="0"/>
          <w:marTop w:val="0"/>
          <w:marBottom w:val="0"/>
          <w:divBdr>
            <w:top w:val="none" w:sz="0" w:space="0" w:color="auto"/>
            <w:left w:val="none" w:sz="0" w:space="0" w:color="auto"/>
            <w:bottom w:val="none" w:sz="0" w:space="0" w:color="auto"/>
            <w:right w:val="none" w:sz="0" w:space="0" w:color="auto"/>
          </w:divBdr>
        </w:div>
        <w:div w:id="1414163767">
          <w:marLeft w:val="640"/>
          <w:marRight w:val="0"/>
          <w:marTop w:val="0"/>
          <w:marBottom w:val="0"/>
          <w:divBdr>
            <w:top w:val="none" w:sz="0" w:space="0" w:color="auto"/>
            <w:left w:val="none" w:sz="0" w:space="0" w:color="auto"/>
            <w:bottom w:val="none" w:sz="0" w:space="0" w:color="auto"/>
            <w:right w:val="none" w:sz="0" w:space="0" w:color="auto"/>
          </w:divBdr>
        </w:div>
        <w:div w:id="1422725266">
          <w:marLeft w:val="640"/>
          <w:marRight w:val="0"/>
          <w:marTop w:val="0"/>
          <w:marBottom w:val="0"/>
          <w:divBdr>
            <w:top w:val="none" w:sz="0" w:space="0" w:color="auto"/>
            <w:left w:val="none" w:sz="0" w:space="0" w:color="auto"/>
            <w:bottom w:val="none" w:sz="0" w:space="0" w:color="auto"/>
            <w:right w:val="none" w:sz="0" w:space="0" w:color="auto"/>
          </w:divBdr>
        </w:div>
        <w:div w:id="1453791209">
          <w:marLeft w:val="640"/>
          <w:marRight w:val="0"/>
          <w:marTop w:val="0"/>
          <w:marBottom w:val="0"/>
          <w:divBdr>
            <w:top w:val="none" w:sz="0" w:space="0" w:color="auto"/>
            <w:left w:val="none" w:sz="0" w:space="0" w:color="auto"/>
            <w:bottom w:val="none" w:sz="0" w:space="0" w:color="auto"/>
            <w:right w:val="none" w:sz="0" w:space="0" w:color="auto"/>
          </w:divBdr>
        </w:div>
        <w:div w:id="1469974863">
          <w:marLeft w:val="640"/>
          <w:marRight w:val="0"/>
          <w:marTop w:val="0"/>
          <w:marBottom w:val="0"/>
          <w:divBdr>
            <w:top w:val="none" w:sz="0" w:space="0" w:color="auto"/>
            <w:left w:val="none" w:sz="0" w:space="0" w:color="auto"/>
            <w:bottom w:val="none" w:sz="0" w:space="0" w:color="auto"/>
            <w:right w:val="none" w:sz="0" w:space="0" w:color="auto"/>
          </w:divBdr>
        </w:div>
        <w:div w:id="1495492945">
          <w:marLeft w:val="640"/>
          <w:marRight w:val="0"/>
          <w:marTop w:val="0"/>
          <w:marBottom w:val="0"/>
          <w:divBdr>
            <w:top w:val="none" w:sz="0" w:space="0" w:color="auto"/>
            <w:left w:val="none" w:sz="0" w:space="0" w:color="auto"/>
            <w:bottom w:val="none" w:sz="0" w:space="0" w:color="auto"/>
            <w:right w:val="none" w:sz="0" w:space="0" w:color="auto"/>
          </w:divBdr>
        </w:div>
        <w:div w:id="1558589305">
          <w:marLeft w:val="640"/>
          <w:marRight w:val="0"/>
          <w:marTop w:val="0"/>
          <w:marBottom w:val="0"/>
          <w:divBdr>
            <w:top w:val="none" w:sz="0" w:space="0" w:color="auto"/>
            <w:left w:val="none" w:sz="0" w:space="0" w:color="auto"/>
            <w:bottom w:val="none" w:sz="0" w:space="0" w:color="auto"/>
            <w:right w:val="none" w:sz="0" w:space="0" w:color="auto"/>
          </w:divBdr>
        </w:div>
        <w:div w:id="1686059352">
          <w:marLeft w:val="640"/>
          <w:marRight w:val="0"/>
          <w:marTop w:val="0"/>
          <w:marBottom w:val="0"/>
          <w:divBdr>
            <w:top w:val="none" w:sz="0" w:space="0" w:color="auto"/>
            <w:left w:val="none" w:sz="0" w:space="0" w:color="auto"/>
            <w:bottom w:val="none" w:sz="0" w:space="0" w:color="auto"/>
            <w:right w:val="none" w:sz="0" w:space="0" w:color="auto"/>
          </w:divBdr>
        </w:div>
        <w:div w:id="1695036403">
          <w:marLeft w:val="640"/>
          <w:marRight w:val="0"/>
          <w:marTop w:val="0"/>
          <w:marBottom w:val="0"/>
          <w:divBdr>
            <w:top w:val="none" w:sz="0" w:space="0" w:color="auto"/>
            <w:left w:val="none" w:sz="0" w:space="0" w:color="auto"/>
            <w:bottom w:val="none" w:sz="0" w:space="0" w:color="auto"/>
            <w:right w:val="none" w:sz="0" w:space="0" w:color="auto"/>
          </w:divBdr>
        </w:div>
        <w:div w:id="1702197526">
          <w:marLeft w:val="640"/>
          <w:marRight w:val="0"/>
          <w:marTop w:val="0"/>
          <w:marBottom w:val="0"/>
          <w:divBdr>
            <w:top w:val="none" w:sz="0" w:space="0" w:color="auto"/>
            <w:left w:val="none" w:sz="0" w:space="0" w:color="auto"/>
            <w:bottom w:val="none" w:sz="0" w:space="0" w:color="auto"/>
            <w:right w:val="none" w:sz="0" w:space="0" w:color="auto"/>
          </w:divBdr>
        </w:div>
        <w:div w:id="1708333649">
          <w:marLeft w:val="640"/>
          <w:marRight w:val="0"/>
          <w:marTop w:val="0"/>
          <w:marBottom w:val="0"/>
          <w:divBdr>
            <w:top w:val="none" w:sz="0" w:space="0" w:color="auto"/>
            <w:left w:val="none" w:sz="0" w:space="0" w:color="auto"/>
            <w:bottom w:val="none" w:sz="0" w:space="0" w:color="auto"/>
            <w:right w:val="none" w:sz="0" w:space="0" w:color="auto"/>
          </w:divBdr>
        </w:div>
        <w:div w:id="1709259755">
          <w:marLeft w:val="640"/>
          <w:marRight w:val="0"/>
          <w:marTop w:val="0"/>
          <w:marBottom w:val="0"/>
          <w:divBdr>
            <w:top w:val="none" w:sz="0" w:space="0" w:color="auto"/>
            <w:left w:val="none" w:sz="0" w:space="0" w:color="auto"/>
            <w:bottom w:val="none" w:sz="0" w:space="0" w:color="auto"/>
            <w:right w:val="none" w:sz="0" w:space="0" w:color="auto"/>
          </w:divBdr>
        </w:div>
        <w:div w:id="1780636376">
          <w:marLeft w:val="640"/>
          <w:marRight w:val="0"/>
          <w:marTop w:val="0"/>
          <w:marBottom w:val="0"/>
          <w:divBdr>
            <w:top w:val="none" w:sz="0" w:space="0" w:color="auto"/>
            <w:left w:val="none" w:sz="0" w:space="0" w:color="auto"/>
            <w:bottom w:val="none" w:sz="0" w:space="0" w:color="auto"/>
            <w:right w:val="none" w:sz="0" w:space="0" w:color="auto"/>
          </w:divBdr>
        </w:div>
        <w:div w:id="1806390908">
          <w:marLeft w:val="640"/>
          <w:marRight w:val="0"/>
          <w:marTop w:val="0"/>
          <w:marBottom w:val="0"/>
          <w:divBdr>
            <w:top w:val="none" w:sz="0" w:space="0" w:color="auto"/>
            <w:left w:val="none" w:sz="0" w:space="0" w:color="auto"/>
            <w:bottom w:val="none" w:sz="0" w:space="0" w:color="auto"/>
            <w:right w:val="none" w:sz="0" w:space="0" w:color="auto"/>
          </w:divBdr>
        </w:div>
        <w:div w:id="1830558090">
          <w:marLeft w:val="640"/>
          <w:marRight w:val="0"/>
          <w:marTop w:val="0"/>
          <w:marBottom w:val="0"/>
          <w:divBdr>
            <w:top w:val="none" w:sz="0" w:space="0" w:color="auto"/>
            <w:left w:val="none" w:sz="0" w:space="0" w:color="auto"/>
            <w:bottom w:val="none" w:sz="0" w:space="0" w:color="auto"/>
            <w:right w:val="none" w:sz="0" w:space="0" w:color="auto"/>
          </w:divBdr>
        </w:div>
        <w:div w:id="1912038560">
          <w:marLeft w:val="640"/>
          <w:marRight w:val="0"/>
          <w:marTop w:val="0"/>
          <w:marBottom w:val="0"/>
          <w:divBdr>
            <w:top w:val="none" w:sz="0" w:space="0" w:color="auto"/>
            <w:left w:val="none" w:sz="0" w:space="0" w:color="auto"/>
            <w:bottom w:val="none" w:sz="0" w:space="0" w:color="auto"/>
            <w:right w:val="none" w:sz="0" w:space="0" w:color="auto"/>
          </w:divBdr>
        </w:div>
        <w:div w:id="1915892134">
          <w:marLeft w:val="640"/>
          <w:marRight w:val="0"/>
          <w:marTop w:val="0"/>
          <w:marBottom w:val="0"/>
          <w:divBdr>
            <w:top w:val="none" w:sz="0" w:space="0" w:color="auto"/>
            <w:left w:val="none" w:sz="0" w:space="0" w:color="auto"/>
            <w:bottom w:val="none" w:sz="0" w:space="0" w:color="auto"/>
            <w:right w:val="none" w:sz="0" w:space="0" w:color="auto"/>
          </w:divBdr>
        </w:div>
        <w:div w:id="1936211792">
          <w:marLeft w:val="640"/>
          <w:marRight w:val="0"/>
          <w:marTop w:val="0"/>
          <w:marBottom w:val="0"/>
          <w:divBdr>
            <w:top w:val="none" w:sz="0" w:space="0" w:color="auto"/>
            <w:left w:val="none" w:sz="0" w:space="0" w:color="auto"/>
            <w:bottom w:val="none" w:sz="0" w:space="0" w:color="auto"/>
            <w:right w:val="none" w:sz="0" w:space="0" w:color="auto"/>
          </w:divBdr>
        </w:div>
        <w:div w:id="1942638180">
          <w:marLeft w:val="640"/>
          <w:marRight w:val="0"/>
          <w:marTop w:val="0"/>
          <w:marBottom w:val="0"/>
          <w:divBdr>
            <w:top w:val="none" w:sz="0" w:space="0" w:color="auto"/>
            <w:left w:val="none" w:sz="0" w:space="0" w:color="auto"/>
            <w:bottom w:val="none" w:sz="0" w:space="0" w:color="auto"/>
            <w:right w:val="none" w:sz="0" w:space="0" w:color="auto"/>
          </w:divBdr>
        </w:div>
        <w:div w:id="2009017961">
          <w:marLeft w:val="640"/>
          <w:marRight w:val="0"/>
          <w:marTop w:val="0"/>
          <w:marBottom w:val="0"/>
          <w:divBdr>
            <w:top w:val="none" w:sz="0" w:space="0" w:color="auto"/>
            <w:left w:val="none" w:sz="0" w:space="0" w:color="auto"/>
            <w:bottom w:val="none" w:sz="0" w:space="0" w:color="auto"/>
            <w:right w:val="none" w:sz="0" w:space="0" w:color="auto"/>
          </w:divBdr>
        </w:div>
        <w:div w:id="2103988884">
          <w:marLeft w:val="640"/>
          <w:marRight w:val="0"/>
          <w:marTop w:val="0"/>
          <w:marBottom w:val="0"/>
          <w:divBdr>
            <w:top w:val="none" w:sz="0" w:space="0" w:color="auto"/>
            <w:left w:val="none" w:sz="0" w:space="0" w:color="auto"/>
            <w:bottom w:val="none" w:sz="0" w:space="0" w:color="auto"/>
            <w:right w:val="none" w:sz="0" w:space="0" w:color="auto"/>
          </w:divBdr>
        </w:div>
        <w:div w:id="2126383807">
          <w:marLeft w:val="640"/>
          <w:marRight w:val="0"/>
          <w:marTop w:val="0"/>
          <w:marBottom w:val="0"/>
          <w:divBdr>
            <w:top w:val="none" w:sz="0" w:space="0" w:color="auto"/>
            <w:left w:val="none" w:sz="0" w:space="0" w:color="auto"/>
            <w:bottom w:val="none" w:sz="0" w:space="0" w:color="auto"/>
            <w:right w:val="none" w:sz="0" w:space="0" w:color="auto"/>
          </w:divBdr>
        </w:div>
      </w:divsChild>
    </w:div>
    <w:div w:id="529997588">
      <w:marLeft w:val="0"/>
      <w:marRight w:val="0"/>
      <w:marTop w:val="0"/>
      <w:marBottom w:val="0"/>
      <w:divBdr>
        <w:top w:val="none" w:sz="0" w:space="0" w:color="auto"/>
        <w:left w:val="none" w:sz="0" w:space="0" w:color="auto"/>
        <w:bottom w:val="none" w:sz="0" w:space="0" w:color="auto"/>
        <w:right w:val="none" w:sz="0" w:space="0" w:color="auto"/>
      </w:divBdr>
    </w:div>
    <w:div w:id="537354090">
      <w:bodyDiv w:val="1"/>
      <w:marLeft w:val="0"/>
      <w:marRight w:val="0"/>
      <w:marTop w:val="0"/>
      <w:marBottom w:val="0"/>
      <w:divBdr>
        <w:top w:val="none" w:sz="0" w:space="0" w:color="auto"/>
        <w:left w:val="none" w:sz="0" w:space="0" w:color="auto"/>
        <w:bottom w:val="none" w:sz="0" w:space="0" w:color="auto"/>
        <w:right w:val="none" w:sz="0" w:space="0" w:color="auto"/>
      </w:divBdr>
      <w:divsChild>
        <w:div w:id="22288031">
          <w:marLeft w:val="640"/>
          <w:marRight w:val="0"/>
          <w:marTop w:val="0"/>
          <w:marBottom w:val="0"/>
          <w:divBdr>
            <w:top w:val="none" w:sz="0" w:space="0" w:color="auto"/>
            <w:left w:val="none" w:sz="0" w:space="0" w:color="auto"/>
            <w:bottom w:val="none" w:sz="0" w:space="0" w:color="auto"/>
            <w:right w:val="none" w:sz="0" w:space="0" w:color="auto"/>
          </w:divBdr>
        </w:div>
        <w:div w:id="78144299">
          <w:marLeft w:val="640"/>
          <w:marRight w:val="0"/>
          <w:marTop w:val="0"/>
          <w:marBottom w:val="0"/>
          <w:divBdr>
            <w:top w:val="none" w:sz="0" w:space="0" w:color="auto"/>
            <w:left w:val="none" w:sz="0" w:space="0" w:color="auto"/>
            <w:bottom w:val="none" w:sz="0" w:space="0" w:color="auto"/>
            <w:right w:val="none" w:sz="0" w:space="0" w:color="auto"/>
          </w:divBdr>
        </w:div>
        <w:div w:id="215356398">
          <w:marLeft w:val="640"/>
          <w:marRight w:val="0"/>
          <w:marTop w:val="0"/>
          <w:marBottom w:val="0"/>
          <w:divBdr>
            <w:top w:val="none" w:sz="0" w:space="0" w:color="auto"/>
            <w:left w:val="none" w:sz="0" w:space="0" w:color="auto"/>
            <w:bottom w:val="none" w:sz="0" w:space="0" w:color="auto"/>
            <w:right w:val="none" w:sz="0" w:space="0" w:color="auto"/>
          </w:divBdr>
        </w:div>
        <w:div w:id="217977746">
          <w:marLeft w:val="640"/>
          <w:marRight w:val="0"/>
          <w:marTop w:val="0"/>
          <w:marBottom w:val="0"/>
          <w:divBdr>
            <w:top w:val="none" w:sz="0" w:space="0" w:color="auto"/>
            <w:left w:val="none" w:sz="0" w:space="0" w:color="auto"/>
            <w:bottom w:val="none" w:sz="0" w:space="0" w:color="auto"/>
            <w:right w:val="none" w:sz="0" w:space="0" w:color="auto"/>
          </w:divBdr>
        </w:div>
        <w:div w:id="230233047">
          <w:marLeft w:val="640"/>
          <w:marRight w:val="0"/>
          <w:marTop w:val="0"/>
          <w:marBottom w:val="0"/>
          <w:divBdr>
            <w:top w:val="none" w:sz="0" w:space="0" w:color="auto"/>
            <w:left w:val="none" w:sz="0" w:space="0" w:color="auto"/>
            <w:bottom w:val="none" w:sz="0" w:space="0" w:color="auto"/>
            <w:right w:val="none" w:sz="0" w:space="0" w:color="auto"/>
          </w:divBdr>
        </w:div>
        <w:div w:id="319772644">
          <w:marLeft w:val="640"/>
          <w:marRight w:val="0"/>
          <w:marTop w:val="0"/>
          <w:marBottom w:val="0"/>
          <w:divBdr>
            <w:top w:val="none" w:sz="0" w:space="0" w:color="auto"/>
            <w:left w:val="none" w:sz="0" w:space="0" w:color="auto"/>
            <w:bottom w:val="none" w:sz="0" w:space="0" w:color="auto"/>
            <w:right w:val="none" w:sz="0" w:space="0" w:color="auto"/>
          </w:divBdr>
        </w:div>
        <w:div w:id="322006889">
          <w:marLeft w:val="640"/>
          <w:marRight w:val="0"/>
          <w:marTop w:val="0"/>
          <w:marBottom w:val="0"/>
          <w:divBdr>
            <w:top w:val="none" w:sz="0" w:space="0" w:color="auto"/>
            <w:left w:val="none" w:sz="0" w:space="0" w:color="auto"/>
            <w:bottom w:val="none" w:sz="0" w:space="0" w:color="auto"/>
            <w:right w:val="none" w:sz="0" w:space="0" w:color="auto"/>
          </w:divBdr>
        </w:div>
        <w:div w:id="339817926">
          <w:marLeft w:val="640"/>
          <w:marRight w:val="0"/>
          <w:marTop w:val="0"/>
          <w:marBottom w:val="0"/>
          <w:divBdr>
            <w:top w:val="none" w:sz="0" w:space="0" w:color="auto"/>
            <w:left w:val="none" w:sz="0" w:space="0" w:color="auto"/>
            <w:bottom w:val="none" w:sz="0" w:space="0" w:color="auto"/>
            <w:right w:val="none" w:sz="0" w:space="0" w:color="auto"/>
          </w:divBdr>
        </w:div>
        <w:div w:id="458647744">
          <w:marLeft w:val="640"/>
          <w:marRight w:val="0"/>
          <w:marTop w:val="0"/>
          <w:marBottom w:val="0"/>
          <w:divBdr>
            <w:top w:val="none" w:sz="0" w:space="0" w:color="auto"/>
            <w:left w:val="none" w:sz="0" w:space="0" w:color="auto"/>
            <w:bottom w:val="none" w:sz="0" w:space="0" w:color="auto"/>
            <w:right w:val="none" w:sz="0" w:space="0" w:color="auto"/>
          </w:divBdr>
        </w:div>
        <w:div w:id="608125609">
          <w:marLeft w:val="640"/>
          <w:marRight w:val="0"/>
          <w:marTop w:val="0"/>
          <w:marBottom w:val="0"/>
          <w:divBdr>
            <w:top w:val="none" w:sz="0" w:space="0" w:color="auto"/>
            <w:left w:val="none" w:sz="0" w:space="0" w:color="auto"/>
            <w:bottom w:val="none" w:sz="0" w:space="0" w:color="auto"/>
            <w:right w:val="none" w:sz="0" w:space="0" w:color="auto"/>
          </w:divBdr>
        </w:div>
        <w:div w:id="620111501">
          <w:marLeft w:val="640"/>
          <w:marRight w:val="0"/>
          <w:marTop w:val="0"/>
          <w:marBottom w:val="0"/>
          <w:divBdr>
            <w:top w:val="none" w:sz="0" w:space="0" w:color="auto"/>
            <w:left w:val="none" w:sz="0" w:space="0" w:color="auto"/>
            <w:bottom w:val="none" w:sz="0" w:space="0" w:color="auto"/>
            <w:right w:val="none" w:sz="0" w:space="0" w:color="auto"/>
          </w:divBdr>
        </w:div>
        <w:div w:id="632758321">
          <w:marLeft w:val="640"/>
          <w:marRight w:val="0"/>
          <w:marTop w:val="0"/>
          <w:marBottom w:val="0"/>
          <w:divBdr>
            <w:top w:val="none" w:sz="0" w:space="0" w:color="auto"/>
            <w:left w:val="none" w:sz="0" w:space="0" w:color="auto"/>
            <w:bottom w:val="none" w:sz="0" w:space="0" w:color="auto"/>
            <w:right w:val="none" w:sz="0" w:space="0" w:color="auto"/>
          </w:divBdr>
        </w:div>
        <w:div w:id="698512513">
          <w:marLeft w:val="640"/>
          <w:marRight w:val="0"/>
          <w:marTop w:val="0"/>
          <w:marBottom w:val="0"/>
          <w:divBdr>
            <w:top w:val="none" w:sz="0" w:space="0" w:color="auto"/>
            <w:left w:val="none" w:sz="0" w:space="0" w:color="auto"/>
            <w:bottom w:val="none" w:sz="0" w:space="0" w:color="auto"/>
            <w:right w:val="none" w:sz="0" w:space="0" w:color="auto"/>
          </w:divBdr>
        </w:div>
        <w:div w:id="709300192">
          <w:marLeft w:val="640"/>
          <w:marRight w:val="0"/>
          <w:marTop w:val="0"/>
          <w:marBottom w:val="0"/>
          <w:divBdr>
            <w:top w:val="none" w:sz="0" w:space="0" w:color="auto"/>
            <w:left w:val="none" w:sz="0" w:space="0" w:color="auto"/>
            <w:bottom w:val="none" w:sz="0" w:space="0" w:color="auto"/>
            <w:right w:val="none" w:sz="0" w:space="0" w:color="auto"/>
          </w:divBdr>
        </w:div>
        <w:div w:id="730688481">
          <w:marLeft w:val="640"/>
          <w:marRight w:val="0"/>
          <w:marTop w:val="0"/>
          <w:marBottom w:val="0"/>
          <w:divBdr>
            <w:top w:val="none" w:sz="0" w:space="0" w:color="auto"/>
            <w:left w:val="none" w:sz="0" w:space="0" w:color="auto"/>
            <w:bottom w:val="none" w:sz="0" w:space="0" w:color="auto"/>
            <w:right w:val="none" w:sz="0" w:space="0" w:color="auto"/>
          </w:divBdr>
        </w:div>
        <w:div w:id="796608215">
          <w:marLeft w:val="640"/>
          <w:marRight w:val="0"/>
          <w:marTop w:val="0"/>
          <w:marBottom w:val="0"/>
          <w:divBdr>
            <w:top w:val="none" w:sz="0" w:space="0" w:color="auto"/>
            <w:left w:val="none" w:sz="0" w:space="0" w:color="auto"/>
            <w:bottom w:val="none" w:sz="0" w:space="0" w:color="auto"/>
            <w:right w:val="none" w:sz="0" w:space="0" w:color="auto"/>
          </w:divBdr>
        </w:div>
        <w:div w:id="845558214">
          <w:marLeft w:val="640"/>
          <w:marRight w:val="0"/>
          <w:marTop w:val="0"/>
          <w:marBottom w:val="0"/>
          <w:divBdr>
            <w:top w:val="none" w:sz="0" w:space="0" w:color="auto"/>
            <w:left w:val="none" w:sz="0" w:space="0" w:color="auto"/>
            <w:bottom w:val="none" w:sz="0" w:space="0" w:color="auto"/>
            <w:right w:val="none" w:sz="0" w:space="0" w:color="auto"/>
          </w:divBdr>
        </w:div>
        <w:div w:id="865217081">
          <w:marLeft w:val="640"/>
          <w:marRight w:val="0"/>
          <w:marTop w:val="0"/>
          <w:marBottom w:val="0"/>
          <w:divBdr>
            <w:top w:val="none" w:sz="0" w:space="0" w:color="auto"/>
            <w:left w:val="none" w:sz="0" w:space="0" w:color="auto"/>
            <w:bottom w:val="none" w:sz="0" w:space="0" w:color="auto"/>
            <w:right w:val="none" w:sz="0" w:space="0" w:color="auto"/>
          </w:divBdr>
        </w:div>
        <w:div w:id="953052978">
          <w:marLeft w:val="640"/>
          <w:marRight w:val="0"/>
          <w:marTop w:val="0"/>
          <w:marBottom w:val="0"/>
          <w:divBdr>
            <w:top w:val="none" w:sz="0" w:space="0" w:color="auto"/>
            <w:left w:val="none" w:sz="0" w:space="0" w:color="auto"/>
            <w:bottom w:val="none" w:sz="0" w:space="0" w:color="auto"/>
            <w:right w:val="none" w:sz="0" w:space="0" w:color="auto"/>
          </w:divBdr>
        </w:div>
        <w:div w:id="1024551302">
          <w:marLeft w:val="640"/>
          <w:marRight w:val="0"/>
          <w:marTop w:val="0"/>
          <w:marBottom w:val="0"/>
          <w:divBdr>
            <w:top w:val="none" w:sz="0" w:space="0" w:color="auto"/>
            <w:left w:val="none" w:sz="0" w:space="0" w:color="auto"/>
            <w:bottom w:val="none" w:sz="0" w:space="0" w:color="auto"/>
            <w:right w:val="none" w:sz="0" w:space="0" w:color="auto"/>
          </w:divBdr>
        </w:div>
        <w:div w:id="1083450274">
          <w:marLeft w:val="640"/>
          <w:marRight w:val="0"/>
          <w:marTop w:val="0"/>
          <w:marBottom w:val="0"/>
          <w:divBdr>
            <w:top w:val="none" w:sz="0" w:space="0" w:color="auto"/>
            <w:left w:val="none" w:sz="0" w:space="0" w:color="auto"/>
            <w:bottom w:val="none" w:sz="0" w:space="0" w:color="auto"/>
            <w:right w:val="none" w:sz="0" w:space="0" w:color="auto"/>
          </w:divBdr>
        </w:div>
        <w:div w:id="1118257636">
          <w:marLeft w:val="640"/>
          <w:marRight w:val="0"/>
          <w:marTop w:val="0"/>
          <w:marBottom w:val="0"/>
          <w:divBdr>
            <w:top w:val="none" w:sz="0" w:space="0" w:color="auto"/>
            <w:left w:val="none" w:sz="0" w:space="0" w:color="auto"/>
            <w:bottom w:val="none" w:sz="0" w:space="0" w:color="auto"/>
            <w:right w:val="none" w:sz="0" w:space="0" w:color="auto"/>
          </w:divBdr>
        </w:div>
        <w:div w:id="1127822893">
          <w:marLeft w:val="640"/>
          <w:marRight w:val="0"/>
          <w:marTop w:val="0"/>
          <w:marBottom w:val="0"/>
          <w:divBdr>
            <w:top w:val="none" w:sz="0" w:space="0" w:color="auto"/>
            <w:left w:val="none" w:sz="0" w:space="0" w:color="auto"/>
            <w:bottom w:val="none" w:sz="0" w:space="0" w:color="auto"/>
            <w:right w:val="none" w:sz="0" w:space="0" w:color="auto"/>
          </w:divBdr>
        </w:div>
        <w:div w:id="1150168854">
          <w:marLeft w:val="640"/>
          <w:marRight w:val="0"/>
          <w:marTop w:val="0"/>
          <w:marBottom w:val="0"/>
          <w:divBdr>
            <w:top w:val="none" w:sz="0" w:space="0" w:color="auto"/>
            <w:left w:val="none" w:sz="0" w:space="0" w:color="auto"/>
            <w:bottom w:val="none" w:sz="0" w:space="0" w:color="auto"/>
            <w:right w:val="none" w:sz="0" w:space="0" w:color="auto"/>
          </w:divBdr>
        </w:div>
        <w:div w:id="1188911611">
          <w:marLeft w:val="640"/>
          <w:marRight w:val="0"/>
          <w:marTop w:val="0"/>
          <w:marBottom w:val="0"/>
          <w:divBdr>
            <w:top w:val="none" w:sz="0" w:space="0" w:color="auto"/>
            <w:left w:val="none" w:sz="0" w:space="0" w:color="auto"/>
            <w:bottom w:val="none" w:sz="0" w:space="0" w:color="auto"/>
            <w:right w:val="none" w:sz="0" w:space="0" w:color="auto"/>
          </w:divBdr>
        </w:div>
        <w:div w:id="1197432005">
          <w:marLeft w:val="640"/>
          <w:marRight w:val="0"/>
          <w:marTop w:val="0"/>
          <w:marBottom w:val="0"/>
          <w:divBdr>
            <w:top w:val="none" w:sz="0" w:space="0" w:color="auto"/>
            <w:left w:val="none" w:sz="0" w:space="0" w:color="auto"/>
            <w:bottom w:val="none" w:sz="0" w:space="0" w:color="auto"/>
            <w:right w:val="none" w:sz="0" w:space="0" w:color="auto"/>
          </w:divBdr>
        </w:div>
        <w:div w:id="1282607598">
          <w:marLeft w:val="640"/>
          <w:marRight w:val="0"/>
          <w:marTop w:val="0"/>
          <w:marBottom w:val="0"/>
          <w:divBdr>
            <w:top w:val="none" w:sz="0" w:space="0" w:color="auto"/>
            <w:left w:val="none" w:sz="0" w:space="0" w:color="auto"/>
            <w:bottom w:val="none" w:sz="0" w:space="0" w:color="auto"/>
            <w:right w:val="none" w:sz="0" w:space="0" w:color="auto"/>
          </w:divBdr>
        </w:div>
        <w:div w:id="1367179030">
          <w:marLeft w:val="640"/>
          <w:marRight w:val="0"/>
          <w:marTop w:val="0"/>
          <w:marBottom w:val="0"/>
          <w:divBdr>
            <w:top w:val="none" w:sz="0" w:space="0" w:color="auto"/>
            <w:left w:val="none" w:sz="0" w:space="0" w:color="auto"/>
            <w:bottom w:val="none" w:sz="0" w:space="0" w:color="auto"/>
            <w:right w:val="none" w:sz="0" w:space="0" w:color="auto"/>
          </w:divBdr>
        </w:div>
        <w:div w:id="1396392554">
          <w:marLeft w:val="640"/>
          <w:marRight w:val="0"/>
          <w:marTop w:val="0"/>
          <w:marBottom w:val="0"/>
          <w:divBdr>
            <w:top w:val="none" w:sz="0" w:space="0" w:color="auto"/>
            <w:left w:val="none" w:sz="0" w:space="0" w:color="auto"/>
            <w:bottom w:val="none" w:sz="0" w:space="0" w:color="auto"/>
            <w:right w:val="none" w:sz="0" w:space="0" w:color="auto"/>
          </w:divBdr>
        </w:div>
        <w:div w:id="1467165489">
          <w:marLeft w:val="640"/>
          <w:marRight w:val="0"/>
          <w:marTop w:val="0"/>
          <w:marBottom w:val="0"/>
          <w:divBdr>
            <w:top w:val="none" w:sz="0" w:space="0" w:color="auto"/>
            <w:left w:val="none" w:sz="0" w:space="0" w:color="auto"/>
            <w:bottom w:val="none" w:sz="0" w:space="0" w:color="auto"/>
            <w:right w:val="none" w:sz="0" w:space="0" w:color="auto"/>
          </w:divBdr>
        </w:div>
        <w:div w:id="1532065762">
          <w:marLeft w:val="640"/>
          <w:marRight w:val="0"/>
          <w:marTop w:val="0"/>
          <w:marBottom w:val="0"/>
          <w:divBdr>
            <w:top w:val="none" w:sz="0" w:space="0" w:color="auto"/>
            <w:left w:val="none" w:sz="0" w:space="0" w:color="auto"/>
            <w:bottom w:val="none" w:sz="0" w:space="0" w:color="auto"/>
            <w:right w:val="none" w:sz="0" w:space="0" w:color="auto"/>
          </w:divBdr>
        </w:div>
        <w:div w:id="1581334407">
          <w:marLeft w:val="640"/>
          <w:marRight w:val="0"/>
          <w:marTop w:val="0"/>
          <w:marBottom w:val="0"/>
          <w:divBdr>
            <w:top w:val="none" w:sz="0" w:space="0" w:color="auto"/>
            <w:left w:val="none" w:sz="0" w:space="0" w:color="auto"/>
            <w:bottom w:val="none" w:sz="0" w:space="0" w:color="auto"/>
            <w:right w:val="none" w:sz="0" w:space="0" w:color="auto"/>
          </w:divBdr>
        </w:div>
        <w:div w:id="1638143942">
          <w:marLeft w:val="640"/>
          <w:marRight w:val="0"/>
          <w:marTop w:val="0"/>
          <w:marBottom w:val="0"/>
          <w:divBdr>
            <w:top w:val="none" w:sz="0" w:space="0" w:color="auto"/>
            <w:left w:val="none" w:sz="0" w:space="0" w:color="auto"/>
            <w:bottom w:val="none" w:sz="0" w:space="0" w:color="auto"/>
            <w:right w:val="none" w:sz="0" w:space="0" w:color="auto"/>
          </w:divBdr>
        </w:div>
        <w:div w:id="1642660662">
          <w:marLeft w:val="640"/>
          <w:marRight w:val="0"/>
          <w:marTop w:val="0"/>
          <w:marBottom w:val="0"/>
          <w:divBdr>
            <w:top w:val="none" w:sz="0" w:space="0" w:color="auto"/>
            <w:left w:val="none" w:sz="0" w:space="0" w:color="auto"/>
            <w:bottom w:val="none" w:sz="0" w:space="0" w:color="auto"/>
            <w:right w:val="none" w:sz="0" w:space="0" w:color="auto"/>
          </w:divBdr>
        </w:div>
        <w:div w:id="1643387046">
          <w:marLeft w:val="640"/>
          <w:marRight w:val="0"/>
          <w:marTop w:val="0"/>
          <w:marBottom w:val="0"/>
          <w:divBdr>
            <w:top w:val="none" w:sz="0" w:space="0" w:color="auto"/>
            <w:left w:val="none" w:sz="0" w:space="0" w:color="auto"/>
            <w:bottom w:val="none" w:sz="0" w:space="0" w:color="auto"/>
            <w:right w:val="none" w:sz="0" w:space="0" w:color="auto"/>
          </w:divBdr>
        </w:div>
        <w:div w:id="1697002717">
          <w:marLeft w:val="640"/>
          <w:marRight w:val="0"/>
          <w:marTop w:val="0"/>
          <w:marBottom w:val="0"/>
          <w:divBdr>
            <w:top w:val="none" w:sz="0" w:space="0" w:color="auto"/>
            <w:left w:val="none" w:sz="0" w:space="0" w:color="auto"/>
            <w:bottom w:val="none" w:sz="0" w:space="0" w:color="auto"/>
            <w:right w:val="none" w:sz="0" w:space="0" w:color="auto"/>
          </w:divBdr>
        </w:div>
        <w:div w:id="1715344777">
          <w:marLeft w:val="640"/>
          <w:marRight w:val="0"/>
          <w:marTop w:val="0"/>
          <w:marBottom w:val="0"/>
          <w:divBdr>
            <w:top w:val="none" w:sz="0" w:space="0" w:color="auto"/>
            <w:left w:val="none" w:sz="0" w:space="0" w:color="auto"/>
            <w:bottom w:val="none" w:sz="0" w:space="0" w:color="auto"/>
            <w:right w:val="none" w:sz="0" w:space="0" w:color="auto"/>
          </w:divBdr>
        </w:div>
        <w:div w:id="1741709211">
          <w:marLeft w:val="640"/>
          <w:marRight w:val="0"/>
          <w:marTop w:val="0"/>
          <w:marBottom w:val="0"/>
          <w:divBdr>
            <w:top w:val="none" w:sz="0" w:space="0" w:color="auto"/>
            <w:left w:val="none" w:sz="0" w:space="0" w:color="auto"/>
            <w:bottom w:val="none" w:sz="0" w:space="0" w:color="auto"/>
            <w:right w:val="none" w:sz="0" w:space="0" w:color="auto"/>
          </w:divBdr>
        </w:div>
        <w:div w:id="1831434799">
          <w:marLeft w:val="640"/>
          <w:marRight w:val="0"/>
          <w:marTop w:val="0"/>
          <w:marBottom w:val="0"/>
          <w:divBdr>
            <w:top w:val="none" w:sz="0" w:space="0" w:color="auto"/>
            <w:left w:val="none" w:sz="0" w:space="0" w:color="auto"/>
            <w:bottom w:val="none" w:sz="0" w:space="0" w:color="auto"/>
            <w:right w:val="none" w:sz="0" w:space="0" w:color="auto"/>
          </w:divBdr>
        </w:div>
        <w:div w:id="2053377848">
          <w:marLeft w:val="640"/>
          <w:marRight w:val="0"/>
          <w:marTop w:val="0"/>
          <w:marBottom w:val="0"/>
          <w:divBdr>
            <w:top w:val="none" w:sz="0" w:space="0" w:color="auto"/>
            <w:left w:val="none" w:sz="0" w:space="0" w:color="auto"/>
            <w:bottom w:val="none" w:sz="0" w:space="0" w:color="auto"/>
            <w:right w:val="none" w:sz="0" w:space="0" w:color="auto"/>
          </w:divBdr>
        </w:div>
        <w:div w:id="2079134332">
          <w:marLeft w:val="640"/>
          <w:marRight w:val="0"/>
          <w:marTop w:val="0"/>
          <w:marBottom w:val="0"/>
          <w:divBdr>
            <w:top w:val="none" w:sz="0" w:space="0" w:color="auto"/>
            <w:left w:val="none" w:sz="0" w:space="0" w:color="auto"/>
            <w:bottom w:val="none" w:sz="0" w:space="0" w:color="auto"/>
            <w:right w:val="none" w:sz="0" w:space="0" w:color="auto"/>
          </w:divBdr>
        </w:div>
        <w:div w:id="2132550065">
          <w:marLeft w:val="640"/>
          <w:marRight w:val="0"/>
          <w:marTop w:val="0"/>
          <w:marBottom w:val="0"/>
          <w:divBdr>
            <w:top w:val="none" w:sz="0" w:space="0" w:color="auto"/>
            <w:left w:val="none" w:sz="0" w:space="0" w:color="auto"/>
            <w:bottom w:val="none" w:sz="0" w:space="0" w:color="auto"/>
            <w:right w:val="none" w:sz="0" w:space="0" w:color="auto"/>
          </w:divBdr>
        </w:div>
      </w:divsChild>
    </w:div>
    <w:div w:id="538394525">
      <w:bodyDiv w:val="1"/>
      <w:marLeft w:val="0"/>
      <w:marRight w:val="0"/>
      <w:marTop w:val="0"/>
      <w:marBottom w:val="0"/>
      <w:divBdr>
        <w:top w:val="none" w:sz="0" w:space="0" w:color="auto"/>
        <w:left w:val="none" w:sz="0" w:space="0" w:color="auto"/>
        <w:bottom w:val="none" w:sz="0" w:space="0" w:color="auto"/>
        <w:right w:val="none" w:sz="0" w:space="0" w:color="auto"/>
      </w:divBdr>
      <w:divsChild>
        <w:div w:id="921641039">
          <w:marLeft w:val="640"/>
          <w:marRight w:val="0"/>
          <w:marTop w:val="0"/>
          <w:marBottom w:val="0"/>
          <w:divBdr>
            <w:top w:val="none" w:sz="0" w:space="0" w:color="auto"/>
            <w:left w:val="none" w:sz="0" w:space="0" w:color="auto"/>
            <w:bottom w:val="none" w:sz="0" w:space="0" w:color="auto"/>
            <w:right w:val="none" w:sz="0" w:space="0" w:color="auto"/>
          </w:divBdr>
        </w:div>
        <w:div w:id="2049526304">
          <w:marLeft w:val="640"/>
          <w:marRight w:val="0"/>
          <w:marTop w:val="0"/>
          <w:marBottom w:val="0"/>
          <w:divBdr>
            <w:top w:val="none" w:sz="0" w:space="0" w:color="auto"/>
            <w:left w:val="none" w:sz="0" w:space="0" w:color="auto"/>
            <w:bottom w:val="none" w:sz="0" w:space="0" w:color="auto"/>
            <w:right w:val="none" w:sz="0" w:space="0" w:color="auto"/>
          </w:divBdr>
        </w:div>
        <w:div w:id="1480878401">
          <w:marLeft w:val="640"/>
          <w:marRight w:val="0"/>
          <w:marTop w:val="0"/>
          <w:marBottom w:val="0"/>
          <w:divBdr>
            <w:top w:val="none" w:sz="0" w:space="0" w:color="auto"/>
            <w:left w:val="none" w:sz="0" w:space="0" w:color="auto"/>
            <w:bottom w:val="none" w:sz="0" w:space="0" w:color="auto"/>
            <w:right w:val="none" w:sz="0" w:space="0" w:color="auto"/>
          </w:divBdr>
        </w:div>
        <w:div w:id="925960409">
          <w:marLeft w:val="640"/>
          <w:marRight w:val="0"/>
          <w:marTop w:val="0"/>
          <w:marBottom w:val="0"/>
          <w:divBdr>
            <w:top w:val="none" w:sz="0" w:space="0" w:color="auto"/>
            <w:left w:val="none" w:sz="0" w:space="0" w:color="auto"/>
            <w:bottom w:val="none" w:sz="0" w:space="0" w:color="auto"/>
            <w:right w:val="none" w:sz="0" w:space="0" w:color="auto"/>
          </w:divBdr>
        </w:div>
        <w:div w:id="100222546">
          <w:marLeft w:val="640"/>
          <w:marRight w:val="0"/>
          <w:marTop w:val="0"/>
          <w:marBottom w:val="0"/>
          <w:divBdr>
            <w:top w:val="none" w:sz="0" w:space="0" w:color="auto"/>
            <w:left w:val="none" w:sz="0" w:space="0" w:color="auto"/>
            <w:bottom w:val="none" w:sz="0" w:space="0" w:color="auto"/>
            <w:right w:val="none" w:sz="0" w:space="0" w:color="auto"/>
          </w:divBdr>
        </w:div>
        <w:div w:id="1991981499">
          <w:marLeft w:val="640"/>
          <w:marRight w:val="0"/>
          <w:marTop w:val="0"/>
          <w:marBottom w:val="0"/>
          <w:divBdr>
            <w:top w:val="none" w:sz="0" w:space="0" w:color="auto"/>
            <w:left w:val="none" w:sz="0" w:space="0" w:color="auto"/>
            <w:bottom w:val="none" w:sz="0" w:space="0" w:color="auto"/>
            <w:right w:val="none" w:sz="0" w:space="0" w:color="auto"/>
          </w:divBdr>
        </w:div>
        <w:div w:id="561866176">
          <w:marLeft w:val="640"/>
          <w:marRight w:val="0"/>
          <w:marTop w:val="0"/>
          <w:marBottom w:val="0"/>
          <w:divBdr>
            <w:top w:val="none" w:sz="0" w:space="0" w:color="auto"/>
            <w:left w:val="none" w:sz="0" w:space="0" w:color="auto"/>
            <w:bottom w:val="none" w:sz="0" w:space="0" w:color="auto"/>
            <w:right w:val="none" w:sz="0" w:space="0" w:color="auto"/>
          </w:divBdr>
        </w:div>
        <w:div w:id="1477726592">
          <w:marLeft w:val="640"/>
          <w:marRight w:val="0"/>
          <w:marTop w:val="0"/>
          <w:marBottom w:val="0"/>
          <w:divBdr>
            <w:top w:val="none" w:sz="0" w:space="0" w:color="auto"/>
            <w:left w:val="none" w:sz="0" w:space="0" w:color="auto"/>
            <w:bottom w:val="none" w:sz="0" w:space="0" w:color="auto"/>
            <w:right w:val="none" w:sz="0" w:space="0" w:color="auto"/>
          </w:divBdr>
        </w:div>
        <w:div w:id="1148596891">
          <w:marLeft w:val="640"/>
          <w:marRight w:val="0"/>
          <w:marTop w:val="0"/>
          <w:marBottom w:val="0"/>
          <w:divBdr>
            <w:top w:val="none" w:sz="0" w:space="0" w:color="auto"/>
            <w:left w:val="none" w:sz="0" w:space="0" w:color="auto"/>
            <w:bottom w:val="none" w:sz="0" w:space="0" w:color="auto"/>
            <w:right w:val="none" w:sz="0" w:space="0" w:color="auto"/>
          </w:divBdr>
        </w:div>
        <w:div w:id="953026508">
          <w:marLeft w:val="640"/>
          <w:marRight w:val="0"/>
          <w:marTop w:val="0"/>
          <w:marBottom w:val="0"/>
          <w:divBdr>
            <w:top w:val="none" w:sz="0" w:space="0" w:color="auto"/>
            <w:left w:val="none" w:sz="0" w:space="0" w:color="auto"/>
            <w:bottom w:val="none" w:sz="0" w:space="0" w:color="auto"/>
            <w:right w:val="none" w:sz="0" w:space="0" w:color="auto"/>
          </w:divBdr>
        </w:div>
        <w:div w:id="1000541631">
          <w:marLeft w:val="640"/>
          <w:marRight w:val="0"/>
          <w:marTop w:val="0"/>
          <w:marBottom w:val="0"/>
          <w:divBdr>
            <w:top w:val="none" w:sz="0" w:space="0" w:color="auto"/>
            <w:left w:val="none" w:sz="0" w:space="0" w:color="auto"/>
            <w:bottom w:val="none" w:sz="0" w:space="0" w:color="auto"/>
            <w:right w:val="none" w:sz="0" w:space="0" w:color="auto"/>
          </w:divBdr>
        </w:div>
        <w:div w:id="320279635">
          <w:marLeft w:val="640"/>
          <w:marRight w:val="0"/>
          <w:marTop w:val="0"/>
          <w:marBottom w:val="0"/>
          <w:divBdr>
            <w:top w:val="none" w:sz="0" w:space="0" w:color="auto"/>
            <w:left w:val="none" w:sz="0" w:space="0" w:color="auto"/>
            <w:bottom w:val="none" w:sz="0" w:space="0" w:color="auto"/>
            <w:right w:val="none" w:sz="0" w:space="0" w:color="auto"/>
          </w:divBdr>
        </w:div>
        <w:div w:id="1595018888">
          <w:marLeft w:val="640"/>
          <w:marRight w:val="0"/>
          <w:marTop w:val="0"/>
          <w:marBottom w:val="0"/>
          <w:divBdr>
            <w:top w:val="none" w:sz="0" w:space="0" w:color="auto"/>
            <w:left w:val="none" w:sz="0" w:space="0" w:color="auto"/>
            <w:bottom w:val="none" w:sz="0" w:space="0" w:color="auto"/>
            <w:right w:val="none" w:sz="0" w:space="0" w:color="auto"/>
          </w:divBdr>
        </w:div>
        <w:div w:id="937907084">
          <w:marLeft w:val="640"/>
          <w:marRight w:val="0"/>
          <w:marTop w:val="0"/>
          <w:marBottom w:val="0"/>
          <w:divBdr>
            <w:top w:val="none" w:sz="0" w:space="0" w:color="auto"/>
            <w:left w:val="none" w:sz="0" w:space="0" w:color="auto"/>
            <w:bottom w:val="none" w:sz="0" w:space="0" w:color="auto"/>
            <w:right w:val="none" w:sz="0" w:space="0" w:color="auto"/>
          </w:divBdr>
        </w:div>
        <w:div w:id="2015451090">
          <w:marLeft w:val="640"/>
          <w:marRight w:val="0"/>
          <w:marTop w:val="0"/>
          <w:marBottom w:val="0"/>
          <w:divBdr>
            <w:top w:val="none" w:sz="0" w:space="0" w:color="auto"/>
            <w:left w:val="none" w:sz="0" w:space="0" w:color="auto"/>
            <w:bottom w:val="none" w:sz="0" w:space="0" w:color="auto"/>
            <w:right w:val="none" w:sz="0" w:space="0" w:color="auto"/>
          </w:divBdr>
        </w:div>
        <w:div w:id="1450781989">
          <w:marLeft w:val="640"/>
          <w:marRight w:val="0"/>
          <w:marTop w:val="0"/>
          <w:marBottom w:val="0"/>
          <w:divBdr>
            <w:top w:val="none" w:sz="0" w:space="0" w:color="auto"/>
            <w:left w:val="none" w:sz="0" w:space="0" w:color="auto"/>
            <w:bottom w:val="none" w:sz="0" w:space="0" w:color="auto"/>
            <w:right w:val="none" w:sz="0" w:space="0" w:color="auto"/>
          </w:divBdr>
        </w:div>
        <w:div w:id="2057855365">
          <w:marLeft w:val="640"/>
          <w:marRight w:val="0"/>
          <w:marTop w:val="0"/>
          <w:marBottom w:val="0"/>
          <w:divBdr>
            <w:top w:val="none" w:sz="0" w:space="0" w:color="auto"/>
            <w:left w:val="none" w:sz="0" w:space="0" w:color="auto"/>
            <w:bottom w:val="none" w:sz="0" w:space="0" w:color="auto"/>
            <w:right w:val="none" w:sz="0" w:space="0" w:color="auto"/>
          </w:divBdr>
        </w:div>
        <w:div w:id="1782455796">
          <w:marLeft w:val="640"/>
          <w:marRight w:val="0"/>
          <w:marTop w:val="0"/>
          <w:marBottom w:val="0"/>
          <w:divBdr>
            <w:top w:val="none" w:sz="0" w:space="0" w:color="auto"/>
            <w:left w:val="none" w:sz="0" w:space="0" w:color="auto"/>
            <w:bottom w:val="none" w:sz="0" w:space="0" w:color="auto"/>
            <w:right w:val="none" w:sz="0" w:space="0" w:color="auto"/>
          </w:divBdr>
        </w:div>
        <w:div w:id="414933974">
          <w:marLeft w:val="640"/>
          <w:marRight w:val="0"/>
          <w:marTop w:val="0"/>
          <w:marBottom w:val="0"/>
          <w:divBdr>
            <w:top w:val="none" w:sz="0" w:space="0" w:color="auto"/>
            <w:left w:val="none" w:sz="0" w:space="0" w:color="auto"/>
            <w:bottom w:val="none" w:sz="0" w:space="0" w:color="auto"/>
            <w:right w:val="none" w:sz="0" w:space="0" w:color="auto"/>
          </w:divBdr>
        </w:div>
        <w:div w:id="1998532734">
          <w:marLeft w:val="640"/>
          <w:marRight w:val="0"/>
          <w:marTop w:val="0"/>
          <w:marBottom w:val="0"/>
          <w:divBdr>
            <w:top w:val="none" w:sz="0" w:space="0" w:color="auto"/>
            <w:left w:val="none" w:sz="0" w:space="0" w:color="auto"/>
            <w:bottom w:val="none" w:sz="0" w:space="0" w:color="auto"/>
            <w:right w:val="none" w:sz="0" w:space="0" w:color="auto"/>
          </w:divBdr>
        </w:div>
        <w:div w:id="1971474899">
          <w:marLeft w:val="640"/>
          <w:marRight w:val="0"/>
          <w:marTop w:val="0"/>
          <w:marBottom w:val="0"/>
          <w:divBdr>
            <w:top w:val="none" w:sz="0" w:space="0" w:color="auto"/>
            <w:left w:val="none" w:sz="0" w:space="0" w:color="auto"/>
            <w:bottom w:val="none" w:sz="0" w:space="0" w:color="auto"/>
            <w:right w:val="none" w:sz="0" w:space="0" w:color="auto"/>
          </w:divBdr>
        </w:div>
        <w:div w:id="304627558">
          <w:marLeft w:val="640"/>
          <w:marRight w:val="0"/>
          <w:marTop w:val="0"/>
          <w:marBottom w:val="0"/>
          <w:divBdr>
            <w:top w:val="none" w:sz="0" w:space="0" w:color="auto"/>
            <w:left w:val="none" w:sz="0" w:space="0" w:color="auto"/>
            <w:bottom w:val="none" w:sz="0" w:space="0" w:color="auto"/>
            <w:right w:val="none" w:sz="0" w:space="0" w:color="auto"/>
          </w:divBdr>
        </w:div>
        <w:div w:id="1364788210">
          <w:marLeft w:val="640"/>
          <w:marRight w:val="0"/>
          <w:marTop w:val="0"/>
          <w:marBottom w:val="0"/>
          <w:divBdr>
            <w:top w:val="none" w:sz="0" w:space="0" w:color="auto"/>
            <w:left w:val="none" w:sz="0" w:space="0" w:color="auto"/>
            <w:bottom w:val="none" w:sz="0" w:space="0" w:color="auto"/>
            <w:right w:val="none" w:sz="0" w:space="0" w:color="auto"/>
          </w:divBdr>
        </w:div>
        <w:div w:id="904798481">
          <w:marLeft w:val="640"/>
          <w:marRight w:val="0"/>
          <w:marTop w:val="0"/>
          <w:marBottom w:val="0"/>
          <w:divBdr>
            <w:top w:val="none" w:sz="0" w:space="0" w:color="auto"/>
            <w:left w:val="none" w:sz="0" w:space="0" w:color="auto"/>
            <w:bottom w:val="none" w:sz="0" w:space="0" w:color="auto"/>
            <w:right w:val="none" w:sz="0" w:space="0" w:color="auto"/>
          </w:divBdr>
        </w:div>
        <w:div w:id="1701934936">
          <w:marLeft w:val="640"/>
          <w:marRight w:val="0"/>
          <w:marTop w:val="0"/>
          <w:marBottom w:val="0"/>
          <w:divBdr>
            <w:top w:val="none" w:sz="0" w:space="0" w:color="auto"/>
            <w:left w:val="none" w:sz="0" w:space="0" w:color="auto"/>
            <w:bottom w:val="none" w:sz="0" w:space="0" w:color="auto"/>
            <w:right w:val="none" w:sz="0" w:space="0" w:color="auto"/>
          </w:divBdr>
        </w:div>
        <w:div w:id="1225261833">
          <w:marLeft w:val="640"/>
          <w:marRight w:val="0"/>
          <w:marTop w:val="0"/>
          <w:marBottom w:val="0"/>
          <w:divBdr>
            <w:top w:val="none" w:sz="0" w:space="0" w:color="auto"/>
            <w:left w:val="none" w:sz="0" w:space="0" w:color="auto"/>
            <w:bottom w:val="none" w:sz="0" w:space="0" w:color="auto"/>
            <w:right w:val="none" w:sz="0" w:space="0" w:color="auto"/>
          </w:divBdr>
        </w:div>
        <w:div w:id="58554934">
          <w:marLeft w:val="640"/>
          <w:marRight w:val="0"/>
          <w:marTop w:val="0"/>
          <w:marBottom w:val="0"/>
          <w:divBdr>
            <w:top w:val="none" w:sz="0" w:space="0" w:color="auto"/>
            <w:left w:val="none" w:sz="0" w:space="0" w:color="auto"/>
            <w:bottom w:val="none" w:sz="0" w:space="0" w:color="auto"/>
            <w:right w:val="none" w:sz="0" w:space="0" w:color="auto"/>
          </w:divBdr>
        </w:div>
        <w:div w:id="1040204768">
          <w:marLeft w:val="640"/>
          <w:marRight w:val="0"/>
          <w:marTop w:val="0"/>
          <w:marBottom w:val="0"/>
          <w:divBdr>
            <w:top w:val="none" w:sz="0" w:space="0" w:color="auto"/>
            <w:left w:val="none" w:sz="0" w:space="0" w:color="auto"/>
            <w:bottom w:val="none" w:sz="0" w:space="0" w:color="auto"/>
            <w:right w:val="none" w:sz="0" w:space="0" w:color="auto"/>
          </w:divBdr>
        </w:div>
        <w:div w:id="1511602705">
          <w:marLeft w:val="640"/>
          <w:marRight w:val="0"/>
          <w:marTop w:val="0"/>
          <w:marBottom w:val="0"/>
          <w:divBdr>
            <w:top w:val="none" w:sz="0" w:space="0" w:color="auto"/>
            <w:left w:val="none" w:sz="0" w:space="0" w:color="auto"/>
            <w:bottom w:val="none" w:sz="0" w:space="0" w:color="auto"/>
            <w:right w:val="none" w:sz="0" w:space="0" w:color="auto"/>
          </w:divBdr>
        </w:div>
        <w:div w:id="1753509553">
          <w:marLeft w:val="640"/>
          <w:marRight w:val="0"/>
          <w:marTop w:val="0"/>
          <w:marBottom w:val="0"/>
          <w:divBdr>
            <w:top w:val="none" w:sz="0" w:space="0" w:color="auto"/>
            <w:left w:val="none" w:sz="0" w:space="0" w:color="auto"/>
            <w:bottom w:val="none" w:sz="0" w:space="0" w:color="auto"/>
            <w:right w:val="none" w:sz="0" w:space="0" w:color="auto"/>
          </w:divBdr>
        </w:div>
        <w:div w:id="533466684">
          <w:marLeft w:val="640"/>
          <w:marRight w:val="0"/>
          <w:marTop w:val="0"/>
          <w:marBottom w:val="0"/>
          <w:divBdr>
            <w:top w:val="none" w:sz="0" w:space="0" w:color="auto"/>
            <w:left w:val="none" w:sz="0" w:space="0" w:color="auto"/>
            <w:bottom w:val="none" w:sz="0" w:space="0" w:color="auto"/>
            <w:right w:val="none" w:sz="0" w:space="0" w:color="auto"/>
          </w:divBdr>
        </w:div>
        <w:div w:id="692610227">
          <w:marLeft w:val="640"/>
          <w:marRight w:val="0"/>
          <w:marTop w:val="0"/>
          <w:marBottom w:val="0"/>
          <w:divBdr>
            <w:top w:val="none" w:sz="0" w:space="0" w:color="auto"/>
            <w:left w:val="none" w:sz="0" w:space="0" w:color="auto"/>
            <w:bottom w:val="none" w:sz="0" w:space="0" w:color="auto"/>
            <w:right w:val="none" w:sz="0" w:space="0" w:color="auto"/>
          </w:divBdr>
        </w:div>
        <w:div w:id="1372025648">
          <w:marLeft w:val="640"/>
          <w:marRight w:val="0"/>
          <w:marTop w:val="0"/>
          <w:marBottom w:val="0"/>
          <w:divBdr>
            <w:top w:val="none" w:sz="0" w:space="0" w:color="auto"/>
            <w:left w:val="none" w:sz="0" w:space="0" w:color="auto"/>
            <w:bottom w:val="none" w:sz="0" w:space="0" w:color="auto"/>
            <w:right w:val="none" w:sz="0" w:space="0" w:color="auto"/>
          </w:divBdr>
        </w:div>
        <w:div w:id="501436712">
          <w:marLeft w:val="640"/>
          <w:marRight w:val="0"/>
          <w:marTop w:val="0"/>
          <w:marBottom w:val="0"/>
          <w:divBdr>
            <w:top w:val="none" w:sz="0" w:space="0" w:color="auto"/>
            <w:left w:val="none" w:sz="0" w:space="0" w:color="auto"/>
            <w:bottom w:val="none" w:sz="0" w:space="0" w:color="auto"/>
            <w:right w:val="none" w:sz="0" w:space="0" w:color="auto"/>
          </w:divBdr>
        </w:div>
        <w:div w:id="1775638430">
          <w:marLeft w:val="640"/>
          <w:marRight w:val="0"/>
          <w:marTop w:val="0"/>
          <w:marBottom w:val="0"/>
          <w:divBdr>
            <w:top w:val="none" w:sz="0" w:space="0" w:color="auto"/>
            <w:left w:val="none" w:sz="0" w:space="0" w:color="auto"/>
            <w:bottom w:val="none" w:sz="0" w:space="0" w:color="auto"/>
            <w:right w:val="none" w:sz="0" w:space="0" w:color="auto"/>
          </w:divBdr>
        </w:div>
        <w:div w:id="865019639">
          <w:marLeft w:val="640"/>
          <w:marRight w:val="0"/>
          <w:marTop w:val="0"/>
          <w:marBottom w:val="0"/>
          <w:divBdr>
            <w:top w:val="none" w:sz="0" w:space="0" w:color="auto"/>
            <w:left w:val="none" w:sz="0" w:space="0" w:color="auto"/>
            <w:bottom w:val="none" w:sz="0" w:space="0" w:color="auto"/>
            <w:right w:val="none" w:sz="0" w:space="0" w:color="auto"/>
          </w:divBdr>
        </w:div>
        <w:div w:id="2129468324">
          <w:marLeft w:val="640"/>
          <w:marRight w:val="0"/>
          <w:marTop w:val="0"/>
          <w:marBottom w:val="0"/>
          <w:divBdr>
            <w:top w:val="none" w:sz="0" w:space="0" w:color="auto"/>
            <w:left w:val="none" w:sz="0" w:space="0" w:color="auto"/>
            <w:bottom w:val="none" w:sz="0" w:space="0" w:color="auto"/>
            <w:right w:val="none" w:sz="0" w:space="0" w:color="auto"/>
          </w:divBdr>
        </w:div>
        <w:div w:id="649408036">
          <w:marLeft w:val="640"/>
          <w:marRight w:val="0"/>
          <w:marTop w:val="0"/>
          <w:marBottom w:val="0"/>
          <w:divBdr>
            <w:top w:val="none" w:sz="0" w:space="0" w:color="auto"/>
            <w:left w:val="none" w:sz="0" w:space="0" w:color="auto"/>
            <w:bottom w:val="none" w:sz="0" w:space="0" w:color="auto"/>
            <w:right w:val="none" w:sz="0" w:space="0" w:color="auto"/>
          </w:divBdr>
        </w:div>
        <w:div w:id="632176806">
          <w:marLeft w:val="640"/>
          <w:marRight w:val="0"/>
          <w:marTop w:val="0"/>
          <w:marBottom w:val="0"/>
          <w:divBdr>
            <w:top w:val="none" w:sz="0" w:space="0" w:color="auto"/>
            <w:left w:val="none" w:sz="0" w:space="0" w:color="auto"/>
            <w:bottom w:val="none" w:sz="0" w:space="0" w:color="auto"/>
            <w:right w:val="none" w:sz="0" w:space="0" w:color="auto"/>
          </w:divBdr>
        </w:div>
        <w:div w:id="1109274612">
          <w:marLeft w:val="640"/>
          <w:marRight w:val="0"/>
          <w:marTop w:val="0"/>
          <w:marBottom w:val="0"/>
          <w:divBdr>
            <w:top w:val="none" w:sz="0" w:space="0" w:color="auto"/>
            <w:left w:val="none" w:sz="0" w:space="0" w:color="auto"/>
            <w:bottom w:val="none" w:sz="0" w:space="0" w:color="auto"/>
            <w:right w:val="none" w:sz="0" w:space="0" w:color="auto"/>
          </w:divBdr>
        </w:div>
        <w:div w:id="1449548544">
          <w:marLeft w:val="640"/>
          <w:marRight w:val="0"/>
          <w:marTop w:val="0"/>
          <w:marBottom w:val="0"/>
          <w:divBdr>
            <w:top w:val="none" w:sz="0" w:space="0" w:color="auto"/>
            <w:left w:val="none" w:sz="0" w:space="0" w:color="auto"/>
            <w:bottom w:val="none" w:sz="0" w:space="0" w:color="auto"/>
            <w:right w:val="none" w:sz="0" w:space="0" w:color="auto"/>
          </w:divBdr>
        </w:div>
        <w:div w:id="954213030">
          <w:marLeft w:val="640"/>
          <w:marRight w:val="0"/>
          <w:marTop w:val="0"/>
          <w:marBottom w:val="0"/>
          <w:divBdr>
            <w:top w:val="none" w:sz="0" w:space="0" w:color="auto"/>
            <w:left w:val="none" w:sz="0" w:space="0" w:color="auto"/>
            <w:bottom w:val="none" w:sz="0" w:space="0" w:color="auto"/>
            <w:right w:val="none" w:sz="0" w:space="0" w:color="auto"/>
          </w:divBdr>
        </w:div>
        <w:div w:id="885726833">
          <w:marLeft w:val="640"/>
          <w:marRight w:val="0"/>
          <w:marTop w:val="0"/>
          <w:marBottom w:val="0"/>
          <w:divBdr>
            <w:top w:val="none" w:sz="0" w:space="0" w:color="auto"/>
            <w:left w:val="none" w:sz="0" w:space="0" w:color="auto"/>
            <w:bottom w:val="none" w:sz="0" w:space="0" w:color="auto"/>
            <w:right w:val="none" w:sz="0" w:space="0" w:color="auto"/>
          </w:divBdr>
        </w:div>
        <w:div w:id="1398674759">
          <w:marLeft w:val="640"/>
          <w:marRight w:val="0"/>
          <w:marTop w:val="0"/>
          <w:marBottom w:val="0"/>
          <w:divBdr>
            <w:top w:val="none" w:sz="0" w:space="0" w:color="auto"/>
            <w:left w:val="none" w:sz="0" w:space="0" w:color="auto"/>
            <w:bottom w:val="none" w:sz="0" w:space="0" w:color="auto"/>
            <w:right w:val="none" w:sz="0" w:space="0" w:color="auto"/>
          </w:divBdr>
        </w:div>
        <w:div w:id="1006595111">
          <w:marLeft w:val="640"/>
          <w:marRight w:val="0"/>
          <w:marTop w:val="0"/>
          <w:marBottom w:val="0"/>
          <w:divBdr>
            <w:top w:val="none" w:sz="0" w:space="0" w:color="auto"/>
            <w:left w:val="none" w:sz="0" w:space="0" w:color="auto"/>
            <w:bottom w:val="none" w:sz="0" w:space="0" w:color="auto"/>
            <w:right w:val="none" w:sz="0" w:space="0" w:color="auto"/>
          </w:divBdr>
        </w:div>
        <w:div w:id="1824734752">
          <w:marLeft w:val="640"/>
          <w:marRight w:val="0"/>
          <w:marTop w:val="0"/>
          <w:marBottom w:val="0"/>
          <w:divBdr>
            <w:top w:val="none" w:sz="0" w:space="0" w:color="auto"/>
            <w:left w:val="none" w:sz="0" w:space="0" w:color="auto"/>
            <w:bottom w:val="none" w:sz="0" w:space="0" w:color="auto"/>
            <w:right w:val="none" w:sz="0" w:space="0" w:color="auto"/>
          </w:divBdr>
        </w:div>
        <w:div w:id="2099712919">
          <w:marLeft w:val="640"/>
          <w:marRight w:val="0"/>
          <w:marTop w:val="0"/>
          <w:marBottom w:val="0"/>
          <w:divBdr>
            <w:top w:val="none" w:sz="0" w:space="0" w:color="auto"/>
            <w:left w:val="none" w:sz="0" w:space="0" w:color="auto"/>
            <w:bottom w:val="none" w:sz="0" w:space="0" w:color="auto"/>
            <w:right w:val="none" w:sz="0" w:space="0" w:color="auto"/>
          </w:divBdr>
        </w:div>
        <w:div w:id="223570114">
          <w:marLeft w:val="640"/>
          <w:marRight w:val="0"/>
          <w:marTop w:val="0"/>
          <w:marBottom w:val="0"/>
          <w:divBdr>
            <w:top w:val="none" w:sz="0" w:space="0" w:color="auto"/>
            <w:left w:val="none" w:sz="0" w:space="0" w:color="auto"/>
            <w:bottom w:val="none" w:sz="0" w:space="0" w:color="auto"/>
            <w:right w:val="none" w:sz="0" w:space="0" w:color="auto"/>
          </w:divBdr>
        </w:div>
        <w:div w:id="935020874">
          <w:marLeft w:val="640"/>
          <w:marRight w:val="0"/>
          <w:marTop w:val="0"/>
          <w:marBottom w:val="0"/>
          <w:divBdr>
            <w:top w:val="none" w:sz="0" w:space="0" w:color="auto"/>
            <w:left w:val="none" w:sz="0" w:space="0" w:color="auto"/>
            <w:bottom w:val="none" w:sz="0" w:space="0" w:color="auto"/>
            <w:right w:val="none" w:sz="0" w:space="0" w:color="auto"/>
          </w:divBdr>
        </w:div>
        <w:div w:id="1198467926">
          <w:marLeft w:val="640"/>
          <w:marRight w:val="0"/>
          <w:marTop w:val="0"/>
          <w:marBottom w:val="0"/>
          <w:divBdr>
            <w:top w:val="none" w:sz="0" w:space="0" w:color="auto"/>
            <w:left w:val="none" w:sz="0" w:space="0" w:color="auto"/>
            <w:bottom w:val="none" w:sz="0" w:space="0" w:color="auto"/>
            <w:right w:val="none" w:sz="0" w:space="0" w:color="auto"/>
          </w:divBdr>
        </w:div>
        <w:div w:id="1591238634">
          <w:marLeft w:val="640"/>
          <w:marRight w:val="0"/>
          <w:marTop w:val="0"/>
          <w:marBottom w:val="0"/>
          <w:divBdr>
            <w:top w:val="none" w:sz="0" w:space="0" w:color="auto"/>
            <w:left w:val="none" w:sz="0" w:space="0" w:color="auto"/>
            <w:bottom w:val="none" w:sz="0" w:space="0" w:color="auto"/>
            <w:right w:val="none" w:sz="0" w:space="0" w:color="auto"/>
          </w:divBdr>
        </w:div>
      </w:divsChild>
    </w:div>
    <w:div w:id="541938987">
      <w:marLeft w:val="0"/>
      <w:marRight w:val="0"/>
      <w:marTop w:val="0"/>
      <w:marBottom w:val="0"/>
      <w:divBdr>
        <w:top w:val="none" w:sz="0" w:space="0" w:color="auto"/>
        <w:left w:val="none" w:sz="0" w:space="0" w:color="auto"/>
        <w:bottom w:val="none" w:sz="0" w:space="0" w:color="auto"/>
        <w:right w:val="none" w:sz="0" w:space="0" w:color="auto"/>
      </w:divBdr>
    </w:div>
    <w:div w:id="544683801">
      <w:marLeft w:val="0"/>
      <w:marRight w:val="0"/>
      <w:marTop w:val="0"/>
      <w:marBottom w:val="0"/>
      <w:divBdr>
        <w:top w:val="none" w:sz="0" w:space="0" w:color="auto"/>
        <w:left w:val="none" w:sz="0" w:space="0" w:color="auto"/>
        <w:bottom w:val="none" w:sz="0" w:space="0" w:color="auto"/>
        <w:right w:val="none" w:sz="0" w:space="0" w:color="auto"/>
      </w:divBdr>
    </w:div>
    <w:div w:id="544951675">
      <w:marLeft w:val="0"/>
      <w:marRight w:val="0"/>
      <w:marTop w:val="0"/>
      <w:marBottom w:val="0"/>
      <w:divBdr>
        <w:top w:val="none" w:sz="0" w:space="0" w:color="auto"/>
        <w:left w:val="none" w:sz="0" w:space="0" w:color="auto"/>
        <w:bottom w:val="none" w:sz="0" w:space="0" w:color="auto"/>
        <w:right w:val="none" w:sz="0" w:space="0" w:color="auto"/>
      </w:divBdr>
    </w:div>
    <w:div w:id="545340976">
      <w:marLeft w:val="0"/>
      <w:marRight w:val="0"/>
      <w:marTop w:val="0"/>
      <w:marBottom w:val="0"/>
      <w:divBdr>
        <w:top w:val="none" w:sz="0" w:space="0" w:color="auto"/>
        <w:left w:val="none" w:sz="0" w:space="0" w:color="auto"/>
        <w:bottom w:val="none" w:sz="0" w:space="0" w:color="auto"/>
        <w:right w:val="none" w:sz="0" w:space="0" w:color="auto"/>
      </w:divBdr>
    </w:div>
    <w:div w:id="548961787">
      <w:marLeft w:val="0"/>
      <w:marRight w:val="0"/>
      <w:marTop w:val="0"/>
      <w:marBottom w:val="0"/>
      <w:divBdr>
        <w:top w:val="none" w:sz="0" w:space="0" w:color="auto"/>
        <w:left w:val="none" w:sz="0" w:space="0" w:color="auto"/>
        <w:bottom w:val="none" w:sz="0" w:space="0" w:color="auto"/>
        <w:right w:val="none" w:sz="0" w:space="0" w:color="auto"/>
      </w:divBdr>
    </w:div>
    <w:div w:id="551774161">
      <w:bodyDiv w:val="1"/>
      <w:marLeft w:val="0"/>
      <w:marRight w:val="0"/>
      <w:marTop w:val="0"/>
      <w:marBottom w:val="0"/>
      <w:divBdr>
        <w:top w:val="none" w:sz="0" w:space="0" w:color="auto"/>
        <w:left w:val="none" w:sz="0" w:space="0" w:color="auto"/>
        <w:bottom w:val="none" w:sz="0" w:space="0" w:color="auto"/>
        <w:right w:val="none" w:sz="0" w:space="0" w:color="auto"/>
      </w:divBdr>
      <w:divsChild>
        <w:div w:id="1628587001">
          <w:marLeft w:val="640"/>
          <w:marRight w:val="0"/>
          <w:marTop w:val="0"/>
          <w:marBottom w:val="0"/>
          <w:divBdr>
            <w:top w:val="none" w:sz="0" w:space="0" w:color="auto"/>
            <w:left w:val="none" w:sz="0" w:space="0" w:color="auto"/>
            <w:bottom w:val="none" w:sz="0" w:space="0" w:color="auto"/>
            <w:right w:val="none" w:sz="0" w:space="0" w:color="auto"/>
          </w:divBdr>
        </w:div>
        <w:div w:id="954747572">
          <w:marLeft w:val="640"/>
          <w:marRight w:val="0"/>
          <w:marTop w:val="0"/>
          <w:marBottom w:val="0"/>
          <w:divBdr>
            <w:top w:val="none" w:sz="0" w:space="0" w:color="auto"/>
            <w:left w:val="none" w:sz="0" w:space="0" w:color="auto"/>
            <w:bottom w:val="none" w:sz="0" w:space="0" w:color="auto"/>
            <w:right w:val="none" w:sz="0" w:space="0" w:color="auto"/>
          </w:divBdr>
        </w:div>
        <w:div w:id="1715276606">
          <w:marLeft w:val="640"/>
          <w:marRight w:val="0"/>
          <w:marTop w:val="0"/>
          <w:marBottom w:val="0"/>
          <w:divBdr>
            <w:top w:val="none" w:sz="0" w:space="0" w:color="auto"/>
            <w:left w:val="none" w:sz="0" w:space="0" w:color="auto"/>
            <w:bottom w:val="none" w:sz="0" w:space="0" w:color="auto"/>
            <w:right w:val="none" w:sz="0" w:space="0" w:color="auto"/>
          </w:divBdr>
        </w:div>
        <w:div w:id="1744714188">
          <w:marLeft w:val="640"/>
          <w:marRight w:val="0"/>
          <w:marTop w:val="0"/>
          <w:marBottom w:val="0"/>
          <w:divBdr>
            <w:top w:val="none" w:sz="0" w:space="0" w:color="auto"/>
            <w:left w:val="none" w:sz="0" w:space="0" w:color="auto"/>
            <w:bottom w:val="none" w:sz="0" w:space="0" w:color="auto"/>
            <w:right w:val="none" w:sz="0" w:space="0" w:color="auto"/>
          </w:divBdr>
        </w:div>
        <w:div w:id="1100758350">
          <w:marLeft w:val="640"/>
          <w:marRight w:val="0"/>
          <w:marTop w:val="0"/>
          <w:marBottom w:val="0"/>
          <w:divBdr>
            <w:top w:val="none" w:sz="0" w:space="0" w:color="auto"/>
            <w:left w:val="none" w:sz="0" w:space="0" w:color="auto"/>
            <w:bottom w:val="none" w:sz="0" w:space="0" w:color="auto"/>
            <w:right w:val="none" w:sz="0" w:space="0" w:color="auto"/>
          </w:divBdr>
        </w:div>
        <w:div w:id="395275271">
          <w:marLeft w:val="640"/>
          <w:marRight w:val="0"/>
          <w:marTop w:val="0"/>
          <w:marBottom w:val="0"/>
          <w:divBdr>
            <w:top w:val="none" w:sz="0" w:space="0" w:color="auto"/>
            <w:left w:val="none" w:sz="0" w:space="0" w:color="auto"/>
            <w:bottom w:val="none" w:sz="0" w:space="0" w:color="auto"/>
            <w:right w:val="none" w:sz="0" w:space="0" w:color="auto"/>
          </w:divBdr>
        </w:div>
        <w:div w:id="2037539997">
          <w:marLeft w:val="640"/>
          <w:marRight w:val="0"/>
          <w:marTop w:val="0"/>
          <w:marBottom w:val="0"/>
          <w:divBdr>
            <w:top w:val="none" w:sz="0" w:space="0" w:color="auto"/>
            <w:left w:val="none" w:sz="0" w:space="0" w:color="auto"/>
            <w:bottom w:val="none" w:sz="0" w:space="0" w:color="auto"/>
            <w:right w:val="none" w:sz="0" w:space="0" w:color="auto"/>
          </w:divBdr>
        </w:div>
        <w:div w:id="493179673">
          <w:marLeft w:val="640"/>
          <w:marRight w:val="0"/>
          <w:marTop w:val="0"/>
          <w:marBottom w:val="0"/>
          <w:divBdr>
            <w:top w:val="none" w:sz="0" w:space="0" w:color="auto"/>
            <w:left w:val="none" w:sz="0" w:space="0" w:color="auto"/>
            <w:bottom w:val="none" w:sz="0" w:space="0" w:color="auto"/>
            <w:right w:val="none" w:sz="0" w:space="0" w:color="auto"/>
          </w:divBdr>
        </w:div>
        <w:div w:id="1525099385">
          <w:marLeft w:val="640"/>
          <w:marRight w:val="0"/>
          <w:marTop w:val="0"/>
          <w:marBottom w:val="0"/>
          <w:divBdr>
            <w:top w:val="none" w:sz="0" w:space="0" w:color="auto"/>
            <w:left w:val="none" w:sz="0" w:space="0" w:color="auto"/>
            <w:bottom w:val="none" w:sz="0" w:space="0" w:color="auto"/>
            <w:right w:val="none" w:sz="0" w:space="0" w:color="auto"/>
          </w:divBdr>
        </w:div>
        <w:div w:id="2020692258">
          <w:marLeft w:val="640"/>
          <w:marRight w:val="0"/>
          <w:marTop w:val="0"/>
          <w:marBottom w:val="0"/>
          <w:divBdr>
            <w:top w:val="none" w:sz="0" w:space="0" w:color="auto"/>
            <w:left w:val="none" w:sz="0" w:space="0" w:color="auto"/>
            <w:bottom w:val="none" w:sz="0" w:space="0" w:color="auto"/>
            <w:right w:val="none" w:sz="0" w:space="0" w:color="auto"/>
          </w:divBdr>
        </w:div>
        <w:div w:id="2121413343">
          <w:marLeft w:val="640"/>
          <w:marRight w:val="0"/>
          <w:marTop w:val="0"/>
          <w:marBottom w:val="0"/>
          <w:divBdr>
            <w:top w:val="none" w:sz="0" w:space="0" w:color="auto"/>
            <w:left w:val="none" w:sz="0" w:space="0" w:color="auto"/>
            <w:bottom w:val="none" w:sz="0" w:space="0" w:color="auto"/>
            <w:right w:val="none" w:sz="0" w:space="0" w:color="auto"/>
          </w:divBdr>
        </w:div>
        <w:div w:id="656692039">
          <w:marLeft w:val="640"/>
          <w:marRight w:val="0"/>
          <w:marTop w:val="0"/>
          <w:marBottom w:val="0"/>
          <w:divBdr>
            <w:top w:val="none" w:sz="0" w:space="0" w:color="auto"/>
            <w:left w:val="none" w:sz="0" w:space="0" w:color="auto"/>
            <w:bottom w:val="none" w:sz="0" w:space="0" w:color="auto"/>
            <w:right w:val="none" w:sz="0" w:space="0" w:color="auto"/>
          </w:divBdr>
        </w:div>
        <w:div w:id="43725630">
          <w:marLeft w:val="640"/>
          <w:marRight w:val="0"/>
          <w:marTop w:val="0"/>
          <w:marBottom w:val="0"/>
          <w:divBdr>
            <w:top w:val="none" w:sz="0" w:space="0" w:color="auto"/>
            <w:left w:val="none" w:sz="0" w:space="0" w:color="auto"/>
            <w:bottom w:val="none" w:sz="0" w:space="0" w:color="auto"/>
            <w:right w:val="none" w:sz="0" w:space="0" w:color="auto"/>
          </w:divBdr>
        </w:div>
        <w:div w:id="1250820260">
          <w:marLeft w:val="640"/>
          <w:marRight w:val="0"/>
          <w:marTop w:val="0"/>
          <w:marBottom w:val="0"/>
          <w:divBdr>
            <w:top w:val="none" w:sz="0" w:space="0" w:color="auto"/>
            <w:left w:val="none" w:sz="0" w:space="0" w:color="auto"/>
            <w:bottom w:val="none" w:sz="0" w:space="0" w:color="auto"/>
            <w:right w:val="none" w:sz="0" w:space="0" w:color="auto"/>
          </w:divBdr>
        </w:div>
        <w:div w:id="1584099422">
          <w:marLeft w:val="640"/>
          <w:marRight w:val="0"/>
          <w:marTop w:val="0"/>
          <w:marBottom w:val="0"/>
          <w:divBdr>
            <w:top w:val="none" w:sz="0" w:space="0" w:color="auto"/>
            <w:left w:val="none" w:sz="0" w:space="0" w:color="auto"/>
            <w:bottom w:val="none" w:sz="0" w:space="0" w:color="auto"/>
            <w:right w:val="none" w:sz="0" w:space="0" w:color="auto"/>
          </w:divBdr>
        </w:div>
        <w:div w:id="152649108">
          <w:marLeft w:val="640"/>
          <w:marRight w:val="0"/>
          <w:marTop w:val="0"/>
          <w:marBottom w:val="0"/>
          <w:divBdr>
            <w:top w:val="none" w:sz="0" w:space="0" w:color="auto"/>
            <w:left w:val="none" w:sz="0" w:space="0" w:color="auto"/>
            <w:bottom w:val="none" w:sz="0" w:space="0" w:color="auto"/>
            <w:right w:val="none" w:sz="0" w:space="0" w:color="auto"/>
          </w:divBdr>
        </w:div>
        <w:div w:id="41098464">
          <w:marLeft w:val="640"/>
          <w:marRight w:val="0"/>
          <w:marTop w:val="0"/>
          <w:marBottom w:val="0"/>
          <w:divBdr>
            <w:top w:val="none" w:sz="0" w:space="0" w:color="auto"/>
            <w:left w:val="none" w:sz="0" w:space="0" w:color="auto"/>
            <w:bottom w:val="none" w:sz="0" w:space="0" w:color="auto"/>
            <w:right w:val="none" w:sz="0" w:space="0" w:color="auto"/>
          </w:divBdr>
        </w:div>
        <w:div w:id="429743537">
          <w:marLeft w:val="640"/>
          <w:marRight w:val="0"/>
          <w:marTop w:val="0"/>
          <w:marBottom w:val="0"/>
          <w:divBdr>
            <w:top w:val="none" w:sz="0" w:space="0" w:color="auto"/>
            <w:left w:val="none" w:sz="0" w:space="0" w:color="auto"/>
            <w:bottom w:val="none" w:sz="0" w:space="0" w:color="auto"/>
            <w:right w:val="none" w:sz="0" w:space="0" w:color="auto"/>
          </w:divBdr>
        </w:div>
        <w:div w:id="684792552">
          <w:marLeft w:val="640"/>
          <w:marRight w:val="0"/>
          <w:marTop w:val="0"/>
          <w:marBottom w:val="0"/>
          <w:divBdr>
            <w:top w:val="none" w:sz="0" w:space="0" w:color="auto"/>
            <w:left w:val="none" w:sz="0" w:space="0" w:color="auto"/>
            <w:bottom w:val="none" w:sz="0" w:space="0" w:color="auto"/>
            <w:right w:val="none" w:sz="0" w:space="0" w:color="auto"/>
          </w:divBdr>
        </w:div>
        <w:div w:id="1496874585">
          <w:marLeft w:val="640"/>
          <w:marRight w:val="0"/>
          <w:marTop w:val="0"/>
          <w:marBottom w:val="0"/>
          <w:divBdr>
            <w:top w:val="none" w:sz="0" w:space="0" w:color="auto"/>
            <w:left w:val="none" w:sz="0" w:space="0" w:color="auto"/>
            <w:bottom w:val="none" w:sz="0" w:space="0" w:color="auto"/>
            <w:right w:val="none" w:sz="0" w:space="0" w:color="auto"/>
          </w:divBdr>
        </w:div>
        <w:div w:id="253628888">
          <w:marLeft w:val="640"/>
          <w:marRight w:val="0"/>
          <w:marTop w:val="0"/>
          <w:marBottom w:val="0"/>
          <w:divBdr>
            <w:top w:val="none" w:sz="0" w:space="0" w:color="auto"/>
            <w:left w:val="none" w:sz="0" w:space="0" w:color="auto"/>
            <w:bottom w:val="none" w:sz="0" w:space="0" w:color="auto"/>
            <w:right w:val="none" w:sz="0" w:space="0" w:color="auto"/>
          </w:divBdr>
        </w:div>
        <w:div w:id="1453745219">
          <w:marLeft w:val="640"/>
          <w:marRight w:val="0"/>
          <w:marTop w:val="0"/>
          <w:marBottom w:val="0"/>
          <w:divBdr>
            <w:top w:val="none" w:sz="0" w:space="0" w:color="auto"/>
            <w:left w:val="none" w:sz="0" w:space="0" w:color="auto"/>
            <w:bottom w:val="none" w:sz="0" w:space="0" w:color="auto"/>
            <w:right w:val="none" w:sz="0" w:space="0" w:color="auto"/>
          </w:divBdr>
        </w:div>
        <w:div w:id="185674524">
          <w:marLeft w:val="640"/>
          <w:marRight w:val="0"/>
          <w:marTop w:val="0"/>
          <w:marBottom w:val="0"/>
          <w:divBdr>
            <w:top w:val="none" w:sz="0" w:space="0" w:color="auto"/>
            <w:left w:val="none" w:sz="0" w:space="0" w:color="auto"/>
            <w:bottom w:val="none" w:sz="0" w:space="0" w:color="auto"/>
            <w:right w:val="none" w:sz="0" w:space="0" w:color="auto"/>
          </w:divBdr>
        </w:div>
        <w:div w:id="1698308568">
          <w:marLeft w:val="640"/>
          <w:marRight w:val="0"/>
          <w:marTop w:val="0"/>
          <w:marBottom w:val="0"/>
          <w:divBdr>
            <w:top w:val="none" w:sz="0" w:space="0" w:color="auto"/>
            <w:left w:val="none" w:sz="0" w:space="0" w:color="auto"/>
            <w:bottom w:val="none" w:sz="0" w:space="0" w:color="auto"/>
            <w:right w:val="none" w:sz="0" w:space="0" w:color="auto"/>
          </w:divBdr>
        </w:div>
        <w:div w:id="197394596">
          <w:marLeft w:val="640"/>
          <w:marRight w:val="0"/>
          <w:marTop w:val="0"/>
          <w:marBottom w:val="0"/>
          <w:divBdr>
            <w:top w:val="none" w:sz="0" w:space="0" w:color="auto"/>
            <w:left w:val="none" w:sz="0" w:space="0" w:color="auto"/>
            <w:bottom w:val="none" w:sz="0" w:space="0" w:color="auto"/>
            <w:right w:val="none" w:sz="0" w:space="0" w:color="auto"/>
          </w:divBdr>
        </w:div>
        <w:div w:id="829639259">
          <w:marLeft w:val="640"/>
          <w:marRight w:val="0"/>
          <w:marTop w:val="0"/>
          <w:marBottom w:val="0"/>
          <w:divBdr>
            <w:top w:val="none" w:sz="0" w:space="0" w:color="auto"/>
            <w:left w:val="none" w:sz="0" w:space="0" w:color="auto"/>
            <w:bottom w:val="none" w:sz="0" w:space="0" w:color="auto"/>
            <w:right w:val="none" w:sz="0" w:space="0" w:color="auto"/>
          </w:divBdr>
        </w:div>
        <w:div w:id="424304415">
          <w:marLeft w:val="640"/>
          <w:marRight w:val="0"/>
          <w:marTop w:val="0"/>
          <w:marBottom w:val="0"/>
          <w:divBdr>
            <w:top w:val="none" w:sz="0" w:space="0" w:color="auto"/>
            <w:left w:val="none" w:sz="0" w:space="0" w:color="auto"/>
            <w:bottom w:val="none" w:sz="0" w:space="0" w:color="auto"/>
            <w:right w:val="none" w:sz="0" w:space="0" w:color="auto"/>
          </w:divBdr>
        </w:div>
        <w:div w:id="449905217">
          <w:marLeft w:val="640"/>
          <w:marRight w:val="0"/>
          <w:marTop w:val="0"/>
          <w:marBottom w:val="0"/>
          <w:divBdr>
            <w:top w:val="none" w:sz="0" w:space="0" w:color="auto"/>
            <w:left w:val="none" w:sz="0" w:space="0" w:color="auto"/>
            <w:bottom w:val="none" w:sz="0" w:space="0" w:color="auto"/>
            <w:right w:val="none" w:sz="0" w:space="0" w:color="auto"/>
          </w:divBdr>
        </w:div>
        <w:div w:id="1420250828">
          <w:marLeft w:val="640"/>
          <w:marRight w:val="0"/>
          <w:marTop w:val="0"/>
          <w:marBottom w:val="0"/>
          <w:divBdr>
            <w:top w:val="none" w:sz="0" w:space="0" w:color="auto"/>
            <w:left w:val="none" w:sz="0" w:space="0" w:color="auto"/>
            <w:bottom w:val="none" w:sz="0" w:space="0" w:color="auto"/>
            <w:right w:val="none" w:sz="0" w:space="0" w:color="auto"/>
          </w:divBdr>
        </w:div>
        <w:div w:id="1485582753">
          <w:marLeft w:val="640"/>
          <w:marRight w:val="0"/>
          <w:marTop w:val="0"/>
          <w:marBottom w:val="0"/>
          <w:divBdr>
            <w:top w:val="none" w:sz="0" w:space="0" w:color="auto"/>
            <w:left w:val="none" w:sz="0" w:space="0" w:color="auto"/>
            <w:bottom w:val="none" w:sz="0" w:space="0" w:color="auto"/>
            <w:right w:val="none" w:sz="0" w:space="0" w:color="auto"/>
          </w:divBdr>
        </w:div>
        <w:div w:id="468128370">
          <w:marLeft w:val="640"/>
          <w:marRight w:val="0"/>
          <w:marTop w:val="0"/>
          <w:marBottom w:val="0"/>
          <w:divBdr>
            <w:top w:val="none" w:sz="0" w:space="0" w:color="auto"/>
            <w:left w:val="none" w:sz="0" w:space="0" w:color="auto"/>
            <w:bottom w:val="none" w:sz="0" w:space="0" w:color="auto"/>
            <w:right w:val="none" w:sz="0" w:space="0" w:color="auto"/>
          </w:divBdr>
        </w:div>
        <w:div w:id="1695306130">
          <w:marLeft w:val="640"/>
          <w:marRight w:val="0"/>
          <w:marTop w:val="0"/>
          <w:marBottom w:val="0"/>
          <w:divBdr>
            <w:top w:val="none" w:sz="0" w:space="0" w:color="auto"/>
            <w:left w:val="none" w:sz="0" w:space="0" w:color="auto"/>
            <w:bottom w:val="none" w:sz="0" w:space="0" w:color="auto"/>
            <w:right w:val="none" w:sz="0" w:space="0" w:color="auto"/>
          </w:divBdr>
        </w:div>
        <w:div w:id="1549099874">
          <w:marLeft w:val="640"/>
          <w:marRight w:val="0"/>
          <w:marTop w:val="0"/>
          <w:marBottom w:val="0"/>
          <w:divBdr>
            <w:top w:val="none" w:sz="0" w:space="0" w:color="auto"/>
            <w:left w:val="none" w:sz="0" w:space="0" w:color="auto"/>
            <w:bottom w:val="none" w:sz="0" w:space="0" w:color="auto"/>
            <w:right w:val="none" w:sz="0" w:space="0" w:color="auto"/>
          </w:divBdr>
        </w:div>
        <w:div w:id="1310743334">
          <w:marLeft w:val="640"/>
          <w:marRight w:val="0"/>
          <w:marTop w:val="0"/>
          <w:marBottom w:val="0"/>
          <w:divBdr>
            <w:top w:val="none" w:sz="0" w:space="0" w:color="auto"/>
            <w:left w:val="none" w:sz="0" w:space="0" w:color="auto"/>
            <w:bottom w:val="none" w:sz="0" w:space="0" w:color="auto"/>
            <w:right w:val="none" w:sz="0" w:space="0" w:color="auto"/>
          </w:divBdr>
        </w:div>
        <w:div w:id="1569799810">
          <w:marLeft w:val="640"/>
          <w:marRight w:val="0"/>
          <w:marTop w:val="0"/>
          <w:marBottom w:val="0"/>
          <w:divBdr>
            <w:top w:val="none" w:sz="0" w:space="0" w:color="auto"/>
            <w:left w:val="none" w:sz="0" w:space="0" w:color="auto"/>
            <w:bottom w:val="none" w:sz="0" w:space="0" w:color="auto"/>
            <w:right w:val="none" w:sz="0" w:space="0" w:color="auto"/>
          </w:divBdr>
        </w:div>
        <w:div w:id="1730348400">
          <w:marLeft w:val="640"/>
          <w:marRight w:val="0"/>
          <w:marTop w:val="0"/>
          <w:marBottom w:val="0"/>
          <w:divBdr>
            <w:top w:val="none" w:sz="0" w:space="0" w:color="auto"/>
            <w:left w:val="none" w:sz="0" w:space="0" w:color="auto"/>
            <w:bottom w:val="none" w:sz="0" w:space="0" w:color="auto"/>
            <w:right w:val="none" w:sz="0" w:space="0" w:color="auto"/>
          </w:divBdr>
        </w:div>
        <w:div w:id="546599842">
          <w:marLeft w:val="640"/>
          <w:marRight w:val="0"/>
          <w:marTop w:val="0"/>
          <w:marBottom w:val="0"/>
          <w:divBdr>
            <w:top w:val="none" w:sz="0" w:space="0" w:color="auto"/>
            <w:left w:val="none" w:sz="0" w:space="0" w:color="auto"/>
            <w:bottom w:val="none" w:sz="0" w:space="0" w:color="auto"/>
            <w:right w:val="none" w:sz="0" w:space="0" w:color="auto"/>
          </w:divBdr>
        </w:div>
        <w:div w:id="1436100344">
          <w:marLeft w:val="640"/>
          <w:marRight w:val="0"/>
          <w:marTop w:val="0"/>
          <w:marBottom w:val="0"/>
          <w:divBdr>
            <w:top w:val="none" w:sz="0" w:space="0" w:color="auto"/>
            <w:left w:val="none" w:sz="0" w:space="0" w:color="auto"/>
            <w:bottom w:val="none" w:sz="0" w:space="0" w:color="auto"/>
            <w:right w:val="none" w:sz="0" w:space="0" w:color="auto"/>
          </w:divBdr>
        </w:div>
        <w:div w:id="1980650929">
          <w:marLeft w:val="640"/>
          <w:marRight w:val="0"/>
          <w:marTop w:val="0"/>
          <w:marBottom w:val="0"/>
          <w:divBdr>
            <w:top w:val="none" w:sz="0" w:space="0" w:color="auto"/>
            <w:left w:val="none" w:sz="0" w:space="0" w:color="auto"/>
            <w:bottom w:val="none" w:sz="0" w:space="0" w:color="auto"/>
            <w:right w:val="none" w:sz="0" w:space="0" w:color="auto"/>
          </w:divBdr>
        </w:div>
        <w:div w:id="1314481052">
          <w:marLeft w:val="640"/>
          <w:marRight w:val="0"/>
          <w:marTop w:val="0"/>
          <w:marBottom w:val="0"/>
          <w:divBdr>
            <w:top w:val="none" w:sz="0" w:space="0" w:color="auto"/>
            <w:left w:val="none" w:sz="0" w:space="0" w:color="auto"/>
            <w:bottom w:val="none" w:sz="0" w:space="0" w:color="auto"/>
            <w:right w:val="none" w:sz="0" w:space="0" w:color="auto"/>
          </w:divBdr>
        </w:div>
        <w:div w:id="1414739024">
          <w:marLeft w:val="640"/>
          <w:marRight w:val="0"/>
          <w:marTop w:val="0"/>
          <w:marBottom w:val="0"/>
          <w:divBdr>
            <w:top w:val="none" w:sz="0" w:space="0" w:color="auto"/>
            <w:left w:val="none" w:sz="0" w:space="0" w:color="auto"/>
            <w:bottom w:val="none" w:sz="0" w:space="0" w:color="auto"/>
            <w:right w:val="none" w:sz="0" w:space="0" w:color="auto"/>
          </w:divBdr>
        </w:div>
        <w:div w:id="1125853872">
          <w:marLeft w:val="640"/>
          <w:marRight w:val="0"/>
          <w:marTop w:val="0"/>
          <w:marBottom w:val="0"/>
          <w:divBdr>
            <w:top w:val="none" w:sz="0" w:space="0" w:color="auto"/>
            <w:left w:val="none" w:sz="0" w:space="0" w:color="auto"/>
            <w:bottom w:val="none" w:sz="0" w:space="0" w:color="auto"/>
            <w:right w:val="none" w:sz="0" w:space="0" w:color="auto"/>
          </w:divBdr>
        </w:div>
        <w:div w:id="799569068">
          <w:marLeft w:val="640"/>
          <w:marRight w:val="0"/>
          <w:marTop w:val="0"/>
          <w:marBottom w:val="0"/>
          <w:divBdr>
            <w:top w:val="none" w:sz="0" w:space="0" w:color="auto"/>
            <w:left w:val="none" w:sz="0" w:space="0" w:color="auto"/>
            <w:bottom w:val="none" w:sz="0" w:space="0" w:color="auto"/>
            <w:right w:val="none" w:sz="0" w:space="0" w:color="auto"/>
          </w:divBdr>
        </w:div>
        <w:div w:id="1523663175">
          <w:marLeft w:val="640"/>
          <w:marRight w:val="0"/>
          <w:marTop w:val="0"/>
          <w:marBottom w:val="0"/>
          <w:divBdr>
            <w:top w:val="none" w:sz="0" w:space="0" w:color="auto"/>
            <w:left w:val="none" w:sz="0" w:space="0" w:color="auto"/>
            <w:bottom w:val="none" w:sz="0" w:space="0" w:color="auto"/>
            <w:right w:val="none" w:sz="0" w:space="0" w:color="auto"/>
          </w:divBdr>
        </w:div>
        <w:div w:id="412431696">
          <w:marLeft w:val="640"/>
          <w:marRight w:val="0"/>
          <w:marTop w:val="0"/>
          <w:marBottom w:val="0"/>
          <w:divBdr>
            <w:top w:val="none" w:sz="0" w:space="0" w:color="auto"/>
            <w:left w:val="none" w:sz="0" w:space="0" w:color="auto"/>
            <w:bottom w:val="none" w:sz="0" w:space="0" w:color="auto"/>
            <w:right w:val="none" w:sz="0" w:space="0" w:color="auto"/>
          </w:divBdr>
        </w:div>
        <w:div w:id="1456093366">
          <w:marLeft w:val="640"/>
          <w:marRight w:val="0"/>
          <w:marTop w:val="0"/>
          <w:marBottom w:val="0"/>
          <w:divBdr>
            <w:top w:val="none" w:sz="0" w:space="0" w:color="auto"/>
            <w:left w:val="none" w:sz="0" w:space="0" w:color="auto"/>
            <w:bottom w:val="none" w:sz="0" w:space="0" w:color="auto"/>
            <w:right w:val="none" w:sz="0" w:space="0" w:color="auto"/>
          </w:divBdr>
        </w:div>
        <w:div w:id="1117600031">
          <w:marLeft w:val="640"/>
          <w:marRight w:val="0"/>
          <w:marTop w:val="0"/>
          <w:marBottom w:val="0"/>
          <w:divBdr>
            <w:top w:val="none" w:sz="0" w:space="0" w:color="auto"/>
            <w:left w:val="none" w:sz="0" w:space="0" w:color="auto"/>
            <w:bottom w:val="none" w:sz="0" w:space="0" w:color="auto"/>
            <w:right w:val="none" w:sz="0" w:space="0" w:color="auto"/>
          </w:divBdr>
        </w:div>
        <w:div w:id="1038167087">
          <w:marLeft w:val="640"/>
          <w:marRight w:val="0"/>
          <w:marTop w:val="0"/>
          <w:marBottom w:val="0"/>
          <w:divBdr>
            <w:top w:val="none" w:sz="0" w:space="0" w:color="auto"/>
            <w:left w:val="none" w:sz="0" w:space="0" w:color="auto"/>
            <w:bottom w:val="none" w:sz="0" w:space="0" w:color="auto"/>
            <w:right w:val="none" w:sz="0" w:space="0" w:color="auto"/>
          </w:divBdr>
        </w:div>
        <w:div w:id="1117721526">
          <w:marLeft w:val="640"/>
          <w:marRight w:val="0"/>
          <w:marTop w:val="0"/>
          <w:marBottom w:val="0"/>
          <w:divBdr>
            <w:top w:val="none" w:sz="0" w:space="0" w:color="auto"/>
            <w:left w:val="none" w:sz="0" w:space="0" w:color="auto"/>
            <w:bottom w:val="none" w:sz="0" w:space="0" w:color="auto"/>
            <w:right w:val="none" w:sz="0" w:space="0" w:color="auto"/>
          </w:divBdr>
        </w:div>
        <w:div w:id="1727952126">
          <w:marLeft w:val="640"/>
          <w:marRight w:val="0"/>
          <w:marTop w:val="0"/>
          <w:marBottom w:val="0"/>
          <w:divBdr>
            <w:top w:val="none" w:sz="0" w:space="0" w:color="auto"/>
            <w:left w:val="none" w:sz="0" w:space="0" w:color="auto"/>
            <w:bottom w:val="none" w:sz="0" w:space="0" w:color="auto"/>
            <w:right w:val="none" w:sz="0" w:space="0" w:color="auto"/>
          </w:divBdr>
        </w:div>
        <w:div w:id="848904667">
          <w:marLeft w:val="640"/>
          <w:marRight w:val="0"/>
          <w:marTop w:val="0"/>
          <w:marBottom w:val="0"/>
          <w:divBdr>
            <w:top w:val="none" w:sz="0" w:space="0" w:color="auto"/>
            <w:left w:val="none" w:sz="0" w:space="0" w:color="auto"/>
            <w:bottom w:val="none" w:sz="0" w:space="0" w:color="auto"/>
            <w:right w:val="none" w:sz="0" w:space="0" w:color="auto"/>
          </w:divBdr>
        </w:div>
      </w:divsChild>
    </w:div>
    <w:div w:id="555436788">
      <w:bodyDiv w:val="1"/>
      <w:marLeft w:val="0"/>
      <w:marRight w:val="0"/>
      <w:marTop w:val="0"/>
      <w:marBottom w:val="0"/>
      <w:divBdr>
        <w:top w:val="none" w:sz="0" w:space="0" w:color="auto"/>
        <w:left w:val="none" w:sz="0" w:space="0" w:color="auto"/>
        <w:bottom w:val="none" w:sz="0" w:space="0" w:color="auto"/>
        <w:right w:val="none" w:sz="0" w:space="0" w:color="auto"/>
      </w:divBdr>
      <w:divsChild>
        <w:div w:id="783618157">
          <w:marLeft w:val="640"/>
          <w:marRight w:val="0"/>
          <w:marTop w:val="0"/>
          <w:marBottom w:val="0"/>
          <w:divBdr>
            <w:top w:val="none" w:sz="0" w:space="0" w:color="auto"/>
            <w:left w:val="none" w:sz="0" w:space="0" w:color="auto"/>
            <w:bottom w:val="none" w:sz="0" w:space="0" w:color="auto"/>
            <w:right w:val="none" w:sz="0" w:space="0" w:color="auto"/>
          </w:divBdr>
        </w:div>
        <w:div w:id="1840734948">
          <w:marLeft w:val="640"/>
          <w:marRight w:val="0"/>
          <w:marTop w:val="0"/>
          <w:marBottom w:val="0"/>
          <w:divBdr>
            <w:top w:val="none" w:sz="0" w:space="0" w:color="auto"/>
            <w:left w:val="none" w:sz="0" w:space="0" w:color="auto"/>
            <w:bottom w:val="none" w:sz="0" w:space="0" w:color="auto"/>
            <w:right w:val="none" w:sz="0" w:space="0" w:color="auto"/>
          </w:divBdr>
        </w:div>
        <w:div w:id="1045060798">
          <w:marLeft w:val="640"/>
          <w:marRight w:val="0"/>
          <w:marTop w:val="0"/>
          <w:marBottom w:val="0"/>
          <w:divBdr>
            <w:top w:val="none" w:sz="0" w:space="0" w:color="auto"/>
            <w:left w:val="none" w:sz="0" w:space="0" w:color="auto"/>
            <w:bottom w:val="none" w:sz="0" w:space="0" w:color="auto"/>
            <w:right w:val="none" w:sz="0" w:space="0" w:color="auto"/>
          </w:divBdr>
        </w:div>
        <w:div w:id="67777746">
          <w:marLeft w:val="640"/>
          <w:marRight w:val="0"/>
          <w:marTop w:val="0"/>
          <w:marBottom w:val="0"/>
          <w:divBdr>
            <w:top w:val="none" w:sz="0" w:space="0" w:color="auto"/>
            <w:left w:val="none" w:sz="0" w:space="0" w:color="auto"/>
            <w:bottom w:val="none" w:sz="0" w:space="0" w:color="auto"/>
            <w:right w:val="none" w:sz="0" w:space="0" w:color="auto"/>
          </w:divBdr>
        </w:div>
        <w:div w:id="515458215">
          <w:marLeft w:val="640"/>
          <w:marRight w:val="0"/>
          <w:marTop w:val="0"/>
          <w:marBottom w:val="0"/>
          <w:divBdr>
            <w:top w:val="none" w:sz="0" w:space="0" w:color="auto"/>
            <w:left w:val="none" w:sz="0" w:space="0" w:color="auto"/>
            <w:bottom w:val="none" w:sz="0" w:space="0" w:color="auto"/>
            <w:right w:val="none" w:sz="0" w:space="0" w:color="auto"/>
          </w:divBdr>
        </w:div>
        <w:div w:id="1903716122">
          <w:marLeft w:val="640"/>
          <w:marRight w:val="0"/>
          <w:marTop w:val="0"/>
          <w:marBottom w:val="0"/>
          <w:divBdr>
            <w:top w:val="none" w:sz="0" w:space="0" w:color="auto"/>
            <w:left w:val="none" w:sz="0" w:space="0" w:color="auto"/>
            <w:bottom w:val="none" w:sz="0" w:space="0" w:color="auto"/>
            <w:right w:val="none" w:sz="0" w:space="0" w:color="auto"/>
          </w:divBdr>
        </w:div>
        <w:div w:id="1648052418">
          <w:marLeft w:val="640"/>
          <w:marRight w:val="0"/>
          <w:marTop w:val="0"/>
          <w:marBottom w:val="0"/>
          <w:divBdr>
            <w:top w:val="none" w:sz="0" w:space="0" w:color="auto"/>
            <w:left w:val="none" w:sz="0" w:space="0" w:color="auto"/>
            <w:bottom w:val="none" w:sz="0" w:space="0" w:color="auto"/>
            <w:right w:val="none" w:sz="0" w:space="0" w:color="auto"/>
          </w:divBdr>
        </w:div>
        <w:div w:id="1644121151">
          <w:marLeft w:val="640"/>
          <w:marRight w:val="0"/>
          <w:marTop w:val="0"/>
          <w:marBottom w:val="0"/>
          <w:divBdr>
            <w:top w:val="none" w:sz="0" w:space="0" w:color="auto"/>
            <w:left w:val="none" w:sz="0" w:space="0" w:color="auto"/>
            <w:bottom w:val="none" w:sz="0" w:space="0" w:color="auto"/>
            <w:right w:val="none" w:sz="0" w:space="0" w:color="auto"/>
          </w:divBdr>
        </w:div>
        <w:div w:id="905528544">
          <w:marLeft w:val="640"/>
          <w:marRight w:val="0"/>
          <w:marTop w:val="0"/>
          <w:marBottom w:val="0"/>
          <w:divBdr>
            <w:top w:val="none" w:sz="0" w:space="0" w:color="auto"/>
            <w:left w:val="none" w:sz="0" w:space="0" w:color="auto"/>
            <w:bottom w:val="none" w:sz="0" w:space="0" w:color="auto"/>
            <w:right w:val="none" w:sz="0" w:space="0" w:color="auto"/>
          </w:divBdr>
        </w:div>
        <w:div w:id="1567297166">
          <w:marLeft w:val="640"/>
          <w:marRight w:val="0"/>
          <w:marTop w:val="0"/>
          <w:marBottom w:val="0"/>
          <w:divBdr>
            <w:top w:val="none" w:sz="0" w:space="0" w:color="auto"/>
            <w:left w:val="none" w:sz="0" w:space="0" w:color="auto"/>
            <w:bottom w:val="none" w:sz="0" w:space="0" w:color="auto"/>
            <w:right w:val="none" w:sz="0" w:space="0" w:color="auto"/>
          </w:divBdr>
        </w:div>
        <w:div w:id="1055085441">
          <w:marLeft w:val="640"/>
          <w:marRight w:val="0"/>
          <w:marTop w:val="0"/>
          <w:marBottom w:val="0"/>
          <w:divBdr>
            <w:top w:val="none" w:sz="0" w:space="0" w:color="auto"/>
            <w:left w:val="none" w:sz="0" w:space="0" w:color="auto"/>
            <w:bottom w:val="none" w:sz="0" w:space="0" w:color="auto"/>
            <w:right w:val="none" w:sz="0" w:space="0" w:color="auto"/>
          </w:divBdr>
        </w:div>
        <w:div w:id="1459180227">
          <w:marLeft w:val="640"/>
          <w:marRight w:val="0"/>
          <w:marTop w:val="0"/>
          <w:marBottom w:val="0"/>
          <w:divBdr>
            <w:top w:val="none" w:sz="0" w:space="0" w:color="auto"/>
            <w:left w:val="none" w:sz="0" w:space="0" w:color="auto"/>
            <w:bottom w:val="none" w:sz="0" w:space="0" w:color="auto"/>
            <w:right w:val="none" w:sz="0" w:space="0" w:color="auto"/>
          </w:divBdr>
        </w:div>
        <w:div w:id="596450568">
          <w:marLeft w:val="640"/>
          <w:marRight w:val="0"/>
          <w:marTop w:val="0"/>
          <w:marBottom w:val="0"/>
          <w:divBdr>
            <w:top w:val="none" w:sz="0" w:space="0" w:color="auto"/>
            <w:left w:val="none" w:sz="0" w:space="0" w:color="auto"/>
            <w:bottom w:val="none" w:sz="0" w:space="0" w:color="auto"/>
            <w:right w:val="none" w:sz="0" w:space="0" w:color="auto"/>
          </w:divBdr>
        </w:div>
        <w:div w:id="1231619260">
          <w:marLeft w:val="640"/>
          <w:marRight w:val="0"/>
          <w:marTop w:val="0"/>
          <w:marBottom w:val="0"/>
          <w:divBdr>
            <w:top w:val="none" w:sz="0" w:space="0" w:color="auto"/>
            <w:left w:val="none" w:sz="0" w:space="0" w:color="auto"/>
            <w:bottom w:val="none" w:sz="0" w:space="0" w:color="auto"/>
            <w:right w:val="none" w:sz="0" w:space="0" w:color="auto"/>
          </w:divBdr>
        </w:div>
        <w:div w:id="665061364">
          <w:marLeft w:val="640"/>
          <w:marRight w:val="0"/>
          <w:marTop w:val="0"/>
          <w:marBottom w:val="0"/>
          <w:divBdr>
            <w:top w:val="none" w:sz="0" w:space="0" w:color="auto"/>
            <w:left w:val="none" w:sz="0" w:space="0" w:color="auto"/>
            <w:bottom w:val="none" w:sz="0" w:space="0" w:color="auto"/>
            <w:right w:val="none" w:sz="0" w:space="0" w:color="auto"/>
          </w:divBdr>
        </w:div>
        <w:div w:id="1929197209">
          <w:marLeft w:val="640"/>
          <w:marRight w:val="0"/>
          <w:marTop w:val="0"/>
          <w:marBottom w:val="0"/>
          <w:divBdr>
            <w:top w:val="none" w:sz="0" w:space="0" w:color="auto"/>
            <w:left w:val="none" w:sz="0" w:space="0" w:color="auto"/>
            <w:bottom w:val="none" w:sz="0" w:space="0" w:color="auto"/>
            <w:right w:val="none" w:sz="0" w:space="0" w:color="auto"/>
          </w:divBdr>
        </w:div>
        <w:div w:id="415789609">
          <w:marLeft w:val="640"/>
          <w:marRight w:val="0"/>
          <w:marTop w:val="0"/>
          <w:marBottom w:val="0"/>
          <w:divBdr>
            <w:top w:val="none" w:sz="0" w:space="0" w:color="auto"/>
            <w:left w:val="none" w:sz="0" w:space="0" w:color="auto"/>
            <w:bottom w:val="none" w:sz="0" w:space="0" w:color="auto"/>
            <w:right w:val="none" w:sz="0" w:space="0" w:color="auto"/>
          </w:divBdr>
        </w:div>
        <w:div w:id="358509736">
          <w:marLeft w:val="640"/>
          <w:marRight w:val="0"/>
          <w:marTop w:val="0"/>
          <w:marBottom w:val="0"/>
          <w:divBdr>
            <w:top w:val="none" w:sz="0" w:space="0" w:color="auto"/>
            <w:left w:val="none" w:sz="0" w:space="0" w:color="auto"/>
            <w:bottom w:val="none" w:sz="0" w:space="0" w:color="auto"/>
            <w:right w:val="none" w:sz="0" w:space="0" w:color="auto"/>
          </w:divBdr>
        </w:div>
        <w:div w:id="663046527">
          <w:marLeft w:val="640"/>
          <w:marRight w:val="0"/>
          <w:marTop w:val="0"/>
          <w:marBottom w:val="0"/>
          <w:divBdr>
            <w:top w:val="none" w:sz="0" w:space="0" w:color="auto"/>
            <w:left w:val="none" w:sz="0" w:space="0" w:color="auto"/>
            <w:bottom w:val="none" w:sz="0" w:space="0" w:color="auto"/>
            <w:right w:val="none" w:sz="0" w:space="0" w:color="auto"/>
          </w:divBdr>
        </w:div>
        <w:div w:id="1973317005">
          <w:marLeft w:val="640"/>
          <w:marRight w:val="0"/>
          <w:marTop w:val="0"/>
          <w:marBottom w:val="0"/>
          <w:divBdr>
            <w:top w:val="none" w:sz="0" w:space="0" w:color="auto"/>
            <w:left w:val="none" w:sz="0" w:space="0" w:color="auto"/>
            <w:bottom w:val="none" w:sz="0" w:space="0" w:color="auto"/>
            <w:right w:val="none" w:sz="0" w:space="0" w:color="auto"/>
          </w:divBdr>
        </w:div>
        <w:div w:id="1146780960">
          <w:marLeft w:val="640"/>
          <w:marRight w:val="0"/>
          <w:marTop w:val="0"/>
          <w:marBottom w:val="0"/>
          <w:divBdr>
            <w:top w:val="none" w:sz="0" w:space="0" w:color="auto"/>
            <w:left w:val="none" w:sz="0" w:space="0" w:color="auto"/>
            <w:bottom w:val="none" w:sz="0" w:space="0" w:color="auto"/>
            <w:right w:val="none" w:sz="0" w:space="0" w:color="auto"/>
          </w:divBdr>
        </w:div>
        <w:div w:id="870999233">
          <w:marLeft w:val="640"/>
          <w:marRight w:val="0"/>
          <w:marTop w:val="0"/>
          <w:marBottom w:val="0"/>
          <w:divBdr>
            <w:top w:val="none" w:sz="0" w:space="0" w:color="auto"/>
            <w:left w:val="none" w:sz="0" w:space="0" w:color="auto"/>
            <w:bottom w:val="none" w:sz="0" w:space="0" w:color="auto"/>
            <w:right w:val="none" w:sz="0" w:space="0" w:color="auto"/>
          </w:divBdr>
        </w:div>
        <w:div w:id="1764451741">
          <w:marLeft w:val="640"/>
          <w:marRight w:val="0"/>
          <w:marTop w:val="0"/>
          <w:marBottom w:val="0"/>
          <w:divBdr>
            <w:top w:val="none" w:sz="0" w:space="0" w:color="auto"/>
            <w:left w:val="none" w:sz="0" w:space="0" w:color="auto"/>
            <w:bottom w:val="none" w:sz="0" w:space="0" w:color="auto"/>
            <w:right w:val="none" w:sz="0" w:space="0" w:color="auto"/>
          </w:divBdr>
        </w:div>
        <w:div w:id="503789564">
          <w:marLeft w:val="640"/>
          <w:marRight w:val="0"/>
          <w:marTop w:val="0"/>
          <w:marBottom w:val="0"/>
          <w:divBdr>
            <w:top w:val="none" w:sz="0" w:space="0" w:color="auto"/>
            <w:left w:val="none" w:sz="0" w:space="0" w:color="auto"/>
            <w:bottom w:val="none" w:sz="0" w:space="0" w:color="auto"/>
            <w:right w:val="none" w:sz="0" w:space="0" w:color="auto"/>
          </w:divBdr>
        </w:div>
        <w:div w:id="755394977">
          <w:marLeft w:val="640"/>
          <w:marRight w:val="0"/>
          <w:marTop w:val="0"/>
          <w:marBottom w:val="0"/>
          <w:divBdr>
            <w:top w:val="none" w:sz="0" w:space="0" w:color="auto"/>
            <w:left w:val="none" w:sz="0" w:space="0" w:color="auto"/>
            <w:bottom w:val="none" w:sz="0" w:space="0" w:color="auto"/>
            <w:right w:val="none" w:sz="0" w:space="0" w:color="auto"/>
          </w:divBdr>
        </w:div>
        <w:div w:id="970211309">
          <w:marLeft w:val="640"/>
          <w:marRight w:val="0"/>
          <w:marTop w:val="0"/>
          <w:marBottom w:val="0"/>
          <w:divBdr>
            <w:top w:val="none" w:sz="0" w:space="0" w:color="auto"/>
            <w:left w:val="none" w:sz="0" w:space="0" w:color="auto"/>
            <w:bottom w:val="none" w:sz="0" w:space="0" w:color="auto"/>
            <w:right w:val="none" w:sz="0" w:space="0" w:color="auto"/>
          </w:divBdr>
        </w:div>
        <w:div w:id="734623595">
          <w:marLeft w:val="640"/>
          <w:marRight w:val="0"/>
          <w:marTop w:val="0"/>
          <w:marBottom w:val="0"/>
          <w:divBdr>
            <w:top w:val="none" w:sz="0" w:space="0" w:color="auto"/>
            <w:left w:val="none" w:sz="0" w:space="0" w:color="auto"/>
            <w:bottom w:val="none" w:sz="0" w:space="0" w:color="auto"/>
            <w:right w:val="none" w:sz="0" w:space="0" w:color="auto"/>
          </w:divBdr>
        </w:div>
        <w:div w:id="1201094271">
          <w:marLeft w:val="640"/>
          <w:marRight w:val="0"/>
          <w:marTop w:val="0"/>
          <w:marBottom w:val="0"/>
          <w:divBdr>
            <w:top w:val="none" w:sz="0" w:space="0" w:color="auto"/>
            <w:left w:val="none" w:sz="0" w:space="0" w:color="auto"/>
            <w:bottom w:val="none" w:sz="0" w:space="0" w:color="auto"/>
            <w:right w:val="none" w:sz="0" w:space="0" w:color="auto"/>
          </w:divBdr>
        </w:div>
        <w:div w:id="547649142">
          <w:marLeft w:val="640"/>
          <w:marRight w:val="0"/>
          <w:marTop w:val="0"/>
          <w:marBottom w:val="0"/>
          <w:divBdr>
            <w:top w:val="none" w:sz="0" w:space="0" w:color="auto"/>
            <w:left w:val="none" w:sz="0" w:space="0" w:color="auto"/>
            <w:bottom w:val="none" w:sz="0" w:space="0" w:color="auto"/>
            <w:right w:val="none" w:sz="0" w:space="0" w:color="auto"/>
          </w:divBdr>
        </w:div>
        <w:div w:id="1439377035">
          <w:marLeft w:val="640"/>
          <w:marRight w:val="0"/>
          <w:marTop w:val="0"/>
          <w:marBottom w:val="0"/>
          <w:divBdr>
            <w:top w:val="none" w:sz="0" w:space="0" w:color="auto"/>
            <w:left w:val="none" w:sz="0" w:space="0" w:color="auto"/>
            <w:bottom w:val="none" w:sz="0" w:space="0" w:color="auto"/>
            <w:right w:val="none" w:sz="0" w:space="0" w:color="auto"/>
          </w:divBdr>
        </w:div>
        <w:div w:id="364913737">
          <w:marLeft w:val="640"/>
          <w:marRight w:val="0"/>
          <w:marTop w:val="0"/>
          <w:marBottom w:val="0"/>
          <w:divBdr>
            <w:top w:val="none" w:sz="0" w:space="0" w:color="auto"/>
            <w:left w:val="none" w:sz="0" w:space="0" w:color="auto"/>
            <w:bottom w:val="none" w:sz="0" w:space="0" w:color="auto"/>
            <w:right w:val="none" w:sz="0" w:space="0" w:color="auto"/>
          </w:divBdr>
        </w:div>
        <w:div w:id="1440569159">
          <w:marLeft w:val="640"/>
          <w:marRight w:val="0"/>
          <w:marTop w:val="0"/>
          <w:marBottom w:val="0"/>
          <w:divBdr>
            <w:top w:val="none" w:sz="0" w:space="0" w:color="auto"/>
            <w:left w:val="none" w:sz="0" w:space="0" w:color="auto"/>
            <w:bottom w:val="none" w:sz="0" w:space="0" w:color="auto"/>
            <w:right w:val="none" w:sz="0" w:space="0" w:color="auto"/>
          </w:divBdr>
        </w:div>
        <w:div w:id="72121269">
          <w:marLeft w:val="640"/>
          <w:marRight w:val="0"/>
          <w:marTop w:val="0"/>
          <w:marBottom w:val="0"/>
          <w:divBdr>
            <w:top w:val="none" w:sz="0" w:space="0" w:color="auto"/>
            <w:left w:val="none" w:sz="0" w:space="0" w:color="auto"/>
            <w:bottom w:val="none" w:sz="0" w:space="0" w:color="auto"/>
            <w:right w:val="none" w:sz="0" w:space="0" w:color="auto"/>
          </w:divBdr>
        </w:div>
        <w:div w:id="1666200275">
          <w:marLeft w:val="640"/>
          <w:marRight w:val="0"/>
          <w:marTop w:val="0"/>
          <w:marBottom w:val="0"/>
          <w:divBdr>
            <w:top w:val="none" w:sz="0" w:space="0" w:color="auto"/>
            <w:left w:val="none" w:sz="0" w:space="0" w:color="auto"/>
            <w:bottom w:val="none" w:sz="0" w:space="0" w:color="auto"/>
            <w:right w:val="none" w:sz="0" w:space="0" w:color="auto"/>
          </w:divBdr>
        </w:div>
        <w:div w:id="1635714642">
          <w:marLeft w:val="640"/>
          <w:marRight w:val="0"/>
          <w:marTop w:val="0"/>
          <w:marBottom w:val="0"/>
          <w:divBdr>
            <w:top w:val="none" w:sz="0" w:space="0" w:color="auto"/>
            <w:left w:val="none" w:sz="0" w:space="0" w:color="auto"/>
            <w:bottom w:val="none" w:sz="0" w:space="0" w:color="auto"/>
            <w:right w:val="none" w:sz="0" w:space="0" w:color="auto"/>
          </w:divBdr>
        </w:div>
        <w:div w:id="1941640479">
          <w:marLeft w:val="640"/>
          <w:marRight w:val="0"/>
          <w:marTop w:val="0"/>
          <w:marBottom w:val="0"/>
          <w:divBdr>
            <w:top w:val="none" w:sz="0" w:space="0" w:color="auto"/>
            <w:left w:val="none" w:sz="0" w:space="0" w:color="auto"/>
            <w:bottom w:val="none" w:sz="0" w:space="0" w:color="auto"/>
            <w:right w:val="none" w:sz="0" w:space="0" w:color="auto"/>
          </w:divBdr>
        </w:div>
        <w:div w:id="947272181">
          <w:marLeft w:val="640"/>
          <w:marRight w:val="0"/>
          <w:marTop w:val="0"/>
          <w:marBottom w:val="0"/>
          <w:divBdr>
            <w:top w:val="none" w:sz="0" w:space="0" w:color="auto"/>
            <w:left w:val="none" w:sz="0" w:space="0" w:color="auto"/>
            <w:bottom w:val="none" w:sz="0" w:space="0" w:color="auto"/>
            <w:right w:val="none" w:sz="0" w:space="0" w:color="auto"/>
          </w:divBdr>
        </w:div>
        <w:div w:id="392000317">
          <w:marLeft w:val="640"/>
          <w:marRight w:val="0"/>
          <w:marTop w:val="0"/>
          <w:marBottom w:val="0"/>
          <w:divBdr>
            <w:top w:val="none" w:sz="0" w:space="0" w:color="auto"/>
            <w:left w:val="none" w:sz="0" w:space="0" w:color="auto"/>
            <w:bottom w:val="none" w:sz="0" w:space="0" w:color="auto"/>
            <w:right w:val="none" w:sz="0" w:space="0" w:color="auto"/>
          </w:divBdr>
        </w:div>
        <w:div w:id="189729580">
          <w:marLeft w:val="640"/>
          <w:marRight w:val="0"/>
          <w:marTop w:val="0"/>
          <w:marBottom w:val="0"/>
          <w:divBdr>
            <w:top w:val="none" w:sz="0" w:space="0" w:color="auto"/>
            <w:left w:val="none" w:sz="0" w:space="0" w:color="auto"/>
            <w:bottom w:val="none" w:sz="0" w:space="0" w:color="auto"/>
            <w:right w:val="none" w:sz="0" w:space="0" w:color="auto"/>
          </w:divBdr>
        </w:div>
        <w:div w:id="1601722853">
          <w:marLeft w:val="640"/>
          <w:marRight w:val="0"/>
          <w:marTop w:val="0"/>
          <w:marBottom w:val="0"/>
          <w:divBdr>
            <w:top w:val="none" w:sz="0" w:space="0" w:color="auto"/>
            <w:left w:val="none" w:sz="0" w:space="0" w:color="auto"/>
            <w:bottom w:val="none" w:sz="0" w:space="0" w:color="auto"/>
            <w:right w:val="none" w:sz="0" w:space="0" w:color="auto"/>
          </w:divBdr>
        </w:div>
        <w:div w:id="39405234">
          <w:marLeft w:val="640"/>
          <w:marRight w:val="0"/>
          <w:marTop w:val="0"/>
          <w:marBottom w:val="0"/>
          <w:divBdr>
            <w:top w:val="none" w:sz="0" w:space="0" w:color="auto"/>
            <w:left w:val="none" w:sz="0" w:space="0" w:color="auto"/>
            <w:bottom w:val="none" w:sz="0" w:space="0" w:color="auto"/>
            <w:right w:val="none" w:sz="0" w:space="0" w:color="auto"/>
          </w:divBdr>
        </w:div>
        <w:div w:id="1659110153">
          <w:marLeft w:val="640"/>
          <w:marRight w:val="0"/>
          <w:marTop w:val="0"/>
          <w:marBottom w:val="0"/>
          <w:divBdr>
            <w:top w:val="none" w:sz="0" w:space="0" w:color="auto"/>
            <w:left w:val="none" w:sz="0" w:space="0" w:color="auto"/>
            <w:bottom w:val="none" w:sz="0" w:space="0" w:color="auto"/>
            <w:right w:val="none" w:sz="0" w:space="0" w:color="auto"/>
          </w:divBdr>
        </w:div>
        <w:div w:id="470024260">
          <w:marLeft w:val="640"/>
          <w:marRight w:val="0"/>
          <w:marTop w:val="0"/>
          <w:marBottom w:val="0"/>
          <w:divBdr>
            <w:top w:val="none" w:sz="0" w:space="0" w:color="auto"/>
            <w:left w:val="none" w:sz="0" w:space="0" w:color="auto"/>
            <w:bottom w:val="none" w:sz="0" w:space="0" w:color="auto"/>
            <w:right w:val="none" w:sz="0" w:space="0" w:color="auto"/>
          </w:divBdr>
        </w:div>
        <w:div w:id="1959289053">
          <w:marLeft w:val="640"/>
          <w:marRight w:val="0"/>
          <w:marTop w:val="0"/>
          <w:marBottom w:val="0"/>
          <w:divBdr>
            <w:top w:val="none" w:sz="0" w:space="0" w:color="auto"/>
            <w:left w:val="none" w:sz="0" w:space="0" w:color="auto"/>
            <w:bottom w:val="none" w:sz="0" w:space="0" w:color="auto"/>
            <w:right w:val="none" w:sz="0" w:space="0" w:color="auto"/>
          </w:divBdr>
        </w:div>
        <w:div w:id="299387851">
          <w:marLeft w:val="640"/>
          <w:marRight w:val="0"/>
          <w:marTop w:val="0"/>
          <w:marBottom w:val="0"/>
          <w:divBdr>
            <w:top w:val="none" w:sz="0" w:space="0" w:color="auto"/>
            <w:left w:val="none" w:sz="0" w:space="0" w:color="auto"/>
            <w:bottom w:val="none" w:sz="0" w:space="0" w:color="auto"/>
            <w:right w:val="none" w:sz="0" w:space="0" w:color="auto"/>
          </w:divBdr>
        </w:div>
        <w:div w:id="751584165">
          <w:marLeft w:val="640"/>
          <w:marRight w:val="0"/>
          <w:marTop w:val="0"/>
          <w:marBottom w:val="0"/>
          <w:divBdr>
            <w:top w:val="none" w:sz="0" w:space="0" w:color="auto"/>
            <w:left w:val="none" w:sz="0" w:space="0" w:color="auto"/>
            <w:bottom w:val="none" w:sz="0" w:space="0" w:color="auto"/>
            <w:right w:val="none" w:sz="0" w:space="0" w:color="auto"/>
          </w:divBdr>
        </w:div>
        <w:div w:id="869342084">
          <w:marLeft w:val="640"/>
          <w:marRight w:val="0"/>
          <w:marTop w:val="0"/>
          <w:marBottom w:val="0"/>
          <w:divBdr>
            <w:top w:val="none" w:sz="0" w:space="0" w:color="auto"/>
            <w:left w:val="none" w:sz="0" w:space="0" w:color="auto"/>
            <w:bottom w:val="none" w:sz="0" w:space="0" w:color="auto"/>
            <w:right w:val="none" w:sz="0" w:space="0" w:color="auto"/>
          </w:divBdr>
        </w:div>
        <w:div w:id="145518833">
          <w:marLeft w:val="640"/>
          <w:marRight w:val="0"/>
          <w:marTop w:val="0"/>
          <w:marBottom w:val="0"/>
          <w:divBdr>
            <w:top w:val="none" w:sz="0" w:space="0" w:color="auto"/>
            <w:left w:val="none" w:sz="0" w:space="0" w:color="auto"/>
            <w:bottom w:val="none" w:sz="0" w:space="0" w:color="auto"/>
            <w:right w:val="none" w:sz="0" w:space="0" w:color="auto"/>
          </w:divBdr>
        </w:div>
        <w:div w:id="1105464519">
          <w:marLeft w:val="640"/>
          <w:marRight w:val="0"/>
          <w:marTop w:val="0"/>
          <w:marBottom w:val="0"/>
          <w:divBdr>
            <w:top w:val="none" w:sz="0" w:space="0" w:color="auto"/>
            <w:left w:val="none" w:sz="0" w:space="0" w:color="auto"/>
            <w:bottom w:val="none" w:sz="0" w:space="0" w:color="auto"/>
            <w:right w:val="none" w:sz="0" w:space="0" w:color="auto"/>
          </w:divBdr>
        </w:div>
        <w:div w:id="1796866571">
          <w:marLeft w:val="640"/>
          <w:marRight w:val="0"/>
          <w:marTop w:val="0"/>
          <w:marBottom w:val="0"/>
          <w:divBdr>
            <w:top w:val="none" w:sz="0" w:space="0" w:color="auto"/>
            <w:left w:val="none" w:sz="0" w:space="0" w:color="auto"/>
            <w:bottom w:val="none" w:sz="0" w:space="0" w:color="auto"/>
            <w:right w:val="none" w:sz="0" w:space="0" w:color="auto"/>
          </w:divBdr>
        </w:div>
        <w:div w:id="857736804">
          <w:marLeft w:val="640"/>
          <w:marRight w:val="0"/>
          <w:marTop w:val="0"/>
          <w:marBottom w:val="0"/>
          <w:divBdr>
            <w:top w:val="none" w:sz="0" w:space="0" w:color="auto"/>
            <w:left w:val="none" w:sz="0" w:space="0" w:color="auto"/>
            <w:bottom w:val="none" w:sz="0" w:space="0" w:color="auto"/>
            <w:right w:val="none" w:sz="0" w:space="0" w:color="auto"/>
          </w:divBdr>
        </w:div>
      </w:divsChild>
    </w:div>
    <w:div w:id="556624634">
      <w:marLeft w:val="0"/>
      <w:marRight w:val="0"/>
      <w:marTop w:val="0"/>
      <w:marBottom w:val="0"/>
      <w:divBdr>
        <w:top w:val="none" w:sz="0" w:space="0" w:color="auto"/>
        <w:left w:val="none" w:sz="0" w:space="0" w:color="auto"/>
        <w:bottom w:val="none" w:sz="0" w:space="0" w:color="auto"/>
        <w:right w:val="none" w:sz="0" w:space="0" w:color="auto"/>
      </w:divBdr>
    </w:div>
    <w:div w:id="557400539">
      <w:marLeft w:val="0"/>
      <w:marRight w:val="0"/>
      <w:marTop w:val="0"/>
      <w:marBottom w:val="0"/>
      <w:divBdr>
        <w:top w:val="none" w:sz="0" w:space="0" w:color="auto"/>
        <w:left w:val="none" w:sz="0" w:space="0" w:color="auto"/>
        <w:bottom w:val="none" w:sz="0" w:space="0" w:color="auto"/>
        <w:right w:val="none" w:sz="0" w:space="0" w:color="auto"/>
      </w:divBdr>
    </w:div>
    <w:div w:id="565337817">
      <w:bodyDiv w:val="1"/>
      <w:marLeft w:val="0"/>
      <w:marRight w:val="0"/>
      <w:marTop w:val="0"/>
      <w:marBottom w:val="0"/>
      <w:divBdr>
        <w:top w:val="none" w:sz="0" w:space="0" w:color="auto"/>
        <w:left w:val="none" w:sz="0" w:space="0" w:color="auto"/>
        <w:bottom w:val="none" w:sz="0" w:space="0" w:color="auto"/>
        <w:right w:val="none" w:sz="0" w:space="0" w:color="auto"/>
      </w:divBdr>
      <w:divsChild>
        <w:div w:id="9796587">
          <w:marLeft w:val="640"/>
          <w:marRight w:val="0"/>
          <w:marTop w:val="0"/>
          <w:marBottom w:val="0"/>
          <w:divBdr>
            <w:top w:val="none" w:sz="0" w:space="0" w:color="auto"/>
            <w:left w:val="none" w:sz="0" w:space="0" w:color="auto"/>
            <w:bottom w:val="none" w:sz="0" w:space="0" w:color="auto"/>
            <w:right w:val="none" w:sz="0" w:space="0" w:color="auto"/>
          </w:divBdr>
        </w:div>
        <w:div w:id="70780832">
          <w:marLeft w:val="640"/>
          <w:marRight w:val="0"/>
          <w:marTop w:val="0"/>
          <w:marBottom w:val="0"/>
          <w:divBdr>
            <w:top w:val="none" w:sz="0" w:space="0" w:color="auto"/>
            <w:left w:val="none" w:sz="0" w:space="0" w:color="auto"/>
            <w:bottom w:val="none" w:sz="0" w:space="0" w:color="auto"/>
            <w:right w:val="none" w:sz="0" w:space="0" w:color="auto"/>
          </w:divBdr>
        </w:div>
        <w:div w:id="107817851">
          <w:marLeft w:val="640"/>
          <w:marRight w:val="0"/>
          <w:marTop w:val="0"/>
          <w:marBottom w:val="0"/>
          <w:divBdr>
            <w:top w:val="none" w:sz="0" w:space="0" w:color="auto"/>
            <w:left w:val="none" w:sz="0" w:space="0" w:color="auto"/>
            <w:bottom w:val="none" w:sz="0" w:space="0" w:color="auto"/>
            <w:right w:val="none" w:sz="0" w:space="0" w:color="auto"/>
          </w:divBdr>
        </w:div>
        <w:div w:id="147670398">
          <w:marLeft w:val="640"/>
          <w:marRight w:val="0"/>
          <w:marTop w:val="0"/>
          <w:marBottom w:val="0"/>
          <w:divBdr>
            <w:top w:val="none" w:sz="0" w:space="0" w:color="auto"/>
            <w:left w:val="none" w:sz="0" w:space="0" w:color="auto"/>
            <w:bottom w:val="none" w:sz="0" w:space="0" w:color="auto"/>
            <w:right w:val="none" w:sz="0" w:space="0" w:color="auto"/>
          </w:divBdr>
        </w:div>
        <w:div w:id="187836734">
          <w:marLeft w:val="640"/>
          <w:marRight w:val="0"/>
          <w:marTop w:val="0"/>
          <w:marBottom w:val="0"/>
          <w:divBdr>
            <w:top w:val="none" w:sz="0" w:space="0" w:color="auto"/>
            <w:left w:val="none" w:sz="0" w:space="0" w:color="auto"/>
            <w:bottom w:val="none" w:sz="0" w:space="0" w:color="auto"/>
            <w:right w:val="none" w:sz="0" w:space="0" w:color="auto"/>
          </w:divBdr>
        </w:div>
        <w:div w:id="245116623">
          <w:marLeft w:val="640"/>
          <w:marRight w:val="0"/>
          <w:marTop w:val="0"/>
          <w:marBottom w:val="0"/>
          <w:divBdr>
            <w:top w:val="none" w:sz="0" w:space="0" w:color="auto"/>
            <w:left w:val="none" w:sz="0" w:space="0" w:color="auto"/>
            <w:bottom w:val="none" w:sz="0" w:space="0" w:color="auto"/>
            <w:right w:val="none" w:sz="0" w:space="0" w:color="auto"/>
          </w:divBdr>
        </w:div>
        <w:div w:id="293559664">
          <w:marLeft w:val="640"/>
          <w:marRight w:val="0"/>
          <w:marTop w:val="0"/>
          <w:marBottom w:val="0"/>
          <w:divBdr>
            <w:top w:val="none" w:sz="0" w:space="0" w:color="auto"/>
            <w:left w:val="none" w:sz="0" w:space="0" w:color="auto"/>
            <w:bottom w:val="none" w:sz="0" w:space="0" w:color="auto"/>
            <w:right w:val="none" w:sz="0" w:space="0" w:color="auto"/>
          </w:divBdr>
        </w:div>
        <w:div w:id="316037226">
          <w:marLeft w:val="640"/>
          <w:marRight w:val="0"/>
          <w:marTop w:val="0"/>
          <w:marBottom w:val="0"/>
          <w:divBdr>
            <w:top w:val="none" w:sz="0" w:space="0" w:color="auto"/>
            <w:left w:val="none" w:sz="0" w:space="0" w:color="auto"/>
            <w:bottom w:val="none" w:sz="0" w:space="0" w:color="auto"/>
            <w:right w:val="none" w:sz="0" w:space="0" w:color="auto"/>
          </w:divBdr>
        </w:div>
        <w:div w:id="455413740">
          <w:marLeft w:val="640"/>
          <w:marRight w:val="0"/>
          <w:marTop w:val="0"/>
          <w:marBottom w:val="0"/>
          <w:divBdr>
            <w:top w:val="none" w:sz="0" w:space="0" w:color="auto"/>
            <w:left w:val="none" w:sz="0" w:space="0" w:color="auto"/>
            <w:bottom w:val="none" w:sz="0" w:space="0" w:color="auto"/>
            <w:right w:val="none" w:sz="0" w:space="0" w:color="auto"/>
          </w:divBdr>
        </w:div>
        <w:div w:id="459080724">
          <w:marLeft w:val="640"/>
          <w:marRight w:val="0"/>
          <w:marTop w:val="0"/>
          <w:marBottom w:val="0"/>
          <w:divBdr>
            <w:top w:val="none" w:sz="0" w:space="0" w:color="auto"/>
            <w:left w:val="none" w:sz="0" w:space="0" w:color="auto"/>
            <w:bottom w:val="none" w:sz="0" w:space="0" w:color="auto"/>
            <w:right w:val="none" w:sz="0" w:space="0" w:color="auto"/>
          </w:divBdr>
        </w:div>
        <w:div w:id="484012788">
          <w:marLeft w:val="640"/>
          <w:marRight w:val="0"/>
          <w:marTop w:val="0"/>
          <w:marBottom w:val="0"/>
          <w:divBdr>
            <w:top w:val="none" w:sz="0" w:space="0" w:color="auto"/>
            <w:left w:val="none" w:sz="0" w:space="0" w:color="auto"/>
            <w:bottom w:val="none" w:sz="0" w:space="0" w:color="auto"/>
            <w:right w:val="none" w:sz="0" w:space="0" w:color="auto"/>
          </w:divBdr>
        </w:div>
        <w:div w:id="528252890">
          <w:marLeft w:val="640"/>
          <w:marRight w:val="0"/>
          <w:marTop w:val="0"/>
          <w:marBottom w:val="0"/>
          <w:divBdr>
            <w:top w:val="none" w:sz="0" w:space="0" w:color="auto"/>
            <w:left w:val="none" w:sz="0" w:space="0" w:color="auto"/>
            <w:bottom w:val="none" w:sz="0" w:space="0" w:color="auto"/>
            <w:right w:val="none" w:sz="0" w:space="0" w:color="auto"/>
          </w:divBdr>
        </w:div>
        <w:div w:id="548034470">
          <w:marLeft w:val="640"/>
          <w:marRight w:val="0"/>
          <w:marTop w:val="0"/>
          <w:marBottom w:val="0"/>
          <w:divBdr>
            <w:top w:val="none" w:sz="0" w:space="0" w:color="auto"/>
            <w:left w:val="none" w:sz="0" w:space="0" w:color="auto"/>
            <w:bottom w:val="none" w:sz="0" w:space="0" w:color="auto"/>
            <w:right w:val="none" w:sz="0" w:space="0" w:color="auto"/>
          </w:divBdr>
        </w:div>
        <w:div w:id="587737040">
          <w:marLeft w:val="640"/>
          <w:marRight w:val="0"/>
          <w:marTop w:val="0"/>
          <w:marBottom w:val="0"/>
          <w:divBdr>
            <w:top w:val="none" w:sz="0" w:space="0" w:color="auto"/>
            <w:left w:val="none" w:sz="0" w:space="0" w:color="auto"/>
            <w:bottom w:val="none" w:sz="0" w:space="0" w:color="auto"/>
            <w:right w:val="none" w:sz="0" w:space="0" w:color="auto"/>
          </w:divBdr>
        </w:div>
        <w:div w:id="629477447">
          <w:marLeft w:val="640"/>
          <w:marRight w:val="0"/>
          <w:marTop w:val="0"/>
          <w:marBottom w:val="0"/>
          <w:divBdr>
            <w:top w:val="none" w:sz="0" w:space="0" w:color="auto"/>
            <w:left w:val="none" w:sz="0" w:space="0" w:color="auto"/>
            <w:bottom w:val="none" w:sz="0" w:space="0" w:color="auto"/>
            <w:right w:val="none" w:sz="0" w:space="0" w:color="auto"/>
          </w:divBdr>
        </w:div>
        <w:div w:id="634145524">
          <w:marLeft w:val="640"/>
          <w:marRight w:val="0"/>
          <w:marTop w:val="0"/>
          <w:marBottom w:val="0"/>
          <w:divBdr>
            <w:top w:val="none" w:sz="0" w:space="0" w:color="auto"/>
            <w:left w:val="none" w:sz="0" w:space="0" w:color="auto"/>
            <w:bottom w:val="none" w:sz="0" w:space="0" w:color="auto"/>
            <w:right w:val="none" w:sz="0" w:space="0" w:color="auto"/>
          </w:divBdr>
        </w:div>
        <w:div w:id="637612848">
          <w:marLeft w:val="640"/>
          <w:marRight w:val="0"/>
          <w:marTop w:val="0"/>
          <w:marBottom w:val="0"/>
          <w:divBdr>
            <w:top w:val="none" w:sz="0" w:space="0" w:color="auto"/>
            <w:left w:val="none" w:sz="0" w:space="0" w:color="auto"/>
            <w:bottom w:val="none" w:sz="0" w:space="0" w:color="auto"/>
            <w:right w:val="none" w:sz="0" w:space="0" w:color="auto"/>
          </w:divBdr>
        </w:div>
        <w:div w:id="765492499">
          <w:marLeft w:val="640"/>
          <w:marRight w:val="0"/>
          <w:marTop w:val="0"/>
          <w:marBottom w:val="0"/>
          <w:divBdr>
            <w:top w:val="none" w:sz="0" w:space="0" w:color="auto"/>
            <w:left w:val="none" w:sz="0" w:space="0" w:color="auto"/>
            <w:bottom w:val="none" w:sz="0" w:space="0" w:color="auto"/>
            <w:right w:val="none" w:sz="0" w:space="0" w:color="auto"/>
          </w:divBdr>
        </w:div>
        <w:div w:id="808979441">
          <w:marLeft w:val="640"/>
          <w:marRight w:val="0"/>
          <w:marTop w:val="0"/>
          <w:marBottom w:val="0"/>
          <w:divBdr>
            <w:top w:val="none" w:sz="0" w:space="0" w:color="auto"/>
            <w:left w:val="none" w:sz="0" w:space="0" w:color="auto"/>
            <w:bottom w:val="none" w:sz="0" w:space="0" w:color="auto"/>
            <w:right w:val="none" w:sz="0" w:space="0" w:color="auto"/>
          </w:divBdr>
        </w:div>
        <w:div w:id="813106180">
          <w:marLeft w:val="640"/>
          <w:marRight w:val="0"/>
          <w:marTop w:val="0"/>
          <w:marBottom w:val="0"/>
          <w:divBdr>
            <w:top w:val="none" w:sz="0" w:space="0" w:color="auto"/>
            <w:left w:val="none" w:sz="0" w:space="0" w:color="auto"/>
            <w:bottom w:val="none" w:sz="0" w:space="0" w:color="auto"/>
            <w:right w:val="none" w:sz="0" w:space="0" w:color="auto"/>
          </w:divBdr>
        </w:div>
        <w:div w:id="847251469">
          <w:marLeft w:val="640"/>
          <w:marRight w:val="0"/>
          <w:marTop w:val="0"/>
          <w:marBottom w:val="0"/>
          <w:divBdr>
            <w:top w:val="none" w:sz="0" w:space="0" w:color="auto"/>
            <w:left w:val="none" w:sz="0" w:space="0" w:color="auto"/>
            <w:bottom w:val="none" w:sz="0" w:space="0" w:color="auto"/>
            <w:right w:val="none" w:sz="0" w:space="0" w:color="auto"/>
          </w:divBdr>
        </w:div>
        <w:div w:id="884096477">
          <w:marLeft w:val="640"/>
          <w:marRight w:val="0"/>
          <w:marTop w:val="0"/>
          <w:marBottom w:val="0"/>
          <w:divBdr>
            <w:top w:val="none" w:sz="0" w:space="0" w:color="auto"/>
            <w:left w:val="none" w:sz="0" w:space="0" w:color="auto"/>
            <w:bottom w:val="none" w:sz="0" w:space="0" w:color="auto"/>
            <w:right w:val="none" w:sz="0" w:space="0" w:color="auto"/>
          </w:divBdr>
        </w:div>
        <w:div w:id="910696777">
          <w:marLeft w:val="640"/>
          <w:marRight w:val="0"/>
          <w:marTop w:val="0"/>
          <w:marBottom w:val="0"/>
          <w:divBdr>
            <w:top w:val="none" w:sz="0" w:space="0" w:color="auto"/>
            <w:left w:val="none" w:sz="0" w:space="0" w:color="auto"/>
            <w:bottom w:val="none" w:sz="0" w:space="0" w:color="auto"/>
            <w:right w:val="none" w:sz="0" w:space="0" w:color="auto"/>
          </w:divBdr>
        </w:div>
        <w:div w:id="937106088">
          <w:marLeft w:val="640"/>
          <w:marRight w:val="0"/>
          <w:marTop w:val="0"/>
          <w:marBottom w:val="0"/>
          <w:divBdr>
            <w:top w:val="none" w:sz="0" w:space="0" w:color="auto"/>
            <w:left w:val="none" w:sz="0" w:space="0" w:color="auto"/>
            <w:bottom w:val="none" w:sz="0" w:space="0" w:color="auto"/>
            <w:right w:val="none" w:sz="0" w:space="0" w:color="auto"/>
          </w:divBdr>
        </w:div>
        <w:div w:id="945649955">
          <w:marLeft w:val="640"/>
          <w:marRight w:val="0"/>
          <w:marTop w:val="0"/>
          <w:marBottom w:val="0"/>
          <w:divBdr>
            <w:top w:val="none" w:sz="0" w:space="0" w:color="auto"/>
            <w:left w:val="none" w:sz="0" w:space="0" w:color="auto"/>
            <w:bottom w:val="none" w:sz="0" w:space="0" w:color="auto"/>
            <w:right w:val="none" w:sz="0" w:space="0" w:color="auto"/>
          </w:divBdr>
        </w:div>
        <w:div w:id="1009985600">
          <w:marLeft w:val="640"/>
          <w:marRight w:val="0"/>
          <w:marTop w:val="0"/>
          <w:marBottom w:val="0"/>
          <w:divBdr>
            <w:top w:val="none" w:sz="0" w:space="0" w:color="auto"/>
            <w:left w:val="none" w:sz="0" w:space="0" w:color="auto"/>
            <w:bottom w:val="none" w:sz="0" w:space="0" w:color="auto"/>
            <w:right w:val="none" w:sz="0" w:space="0" w:color="auto"/>
          </w:divBdr>
        </w:div>
        <w:div w:id="1122378288">
          <w:marLeft w:val="640"/>
          <w:marRight w:val="0"/>
          <w:marTop w:val="0"/>
          <w:marBottom w:val="0"/>
          <w:divBdr>
            <w:top w:val="none" w:sz="0" w:space="0" w:color="auto"/>
            <w:left w:val="none" w:sz="0" w:space="0" w:color="auto"/>
            <w:bottom w:val="none" w:sz="0" w:space="0" w:color="auto"/>
            <w:right w:val="none" w:sz="0" w:space="0" w:color="auto"/>
          </w:divBdr>
        </w:div>
        <w:div w:id="1135950614">
          <w:marLeft w:val="640"/>
          <w:marRight w:val="0"/>
          <w:marTop w:val="0"/>
          <w:marBottom w:val="0"/>
          <w:divBdr>
            <w:top w:val="none" w:sz="0" w:space="0" w:color="auto"/>
            <w:left w:val="none" w:sz="0" w:space="0" w:color="auto"/>
            <w:bottom w:val="none" w:sz="0" w:space="0" w:color="auto"/>
            <w:right w:val="none" w:sz="0" w:space="0" w:color="auto"/>
          </w:divBdr>
        </w:div>
        <w:div w:id="1244149188">
          <w:marLeft w:val="640"/>
          <w:marRight w:val="0"/>
          <w:marTop w:val="0"/>
          <w:marBottom w:val="0"/>
          <w:divBdr>
            <w:top w:val="none" w:sz="0" w:space="0" w:color="auto"/>
            <w:left w:val="none" w:sz="0" w:space="0" w:color="auto"/>
            <w:bottom w:val="none" w:sz="0" w:space="0" w:color="auto"/>
            <w:right w:val="none" w:sz="0" w:space="0" w:color="auto"/>
          </w:divBdr>
        </w:div>
        <w:div w:id="1454864248">
          <w:marLeft w:val="640"/>
          <w:marRight w:val="0"/>
          <w:marTop w:val="0"/>
          <w:marBottom w:val="0"/>
          <w:divBdr>
            <w:top w:val="none" w:sz="0" w:space="0" w:color="auto"/>
            <w:left w:val="none" w:sz="0" w:space="0" w:color="auto"/>
            <w:bottom w:val="none" w:sz="0" w:space="0" w:color="auto"/>
            <w:right w:val="none" w:sz="0" w:space="0" w:color="auto"/>
          </w:divBdr>
        </w:div>
        <w:div w:id="1508524353">
          <w:marLeft w:val="640"/>
          <w:marRight w:val="0"/>
          <w:marTop w:val="0"/>
          <w:marBottom w:val="0"/>
          <w:divBdr>
            <w:top w:val="none" w:sz="0" w:space="0" w:color="auto"/>
            <w:left w:val="none" w:sz="0" w:space="0" w:color="auto"/>
            <w:bottom w:val="none" w:sz="0" w:space="0" w:color="auto"/>
            <w:right w:val="none" w:sz="0" w:space="0" w:color="auto"/>
          </w:divBdr>
        </w:div>
        <w:div w:id="1510870715">
          <w:marLeft w:val="640"/>
          <w:marRight w:val="0"/>
          <w:marTop w:val="0"/>
          <w:marBottom w:val="0"/>
          <w:divBdr>
            <w:top w:val="none" w:sz="0" w:space="0" w:color="auto"/>
            <w:left w:val="none" w:sz="0" w:space="0" w:color="auto"/>
            <w:bottom w:val="none" w:sz="0" w:space="0" w:color="auto"/>
            <w:right w:val="none" w:sz="0" w:space="0" w:color="auto"/>
          </w:divBdr>
        </w:div>
        <w:div w:id="1550603820">
          <w:marLeft w:val="640"/>
          <w:marRight w:val="0"/>
          <w:marTop w:val="0"/>
          <w:marBottom w:val="0"/>
          <w:divBdr>
            <w:top w:val="none" w:sz="0" w:space="0" w:color="auto"/>
            <w:left w:val="none" w:sz="0" w:space="0" w:color="auto"/>
            <w:bottom w:val="none" w:sz="0" w:space="0" w:color="auto"/>
            <w:right w:val="none" w:sz="0" w:space="0" w:color="auto"/>
          </w:divBdr>
        </w:div>
        <w:div w:id="1672638586">
          <w:marLeft w:val="640"/>
          <w:marRight w:val="0"/>
          <w:marTop w:val="0"/>
          <w:marBottom w:val="0"/>
          <w:divBdr>
            <w:top w:val="none" w:sz="0" w:space="0" w:color="auto"/>
            <w:left w:val="none" w:sz="0" w:space="0" w:color="auto"/>
            <w:bottom w:val="none" w:sz="0" w:space="0" w:color="auto"/>
            <w:right w:val="none" w:sz="0" w:space="0" w:color="auto"/>
          </w:divBdr>
        </w:div>
        <w:div w:id="1694727102">
          <w:marLeft w:val="640"/>
          <w:marRight w:val="0"/>
          <w:marTop w:val="0"/>
          <w:marBottom w:val="0"/>
          <w:divBdr>
            <w:top w:val="none" w:sz="0" w:space="0" w:color="auto"/>
            <w:left w:val="none" w:sz="0" w:space="0" w:color="auto"/>
            <w:bottom w:val="none" w:sz="0" w:space="0" w:color="auto"/>
            <w:right w:val="none" w:sz="0" w:space="0" w:color="auto"/>
          </w:divBdr>
        </w:div>
        <w:div w:id="1697926718">
          <w:marLeft w:val="640"/>
          <w:marRight w:val="0"/>
          <w:marTop w:val="0"/>
          <w:marBottom w:val="0"/>
          <w:divBdr>
            <w:top w:val="none" w:sz="0" w:space="0" w:color="auto"/>
            <w:left w:val="none" w:sz="0" w:space="0" w:color="auto"/>
            <w:bottom w:val="none" w:sz="0" w:space="0" w:color="auto"/>
            <w:right w:val="none" w:sz="0" w:space="0" w:color="auto"/>
          </w:divBdr>
        </w:div>
        <w:div w:id="1794129297">
          <w:marLeft w:val="640"/>
          <w:marRight w:val="0"/>
          <w:marTop w:val="0"/>
          <w:marBottom w:val="0"/>
          <w:divBdr>
            <w:top w:val="none" w:sz="0" w:space="0" w:color="auto"/>
            <w:left w:val="none" w:sz="0" w:space="0" w:color="auto"/>
            <w:bottom w:val="none" w:sz="0" w:space="0" w:color="auto"/>
            <w:right w:val="none" w:sz="0" w:space="0" w:color="auto"/>
          </w:divBdr>
        </w:div>
        <w:div w:id="1800998890">
          <w:marLeft w:val="640"/>
          <w:marRight w:val="0"/>
          <w:marTop w:val="0"/>
          <w:marBottom w:val="0"/>
          <w:divBdr>
            <w:top w:val="none" w:sz="0" w:space="0" w:color="auto"/>
            <w:left w:val="none" w:sz="0" w:space="0" w:color="auto"/>
            <w:bottom w:val="none" w:sz="0" w:space="0" w:color="auto"/>
            <w:right w:val="none" w:sz="0" w:space="0" w:color="auto"/>
          </w:divBdr>
        </w:div>
        <w:div w:id="1816412225">
          <w:marLeft w:val="640"/>
          <w:marRight w:val="0"/>
          <w:marTop w:val="0"/>
          <w:marBottom w:val="0"/>
          <w:divBdr>
            <w:top w:val="none" w:sz="0" w:space="0" w:color="auto"/>
            <w:left w:val="none" w:sz="0" w:space="0" w:color="auto"/>
            <w:bottom w:val="none" w:sz="0" w:space="0" w:color="auto"/>
            <w:right w:val="none" w:sz="0" w:space="0" w:color="auto"/>
          </w:divBdr>
        </w:div>
        <w:div w:id="1888293499">
          <w:marLeft w:val="640"/>
          <w:marRight w:val="0"/>
          <w:marTop w:val="0"/>
          <w:marBottom w:val="0"/>
          <w:divBdr>
            <w:top w:val="none" w:sz="0" w:space="0" w:color="auto"/>
            <w:left w:val="none" w:sz="0" w:space="0" w:color="auto"/>
            <w:bottom w:val="none" w:sz="0" w:space="0" w:color="auto"/>
            <w:right w:val="none" w:sz="0" w:space="0" w:color="auto"/>
          </w:divBdr>
        </w:div>
        <w:div w:id="1942451380">
          <w:marLeft w:val="640"/>
          <w:marRight w:val="0"/>
          <w:marTop w:val="0"/>
          <w:marBottom w:val="0"/>
          <w:divBdr>
            <w:top w:val="none" w:sz="0" w:space="0" w:color="auto"/>
            <w:left w:val="none" w:sz="0" w:space="0" w:color="auto"/>
            <w:bottom w:val="none" w:sz="0" w:space="0" w:color="auto"/>
            <w:right w:val="none" w:sz="0" w:space="0" w:color="auto"/>
          </w:divBdr>
        </w:div>
        <w:div w:id="1989430182">
          <w:marLeft w:val="640"/>
          <w:marRight w:val="0"/>
          <w:marTop w:val="0"/>
          <w:marBottom w:val="0"/>
          <w:divBdr>
            <w:top w:val="none" w:sz="0" w:space="0" w:color="auto"/>
            <w:left w:val="none" w:sz="0" w:space="0" w:color="auto"/>
            <w:bottom w:val="none" w:sz="0" w:space="0" w:color="auto"/>
            <w:right w:val="none" w:sz="0" w:space="0" w:color="auto"/>
          </w:divBdr>
        </w:div>
        <w:div w:id="2116778559">
          <w:marLeft w:val="640"/>
          <w:marRight w:val="0"/>
          <w:marTop w:val="0"/>
          <w:marBottom w:val="0"/>
          <w:divBdr>
            <w:top w:val="none" w:sz="0" w:space="0" w:color="auto"/>
            <w:left w:val="none" w:sz="0" w:space="0" w:color="auto"/>
            <w:bottom w:val="none" w:sz="0" w:space="0" w:color="auto"/>
            <w:right w:val="none" w:sz="0" w:space="0" w:color="auto"/>
          </w:divBdr>
        </w:div>
        <w:div w:id="2118912882">
          <w:marLeft w:val="640"/>
          <w:marRight w:val="0"/>
          <w:marTop w:val="0"/>
          <w:marBottom w:val="0"/>
          <w:divBdr>
            <w:top w:val="none" w:sz="0" w:space="0" w:color="auto"/>
            <w:left w:val="none" w:sz="0" w:space="0" w:color="auto"/>
            <w:bottom w:val="none" w:sz="0" w:space="0" w:color="auto"/>
            <w:right w:val="none" w:sz="0" w:space="0" w:color="auto"/>
          </w:divBdr>
        </w:div>
      </w:divsChild>
    </w:div>
    <w:div w:id="565411709">
      <w:marLeft w:val="0"/>
      <w:marRight w:val="0"/>
      <w:marTop w:val="0"/>
      <w:marBottom w:val="0"/>
      <w:divBdr>
        <w:top w:val="none" w:sz="0" w:space="0" w:color="auto"/>
        <w:left w:val="none" w:sz="0" w:space="0" w:color="auto"/>
        <w:bottom w:val="none" w:sz="0" w:space="0" w:color="auto"/>
        <w:right w:val="none" w:sz="0" w:space="0" w:color="auto"/>
      </w:divBdr>
    </w:div>
    <w:div w:id="566653773">
      <w:bodyDiv w:val="1"/>
      <w:marLeft w:val="0"/>
      <w:marRight w:val="0"/>
      <w:marTop w:val="0"/>
      <w:marBottom w:val="0"/>
      <w:divBdr>
        <w:top w:val="none" w:sz="0" w:space="0" w:color="auto"/>
        <w:left w:val="none" w:sz="0" w:space="0" w:color="auto"/>
        <w:bottom w:val="none" w:sz="0" w:space="0" w:color="auto"/>
        <w:right w:val="none" w:sz="0" w:space="0" w:color="auto"/>
      </w:divBdr>
      <w:divsChild>
        <w:div w:id="93062844">
          <w:marLeft w:val="640"/>
          <w:marRight w:val="0"/>
          <w:marTop w:val="0"/>
          <w:marBottom w:val="0"/>
          <w:divBdr>
            <w:top w:val="none" w:sz="0" w:space="0" w:color="auto"/>
            <w:left w:val="none" w:sz="0" w:space="0" w:color="auto"/>
            <w:bottom w:val="none" w:sz="0" w:space="0" w:color="auto"/>
            <w:right w:val="none" w:sz="0" w:space="0" w:color="auto"/>
          </w:divBdr>
        </w:div>
        <w:div w:id="232012662">
          <w:marLeft w:val="640"/>
          <w:marRight w:val="0"/>
          <w:marTop w:val="0"/>
          <w:marBottom w:val="0"/>
          <w:divBdr>
            <w:top w:val="none" w:sz="0" w:space="0" w:color="auto"/>
            <w:left w:val="none" w:sz="0" w:space="0" w:color="auto"/>
            <w:bottom w:val="none" w:sz="0" w:space="0" w:color="auto"/>
            <w:right w:val="none" w:sz="0" w:space="0" w:color="auto"/>
          </w:divBdr>
        </w:div>
        <w:div w:id="258804098">
          <w:marLeft w:val="640"/>
          <w:marRight w:val="0"/>
          <w:marTop w:val="0"/>
          <w:marBottom w:val="0"/>
          <w:divBdr>
            <w:top w:val="none" w:sz="0" w:space="0" w:color="auto"/>
            <w:left w:val="none" w:sz="0" w:space="0" w:color="auto"/>
            <w:bottom w:val="none" w:sz="0" w:space="0" w:color="auto"/>
            <w:right w:val="none" w:sz="0" w:space="0" w:color="auto"/>
          </w:divBdr>
        </w:div>
        <w:div w:id="283705413">
          <w:marLeft w:val="640"/>
          <w:marRight w:val="0"/>
          <w:marTop w:val="0"/>
          <w:marBottom w:val="0"/>
          <w:divBdr>
            <w:top w:val="none" w:sz="0" w:space="0" w:color="auto"/>
            <w:left w:val="none" w:sz="0" w:space="0" w:color="auto"/>
            <w:bottom w:val="none" w:sz="0" w:space="0" w:color="auto"/>
            <w:right w:val="none" w:sz="0" w:space="0" w:color="auto"/>
          </w:divBdr>
        </w:div>
        <w:div w:id="292951477">
          <w:marLeft w:val="640"/>
          <w:marRight w:val="0"/>
          <w:marTop w:val="0"/>
          <w:marBottom w:val="0"/>
          <w:divBdr>
            <w:top w:val="none" w:sz="0" w:space="0" w:color="auto"/>
            <w:left w:val="none" w:sz="0" w:space="0" w:color="auto"/>
            <w:bottom w:val="none" w:sz="0" w:space="0" w:color="auto"/>
            <w:right w:val="none" w:sz="0" w:space="0" w:color="auto"/>
          </w:divBdr>
        </w:div>
        <w:div w:id="394547808">
          <w:marLeft w:val="640"/>
          <w:marRight w:val="0"/>
          <w:marTop w:val="0"/>
          <w:marBottom w:val="0"/>
          <w:divBdr>
            <w:top w:val="none" w:sz="0" w:space="0" w:color="auto"/>
            <w:left w:val="none" w:sz="0" w:space="0" w:color="auto"/>
            <w:bottom w:val="none" w:sz="0" w:space="0" w:color="auto"/>
            <w:right w:val="none" w:sz="0" w:space="0" w:color="auto"/>
          </w:divBdr>
        </w:div>
        <w:div w:id="404185481">
          <w:marLeft w:val="640"/>
          <w:marRight w:val="0"/>
          <w:marTop w:val="0"/>
          <w:marBottom w:val="0"/>
          <w:divBdr>
            <w:top w:val="none" w:sz="0" w:space="0" w:color="auto"/>
            <w:left w:val="none" w:sz="0" w:space="0" w:color="auto"/>
            <w:bottom w:val="none" w:sz="0" w:space="0" w:color="auto"/>
            <w:right w:val="none" w:sz="0" w:space="0" w:color="auto"/>
          </w:divBdr>
        </w:div>
        <w:div w:id="410853439">
          <w:marLeft w:val="640"/>
          <w:marRight w:val="0"/>
          <w:marTop w:val="0"/>
          <w:marBottom w:val="0"/>
          <w:divBdr>
            <w:top w:val="none" w:sz="0" w:space="0" w:color="auto"/>
            <w:left w:val="none" w:sz="0" w:space="0" w:color="auto"/>
            <w:bottom w:val="none" w:sz="0" w:space="0" w:color="auto"/>
            <w:right w:val="none" w:sz="0" w:space="0" w:color="auto"/>
          </w:divBdr>
        </w:div>
        <w:div w:id="464352865">
          <w:marLeft w:val="640"/>
          <w:marRight w:val="0"/>
          <w:marTop w:val="0"/>
          <w:marBottom w:val="0"/>
          <w:divBdr>
            <w:top w:val="none" w:sz="0" w:space="0" w:color="auto"/>
            <w:left w:val="none" w:sz="0" w:space="0" w:color="auto"/>
            <w:bottom w:val="none" w:sz="0" w:space="0" w:color="auto"/>
            <w:right w:val="none" w:sz="0" w:space="0" w:color="auto"/>
          </w:divBdr>
        </w:div>
        <w:div w:id="530148726">
          <w:marLeft w:val="640"/>
          <w:marRight w:val="0"/>
          <w:marTop w:val="0"/>
          <w:marBottom w:val="0"/>
          <w:divBdr>
            <w:top w:val="none" w:sz="0" w:space="0" w:color="auto"/>
            <w:left w:val="none" w:sz="0" w:space="0" w:color="auto"/>
            <w:bottom w:val="none" w:sz="0" w:space="0" w:color="auto"/>
            <w:right w:val="none" w:sz="0" w:space="0" w:color="auto"/>
          </w:divBdr>
        </w:div>
        <w:div w:id="594939522">
          <w:marLeft w:val="640"/>
          <w:marRight w:val="0"/>
          <w:marTop w:val="0"/>
          <w:marBottom w:val="0"/>
          <w:divBdr>
            <w:top w:val="none" w:sz="0" w:space="0" w:color="auto"/>
            <w:left w:val="none" w:sz="0" w:space="0" w:color="auto"/>
            <w:bottom w:val="none" w:sz="0" w:space="0" w:color="auto"/>
            <w:right w:val="none" w:sz="0" w:space="0" w:color="auto"/>
          </w:divBdr>
        </w:div>
        <w:div w:id="630088357">
          <w:marLeft w:val="640"/>
          <w:marRight w:val="0"/>
          <w:marTop w:val="0"/>
          <w:marBottom w:val="0"/>
          <w:divBdr>
            <w:top w:val="none" w:sz="0" w:space="0" w:color="auto"/>
            <w:left w:val="none" w:sz="0" w:space="0" w:color="auto"/>
            <w:bottom w:val="none" w:sz="0" w:space="0" w:color="auto"/>
            <w:right w:val="none" w:sz="0" w:space="0" w:color="auto"/>
          </w:divBdr>
        </w:div>
        <w:div w:id="671181569">
          <w:marLeft w:val="640"/>
          <w:marRight w:val="0"/>
          <w:marTop w:val="0"/>
          <w:marBottom w:val="0"/>
          <w:divBdr>
            <w:top w:val="none" w:sz="0" w:space="0" w:color="auto"/>
            <w:left w:val="none" w:sz="0" w:space="0" w:color="auto"/>
            <w:bottom w:val="none" w:sz="0" w:space="0" w:color="auto"/>
            <w:right w:val="none" w:sz="0" w:space="0" w:color="auto"/>
          </w:divBdr>
        </w:div>
        <w:div w:id="739525258">
          <w:marLeft w:val="640"/>
          <w:marRight w:val="0"/>
          <w:marTop w:val="0"/>
          <w:marBottom w:val="0"/>
          <w:divBdr>
            <w:top w:val="none" w:sz="0" w:space="0" w:color="auto"/>
            <w:left w:val="none" w:sz="0" w:space="0" w:color="auto"/>
            <w:bottom w:val="none" w:sz="0" w:space="0" w:color="auto"/>
            <w:right w:val="none" w:sz="0" w:space="0" w:color="auto"/>
          </w:divBdr>
        </w:div>
        <w:div w:id="852038509">
          <w:marLeft w:val="640"/>
          <w:marRight w:val="0"/>
          <w:marTop w:val="0"/>
          <w:marBottom w:val="0"/>
          <w:divBdr>
            <w:top w:val="none" w:sz="0" w:space="0" w:color="auto"/>
            <w:left w:val="none" w:sz="0" w:space="0" w:color="auto"/>
            <w:bottom w:val="none" w:sz="0" w:space="0" w:color="auto"/>
            <w:right w:val="none" w:sz="0" w:space="0" w:color="auto"/>
          </w:divBdr>
        </w:div>
        <w:div w:id="905796370">
          <w:marLeft w:val="640"/>
          <w:marRight w:val="0"/>
          <w:marTop w:val="0"/>
          <w:marBottom w:val="0"/>
          <w:divBdr>
            <w:top w:val="none" w:sz="0" w:space="0" w:color="auto"/>
            <w:left w:val="none" w:sz="0" w:space="0" w:color="auto"/>
            <w:bottom w:val="none" w:sz="0" w:space="0" w:color="auto"/>
            <w:right w:val="none" w:sz="0" w:space="0" w:color="auto"/>
          </w:divBdr>
        </w:div>
        <w:div w:id="979924684">
          <w:marLeft w:val="640"/>
          <w:marRight w:val="0"/>
          <w:marTop w:val="0"/>
          <w:marBottom w:val="0"/>
          <w:divBdr>
            <w:top w:val="none" w:sz="0" w:space="0" w:color="auto"/>
            <w:left w:val="none" w:sz="0" w:space="0" w:color="auto"/>
            <w:bottom w:val="none" w:sz="0" w:space="0" w:color="auto"/>
            <w:right w:val="none" w:sz="0" w:space="0" w:color="auto"/>
          </w:divBdr>
        </w:div>
        <w:div w:id="984548095">
          <w:marLeft w:val="640"/>
          <w:marRight w:val="0"/>
          <w:marTop w:val="0"/>
          <w:marBottom w:val="0"/>
          <w:divBdr>
            <w:top w:val="none" w:sz="0" w:space="0" w:color="auto"/>
            <w:left w:val="none" w:sz="0" w:space="0" w:color="auto"/>
            <w:bottom w:val="none" w:sz="0" w:space="0" w:color="auto"/>
            <w:right w:val="none" w:sz="0" w:space="0" w:color="auto"/>
          </w:divBdr>
        </w:div>
        <w:div w:id="1018043793">
          <w:marLeft w:val="640"/>
          <w:marRight w:val="0"/>
          <w:marTop w:val="0"/>
          <w:marBottom w:val="0"/>
          <w:divBdr>
            <w:top w:val="none" w:sz="0" w:space="0" w:color="auto"/>
            <w:left w:val="none" w:sz="0" w:space="0" w:color="auto"/>
            <w:bottom w:val="none" w:sz="0" w:space="0" w:color="auto"/>
            <w:right w:val="none" w:sz="0" w:space="0" w:color="auto"/>
          </w:divBdr>
        </w:div>
        <w:div w:id="1042175037">
          <w:marLeft w:val="640"/>
          <w:marRight w:val="0"/>
          <w:marTop w:val="0"/>
          <w:marBottom w:val="0"/>
          <w:divBdr>
            <w:top w:val="none" w:sz="0" w:space="0" w:color="auto"/>
            <w:left w:val="none" w:sz="0" w:space="0" w:color="auto"/>
            <w:bottom w:val="none" w:sz="0" w:space="0" w:color="auto"/>
            <w:right w:val="none" w:sz="0" w:space="0" w:color="auto"/>
          </w:divBdr>
        </w:div>
        <w:div w:id="1086029174">
          <w:marLeft w:val="640"/>
          <w:marRight w:val="0"/>
          <w:marTop w:val="0"/>
          <w:marBottom w:val="0"/>
          <w:divBdr>
            <w:top w:val="none" w:sz="0" w:space="0" w:color="auto"/>
            <w:left w:val="none" w:sz="0" w:space="0" w:color="auto"/>
            <w:bottom w:val="none" w:sz="0" w:space="0" w:color="auto"/>
            <w:right w:val="none" w:sz="0" w:space="0" w:color="auto"/>
          </w:divBdr>
        </w:div>
        <w:div w:id="1087656349">
          <w:marLeft w:val="640"/>
          <w:marRight w:val="0"/>
          <w:marTop w:val="0"/>
          <w:marBottom w:val="0"/>
          <w:divBdr>
            <w:top w:val="none" w:sz="0" w:space="0" w:color="auto"/>
            <w:left w:val="none" w:sz="0" w:space="0" w:color="auto"/>
            <w:bottom w:val="none" w:sz="0" w:space="0" w:color="auto"/>
            <w:right w:val="none" w:sz="0" w:space="0" w:color="auto"/>
          </w:divBdr>
        </w:div>
        <w:div w:id="1190945900">
          <w:marLeft w:val="640"/>
          <w:marRight w:val="0"/>
          <w:marTop w:val="0"/>
          <w:marBottom w:val="0"/>
          <w:divBdr>
            <w:top w:val="none" w:sz="0" w:space="0" w:color="auto"/>
            <w:left w:val="none" w:sz="0" w:space="0" w:color="auto"/>
            <w:bottom w:val="none" w:sz="0" w:space="0" w:color="auto"/>
            <w:right w:val="none" w:sz="0" w:space="0" w:color="auto"/>
          </w:divBdr>
        </w:div>
        <w:div w:id="1234388219">
          <w:marLeft w:val="640"/>
          <w:marRight w:val="0"/>
          <w:marTop w:val="0"/>
          <w:marBottom w:val="0"/>
          <w:divBdr>
            <w:top w:val="none" w:sz="0" w:space="0" w:color="auto"/>
            <w:left w:val="none" w:sz="0" w:space="0" w:color="auto"/>
            <w:bottom w:val="none" w:sz="0" w:space="0" w:color="auto"/>
            <w:right w:val="none" w:sz="0" w:space="0" w:color="auto"/>
          </w:divBdr>
        </w:div>
        <w:div w:id="1309632836">
          <w:marLeft w:val="640"/>
          <w:marRight w:val="0"/>
          <w:marTop w:val="0"/>
          <w:marBottom w:val="0"/>
          <w:divBdr>
            <w:top w:val="none" w:sz="0" w:space="0" w:color="auto"/>
            <w:left w:val="none" w:sz="0" w:space="0" w:color="auto"/>
            <w:bottom w:val="none" w:sz="0" w:space="0" w:color="auto"/>
            <w:right w:val="none" w:sz="0" w:space="0" w:color="auto"/>
          </w:divBdr>
        </w:div>
        <w:div w:id="1312323587">
          <w:marLeft w:val="640"/>
          <w:marRight w:val="0"/>
          <w:marTop w:val="0"/>
          <w:marBottom w:val="0"/>
          <w:divBdr>
            <w:top w:val="none" w:sz="0" w:space="0" w:color="auto"/>
            <w:left w:val="none" w:sz="0" w:space="0" w:color="auto"/>
            <w:bottom w:val="none" w:sz="0" w:space="0" w:color="auto"/>
            <w:right w:val="none" w:sz="0" w:space="0" w:color="auto"/>
          </w:divBdr>
        </w:div>
        <w:div w:id="1374843569">
          <w:marLeft w:val="640"/>
          <w:marRight w:val="0"/>
          <w:marTop w:val="0"/>
          <w:marBottom w:val="0"/>
          <w:divBdr>
            <w:top w:val="none" w:sz="0" w:space="0" w:color="auto"/>
            <w:left w:val="none" w:sz="0" w:space="0" w:color="auto"/>
            <w:bottom w:val="none" w:sz="0" w:space="0" w:color="auto"/>
            <w:right w:val="none" w:sz="0" w:space="0" w:color="auto"/>
          </w:divBdr>
        </w:div>
        <w:div w:id="1446314266">
          <w:marLeft w:val="640"/>
          <w:marRight w:val="0"/>
          <w:marTop w:val="0"/>
          <w:marBottom w:val="0"/>
          <w:divBdr>
            <w:top w:val="none" w:sz="0" w:space="0" w:color="auto"/>
            <w:left w:val="none" w:sz="0" w:space="0" w:color="auto"/>
            <w:bottom w:val="none" w:sz="0" w:space="0" w:color="auto"/>
            <w:right w:val="none" w:sz="0" w:space="0" w:color="auto"/>
          </w:divBdr>
        </w:div>
        <w:div w:id="1479031312">
          <w:marLeft w:val="640"/>
          <w:marRight w:val="0"/>
          <w:marTop w:val="0"/>
          <w:marBottom w:val="0"/>
          <w:divBdr>
            <w:top w:val="none" w:sz="0" w:space="0" w:color="auto"/>
            <w:left w:val="none" w:sz="0" w:space="0" w:color="auto"/>
            <w:bottom w:val="none" w:sz="0" w:space="0" w:color="auto"/>
            <w:right w:val="none" w:sz="0" w:space="0" w:color="auto"/>
          </w:divBdr>
        </w:div>
        <w:div w:id="1485858806">
          <w:marLeft w:val="640"/>
          <w:marRight w:val="0"/>
          <w:marTop w:val="0"/>
          <w:marBottom w:val="0"/>
          <w:divBdr>
            <w:top w:val="none" w:sz="0" w:space="0" w:color="auto"/>
            <w:left w:val="none" w:sz="0" w:space="0" w:color="auto"/>
            <w:bottom w:val="none" w:sz="0" w:space="0" w:color="auto"/>
            <w:right w:val="none" w:sz="0" w:space="0" w:color="auto"/>
          </w:divBdr>
        </w:div>
        <w:div w:id="1539465055">
          <w:marLeft w:val="640"/>
          <w:marRight w:val="0"/>
          <w:marTop w:val="0"/>
          <w:marBottom w:val="0"/>
          <w:divBdr>
            <w:top w:val="none" w:sz="0" w:space="0" w:color="auto"/>
            <w:left w:val="none" w:sz="0" w:space="0" w:color="auto"/>
            <w:bottom w:val="none" w:sz="0" w:space="0" w:color="auto"/>
            <w:right w:val="none" w:sz="0" w:space="0" w:color="auto"/>
          </w:divBdr>
        </w:div>
        <w:div w:id="1577090637">
          <w:marLeft w:val="640"/>
          <w:marRight w:val="0"/>
          <w:marTop w:val="0"/>
          <w:marBottom w:val="0"/>
          <w:divBdr>
            <w:top w:val="none" w:sz="0" w:space="0" w:color="auto"/>
            <w:left w:val="none" w:sz="0" w:space="0" w:color="auto"/>
            <w:bottom w:val="none" w:sz="0" w:space="0" w:color="auto"/>
            <w:right w:val="none" w:sz="0" w:space="0" w:color="auto"/>
          </w:divBdr>
        </w:div>
        <w:div w:id="1610240203">
          <w:marLeft w:val="640"/>
          <w:marRight w:val="0"/>
          <w:marTop w:val="0"/>
          <w:marBottom w:val="0"/>
          <w:divBdr>
            <w:top w:val="none" w:sz="0" w:space="0" w:color="auto"/>
            <w:left w:val="none" w:sz="0" w:space="0" w:color="auto"/>
            <w:bottom w:val="none" w:sz="0" w:space="0" w:color="auto"/>
            <w:right w:val="none" w:sz="0" w:space="0" w:color="auto"/>
          </w:divBdr>
        </w:div>
        <w:div w:id="1613319169">
          <w:marLeft w:val="640"/>
          <w:marRight w:val="0"/>
          <w:marTop w:val="0"/>
          <w:marBottom w:val="0"/>
          <w:divBdr>
            <w:top w:val="none" w:sz="0" w:space="0" w:color="auto"/>
            <w:left w:val="none" w:sz="0" w:space="0" w:color="auto"/>
            <w:bottom w:val="none" w:sz="0" w:space="0" w:color="auto"/>
            <w:right w:val="none" w:sz="0" w:space="0" w:color="auto"/>
          </w:divBdr>
        </w:div>
        <w:div w:id="1648050927">
          <w:marLeft w:val="640"/>
          <w:marRight w:val="0"/>
          <w:marTop w:val="0"/>
          <w:marBottom w:val="0"/>
          <w:divBdr>
            <w:top w:val="none" w:sz="0" w:space="0" w:color="auto"/>
            <w:left w:val="none" w:sz="0" w:space="0" w:color="auto"/>
            <w:bottom w:val="none" w:sz="0" w:space="0" w:color="auto"/>
            <w:right w:val="none" w:sz="0" w:space="0" w:color="auto"/>
          </w:divBdr>
        </w:div>
        <w:div w:id="1716005536">
          <w:marLeft w:val="640"/>
          <w:marRight w:val="0"/>
          <w:marTop w:val="0"/>
          <w:marBottom w:val="0"/>
          <w:divBdr>
            <w:top w:val="none" w:sz="0" w:space="0" w:color="auto"/>
            <w:left w:val="none" w:sz="0" w:space="0" w:color="auto"/>
            <w:bottom w:val="none" w:sz="0" w:space="0" w:color="auto"/>
            <w:right w:val="none" w:sz="0" w:space="0" w:color="auto"/>
          </w:divBdr>
        </w:div>
        <w:div w:id="1720131908">
          <w:marLeft w:val="640"/>
          <w:marRight w:val="0"/>
          <w:marTop w:val="0"/>
          <w:marBottom w:val="0"/>
          <w:divBdr>
            <w:top w:val="none" w:sz="0" w:space="0" w:color="auto"/>
            <w:left w:val="none" w:sz="0" w:space="0" w:color="auto"/>
            <w:bottom w:val="none" w:sz="0" w:space="0" w:color="auto"/>
            <w:right w:val="none" w:sz="0" w:space="0" w:color="auto"/>
          </w:divBdr>
        </w:div>
        <w:div w:id="1721048099">
          <w:marLeft w:val="640"/>
          <w:marRight w:val="0"/>
          <w:marTop w:val="0"/>
          <w:marBottom w:val="0"/>
          <w:divBdr>
            <w:top w:val="none" w:sz="0" w:space="0" w:color="auto"/>
            <w:left w:val="none" w:sz="0" w:space="0" w:color="auto"/>
            <w:bottom w:val="none" w:sz="0" w:space="0" w:color="auto"/>
            <w:right w:val="none" w:sz="0" w:space="0" w:color="auto"/>
          </w:divBdr>
        </w:div>
        <w:div w:id="1806970603">
          <w:marLeft w:val="640"/>
          <w:marRight w:val="0"/>
          <w:marTop w:val="0"/>
          <w:marBottom w:val="0"/>
          <w:divBdr>
            <w:top w:val="none" w:sz="0" w:space="0" w:color="auto"/>
            <w:left w:val="none" w:sz="0" w:space="0" w:color="auto"/>
            <w:bottom w:val="none" w:sz="0" w:space="0" w:color="auto"/>
            <w:right w:val="none" w:sz="0" w:space="0" w:color="auto"/>
          </w:divBdr>
        </w:div>
        <w:div w:id="1836262388">
          <w:marLeft w:val="640"/>
          <w:marRight w:val="0"/>
          <w:marTop w:val="0"/>
          <w:marBottom w:val="0"/>
          <w:divBdr>
            <w:top w:val="none" w:sz="0" w:space="0" w:color="auto"/>
            <w:left w:val="none" w:sz="0" w:space="0" w:color="auto"/>
            <w:bottom w:val="none" w:sz="0" w:space="0" w:color="auto"/>
            <w:right w:val="none" w:sz="0" w:space="0" w:color="auto"/>
          </w:divBdr>
        </w:div>
        <w:div w:id="1903755496">
          <w:marLeft w:val="640"/>
          <w:marRight w:val="0"/>
          <w:marTop w:val="0"/>
          <w:marBottom w:val="0"/>
          <w:divBdr>
            <w:top w:val="none" w:sz="0" w:space="0" w:color="auto"/>
            <w:left w:val="none" w:sz="0" w:space="0" w:color="auto"/>
            <w:bottom w:val="none" w:sz="0" w:space="0" w:color="auto"/>
            <w:right w:val="none" w:sz="0" w:space="0" w:color="auto"/>
          </w:divBdr>
        </w:div>
        <w:div w:id="1949698841">
          <w:marLeft w:val="640"/>
          <w:marRight w:val="0"/>
          <w:marTop w:val="0"/>
          <w:marBottom w:val="0"/>
          <w:divBdr>
            <w:top w:val="none" w:sz="0" w:space="0" w:color="auto"/>
            <w:left w:val="none" w:sz="0" w:space="0" w:color="auto"/>
            <w:bottom w:val="none" w:sz="0" w:space="0" w:color="auto"/>
            <w:right w:val="none" w:sz="0" w:space="0" w:color="auto"/>
          </w:divBdr>
        </w:div>
        <w:div w:id="1969508849">
          <w:marLeft w:val="640"/>
          <w:marRight w:val="0"/>
          <w:marTop w:val="0"/>
          <w:marBottom w:val="0"/>
          <w:divBdr>
            <w:top w:val="none" w:sz="0" w:space="0" w:color="auto"/>
            <w:left w:val="none" w:sz="0" w:space="0" w:color="auto"/>
            <w:bottom w:val="none" w:sz="0" w:space="0" w:color="auto"/>
            <w:right w:val="none" w:sz="0" w:space="0" w:color="auto"/>
          </w:divBdr>
        </w:div>
        <w:div w:id="2002272920">
          <w:marLeft w:val="640"/>
          <w:marRight w:val="0"/>
          <w:marTop w:val="0"/>
          <w:marBottom w:val="0"/>
          <w:divBdr>
            <w:top w:val="none" w:sz="0" w:space="0" w:color="auto"/>
            <w:left w:val="none" w:sz="0" w:space="0" w:color="auto"/>
            <w:bottom w:val="none" w:sz="0" w:space="0" w:color="auto"/>
            <w:right w:val="none" w:sz="0" w:space="0" w:color="auto"/>
          </w:divBdr>
        </w:div>
        <w:div w:id="2037729780">
          <w:marLeft w:val="640"/>
          <w:marRight w:val="0"/>
          <w:marTop w:val="0"/>
          <w:marBottom w:val="0"/>
          <w:divBdr>
            <w:top w:val="none" w:sz="0" w:space="0" w:color="auto"/>
            <w:left w:val="none" w:sz="0" w:space="0" w:color="auto"/>
            <w:bottom w:val="none" w:sz="0" w:space="0" w:color="auto"/>
            <w:right w:val="none" w:sz="0" w:space="0" w:color="auto"/>
          </w:divBdr>
        </w:div>
        <w:div w:id="2058508267">
          <w:marLeft w:val="640"/>
          <w:marRight w:val="0"/>
          <w:marTop w:val="0"/>
          <w:marBottom w:val="0"/>
          <w:divBdr>
            <w:top w:val="none" w:sz="0" w:space="0" w:color="auto"/>
            <w:left w:val="none" w:sz="0" w:space="0" w:color="auto"/>
            <w:bottom w:val="none" w:sz="0" w:space="0" w:color="auto"/>
            <w:right w:val="none" w:sz="0" w:space="0" w:color="auto"/>
          </w:divBdr>
        </w:div>
        <w:div w:id="2061054842">
          <w:marLeft w:val="640"/>
          <w:marRight w:val="0"/>
          <w:marTop w:val="0"/>
          <w:marBottom w:val="0"/>
          <w:divBdr>
            <w:top w:val="none" w:sz="0" w:space="0" w:color="auto"/>
            <w:left w:val="none" w:sz="0" w:space="0" w:color="auto"/>
            <w:bottom w:val="none" w:sz="0" w:space="0" w:color="auto"/>
            <w:right w:val="none" w:sz="0" w:space="0" w:color="auto"/>
          </w:divBdr>
        </w:div>
        <w:div w:id="2101751274">
          <w:marLeft w:val="640"/>
          <w:marRight w:val="0"/>
          <w:marTop w:val="0"/>
          <w:marBottom w:val="0"/>
          <w:divBdr>
            <w:top w:val="none" w:sz="0" w:space="0" w:color="auto"/>
            <w:left w:val="none" w:sz="0" w:space="0" w:color="auto"/>
            <w:bottom w:val="none" w:sz="0" w:space="0" w:color="auto"/>
            <w:right w:val="none" w:sz="0" w:space="0" w:color="auto"/>
          </w:divBdr>
        </w:div>
      </w:divsChild>
    </w:div>
    <w:div w:id="572590293">
      <w:bodyDiv w:val="1"/>
      <w:marLeft w:val="0"/>
      <w:marRight w:val="0"/>
      <w:marTop w:val="0"/>
      <w:marBottom w:val="0"/>
      <w:divBdr>
        <w:top w:val="none" w:sz="0" w:space="0" w:color="auto"/>
        <w:left w:val="none" w:sz="0" w:space="0" w:color="auto"/>
        <w:bottom w:val="none" w:sz="0" w:space="0" w:color="auto"/>
        <w:right w:val="none" w:sz="0" w:space="0" w:color="auto"/>
      </w:divBdr>
      <w:divsChild>
        <w:div w:id="1671256051">
          <w:marLeft w:val="640"/>
          <w:marRight w:val="0"/>
          <w:marTop w:val="0"/>
          <w:marBottom w:val="0"/>
          <w:divBdr>
            <w:top w:val="none" w:sz="0" w:space="0" w:color="auto"/>
            <w:left w:val="none" w:sz="0" w:space="0" w:color="auto"/>
            <w:bottom w:val="none" w:sz="0" w:space="0" w:color="auto"/>
            <w:right w:val="none" w:sz="0" w:space="0" w:color="auto"/>
          </w:divBdr>
        </w:div>
        <w:div w:id="1334793559">
          <w:marLeft w:val="640"/>
          <w:marRight w:val="0"/>
          <w:marTop w:val="0"/>
          <w:marBottom w:val="0"/>
          <w:divBdr>
            <w:top w:val="none" w:sz="0" w:space="0" w:color="auto"/>
            <w:left w:val="none" w:sz="0" w:space="0" w:color="auto"/>
            <w:bottom w:val="none" w:sz="0" w:space="0" w:color="auto"/>
            <w:right w:val="none" w:sz="0" w:space="0" w:color="auto"/>
          </w:divBdr>
        </w:div>
        <w:div w:id="767389861">
          <w:marLeft w:val="640"/>
          <w:marRight w:val="0"/>
          <w:marTop w:val="0"/>
          <w:marBottom w:val="0"/>
          <w:divBdr>
            <w:top w:val="none" w:sz="0" w:space="0" w:color="auto"/>
            <w:left w:val="none" w:sz="0" w:space="0" w:color="auto"/>
            <w:bottom w:val="none" w:sz="0" w:space="0" w:color="auto"/>
            <w:right w:val="none" w:sz="0" w:space="0" w:color="auto"/>
          </w:divBdr>
        </w:div>
        <w:div w:id="453711980">
          <w:marLeft w:val="640"/>
          <w:marRight w:val="0"/>
          <w:marTop w:val="0"/>
          <w:marBottom w:val="0"/>
          <w:divBdr>
            <w:top w:val="none" w:sz="0" w:space="0" w:color="auto"/>
            <w:left w:val="none" w:sz="0" w:space="0" w:color="auto"/>
            <w:bottom w:val="none" w:sz="0" w:space="0" w:color="auto"/>
            <w:right w:val="none" w:sz="0" w:space="0" w:color="auto"/>
          </w:divBdr>
        </w:div>
        <w:div w:id="1468816220">
          <w:marLeft w:val="640"/>
          <w:marRight w:val="0"/>
          <w:marTop w:val="0"/>
          <w:marBottom w:val="0"/>
          <w:divBdr>
            <w:top w:val="none" w:sz="0" w:space="0" w:color="auto"/>
            <w:left w:val="none" w:sz="0" w:space="0" w:color="auto"/>
            <w:bottom w:val="none" w:sz="0" w:space="0" w:color="auto"/>
            <w:right w:val="none" w:sz="0" w:space="0" w:color="auto"/>
          </w:divBdr>
        </w:div>
        <w:div w:id="1983925799">
          <w:marLeft w:val="640"/>
          <w:marRight w:val="0"/>
          <w:marTop w:val="0"/>
          <w:marBottom w:val="0"/>
          <w:divBdr>
            <w:top w:val="none" w:sz="0" w:space="0" w:color="auto"/>
            <w:left w:val="none" w:sz="0" w:space="0" w:color="auto"/>
            <w:bottom w:val="none" w:sz="0" w:space="0" w:color="auto"/>
            <w:right w:val="none" w:sz="0" w:space="0" w:color="auto"/>
          </w:divBdr>
        </w:div>
        <w:div w:id="344135407">
          <w:marLeft w:val="640"/>
          <w:marRight w:val="0"/>
          <w:marTop w:val="0"/>
          <w:marBottom w:val="0"/>
          <w:divBdr>
            <w:top w:val="none" w:sz="0" w:space="0" w:color="auto"/>
            <w:left w:val="none" w:sz="0" w:space="0" w:color="auto"/>
            <w:bottom w:val="none" w:sz="0" w:space="0" w:color="auto"/>
            <w:right w:val="none" w:sz="0" w:space="0" w:color="auto"/>
          </w:divBdr>
        </w:div>
        <w:div w:id="1944070998">
          <w:marLeft w:val="640"/>
          <w:marRight w:val="0"/>
          <w:marTop w:val="0"/>
          <w:marBottom w:val="0"/>
          <w:divBdr>
            <w:top w:val="none" w:sz="0" w:space="0" w:color="auto"/>
            <w:left w:val="none" w:sz="0" w:space="0" w:color="auto"/>
            <w:bottom w:val="none" w:sz="0" w:space="0" w:color="auto"/>
            <w:right w:val="none" w:sz="0" w:space="0" w:color="auto"/>
          </w:divBdr>
        </w:div>
        <w:div w:id="601183283">
          <w:marLeft w:val="640"/>
          <w:marRight w:val="0"/>
          <w:marTop w:val="0"/>
          <w:marBottom w:val="0"/>
          <w:divBdr>
            <w:top w:val="none" w:sz="0" w:space="0" w:color="auto"/>
            <w:left w:val="none" w:sz="0" w:space="0" w:color="auto"/>
            <w:bottom w:val="none" w:sz="0" w:space="0" w:color="auto"/>
            <w:right w:val="none" w:sz="0" w:space="0" w:color="auto"/>
          </w:divBdr>
        </w:div>
        <w:div w:id="2084527452">
          <w:marLeft w:val="640"/>
          <w:marRight w:val="0"/>
          <w:marTop w:val="0"/>
          <w:marBottom w:val="0"/>
          <w:divBdr>
            <w:top w:val="none" w:sz="0" w:space="0" w:color="auto"/>
            <w:left w:val="none" w:sz="0" w:space="0" w:color="auto"/>
            <w:bottom w:val="none" w:sz="0" w:space="0" w:color="auto"/>
            <w:right w:val="none" w:sz="0" w:space="0" w:color="auto"/>
          </w:divBdr>
        </w:div>
        <w:div w:id="659816672">
          <w:marLeft w:val="640"/>
          <w:marRight w:val="0"/>
          <w:marTop w:val="0"/>
          <w:marBottom w:val="0"/>
          <w:divBdr>
            <w:top w:val="none" w:sz="0" w:space="0" w:color="auto"/>
            <w:left w:val="none" w:sz="0" w:space="0" w:color="auto"/>
            <w:bottom w:val="none" w:sz="0" w:space="0" w:color="auto"/>
            <w:right w:val="none" w:sz="0" w:space="0" w:color="auto"/>
          </w:divBdr>
        </w:div>
        <w:div w:id="1463226974">
          <w:marLeft w:val="640"/>
          <w:marRight w:val="0"/>
          <w:marTop w:val="0"/>
          <w:marBottom w:val="0"/>
          <w:divBdr>
            <w:top w:val="none" w:sz="0" w:space="0" w:color="auto"/>
            <w:left w:val="none" w:sz="0" w:space="0" w:color="auto"/>
            <w:bottom w:val="none" w:sz="0" w:space="0" w:color="auto"/>
            <w:right w:val="none" w:sz="0" w:space="0" w:color="auto"/>
          </w:divBdr>
        </w:div>
        <w:div w:id="67117156">
          <w:marLeft w:val="640"/>
          <w:marRight w:val="0"/>
          <w:marTop w:val="0"/>
          <w:marBottom w:val="0"/>
          <w:divBdr>
            <w:top w:val="none" w:sz="0" w:space="0" w:color="auto"/>
            <w:left w:val="none" w:sz="0" w:space="0" w:color="auto"/>
            <w:bottom w:val="none" w:sz="0" w:space="0" w:color="auto"/>
            <w:right w:val="none" w:sz="0" w:space="0" w:color="auto"/>
          </w:divBdr>
        </w:div>
        <w:div w:id="2109345978">
          <w:marLeft w:val="640"/>
          <w:marRight w:val="0"/>
          <w:marTop w:val="0"/>
          <w:marBottom w:val="0"/>
          <w:divBdr>
            <w:top w:val="none" w:sz="0" w:space="0" w:color="auto"/>
            <w:left w:val="none" w:sz="0" w:space="0" w:color="auto"/>
            <w:bottom w:val="none" w:sz="0" w:space="0" w:color="auto"/>
            <w:right w:val="none" w:sz="0" w:space="0" w:color="auto"/>
          </w:divBdr>
        </w:div>
        <w:div w:id="1254164415">
          <w:marLeft w:val="640"/>
          <w:marRight w:val="0"/>
          <w:marTop w:val="0"/>
          <w:marBottom w:val="0"/>
          <w:divBdr>
            <w:top w:val="none" w:sz="0" w:space="0" w:color="auto"/>
            <w:left w:val="none" w:sz="0" w:space="0" w:color="auto"/>
            <w:bottom w:val="none" w:sz="0" w:space="0" w:color="auto"/>
            <w:right w:val="none" w:sz="0" w:space="0" w:color="auto"/>
          </w:divBdr>
        </w:div>
        <w:div w:id="935016759">
          <w:marLeft w:val="640"/>
          <w:marRight w:val="0"/>
          <w:marTop w:val="0"/>
          <w:marBottom w:val="0"/>
          <w:divBdr>
            <w:top w:val="none" w:sz="0" w:space="0" w:color="auto"/>
            <w:left w:val="none" w:sz="0" w:space="0" w:color="auto"/>
            <w:bottom w:val="none" w:sz="0" w:space="0" w:color="auto"/>
            <w:right w:val="none" w:sz="0" w:space="0" w:color="auto"/>
          </w:divBdr>
        </w:div>
        <w:div w:id="1088037513">
          <w:marLeft w:val="640"/>
          <w:marRight w:val="0"/>
          <w:marTop w:val="0"/>
          <w:marBottom w:val="0"/>
          <w:divBdr>
            <w:top w:val="none" w:sz="0" w:space="0" w:color="auto"/>
            <w:left w:val="none" w:sz="0" w:space="0" w:color="auto"/>
            <w:bottom w:val="none" w:sz="0" w:space="0" w:color="auto"/>
            <w:right w:val="none" w:sz="0" w:space="0" w:color="auto"/>
          </w:divBdr>
        </w:div>
        <w:div w:id="1693611342">
          <w:marLeft w:val="640"/>
          <w:marRight w:val="0"/>
          <w:marTop w:val="0"/>
          <w:marBottom w:val="0"/>
          <w:divBdr>
            <w:top w:val="none" w:sz="0" w:space="0" w:color="auto"/>
            <w:left w:val="none" w:sz="0" w:space="0" w:color="auto"/>
            <w:bottom w:val="none" w:sz="0" w:space="0" w:color="auto"/>
            <w:right w:val="none" w:sz="0" w:space="0" w:color="auto"/>
          </w:divBdr>
        </w:div>
        <w:div w:id="1129083092">
          <w:marLeft w:val="640"/>
          <w:marRight w:val="0"/>
          <w:marTop w:val="0"/>
          <w:marBottom w:val="0"/>
          <w:divBdr>
            <w:top w:val="none" w:sz="0" w:space="0" w:color="auto"/>
            <w:left w:val="none" w:sz="0" w:space="0" w:color="auto"/>
            <w:bottom w:val="none" w:sz="0" w:space="0" w:color="auto"/>
            <w:right w:val="none" w:sz="0" w:space="0" w:color="auto"/>
          </w:divBdr>
        </w:div>
        <w:div w:id="1780443053">
          <w:marLeft w:val="640"/>
          <w:marRight w:val="0"/>
          <w:marTop w:val="0"/>
          <w:marBottom w:val="0"/>
          <w:divBdr>
            <w:top w:val="none" w:sz="0" w:space="0" w:color="auto"/>
            <w:left w:val="none" w:sz="0" w:space="0" w:color="auto"/>
            <w:bottom w:val="none" w:sz="0" w:space="0" w:color="auto"/>
            <w:right w:val="none" w:sz="0" w:space="0" w:color="auto"/>
          </w:divBdr>
        </w:div>
        <w:div w:id="346365810">
          <w:marLeft w:val="640"/>
          <w:marRight w:val="0"/>
          <w:marTop w:val="0"/>
          <w:marBottom w:val="0"/>
          <w:divBdr>
            <w:top w:val="none" w:sz="0" w:space="0" w:color="auto"/>
            <w:left w:val="none" w:sz="0" w:space="0" w:color="auto"/>
            <w:bottom w:val="none" w:sz="0" w:space="0" w:color="auto"/>
            <w:right w:val="none" w:sz="0" w:space="0" w:color="auto"/>
          </w:divBdr>
        </w:div>
        <w:div w:id="1128009352">
          <w:marLeft w:val="640"/>
          <w:marRight w:val="0"/>
          <w:marTop w:val="0"/>
          <w:marBottom w:val="0"/>
          <w:divBdr>
            <w:top w:val="none" w:sz="0" w:space="0" w:color="auto"/>
            <w:left w:val="none" w:sz="0" w:space="0" w:color="auto"/>
            <w:bottom w:val="none" w:sz="0" w:space="0" w:color="auto"/>
            <w:right w:val="none" w:sz="0" w:space="0" w:color="auto"/>
          </w:divBdr>
        </w:div>
        <w:div w:id="1881476198">
          <w:marLeft w:val="640"/>
          <w:marRight w:val="0"/>
          <w:marTop w:val="0"/>
          <w:marBottom w:val="0"/>
          <w:divBdr>
            <w:top w:val="none" w:sz="0" w:space="0" w:color="auto"/>
            <w:left w:val="none" w:sz="0" w:space="0" w:color="auto"/>
            <w:bottom w:val="none" w:sz="0" w:space="0" w:color="auto"/>
            <w:right w:val="none" w:sz="0" w:space="0" w:color="auto"/>
          </w:divBdr>
        </w:div>
        <w:div w:id="1635015906">
          <w:marLeft w:val="640"/>
          <w:marRight w:val="0"/>
          <w:marTop w:val="0"/>
          <w:marBottom w:val="0"/>
          <w:divBdr>
            <w:top w:val="none" w:sz="0" w:space="0" w:color="auto"/>
            <w:left w:val="none" w:sz="0" w:space="0" w:color="auto"/>
            <w:bottom w:val="none" w:sz="0" w:space="0" w:color="auto"/>
            <w:right w:val="none" w:sz="0" w:space="0" w:color="auto"/>
          </w:divBdr>
        </w:div>
        <w:div w:id="1785417650">
          <w:marLeft w:val="640"/>
          <w:marRight w:val="0"/>
          <w:marTop w:val="0"/>
          <w:marBottom w:val="0"/>
          <w:divBdr>
            <w:top w:val="none" w:sz="0" w:space="0" w:color="auto"/>
            <w:left w:val="none" w:sz="0" w:space="0" w:color="auto"/>
            <w:bottom w:val="none" w:sz="0" w:space="0" w:color="auto"/>
            <w:right w:val="none" w:sz="0" w:space="0" w:color="auto"/>
          </w:divBdr>
        </w:div>
        <w:div w:id="1422489628">
          <w:marLeft w:val="640"/>
          <w:marRight w:val="0"/>
          <w:marTop w:val="0"/>
          <w:marBottom w:val="0"/>
          <w:divBdr>
            <w:top w:val="none" w:sz="0" w:space="0" w:color="auto"/>
            <w:left w:val="none" w:sz="0" w:space="0" w:color="auto"/>
            <w:bottom w:val="none" w:sz="0" w:space="0" w:color="auto"/>
            <w:right w:val="none" w:sz="0" w:space="0" w:color="auto"/>
          </w:divBdr>
        </w:div>
        <w:div w:id="1566211813">
          <w:marLeft w:val="640"/>
          <w:marRight w:val="0"/>
          <w:marTop w:val="0"/>
          <w:marBottom w:val="0"/>
          <w:divBdr>
            <w:top w:val="none" w:sz="0" w:space="0" w:color="auto"/>
            <w:left w:val="none" w:sz="0" w:space="0" w:color="auto"/>
            <w:bottom w:val="none" w:sz="0" w:space="0" w:color="auto"/>
            <w:right w:val="none" w:sz="0" w:space="0" w:color="auto"/>
          </w:divBdr>
        </w:div>
        <w:div w:id="1673794328">
          <w:marLeft w:val="640"/>
          <w:marRight w:val="0"/>
          <w:marTop w:val="0"/>
          <w:marBottom w:val="0"/>
          <w:divBdr>
            <w:top w:val="none" w:sz="0" w:space="0" w:color="auto"/>
            <w:left w:val="none" w:sz="0" w:space="0" w:color="auto"/>
            <w:bottom w:val="none" w:sz="0" w:space="0" w:color="auto"/>
            <w:right w:val="none" w:sz="0" w:space="0" w:color="auto"/>
          </w:divBdr>
        </w:div>
        <w:div w:id="79758281">
          <w:marLeft w:val="640"/>
          <w:marRight w:val="0"/>
          <w:marTop w:val="0"/>
          <w:marBottom w:val="0"/>
          <w:divBdr>
            <w:top w:val="none" w:sz="0" w:space="0" w:color="auto"/>
            <w:left w:val="none" w:sz="0" w:space="0" w:color="auto"/>
            <w:bottom w:val="none" w:sz="0" w:space="0" w:color="auto"/>
            <w:right w:val="none" w:sz="0" w:space="0" w:color="auto"/>
          </w:divBdr>
        </w:div>
        <w:div w:id="1210797267">
          <w:marLeft w:val="640"/>
          <w:marRight w:val="0"/>
          <w:marTop w:val="0"/>
          <w:marBottom w:val="0"/>
          <w:divBdr>
            <w:top w:val="none" w:sz="0" w:space="0" w:color="auto"/>
            <w:left w:val="none" w:sz="0" w:space="0" w:color="auto"/>
            <w:bottom w:val="none" w:sz="0" w:space="0" w:color="auto"/>
            <w:right w:val="none" w:sz="0" w:space="0" w:color="auto"/>
          </w:divBdr>
        </w:div>
        <w:div w:id="828593956">
          <w:marLeft w:val="640"/>
          <w:marRight w:val="0"/>
          <w:marTop w:val="0"/>
          <w:marBottom w:val="0"/>
          <w:divBdr>
            <w:top w:val="none" w:sz="0" w:space="0" w:color="auto"/>
            <w:left w:val="none" w:sz="0" w:space="0" w:color="auto"/>
            <w:bottom w:val="none" w:sz="0" w:space="0" w:color="auto"/>
            <w:right w:val="none" w:sz="0" w:space="0" w:color="auto"/>
          </w:divBdr>
        </w:div>
        <w:div w:id="1425147528">
          <w:marLeft w:val="640"/>
          <w:marRight w:val="0"/>
          <w:marTop w:val="0"/>
          <w:marBottom w:val="0"/>
          <w:divBdr>
            <w:top w:val="none" w:sz="0" w:space="0" w:color="auto"/>
            <w:left w:val="none" w:sz="0" w:space="0" w:color="auto"/>
            <w:bottom w:val="none" w:sz="0" w:space="0" w:color="auto"/>
            <w:right w:val="none" w:sz="0" w:space="0" w:color="auto"/>
          </w:divBdr>
        </w:div>
        <w:div w:id="948050134">
          <w:marLeft w:val="640"/>
          <w:marRight w:val="0"/>
          <w:marTop w:val="0"/>
          <w:marBottom w:val="0"/>
          <w:divBdr>
            <w:top w:val="none" w:sz="0" w:space="0" w:color="auto"/>
            <w:left w:val="none" w:sz="0" w:space="0" w:color="auto"/>
            <w:bottom w:val="none" w:sz="0" w:space="0" w:color="auto"/>
            <w:right w:val="none" w:sz="0" w:space="0" w:color="auto"/>
          </w:divBdr>
        </w:div>
        <w:div w:id="1921282744">
          <w:marLeft w:val="640"/>
          <w:marRight w:val="0"/>
          <w:marTop w:val="0"/>
          <w:marBottom w:val="0"/>
          <w:divBdr>
            <w:top w:val="none" w:sz="0" w:space="0" w:color="auto"/>
            <w:left w:val="none" w:sz="0" w:space="0" w:color="auto"/>
            <w:bottom w:val="none" w:sz="0" w:space="0" w:color="auto"/>
            <w:right w:val="none" w:sz="0" w:space="0" w:color="auto"/>
          </w:divBdr>
        </w:div>
        <w:div w:id="1166819271">
          <w:marLeft w:val="640"/>
          <w:marRight w:val="0"/>
          <w:marTop w:val="0"/>
          <w:marBottom w:val="0"/>
          <w:divBdr>
            <w:top w:val="none" w:sz="0" w:space="0" w:color="auto"/>
            <w:left w:val="none" w:sz="0" w:space="0" w:color="auto"/>
            <w:bottom w:val="none" w:sz="0" w:space="0" w:color="auto"/>
            <w:right w:val="none" w:sz="0" w:space="0" w:color="auto"/>
          </w:divBdr>
        </w:div>
        <w:div w:id="1088963250">
          <w:marLeft w:val="640"/>
          <w:marRight w:val="0"/>
          <w:marTop w:val="0"/>
          <w:marBottom w:val="0"/>
          <w:divBdr>
            <w:top w:val="none" w:sz="0" w:space="0" w:color="auto"/>
            <w:left w:val="none" w:sz="0" w:space="0" w:color="auto"/>
            <w:bottom w:val="none" w:sz="0" w:space="0" w:color="auto"/>
            <w:right w:val="none" w:sz="0" w:space="0" w:color="auto"/>
          </w:divBdr>
        </w:div>
        <w:div w:id="1220628620">
          <w:marLeft w:val="640"/>
          <w:marRight w:val="0"/>
          <w:marTop w:val="0"/>
          <w:marBottom w:val="0"/>
          <w:divBdr>
            <w:top w:val="none" w:sz="0" w:space="0" w:color="auto"/>
            <w:left w:val="none" w:sz="0" w:space="0" w:color="auto"/>
            <w:bottom w:val="none" w:sz="0" w:space="0" w:color="auto"/>
            <w:right w:val="none" w:sz="0" w:space="0" w:color="auto"/>
          </w:divBdr>
        </w:div>
        <w:div w:id="1364213565">
          <w:marLeft w:val="640"/>
          <w:marRight w:val="0"/>
          <w:marTop w:val="0"/>
          <w:marBottom w:val="0"/>
          <w:divBdr>
            <w:top w:val="none" w:sz="0" w:space="0" w:color="auto"/>
            <w:left w:val="none" w:sz="0" w:space="0" w:color="auto"/>
            <w:bottom w:val="none" w:sz="0" w:space="0" w:color="auto"/>
            <w:right w:val="none" w:sz="0" w:space="0" w:color="auto"/>
          </w:divBdr>
        </w:div>
        <w:div w:id="1452094943">
          <w:marLeft w:val="640"/>
          <w:marRight w:val="0"/>
          <w:marTop w:val="0"/>
          <w:marBottom w:val="0"/>
          <w:divBdr>
            <w:top w:val="none" w:sz="0" w:space="0" w:color="auto"/>
            <w:left w:val="none" w:sz="0" w:space="0" w:color="auto"/>
            <w:bottom w:val="none" w:sz="0" w:space="0" w:color="auto"/>
            <w:right w:val="none" w:sz="0" w:space="0" w:color="auto"/>
          </w:divBdr>
        </w:div>
        <w:div w:id="480583402">
          <w:marLeft w:val="640"/>
          <w:marRight w:val="0"/>
          <w:marTop w:val="0"/>
          <w:marBottom w:val="0"/>
          <w:divBdr>
            <w:top w:val="none" w:sz="0" w:space="0" w:color="auto"/>
            <w:left w:val="none" w:sz="0" w:space="0" w:color="auto"/>
            <w:bottom w:val="none" w:sz="0" w:space="0" w:color="auto"/>
            <w:right w:val="none" w:sz="0" w:space="0" w:color="auto"/>
          </w:divBdr>
        </w:div>
        <w:div w:id="1991670929">
          <w:marLeft w:val="640"/>
          <w:marRight w:val="0"/>
          <w:marTop w:val="0"/>
          <w:marBottom w:val="0"/>
          <w:divBdr>
            <w:top w:val="none" w:sz="0" w:space="0" w:color="auto"/>
            <w:left w:val="none" w:sz="0" w:space="0" w:color="auto"/>
            <w:bottom w:val="none" w:sz="0" w:space="0" w:color="auto"/>
            <w:right w:val="none" w:sz="0" w:space="0" w:color="auto"/>
          </w:divBdr>
        </w:div>
        <w:div w:id="926886714">
          <w:marLeft w:val="640"/>
          <w:marRight w:val="0"/>
          <w:marTop w:val="0"/>
          <w:marBottom w:val="0"/>
          <w:divBdr>
            <w:top w:val="none" w:sz="0" w:space="0" w:color="auto"/>
            <w:left w:val="none" w:sz="0" w:space="0" w:color="auto"/>
            <w:bottom w:val="none" w:sz="0" w:space="0" w:color="auto"/>
            <w:right w:val="none" w:sz="0" w:space="0" w:color="auto"/>
          </w:divBdr>
        </w:div>
        <w:div w:id="1628657145">
          <w:marLeft w:val="640"/>
          <w:marRight w:val="0"/>
          <w:marTop w:val="0"/>
          <w:marBottom w:val="0"/>
          <w:divBdr>
            <w:top w:val="none" w:sz="0" w:space="0" w:color="auto"/>
            <w:left w:val="none" w:sz="0" w:space="0" w:color="auto"/>
            <w:bottom w:val="none" w:sz="0" w:space="0" w:color="auto"/>
            <w:right w:val="none" w:sz="0" w:space="0" w:color="auto"/>
          </w:divBdr>
        </w:div>
        <w:div w:id="659309680">
          <w:marLeft w:val="640"/>
          <w:marRight w:val="0"/>
          <w:marTop w:val="0"/>
          <w:marBottom w:val="0"/>
          <w:divBdr>
            <w:top w:val="none" w:sz="0" w:space="0" w:color="auto"/>
            <w:left w:val="none" w:sz="0" w:space="0" w:color="auto"/>
            <w:bottom w:val="none" w:sz="0" w:space="0" w:color="auto"/>
            <w:right w:val="none" w:sz="0" w:space="0" w:color="auto"/>
          </w:divBdr>
        </w:div>
        <w:div w:id="516508494">
          <w:marLeft w:val="640"/>
          <w:marRight w:val="0"/>
          <w:marTop w:val="0"/>
          <w:marBottom w:val="0"/>
          <w:divBdr>
            <w:top w:val="none" w:sz="0" w:space="0" w:color="auto"/>
            <w:left w:val="none" w:sz="0" w:space="0" w:color="auto"/>
            <w:bottom w:val="none" w:sz="0" w:space="0" w:color="auto"/>
            <w:right w:val="none" w:sz="0" w:space="0" w:color="auto"/>
          </w:divBdr>
        </w:div>
        <w:div w:id="1501240685">
          <w:marLeft w:val="640"/>
          <w:marRight w:val="0"/>
          <w:marTop w:val="0"/>
          <w:marBottom w:val="0"/>
          <w:divBdr>
            <w:top w:val="none" w:sz="0" w:space="0" w:color="auto"/>
            <w:left w:val="none" w:sz="0" w:space="0" w:color="auto"/>
            <w:bottom w:val="none" w:sz="0" w:space="0" w:color="auto"/>
            <w:right w:val="none" w:sz="0" w:space="0" w:color="auto"/>
          </w:divBdr>
        </w:div>
        <w:div w:id="880020534">
          <w:marLeft w:val="640"/>
          <w:marRight w:val="0"/>
          <w:marTop w:val="0"/>
          <w:marBottom w:val="0"/>
          <w:divBdr>
            <w:top w:val="none" w:sz="0" w:space="0" w:color="auto"/>
            <w:left w:val="none" w:sz="0" w:space="0" w:color="auto"/>
            <w:bottom w:val="none" w:sz="0" w:space="0" w:color="auto"/>
            <w:right w:val="none" w:sz="0" w:space="0" w:color="auto"/>
          </w:divBdr>
        </w:div>
      </w:divsChild>
    </w:div>
    <w:div w:id="572734993">
      <w:bodyDiv w:val="1"/>
      <w:marLeft w:val="0"/>
      <w:marRight w:val="0"/>
      <w:marTop w:val="0"/>
      <w:marBottom w:val="0"/>
      <w:divBdr>
        <w:top w:val="none" w:sz="0" w:space="0" w:color="auto"/>
        <w:left w:val="none" w:sz="0" w:space="0" w:color="auto"/>
        <w:bottom w:val="none" w:sz="0" w:space="0" w:color="auto"/>
        <w:right w:val="none" w:sz="0" w:space="0" w:color="auto"/>
      </w:divBdr>
      <w:divsChild>
        <w:div w:id="26948331">
          <w:marLeft w:val="640"/>
          <w:marRight w:val="0"/>
          <w:marTop w:val="0"/>
          <w:marBottom w:val="0"/>
          <w:divBdr>
            <w:top w:val="none" w:sz="0" w:space="0" w:color="auto"/>
            <w:left w:val="none" w:sz="0" w:space="0" w:color="auto"/>
            <w:bottom w:val="none" w:sz="0" w:space="0" w:color="auto"/>
            <w:right w:val="none" w:sz="0" w:space="0" w:color="auto"/>
          </w:divBdr>
        </w:div>
        <w:div w:id="48917074">
          <w:marLeft w:val="640"/>
          <w:marRight w:val="0"/>
          <w:marTop w:val="0"/>
          <w:marBottom w:val="0"/>
          <w:divBdr>
            <w:top w:val="none" w:sz="0" w:space="0" w:color="auto"/>
            <w:left w:val="none" w:sz="0" w:space="0" w:color="auto"/>
            <w:bottom w:val="none" w:sz="0" w:space="0" w:color="auto"/>
            <w:right w:val="none" w:sz="0" w:space="0" w:color="auto"/>
          </w:divBdr>
        </w:div>
        <w:div w:id="51118298">
          <w:marLeft w:val="640"/>
          <w:marRight w:val="0"/>
          <w:marTop w:val="0"/>
          <w:marBottom w:val="0"/>
          <w:divBdr>
            <w:top w:val="none" w:sz="0" w:space="0" w:color="auto"/>
            <w:left w:val="none" w:sz="0" w:space="0" w:color="auto"/>
            <w:bottom w:val="none" w:sz="0" w:space="0" w:color="auto"/>
            <w:right w:val="none" w:sz="0" w:space="0" w:color="auto"/>
          </w:divBdr>
        </w:div>
        <w:div w:id="61024140">
          <w:marLeft w:val="640"/>
          <w:marRight w:val="0"/>
          <w:marTop w:val="0"/>
          <w:marBottom w:val="0"/>
          <w:divBdr>
            <w:top w:val="none" w:sz="0" w:space="0" w:color="auto"/>
            <w:left w:val="none" w:sz="0" w:space="0" w:color="auto"/>
            <w:bottom w:val="none" w:sz="0" w:space="0" w:color="auto"/>
            <w:right w:val="none" w:sz="0" w:space="0" w:color="auto"/>
          </w:divBdr>
        </w:div>
        <w:div w:id="72244701">
          <w:marLeft w:val="640"/>
          <w:marRight w:val="0"/>
          <w:marTop w:val="0"/>
          <w:marBottom w:val="0"/>
          <w:divBdr>
            <w:top w:val="none" w:sz="0" w:space="0" w:color="auto"/>
            <w:left w:val="none" w:sz="0" w:space="0" w:color="auto"/>
            <w:bottom w:val="none" w:sz="0" w:space="0" w:color="auto"/>
            <w:right w:val="none" w:sz="0" w:space="0" w:color="auto"/>
          </w:divBdr>
        </w:div>
        <w:div w:id="143356308">
          <w:marLeft w:val="640"/>
          <w:marRight w:val="0"/>
          <w:marTop w:val="0"/>
          <w:marBottom w:val="0"/>
          <w:divBdr>
            <w:top w:val="none" w:sz="0" w:space="0" w:color="auto"/>
            <w:left w:val="none" w:sz="0" w:space="0" w:color="auto"/>
            <w:bottom w:val="none" w:sz="0" w:space="0" w:color="auto"/>
            <w:right w:val="none" w:sz="0" w:space="0" w:color="auto"/>
          </w:divBdr>
        </w:div>
        <w:div w:id="356930143">
          <w:marLeft w:val="640"/>
          <w:marRight w:val="0"/>
          <w:marTop w:val="0"/>
          <w:marBottom w:val="0"/>
          <w:divBdr>
            <w:top w:val="none" w:sz="0" w:space="0" w:color="auto"/>
            <w:left w:val="none" w:sz="0" w:space="0" w:color="auto"/>
            <w:bottom w:val="none" w:sz="0" w:space="0" w:color="auto"/>
            <w:right w:val="none" w:sz="0" w:space="0" w:color="auto"/>
          </w:divBdr>
        </w:div>
        <w:div w:id="583957649">
          <w:marLeft w:val="640"/>
          <w:marRight w:val="0"/>
          <w:marTop w:val="0"/>
          <w:marBottom w:val="0"/>
          <w:divBdr>
            <w:top w:val="none" w:sz="0" w:space="0" w:color="auto"/>
            <w:left w:val="none" w:sz="0" w:space="0" w:color="auto"/>
            <w:bottom w:val="none" w:sz="0" w:space="0" w:color="auto"/>
            <w:right w:val="none" w:sz="0" w:space="0" w:color="auto"/>
          </w:divBdr>
        </w:div>
        <w:div w:id="590352955">
          <w:marLeft w:val="640"/>
          <w:marRight w:val="0"/>
          <w:marTop w:val="0"/>
          <w:marBottom w:val="0"/>
          <w:divBdr>
            <w:top w:val="none" w:sz="0" w:space="0" w:color="auto"/>
            <w:left w:val="none" w:sz="0" w:space="0" w:color="auto"/>
            <w:bottom w:val="none" w:sz="0" w:space="0" w:color="auto"/>
            <w:right w:val="none" w:sz="0" w:space="0" w:color="auto"/>
          </w:divBdr>
        </w:div>
        <w:div w:id="650141822">
          <w:marLeft w:val="640"/>
          <w:marRight w:val="0"/>
          <w:marTop w:val="0"/>
          <w:marBottom w:val="0"/>
          <w:divBdr>
            <w:top w:val="none" w:sz="0" w:space="0" w:color="auto"/>
            <w:left w:val="none" w:sz="0" w:space="0" w:color="auto"/>
            <w:bottom w:val="none" w:sz="0" w:space="0" w:color="auto"/>
            <w:right w:val="none" w:sz="0" w:space="0" w:color="auto"/>
          </w:divBdr>
        </w:div>
        <w:div w:id="786698995">
          <w:marLeft w:val="640"/>
          <w:marRight w:val="0"/>
          <w:marTop w:val="0"/>
          <w:marBottom w:val="0"/>
          <w:divBdr>
            <w:top w:val="none" w:sz="0" w:space="0" w:color="auto"/>
            <w:left w:val="none" w:sz="0" w:space="0" w:color="auto"/>
            <w:bottom w:val="none" w:sz="0" w:space="0" w:color="auto"/>
            <w:right w:val="none" w:sz="0" w:space="0" w:color="auto"/>
          </w:divBdr>
        </w:div>
        <w:div w:id="805202503">
          <w:marLeft w:val="640"/>
          <w:marRight w:val="0"/>
          <w:marTop w:val="0"/>
          <w:marBottom w:val="0"/>
          <w:divBdr>
            <w:top w:val="none" w:sz="0" w:space="0" w:color="auto"/>
            <w:left w:val="none" w:sz="0" w:space="0" w:color="auto"/>
            <w:bottom w:val="none" w:sz="0" w:space="0" w:color="auto"/>
            <w:right w:val="none" w:sz="0" w:space="0" w:color="auto"/>
          </w:divBdr>
        </w:div>
        <w:div w:id="816267871">
          <w:marLeft w:val="640"/>
          <w:marRight w:val="0"/>
          <w:marTop w:val="0"/>
          <w:marBottom w:val="0"/>
          <w:divBdr>
            <w:top w:val="none" w:sz="0" w:space="0" w:color="auto"/>
            <w:left w:val="none" w:sz="0" w:space="0" w:color="auto"/>
            <w:bottom w:val="none" w:sz="0" w:space="0" w:color="auto"/>
            <w:right w:val="none" w:sz="0" w:space="0" w:color="auto"/>
          </w:divBdr>
        </w:div>
        <w:div w:id="825241362">
          <w:marLeft w:val="640"/>
          <w:marRight w:val="0"/>
          <w:marTop w:val="0"/>
          <w:marBottom w:val="0"/>
          <w:divBdr>
            <w:top w:val="none" w:sz="0" w:space="0" w:color="auto"/>
            <w:left w:val="none" w:sz="0" w:space="0" w:color="auto"/>
            <w:bottom w:val="none" w:sz="0" w:space="0" w:color="auto"/>
            <w:right w:val="none" w:sz="0" w:space="0" w:color="auto"/>
          </w:divBdr>
        </w:div>
        <w:div w:id="849179897">
          <w:marLeft w:val="640"/>
          <w:marRight w:val="0"/>
          <w:marTop w:val="0"/>
          <w:marBottom w:val="0"/>
          <w:divBdr>
            <w:top w:val="none" w:sz="0" w:space="0" w:color="auto"/>
            <w:left w:val="none" w:sz="0" w:space="0" w:color="auto"/>
            <w:bottom w:val="none" w:sz="0" w:space="0" w:color="auto"/>
            <w:right w:val="none" w:sz="0" w:space="0" w:color="auto"/>
          </w:divBdr>
        </w:div>
        <w:div w:id="849300276">
          <w:marLeft w:val="640"/>
          <w:marRight w:val="0"/>
          <w:marTop w:val="0"/>
          <w:marBottom w:val="0"/>
          <w:divBdr>
            <w:top w:val="none" w:sz="0" w:space="0" w:color="auto"/>
            <w:left w:val="none" w:sz="0" w:space="0" w:color="auto"/>
            <w:bottom w:val="none" w:sz="0" w:space="0" w:color="auto"/>
            <w:right w:val="none" w:sz="0" w:space="0" w:color="auto"/>
          </w:divBdr>
        </w:div>
        <w:div w:id="871457697">
          <w:marLeft w:val="640"/>
          <w:marRight w:val="0"/>
          <w:marTop w:val="0"/>
          <w:marBottom w:val="0"/>
          <w:divBdr>
            <w:top w:val="none" w:sz="0" w:space="0" w:color="auto"/>
            <w:left w:val="none" w:sz="0" w:space="0" w:color="auto"/>
            <w:bottom w:val="none" w:sz="0" w:space="0" w:color="auto"/>
            <w:right w:val="none" w:sz="0" w:space="0" w:color="auto"/>
          </w:divBdr>
        </w:div>
        <w:div w:id="879627844">
          <w:marLeft w:val="640"/>
          <w:marRight w:val="0"/>
          <w:marTop w:val="0"/>
          <w:marBottom w:val="0"/>
          <w:divBdr>
            <w:top w:val="none" w:sz="0" w:space="0" w:color="auto"/>
            <w:left w:val="none" w:sz="0" w:space="0" w:color="auto"/>
            <w:bottom w:val="none" w:sz="0" w:space="0" w:color="auto"/>
            <w:right w:val="none" w:sz="0" w:space="0" w:color="auto"/>
          </w:divBdr>
        </w:div>
        <w:div w:id="913975960">
          <w:marLeft w:val="640"/>
          <w:marRight w:val="0"/>
          <w:marTop w:val="0"/>
          <w:marBottom w:val="0"/>
          <w:divBdr>
            <w:top w:val="none" w:sz="0" w:space="0" w:color="auto"/>
            <w:left w:val="none" w:sz="0" w:space="0" w:color="auto"/>
            <w:bottom w:val="none" w:sz="0" w:space="0" w:color="auto"/>
            <w:right w:val="none" w:sz="0" w:space="0" w:color="auto"/>
          </w:divBdr>
        </w:div>
        <w:div w:id="1003439724">
          <w:marLeft w:val="640"/>
          <w:marRight w:val="0"/>
          <w:marTop w:val="0"/>
          <w:marBottom w:val="0"/>
          <w:divBdr>
            <w:top w:val="none" w:sz="0" w:space="0" w:color="auto"/>
            <w:left w:val="none" w:sz="0" w:space="0" w:color="auto"/>
            <w:bottom w:val="none" w:sz="0" w:space="0" w:color="auto"/>
            <w:right w:val="none" w:sz="0" w:space="0" w:color="auto"/>
          </w:divBdr>
        </w:div>
        <w:div w:id="1022970763">
          <w:marLeft w:val="640"/>
          <w:marRight w:val="0"/>
          <w:marTop w:val="0"/>
          <w:marBottom w:val="0"/>
          <w:divBdr>
            <w:top w:val="none" w:sz="0" w:space="0" w:color="auto"/>
            <w:left w:val="none" w:sz="0" w:space="0" w:color="auto"/>
            <w:bottom w:val="none" w:sz="0" w:space="0" w:color="auto"/>
            <w:right w:val="none" w:sz="0" w:space="0" w:color="auto"/>
          </w:divBdr>
        </w:div>
        <w:div w:id="1035159135">
          <w:marLeft w:val="640"/>
          <w:marRight w:val="0"/>
          <w:marTop w:val="0"/>
          <w:marBottom w:val="0"/>
          <w:divBdr>
            <w:top w:val="none" w:sz="0" w:space="0" w:color="auto"/>
            <w:left w:val="none" w:sz="0" w:space="0" w:color="auto"/>
            <w:bottom w:val="none" w:sz="0" w:space="0" w:color="auto"/>
            <w:right w:val="none" w:sz="0" w:space="0" w:color="auto"/>
          </w:divBdr>
        </w:div>
        <w:div w:id="1042289061">
          <w:marLeft w:val="640"/>
          <w:marRight w:val="0"/>
          <w:marTop w:val="0"/>
          <w:marBottom w:val="0"/>
          <w:divBdr>
            <w:top w:val="none" w:sz="0" w:space="0" w:color="auto"/>
            <w:left w:val="none" w:sz="0" w:space="0" w:color="auto"/>
            <w:bottom w:val="none" w:sz="0" w:space="0" w:color="auto"/>
            <w:right w:val="none" w:sz="0" w:space="0" w:color="auto"/>
          </w:divBdr>
        </w:div>
        <w:div w:id="1056584820">
          <w:marLeft w:val="640"/>
          <w:marRight w:val="0"/>
          <w:marTop w:val="0"/>
          <w:marBottom w:val="0"/>
          <w:divBdr>
            <w:top w:val="none" w:sz="0" w:space="0" w:color="auto"/>
            <w:left w:val="none" w:sz="0" w:space="0" w:color="auto"/>
            <w:bottom w:val="none" w:sz="0" w:space="0" w:color="auto"/>
            <w:right w:val="none" w:sz="0" w:space="0" w:color="auto"/>
          </w:divBdr>
        </w:div>
        <w:div w:id="1063986263">
          <w:marLeft w:val="640"/>
          <w:marRight w:val="0"/>
          <w:marTop w:val="0"/>
          <w:marBottom w:val="0"/>
          <w:divBdr>
            <w:top w:val="none" w:sz="0" w:space="0" w:color="auto"/>
            <w:left w:val="none" w:sz="0" w:space="0" w:color="auto"/>
            <w:bottom w:val="none" w:sz="0" w:space="0" w:color="auto"/>
            <w:right w:val="none" w:sz="0" w:space="0" w:color="auto"/>
          </w:divBdr>
        </w:div>
        <w:div w:id="1076586527">
          <w:marLeft w:val="640"/>
          <w:marRight w:val="0"/>
          <w:marTop w:val="0"/>
          <w:marBottom w:val="0"/>
          <w:divBdr>
            <w:top w:val="none" w:sz="0" w:space="0" w:color="auto"/>
            <w:left w:val="none" w:sz="0" w:space="0" w:color="auto"/>
            <w:bottom w:val="none" w:sz="0" w:space="0" w:color="auto"/>
            <w:right w:val="none" w:sz="0" w:space="0" w:color="auto"/>
          </w:divBdr>
        </w:div>
        <w:div w:id="1112362017">
          <w:marLeft w:val="640"/>
          <w:marRight w:val="0"/>
          <w:marTop w:val="0"/>
          <w:marBottom w:val="0"/>
          <w:divBdr>
            <w:top w:val="none" w:sz="0" w:space="0" w:color="auto"/>
            <w:left w:val="none" w:sz="0" w:space="0" w:color="auto"/>
            <w:bottom w:val="none" w:sz="0" w:space="0" w:color="auto"/>
            <w:right w:val="none" w:sz="0" w:space="0" w:color="auto"/>
          </w:divBdr>
        </w:div>
        <w:div w:id="1112825230">
          <w:marLeft w:val="640"/>
          <w:marRight w:val="0"/>
          <w:marTop w:val="0"/>
          <w:marBottom w:val="0"/>
          <w:divBdr>
            <w:top w:val="none" w:sz="0" w:space="0" w:color="auto"/>
            <w:left w:val="none" w:sz="0" w:space="0" w:color="auto"/>
            <w:bottom w:val="none" w:sz="0" w:space="0" w:color="auto"/>
            <w:right w:val="none" w:sz="0" w:space="0" w:color="auto"/>
          </w:divBdr>
        </w:div>
        <w:div w:id="1140227585">
          <w:marLeft w:val="640"/>
          <w:marRight w:val="0"/>
          <w:marTop w:val="0"/>
          <w:marBottom w:val="0"/>
          <w:divBdr>
            <w:top w:val="none" w:sz="0" w:space="0" w:color="auto"/>
            <w:left w:val="none" w:sz="0" w:space="0" w:color="auto"/>
            <w:bottom w:val="none" w:sz="0" w:space="0" w:color="auto"/>
            <w:right w:val="none" w:sz="0" w:space="0" w:color="auto"/>
          </w:divBdr>
        </w:div>
        <w:div w:id="1254238092">
          <w:marLeft w:val="640"/>
          <w:marRight w:val="0"/>
          <w:marTop w:val="0"/>
          <w:marBottom w:val="0"/>
          <w:divBdr>
            <w:top w:val="none" w:sz="0" w:space="0" w:color="auto"/>
            <w:left w:val="none" w:sz="0" w:space="0" w:color="auto"/>
            <w:bottom w:val="none" w:sz="0" w:space="0" w:color="auto"/>
            <w:right w:val="none" w:sz="0" w:space="0" w:color="auto"/>
          </w:divBdr>
        </w:div>
        <w:div w:id="1262833101">
          <w:marLeft w:val="640"/>
          <w:marRight w:val="0"/>
          <w:marTop w:val="0"/>
          <w:marBottom w:val="0"/>
          <w:divBdr>
            <w:top w:val="none" w:sz="0" w:space="0" w:color="auto"/>
            <w:left w:val="none" w:sz="0" w:space="0" w:color="auto"/>
            <w:bottom w:val="none" w:sz="0" w:space="0" w:color="auto"/>
            <w:right w:val="none" w:sz="0" w:space="0" w:color="auto"/>
          </w:divBdr>
        </w:div>
        <w:div w:id="1378624639">
          <w:marLeft w:val="640"/>
          <w:marRight w:val="0"/>
          <w:marTop w:val="0"/>
          <w:marBottom w:val="0"/>
          <w:divBdr>
            <w:top w:val="none" w:sz="0" w:space="0" w:color="auto"/>
            <w:left w:val="none" w:sz="0" w:space="0" w:color="auto"/>
            <w:bottom w:val="none" w:sz="0" w:space="0" w:color="auto"/>
            <w:right w:val="none" w:sz="0" w:space="0" w:color="auto"/>
          </w:divBdr>
        </w:div>
        <w:div w:id="1419522516">
          <w:marLeft w:val="640"/>
          <w:marRight w:val="0"/>
          <w:marTop w:val="0"/>
          <w:marBottom w:val="0"/>
          <w:divBdr>
            <w:top w:val="none" w:sz="0" w:space="0" w:color="auto"/>
            <w:left w:val="none" w:sz="0" w:space="0" w:color="auto"/>
            <w:bottom w:val="none" w:sz="0" w:space="0" w:color="auto"/>
            <w:right w:val="none" w:sz="0" w:space="0" w:color="auto"/>
          </w:divBdr>
        </w:div>
        <w:div w:id="1442142570">
          <w:marLeft w:val="640"/>
          <w:marRight w:val="0"/>
          <w:marTop w:val="0"/>
          <w:marBottom w:val="0"/>
          <w:divBdr>
            <w:top w:val="none" w:sz="0" w:space="0" w:color="auto"/>
            <w:left w:val="none" w:sz="0" w:space="0" w:color="auto"/>
            <w:bottom w:val="none" w:sz="0" w:space="0" w:color="auto"/>
            <w:right w:val="none" w:sz="0" w:space="0" w:color="auto"/>
          </w:divBdr>
        </w:div>
        <w:div w:id="1496531882">
          <w:marLeft w:val="640"/>
          <w:marRight w:val="0"/>
          <w:marTop w:val="0"/>
          <w:marBottom w:val="0"/>
          <w:divBdr>
            <w:top w:val="none" w:sz="0" w:space="0" w:color="auto"/>
            <w:left w:val="none" w:sz="0" w:space="0" w:color="auto"/>
            <w:bottom w:val="none" w:sz="0" w:space="0" w:color="auto"/>
            <w:right w:val="none" w:sz="0" w:space="0" w:color="auto"/>
          </w:divBdr>
        </w:div>
        <w:div w:id="1501384452">
          <w:marLeft w:val="640"/>
          <w:marRight w:val="0"/>
          <w:marTop w:val="0"/>
          <w:marBottom w:val="0"/>
          <w:divBdr>
            <w:top w:val="none" w:sz="0" w:space="0" w:color="auto"/>
            <w:left w:val="none" w:sz="0" w:space="0" w:color="auto"/>
            <w:bottom w:val="none" w:sz="0" w:space="0" w:color="auto"/>
            <w:right w:val="none" w:sz="0" w:space="0" w:color="auto"/>
          </w:divBdr>
        </w:div>
        <w:div w:id="1589920927">
          <w:marLeft w:val="640"/>
          <w:marRight w:val="0"/>
          <w:marTop w:val="0"/>
          <w:marBottom w:val="0"/>
          <w:divBdr>
            <w:top w:val="none" w:sz="0" w:space="0" w:color="auto"/>
            <w:left w:val="none" w:sz="0" w:space="0" w:color="auto"/>
            <w:bottom w:val="none" w:sz="0" w:space="0" w:color="auto"/>
            <w:right w:val="none" w:sz="0" w:space="0" w:color="auto"/>
          </w:divBdr>
        </w:div>
        <w:div w:id="1648824514">
          <w:marLeft w:val="640"/>
          <w:marRight w:val="0"/>
          <w:marTop w:val="0"/>
          <w:marBottom w:val="0"/>
          <w:divBdr>
            <w:top w:val="none" w:sz="0" w:space="0" w:color="auto"/>
            <w:left w:val="none" w:sz="0" w:space="0" w:color="auto"/>
            <w:bottom w:val="none" w:sz="0" w:space="0" w:color="auto"/>
            <w:right w:val="none" w:sz="0" w:space="0" w:color="auto"/>
          </w:divBdr>
        </w:div>
        <w:div w:id="1676959028">
          <w:marLeft w:val="640"/>
          <w:marRight w:val="0"/>
          <w:marTop w:val="0"/>
          <w:marBottom w:val="0"/>
          <w:divBdr>
            <w:top w:val="none" w:sz="0" w:space="0" w:color="auto"/>
            <w:left w:val="none" w:sz="0" w:space="0" w:color="auto"/>
            <w:bottom w:val="none" w:sz="0" w:space="0" w:color="auto"/>
            <w:right w:val="none" w:sz="0" w:space="0" w:color="auto"/>
          </w:divBdr>
        </w:div>
        <w:div w:id="1680155704">
          <w:marLeft w:val="640"/>
          <w:marRight w:val="0"/>
          <w:marTop w:val="0"/>
          <w:marBottom w:val="0"/>
          <w:divBdr>
            <w:top w:val="none" w:sz="0" w:space="0" w:color="auto"/>
            <w:left w:val="none" w:sz="0" w:space="0" w:color="auto"/>
            <w:bottom w:val="none" w:sz="0" w:space="0" w:color="auto"/>
            <w:right w:val="none" w:sz="0" w:space="0" w:color="auto"/>
          </w:divBdr>
        </w:div>
        <w:div w:id="1682776328">
          <w:marLeft w:val="640"/>
          <w:marRight w:val="0"/>
          <w:marTop w:val="0"/>
          <w:marBottom w:val="0"/>
          <w:divBdr>
            <w:top w:val="none" w:sz="0" w:space="0" w:color="auto"/>
            <w:left w:val="none" w:sz="0" w:space="0" w:color="auto"/>
            <w:bottom w:val="none" w:sz="0" w:space="0" w:color="auto"/>
            <w:right w:val="none" w:sz="0" w:space="0" w:color="auto"/>
          </w:divBdr>
        </w:div>
        <w:div w:id="1711756840">
          <w:marLeft w:val="640"/>
          <w:marRight w:val="0"/>
          <w:marTop w:val="0"/>
          <w:marBottom w:val="0"/>
          <w:divBdr>
            <w:top w:val="none" w:sz="0" w:space="0" w:color="auto"/>
            <w:left w:val="none" w:sz="0" w:space="0" w:color="auto"/>
            <w:bottom w:val="none" w:sz="0" w:space="0" w:color="auto"/>
            <w:right w:val="none" w:sz="0" w:space="0" w:color="auto"/>
          </w:divBdr>
        </w:div>
        <w:div w:id="1763456553">
          <w:marLeft w:val="640"/>
          <w:marRight w:val="0"/>
          <w:marTop w:val="0"/>
          <w:marBottom w:val="0"/>
          <w:divBdr>
            <w:top w:val="none" w:sz="0" w:space="0" w:color="auto"/>
            <w:left w:val="none" w:sz="0" w:space="0" w:color="auto"/>
            <w:bottom w:val="none" w:sz="0" w:space="0" w:color="auto"/>
            <w:right w:val="none" w:sz="0" w:space="0" w:color="auto"/>
          </w:divBdr>
        </w:div>
        <w:div w:id="1808935618">
          <w:marLeft w:val="640"/>
          <w:marRight w:val="0"/>
          <w:marTop w:val="0"/>
          <w:marBottom w:val="0"/>
          <w:divBdr>
            <w:top w:val="none" w:sz="0" w:space="0" w:color="auto"/>
            <w:left w:val="none" w:sz="0" w:space="0" w:color="auto"/>
            <w:bottom w:val="none" w:sz="0" w:space="0" w:color="auto"/>
            <w:right w:val="none" w:sz="0" w:space="0" w:color="auto"/>
          </w:divBdr>
        </w:div>
        <w:div w:id="1832719588">
          <w:marLeft w:val="640"/>
          <w:marRight w:val="0"/>
          <w:marTop w:val="0"/>
          <w:marBottom w:val="0"/>
          <w:divBdr>
            <w:top w:val="none" w:sz="0" w:space="0" w:color="auto"/>
            <w:left w:val="none" w:sz="0" w:space="0" w:color="auto"/>
            <w:bottom w:val="none" w:sz="0" w:space="0" w:color="auto"/>
            <w:right w:val="none" w:sz="0" w:space="0" w:color="auto"/>
          </w:divBdr>
        </w:div>
        <w:div w:id="1911310468">
          <w:marLeft w:val="640"/>
          <w:marRight w:val="0"/>
          <w:marTop w:val="0"/>
          <w:marBottom w:val="0"/>
          <w:divBdr>
            <w:top w:val="none" w:sz="0" w:space="0" w:color="auto"/>
            <w:left w:val="none" w:sz="0" w:space="0" w:color="auto"/>
            <w:bottom w:val="none" w:sz="0" w:space="0" w:color="auto"/>
            <w:right w:val="none" w:sz="0" w:space="0" w:color="auto"/>
          </w:divBdr>
        </w:div>
        <w:div w:id="1934625927">
          <w:marLeft w:val="640"/>
          <w:marRight w:val="0"/>
          <w:marTop w:val="0"/>
          <w:marBottom w:val="0"/>
          <w:divBdr>
            <w:top w:val="none" w:sz="0" w:space="0" w:color="auto"/>
            <w:left w:val="none" w:sz="0" w:space="0" w:color="auto"/>
            <w:bottom w:val="none" w:sz="0" w:space="0" w:color="auto"/>
            <w:right w:val="none" w:sz="0" w:space="0" w:color="auto"/>
          </w:divBdr>
        </w:div>
        <w:div w:id="2020503662">
          <w:marLeft w:val="640"/>
          <w:marRight w:val="0"/>
          <w:marTop w:val="0"/>
          <w:marBottom w:val="0"/>
          <w:divBdr>
            <w:top w:val="none" w:sz="0" w:space="0" w:color="auto"/>
            <w:left w:val="none" w:sz="0" w:space="0" w:color="auto"/>
            <w:bottom w:val="none" w:sz="0" w:space="0" w:color="auto"/>
            <w:right w:val="none" w:sz="0" w:space="0" w:color="auto"/>
          </w:divBdr>
        </w:div>
        <w:div w:id="2076277795">
          <w:marLeft w:val="640"/>
          <w:marRight w:val="0"/>
          <w:marTop w:val="0"/>
          <w:marBottom w:val="0"/>
          <w:divBdr>
            <w:top w:val="none" w:sz="0" w:space="0" w:color="auto"/>
            <w:left w:val="none" w:sz="0" w:space="0" w:color="auto"/>
            <w:bottom w:val="none" w:sz="0" w:space="0" w:color="auto"/>
            <w:right w:val="none" w:sz="0" w:space="0" w:color="auto"/>
          </w:divBdr>
        </w:div>
        <w:div w:id="2124492936">
          <w:marLeft w:val="640"/>
          <w:marRight w:val="0"/>
          <w:marTop w:val="0"/>
          <w:marBottom w:val="0"/>
          <w:divBdr>
            <w:top w:val="none" w:sz="0" w:space="0" w:color="auto"/>
            <w:left w:val="none" w:sz="0" w:space="0" w:color="auto"/>
            <w:bottom w:val="none" w:sz="0" w:space="0" w:color="auto"/>
            <w:right w:val="none" w:sz="0" w:space="0" w:color="auto"/>
          </w:divBdr>
        </w:div>
      </w:divsChild>
    </w:div>
    <w:div w:id="574435799">
      <w:bodyDiv w:val="1"/>
      <w:marLeft w:val="0"/>
      <w:marRight w:val="0"/>
      <w:marTop w:val="0"/>
      <w:marBottom w:val="0"/>
      <w:divBdr>
        <w:top w:val="none" w:sz="0" w:space="0" w:color="auto"/>
        <w:left w:val="none" w:sz="0" w:space="0" w:color="auto"/>
        <w:bottom w:val="none" w:sz="0" w:space="0" w:color="auto"/>
        <w:right w:val="none" w:sz="0" w:space="0" w:color="auto"/>
      </w:divBdr>
      <w:divsChild>
        <w:div w:id="118108946">
          <w:marLeft w:val="640"/>
          <w:marRight w:val="0"/>
          <w:marTop w:val="0"/>
          <w:marBottom w:val="0"/>
          <w:divBdr>
            <w:top w:val="none" w:sz="0" w:space="0" w:color="auto"/>
            <w:left w:val="none" w:sz="0" w:space="0" w:color="auto"/>
            <w:bottom w:val="none" w:sz="0" w:space="0" w:color="auto"/>
            <w:right w:val="none" w:sz="0" w:space="0" w:color="auto"/>
          </w:divBdr>
        </w:div>
        <w:div w:id="1622223269">
          <w:marLeft w:val="640"/>
          <w:marRight w:val="0"/>
          <w:marTop w:val="0"/>
          <w:marBottom w:val="0"/>
          <w:divBdr>
            <w:top w:val="none" w:sz="0" w:space="0" w:color="auto"/>
            <w:left w:val="none" w:sz="0" w:space="0" w:color="auto"/>
            <w:bottom w:val="none" w:sz="0" w:space="0" w:color="auto"/>
            <w:right w:val="none" w:sz="0" w:space="0" w:color="auto"/>
          </w:divBdr>
        </w:div>
        <w:div w:id="1012337539">
          <w:marLeft w:val="640"/>
          <w:marRight w:val="0"/>
          <w:marTop w:val="0"/>
          <w:marBottom w:val="0"/>
          <w:divBdr>
            <w:top w:val="none" w:sz="0" w:space="0" w:color="auto"/>
            <w:left w:val="none" w:sz="0" w:space="0" w:color="auto"/>
            <w:bottom w:val="none" w:sz="0" w:space="0" w:color="auto"/>
            <w:right w:val="none" w:sz="0" w:space="0" w:color="auto"/>
          </w:divBdr>
        </w:div>
        <w:div w:id="1890650831">
          <w:marLeft w:val="640"/>
          <w:marRight w:val="0"/>
          <w:marTop w:val="0"/>
          <w:marBottom w:val="0"/>
          <w:divBdr>
            <w:top w:val="none" w:sz="0" w:space="0" w:color="auto"/>
            <w:left w:val="none" w:sz="0" w:space="0" w:color="auto"/>
            <w:bottom w:val="none" w:sz="0" w:space="0" w:color="auto"/>
            <w:right w:val="none" w:sz="0" w:space="0" w:color="auto"/>
          </w:divBdr>
        </w:div>
        <w:div w:id="1088765902">
          <w:marLeft w:val="640"/>
          <w:marRight w:val="0"/>
          <w:marTop w:val="0"/>
          <w:marBottom w:val="0"/>
          <w:divBdr>
            <w:top w:val="none" w:sz="0" w:space="0" w:color="auto"/>
            <w:left w:val="none" w:sz="0" w:space="0" w:color="auto"/>
            <w:bottom w:val="none" w:sz="0" w:space="0" w:color="auto"/>
            <w:right w:val="none" w:sz="0" w:space="0" w:color="auto"/>
          </w:divBdr>
        </w:div>
        <w:div w:id="910232165">
          <w:marLeft w:val="640"/>
          <w:marRight w:val="0"/>
          <w:marTop w:val="0"/>
          <w:marBottom w:val="0"/>
          <w:divBdr>
            <w:top w:val="none" w:sz="0" w:space="0" w:color="auto"/>
            <w:left w:val="none" w:sz="0" w:space="0" w:color="auto"/>
            <w:bottom w:val="none" w:sz="0" w:space="0" w:color="auto"/>
            <w:right w:val="none" w:sz="0" w:space="0" w:color="auto"/>
          </w:divBdr>
        </w:div>
        <w:div w:id="1610702180">
          <w:marLeft w:val="640"/>
          <w:marRight w:val="0"/>
          <w:marTop w:val="0"/>
          <w:marBottom w:val="0"/>
          <w:divBdr>
            <w:top w:val="none" w:sz="0" w:space="0" w:color="auto"/>
            <w:left w:val="none" w:sz="0" w:space="0" w:color="auto"/>
            <w:bottom w:val="none" w:sz="0" w:space="0" w:color="auto"/>
            <w:right w:val="none" w:sz="0" w:space="0" w:color="auto"/>
          </w:divBdr>
        </w:div>
        <w:div w:id="1002898938">
          <w:marLeft w:val="640"/>
          <w:marRight w:val="0"/>
          <w:marTop w:val="0"/>
          <w:marBottom w:val="0"/>
          <w:divBdr>
            <w:top w:val="none" w:sz="0" w:space="0" w:color="auto"/>
            <w:left w:val="none" w:sz="0" w:space="0" w:color="auto"/>
            <w:bottom w:val="none" w:sz="0" w:space="0" w:color="auto"/>
            <w:right w:val="none" w:sz="0" w:space="0" w:color="auto"/>
          </w:divBdr>
        </w:div>
        <w:div w:id="1326663705">
          <w:marLeft w:val="640"/>
          <w:marRight w:val="0"/>
          <w:marTop w:val="0"/>
          <w:marBottom w:val="0"/>
          <w:divBdr>
            <w:top w:val="none" w:sz="0" w:space="0" w:color="auto"/>
            <w:left w:val="none" w:sz="0" w:space="0" w:color="auto"/>
            <w:bottom w:val="none" w:sz="0" w:space="0" w:color="auto"/>
            <w:right w:val="none" w:sz="0" w:space="0" w:color="auto"/>
          </w:divBdr>
        </w:div>
        <w:div w:id="643122771">
          <w:marLeft w:val="640"/>
          <w:marRight w:val="0"/>
          <w:marTop w:val="0"/>
          <w:marBottom w:val="0"/>
          <w:divBdr>
            <w:top w:val="none" w:sz="0" w:space="0" w:color="auto"/>
            <w:left w:val="none" w:sz="0" w:space="0" w:color="auto"/>
            <w:bottom w:val="none" w:sz="0" w:space="0" w:color="auto"/>
            <w:right w:val="none" w:sz="0" w:space="0" w:color="auto"/>
          </w:divBdr>
        </w:div>
        <w:div w:id="1630935653">
          <w:marLeft w:val="640"/>
          <w:marRight w:val="0"/>
          <w:marTop w:val="0"/>
          <w:marBottom w:val="0"/>
          <w:divBdr>
            <w:top w:val="none" w:sz="0" w:space="0" w:color="auto"/>
            <w:left w:val="none" w:sz="0" w:space="0" w:color="auto"/>
            <w:bottom w:val="none" w:sz="0" w:space="0" w:color="auto"/>
            <w:right w:val="none" w:sz="0" w:space="0" w:color="auto"/>
          </w:divBdr>
        </w:div>
        <w:div w:id="1094277752">
          <w:marLeft w:val="640"/>
          <w:marRight w:val="0"/>
          <w:marTop w:val="0"/>
          <w:marBottom w:val="0"/>
          <w:divBdr>
            <w:top w:val="none" w:sz="0" w:space="0" w:color="auto"/>
            <w:left w:val="none" w:sz="0" w:space="0" w:color="auto"/>
            <w:bottom w:val="none" w:sz="0" w:space="0" w:color="auto"/>
            <w:right w:val="none" w:sz="0" w:space="0" w:color="auto"/>
          </w:divBdr>
        </w:div>
        <w:div w:id="1343582755">
          <w:marLeft w:val="640"/>
          <w:marRight w:val="0"/>
          <w:marTop w:val="0"/>
          <w:marBottom w:val="0"/>
          <w:divBdr>
            <w:top w:val="none" w:sz="0" w:space="0" w:color="auto"/>
            <w:left w:val="none" w:sz="0" w:space="0" w:color="auto"/>
            <w:bottom w:val="none" w:sz="0" w:space="0" w:color="auto"/>
            <w:right w:val="none" w:sz="0" w:space="0" w:color="auto"/>
          </w:divBdr>
        </w:div>
        <w:div w:id="1659461660">
          <w:marLeft w:val="640"/>
          <w:marRight w:val="0"/>
          <w:marTop w:val="0"/>
          <w:marBottom w:val="0"/>
          <w:divBdr>
            <w:top w:val="none" w:sz="0" w:space="0" w:color="auto"/>
            <w:left w:val="none" w:sz="0" w:space="0" w:color="auto"/>
            <w:bottom w:val="none" w:sz="0" w:space="0" w:color="auto"/>
            <w:right w:val="none" w:sz="0" w:space="0" w:color="auto"/>
          </w:divBdr>
        </w:div>
        <w:div w:id="1474788771">
          <w:marLeft w:val="640"/>
          <w:marRight w:val="0"/>
          <w:marTop w:val="0"/>
          <w:marBottom w:val="0"/>
          <w:divBdr>
            <w:top w:val="none" w:sz="0" w:space="0" w:color="auto"/>
            <w:left w:val="none" w:sz="0" w:space="0" w:color="auto"/>
            <w:bottom w:val="none" w:sz="0" w:space="0" w:color="auto"/>
            <w:right w:val="none" w:sz="0" w:space="0" w:color="auto"/>
          </w:divBdr>
        </w:div>
        <w:div w:id="989095334">
          <w:marLeft w:val="640"/>
          <w:marRight w:val="0"/>
          <w:marTop w:val="0"/>
          <w:marBottom w:val="0"/>
          <w:divBdr>
            <w:top w:val="none" w:sz="0" w:space="0" w:color="auto"/>
            <w:left w:val="none" w:sz="0" w:space="0" w:color="auto"/>
            <w:bottom w:val="none" w:sz="0" w:space="0" w:color="auto"/>
            <w:right w:val="none" w:sz="0" w:space="0" w:color="auto"/>
          </w:divBdr>
        </w:div>
        <w:div w:id="2037652460">
          <w:marLeft w:val="640"/>
          <w:marRight w:val="0"/>
          <w:marTop w:val="0"/>
          <w:marBottom w:val="0"/>
          <w:divBdr>
            <w:top w:val="none" w:sz="0" w:space="0" w:color="auto"/>
            <w:left w:val="none" w:sz="0" w:space="0" w:color="auto"/>
            <w:bottom w:val="none" w:sz="0" w:space="0" w:color="auto"/>
            <w:right w:val="none" w:sz="0" w:space="0" w:color="auto"/>
          </w:divBdr>
        </w:div>
        <w:div w:id="1460606894">
          <w:marLeft w:val="640"/>
          <w:marRight w:val="0"/>
          <w:marTop w:val="0"/>
          <w:marBottom w:val="0"/>
          <w:divBdr>
            <w:top w:val="none" w:sz="0" w:space="0" w:color="auto"/>
            <w:left w:val="none" w:sz="0" w:space="0" w:color="auto"/>
            <w:bottom w:val="none" w:sz="0" w:space="0" w:color="auto"/>
            <w:right w:val="none" w:sz="0" w:space="0" w:color="auto"/>
          </w:divBdr>
        </w:div>
        <w:div w:id="1477919058">
          <w:marLeft w:val="640"/>
          <w:marRight w:val="0"/>
          <w:marTop w:val="0"/>
          <w:marBottom w:val="0"/>
          <w:divBdr>
            <w:top w:val="none" w:sz="0" w:space="0" w:color="auto"/>
            <w:left w:val="none" w:sz="0" w:space="0" w:color="auto"/>
            <w:bottom w:val="none" w:sz="0" w:space="0" w:color="auto"/>
            <w:right w:val="none" w:sz="0" w:space="0" w:color="auto"/>
          </w:divBdr>
        </w:div>
        <w:div w:id="2094887605">
          <w:marLeft w:val="640"/>
          <w:marRight w:val="0"/>
          <w:marTop w:val="0"/>
          <w:marBottom w:val="0"/>
          <w:divBdr>
            <w:top w:val="none" w:sz="0" w:space="0" w:color="auto"/>
            <w:left w:val="none" w:sz="0" w:space="0" w:color="auto"/>
            <w:bottom w:val="none" w:sz="0" w:space="0" w:color="auto"/>
            <w:right w:val="none" w:sz="0" w:space="0" w:color="auto"/>
          </w:divBdr>
        </w:div>
        <w:div w:id="1463692368">
          <w:marLeft w:val="640"/>
          <w:marRight w:val="0"/>
          <w:marTop w:val="0"/>
          <w:marBottom w:val="0"/>
          <w:divBdr>
            <w:top w:val="none" w:sz="0" w:space="0" w:color="auto"/>
            <w:left w:val="none" w:sz="0" w:space="0" w:color="auto"/>
            <w:bottom w:val="none" w:sz="0" w:space="0" w:color="auto"/>
            <w:right w:val="none" w:sz="0" w:space="0" w:color="auto"/>
          </w:divBdr>
        </w:div>
        <w:div w:id="58333524">
          <w:marLeft w:val="640"/>
          <w:marRight w:val="0"/>
          <w:marTop w:val="0"/>
          <w:marBottom w:val="0"/>
          <w:divBdr>
            <w:top w:val="none" w:sz="0" w:space="0" w:color="auto"/>
            <w:left w:val="none" w:sz="0" w:space="0" w:color="auto"/>
            <w:bottom w:val="none" w:sz="0" w:space="0" w:color="auto"/>
            <w:right w:val="none" w:sz="0" w:space="0" w:color="auto"/>
          </w:divBdr>
        </w:div>
        <w:div w:id="306521348">
          <w:marLeft w:val="640"/>
          <w:marRight w:val="0"/>
          <w:marTop w:val="0"/>
          <w:marBottom w:val="0"/>
          <w:divBdr>
            <w:top w:val="none" w:sz="0" w:space="0" w:color="auto"/>
            <w:left w:val="none" w:sz="0" w:space="0" w:color="auto"/>
            <w:bottom w:val="none" w:sz="0" w:space="0" w:color="auto"/>
            <w:right w:val="none" w:sz="0" w:space="0" w:color="auto"/>
          </w:divBdr>
        </w:div>
        <w:div w:id="81949237">
          <w:marLeft w:val="640"/>
          <w:marRight w:val="0"/>
          <w:marTop w:val="0"/>
          <w:marBottom w:val="0"/>
          <w:divBdr>
            <w:top w:val="none" w:sz="0" w:space="0" w:color="auto"/>
            <w:left w:val="none" w:sz="0" w:space="0" w:color="auto"/>
            <w:bottom w:val="none" w:sz="0" w:space="0" w:color="auto"/>
            <w:right w:val="none" w:sz="0" w:space="0" w:color="auto"/>
          </w:divBdr>
        </w:div>
        <w:div w:id="1867909239">
          <w:marLeft w:val="640"/>
          <w:marRight w:val="0"/>
          <w:marTop w:val="0"/>
          <w:marBottom w:val="0"/>
          <w:divBdr>
            <w:top w:val="none" w:sz="0" w:space="0" w:color="auto"/>
            <w:left w:val="none" w:sz="0" w:space="0" w:color="auto"/>
            <w:bottom w:val="none" w:sz="0" w:space="0" w:color="auto"/>
            <w:right w:val="none" w:sz="0" w:space="0" w:color="auto"/>
          </w:divBdr>
        </w:div>
        <w:div w:id="409817279">
          <w:marLeft w:val="640"/>
          <w:marRight w:val="0"/>
          <w:marTop w:val="0"/>
          <w:marBottom w:val="0"/>
          <w:divBdr>
            <w:top w:val="none" w:sz="0" w:space="0" w:color="auto"/>
            <w:left w:val="none" w:sz="0" w:space="0" w:color="auto"/>
            <w:bottom w:val="none" w:sz="0" w:space="0" w:color="auto"/>
            <w:right w:val="none" w:sz="0" w:space="0" w:color="auto"/>
          </w:divBdr>
        </w:div>
        <w:div w:id="1675372768">
          <w:marLeft w:val="640"/>
          <w:marRight w:val="0"/>
          <w:marTop w:val="0"/>
          <w:marBottom w:val="0"/>
          <w:divBdr>
            <w:top w:val="none" w:sz="0" w:space="0" w:color="auto"/>
            <w:left w:val="none" w:sz="0" w:space="0" w:color="auto"/>
            <w:bottom w:val="none" w:sz="0" w:space="0" w:color="auto"/>
            <w:right w:val="none" w:sz="0" w:space="0" w:color="auto"/>
          </w:divBdr>
        </w:div>
        <w:div w:id="664476604">
          <w:marLeft w:val="640"/>
          <w:marRight w:val="0"/>
          <w:marTop w:val="0"/>
          <w:marBottom w:val="0"/>
          <w:divBdr>
            <w:top w:val="none" w:sz="0" w:space="0" w:color="auto"/>
            <w:left w:val="none" w:sz="0" w:space="0" w:color="auto"/>
            <w:bottom w:val="none" w:sz="0" w:space="0" w:color="auto"/>
            <w:right w:val="none" w:sz="0" w:space="0" w:color="auto"/>
          </w:divBdr>
        </w:div>
        <w:div w:id="229659323">
          <w:marLeft w:val="640"/>
          <w:marRight w:val="0"/>
          <w:marTop w:val="0"/>
          <w:marBottom w:val="0"/>
          <w:divBdr>
            <w:top w:val="none" w:sz="0" w:space="0" w:color="auto"/>
            <w:left w:val="none" w:sz="0" w:space="0" w:color="auto"/>
            <w:bottom w:val="none" w:sz="0" w:space="0" w:color="auto"/>
            <w:right w:val="none" w:sz="0" w:space="0" w:color="auto"/>
          </w:divBdr>
        </w:div>
        <w:div w:id="1410423897">
          <w:marLeft w:val="640"/>
          <w:marRight w:val="0"/>
          <w:marTop w:val="0"/>
          <w:marBottom w:val="0"/>
          <w:divBdr>
            <w:top w:val="none" w:sz="0" w:space="0" w:color="auto"/>
            <w:left w:val="none" w:sz="0" w:space="0" w:color="auto"/>
            <w:bottom w:val="none" w:sz="0" w:space="0" w:color="auto"/>
            <w:right w:val="none" w:sz="0" w:space="0" w:color="auto"/>
          </w:divBdr>
        </w:div>
        <w:div w:id="1008676687">
          <w:marLeft w:val="640"/>
          <w:marRight w:val="0"/>
          <w:marTop w:val="0"/>
          <w:marBottom w:val="0"/>
          <w:divBdr>
            <w:top w:val="none" w:sz="0" w:space="0" w:color="auto"/>
            <w:left w:val="none" w:sz="0" w:space="0" w:color="auto"/>
            <w:bottom w:val="none" w:sz="0" w:space="0" w:color="auto"/>
            <w:right w:val="none" w:sz="0" w:space="0" w:color="auto"/>
          </w:divBdr>
        </w:div>
        <w:div w:id="405496698">
          <w:marLeft w:val="640"/>
          <w:marRight w:val="0"/>
          <w:marTop w:val="0"/>
          <w:marBottom w:val="0"/>
          <w:divBdr>
            <w:top w:val="none" w:sz="0" w:space="0" w:color="auto"/>
            <w:left w:val="none" w:sz="0" w:space="0" w:color="auto"/>
            <w:bottom w:val="none" w:sz="0" w:space="0" w:color="auto"/>
            <w:right w:val="none" w:sz="0" w:space="0" w:color="auto"/>
          </w:divBdr>
        </w:div>
        <w:div w:id="454065713">
          <w:marLeft w:val="640"/>
          <w:marRight w:val="0"/>
          <w:marTop w:val="0"/>
          <w:marBottom w:val="0"/>
          <w:divBdr>
            <w:top w:val="none" w:sz="0" w:space="0" w:color="auto"/>
            <w:left w:val="none" w:sz="0" w:space="0" w:color="auto"/>
            <w:bottom w:val="none" w:sz="0" w:space="0" w:color="auto"/>
            <w:right w:val="none" w:sz="0" w:space="0" w:color="auto"/>
          </w:divBdr>
        </w:div>
        <w:div w:id="1680156634">
          <w:marLeft w:val="640"/>
          <w:marRight w:val="0"/>
          <w:marTop w:val="0"/>
          <w:marBottom w:val="0"/>
          <w:divBdr>
            <w:top w:val="none" w:sz="0" w:space="0" w:color="auto"/>
            <w:left w:val="none" w:sz="0" w:space="0" w:color="auto"/>
            <w:bottom w:val="none" w:sz="0" w:space="0" w:color="auto"/>
            <w:right w:val="none" w:sz="0" w:space="0" w:color="auto"/>
          </w:divBdr>
        </w:div>
        <w:div w:id="289821528">
          <w:marLeft w:val="640"/>
          <w:marRight w:val="0"/>
          <w:marTop w:val="0"/>
          <w:marBottom w:val="0"/>
          <w:divBdr>
            <w:top w:val="none" w:sz="0" w:space="0" w:color="auto"/>
            <w:left w:val="none" w:sz="0" w:space="0" w:color="auto"/>
            <w:bottom w:val="none" w:sz="0" w:space="0" w:color="auto"/>
            <w:right w:val="none" w:sz="0" w:space="0" w:color="auto"/>
          </w:divBdr>
        </w:div>
        <w:div w:id="501358235">
          <w:marLeft w:val="640"/>
          <w:marRight w:val="0"/>
          <w:marTop w:val="0"/>
          <w:marBottom w:val="0"/>
          <w:divBdr>
            <w:top w:val="none" w:sz="0" w:space="0" w:color="auto"/>
            <w:left w:val="none" w:sz="0" w:space="0" w:color="auto"/>
            <w:bottom w:val="none" w:sz="0" w:space="0" w:color="auto"/>
            <w:right w:val="none" w:sz="0" w:space="0" w:color="auto"/>
          </w:divBdr>
        </w:div>
        <w:div w:id="535435931">
          <w:marLeft w:val="640"/>
          <w:marRight w:val="0"/>
          <w:marTop w:val="0"/>
          <w:marBottom w:val="0"/>
          <w:divBdr>
            <w:top w:val="none" w:sz="0" w:space="0" w:color="auto"/>
            <w:left w:val="none" w:sz="0" w:space="0" w:color="auto"/>
            <w:bottom w:val="none" w:sz="0" w:space="0" w:color="auto"/>
            <w:right w:val="none" w:sz="0" w:space="0" w:color="auto"/>
          </w:divBdr>
        </w:div>
        <w:div w:id="751245486">
          <w:marLeft w:val="640"/>
          <w:marRight w:val="0"/>
          <w:marTop w:val="0"/>
          <w:marBottom w:val="0"/>
          <w:divBdr>
            <w:top w:val="none" w:sz="0" w:space="0" w:color="auto"/>
            <w:left w:val="none" w:sz="0" w:space="0" w:color="auto"/>
            <w:bottom w:val="none" w:sz="0" w:space="0" w:color="auto"/>
            <w:right w:val="none" w:sz="0" w:space="0" w:color="auto"/>
          </w:divBdr>
        </w:div>
        <w:div w:id="2091268290">
          <w:marLeft w:val="640"/>
          <w:marRight w:val="0"/>
          <w:marTop w:val="0"/>
          <w:marBottom w:val="0"/>
          <w:divBdr>
            <w:top w:val="none" w:sz="0" w:space="0" w:color="auto"/>
            <w:left w:val="none" w:sz="0" w:space="0" w:color="auto"/>
            <w:bottom w:val="none" w:sz="0" w:space="0" w:color="auto"/>
            <w:right w:val="none" w:sz="0" w:space="0" w:color="auto"/>
          </w:divBdr>
        </w:div>
        <w:div w:id="1933859311">
          <w:marLeft w:val="640"/>
          <w:marRight w:val="0"/>
          <w:marTop w:val="0"/>
          <w:marBottom w:val="0"/>
          <w:divBdr>
            <w:top w:val="none" w:sz="0" w:space="0" w:color="auto"/>
            <w:left w:val="none" w:sz="0" w:space="0" w:color="auto"/>
            <w:bottom w:val="none" w:sz="0" w:space="0" w:color="auto"/>
            <w:right w:val="none" w:sz="0" w:space="0" w:color="auto"/>
          </w:divBdr>
        </w:div>
        <w:div w:id="1659117220">
          <w:marLeft w:val="640"/>
          <w:marRight w:val="0"/>
          <w:marTop w:val="0"/>
          <w:marBottom w:val="0"/>
          <w:divBdr>
            <w:top w:val="none" w:sz="0" w:space="0" w:color="auto"/>
            <w:left w:val="none" w:sz="0" w:space="0" w:color="auto"/>
            <w:bottom w:val="none" w:sz="0" w:space="0" w:color="auto"/>
            <w:right w:val="none" w:sz="0" w:space="0" w:color="auto"/>
          </w:divBdr>
        </w:div>
        <w:div w:id="844786268">
          <w:marLeft w:val="640"/>
          <w:marRight w:val="0"/>
          <w:marTop w:val="0"/>
          <w:marBottom w:val="0"/>
          <w:divBdr>
            <w:top w:val="none" w:sz="0" w:space="0" w:color="auto"/>
            <w:left w:val="none" w:sz="0" w:space="0" w:color="auto"/>
            <w:bottom w:val="none" w:sz="0" w:space="0" w:color="auto"/>
            <w:right w:val="none" w:sz="0" w:space="0" w:color="auto"/>
          </w:divBdr>
        </w:div>
        <w:div w:id="1376585557">
          <w:marLeft w:val="640"/>
          <w:marRight w:val="0"/>
          <w:marTop w:val="0"/>
          <w:marBottom w:val="0"/>
          <w:divBdr>
            <w:top w:val="none" w:sz="0" w:space="0" w:color="auto"/>
            <w:left w:val="none" w:sz="0" w:space="0" w:color="auto"/>
            <w:bottom w:val="none" w:sz="0" w:space="0" w:color="auto"/>
            <w:right w:val="none" w:sz="0" w:space="0" w:color="auto"/>
          </w:divBdr>
        </w:div>
        <w:div w:id="1997102380">
          <w:marLeft w:val="640"/>
          <w:marRight w:val="0"/>
          <w:marTop w:val="0"/>
          <w:marBottom w:val="0"/>
          <w:divBdr>
            <w:top w:val="none" w:sz="0" w:space="0" w:color="auto"/>
            <w:left w:val="none" w:sz="0" w:space="0" w:color="auto"/>
            <w:bottom w:val="none" w:sz="0" w:space="0" w:color="auto"/>
            <w:right w:val="none" w:sz="0" w:space="0" w:color="auto"/>
          </w:divBdr>
        </w:div>
        <w:div w:id="1326669208">
          <w:marLeft w:val="640"/>
          <w:marRight w:val="0"/>
          <w:marTop w:val="0"/>
          <w:marBottom w:val="0"/>
          <w:divBdr>
            <w:top w:val="none" w:sz="0" w:space="0" w:color="auto"/>
            <w:left w:val="none" w:sz="0" w:space="0" w:color="auto"/>
            <w:bottom w:val="none" w:sz="0" w:space="0" w:color="auto"/>
            <w:right w:val="none" w:sz="0" w:space="0" w:color="auto"/>
          </w:divBdr>
        </w:div>
        <w:div w:id="1905948251">
          <w:marLeft w:val="640"/>
          <w:marRight w:val="0"/>
          <w:marTop w:val="0"/>
          <w:marBottom w:val="0"/>
          <w:divBdr>
            <w:top w:val="none" w:sz="0" w:space="0" w:color="auto"/>
            <w:left w:val="none" w:sz="0" w:space="0" w:color="auto"/>
            <w:bottom w:val="none" w:sz="0" w:space="0" w:color="auto"/>
            <w:right w:val="none" w:sz="0" w:space="0" w:color="auto"/>
          </w:divBdr>
        </w:div>
        <w:div w:id="2052420681">
          <w:marLeft w:val="640"/>
          <w:marRight w:val="0"/>
          <w:marTop w:val="0"/>
          <w:marBottom w:val="0"/>
          <w:divBdr>
            <w:top w:val="none" w:sz="0" w:space="0" w:color="auto"/>
            <w:left w:val="none" w:sz="0" w:space="0" w:color="auto"/>
            <w:bottom w:val="none" w:sz="0" w:space="0" w:color="auto"/>
            <w:right w:val="none" w:sz="0" w:space="0" w:color="auto"/>
          </w:divBdr>
        </w:div>
        <w:div w:id="1285691830">
          <w:marLeft w:val="640"/>
          <w:marRight w:val="0"/>
          <w:marTop w:val="0"/>
          <w:marBottom w:val="0"/>
          <w:divBdr>
            <w:top w:val="none" w:sz="0" w:space="0" w:color="auto"/>
            <w:left w:val="none" w:sz="0" w:space="0" w:color="auto"/>
            <w:bottom w:val="none" w:sz="0" w:space="0" w:color="auto"/>
            <w:right w:val="none" w:sz="0" w:space="0" w:color="auto"/>
          </w:divBdr>
        </w:div>
        <w:div w:id="945187865">
          <w:marLeft w:val="640"/>
          <w:marRight w:val="0"/>
          <w:marTop w:val="0"/>
          <w:marBottom w:val="0"/>
          <w:divBdr>
            <w:top w:val="none" w:sz="0" w:space="0" w:color="auto"/>
            <w:left w:val="none" w:sz="0" w:space="0" w:color="auto"/>
            <w:bottom w:val="none" w:sz="0" w:space="0" w:color="auto"/>
            <w:right w:val="none" w:sz="0" w:space="0" w:color="auto"/>
          </w:divBdr>
        </w:div>
      </w:divsChild>
    </w:div>
    <w:div w:id="575434063">
      <w:bodyDiv w:val="1"/>
      <w:marLeft w:val="0"/>
      <w:marRight w:val="0"/>
      <w:marTop w:val="0"/>
      <w:marBottom w:val="0"/>
      <w:divBdr>
        <w:top w:val="none" w:sz="0" w:space="0" w:color="auto"/>
        <w:left w:val="none" w:sz="0" w:space="0" w:color="auto"/>
        <w:bottom w:val="none" w:sz="0" w:space="0" w:color="auto"/>
        <w:right w:val="none" w:sz="0" w:space="0" w:color="auto"/>
      </w:divBdr>
      <w:divsChild>
        <w:div w:id="205919703">
          <w:marLeft w:val="640"/>
          <w:marRight w:val="0"/>
          <w:marTop w:val="0"/>
          <w:marBottom w:val="0"/>
          <w:divBdr>
            <w:top w:val="none" w:sz="0" w:space="0" w:color="auto"/>
            <w:left w:val="none" w:sz="0" w:space="0" w:color="auto"/>
            <w:bottom w:val="none" w:sz="0" w:space="0" w:color="auto"/>
            <w:right w:val="none" w:sz="0" w:space="0" w:color="auto"/>
          </w:divBdr>
        </w:div>
        <w:div w:id="193471349">
          <w:marLeft w:val="640"/>
          <w:marRight w:val="0"/>
          <w:marTop w:val="0"/>
          <w:marBottom w:val="0"/>
          <w:divBdr>
            <w:top w:val="none" w:sz="0" w:space="0" w:color="auto"/>
            <w:left w:val="none" w:sz="0" w:space="0" w:color="auto"/>
            <w:bottom w:val="none" w:sz="0" w:space="0" w:color="auto"/>
            <w:right w:val="none" w:sz="0" w:space="0" w:color="auto"/>
          </w:divBdr>
        </w:div>
        <w:div w:id="42023048">
          <w:marLeft w:val="640"/>
          <w:marRight w:val="0"/>
          <w:marTop w:val="0"/>
          <w:marBottom w:val="0"/>
          <w:divBdr>
            <w:top w:val="none" w:sz="0" w:space="0" w:color="auto"/>
            <w:left w:val="none" w:sz="0" w:space="0" w:color="auto"/>
            <w:bottom w:val="none" w:sz="0" w:space="0" w:color="auto"/>
            <w:right w:val="none" w:sz="0" w:space="0" w:color="auto"/>
          </w:divBdr>
        </w:div>
        <w:div w:id="575555265">
          <w:marLeft w:val="640"/>
          <w:marRight w:val="0"/>
          <w:marTop w:val="0"/>
          <w:marBottom w:val="0"/>
          <w:divBdr>
            <w:top w:val="none" w:sz="0" w:space="0" w:color="auto"/>
            <w:left w:val="none" w:sz="0" w:space="0" w:color="auto"/>
            <w:bottom w:val="none" w:sz="0" w:space="0" w:color="auto"/>
            <w:right w:val="none" w:sz="0" w:space="0" w:color="auto"/>
          </w:divBdr>
        </w:div>
        <w:div w:id="602811525">
          <w:marLeft w:val="640"/>
          <w:marRight w:val="0"/>
          <w:marTop w:val="0"/>
          <w:marBottom w:val="0"/>
          <w:divBdr>
            <w:top w:val="none" w:sz="0" w:space="0" w:color="auto"/>
            <w:left w:val="none" w:sz="0" w:space="0" w:color="auto"/>
            <w:bottom w:val="none" w:sz="0" w:space="0" w:color="auto"/>
            <w:right w:val="none" w:sz="0" w:space="0" w:color="auto"/>
          </w:divBdr>
        </w:div>
        <w:div w:id="699012080">
          <w:marLeft w:val="640"/>
          <w:marRight w:val="0"/>
          <w:marTop w:val="0"/>
          <w:marBottom w:val="0"/>
          <w:divBdr>
            <w:top w:val="none" w:sz="0" w:space="0" w:color="auto"/>
            <w:left w:val="none" w:sz="0" w:space="0" w:color="auto"/>
            <w:bottom w:val="none" w:sz="0" w:space="0" w:color="auto"/>
            <w:right w:val="none" w:sz="0" w:space="0" w:color="auto"/>
          </w:divBdr>
        </w:div>
        <w:div w:id="1937251338">
          <w:marLeft w:val="640"/>
          <w:marRight w:val="0"/>
          <w:marTop w:val="0"/>
          <w:marBottom w:val="0"/>
          <w:divBdr>
            <w:top w:val="none" w:sz="0" w:space="0" w:color="auto"/>
            <w:left w:val="none" w:sz="0" w:space="0" w:color="auto"/>
            <w:bottom w:val="none" w:sz="0" w:space="0" w:color="auto"/>
            <w:right w:val="none" w:sz="0" w:space="0" w:color="auto"/>
          </w:divBdr>
        </w:div>
        <w:div w:id="1597052350">
          <w:marLeft w:val="640"/>
          <w:marRight w:val="0"/>
          <w:marTop w:val="0"/>
          <w:marBottom w:val="0"/>
          <w:divBdr>
            <w:top w:val="none" w:sz="0" w:space="0" w:color="auto"/>
            <w:left w:val="none" w:sz="0" w:space="0" w:color="auto"/>
            <w:bottom w:val="none" w:sz="0" w:space="0" w:color="auto"/>
            <w:right w:val="none" w:sz="0" w:space="0" w:color="auto"/>
          </w:divBdr>
        </w:div>
        <w:div w:id="2064088122">
          <w:marLeft w:val="640"/>
          <w:marRight w:val="0"/>
          <w:marTop w:val="0"/>
          <w:marBottom w:val="0"/>
          <w:divBdr>
            <w:top w:val="none" w:sz="0" w:space="0" w:color="auto"/>
            <w:left w:val="none" w:sz="0" w:space="0" w:color="auto"/>
            <w:bottom w:val="none" w:sz="0" w:space="0" w:color="auto"/>
            <w:right w:val="none" w:sz="0" w:space="0" w:color="auto"/>
          </w:divBdr>
        </w:div>
        <w:div w:id="1990163034">
          <w:marLeft w:val="640"/>
          <w:marRight w:val="0"/>
          <w:marTop w:val="0"/>
          <w:marBottom w:val="0"/>
          <w:divBdr>
            <w:top w:val="none" w:sz="0" w:space="0" w:color="auto"/>
            <w:left w:val="none" w:sz="0" w:space="0" w:color="auto"/>
            <w:bottom w:val="none" w:sz="0" w:space="0" w:color="auto"/>
            <w:right w:val="none" w:sz="0" w:space="0" w:color="auto"/>
          </w:divBdr>
        </w:div>
        <w:div w:id="1200625410">
          <w:marLeft w:val="640"/>
          <w:marRight w:val="0"/>
          <w:marTop w:val="0"/>
          <w:marBottom w:val="0"/>
          <w:divBdr>
            <w:top w:val="none" w:sz="0" w:space="0" w:color="auto"/>
            <w:left w:val="none" w:sz="0" w:space="0" w:color="auto"/>
            <w:bottom w:val="none" w:sz="0" w:space="0" w:color="auto"/>
            <w:right w:val="none" w:sz="0" w:space="0" w:color="auto"/>
          </w:divBdr>
        </w:div>
        <w:div w:id="137041333">
          <w:marLeft w:val="640"/>
          <w:marRight w:val="0"/>
          <w:marTop w:val="0"/>
          <w:marBottom w:val="0"/>
          <w:divBdr>
            <w:top w:val="none" w:sz="0" w:space="0" w:color="auto"/>
            <w:left w:val="none" w:sz="0" w:space="0" w:color="auto"/>
            <w:bottom w:val="none" w:sz="0" w:space="0" w:color="auto"/>
            <w:right w:val="none" w:sz="0" w:space="0" w:color="auto"/>
          </w:divBdr>
        </w:div>
        <w:div w:id="1495948009">
          <w:marLeft w:val="640"/>
          <w:marRight w:val="0"/>
          <w:marTop w:val="0"/>
          <w:marBottom w:val="0"/>
          <w:divBdr>
            <w:top w:val="none" w:sz="0" w:space="0" w:color="auto"/>
            <w:left w:val="none" w:sz="0" w:space="0" w:color="auto"/>
            <w:bottom w:val="none" w:sz="0" w:space="0" w:color="auto"/>
            <w:right w:val="none" w:sz="0" w:space="0" w:color="auto"/>
          </w:divBdr>
        </w:div>
        <w:div w:id="800415975">
          <w:marLeft w:val="640"/>
          <w:marRight w:val="0"/>
          <w:marTop w:val="0"/>
          <w:marBottom w:val="0"/>
          <w:divBdr>
            <w:top w:val="none" w:sz="0" w:space="0" w:color="auto"/>
            <w:left w:val="none" w:sz="0" w:space="0" w:color="auto"/>
            <w:bottom w:val="none" w:sz="0" w:space="0" w:color="auto"/>
            <w:right w:val="none" w:sz="0" w:space="0" w:color="auto"/>
          </w:divBdr>
        </w:div>
        <w:div w:id="110629891">
          <w:marLeft w:val="640"/>
          <w:marRight w:val="0"/>
          <w:marTop w:val="0"/>
          <w:marBottom w:val="0"/>
          <w:divBdr>
            <w:top w:val="none" w:sz="0" w:space="0" w:color="auto"/>
            <w:left w:val="none" w:sz="0" w:space="0" w:color="auto"/>
            <w:bottom w:val="none" w:sz="0" w:space="0" w:color="auto"/>
            <w:right w:val="none" w:sz="0" w:space="0" w:color="auto"/>
          </w:divBdr>
        </w:div>
        <w:div w:id="1372610100">
          <w:marLeft w:val="640"/>
          <w:marRight w:val="0"/>
          <w:marTop w:val="0"/>
          <w:marBottom w:val="0"/>
          <w:divBdr>
            <w:top w:val="none" w:sz="0" w:space="0" w:color="auto"/>
            <w:left w:val="none" w:sz="0" w:space="0" w:color="auto"/>
            <w:bottom w:val="none" w:sz="0" w:space="0" w:color="auto"/>
            <w:right w:val="none" w:sz="0" w:space="0" w:color="auto"/>
          </w:divBdr>
        </w:div>
        <w:div w:id="2099210209">
          <w:marLeft w:val="640"/>
          <w:marRight w:val="0"/>
          <w:marTop w:val="0"/>
          <w:marBottom w:val="0"/>
          <w:divBdr>
            <w:top w:val="none" w:sz="0" w:space="0" w:color="auto"/>
            <w:left w:val="none" w:sz="0" w:space="0" w:color="auto"/>
            <w:bottom w:val="none" w:sz="0" w:space="0" w:color="auto"/>
            <w:right w:val="none" w:sz="0" w:space="0" w:color="auto"/>
          </w:divBdr>
        </w:div>
        <w:div w:id="539243301">
          <w:marLeft w:val="640"/>
          <w:marRight w:val="0"/>
          <w:marTop w:val="0"/>
          <w:marBottom w:val="0"/>
          <w:divBdr>
            <w:top w:val="none" w:sz="0" w:space="0" w:color="auto"/>
            <w:left w:val="none" w:sz="0" w:space="0" w:color="auto"/>
            <w:bottom w:val="none" w:sz="0" w:space="0" w:color="auto"/>
            <w:right w:val="none" w:sz="0" w:space="0" w:color="auto"/>
          </w:divBdr>
        </w:div>
        <w:div w:id="165750209">
          <w:marLeft w:val="640"/>
          <w:marRight w:val="0"/>
          <w:marTop w:val="0"/>
          <w:marBottom w:val="0"/>
          <w:divBdr>
            <w:top w:val="none" w:sz="0" w:space="0" w:color="auto"/>
            <w:left w:val="none" w:sz="0" w:space="0" w:color="auto"/>
            <w:bottom w:val="none" w:sz="0" w:space="0" w:color="auto"/>
            <w:right w:val="none" w:sz="0" w:space="0" w:color="auto"/>
          </w:divBdr>
        </w:div>
        <w:div w:id="1906836382">
          <w:marLeft w:val="640"/>
          <w:marRight w:val="0"/>
          <w:marTop w:val="0"/>
          <w:marBottom w:val="0"/>
          <w:divBdr>
            <w:top w:val="none" w:sz="0" w:space="0" w:color="auto"/>
            <w:left w:val="none" w:sz="0" w:space="0" w:color="auto"/>
            <w:bottom w:val="none" w:sz="0" w:space="0" w:color="auto"/>
            <w:right w:val="none" w:sz="0" w:space="0" w:color="auto"/>
          </w:divBdr>
        </w:div>
        <w:div w:id="735013373">
          <w:marLeft w:val="640"/>
          <w:marRight w:val="0"/>
          <w:marTop w:val="0"/>
          <w:marBottom w:val="0"/>
          <w:divBdr>
            <w:top w:val="none" w:sz="0" w:space="0" w:color="auto"/>
            <w:left w:val="none" w:sz="0" w:space="0" w:color="auto"/>
            <w:bottom w:val="none" w:sz="0" w:space="0" w:color="auto"/>
            <w:right w:val="none" w:sz="0" w:space="0" w:color="auto"/>
          </w:divBdr>
        </w:div>
        <w:div w:id="1780101413">
          <w:marLeft w:val="640"/>
          <w:marRight w:val="0"/>
          <w:marTop w:val="0"/>
          <w:marBottom w:val="0"/>
          <w:divBdr>
            <w:top w:val="none" w:sz="0" w:space="0" w:color="auto"/>
            <w:left w:val="none" w:sz="0" w:space="0" w:color="auto"/>
            <w:bottom w:val="none" w:sz="0" w:space="0" w:color="auto"/>
            <w:right w:val="none" w:sz="0" w:space="0" w:color="auto"/>
          </w:divBdr>
        </w:div>
        <w:div w:id="1607425745">
          <w:marLeft w:val="640"/>
          <w:marRight w:val="0"/>
          <w:marTop w:val="0"/>
          <w:marBottom w:val="0"/>
          <w:divBdr>
            <w:top w:val="none" w:sz="0" w:space="0" w:color="auto"/>
            <w:left w:val="none" w:sz="0" w:space="0" w:color="auto"/>
            <w:bottom w:val="none" w:sz="0" w:space="0" w:color="auto"/>
            <w:right w:val="none" w:sz="0" w:space="0" w:color="auto"/>
          </w:divBdr>
        </w:div>
        <w:div w:id="113061011">
          <w:marLeft w:val="640"/>
          <w:marRight w:val="0"/>
          <w:marTop w:val="0"/>
          <w:marBottom w:val="0"/>
          <w:divBdr>
            <w:top w:val="none" w:sz="0" w:space="0" w:color="auto"/>
            <w:left w:val="none" w:sz="0" w:space="0" w:color="auto"/>
            <w:bottom w:val="none" w:sz="0" w:space="0" w:color="auto"/>
            <w:right w:val="none" w:sz="0" w:space="0" w:color="auto"/>
          </w:divBdr>
        </w:div>
        <w:div w:id="291330463">
          <w:marLeft w:val="640"/>
          <w:marRight w:val="0"/>
          <w:marTop w:val="0"/>
          <w:marBottom w:val="0"/>
          <w:divBdr>
            <w:top w:val="none" w:sz="0" w:space="0" w:color="auto"/>
            <w:left w:val="none" w:sz="0" w:space="0" w:color="auto"/>
            <w:bottom w:val="none" w:sz="0" w:space="0" w:color="auto"/>
            <w:right w:val="none" w:sz="0" w:space="0" w:color="auto"/>
          </w:divBdr>
        </w:div>
        <w:div w:id="2071926160">
          <w:marLeft w:val="640"/>
          <w:marRight w:val="0"/>
          <w:marTop w:val="0"/>
          <w:marBottom w:val="0"/>
          <w:divBdr>
            <w:top w:val="none" w:sz="0" w:space="0" w:color="auto"/>
            <w:left w:val="none" w:sz="0" w:space="0" w:color="auto"/>
            <w:bottom w:val="none" w:sz="0" w:space="0" w:color="auto"/>
            <w:right w:val="none" w:sz="0" w:space="0" w:color="auto"/>
          </w:divBdr>
        </w:div>
        <w:div w:id="1156603570">
          <w:marLeft w:val="640"/>
          <w:marRight w:val="0"/>
          <w:marTop w:val="0"/>
          <w:marBottom w:val="0"/>
          <w:divBdr>
            <w:top w:val="none" w:sz="0" w:space="0" w:color="auto"/>
            <w:left w:val="none" w:sz="0" w:space="0" w:color="auto"/>
            <w:bottom w:val="none" w:sz="0" w:space="0" w:color="auto"/>
            <w:right w:val="none" w:sz="0" w:space="0" w:color="auto"/>
          </w:divBdr>
        </w:div>
        <w:div w:id="590162440">
          <w:marLeft w:val="640"/>
          <w:marRight w:val="0"/>
          <w:marTop w:val="0"/>
          <w:marBottom w:val="0"/>
          <w:divBdr>
            <w:top w:val="none" w:sz="0" w:space="0" w:color="auto"/>
            <w:left w:val="none" w:sz="0" w:space="0" w:color="auto"/>
            <w:bottom w:val="none" w:sz="0" w:space="0" w:color="auto"/>
            <w:right w:val="none" w:sz="0" w:space="0" w:color="auto"/>
          </w:divBdr>
        </w:div>
        <w:div w:id="1906991552">
          <w:marLeft w:val="640"/>
          <w:marRight w:val="0"/>
          <w:marTop w:val="0"/>
          <w:marBottom w:val="0"/>
          <w:divBdr>
            <w:top w:val="none" w:sz="0" w:space="0" w:color="auto"/>
            <w:left w:val="none" w:sz="0" w:space="0" w:color="auto"/>
            <w:bottom w:val="none" w:sz="0" w:space="0" w:color="auto"/>
            <w:right w:val="none" w:sz="0" w:space="0" w:color="auto"/>
          </w:divBdr>
        </w:div>
        <w:div w:id="1442140373">
          <w:marLeft w:val="640"/>
          <w:marRight w:val="0"/>
          <w:marTop w:val="0"/>
          <w:marBottom w:val="0"/>
          <w:divBdr>
            <w:top w:val="none" w:sz="0" w:space="0" w:color="auto"/>
            <w:left w:val="none" w:sz="0" w:space="0" w:color="auto"/>
            <w:bottom w:val="none" w:sz="0" w:space="0" w:color="auto"/>
            <w:right w:val="none" w:sz="0" w:space="0" w:color="auto"/>
          </w:divBdr>
        </w:div>
        <w:div w:id="66193903">
          <w:marLeft w:val="640"/>
          <w:marRight w:val="0"/>
          <w:marTop w:val="0"/>
          <w:marBottom w:val="0"/>
          <w:divBdr>
            <w:top w:val="none" w:sz="0" w:space="0" w:color="auto"/>
            <w:left w:val="none" w:sz="0" w:space="0" w:color="auto"/>
            <w:bottom w:val="none" w:sz="0" w:space="0" w:color="auto"/>
            <w:right w:val="none" w:sz="0" w:space="0" w:color="auto"/>
          </w:divBdr>
        </w:div>
        <w:div w:id="705525832">
          <w:marLeft w:val="640"/>
          <w:marRight w:val="0"/>
          <w:marTop w:val="0"/>
          <w:marBottom w:val="0"/>
          <w:divBdr>
            <w:top w:val="none" w:sz="0" w:space="0" w:color="auto"/>
            <w:left w:val="none" w:sz="0" w:space="0" w:color="auto"/>
            <w:bottom w:val="none" w:sz="0" w:space="0" w:color="auto"/>
            <w:right w:val="none" w:sz="0" w:space="0" w:color="auto"/>
          </w:divBdr>
        </w:div>
        <w:div w:id="2029596155">
          <w:marLeft w:val="640"/>
          <w:marRight w:val="0"/>
          <w:marTop w:val="0"/>
          <w:marBottom w:val="0"/>
          <w:divBdr>
            <w:top w:val="none" w:sz="0" w:space="0" w:color="auto"/>
            <w:left w:val="none" w:sz="0" w:space="0" w:color="auto"/>
            <w:bottom w:val="none" w:sz="0" w:space="0" w:color="auto"/>
            <w:right w:val="none" w:sz="0" w:space="0" w:color="auto"/>
          </w:divBdr>
        </w:div>
        <w:div w:id="1368918716">
          <w:marLeft w:val="640"/>
          <w:marRight w:val="0"/>
          <w:marTop w:val="0"/>
          <w:marBottom w:val="0"/>
          <w:divBdr>
            <w:top w:val="none" w:sz="0" w:space="0" w:color="auto"/>
            <w:left w:val="none" w:sz="0" w:space="0" w:color="auto"/>
            <w:bottom w:val="none" w:sz="0" w:space="0" w:color="auto"/>
            <w:right w:val="none" w:sz="0" w:space="0" w:color="auto"/>
          </w:divBdr>
        </w:div>
        <w:div w:id="771978751">
          <w:marLeft w:val="640"/>
          <w:marRight w:val="0"/>
          <w:marTop w:val="0"/>
          <w:marBottom w:val="0"/>
          <w:divBdr>
            <w:top w:val="none" w:sz="0" w:space="0" w:color="auto"/>
            <w:left w:val="none" w:sz="0" w:space="0" w:color="auto"/>
            <w:bottom w:val="none" w:sz="0" w:space="0" w:color="auto"/>
            <w:right w:val="none" w:sz="0" w:space="0" w:color="auto"/>
          </w:divBdr>
        </w:div>
        <w:div w:id="155995767">
          <w:marLeft w:val="640"/>
          <w:marRight w:val="0"/>
          <w:marTop w:val="0"/>
          <w:marBottom w:val="0"/>
          <w:divBdr>
            <w:top w:val="none" w:sz="0" w:space="0" w:color="auto"/>
            <w:left w:val="none" w:sz="0" w:space="0" w:color="auto"/>
            <w:bottom w:val="none" w:sz="0" w:space="0" w:color="auto"/>
            <w:right w:val="none" w:sz="0" w:space="0" w:color="auto"/>
          </w:divBdr>
        </w:div>
        <w:div w:id="1350181585">
          <w:marLeft w:val="640"/>
          <w:marRight w:val="0"/>
          <w:marTop w:val="0"/>
          <w:marBottom w:val="0"/>
          <w:divBdr>
            <w:top w:val="none" w:sz="0" w:space="0" w:color="auto"/>
            <w:left w:val="none" w:sz="0" w:space="0" w:color="auto"/>
            <w:bottom w:val="none" w:sz="0" w:space="0" w:color="auto"/>
            <w:right w:val="none" w:sz="0" w:space="0" w:color="auto"/>
          </w:divBdr>
        </w:div>
        <w:div w:id="1140996235">
          <w:marLeft w:val="640"/>
          <w:marRight w:val="0"/>
          <w:marTop w:val="0"/>
          <w:marBottom w:val="0"/>
          <w:divBdr>
            <w:top w:val="none" w:sz="0" w:space="0" w:color="auto"/>
            <w:left w:val="none" w:sz="0" w:space="0" w:color="auto"/>
            <w:bottom w:val="none" w:sz="0" w:space="0" w:color="auto"/>
            <w:right w:val="none" w:sz="0" w:space="0" w:color="auto"/>
          </w:divBdr>
        </w:div>
        <w:div w:id="929779202">
          <w:marLeft w:val="640"/>
          <w:marRight w:val="0"/>
          <w:marTop w:val="0"/>
          <w:marBottom w:val="0"/>
          <w:divBdr>
            <w:top w:val="none" w:sz="0" w:space="0" w:color="auto"/>
            <w:left w:val="none" w:sz="0" w:space="0" w:color="auto"/>
            <w:bottom w:val="none" w:sz="0" w:space="0" w:color="auto"/>
            <w:right w:val="none" w:sz="0" w:space="0" w:color="auto"/>
          </w:divBdr>
        </w:div>
        <w:div w:id="1394308022">
          <w:marLeft w:val="640"/>
          <w:marRight w:val="0"/>
          <w:marTop w:val="0"/>
          <w:marBottom w:val="0"/>
          <w:divBdr>
            <w:top w:val="none" w:sz="0" w:space="0" w:color="auto"/>
            <w:left w:val="none" w:sz="0" w:space="0" w:color="auto"/>
            <w:bottom w:val="none" w:sz="0" w:space="0" w:color="auto"/>
            <w:right w:val="none" w:sz="0" w:space="0" w:color="auto"/>
          </w:divBdr>
        </w:div>
        <w:div w:id="2115592303">
          <w:marLeft w:val="640"/>
          <w:marRight w:val="0"/>
          <w:marTop w:val="0"/>
          <w:marBottom w:val="0"/>
          <w:divBdr>
            <w:top w:val="none" w:sz="0" w:space="0" w:color="auto"/>
            <w:left w:val="none" w:sz="0" w:space="0" w:color="auto"/>
            <w:bottom w:val="none" w:sz="0" w:space="0" w:color="auto"/>
            <w:right w:val="none" w:sz="0" w:space="0" w:color="auto"/>
          </w:divBdr>
        </w:div>
        <w:div w:id="226262059">
          <w:marLeft w:val="640"/>
          <w:marRight w:val="0"/>
          <w:marTop w:val="0"/>
          <w:marBottom w:val="0"/>
          <w:divBdr>
            <w:top w:val="none" w:sz="0" w:space="0" w:color="auto"/>
            <w:left w:val="none" w:sz="0" w:space="0" w:color="auto"/>
            <w:bottom w:val="none" w:sz="0" w:space="0" w:color="auto"/>
            <w:right w:val="none" w:sz="0" w:space="0" w:color="auto"/>
          </w:divBdr>
        </w:div>
        <w:div w:id="962462637">
          <w:marLeft w:val="640"/>
          <w:marRight w:val="0"/>
          <w:marTop w:val="0"/>
          <w:marBottom w:val="0"/>
          <w:divBdr>
            <w:top w:val="none" w:sz="0" w:space="0" w:color="auto"/>
            <w:left w:val="none" w:sz="0" w:space="0" w:color="auto"/>
            <w:bottom w:val="none" w:sz="0" w:space="0" w:color="auto"/>
            <w:right w:val="none" w:sz="0" w:space="0" w:color="auto"/>
          </w:divBdr>
        </w:div>
        <w:div w:id="1019889473">
          <w:marLeft w:val="640"/>
          <w:marRight w:val="0"/>
          <w:marTop w:val="0"/>
          <w:marBottom w:val="0"/>
          <w:divBdr>
            <w:top w:val="none" w:sz="0" w:space="0" w:color="auto"/>
            <w:left w:val="none" w:sz="0" w:space="0" w:color="auto"/>
            <w:bottom w:val="none" w:sz="0" w:space="0" w:color="auto"/>
            <w:right w:val="none" w:sz="0" w:space="0" w:color="auto"/>
          </w:divBdr>
        </w:div>
        <w:div w:id="1922446008">
          <w:marLeft w:val="640"/>
          <w:marRight w:val="0"/>
          <w:marTop w:val="0"/>
          <w:marBottom w:val="0"/>
          <w:divBdr>
            <w:top w:val="none" w:sz="0" w:space="0" w:color="auto"/>
            <w:left w:val="none" w:sz="0" w:space="0" w:color="auto"/>
            <w:bottom w:val="none" w:sz="0" w:space="0" w:color="auto"/>
            <w:right w:val="none" w:sz="0" w:space="0" w:color="auto"/>
          </w:divBdr>
        </w:div>
        <w:div w:id="1836604630">
          <w:marLeft w:val="640"/>
          <w:marRight w:val="0"/>
          <w:marTop w:val="0"/>
          <w:marBottom w:val="0"/>
          <w:divBdr>
            <w:top w:val="none" w:sz="0" w:space="0" w:color="auto"/>
            <w:left w:val="none" w:sz="0" w:space="0" w:color="auto"/>
            <w:bottom w:val="none" w:sz="0" w:space="0" w:color="auto"/>
            <w:right w:val="none" w:sz="0" w:space="0" w:color="auto"/>
          </w:divBdr>
        </w:div>
        <w:div w:id="1202130471">
          <w:marLeft w:val="640"/>
          <w:marRight w:val="0"/>
          <w:marTop w:val="0"/>
          <w:marBottom w:val="0"/>
          <w:divBdr>
            <w:top w:val="none" w:sz="0" w:space="0" w:color="auto"/>
            <w:left w:val="none" w:sz="0" w:space="0" w:color="auto"/>
            <w:bottom w:val="none" w:sz="0" w:space="0" w:color="auto"/>
            <w:right w:val="none" w:sz="0" w:space="0" w:color="auto"/>
          </w:divBdr>
        </w:div>
        <w:div w:id="1529366463">
          <w:marLeft w:val="640"/>
          <w:marRight w:val="0"/>
          <w:marTop w:val="0"/>
          <w:marBottom w:val="0"/>
          <w:divBdr>
            <w:top w:val="none" w:sz="0" w:space="0" w:color="auto"/>
            <w:left w:val="none" w:sz="0" w:space="0" w:color="auto"/>
            <w:bottom w:val="none" w:sz="0" w:space="0" w:color="auto"/>
            <w:right w:val="none" w:sz="0" w:space="0" w:color="auto"/>
          </w:divBdr>
        </w:div>
        <w:div w:id="1635134352">
          <w:marLeft w:val="640"/>
          <w:marRight w:val="0"/>
          <w:marTop w:val="0"/>
          <w:marBottom w:val="0"/>
          <w:divBdr>
            <w:top w:val="none" w:sz="0" w:space="0" w:color="auto"/>
            <w:left w:val="none" w:sz="0" w:space="0" w:color="auto"/>
            <w:bottom w:val="none" w:sz="0" w:space="0" w:color="auto"/>
            <w:right w:val="none" w:sz="0" w:space="0" w:color="auto"/>
          </w:divBdr>
        </w:div>
        <w:div w:id="129593419">
          <w:marLeft w:val="640"/>
          <w:marRight w:val="0"/>
          <w:marTop w:val="0"/>
          <w:marBottom w:val="0"/>
          <w:divBdr>
            <w:top w:val="none" w:sz="0" w:space="0" w:color="auto"/>
            <w:left w:val="none" w:sz="0" w:space="0" w:color="auto"/>
            <w:bottom w:val="none" w:sz="0" w:space="0" w:color="auto"/>
            <w:right w:val="none" w:sz="0" w:space="0" w:color="auto"/>
          </w:divBdr>
        </w:div>
        <w:div w:id="754590115">
          <w:marLeft w:val="640"/>
          <w:marRight w:val="0"/>
          <w:marTop w:val="0"/>
          <w:marBottom w:val="0"/>
          <w:divBdr>
            <w:top w:val="none" w:sz="0" w:space="0" w:color="auto"/>
            <w:left w:val="none" w:sz="0" w:space="0" w:color="auto"/>
            <w:bottom w:val="none" w:sz="0" w:space="0" w:color="auto"/>
            <w:right w:val="none" w:sz="0" w:space="0" w:color="auto"/>
          </w:divBdr>
        </w:div>
      </w:divsChild>
    </w:div>
    <w:div w:id="578757639">
      <w:bodyDiv w:val="1"/>
      <w:marLeft w:val="0"/>
      <w:marRight w:val="0"/>
      <w:marTop w:val="0"/>
      <w:marBottom w:val="0"/>
      <w:divBdr>
        <w:top w:val="none" w:sz="0" w:space="0" w:color="auto"/>
        <w:left w:val="none" w:sz="0" w:space="0" w:color="auto"/>
        <w:bottom w:val="none" w:sz="0" w:space="0" w:color="auto"/>
        <w:right w:val="none" w:sz="0" w:space="0" w:color="auto"/>
      </w:divBdr>
    </w:div>
    <w:div w:id="580678319">
      <w:marLeft w:val="0"/>
      <w:marRight w:val="0"/>
      <w:marTop w:val="0"/>
      <w:marBottom w:val="0"/>
      <w:divBdr>
        <w:top w:val="none" w:sz="0" w:space="0" w:color="auto"/>
        <w:left w:val="none" w:sz="0" w:space="0" w:color="auto"/>
        <w:bottom w:val="none" w:sz="0" w:space="0" w:color="auto"/>
        <w:right w:val="none" w:sz="0" w:space="0" w:color="auto"/>
      </w:divBdr>
    </w:div>
    <w:div w:id="586114385">
      <w:bodyDiv w:val="1"/>
      <w:marLeft w:val="0"/>
      <w:marRight w:val="0"/>
      <w:marTop w:val="0"/>
      <w:marBottom w:val="0"/>
      <w:divBdr>
        <w:top w:val="none" w:sz="0" w:space="0" w:color="auto"/>
        <w:left w:val="none" w:sz="0" w:space="0" w:color="auto"/>
        <w:bottom w:val="none" w:sz="0" w:space="0" w:color="auto"/>
        <w:right w:val="none" w:sz="0" w:space="0" w:color="auto"/>
      </w:divBdr>
      <w:divsChild>
        <w:div w:id="2896846">
          <w:marLeft w:val="640"/>
          <w:marRight w:val="0"/>
          <w:marTop w:val="0"/>
          <w:marBottom w:val="0"/>
          <w:divBdr>
            <w:top w:val="none" w:sz="0" w:space="0" w:color="auto"/>
            <w:left w:val="none" w:sz="0" w:space="0" w:color="auto"/>
            <w:bottom w:val="none" w:sz="0" w:space="0" w:color="auto"/>
            <w:right w:val="none" w:sz="0" w:space="0" w:color="auto"/>
          </w:divBdr>
        </w:div>
        <w:div w:id="89548437">
          <w:marLeft w:val="640"/>
          <w:marRight w:val="0"/>
          <w:marTop w:val="0"/>
          <w:marBottom w:val="0"/>
          <w:divBdr>
            <w:top w:val="none" w:sz="0" w:space="0" w:color="auto"/>
            <w:left w:val="none" w:sz="0" w:space="0" w:color="auto"/>
            <w:bottom w:val="none" w:sz="0" w:space="0" w:color="auto"/>
            <w:right w:val="none" w:sz="0" w:space="0" w:color="auto"/>
          </w:divBdr>
        </w:div>
        <w:div w:id="132989807">
          <w:marLeft w:val="640"/>
          <w:marRight w:val="0"/>
          <w:marTop w:val="0"/>
          <w:marBottom w:val="0"/>
          <w:divBdr>
            <w:top w:val="none" w:sz="0" w:space="0" w:color="auto"/>
            <w:left w:val="none" w:sz="0" w:space="0" w:color="auto"/>
            <w:bottom w:val="none" w:sz="0" w:space="0" w:color="auto"/>
            <w:right w:val="none" w:sz="0" w:space="0" w:color="auto"/>
          </w:divBdr>
        </w:div>
        <w:div w:id="135727653">
          <w:marLeft w:val="640"/>
          <w:marRight w:val="0"/>
          <w:marTop w:val="0"/>
          <w:marBottom w:val="0"/>
          <w:divBdr>
            <w:top w:val="none" w:sz="0" w:space="0" w:color="auto"/>
            <w:left w:val="none" w:sz="0" w:space="0" w:color="auto"/>
            <w:bottom w:val="none" w:sz="0" w:space="0" w:color="auto"/>
            <w:right w:val="none" w:sz="0" w:space="0" w:color="auto"/>
          </w:divBdr>
        </w:div>
        <w:div w:id="164248348">
          <w:marLeft w:val="640"/>
          <w:marRight w:val="0"/>
          <w:marTop w:val="0"/>
          <w:marBottom w:val="0"/>
          <w:divBdr>
            <w:top w:val="none" w:sz="0" w:space="0" w:color="auto"/>
            <w:left w:val="none" w:sz="0" w:space="0" w:color="auto"/>
            <w:bottom w:val="none" w:sz="0" w:space="0" w:color="auto"/>
            <w:right w:val="none" w:sz="0" w:space="0" w:color="auto"/>
          </w:divBdr>
        </w:div>
        <w:div w:id="182598217">
          <w:marLeft w:val="640"/>
          <w:marRight w:val="0"/>
          <w:marTop w:val="0"/>
          <w:marBottom w:val="0"/>
          <w:divBdr>
            <w:top w:val="none" w:sz="0" w:space="0" w:color="auto"/>
            <w:left w:val="none" w:sz="0" w:space="0" w:color="auto"/>
            <w:bottom w:val="none" w:sz="0" w:space="0" w:color="auto"/>
            <w:right w:val="none" w:sz="0" w:space="0" w:color="auto"/>
          </w:divBdr>
        </w:div>
        <w:div w:id="194126355">
          <w:marLeft w:val="640"/>
          <w:marRight w:val="0"/>
          <w:marTop w:val="0"/>
          <w:marBottom w:val="0"/>
          <w:divBdr>
            <w:top w:val="none" w:sz="0" w:space="0" w:color="auto"/>
            <w:left w:val="none" w:sz="0" w:space="0" w:color="auto"/>
            <w:bottom w:val="none" w:sz="0" w:space="0" w:color="auto"/>
            <w:right w:val="none" w:sz="0" w:space="0" w:color="auto"/>
          </w:divBdr>
        </w:div>
        <w:div w:id="221141774">
          <w:marLeft w:val="640"/>
          <w:marRight w:val="0"/>
          <w:marTop w:val="0"/>
          <w:marBottom w:val="0"/>
          <w:divBdr>
            <w:top w:val="none" w:sz="0" w:space="0" w:color="auto"/>
            <w:left w:val="none" w:sz="0" w:space="0" w:color="auto"/>
            <w:bottom w:val="none" w:sz="0" w:space="0" w:color="auto"/>
            <w:right w:val="none" w:sz="0" w:space="0" w:color="auto"/>
          </w:divBdr>
        </w:div>
        <w:div w:id="235747844">
          <w:marLeft w:val="640"/>
          <w:marRight w:val="0"/>
          <w:marTop w:val="0"/>
          <w:marBottom w:val="0"/>
          <w:divBdr>
            <w:top w:val="none" w:sz="0" w:space="0" w:color="auto"/>
            <w:left w:val="none" w:sz="0" w:space="0" w:color="auto"/>
            <w:bottom w:val="none" w:sz="0" w:space="0" w:color="auto"/>
            <w:right w:val="none" w:sz="0" w:space="0" w:color="auto"/>
          </w:divBdr>
        </w:div>
        <w:div w:id="241643816">
          <w:marLeft w:val="640"/>
          <w:marRight w:val="0"/>
          <w:marTop w:val="0"/>
          <w:marBottom w:val="0"/>
          <w:divBdr>
            <w:top w:val="none" w:sz="0" w:space="0" w:color="auto"/>
            <w:left w:val="none" w:sz="0" w:space="0" w:color="auto"/>
            <w:bottom w:val="none" w:sz="0" w:space="0" w:color="auto"/>
            <w:right w:val="none" w:sz="0" w:space="0" w:color="auto"/>
          </w:divBdr>
        </w:div>
        <w:div w:id="326371956">
          <w:marLeft w:val="640"/>
          <w:marRight w:val="0"/>
          <w:marTop w:val="0"/>
          <w:marBottom w:val="0"/>
          <w:divBdr>
            <w:top w:val="none" w:sz="0" w:space="0" w:color="auto"/>
            <w:left w:val="none" w:sz="0" w:space="0" w:color="auto"/>
            <w:bottom w:val="none" w:sz="0" w:space="0" w:color="auto"/>
            <w:right w:val="none" w:sz="0" w:space="0" w:color="auto"/>
          </w:divBdr>
        </w:div>
        <w:div w:id="343363812">
          <w:marLeft w:val="640"/>
          <w:marRight w:val="0"/>
          <w:marTop w:val="0"/>
          <w:marBottom w:val="0"/>
          <w:divBdr>
            <w:top w:val="none" w:sz="0" w:space="0" w:color="auto"/>
            <w:left w:val="none" w:sz="0" w:space="0" w:color="auto"/>
            <w:bottom w:val="none" w:sz="0" w:space="0" w:color="auto"/>
            <w:right w:val="none" w:sz="0" w:space="0" w:color="auto"/>
          </w:divBdr>
        </w:div>
        <w:div w:id="348676103">
          <w:marLeft w:val="640"/>
          <w:marRight w:val="0"/>
          <w:marTop w:val="0"/>
          <w:marBottom w:val="0"/>
          <w:divBdr>
            <w:top w:val="none" w:sz="0" w:space="0" w:color="auto"/>
            <w:left w:val="none" w:sz="0" w:space="0" w:color="auto"/>
            <w:bottom w:val="none" w:sz="0" w:space="0" w:color="auto"/>
            <w:right w:val="none" w:sz="0" w:space="0" w:color="auto"/>
          </w:divBdr>
        </w:div>
        <w:div w:id="383261019">
          <w:marLeft w:val="640"/>
          <w:marRight w:val="0"/>
          <w:marTop w:val="0"/>
          <w:marBottom w:val="0"/>
          <w:divBdr>
            <w:top w:val="none" w:sz="0" w:space="0" w:color="auto"/>
            <w:left w:val="none" w:sz="0" w:space="0" w:color="auto"/>
            <w:bottom w:val="none" w:sz="0" w:space="0" w:color="auto"/>
            <w:right w:val="none" w:sz="0" w:space="0" w:color="auto"/>
          </w:divBdr>
        </w:div>
        <w:div w:id="406345537">
          <w:marLeft w:val="640"/>
          <w:marRight w:val="0"/>
          <w:marTop w:val="0"/>
          <w:marBottom w:val="0"/>
          <w:divBdr>
            <w:top w:val="none" w:sz="0" w:space="0" w:color="auto"/>
            <w:left w:val="none" w:sz="0" w:space="0" w:color="auto"/>
            <w:bottom w:val="none" w:sz="0" w:space="0" w:color="auto"/>
            <w:right w:val="none" w:sz="0" w:space="0" w:color="auto"/>
          </w:divBdr>
        </w:div>
        <w:div w:id="457528416">
          <w:marLeft w:val="640"/>
          <w:marRight w:val="0"/>
          <w:marTop w:val="0"/>
          <w:marBottom w:val="0"/>
          <w:divBdr>
            <w:top w:val="none" w:sz="0" w:space="0" w:color="auto"/>
            <w:left w:val="none" w:sz="0" w:space="0" w:color="auto"/>
            <w:bottom w:val="none" w:sz="0" w:space="0" w:color="auto"/>
            <w:right w:val="none" w:sz="0" w:space="0" w:color="auto"/>
          </w:divBdr>
        </w:div>
        <w:div w:id="571544470">
          <w:marLeft w:val="640"/>
          <w:marRight w:val="0"/>
          <w:marTop w:val="0"/>
          <w:marBottom w:val="0"/>
          <w:divBdr>
            <w:top w:val="none" w:sz="0" w:space="0" w:color="auto"/>
            <w:left w:val="none" w:sz="0" w:space="0" w:color="auto"/>
            <w:bottom w:val="none" w:sz="0" w:space="0" w:color="auto"/>
            <w:right w:val="none" w:sz="0" w:space="0" w:color="auto"/>
          </w:divBdr>
        </w:div>
        <w:div w:id="592739809">
          <w:marLeft w:val="640"/>
          <w:marRight w:val="0"/>
          <w:marTop w:val="0"/>
          <w:marBottom w:val="0"/>
          <w:divBdr>
            <w:top w:val="none" w:sz="0" w:space="0" w:color="auto"/>
            <w:left w:val="none" w:sz="0" w:space="0" w:color="auto"/>
            <w:bottom w:val="none" w:sz="0" w:space="0" w:color="auto"/>
            <w:right w:val="none" w:sz="0" w:space="0" w:color="auto"/>
          </w:divBdr>
        </w:div>
        <w:div w:id="701590479">
          <w:marLeft w:val="640"/>
          <w:marRight w:val="0"/>
          <w:marTop w:val="0"/>
          <w:marBottom w:val="0"/>
          <w:divBdr>
            <w:top w:val="none" w:sz="0" w:space="0" w:color="auto"/>
            <w:left w:val="none" w:sz="0" w:space="0" w:color="auto"/>
            <w:bottom w:val="none" w:sz="0" w:space="0" w:color="auto"/>
            <w:right w:val="none" w:sz="0" w:space="0" w:color="auto"/>
          </w:divBdr>
        </w:div>
        <w:div w:id="756558738">
          <w:marLeft w:val="640"/>
          <w:marRight w:val="0"/>
          <w:marTop w:val="0"/>
          <w:marBottom w:val="0"/>
          <w:divBdr>
            <w:top w:val="none" w:sz="0" w:space="0" w:color="auto"/>
            <w:left w:val="none" w:sz="0" w:space="0" w:color="auto"/>
            <w:bottom w:val="none" w:sz="0" w:space="0" w:color="auto"/>
            <w:right w:val="none" w:sz="0" w:space="0" w:color="auto"/>
          </w:divBdr>
        </w:div>
        <w:div w:id="785466660">
          <w:marLeft w:val="640"/>
          <w:marRight w:val="0"/>
          <w:marTop w:val="0"/>
          <w:marBottom w:val="0"/>
          <w:divBdr>
            <w:top w:val="none" w:sz="0" w:space="0" w:color="auto"/>
            <w:left w:val="none" w:sz="0" w:space="0" w:color="auto"/>
            <w:bottom w:val="none" w:sz="0" w:space="0" w:color="auto"/>
            <w:right w:val="none" w:sz="0" w:space="0" w:color="auto"/>
          </w:divBdr>
        </w:div>
        <w:div w:id="840513905">
          <w:marLeft w:val="640"/>
          <w:marRight w:val="0"/>
          <w:marTop w:val="0"/>
          <w:marBottom w:val="0"/>
          <w:divBdr>
            <w:top w:val="none" w:sz="0" w:space="0" w:color="auto"/>
            <w:left w:val="none" w:sz="0" w:space="0" w:color="auto"/>
            <w:bottom w:val="none" w:sz="0" w:space="0" w:color="auto"/>
            <w:right w:val="none" w:sz="0" w:space="0" w:color="auto"/>
          </w:divBdr>
        </w:div>
        <w:div w:id="960644910">
          <w:marLeft w:val="640"/>
          <w:marRight w:val="0"/>
          <w:marTop w:val="0"/>
          <w:marBottom w:val="0"/>
          <w:divBdr>
            <w:top w:val="none" w:sz="0" w:space="0" w:color="auto"/>
            <w:left w:val="none" w:sz="0" w:space="0" w:color="auto"/>
            <w:bottom w:val="none" w:sz="0" w:space="0" w:color="auto"/>
            <w:right w:val="none" w:sz="0" w:space="0" w:color="auto"/>
          </w:divBdr>
        </w:div>
        <w:div w:id="1134132580">
          <w:marLeft w:val="640"/>
          <w:marRight w:val="0"/>
          <w:marTop w:val="0"/>
          <w:marBottom w:val="0"/>
          <w:divBdr>
            <w:top w:val="none" w:sz="0" w:space="0" w:color="auto"/>
            <w:left w:val="none" w:sz="0" w:space="0" w:color="auto"/>
            <w:bottom w:val="none" w:sz="0" w:space="0" w:color="auto"/>
            <w:right w:val="none" w:sz="0" w:space="0" w:color="auto"/>
          </w:divBdr>
        </w:div>
        <w:div w:id="1135561737">
          <w:marLeft w:val="640"/>
          <w:marRight w:val="0"/>
          <w:marTop w:val="0"/>
          <w:marBottom w:val="0"/>
          <w:divBdr>
            <w:top w:val="none" w:sz="0" w:space="0" w:color="auto"/>
            <w:left w:val="none" w:sz="0" w:space="0" w:color="auto"/>
            <w:bottom w:val="none" w:sz="0" w:space="0" w:color="auto"/>
            <w:right w:val="none" w:sz="0" w:space="0" w:color="auto"/>
          </w:divBdr>
        </w:div>
        <w:div w:id="1174758565">
          <w:marLeft w:val="640"/>
          <w:marRight w:val="0"/>
          <w:marTop w:val="0"/>
          <w:marBottom w:val="0"/>
          <w:divBdr>
            <w:top w:val="none" w:sz="0" w:space="0" w:color="auto"/>
            <w:left w:val="none" w:sz="0" w:space="0" w:color="auto"/>
            <w:bottom w:val="none" w:sz="0" w:space="0" w:color="auto"/>
            <w:right w:val="none" w:sz="0" w:space="0" w:color="auto"/>
          </w:divBdr>
        </w:div>
        <w:div w:id="1199393186">
          <w:marLeft w:val="640"/>
          <w:marRight w:val="0"/>
          <w:marTop w:val="0"/>
          <w:marBottom w:val="0"/>
          <w:divBdr>
            <w:top w:val="none" w:sz="0" w:space="0" w:color="auto"/>
            <w:left w:val="none" w:sz="0" w:space="0" w:color="auto"/>
            <w:bottom w:val="none" w:sz="0" w:space="0" w:color="auto"/>
            <w:right w:val="none" w:sz="0" w:space="0" w:color="auto"/>
          </w:divBdr>
        </w:div>
        <w:div w:id="1211307538">
          <w:marLeft w:val="640"/>
          <w:marRight w:val="0"/>
          <w:marTop w:val="0"/>
          <w:marBottom w:val="0"/>
          <w:divBdr>
            <w:top w:val="none" w:sz="0" w:space="0" w:color="auto"/>
            <w:left w:val="none" w:sz="0" w:space="0" w:color="auto"/>
            <w:bottom w:val="none" w:sz="0" w:space="0" w:color="auto"/>
            <w:right w:val="none" w:sz="0" w:space="0" w:color="auto"/>
          </w:divBdr>
        </w:div>
        <w:div w:id="1217931284">
          <w:marLeft w:val="640"/>
          <w:marRight w:val="0"/>
          <w:marTop w:val="0"/>
          <w:marBottom w:val="0"/>
          <w:divBdr>
            <w:top w:val="none" w:sz="0" w:space="0" w:color="auto"/>
            <w:left w:val="none" w:sz="0" w:space="0" w:color="auto"/>
            <w:bottom w:val="none" w:sz="0" w:space="0" w:color="auto"/>
            <w:right w:val="none" w:sz="0" w:space="0" w:color="auto"/>
          </w:divBdr>
        </w:div>
        <w:div w:id="1273437378">
          <w:marLeft w:val="640"/>
          <w:marRight w:val="0"/>
          <w:marTop w:val="0"/>
          <w:marBottom w:val="0"/>
          <w:divBdr>
            <w:top w:val="none" w:sz="0" w:space="0" w:color="auto"/>
            <w:left w:val="none" w:sz="0" w:space="0" w:color="auto"/>
            <w:bottom w:val="none" w:sz="0" w:space="0" w:color="auto"/>
            <w:right w:val="none" w:sz="0" w:space="0" w:color="auto"/>
          </w:divBdr>
        </w:div>
        <w:div w:id="1521432091">
          <w:marLeft w:val="640"/>
          <w:marRight w:val="0"/>
          <w:marTop w:val="0"/>
          <w:marBottom w:val="0"/>
          <w:divBdr>
            <w:top w:val="none" w:sz="0" w:space="0" w:color="auto"/>
            <w:left w:val="none" w:sz="0" w:space="0" w:color="auto"/>
            <w:bottom w:val="none" w:sz="0" w:space="0" w:color="auto"/>
            <w:right w:val="none" w:sz="0" w:space="0" w:color="auto"/>
          </w:divBdr>
        </w:div>
        <w:div w:id="1561406090">
          <w:marLeft w:val="640"/>
          <w:marRight w:val="0"/>
          <w:marTop w:val="0"/>
          <w:marBottom w:val="0"/>
          <w:divBdr>
            <w:top w:val="none" w:sz="0" w:space="0" w:color="auto"/>
            <w:left w:val="none" w:sz="0" w:space="0" w:color="auto"/>
            <w:bottom w:val="none" w:sz="0" w:space="0" w:color="auto"/>
            <w:right w:val="none" w:sz="0" w:space="0" w:color="auto"/>
          </w:divBdr>
        </w:div>
        <w:div w:id="1608582142">
          <w:marLeft w:val="640"/>
          <w:marRight w:val="0"/>
          <w:marTop w:val="0"/>
          <w:marBottom w:val="0"/>
          <w:divBdr>
            <w:top w:val="none" w:sz="0" w:space="0" w:color="auto"/>
            <w:left w:val="none" w:sz="0" w:space="0" w:color="auto"/>
            <w:bottom w:val="none" w:sz="0" w:space="0" w:color="auto"/>
            <w:right w:val="none" w:sz="0" w:space="0" w:color="auto"/>
          </w:divBdr>
        </w:div>
        <w:div w:id="1699550732">
          <w:marLeft w:val="640"/>
          <w:marRight w:val="0"/>
          <w:marTop w:val="0"/>
          <w:marBottom w:val="0"/>
          <w:divBdr>
            <w:top w:val="none" w:sz="0" w:space="0" w:color="auto"/>
            <w:left w:val="none" w:sz="0" w:space="0" w:color="auto"/>
            <w:bottom w:val="none" w:sz="0" w:space="0" w:color="auto"/>
            <w:right w:val="none" w:sz="0" w:space="0" w:color="auto"/>
          </w:divBdr>
        </w:div>
        <w:div w:id="1711614804">
          <w:marLeft w:val="640"/>
          <w:marRight w:val="0"/>
          <w:marTop w:val="0"/>
          <w:marBottom w:val="0"/>
          <w:divBdr>
            <w:top w:val="none" w:sz="0" w:space="0" w:color="auto"/>
            <w:left w:val="none" w:sz="0" w:space="0" w:color="auto"/>
            <w:bottom w:val="none" w:sz="0" w:space="0" w:color="auto"/>
            <w:right w:val="none" w:sz="0" w:space="0" w:color="auto"/>
          </w:divBdr>
        </w:div>
        <w:div w:id="1742143512">
          <w:marLeft w:val="640"/>
          <w:marRight w:val="0"/>
          <w:marTop w:val="0"/>
          <w:marBottom w:val="0"/>
          <w:divBdr>
            <w:top w:val="none" w:sz="0" w:space="0" w:color="auto"/>
            <w:left w:val="none" w:sz="0" w:space="0" w:color="auto"/>
            <w:bottom w:val="none" w:sz="0" w:space="0" w:color="auto"/>
            <w:right w:val="none" w:sz="0" w:space="0" w:color="auto"/>
          </w:divBdr>
        </w:div>
        <w:div w:id="1798525519">
          <w:marLeft w:val="640"/>
          <w:marRight w:val="0"/>
          <w:marTop w:val="0"/>
          <w:marBottom w:val="0"/>
          <w:divBdr>
            <w:top w:val="none" w:sz="0" w:space="0" w:color="auto"/>
            <w:left w:val="none" w:sz="0" w:space="0" w:color="auto"/>
            <w:bottom w:val="none" w:sz="0" w:space="0" w:color="auto"/>
            <w:right w:val="none" w:sz="0" w:space="0" w:color="auto"/>
          </w:divBdr>
        </w:div>
        <w:div w:id="1805463560">
          <w:marLeft w:val="640"/>
          <w:marRight w:val="0"/>
          <w:marTop w:val="0"/>
          <w:marBottom w:val="0"/>
          <w:divBdr>
            <w:top w:val="none" w:sz="0" w:space="0" w:color="auto"/>
            <w:left w:val="none" w:sz="0" w:space="0" w:color="auto"/>
            <w:bottom w:val="none" w:sz="0" w:space="0" w:color="auto"/>
            <w:right w:val="none" w:sz="0" w:space="0" w:color="auto"/>
          </w:divBdr>
        </w:div>
        <w:div w:id="1940289987">
          <w:marLeft w:val="640"/>
          <w:marRight w:val="0"/>
          <w:marTop w:val="0"/>
          <w:marBottom w:val="0"/>
          <w:divBdr>
            <w:top w:val="none" w:sz="0" w:space="0" w:color="auto"/>
            <w:left w:val="none" w:sz="0" w:space="0" w:color="auto"/>
            <w:bottom w:val="none" w:sz="0" w:space="0" w:color="auto"/>
            <w:right w:val="none" w:sz="0" w:space="0" w:color="auto"/>
          </w:divBdr>
        </w:div>
        <w:div w:id="1995404739">
          <w:marLeft w:val="640"/>
          <w:marRight w:val="0"/>
          <w:marTop w:val="0"/>
          <w:marBottom w:val="0"/>
          <w:divBdr>
            <w:top w:val="none" w:sz="0" w:space="0" w:color="auto"/>
            <w:left w:val="none" w:sz="0" w:space="0" w:color="auto"/>
            <w:bottom w:val="none" w:sz="0" w:space="0" w:color="auto"/>
            <w:right w:val="none" w:sz="0" w:space="0" w:color="auto"/>
          </w:divBdr>
        </w:div>
        <w:div w:id="2002541466">
          <w:marLeft w:val="640"/>
          <w:marRight w:val="0"/>
          <w:marTop w:val="0"/>
          <w:marBottom w:val="0"/>
          <w:divBdr>
            <w:top w:val="none" w:sz="0" w:space="0" w:color="auto"/>
            <w:left w:val="none" w:sz="0" w:space="0" w:color="auto"/>
            <w:bottom w:val="none" w:sz="0" w:space="0" w:color="auto"/>
            <w:right w:val="none" w:sz="0" w:space="0" w:color="auto"/>
          </w:divBdr>
        </w:div>
        <w:div w:id="2047487285">
          <w:marLeft w:val="640"/>
          <w:marRight w:val="0"/>
          <w:marTop w:val="0"/>
          <w:marBottom w:val="0"/>
          <w:divBdr>
            <w:top w:val="none" w:sz="0" w:space="0" w:color="auto"/>
            <w:left w:val="none" w:sz="0" w:space="0" w:color="auto"/>
            <w:bottom w:val="none" w:sz="0" w:space="0" w:color="auto"/>
            <w:right w:val="none" w:sz="0" w:space="0" w:color="auto"/>
          </w:divBdr>
        </w:div>
        <w:div w:id="2076661003">
          <w:marLeft w:val="640"/>
          <w:marRight w:val="0"/>
          <w:marTop w:val="0"/>
          <w:marBottom w:val="0"/>
          <w:divBdr>
            <w:top w:val="none" w:sz="0" w:space="0" w:color="auto"/>
            <w:left w:val="none" w:sz="0" w:space="0" w:color="auto"/>
            <w:bottom w:val="none" w:sz="0" w:space="0" w:color="auto"/>
            <w:right w:val="none" w:sz="0" w:space="0" w:color="auto"/>
          </w:divBdr>
        </w:div>
        <w:div w:id="2089692353">
          <w:marLeft w:val="640"/>
          <w:marRight w:val="0"/>
          <w:marTop w:val="0"/>
          <w:marBottom w:val="0"/>
          <w:divBdr>
            <w:top w:val="none" w:sz="0" w:space="0" w:color="auto"/>
            <w:left w:val="none" w:sz="0" w:space="0" w:color="auto"/>
            <w:bottom w:val="none" w:sz="0" w:space="0" w:color="auto"/>
            <w:right w:val="none" w:sz="0" w:space="0" w:color="auto"/>
          </w:divBdr>
        </w:div>
        <w:div w:id="2122675623">
          <w:marLeft w:val="640"/>
          <w:marRight w:val="0"/>
          <w:marTop w:val="0"/>
          <w:marBottom w:val="0"/>
          <w:divBdr>
            <w:top w:val="none" w:sz="0" w:space="0" w:color="auto"/>
            <w:left w:val="none" w:sz="0" w:space="0" w:color="auto"/>
            <w:bottom w:val="none" w:sz="0" w:space="0" w:color="auto"/>
            <w:right w:val="none" w:sz="0" w:space="0" w:color="auto"/>
          </w:divBdr>
        </w:div>
      </w:divsChild>
    </w:div>
    <w:div w:id="587078639">
      <w:bodyDiv w:val="1"/>
      <w:marLeft w:val="0"/>
      <w:marRight w:val="0"/>
      <w:marTop w:val="0"/>
      <w:marBottom w:val="0"/>
      <w:divBdr>
        <w:top w:val="none" w:sz="0" w:space="0" w:color="auto"/>
        <w:left w:val="none" w:sz="0" w:space="0" w:color="auto"/>
        <w:bottom w:val="none" w:sz="0" w:space="0" w:color="auto"/>
        <w:right w:val="none" w:sz="0" w:space="0" w:color="auto"/>
      </w:divBdr>
      <w:divsChild>
        <w:div w:id="913205891">
          <w:marLeft w:val="640"/>
          <w:marRight w:val="0"/>
          <w:marTop w:val="0"/>
          <w:marBottom w:val="0"/>
          <w:divBdr>
            <w:top w:val="none" w:sz="0" w:space="0" w:color="auto"/>
            <w:left w:val="none" w:sz="0" w:space="0" w:color="auto"/>
            <w:bottom w:val="none" w:sz="0" w:space="0" w:color="auto"/>
            <w:right w:val="none" w:sz="0" w:space="0" w:color="auto"/>
          </w:divBdr>
        </w:div>
        <w:div w:id="2091466058">
          <w:marLeft w:val="640"/>
          <w:marRight w:val="0"/>
          <w:marTop w:val="0"/>
          <w:marBottom w:val="0"/>
          <w:divBdr>
            <w:top w:val="none" w:sz="0" w:space="0" w:color="auto"/>
            <w:left w:val="none" w:sz="0" w:space="0" w:color="auto"/>
            <w:bottom w:val="none" w:sz="0" w:space="0" w:color="auto"/>
            <w:right w:val="none" w:sz="0" w:space="0" w:color="auto"/>
          </w:divBdr>
        </w:div>
        <w:div w:id="260188840">
          <w:marLeft w:val="640"/>
          <w:marRight w:val="0"/>
          <w:marTop w:val="0"/>
          <w:marBottom w:val="0"/>
          <w:divBdr>
            <w:top w:val="none" w:sz="0" w:space="0" w:color="auto"/>
            <w:left w:val="none" w:sz="0" w:space="0" w:color="auto"/>
            <w:bottom w:val="none" w:sz="0" w:space="0" w:color="auto"/>
            <w:right w:val="none" w:sz="0" w:space="0" w:color="auto"/>
          </w:divBdr>
        </w:div>
        <w:div w:id="1160729982">
          <w:marLeft w:val="640"/>
          <w:marRight w:val="0"/>
          <w:marTop w:val="0"/>
          <w:marBottom w:val="0"/>
          <w:divBdr>
            <w:top w:val="none" w:sz="0" w:space="0" w:color="auto"/>
            <w:left w:val="none" w:sz="0" w:space="0" w:color="auto"/>
            <w:bottom w:val="none" w:sz="0" w:space="0" w:color="auto"/>
            <w:right w:val="none" w:sz="0" w:space="0" w:color="auto"/>
          </w:divBdr>
        </w:div>
        <w:div w:id="1723138363">
          <w:marLeft w:val="640"/>
          <w:marRight w:val="0"/>
          <w:marTop w:val="0"/>
          <w:marBottom w:val="0"/>
          <w:divBdr>
            <w:top w:val="none" w:sz="0" w:space="0" w:color="auto"/>
            <w:left w:val="none" w:sz="0" w:space="0" w:color="auto"/>
            <w:bottom w:val="none" w:sz="0" w:space="0" w:color="auto"/>
            <w:right w:val="none" w:sz="0" w:space="0" w:color="auto"/>
          </w:divBdr>
        </w:div>
        <w:div w:id="2030908238">
          <w:marLeft w:val="640"/>
          <w:marRight w:val="0"/>
          <w:marTop w:val="0"/>
          <w:marBottom w:val="0"/>
          <w:divBdr>
            <w:top w:val="none" w:sz="0" w:space="0" w:color="auto"/>
            <w:left w:val="none" w:sz="0" w:space="0" w:color="auto"/>
            <w:bottom w:val="none" w:sz="0" w:space="0" w:color="auto"/>
            <w:right w:val="none" w:sz="0" w:space="0" w:color="auto"/>
          </w:divBdr>
        </w:div>
        <w:div w:id="2021545249">
          <w:marLeft w:val="640"/>
          <w:marRight w:val="0"/>
          <w:marTop w:val="0"/>
          <w:marBottom w:val="0"/>
          <w:divBdr>
            <w:top w:val="none" w:sz="0" w:space="0" w:color="auto"/>
            <w:left w:val="none" w:sz="0" w:space="0" w:color="auto"/>
            <w:bottom w:val="none" w:sz="0" w:space="0" w:color="auto"/>
            <w:right w:val="none" w:sz="0" w:space="0" w:color="auto"/>
          </w:divBdr>
        </w:div>
        <w:div w:id="1784037790">
          <w:marLeft w:val="640"/>
          <w:marRight w:val="0"/>
          <w:marTop w:val="0"/>
          <w:marBottom w:val="0"/>
          <w:divBdr>
            <w:top w:val="none" w:sz="0" w:space="0" w:color="auto"/>
            <w:left w:val="none" w:sz="0" w:space="0" w:color="auto"/>
            <w:bottom w:val="none" w:sz="0" w:space="0" w:color="auto"/>
            <w:right w:val="none" w:sz="0" w:space="0" w:color="auto"/>
          </w:divBdr>
        </w:div>
        <w:div w:id="1107310384">
          <w:marLeft w:val="640"/>
          <w:marRight w:val="0"/>
          <w:marTop w:val="0"/>
          <w:marBottom w:val="0"/>
          <w:divBdr>
            <w:top w:val="none" w:sz="0" w:space="0" w:color="auto"/>
            <w:left w:val="none" w:sz="0" w:space="0" w:color="auto"/>
            <w:bottom w:val="none" w:sz="0" w:space="0" w:color="auto"/>
            <w:right w:val="none" w:sz="0" w:space="0" w:color="auto"/>
          </w:divBdr>
        </w:div>
        <w:div w:id="262298983">
          <w:marLeft w:val="640"/>
          <w:marRight w:val="0"/>
          <w:marTop w:val="0"/>
          <w:marBottom w:val="0"/>
          <w:divBdr>
            <w:top w:val="none" w:sz="0" w:space="0" w:color="auto"/>
            <w:left w:val="none" w:sz="0" w:space="0" w:color="auto"/>
            <w:bottom w:val="none" w:sz="0" w:space="0" w:color="auto"/>
            <w:right w:val="none" w:sz="0" w:space="0" w:color="auto"/>
          </w:divBdr>
        </w:div>
        <w:div w:id="1874345026">
          <w:marLeft w:val="640"/>
          <w:marRight w:val="0"/>
          <w:marTop w:val="0"/>
          <w:marBottom w:val="0"/>
          <w:divBdr>
            <w:top w:val="none" w:sz="0" w:space="0" w:color="auto"/>
            <w:left w:val="none" w:sz="0" w:space="0" w:color="auto"/>
            <w:bottom w:val="none" w:sz="0" w:space="0" w:color="auto"/>
            <w:right w:val="none" w:sz="0" w:space="0" w:color="auto"/>
          </w:divBdr>
        </w:div>
        <w:div w:id="1762214916">
          <w:marLeft w:val="640"/>
          <w:marRight w:val="0"/>
          <w:marTop w:val="0"/>
          <w:marBottom w:val="0"/>
          <w:divBdr>
            <w:top w:val="none" w:sz="0" w:space="0" w:color="auto"/>
            <w:left w:val="none" w:sz="0" w:space="0" w:color="auto"/>
            <w:bottom w:val="none" w:sz="0" w:space="0" w:color="auto"/>
            <w:right w:val="none" w:sz="0" w:space="0" w:color="auto"/>
          </w:divBdr>
        </w:div>
        <w:div w:id="1637251441">
          <w:marLeft w:val="640"/>
          <w:marRight w:val="0"/>
          <w:marTop w:val="0"/>
          <w:marBottom w:val="0"/>
          <w:divBdr>
            <w:top w:val="none" w:sz="0" w:space="0" w:color="auto"/>
            <w:left w:val="none" w:sz="0" w:space="0" w:color="auto"/>
            <w:bottom w:val="none" w:sz="0" w:space="0" w:color="auto"/>
            <w:right w:val="none" w:sz="0" w:space="0" w:color="auto"/>
          </w:divBdr>
        </w:div>
        <w:div w:id="907501623">
          <w:marLeft w:val="640"/>
          <w:marRight w:val="0"/>
          <w:marTop w:val="0"/>
          <w:marBottom w:val="0"/>
          <w:divBdr>
            <w:top w:val="none" w:sz="0" w:space="0" w:color="auto"/>
            <w:left w:val="none" w:sz="0" w:space="0" w:color="auto"/>
            <w:bottom w:val="none" w:sz="0" w:space="0" w:color="auto"/>
            <w:right w:val="none" w:sz="0" w:space="0" w:color="auto"/>
          </w:divBdr>
        </w:div>
        <w:div w:id="1611157368">
          <w:marLeft w:val="640"/>
          <w:marRight w:val="0"/>
          <w:marTop w:val="0"/>
          <w:marBottom w:val="0"/>
          <w:divBdr>
            <w:top w:val="none" w:sz="0" w:space="0" w:color="auto"/>
            <w:left w:val="none" w:sz="0" w:space="0" w:color="auto"/>
            <w:bottom w:val="none" w:sz="0" w:space="0" w:color="auto"/>
            <w:right w:val="none" w:sz="0" w:space="0" w:color="auto"/>
          </w:divBdr>
        </w:div>
        <w:div w:id="485586268">
          <w:marLeft w:val="640"/>
          <w:marRight w:val="0"/>
          <w:marTop w:val="0"/>
          <w:marBottom w:val="0"/>
          <w:divBdr>
            <w:top w:val="none" w:sz="0" w:space="0" w:color="auto"/>
            <w:left w:val="none" w:sz="0" w:space="0" w:color="auto"/>
            <w:bottom w:val="none" w:sz="0" w:space="0" w:color="auto"/>
            <w:right w:val="none" w:sz="0" w:space="0" w:color="auto"/>
          </w:divBdr>
        </w:div>
        <w:div w:id="1713264904">
          <w:marLeft w:val="640"/>
          <w:marRight w:val="0"/>
          <w:marTop w:val="0"/>
          <w:marBottom w:val="0"/>
          <w:divBdr>
            <w:top w:val="none" w:sz="0" w:space="0" w:color="auto"/>
            <w:left w:val="none" w:sz="0" w:space="0" w:color="auto"/>
            <w:bottom w:val="none" w:sz="0" w:space="0" w:color="auto"/>
            <w:right w:val="none" w:sz="0" w:space="0" w:color="auto"/>
          </w:divBdr>
        </w:div>
        <w:div w:id="236481618">
          <w:marLeft w:val="640"/>
          <w:marRight w:val="0"/>
          <w:marTop w:val="0"/>
          <w:marBottom w:val="0"/>
          <w:divBdr>
            <w:top w:val="none" w:sz="0" w:space="0" w:color="auto"/>
            <w:left w:val="none" w:sz="0" w:space="0" w:color="auto"/>
            <w:bottom w:val="none" w:sz="0" w:space="0" w:color="auto"/>
            <w:right w:val="none" w:sz="0" w:space="0" w:color="auto"/>
          </w:divBdr>
        </w:div>
        <w:div w:id="1736925540">
          <w:marLeft w:val="640"/>
          <w:marRight w:val="0"/>
          <w:marTop w:val="0"/>
          <w:marBottom w:val="0"/>
          <w:divBdr>
            <w:top w:val="none" w:sz="0" w:space="0" w:color="auto"/>
            <w:left w:val="none" w:sz="0" w:space="0" w:color="auto"/>
            <w:bottom w:val="none" w:sz="0" w:space="0" w:color="auto"/>
            <w:right w:val="none" w:sz="0" w:space="0" w:color="auto"/>
          </w:divBdr>
        </w:div>
        <w:div w:id="641737792">
          <w:marLeft w:val="640"/>
          <w:marRight w:val="0"/>
          <w:marTop w:val="0"/>
          <w:marBottom w:val="0"/>
          <w:divBdr>
            <w:top w:val="none" w:sz="0" w:space="0" w:color="auto"/>
            <w:left w:val="none" w:sz="0" w:space="0" w:color="auto"/>
            <w:bottom w:val="none" w:sz="0" w:space="0" w:color="auto"/>
            <w:right w:val="none" w:sz="0" w:space="0" w:color="auto"/>
          </w:divBdr>
        </w:div>
        <w:div w:id="1814524872">
          <w:marLeft w:val="640"/>
          <w:marRight w:val="0"/>
          <w:marTop w:val="0"/>
          <w:marBottom w:val="0"/>
          <w:divBdr>
            <w:top w:val="none" w:sz="0" w:space="0" w:color="auto"/>
            <w:left w:val="none" w:sz="0" w:space="0" w:color="auto"/>
            <w:bottom w:val="none" w:sz="0" w:space="0" w:color="auto"/>
            <w:right w:val="none" w:sz="0" w:space="0" w:color="auto"/>
          </w:divBdr>
        </w:div>
        <w:div w:id="2127894224">
          <w:marLeft w:val="640"/>
          <w:marRight w:val="0"/>
          <w:marTop w:val="0"/>
          <w:marBottom w:val="0"/>
          <w:divBdr>
            <w:top w:val="none" w:sz="0" w:space="0" w:color="auto"/>
            <w:left w:val="none" w:sz="0" w:space="0" w:color="auto"/>
            <w:bottom w:val="none" w:sz="0" w:space="0" w:color="auto"/>
            <w:right w:val="none" w:sz="0" w:space="0" w:color="auto"/>
          </w:divBdr>
        </w:div>
        <w:div w:id="856574735">
          <w:marLeft w:val="640"/>
          <w:marRight w:val="0"/>
          <w:marTop w:val="0"/>
          <w:marBottom w:val="0"/>
          <w:divBdr>
            <w:top w:val="none" w:sz="0" w:space="0" w:color="auto"/>
            <w:left w:val="none" w:sz="0" w:space="0" w:color="auto"/>
            <w:bottom w:val="none" w:sz="0" w:space="0" w:color="auto"/>
            <w:right w:val="none" w:sz="0" w:space="0" w:color="auto"/>
          </w:divBdr>
        </w:div>
        <w:div w:id="2087873762">
          <w:marLeft w:val="640"/>
          <w:marRight w:val="0"/>
          <w:marTop w:val="0"/>
          <w:marBottom w:val="0"/>
          <w:divBdr>
            <w:top w:val="none" w:sz="0" w:space="0" w:color="auto"/>
            <w:left w:val="none" w:sz="0" w:space="0" w:color="auto"/>
            <w:bottom w:val="none" w:sz="0" w:space="0" w:color="auto"/>
            <w:right w:val="none" w:sz="0" w:space="0" w:color="auto"/>
          </w:divBdr>
        </w:div>
        <w:div w:id="1955284109">
          <w:marLeft w:val="640"/>
          <w:marRight w:val="0"/>
          <w:marTop w:val="0"/>
          <w:marBottom w:val="0"/>
          <w:divBdr>
            <w:top w:val="none" w:sz="0" w:space="0" w:color="auto"/>
            <w:left w:val="none" w:sz="0" w:space="0" w:color="auto"/>
            <w:bottom w:val="none" w:sz="0" w:space="0" w:color="auto"/>
            <w:right w:val="none" w:sz="0" w:space="0" w:color="auto"/>
          </w:divBdr>
        </w:div>
        <w:div w:id="512915372">
          <w:marLeft w:val="640"/>
          <w:marRight w:val="0"/>
          <w:marTop w:val="0"/>
          <w:marBottom w:val="0"/>
          <w:divBdr>
            <w:top w:val="none" w:sz="0" w:space="0" w:color="auto"/>
            <w:left w:val="none" w:sz="0" w:space="0" w:color="auto"/>
            <w:bottom w:val="none" w:sz="0" w:space="0" w:color="auto"/>
            <w:right w:val="none" w:sz="0" w:space="0" w:color="auto"/>
          </w:divBdr>
        </w:div>
        <w:div w:id="91245318">
          <w:marLeft w:val="640"/>
          <w:marRight w:val="0"/>
          <w:marTop w:val="0"/>
          <w:marBottom w:val="0"/>
          <w:divBdr>
            <w:top w:val="none" w:sz="0" w:space="0" w:color="auto"/>
            <w:left w:val="none" w:sz="0" w:space="0" w:color="auto"/>
            <w:bottom w:val="none" w:sz="0" w:space="0" w:color="auto"/>
            <w:right w:val="none" w:sz="0" w:space="0" w:color="auto"/>
          </w:divBdr>
        </w:div>
        <w:div w:id="878317433">
          <w:marLeft w:val="640"/>
          <w:marRight w:val="0"/>
          <w:marTop w:val="0"/>
          <w:marBottom w:val="0"/>
          <w:divBdr>
            <w:top w:val="none" w:sz="0" w:space="0" w:color="auto"/>
            <w:left w:val="none" w:sz="0" w:space="0" w:color="auto"/>
            <w:bottom w:val="none" w:sz="0" w:space="0" w:color="auto"/>
            <w:right w:val="none" w:sz="0" w:space="0" w:color="auto"/>
          </w:divBdr>
        </w:div>
        <w:div w:id="390033986">
          <w:marLeft w:val="640"/>
          <w:marRight w:val="0"/>
          <w:marTop w:val="0"/>
          <w:marBottom w:val="0"/>
          <w:divBdr>
            <w:top w:val="none" w:sz="0" w:space="0" w:color="auto"/>
            <w:left w:val="none" w:sz="0" w:space="0" w:color="auto"/>
            <w:bottom w:val="none" w:sz="0" w:space="0" w:color="auto"/>
            <w:right w:val="none" w:sz="0" w:space="0" w:color="auto"/>
          </w:divBdr>
        </w:div>
        <w:div w:id="2147047553">
          <w:marLeft w:val="640"/>
          <w:marRight w:val="0"/>
          <w:marTop w:val="0"/>
          <w:marBottom w:val="0"/>
          <w:divBdr>
            <w:top w:val="none" w:sz="0" w:space="0" w:color="auto"/>
            <w:left w:val="none" w:sz="0" w:space="0" w:color="auto"/>
            <w:bottom w:val="none" w:sz="0" w:space="0" w:color="auto"/>
            <w:right w:val="none" w:sz="0" w:space="0" w:color="auto"/>
          </w:divBdr>
        </w:div>
        <w:div w:id="74674356">
          <w:marLeft w:val="640"/>
          <w:marRight w:val="0"/>
          <w:marTop w:val="0"/>
          <w:marBottom w:val="0"/>
          <w:divBdr>
            <w:top w:val="none" w:sz="0" w:space="0" w:color="auto"/>
            <w:left w:val="none" w:sz="0" w:space="0" w:color="auto"/>
            <w:bottom w:val="none" w:sz="0" w:space="0" w:color="auto"/>
            <w:right w:val="none" w:sz="0" w:space="0" w:color="auto"/>
          </w:divBdr>
        </w:div>
        <w:div w:id="24644482">
          <w:marLeft w:val="640"/>
          <w:marRight w:val="0"/>
          <w:marTop w:val="0"/>
          <w:marBottom w:val="0"/>
          <w:divBdr>
            <w:top w:val="none" w:sz="0" w:space="0" w:color="auto"/>
            <w:left w:val="none" w:sz="0" w:space="0" w:color="auto"/>
            <w:bottom w:val="none" w:sz="0" w:space="0" w:color="auto"/>
            <w:right w:val="none" w:sz="0" w:space="0" w:color="auto"/>
          </w:divBdr>
        </w:div>
        <w:div w:id="381949943">
          <w:marLeft w:val="640"/>
          <w:marRight w:val="0"/>
          <w:marTop w:val="0"/>
          <w:marBottom w:val="0"/>
          <w:divBdr>
            <w:top w:val="none" w:sz="0" w:space="0" w:color="auto"/>
            <w:left w:val="none" w:sz="0" w:space="0" w:color="auto"/>
            <w:bottom w:val="none" w:sz="0" w:space="0" w:color="auto"/>
            <w:right w:val="none" w:sz="0" w:space="0" w:color="auto"/>
          </w:divBdr>
        </w:div>
        <w:div w:id="1274746820">
          <w:marLeft w:val="640"/>
          <w:marRight w:val="0"/>
          <w:marTop w:val="0"/>
          <w:marBottom w:val="0"/>
          <w:divBdr>
            <w:top w:val="none" w:sz="0" w:space="0" w:color="auto"/>
            <w:left w:val="none" w:sz="0" w:space="0" w:color="auto"/>
            <w:bottom w:val="none" w:sz="0" w:space="0" w:color="auto"/>
            <w:right w:val="none" w:sz="0" w:space="0" w:color="auto"/>
          </w:divBdr>
        </w:div>
        <w:div w:id="1532495042">
          <w:marLeft w:val="640"/>
          <w:marRight w:val="0"/>
          <w:marTop w:val="0"/>
          <w:marBottom w:val="0"/>
          <w:divBdr>
            <w:top w:val="none" w:sz="0" w:space="0" w:color="auto"/>
            <w:left w:val="none" w:sz="0" w:space="0" w:color="auto"/>
            <w:bottom w:val="none" w:sz="0" w:space="0" w:color="auto"/>
            <w:right w:val="none" w:sz="0" w:space="0" w:color="auto"/>
          </w:divBdr>
        </w:div>
        <w:div w:id="1489056509">
          <w:marLeft w:val="640"/>
          <w:marRight w:val="0"/>
          <w:marTop w:val="0"/>
          <w:marBottom w:val="0"/>
          <w:divBdr>
            <w:top w:val="none" w:sz="0" w:space="0" w:color="auto"/>
            <w:left w:val="none" w:sz="0" w:space="0" w:color="auto"/>
            <w:bottom w:val="none" w:sz="0" w:space="0" w:color="auto"/>
            <w:right w:val="none" w:sz="0" w:space="0" w:color="auto"/>
          </w:divBdr>
        </w:div>
        <w:div w:id="1885866216">
          <w:marLeft w:val="640"/>
          <w:marRight w:val="0"/>
          <w:marTop w:val="0"/>
          <w:marBottom w:val="0"/>
          <w:divBdr>
            <w:top w:val="none" w:sz="0" w:space="0" w:color="auto"/>
            <w:left w:val="none" w:sz="0" w:space="0" w:color="auto"/>
            <w:bottom w:val="none" w:sz="0" w:space="0" w:color="auto"/>
            <w:right w:val="none" w:sz="0" w:space="0" w:color="auto"/>
          </w:divBdr>
        </w:div>
        <w:div w:id="1979457413">
          <w:marLeft w:val="640"/>
          <w:marRight w:val="0"/>
          <w:marTop w:val="0"/>
          <w:marBottom w:val="0"/>
          <w:divBdr>
            <w:top w:val="none" w:sz="0" w:space="0" w:color="auto"/>
            <w:left w:val="none" w:sz="0" w:space="0" w:color="auto"/>
            <w:bottom w:val="none" w:sz="0" w:space="0" w:color="auto"/>
            <w:right w:val="none" w:sz="0" w:space="0" w:color="auto"/>
          </w:divBdr>
        </w:div>
        <w:div w:id="203182308">
          <w:marLeft w:val="640"/>
          <w:marRight w:val="0"/>
          <w:marTop w:val="0"/>
          <w:marBottom w:val="0"/>
          <w:divBdr>
            <w:top w:val="none" w:sz="0" w:space="0" w:color="auto"/>
            <w:left w:val="none" w:sz="0" w:space="0" w:color="auto"/>
            <w:bottom w:val="none" w:sz="0" w:space="0" w:color="auto"/>
            <w:right w:val="none" w:sz="0" w:space="0" w:color="auto"/>
          </w:divBdr>
        </w:div>
        <w:div w:id="827592453">
          <w:marLeft w:val="640"/>
          <w:marRight w:val="0"/>
          <w:marTop w:val="0"/>
          <w:marBottom w:val="0"/>
          <w:divBdr>
            <w:top w:val="none" w:sz="0" w:space="0" w:color="auto"/>
            <w:left w:val="none" w:sz="0" w:space="0" w:color="auto"/>
            <w:bottom w:val="none" w:sz="0" w:space="0" w:color="auto"/>
            <w:right w:val="none" w:sz="0" w:space="0" w:color="auto"/>
          </w:divBdr>
        </w:div>
        <w:div w:id="720832211">
          <w:marLeft w:val="640"/>
          <w:marRight w:val="0"/>
          <w:marTop w:val="0"/>
          <w:marBottom w:val="0"/>
          <w:divBdr>
            <w:top w:val="none" w:sz="0" w:space="0" w:color="auto"/>
            <w:left w:val="none" w:sz="0" w:space="0" w:color="auto"/>
            <w:bottom w:val="none" w:sz="0" w:space="0" w:color="auto"/>
            <w:right w:val="none" w:sz="0" w:space="0" w:color="auto"/>
          </w:divBdr>
        </w:div>
        <w:div w:id="1045518356">
          <w:marLeft w:val="640"/>
          <w:marRight w:val="0"/>
          <w:marTop w:val="0"/>
          <w:marBottom w:val="0"/>
          <w:divBdr>
            <w:top w:val="none" w:sz="0" w:space="0" w:color="auto"/>
            <w:left w:val="none" w:sz="0" w:space="0" w:color="auto"/>
            <w:bottom w:val="none" w:sz="0" w:space="0" w:color="auto"/>
            <w:right w:val="none" w:sz="0" w:space="0" w:color="auto"/>
          </w:divBdr>
        </w:div>
        <w:div w:id="1646621006">
          <w:marLeft w:val="640"/>
          <w:marRight w:val="0"/>
          <w:marTop w:val="0"/>
          <w:marBottom w:val="0"/>
          <w:divBdr>
            <w:top w:val="none" w:sz="0" w:space="0" w:color="auto"/>
            <w:left w:val="none" w:sz="0" w:space="0" w:color="auto"/>
            <w:bottom w:val="none" w:sz="0" w:space="0" w:color="auto"/>
            <w:right w:val="none" w:sz="0" w:space="0" w:color="auto"/>
          </w:divBdr>
        </w:div>
        <w:div w:id="925849482">
          <w:marLeft w:val="640"/>
          <w:marRight w:val="0"/>
          <w:marTop w:val="0"/>
          <w:marBottom w:val="0"/>
          <w:divBdr>
            <w:top w:val="none" w:sz="0" w:space="0" w:color="auto"/>
            <w:left w:val="none" w:sz="0" w:space="0" w:color="auto"/>
            <w:bottom w:val="none" w:sz="0" w:space="0" w:color="auto"/>
            <w:right w:val="none" w:sz="0" w:space="0" w:color="auto"/>
          </w:divBdr>
        </w:div>
        <w:div w:id="289017821">
          <w:marLeft w:val="640"/>
          <w:marRight w:val="0"/>
          <w:marTop w:val="0"/>
          <w:marBottom w:val="0"/>
          <w:divBdr>
            <w:top w:val="none" w:sz="0" w:space="0" w:color="auto"/>
            <w:left w:val="none" w:sz="0" w:space="0" w:color="auto"/>
            <w:bottom w:val="none" w:sz="0" w:space="0" w:color="auto"/>
            <w:right w:val="none" w:sz="0" w:space="0" w:color="auto"/>
          </w:divBdr>
        </w:div>
        <w:div w:id="1880892913">
          <w:marLeft w:val="640"/>
          <w:marRight w:val="0"/>
          <w:marTop w:val="0"/>
          <w:marBottom w:val="0"/>
          <w:divBdr>
            <w:top w:val="none" w:sz="0" w:space="0" w:color="auto"/>
            <w:left w:val="none" w:sz="0" w:space="0" w:color="auto"/>
            <w:bottom w:val="none" w:sz="0" w:space="0" w:color="auto"/>
            <w:right w:val="none" w:sz="0" w:space="0" w:color="auto"/>
          </w:divBdr>
        </w:div>
      </w:divsChild>
    </w:div>
    <w:div w:id="588775840">
      <w:marLeft w:val="0"/>
      <w:marRight w:val="0"/>
      <w:marTop w:val="0"/>
      <w:marBottom w:val="0"/>
      <w:divBdr>
        <w:top w:val="none" w:sz="0" w:space="0" w:color="auto"/>
        <w:left w:val="none" w:sz="0" w:space="0" w:color="auto"/>
        <w:bottom w:val="none" w:sz="0" w:space="0" w:color="auto"/>
        <w:right w:val="none" w:sz="0" w:space="0" w:color="auto"/>
      </w:divBdr>
    </w:div>
    <w:div w:id="593897992">
      <w:bodyDiv w:val="1"/>
      <w:marLeft w:val="0"/>
      <w:marRight w:val="0"/>
      <w:marTop w:val="0"/>
      <w:marBottom w:val="0"/>
      <w:divBdr>
        <w:top w:val="none" w:sz="0" w:space="0" w:color="auto"/>
        <w:left w:val="none" w:sz="0" w:space="0" w:color="auto"/>
        <w:bottom w:val="none" w:sz="0" w:space="0" w:color="auto"/>
        <w:right w:val="none" w:sz="0" w:space="0" w:color="auto"/>
      </w:divBdr>
      <w:divsChild>
        <w:div w:id="36705308">
          <w:marLeft w:val="640"/>
          <w:marRight w:val="0"/>
          <w:marTop w:val="0"/>
          <w:marBottom w:val="0"/>
          <w:divBdr>
            <w:top w:val="none" w:sz="0" w:space="0" w:color="auto"/>
            <w:left w:val="none" w:sz="0" w:space="0" w:color="auto"/>
            <w:bottom w:val="none" w:sz="0" w:space="0" w:color="auto"/>
            <w:right w:val="none" w:sz="0" w:space="0" w:color="auto"/>
          </w:divBdr>
        </w:div>
        <w:div w:id="59251111">
          <w:marLeft w:val="640"/>
          <w:marRight w:val="0"/>
          <w:marTop w:val="0"/>
          <w:marBottom w:val="0"/>
          <w:divBdr>
            <w:top w:val="none" w:sz="0" w:space="0" w:color="auto"/>
            <w:left w:val="none" w:sz="0" w:space="0" w:color="auto"/>
            <w:bottom w:val="none" w:sz="0" w:space="0" w:color="auto"/>
            <w:right w:val="none" w:sz="0" w:space="0" w:color="auto"/>
          </w:divBdr>
        </w:div>
        <w:div w:id="140392916">
          <w:marLeft w:val="640"/>
          <w:marRight w:val="0"/>
          <w:marTop w:val="0"/>
          <w:marBottom w:val="0"/>
          <w:divBdr>
            <w:top w:val="none" w:sz="0" w:space="0" w:color="auto"/>
            <w:left w:val="none" w:sz="0" w:space="0" w:color="auto"/>
            <w:bottom w:val="none" w:sz="0" w:space="0" w:color="auto"/>
            <w:right w:val="none" w:sz="0" w:space="0" w:color="auto"/>
          </w:divBdr>
        </w:div>
        <w:div w:id="166094497">
          <w:marLeft w:val="640"/>
          <w:marRight w:val="0"/>
          <w:marTop w:val="0"/>
          <w:marBottom w:val="0"/>
          <w:divBdr>
            <w:top w:val="none" w:sz="0" w:space="0" w:color="auto"/>
            <w:left w:val="none" w:sz="0" w:space="0" w:color="auto"/>
            <w:bottom w:val="none" w:sz="0" w:space="0" w:color="auto"/>
            <w:right w:val="none" w:sz="0" w:space="0" w:color="auto"/>
          </w:divBdr>
        </w:div>
        <w:div w:id="173230354">
          <w:marLeft w:val="640"/>
          <w:marRight w:val="0"/>
          <w:marTop w:val="0"/>
          <w:marBottom w:val="0"/>
          <w:divBdr>
            <w:top w:val="none" w:sz="0" w:space="0" w:color="auto"/>
            <w:left w:val="none" w:sz="0" w:space="0" w:color="auto"/>
            <w:bottom w:val="none" w:sz="0" w:space="0" w:color="auto"/>
            <w:right w:val="none" w:sz="0" w:space="0" w:color="auto"/>
          </w:divBdr>
        </w:div>
        <w:div w:id="226187632">
          <w:marLeft w:val="640"/>
          <w:marRight w:val="0"/>
          <w:marTop w:val="0"/>
          <w:marBottom w:val="0"/>
          <w:divBdr>
            <w:top w:val="none" w:sz="0" w:space="0" w:color="auto"/>
            <w:left w:val="none" w:sz="0" w:space="0" w:color="auto"/>
            <w:bottom w:val="none" w:sz="0" w:space="0" w:color="auto"/>
            <w:right w:val="none" w:sz="0" w:space="0" w:color="auto"/>
          </w:divBdr>
        </w:div>
        <w:div w:id="233781441">
          <w:marLeft w:val="640"/>
          <w:marRight w:val="0"/>
          <w:marTop w:val="0"/>
          <w:marBottom w:val="0"/>
          <w:divBdr>
            <w:top w:val="none" w:sz="0" w:space="0" w:color="auto"/>
            <w:left w:val="none" w:sz="0" w:space="0" w:color="auto"/>
            <w:bottom w:val="none" w:sz="0" w:space="0" w:color="auto"/>
            <w:right w:val="none" w:sz="0" w:space="0" w:color="auto"/>
          </w:divBdr>
        </w:div>
        <w:div w:id="351031189">
          <w:marLeft w:val="640"/>
          <w:marRight w:val="0"/>
          <w:marTop w:val="0"/>
          <w:marBottom w:val="0"/>
          <w:divBdr>
            <w:top w:val="none" w:sz="0" w:space="0" w:color="auto"/>
            <w:left w:val="none" w:sz="0" w:space="0" w:color="auto"/>
            <w:bottom w:val="none" w:sz="0" w:space="0" w:color="auto"/>
            <w:right w:val="none" w:sz="0" w:space="0" w:color="auto"/>
          </w:divBdr>
        </w:div>
        <w:div w:id="368534519">
          <w:marLeft w:val="640"/>
          <w:marRight w:val="0"/>
          <w:marTop w:val="0"/>
          <w:marBottom w:val="0"/>
          <w:divBdr>
            <w:top w:val="none" w:sz="0" w:space="0" w:color="auto"/>
            <w:left w:val="none" w:sz="0" w:space="0" w:color="auto"/>
            <w:bottom w:val="none" w:sz="0" w:space="0" w:color="auto"/>
            <w:right w:val="none" w:sz="0" w:space="0" w:color="auto"/>
          </w:divBdr>
        </w:div>
        <w:div w:id="424307887">
          <w:marLeft w:val="640"/>
          <w:marRight w:val="0"/>
          <w:marTop w:val="0"/>
          <w:marBottom w:val="0"/>
          <w:divBdr>
            <w:top w:val="none" w:sz="0" w:space="0" w:color="auto"/>
            <w:left w:val="none" w:sz="0" w:space="0" w:color="auto"/>
            <w:bottom w:val="none" w:sz="0" w:space="0" w:color="auto"/>
            <w:right w:val="none" w:sz="0" w:space="0" w:color="auto"/>
          </w:divBdr>
        </w:div>
        <w:div w:id="458185513">
          <w:marLeft w:val="640"/>
          <w:marRight w:val="0"/>
          <w:marTop w:val="0"/>
          <w:marBottom w:val="0"/>
          <w:divBdr>
            <w:top w:val="none" w:sz="0" w:space="0" w:color="auto"/>
            <w:left w:val="none" w:sz="0" w:space="0" w:color="auto"/>
            <w:bottom w:val="none" w:sz="0" w:space="0" w:color="auto"/>
            <w:right w:val="none" w:sz="0" w:space="0" w:color="auto"/>
          </w:divBdr>
        </w:div>
        <w:div w:id="495458311">
          <w:marLeft w:val="640"/>
          <w:marRight w:val="0"/>
          <w:marTop w:val="0"/>
          <w:marBottom w:val="0"/>
          <w:divBdr>
            <w:top w:val="none" w:sz="0" w:space="0" w:color="auto"/>
            <w:left w:val="none" w:sz="0" w:space="0" w:color="auto"/>
            <w:bottom w:val="none" w:sz="0" w:space="0" w:color="auto"/>
            <w:right w:val="none" w:sz="0" w:space="0" w:color="auto"/>
          </w:divBdr>
        </w:div>
        <w:div w:id="535041380">
          <w:marLeft w:val="640"/>
          <w:marRight w:val="0"/>
          <w:marTop w:val="0"/>
          <w:marBottom w:val="0"/>
          <w:divBdr>
            <w:top w:val="none" w:sz="0" w:space="0" w:color="auto"/>
            <w:left w:val="none" w:sz="0" w:space="0" w:color="auto"/>
            <w:bottom w:val="none" w:sz="0" w:space="0" w:color="auto"/>
            <w:right w:val="none" w:sz="0" w:space="0" w:color="auto"/>
          </w:divBdr>
        </w:div>
        <w:div w:id="607657542">
          <w:marLeft w:val="640"/>
          <w:marRight w:val="0"/>
          <w:marTop w:val="0"/>
          <w:marBottom w:val="0"/>
          <w:divBdr>
            <w:top w:val="none" w:sz="0" w:space="0" w:color="auto"/>
            <w:left w:val="none" w:sz="0" w:space="0" w:color="auto"/>
            <w:bottom w:val="none" w:sz="0" w:space="0" w:color="auto"/>
            <w:right w:val="none" w:sz="0" w:space="0" w:color="auto"/>
          </w:divBdr>
        </w:div>
        <w:div w:id="616374027">
          <w:marLeft w:val="640"/>
          <w:marRight w:val="0"/>
          <w:marTop w:val="0"/>
          <w:marBottom w:val="0"/>
          <w:divBdr>
            <w:top w:val="none" w:sz="0" w:space="0" w:color="auto"/>
            <w:left w:val="none" w:sz="0" w:space="0" w:color="auto"/>
            <w:bottom w:val="none" w:sz="0" w:space="0" w:color="auto"/>
            <w:right w:val="none" w:sz="0" w:space="0" w:color="auto"/>
          </w:divBdr>
        </w:div>
        <w:div w:id="657729731">
          <w:marLeft w:val="640"/>
          <w:marRight w:val="0"/>
          <w:marTop w:val="0"/>
          <w:marBottom w:val="0"/>
          <w:divBdr>
            <w:top w:val="none" w:sz="0" w:space="0" w:color="auto"/>
            <w:left w:val="none" w:sz="0" w:space="0" w:color="auto"/>
            <w:bottom w:val="none" w:sz="0" w:space="0" w:color="auto"/>
            <w:right w:val="none" w:sz="0" w:space="0" w:color="auto"/>
          </w:divBdr>
        </w:div>
        <w:div w:id="663436716">
          <w:marLeft w:val="640"/>
          <w:marRight w:val="0"/>
          <w:marTop w:val="0"/>
          <w:marBottom w:val="0"/>
          <w:divBdr>
            <w:top w:val="none" w:sz="0" w:space="0" w:color="auto"/>
            <w:left w:val="none" w:sz="0" w:space="0" w:color="auto"/>
            <w:bottom w:val="none" w:sz="0" w:space="0" w:color="auto"/>
            <w:right w:val="none" w:sz="0" w:space="0" w:color="auto"/>
          </w:divBdr>
        </w:div>
        <w:div w:id="716974981">
          <w:marLeft w:val="640"/>
          <w:marRight w:val="0"/>
          <w:marTop w:val="0"/>
          <w:marBottom w:val="0"/>
          <w:divBdr>
            <w:top w:val="none" w:sz="0" w:space="0" w:color="auto"/>
            <w:left w:val="none" w:sz="0" w:space="0" w:color="auto"/>
            <w:bottom w:val="none" w:sz="0" w:space="0" w:color="auto"/>
            <w:right w:val="none" w:sz="0" w:space="0" w:color="auto"/>
          </w:divBdr>
        </w:div>
        <w:div w:id="768550918">
          <w:marLeft w:val="640"/>
          <w:marRight w:val="0"/>
          <w:marTop w:val="0"/>
          <w:marBottom w:val="0"/>
          <w:divBdr>
            <w:top w:val="none" w:sz="0" w:space="0" w:color="auto"/>
            <w:left w:val="none" w:sz="0" w:space="0" w:color="auto"/>
            <w:bottom w:val="none" w:sz="0" w:space="0" w:color="auto"/>
            <w:right w:val="none" w:sz="0" w:space="0" w:color="auto"/>
          </w:divBdr>
        </w:div>
        <w:div w:id="926764081">
          <w:marLeft w:val="640"/>
          <w:marRight w:val="0"/>
          <w:marTop w:val="0"/>
          <w:marBottom w:val="0"/>
          <w:divBdr>
            <w:top w:val="none" w:sz="0" w:space="0" w:color="auto"/>
            <w:left w:val="none" w:sz="0" w:space="0" w:color="auto"/>
            <w:bottom w:val="none" w:sz="0" w:space="0" w:color="auto"/>
            <w:right w:val="none" w:sz="0" w:space="0" w:color="auto"/>
          </w:divBdr>
        </w:div>
        <w:div w:id="949976155">
          <w:marLeft w:val="640"/>
          <w:marRight w:val="0"/>
          <w:marTop w:val="0"/>
          <w:marBottom w:val="0"/>
          <w:divBdr>
            <w:top w:val="none" w:sz="0" w:space="0" w:color="auto"/>
            <w:left w:val="none" w:sz="0" w:space="0" w:color="auto"/>
            <w:bottom w:val="none" w:sz="0" w:space="0" w:color="auto"/>
            <w:right w:val="none" w:sz="0" w:space="0" w:color="auto"/>
          </w:divBdr>
        </w:div>
        <w:div w:id="956181393">
          <w:marLeft w:val="640"/>
          <w:marRight w:val="0"/>
          <w:marTop w:val="0"/>
          <w:marBottom w:val="0"/>
          <w:divBdr>
            <w:top w:val="none" w:sz="0" w:space="0" w:color="auto"/>
            <w:left w:val="none" w:sz="0" w:space="0" w:color="auto"/>
            <w:bottom w:val="none" w:sz="0" w:space="0" w:color="auto"/>
            <w:right w:val="none" w:sz="0" w:space="0" w:color="auto"/>
          </w:divBdr>
        </w:div>
        <w:div w:id="986590681">
          <w:marLeft w:val="640"/>
          <w:marRight w:val="0"/>
          <w:marTop w:val="0"/>
          <w:marBottom w:val="0"/>
          <w:divBdr>
            <w:top w:val="none" w:sz="0" w:space="0" w:color="auto"/>
            <w:left w:val="none" w:sz="0" w:space="0" w:color="auto"/>
            <w:bottom w:val="none" w:sz="0" w:space="0" w:color="auto"/>
            <w:right w:val="none" w:sz="0" w:space="0" w:color="auto"/>
          </w:divBdr>
        </w:div>
        <w:div w:id="1093470863">
          <w:marLeft w:val="640"/>
          <w:marRight w:val="0"/>
          <w:marTop w:val="0"/>
          <w:marBottom w:val="0"/>
          <w:divBdr>
            <w:top w:val="none" w:sz="0" w:space="0" w:color="auto"/>
            <w:left w:val="none" w:sz="0" w:space="0" w:color="auto"/>
            <w:bottom w:val="none" w:sz="0" w:space="0" w:color="auto"/>
            <w:right w:val="none" w:sz="0" w:space="0" w:color="auto"/>
          </w:divBdr>
        </w:div>
        <w:div w:id="1124425645">
          <w:marLeft w:val="640"/>
          <w:marRight w:val="0"/>
          <w:marTop w:val="0"/>
          <w:marBottom w:val="0"/>
          <w:divBdr>
            <w:top w:val="none" w:sz="0" w:space="0" w:color="auto"/>
            <w:left w:val="none" w:sz="0" w:space="0" w:color="auto"/>
            <w:bottom w:val="none" w:sz="0" w:space="0" w:color="auto"/>
            <w:right w:val="none" w:sz="0" w:space="0" w:color="auto"/>
          </w:divBdr>
        </w:div>
        <w:div w:id="1261137665">
          <w:marLeft w:val="640"/>
          <w:marRight w:val="0"/>
          <w:marTop w:val="0"/>
          <w:marBottom w:val="0"/>
          <w:divBdr>
            <w:top w:val="none" w:sz="0" w:space="0" w:color="auto"/>
            <w:left w:val="none" w:sz="0" w:space="0" w:color="auto"/>
            <w:bottom w:val="none" w:sz="0" w:space="0" w:color="auto"/>
            <w:right w:val="none" w:sz="0" w:space="0" w:color="auto"/>
          </w:divBdr>
        </w:div>
        <w:div w:id="1378120180">
          <w:marLeft w:val="640"/>
          <w:marRight w:val="0"/>
          <w:marTop w:val="0"/>
          <w:marBottom w:val="0"/>
          <w:divBdr>
            <w:top w:val="none" w:sz="0" w:space="0" w:color="auto"/>
            <w:left w:val="none" w:sz="0" w:space="0" w:color="auto"/>
            <w:bottom w:val="none" w:sz="0" w:space="0" w:color="auto"/>
            <w:right w:val="none" w:sz="0" w:space="0" w:color="auto"/>
          </w:divBdr>
        </w:div>
        <w:div w:id="1397701650">
          <w:marLeft w:val="640"/>
          <w:marRight w:val="0"/>
          <w:marTop w:val="0"/>
          <w:marBottom w:val="0"/>
          <w:divBdr>
            <w:top w:val="none" w:sz="0" w:space="0" w:color="auto"/>
            <w:left w:val="none" w:sz="0" w:space="0" w:color="auto"/>
            <w:bottom w:val="none" w:sz="0" w:space="0" w:color="auto"/>
            <w:right w:val="none" w:sz="0" w:space="0" w:color="auto"/>
          </w:divBdr>
        </w:div>
        <w:div w:id="1461804842">
          <w:marLeft w:val="640"/>
          <w:marRight w:val="0"/>
          <w:marTop w:val="0"/>
          <w:marBottom w:val="0"/>
          <w:divBdr>
            <w:top w:val="none" w:sz="0" w:space="0" w:color="auto"/>
            <w:left w:val="none" w:sz="0" w:space="0" w:color="auto"/>
            <w:bottom w:val="none" w:sz="0" w:space="0" w:color="auto"/>
            <w:right w:val="none" w:sz="0" w:space="0" w:color="auto"/>
          </w:divBdr>
        </w:div>
        <w:div w:id="1470784895">
          <w:marLeft w:val="640"/>
          <w:marRight w:val="0"/>
          <w:marTop w:val="0"/>
          <w:marBottom w:val="0"/>
          <w:divBdr>
            <w:top w:val="none" w:sz="0" w:space="0" w:color="auto"/>
            <w:left w:val="none" w:sz="0" w:space="0" w:color="auto"/>
            <w:bottom w:val="none" w:sz="0" w:space="0" w:color="auto"/>
            <w:right w:val="none" w:sz="0" w:space="0" w:color="auto"/>
          </w:divBdr>
        </w:div>
        <w:div w:id="1573003443">
          <w:marLeft w:val="640"/>
          <w:marRight w:val="0"/>
          <w:marTop w:val="0"/>
          <w:marBottom w:val="0"/>
          <w:divBdr>
            <w:top w:val="none" w:sz="0" w:space="0" w:color="auto"/>
            <w:left w:val="none" w:sz="0" w:space="0" w:color="auto"/>
            <w:bottom w:val="none" w:sz="0" w:space="0" w:color="auto"/>
            <w:right w:val="none" w:sz="0" w:space="0" w:color="auto"/>
          </w:divBdr>
        </w:div>
        <w:div w:id="1685981912">
          <w:marLeft w:val="640"/>
          <w:marRight w:val="0"/>
          <w:marTop w:val="0"/>
          <w:marBottom w:val="0"/>
          <w:divBdr>
            <w:top w:val="none" w:sz="0" w:space="0" w:color="auto"/>
            <w:left w:val="none" w:sz="0" w:space="0" w:color="auto"/>
            <w:bottom w:val="none" w:sz="0" w:space="0" w:color="auto"/>
            <w:right w:val="none" w:sz="0" w:space="0" w:color="auto"/>
          </w:divBdr>
        </w:div>
        <w:div w:id="1703701536">
          <w:marLeft w:val="640"/>
          <w:marRight w:val="0"/>
          <w:marTop w:val="0"/>
          <w:marBottom w:val="0"/>
          <w:divBdr>
            <w:top w:val="none" w:sz="0" w:space="0" w:color="auto"/>
            <w:left w:val="none" w:sz="0" w:space="0" w:color="auto"/>
            <w:bottom w:val="none" w:sz="0" w:space="0" w:color="auto"/>
            <w:right w:val="none" w:sz="0" w:space="0" w:color="auto"/>
          </w:divBdr>
        </w:div>
        <w:div w:id="1771702514">
          <w:marLeft w:val="640"/>
          <w:marRight w:val="0"/>
          <w:marTop w:val="0"/>
          <w:marBottom w:val="0"/>
          <w:divBdr>
            <w:top w:val="none" w:sz="0" w:space="0" w:color="auto"/>
            <w:left w:val="none" w:sz="0" w:space="0" w:color="auto"/>
            <w:bottom w:val="none" w:sz="0" w:space="0" w:color="auto"/>
            <w:right w:val="none" w:sz="0" w:space="0" w:color="auto"/>
          </w:divBdr>
        </w:div>
        <w:div w:id="1781608694">
          <w:marLeft w:val="640"/>
          <w:marRight w:val="0"/>
          <w:marTop w:val="0"/>
          <w:marBottom w:val="0"/>
          <w:divBdr>
            <w:top w:val="none" w:sz="0" w:space="0" w:color="auto"/>
            <w:left w:val="none" w:sz="0" w:space="0" w:color="auto"/>
            <w:bottom w:val="none" w:sz="0" w:space="0" w:color="auto"/>
            <w:right w:val="none" w:sz="0" w:space="0" w:color="auto"/>
          </w:divBdr>
        </w:div>
        <w:div w:id="1785927788">
          <w:marLeft w:val="640"/>
          <w:marRight w:val="0"/>
          <w:marTop w:val="0"/>
          <w:marBottom w:val="0"/>
          <w:divBdr>
            <w:top w:val="none" w:sz="0" w:space="0" w:color="auto"/>
            <w:left w:val="none" w:sz="0" w:space="0" w:color="auto"/>
            <w:bottom w:val="none" w:sz="0" w:space="0" w:color="auto"/>
            <w:right w:val="none" w:sz="0" w:space="0" w:color="auto"/>
          </w:divBdr>
        </w:div>
        <w:div w:id="1786775815">
          <w:marLeft w:val="640"/>
          <w:marRight w:val="0"/>
          <w:marTop w:val="0"/>
          <w:marBottom w:val="0"/>
          <w:divBdr>
            <w:top w:val="none" w:sz="0" w:space="0" w:color="auto"/>
            <w:left w:val="none" w:sz="0" w:space="0" w:color="auto"/>
            <w:bottom w:val="none" w:sz="0" w:space="0" w:color="auto"/>
            <w:right w:val="none" w:sz="0" w:space="0" w:color="auto"/>
          </w:divBdr>
        </w:div>
        <w:div w:id="1811481681">
          <w:marLeft w:val="640"/>
          <w:marRight w:val="0"/>
          <w:marTop w:val="0"/>
          <w:marBottom w:val="0"/>
          <w:divBdr>
            <w:top w:val="none" w:sz="0" w:space="0" w:color="auto"/>
            <w:left w:val="none" w:sz="0" w:space="0" w:color="auto"/>
            <w:bottom w:val="none" w:sz="0" w:space="0" w:color="auto"/>
            <w:right w:val="none" w:sz="0" w:space="0" w:color="auto"/>
          </w:divBdr>
        </w:div>
        <w:div w:id="2079940999">
          <w:marLeft w:val="640"/>
          <w:marRight w:val="0"/>
          <w:marTop w:val="0"/>
          <w:marBottom w:val="0"/>
          <w:divBdr>
            <w:top w:val="none" w:sz="0" w:space="0" w:color="auto"/>
            <w:left w:val="none" w:sz="0" w:space="0" w:color="auto"/>
            <w:bottom w:val="none" w:sz="0" w:space="0" w:color="auto"/>
            <w:right w:val="none" w:sz="0" w:space="0" w:color="auto"/>
          </w:divBdr>
        </w:div>
        <w:div w:id="2118522647">
          <w:marLeft w:val="640"/>
          <w:marRight w:val="0"/>
          <w:marTop w:val="0"/>
          <w:marBottom w:val="0"/>
          <w:divBdr>
            <w:top w:val="none" w:sz="0" w:space="0" w:color="auto"/>
            <w:left w:val="none" w:sz="0" w:space="0" w:color="auto"/>
            <w:bottom w:val="none" w:sz="0" w:space="0" w:color="auto"/>
            <w:right w:val="none" w:sz="0" w:space="0" w:color="auto"/>
          </w:divBdr>
        </w:div>
      </w:divsChild>
    </w:div>
    <w:div w:id="596866606">
      <w:marLeft w:val="0"/>
      <w:marRight w:val="0"/>
      <w:marTop w:val="0"/>
      <w:marBottom w:val="0"/>
      <w:divBdr>
        <w:top w:val="none" w:sz="0" w:space="0" w:color="auto"/>
        <w:left w:val="none" w:sz="0" w:space="0" w:color="auto"/>
        <w:bottom w:val="none" w:sz="0" w:space="0" w:color="auto"/>
        <w:right w:val="none" w:sz="0" w:space="0" w:color="auto"/>
      </w:divBdr>
    </w:div>
    <w:div w:id="602228651">
      <w:bodyDiv w:val="1"/>
      <w:marLeft w:val="0"/>
      <w:marRight w:val="0"/>
      <w:marTop w:val="0"/>
      <w:marBottom w:val="0"/>
      <w:divBdr>
        <w:top w:val="none" w:sz="0" w:space="0" w:color="auto"/>
        <w:left w:val="none" w:sz="0" w:space="0" w:color="auto"/>
        <w:bottom w:val="none" w:sz="0" w:space="0" w:color="auto"/>
        <w:right w:val="none" w:sz="0" w:space="0" w:color="auto"/>
      </w:divBdr>
      <w:divsChild>
        <w:div w:id="9767395">
          <w:marLeft w:val="640"/>
          <w:marRight w:val="0"/>
          <w:marTop w:val="0"/>
          <w:marBottom w:val="0"/>
          <w:divBdr>
            <w:top w:val="none" w:sz="0" w:space="0" w:color="auto"/>
            <w:left w:val="none" w:sz="0" w:space="0" w:color="auto"/>
            <w:bottom w:val="none" w:sz="0" w:space="0" w:color="auto"/>
            <w:right w:val="none" w:sz="0" w:space="0" w:color="auto"/>
          </w:divBdr>
        </w:div>
        <w:div w:id="32926493">
          <w:marLeft w:val="640"/>
          <w:marRight w:val="0"/>
          <w:marTop w:val="0"/>
          <w:marBottom w:val="0"/>
          <w:divBdr>
            <w:top w:val="none" w:sz="0" w:space="0" w:color="auto"/>
            <w:left w:val="none" w:sz="0" w:space="0" w:color="auto"/>
            <w:bottom w:val="none" w:sz="0" w:space="0" w:color="auto"/>
            <w:right w:val="none" w:sz="0" w:space="0" w:color="auto"/>
          </w:divBdr>
        </w:div>
        <w:div w:id="176041267">
          <w:marLeft w:val="640"/>
          <w:marRight w:val="0"/>
          <w:marTop w:val="0"/>
          <w:marBottom w:val="0"/>
          <w:divBdr>
            <w:top w:val="none" w:sz="0" w:space="0" w:color="auto"/>
            <w:left w:val="none" w:sz="0" w:space="0" w:color="auto"/>
            <w:bottom w:val="none" w:sz="0" w:space="0" w:color="auto"/>
            <w:right w:val="none" w:sz="0" w:space="0" w:color="auto"/>
          </w:divBdr>
        </w:div>
        <w:div w:id="190800169">
          <w:marLeft w:val="640"/>
          <w:marRight w:val="0"/>
          <w:marTop w:val="0"/>
          <w:marBottom w:val="0"/>
          <w:divBdr>
            <w:top w:val="none" w:sz="0" w:space="0" w:color="auto"/>
            <w:left w:val="none" w:sz="0" w:space="0" w:color="auto"/>
            <w:bottom w:val="none" w:sz="0" w:space="0" w:color="auto"/>
            <w:right w:val="none" w:sz="0" w:space="0" w:color="auto"/>
          </w:divBdr>
        </w:div>
        <w:div w:id="240338886">
          <w:marLeft w:val="640"/>
          <w:marRight w:val="0"/>
          <w:marTop w:val="0"/>
          <w:marBottom w:val="0"/>
          <w:divBdr>
            <w:top w:val="none" w:sz="0" w:space="0" w:color="auto"/>
            <w:left w:val="none" w:sz="0" w:space="0" w:color="auto"/>
            <w:bottom w:val="none" w:sz="0" w:space="0" w:color="auto"/>
            <w:right w:val="none" w:sz="0" w:space="0" w:color="auto"/>
          </w:divBdr>
        </w:div>
        <w:div w:id="265843126">
          <w:marLeft w:val="640"/>
          <w:marRight w:val="0"/>
          <w:marTop w:val="0"/>
          <w:marBottom w:val="0"/>
          <w:divBdr>
            <w:top w:val="none" w:sz="0" w:space="0" w:color="auto"/>
            <w:left w:val="none" w:sz="0" w:space="0" w:color="auto"/>
            <w:bottom w:val="none" w:sz="0" w:space="0" w:color="auto"/>
            <w:right w:val="none" w:sz="0" w:space="0" w:color="auto"/>
          </w:divBdr>
        </w:div>
        <w:div w:id="305015329">
          <w:marLeft w:val="640"/>
          <w:marRight w:val="0"/>
          <w:marTop w:val="0"/>
          <w:marBottom w:val="0"/>
          <w:divBdr>
            <w:top w:val="none" w:sz="0" w:space="0" w:color="auto"/>
            <w:left w:val="none" w:sz="0" w:space="0" w:color="auto"/>
            <w:bottom w:val="none" w:sz="0" w:space="0" w:color="auto"/>
            <w:right w:val="none" w:sz="0" w:space="0" w:color="auto"/>
          </w:divBdr>
        </w:div>
        <w:div w:id="309212707">
          <w:marLeft w:val="640"/>
          <w:marRight w:val="0"/>
          <w:marTop w:val="0"/>
          <w:marBottom w:val="0"/>
          <w:divBdr>
            <w:top w:val="none" w:sz="0" w:space="0" w:color="auto"/>
            <w:left w:val="none" w:sz="0" w:space="0" w:color="auto"/>
            <w:bottom w:val="none" w:sz="0" w:space="0" w:color="auto"/>
            <w:right w:val="none" w:sz="0" w:space="0" w:color="auto"/>
          </w:divBdr>
        </w:div>
        <w:div w:id="335806582">
          <w:marLeft w:val="640"/>
          <w:marRight w:val="0"/>
          <w:marTop w:val="0"/>
          <w:marBottom w:val="0"/>
          <w:divBdr>
            <w:top w:val="none" w:sz="0" w:space="0" w:color="auto"/>
            <w:left w:val="none" w:sz="0" w:space="0" w:color="auto"/>
            <w:bottom w:val="none" w:sz="0" w:space="0" w:color="auto"/>
            <w:right w:val="none" w:sz="0" w:space="0" w:color="auto"/>
          </w:divBdr>
        </w:div>
        <w:div w:id="552274132">
          <w:marLeft w:val="640"/>
          <w:marRight w:val="0"/>
          <w:marTop w:val="0"/>
          <w:marBottom w:val="0"/>
          <w:divBdr>
            <w:top w:val="none" w:sz="0" w:space="0" w:color="auto"/>
            <w:left w:val="none" w:sz="0" w:space="0" w:color="auto"/>
            <w:bottom w:val="none" w:sz="0" w:space="0" w:color="auto"/>
            <w:right w:val="none" w:sz="0" w:space="0" w:color="auto"/>
          </w:divBdr>
        </w:div>
        <w:div w:id="556283404">
          <w:marLeft w:val="640"/>
          <w:marRight w:val="0"/>
          <w:marTop w:val="0"/>
          <w:marBottom w:val="0"/>
          <w:divBdr>
            <w:top w:val="none" w:sz="0" w:space="0" w:color="auto"/>
            <w:left w:val="none" w:sz="0" w:space="0" w:color="auto"/>
            <w:bottom w:val="none" w:sz="0" w:space="0" w:color="auto"/>
            <w:right w:val="none" w:sz="0" w:space="0" w:color="auto"/>
          </w:divBdr>
        </w:div>
        <w:div w:id="644356214">
          <w:marLeft w:val="640"/>
          <w:marRight w:val="0"/>
          <w:marTop w:val="0"/>
          <w:marBottom w:val="0"/>
          <w:divBdr>
            <w:top w:val="none" w:sz="0" w:space="0" w:color="auto"/>
            <w:left w:val="none" w:sz="0" w:space="0" w:color="auto"/>
            <w:bottom w:val="none" w:sz="0" w:space="0" w:color="auto"/>
            <w:right w:val="none" w:sz="0" w:space="0" w:color="auto"/>
          </w:divBdr>
        </w:div>
        <w:div w:id="657417294">
          <w:marLeft w:val="640"/>
          <w:marRight w:val="0"/>
          <w:marTop w:val="0"/>
          <w:marBottom w:val="0"/>
          <w:divBdr>
            <w:top w:val="none" w:sz="0" w:space="0" w:color="auto"/>
            <w:left w:val="none" w:sz="0" w:space="0" w:color="auto"/>
            <w:bottom w:val="none" w:sz="0" w:space="0" w:color="auto"/>
            <w:right w:val="none" w:sz="0" w:space="0" w:color="auto"/>
          </w:divBdr>
        </w:div>
        <w:div w:id="661854919">
          <w:marLeft w:val="640"/>
          <w:marRight w:val="0"/>
          <w:marTop w:val="0"/>
          <w:marBottom w:val="0"/>
          <w:divBdr>
            <w:top w:val="none" w:sz="0" w:space="0" w:color="auto"/>
            <w:left w:val="none" w:sz="0" w:space="0" w:color="auto"/>
            <w:bottom w:val="none" w:sz="0" w:space="0" w:color="auto"/>
            <w:right w:val="none" w:sz="0" w:space="0" w:color="auto"/>
          </w:divBdr>
        </w:div>
        <w:div w:id="792482964">
          <w:marLeft w:val="640"/>
          <w:marRight w:val="0"/>
          <w:marTop w:val="0"/>
          <w:marBottom w:val="0"/>
          <w:divBdr>
            <w:top w:val="none" w:sz="0" w:space="0" w:color="auto"/>
            <w:left w:val="none" w:sz="0" w:space="0" w:color="auto"/>
            <w:bottom w:val="none" w:sz="0" w:space="0" w:color="auto"/>
            <w:right w:val="none" w:sz="0" w:space="0" w:color="auto"/>
          </w:divBdr>
        </w:div>
        <w:div w:id="896742880">
          <w:marLeft w:val="640"/>
          <w:marRight w:val="0"/>
          <w:marTop w:val="0"/>
          <w:marBottom w:val="0"/>
          <w:divBdr>
            <w:top w:val="none" w:sz="0" w:space="0" w:color="auto"/>
            <w:left w:val="none" w:sz="0" w:space="0" w:color="auto"/>
            <w:bottom w:val="none" w:sz="0" w:space="0" w:color="auto"/>
            <w:right w:val="none" w:sz="0" w:space="0" w:color="auto"/>
          </w:divBdr>
        </w:div>
        <w:div w:id="1142113931">
          <w:marLeft w:val="640"/>
          <w:marRight w:val="0"/>
          <w:marTop w:val="0"/>
          <w:marBottom w:val="0"/>
          <w:divBdr>
            <w:top w:val="none" w:sz="0" w:space="0" w:color="auto"/>
            <w:left w:val="none" w:sz="0" w:space="0" w:color="auto"/>
            <w:bottom w:val="none" w:sz="0" w:space="0" w:color="auto"/>
            <w:right w:val="none" w:sz="0" w:space="0" w:color="auto"/>
          </w:divBdr>
        </w:div>
        <w:div w:id="1144616911">
          <w:marLeft w:val="640"/>
          <w:marRight w:val="0"/>
          <w:marTop w:val="0"/>
          <w:marBottom w:val="0"/>
          <w:divBdr>
            <w:top w:val="none" w:sz="0" w:space="0" w:color="auto"/>
            <w:left w:val="none" w:sz="0" w:space="0" w:color="auto"/>
            <w:bottom w:val="none" w:sz="0" w:space="0" w:color="auto"/>
            <w:right w:val="none" w:sz="0" w:space="0" w:color="auto"/>
          </w:divBdr>
        </w:div>
        <w:div w:id="1149437293">
          <w:marLeft w:val="640"/>
          <w:marRight w:val="0"/>
          <w:marTop w:val="0"/>
          <w:marBottom w:val="0"/>
          <w:divBdr>
            <w:top w:val="none" w:sz="0" w:space="0" w:color="auto"/>
            <w:left w:val="none" w:sz="0" w:space="0" w:color="auto"/>
            <w:bottom w:val="none" w:sz="0" w:space="0" w:color="auto"/>
            <w:right w:val="none" w:sz="0" w:space="0" w:color="auto"/>
          </w:divBdr>
        </w:div>
        <w:div w:id="1253393624">
          <w:marLeft w:val="640"/>
          <w:marRight w:val="0"/>
          <w:marTop w:val="0"/>
          <w:marBottom w:val="0"/>
          <w:divBdr>
            <w:top w:val="none" w:sz="0" w:space="0" w:color="auto"/>
            <w:left w:val="none" w:sz="0" w:space="0" w:color="auto"/>
            <w:bottom w:val="none" w:sz="0" w:space="0" w:color="auto"/>
            <w:right w:val="none" w:sz="0" w:space="0" w:color="auto"/>
          </w:divBdr>
        </w:div>
        <w:div w:id="1376587192">
          <w:marLeft w:val="640"/>
          <w:marRight w:val="0"/>
          <w:marTop w:val="0"/>
          <w:marBottom w:val="0"/>
          <w:divBdr>
            <w:top w:val="none" w:sz="0" w:space="0" w:color="auto"/>
            <w:left w:val="none" w:sz="0" w:space="0" w:color="auto"/>
            <w:bottom w:val="none" w:sz="0" w:space="0" w:color="auto"/>
            <w:right w:val="none" w:sz="0" w:space="0" w:color="auto"/>
          </w:divBdr>
        </w:div>
        <w:div w:id="1432314827">
          <w:marLeft w:val="640"/>
          <w:marRight w:val="0"/>
          <w:marTop w:val="0"/>
          <w:marBottom w:val="0"/>
          <w:divBdr>
            <w:top w:val="none" w:sz="0" w:space="0" w:color="auto"/>
            <w:left w:val="none" w:sz="0" w:space="0" w:color="auto"/>
            <w:bottom w:val="none" w:sz="0" w:space="0" w:color="auto"/>
            <w:right w:val="none" w:sz="0" w:space="0" w:color="auto"/>
          </w:divBdr>
        </w:div>
        <w:div w:id="1460562890">
          <w:marLeft w:val="640"/>
          <w:marRight w:val="0"/>
          <w:marTop w:val="0"/>
          <w:marBottom w:val="0"/>
          <w:divBdr>
            <w:top w:val="none" w:sz="0" w:space="0" w:color="auto"/>
            <w:left w:val="none" w:sz="0" w:space="0" w:color="auto"/>
            <w:bottom w:val="none" w:sz="0" w:space="0" w:color="auto"/>
            <w:right w:val="none" w:sz="0" w:space="0" w:color="auto"/>
          </w:divBdr>
        </w:div>
        <w:div w:id="1566530444">
          <w:marLeft w:val="640"/>
          <w:marRight w:val="0"/>
          <w:marTop w:val="0"/>
          <w:marBottom w:val="0"/>
          <w:divBdr>
            <w:top w:val="none" w:sz="0" w:space="0" w:color="auto"/>
            <w:left w:val="none" w:sz="0" w:space="0" w:color="auto"/>
            <w:bottom w:val="none" w:sz="0" w:space="0" w:color="auto"/>
            <w:right w:val="none" w:sz="0" w:space="0" w:color="auto"/>
          </w:divBdr>
        </w:div>
        <w:div w:id="1790932981">
          <w:marLeft w:val="640"/>
          <w:marRight w:val="0"/>
          <w:marTop w:val="0"/>
          <w:marBottom w:val="0"/>
          <w:divBdr>
            <w:top w:val="none" w:sz="0" w:space="0" w:color="auto"/>
            <w:left w:val="none" w:sz="0" w:space="0" w:color="auto"/>
            <w:bottom w:val="none" w:sz="0" w:space="0" w:color="auto"/>
            <w:right w:val="none" w:sz="0" w:space="0" w:color="auto"/>
          </w:divBdr>
        </w:div>
        <w:div w:id="1929344576">
          <w:marLeft w:val="640"/>
          <w:marRight w:val="0"/>
          <w:marTop w:val="0"/>
          <w:marBottom w:val="0"/>
          <w:divBdr>
            <w:top w:val="none" w:sz="0" w:space="0" w:color="auto"/>
            <w:left w:val="none" w:sz="0" w:space="0" w:color="auto"/>
            <w:bottom w:val="none" w:sz="0" w:space="0" w:color="auto"/>
            <w:right w:val="none" w:sz="0" w:space="0" w:color="auto"/>
          </w:divBdr>
        </w:div>
        <w:div w:id="2016490830">
          <w:marLeft w:val="640"/>
          <w:marRight w:val="0"/>
          <w:marTop w:val="0"/>
          <w:marBottom w:val="0"/>
          <w:divBdr>
            <w:top w:val="none" w:sz="0" w:space="0" w:color="auto"/>
            <w:left w:val="none" w:sz="0" w:space="0" w:color="auto"/>
            <w:bottom w:val="none" w:sz="0" w:space="0" w:color="auto"/>
            <w:right w:val="none" w:sz="0" w:space="0" w:color="auto"/>
          </w:divBdr>
        </w:div>
      </w:divsChild>
    </w:div>
    <w:div w:id="602417730">
      <w:bodyDiv w:val="1"/>
      <w:marLeft w:val="0"/>
      <w:marRight w:val="0"/>
      <w:marTop w:val="0"/>
      <w:marBottom w:val="0"/>
      <w:divBdr>
        <w:top w:val="none" w:sz="0" w:space="0" w:color="auto"/>
        <w:left w:val="none" w:sz="0" w:space="0" w:color="auto"/>
        <w:bottom w:val="none" w:sz="0" w:space="0" w:color="auto"/>
        <w:right w:val="none" w:sz="0" w:space="0" w:color="auto"/>
      </w:divBdr>
      <w:divsChild>
        <w:div w:id="1822769188">
          <w:marLeft w:val="640"/>
          <w:marRight w:val="0"/>
          <w:marTop w:val="0"/>
          <w:marBottom w:val="0"/>
          <w:divBdr>
            <w:top w:val="none" w:sz="0" w:space="0" w:color="auto"/>
            <w:left w:val="none" w:sz="0" w:space="0" w:color="auto"/>
            <w:bottom w:val="none" w:sz="0" w:space="0" w:color="auto"/>
            <w:right w:val="none" w:sz="0" w:space="0" w:color="auto"/>
          </w:divBdr>
        </w:div>
        <w:div w:id="181945509">
          <w:marLeft w:val="640"/>
          <w:marRight w:val="0"/>
          <w:marTop w:val="0"/>
          <w:marBottom w:val="0"/>
          <w:divBdr>
            <w:top w:val="none" w:sz="0" w:space="0" w:color="auto"/>
            <w:left w:val="none" w:sz="0" w:space="0" w:color="auto"/>
            <w:bottom w:val="none" w:sz="0" w:space="0" w:color="auto"/>
            <w:right w:val="none" w:sz="0" w:space="0" w:color="auto"/>
          </w:divBdr>
        </w:div>
        <w:div w:id="1047724142">
          <w:marLeft w:val="640"/>
          <w:marRight w:val="0"/>
          <w:marTop w:val="0"/>
          <w:marBottom w:val="0"/>
          <w:divBdr>
            <w:top w:val="none" w:sz="0" w:space="0" w:color="auto"/>
            <w:left w:val="none" w:sz="0" w:space="0" w:color="auto"/>
            <w:bottom w:val="none" w:sz="0" w:space="0" w:color="auto"/>
            <w:right w:val="none" w:sz="0" w:space="0" w:color="auto"/>
          </w:divBdr>
        </w:div>
        <w:div w:id="1178302112">
          <w:marLeft w:val="640"/>
          <w:marRight w:val="0"/>
          <w:marTop w:val="0"/>
          <w:marBottom w:val="0"/>
          <w:divBdr>
            <w:top w:val="none" w:sz="0" w:space="0" w:color="auto"/>
            <w:left w:val="none" w:sz="0" w:space="0" w:color="auto"/>
            <w:bottom w:val="none" w:sz="0" w:space="0" w:color="auto"/>
            <w:right w:val="none" w:sz="0" w:space="0" w:color="auto"/>
          </w:divBdr>
        </w:div>
        <w:div w:id="1018309198">
          <w:marLeft w:val="640"/>
          <w:marRight w:val="0"/>
          <w:marTop w:val="0"/>
          <w:marBottom w:val="0"/>
          <w:divBdr>
            <w:top w:val="none" w:sz="0" w:space="0" w:color="auto"/>
            <w:left w:val="none" w:sz="0" w:space="0" w:color="auto"/>
            <w:bottom w:val="none" w:sz="0" w:space="0" w:color="auto"/>
            <w:right w:val="none" w:sz="0" w:space="0" w:color="auto"/>
          </w:divBdr>
        </w:div>
        <w:div w:id="1189222394">
          <w:marLeft w:val="640"/>
          <w:marRight w:val="0"/>
          <w:marTop w:val="0"/>
          <w:marBottom w:val="0"/>
          <w:divBdr>
            <w:top w:val="none" w:sz="0" w:space="0" w:color="auto"/>
            <w:left w:val="none" w:sz="0" w:space="0" w:color="auto"/>
            <w:bottom w:val="none" w:sz="0" w:space="0" w:color="auto"/>
            <w:right w:val="none" w:sz="0" w:space="0" w:color="auto"/>
          </w:divBdr>
        </w:div>
        <w:div w:id="790827405">
          <w:marLeft w:val="640"/>
          <w:marRight w:val="0"/>
          <w:marTop w:val="0"/>
          <w:marBottom w:val="0"/>
          <w:divBdr>
            <w:top w:val="none" w:sz="0" w:space="0" w:color="auto"/>
            <w:left w:val="none" w:sz="0" w:space="0" w:color="auto"/>
            <w:bottom w:val="none" w:sz="0" w:space="0" w:color="auto"/>
            <w:right w:val="none" w:sz="0" w:space="0" w:color="auto"/>
          </w:divBdr>
        </w:div>
        <w:div w:id="1506239133">
          <w:marLeft w:val="640"/>
          <w:marRight w:val="0"/>
          <w:marTop w:val="0"/>
          <w:marBottom w:val="0"/>
          <w:divBdr>
            <w:top w:val="none" w:sz="0" w:space="0" w:color="auto"/>
            <w:left w:val="none" w:sz="0" w:space="0" w:color="auto"/>
            <w:bottom w:val="none" w:sz="0" w:space="0" w:color="auto"/>
            <w:right w:val="none" w:sz="0" w:space="0" w:color="auto"/>
          </w:divBdr>
        </w:div>
        <w:div w:id="132218342">
          <w:marLeft w:val="640"/>
          <w:marRight w:val="0"/>
          <w:marTop w:val="0"/>
          <w:marBottom w:val="0"/>
          <w:divBdr>
            <w:top w:val="none" w:sz="0" w:space="0" w:color="auto"/>
            <w:left w:val="none" w:sz="0" w:space="0" w:color="auto"/>
            <w:bottom w:val="none" w:sz="0" w:space="0" w:color="auto"/>
            <w:right w:val="none" w:sz="0" w:space="0" w:color="auto"/>
          </w:divBdr>
        </w:div>
        <w:div w:id="1875384105">
          <w:marLeft w:val="640"/>
          <w:marRight w:val="0"/>
          <w:marTop w:val="0"/>
          <w:marBottom w:val="0"/>
          <w:divBdr>
            <w:top w:val="none" w:sz="0" w:space="0" w:color="auto"/>
            <w:left w:val="none" w:sz="0" w:space="0" w:color="auto"/>
            <w:bottom w:val="none" w:sz="0" w:space="0" w:color="auto"/>
            <w:right w:val="none" w:sz="0" w:space="0" w:color="auto"/>
          </w:divBdr>
        </w:div>
        <w:div w:id="867910081">
          <w:marLeft w:val="640"/>
          <w:marRight w:val="0"/>
          <w:marTop w:val="0"/>
          <w:marBottom w:val="0"/>
          <w:divBdr>
            <w:top w:val="none" w:sz="0" w:space="0" w:color="auto"/>
            <w:left w:val="none" w:sz="0" w:space="0" w:color="auto"/>
            <w:bottom w:val="none" w:sz="0" w:space="0" w:color="auto"/>
            <w:right w:val="none" w:sz="0" w:space="0" w:color="auto"/>
          </w:divBdr>
        </w:div>
        <w:div w:id="1641030728">
          <w:marLeft w:val="640"/>
          <w:marRight w:val="0"/>
          <w:marTop w:val="0"/>
          <w:marBottom w:val="0"/>
          <w:divBdr>
            <w:top w:val="none" w:sz="0" w:space="0" w:color="auto"/>
            <w:left w:val="none" w:sz="0" w:space="0" w:color="auto"/>
            <w:bottom w:val="none" w:sz="0" w:space="0" w:color="auto"/>
            <w:right w:val="none" w:sz="0" w:space="0" w:color="auto"/>
          </w:divBdr>
        </w:div>
        <w:div w:id="2062554792">
          <w:marLeft w:val="640"/>
          <w:marRight w:val="0"/>
          <w:marTop w:val="0"/>
          <w:marBottom w:val="0"/>
          <w:divBdr>
            <w:top w:val="none" w:sz="0" w:space="0" w:color="auto"/>
            <w:left w:val="none" w:sz="0" w:space="0" w:color="auto"/>
            <w:bottom w:val="none" w:sz="0" w:space="0" w:color="auto"/>
            <w:right w:val="none" w:sz="0" w:space="0" w:color="auto"/>
          </w:divBdr>
        </w:div>
        <w:div w:id="866872967">
          <w:marLeft w:val="640"/>
          <w:marRight w:val="0"/>
          <w:marTop w:val="0"/>
          <w:marBottom w:val="0"/>
          <w:divBdr>
            <w:top w:val="none" w:sz="0" w:space="0" w:color="auto"/>
            <w:left w:val="none" w:sz="0" w:space="0" w:color="auto"/>
            <w:bottom w:val="none" w:sz="0" w:space="0" w:color="auto"/>
            <w:right w:val="none" w:sz="0" w:space="0" w:color="auto"/>
          </w:divBdr>
        </w:div>
        <w:div w:id="224269434">
          <w:marLeft w:val="640"/>
          <w:marRight w:val="0"/>
          <w:marTop w:val="0"/>
          <w:marBottom w:val="0"/>
          <w:divBdr>
            <w:top w:val="none" w:sz="0" w:space="0" w:color="auto"/>
            <w:left w:val="none" w:sz="0" w:space="0" w:color="auto"/>
            <w:bottom w:val="none" w:sz="0" w:space="0" w:color="auto"/>
            <w:right w:val="none" w:sz="0" w:space="0" w:color="auto"/>
          </w:divBdr>
        </w:div>
        <w:div w:id="665865854">
          <w:marLeft w:val="640"/>
          <w:marRight w:val="0"/>
          <w:marTop w:val="0"/>
          <w:marBottom w:val="0"/>
          <w:divBdr>
            <w:top w:val="none" w:sz="0" w:space="0" w:color="auto"/>
            <w:left w:val="none" w:sz="0" w:space="0" w:color="auto"/>
            <w:bottom w:val="none" w:sz="0" w:space="0" w:color="auto"/>
            <w:right w:val="none" w:sz="0" w:space="0" w:color="auto"/>
          </w:divBdr>
        </w:div>
        <w:div w:id="359472814">
          <w:marLeft w:val="640"/>
          <w:marRight w:val="0"/>
          <w:marTop w:val="0"/>
          <w:marBottom w:val="0"/>
          <w:divBdr>
            <w:top w:val="none" w:sz="0" w:space="0" w:color="auto"/>
            <w:left w:val="none" w:sz="0" w:space="0" w:color="auto"/>
            <w:bottom w:val="none" w:sz="0" w:space="0" w:color="auto"/>
            <w:right w:val="none" w:sz="0" w:space="0" w:color="auto"/>
          </w:divBdr>
        </w:div>
        <w:div w:id="1510489240">
          <w:marLeft w:val="640"/>
          <w:marRight w:val="0"/>
          <w:marTop w:val="0"/>
          <w:marBottom w:val="0"/>
          <w:divBdr>
            <w:top w:val="none" w:sz="0" w:space="0" w:color="auto"/>
            <w:left w:val="none" w:sz="0" w:space="0" w:color="auto"/>
            <w:bottom w:val="none" w:sz="0" w:space="0" w:color="auto"/>
            <w:right w:val="none" w:sz="0" w:space="0" w:color="auto"/>
          </w:divBdr>
        </w:div>
        <w:div w:id="367990894">
          <w:marLeft w:val="640"/>
          <w:marRight w:val="0"/>
          <w:marTop w:val="0"/>
          <w:marBottom w:val="0"/>
          <w:divBdr>
            <w:top w:val="none" w:sz="0" w:space="0" w:color="auto"/>
            <w:left w:val="none" w:sz="0" w:space="0" w:color="auto"/>
            <w:bottom w:val="none" w:sz="0" w:space="0" w:color="auto"/>
            <w:right w:val="none" w:sz="0" w:space="0" w:color="auto"/>
          </w:divBdr>
        </w:div>
        <w:div w:id="66148076">
          <w:marLeft w:val="640"/>
          <w:marRight w:val="0"/>
          <w:marTop w:val="0"/>
          <w:marBottom w:val="0"/>
          <w:divBdr>
            <w:top w:val="none" w:sz="0" w:space="0" w:color="auto"/>
            <w:left w:val="none" w:sz="0" w:space="0" w:color="auto"/>
            <w:bottom w:val="none" w:sz="0" w:space="0" w:color="auto"/>
            <w:right w:val="none" w:sz="0" w:space="0" w:color="auto"/>
          </w:divBdr>
        </w:div>
        <w:div w:id="720833237">
          <w:marLeft w:val="640"/>
          <w:marRight w:val="0"/>
          <w:marTop w:val="0"/>
          <w:marBottom w:val="0"/>
          <w:divBdr>
            <w:top w:val="none" w:sz="0" w:space="0" w:color="auto"/>
            <w:left w:val="none" w:sz="0" w:space="0" w:color="auto"/>
            <w:bottom w:val="none" w:sz="0" w:space="0" w:color="auto"/>
            <w:right w:val="none" w:sz="0" w:space="0" w:color="auto"/>
          </w:divBdr>
        </w:div>
        <w:div w:id="1686707782">
          <w:marLeft w:val="640"/>
          <w:marRight w:val="0"/>
          <w:marTop w:val="0"/>
          <w:marBottom w:val="0"/>
          <w:divBdr>
            <w:top w:val="none" w:sz="0" w:space="0" w:color="auto"/>
            <w:left w:val="none" w:sz="0" w:space="0" w:color="auto"/>
            <w:bottom w:val="none" w:sz="0" w:space="0" w:color="auto"/>
            <w:right w:val="none" w:sz="0" w:space="0" w:color="auto"/>
          </w:divBdr>
        </w:div>
        <w:div w:id="376004435">
          <w:marLeft w:val="640"/>
          <w:marRight w:val="0"/>
          <w:marTop w:val="0"/>
          <w:marBottom w:val="0"/>
          <w:divBdr>
            <w:top w:val="none" w:sz="0" w:space="0" w:color="auto"/>
            <w:left w:val="none" w:sz="0" w:space="0" w:color="auto"/>
            <w:bottom w:val="none" w:sz="0" w:space="0" w:color="auto"/>
            <w:right w:val="none" w:sz="0" w:space="0" w:color="auto"/>
          </w:divBdr>
        </w:div>
        <w:div w:id="1405955370">
          <w:marLeft w:val="640"/>
          <w:marRight w:val="0"/>
          <w:marTop w:val="0"/>
          <w:marBottom w:val="0"/>
          <w:divBdr>
            <w:top w:val="none" w:sz="0" w:space="0" w:color="auto"/>
            <w:left w:val="none" w:sz="0" w:space="0" w:color="auto"/>
            <w:bottom w:val="none" w:sz="0" w:space="0" w:color="auto"/>
            <w:right w:val="none" w:sz="0" w:space="0" w:color="auto"/>
          </w:divBdr>
        </w:div>
        <w:div w:id="324209661">
          <w:marLeft w:val="640"/>
          <w:marRight w:val="0"/>
          <w:marTop w:val="0"/>
          <w:marBottom w:val="0"/>
          <w:divBdr>
            <w:top w:val="none" w:sz="0" w:space="0" w:color="auto"/>
            <w:left w:val="none" w:sz="0" w:space="0" w:color="auto"/>
            <w:bottom w:val="none" w:sz="0" w:space="0" w:color="auto"/>
            <w:right w:val="none" w:sz="0" w:space="0" w:color="auto"/>
          </w:divBdr>
        </w:div>
        <w:div w:id="689797513">
          <w:marLeft w:val="640"/>
          <w:marRight w:val="0"/>
          <w:marTop w:val="0"/>
          <w:marBottom w:val="0"/>
          <w:divBdr>
            <w:top w:val="none" w:sz="0" w:space="0" w:color="auto"/>
            <w:left w:val="none" w:sz="0" w:space="0" w:color="auto"/>
            <w:bottom w:val="none" w:sz="0" w:space="0" w:color="auto"/>
            <w:right w:val="none" w:sz="0" w:space="0" w:color="auto"/>
          </w:divBdr>
        </w:div>
        <w:div w:id="1066030357">
          <w:marLeft w:val="640"/>
          <w:marRight w:val="0"/>
          <w:marTop w:val="0"/>
          <w:marBottom w:val="0"/>
          <w:divBdr>
            <w:top w:val="none" w:sz="0" w:space="0" w:color="auto"/>
            <w:left w:val="none" w:sz="0" w:space="0" w:color="auto"/>
            <w:bottom w:val="none" w:sz="0" w:space="0" w:color="auto"/>
            <w:right w:val="none" w:sz="0" w:space="0" w:color="auto"/>
          </w:divBdr>
        </w:div>
        <w:div w:id="1681618872">
          <w:marLeft w:val="640"/>
          <w:marRight w:val="0"/>
          <w:marTop w:val="0"/>
          <w:marBottom w:val="0"/>
          <w:divBdr>
            <w:top w:val="none" w:sz="0" w:space="0" w:color="auto"/>
            <w:left w:val="none" w:sz="0" w:space="0" w:color="auto"/>
            <w:bottom w:val="none" w:sz="0" w:space="0" w:color="auto"/>
            <w:right w:val="none" w:sz="0" w:space="0" w:color="auto"/>
          </w:divBdr>
        </w:div>
        <w:div w:id="1039822024">
          <w:marLeft w:val="640"/>
          <w:marRight w:val="0"/>
          <w:marTop w:val="0"/>
          <w:marBottom w:val="0"/>
          <w:divBdr>
            <w:top w:val="none" w:sz="0" w:space="0" w:color="auto"/>
            <w:left w:val="none" w:sz="0" w:space="0" w:color="auto"/>
            <w:bottom w:val="none" w:sz="0" w:space="0" w:color="auto"/>
            <w:right w:val="none" w:sz="0" w:space="0" w:color="auto"/>
          </w:divBdr>
        </w:div>
        <w:div w:id="508570059">
          <w:marLeft w:val="640"/>
          <w:marRight w:val="0"/>
          <w:marTop w:val="0"/>
          <w:marBottom w:val="0"/>
          <w:divBdr>
            <w:top w:val="none" w:sz="0" w:space="0" w:color="auto"/>
            <w:left w:val="none" w:sz="0" w:space="0" w:color="auto"/>
            <w:bottom w:val="none" w:sz="0" w:space="0" w:color="auto"/>
            <w:right w:val="none" w:sz="0" w:space="0" w:color="auto"/>
          </w:divBdr>
        </w:div>
        <w:div w:id="1823237032">
          <w:marLeft w:val="640"/>
          <w:marRight w:val="0"/>
          <w:marTop w:val="0"/>
          <w:marBottom w:val="0"/>
          <w:divBdr>
            <w:top w:val="none" w:sz="0" w:space="0" w:color="auto"/>
            <w:left w:val="none" w:sz="0" w:space="0" w:color="auto"/>
            <w:bottom w:val="none" w:sz="0" w:space="0" w:color="auto"/>
            <w:right w:val="none" w:sz="0" w:space="0" w:color="auto"/>
          </w:divBdr>
        </w:div>
        <w:div w:id="169297716">
          <w:marLeft w:val="640"/>
          <w:marRight w:val="0"/>
          <w:marTop w:val="0"/>
          <w:marBottom w:val="0"/>
          <w:divBdr>
            <w:top w:val="none" w:sz="0" w:space="0" w:color="auto"/>
            <w:left w:val="none" w:sz="0" w:space="0" w:color="auto"/>
            <w:bottom w:val="none" w:sz="0" w:space="0" w:color="auto"/>
            <w:right w:val="none" w:sz="0" w:space="0" w:color="auto"/>
          </w:divBdr>
        </w:div>
        <w:div w:id="768089316">
          <w:marLeft w:val="640"/>
          <w:marRight w:val="0"/>
          <w:marTop w:val="0"/>
          <w:marBottom w:val="0"/>
          <w:divBdr>
            <w:top w:val="none" w:sz="0" w:space="0" w:color="auto"/>
            <w:left w:val="none" w:sz="0" w:space="0" w:color="auto"/>
            <w:bottom w:val="none" w:sz="0" w:space="0" w:color="auto"/>
            <w:right w:val="none" w:sz="0" w:space="0" w:color="auto"/>
          </w:divBdr>
        </w:div>
        <w:div w:id="1004164246">
          <w:marLeft w:val="640"/>
          <w:marRight w:val="0"/>
          <w:marTop w:val="0"/>
          <w:marBottom w:val="0"/>
          <w:divBdr>
            <w:top w:val="none" w:sz="0" w:space="0" w:color="auto"/>
            <w:left w:val="none" w:sz="0" w:space="0" w:color="auto"/>
            <w:bottom w:val="none" w:sz="0" w:space="0" w:color="auto"/>
            <w:right w:val="none" w:sz="0" w:space="0" w:color="auto"/>
          </w:divBdr>
        </w:div>
        <w:div w:id="1874884600">
          <w:marLeft w:val="640"/>
          <w:marRight w:val="0"/>
          <w:marTop w:val="0"/>
          <w:marBottom w:val="0"/>
          <w:divBdr>
            <w:top w:val="none" w:sz="0" w:space="0" w:color="auto"/>
            <w:left w:val="none" w:sz="0" w:space="0" w:color="auto"/>
            <w:bottom w:val="none" w:sz="0" w:space="0" w:color="auto"/>
            <w:right w:val="none" w:sz="0" w:space="0" w:color="auto"/>
          </w:divBdr>
        </w:div>
        <w:div w:id="146676753">
          <w:marLeft w:val="640"/>
          <w:marRight w:val="0"/>
          <w:marTop w:val="0"/>
          <w:marBottom w:val="0"/>
          <w:divBdr>
            <w:top w:val="none" w:sz="0" w:space="0" w:color="auto"/>
            <w:left w:val="none" w:sz="0" w:space="0" w:color="auto"/>
            <w:bottom w:val="none" w:sz="0" w:space="0" w:color="auto"/>
            <w:right w:val="none" w:sz="0" w:space="0" w:color="auto"/>
          </w:divBdr>
        </w:div>
        <w:div w:id="185212631">
          <w:marLeft w:val="640"/>
          <w:marRight w:val="0"/>
          <w:marTop w:val="0"/>
          <w:marBottom w:val="0"/>
          <w:divBdr>
            <w:top w:val="none" w:sz="0" w:space="0" w:color="auto"/>
            <w:left w:val="none" w:sz="0" w:space="0" w:color="auto"/>
            <w:bottom w:val="none" w:sz="0" w:space="0" w:color="auto"/>
            <w:right w:val="none" w:sz="0" w:space="0" w:color="auto"/>
          </w:divBdr>
        </w:div>
        <w:div w:id="1546209547">
          <w:marLeft w:val="640"/>
          <w:marRight w:val="0"/>
          <w:marTop w:val="0"/>
          <w:marBottom w:val="0"/>
          <w:divBdr>
            <w:top w:val="none" w:sz="0" w:space="0" w:color="auto"/>
            <w:left w:val="none" w:sz="0" w:space="0" w:color="auto"/>
            <w:bottom w:val="none" w:sz="0" w:space="0" w:color="auto"/>
            <w:right w:val="none" w:sz="0" w:space="0" w:color="auto"/>
          </w:divBdr>
        </w:div>
        <w:div w:id="660424669">
          <w:marLeft w:val="640"/>
          <w:marRight w:val="0"/>
          <w:marTop w:val="0"/>
          <w:marBottom w:val="0"/>
          <w:divBdr>
            <w:top w:val="none" w:sz="0" w:space="0" w:color="auto"/>
            <w:left w:val="none" w:sz="0" w:space="0" w:color="auto"/>
            <w:bottom w:val="none" w:sz="0" w:space="0" w:color="auto"/>
            <w:right w:val="none" w:sz="0" w:space="0" w:color="auto"/>
          </w:divBdr>
        </w:div>
        <w:div w:id="687604681">
          <w:marLeft w:val="640"/>
          <w:marRight w:val="0"/>
          <w:marTop w:val="0"/>
          <w:marBottom w:val="0"/>
          <w:divBdr>
            <w:top w:val="none" w:sz="0" w:space="0" w:color="auto"/>
            <w:left w:val="none" w:sz="0" w:space="0" w:color="auto"/>
            <w:bottom w:val="none" w:sz="0" w:space="0" w:color="auto"/>
            <w:right w:val="none" w:sz="0" w:space="0" w:color="auto"/>
          </w:divBdr>
        </w:div>
        <w:div w:id="3824431">
          <w:marLeft w:val="640"/>
          <w:marRight w:val="0"/>
          <w:marTop w:val="0"/>
          <w:marBottom w:val="0"/>
          <w:divBdr>
            <w:top w:val="none" w:sz="0" w:space="0" w:color="auto"/>
            <w:left w:val="none" w:sz="0" w:space="0" w:color="auto"/>
            <w:bottom w:val="none" w:sz="0" w:space="0" w:color="auto"/>
            <w:right w:val="none" w:sz="0" w:space="0" w:color="auto"/>
          </w:divBdr>
        </w:div>
        <w:div w:id="894509226">
          <w:marLeft w:val="640"/>
          <w:marRight w:val="0"/>
          <w:marTop w:val="0"/>
          <w:marBottom w:val="0"/>
          <w:divBdr>
            <w:top w:val="none" w:sz="0" w:space="0" w:color="auto"/>
            <w:left w:val="none" w:sz="0" w:space="0" w:color="auto"/>
            <w:bottom w:val="none" w:sz="0" w:space="0" w:color="auto"/>
            <w:right w:val="none" w:sz="0" w:space="0" w:color="auto"/>
          </w:divBdr>
        </w:div>
        <w:div w:id="2071615546">
          <w:marLeft w:val="640"/>
          <w:marRight w:val="0"/>
          <w:marTop w:val="0"/>
          <w:marBottom w:val="0"/>
          <w:divBdr>
            <w:top w:val="none" w:sz="0" w:space="0" w:color="auto"/>
            <w:left w:val="none" w:sz="0" w:space="0" w:color="auto"/>
            <w:bottom w:val="none" w:sz="0" w:space="0" w:color="auto"/>
            <w:right w:val="none" w:sz="0" w:space="0" w:color="auto"/>
          </w:divBdr>
        </w:div>
        <w:div w:id="104542079">
          <w:marLeft w:val="640"/>
          <w:marRight w:val="0"/>
          <w:marTop w:val="0"/>
          <w:marBottom w:val="0"/>
          <w:divBdr>
            <w:top w:val="none" w:sz="0" w:space="0" w:color="auto"/>
            <w:left w:val="none" w:sz="0" w:space="0" w:color="auto"/>
            <w:bottom w:val="none" w:sz="0" w:space="0" w:color="auto"/>
            <w:right w:val="none" w:sz="0" w:space="0" w:color="auto"/>
          </w:divBdr>
        </w:div>
        <w:div w:id="1949193794">
          <w:marLeft w:val="640"/>
          <w:marRight w:val="0"/>
          <w:marTop w:val="0"/>
          <w:marBottom w:val="0"/>
          <w:divBdr>
            <w:top w:val="none" w:sz="0" w:space="0" w:color="auto"/>
            <w:left w:val="none" w:sz="0" w:space="0" w:color="auto"/>
            <w:bottom w:val="none" w:sz="0" w:space="0" w:color="auto"/>
            <w:right w:val="none" w:sz="0" w:space="0" w:color="auto"/>
          </w:divBdr>
        </w:div>
        <w:div w:id="1260678042">
          <w:marLeft w:val="640"/>
          <w:marRight w:val="0"/>
          <w:marTop w:val="0"/>
          <w:marBottom w:val="0"/>
          <w:divBdr>
            <w:top w:val="none" w:sz="0" w:space="0" w:color="auto"/>
            <w:left w:val="none" w:sz="0" w:space="0" w:color="auto"/>
            <w:bottom w:val="none" w:sz="0" w:space="0" w:color="auto"/>
            <w:right w:val="none" w:sz="0" w:space="0" w:color="auto"/>
          </w:divBdr>
        </w:div>
        <w:div w:id="1220088344">
          <w:marLeft w:val="640"/>
          <w:marRight w:val="0"/>
          <w:marTop w:val="0"/>
          <w:marBottom w:val="0"/>
          <w:divBdr>
            <w:top w:val="none" w:sz="0" w:space="0" w:color="auto"/>
            <w:left w:val="none" w:sz="0" w:space="0" w:color="auto"/>
            <w:bottom w:val="none" w:sz="0" w:space="0" w:color="auto"/>
            <w:right w:val="none" w:sz="0" w:space="0" w:color="auto"/>
          </w:divBdr>
        </w:div>
        <w:div w:id="1871142735">
          <w:marLeft w:val="640"/>
          <w:marRight w:val="0"/>
          <w:marTop w:val="0"/>
          <w:marBottom w:val="0"/>
          <w:divBdr>
            <w:top w:val="none" w:sz="0" w:space="0" w:color="auto"/>
            <w:left w:val="none" w:sz="0" w:space="0" w:color="auto"/>
            <w:bottom w:val="none" w:sz="0" w:space="0" w:color="auto"/>
            <w:right w:val="none" w:sz="0" w:space="0" w:color="auto"/>
          </w:divBdr>
        </w:div>
        <w:div w:id="1302157334">
          <w:marLeft w:val="640"/>
          <w:marRight w:val="0"/>
          <w:marTop w:val="0"/>
          <w:marBottom w:val="0"/>
          <w:divBdr>
            <w:top w:val="none" w:sz="0" w:space="0" w:color="auto"/>
            <w:left w:val="none" w:sz="0" w:space="0" w:color="auto"/>
            <w:bottom w:val="none" w:sz="0" w:space="0" w:color="auto"/>
            <w:right w:val="none" w:sz="0" w:space="0" w:color="auto"/>
          </w:divBdr>
        </w:div>
        <w:div w:id="770052117">
          <w:marLeft w:val="640"/>
          <w:marRight w:val="0"/>
          <w:marTop w:val="0"/>
          <w:marBottom w:val="0"/>
          <w:divBdr>
            <w:top w:val="none" w:sz="0" w:space="0" w:color="auto"/>
            <w:left w:val="none" w:sz="0" w:space="0" w:color="auto"/>
            <w:bottom w:val="none" w:sz="0" w:space="0" w:color="auto"/>
            <w:right w:val="none" w:sz="0" w:space="0" w:color="auto"/>
          </w:divBdr>
        </w:div>
        <w:div w:id="830098097">
          <w:marLeft w:val="640"/>
          <w:marRight w:val="0"/>
          <w:marTop w:val="0"/>
          <w:marBottom w:val="0"/>
          <w:divBdr>
            <w:top w:val="none" w:sz="0" w:space="0" w:color="auto"/>
            <w:left w:val="none" w:sz="0" w:space="0" w:color="auto"/>
            <w:bottom w:val="none" w:sz="0" w:space="0" w:color="auto"/>
            <w:right w:val="none" w:sz="0" w:space="0" w:color="auto"/>
          </w:divBdr>
        </w:div>
      </w:divsChild>
    </w:div>
    <w:div w:id="609243503">
      <w:marLeft w:val="0"/>
      <w:marRight w:val="0"/>
      <w:marTop w:val="0"/>
      <w:marBottom w:val="0"/>
      <w:divBdr>
        <w:top w:val="none" w:sz="0" w:space="0" w:color="auto"/>
        <w:left w:val="none" w:sz="0" w:space="0" w:color="auto"/>
        <w:bottom w:val="none" w:sz="0" w:space="0" w:color="auto"/>
        <w:right w:val="none" w:sz="0" w:space="0" w:color="auto"/>
      </w:divBdr>
    </w:div>
    <w:div w:id="611279016">
      <w:bodyDiv w:val="1"/>
      <w:marLeft w:val="0"/>
      <w:marRight w:val="0"/>
      <w:marTop w:val="0"/>
      <w:marBottom w:val="0"/>
      <w:divBdr>
        <w:top w:val="none" w:sz="0" w:space="0" w:color="auto"/>
        <w:left w:val="none" w:sz="0" w:space="0" w:color="auto"/>
        <w:bottom w:val="none" w:sz="0" w:space="0" w:color="auto"/>
        <w:right w:val="none" w:sz="0" w:space="0" w:color="auto"/>
      </w:divBdr>
      <w:divsChild>
        <w:div w:id="2323159">
          <w:marLeft w:val="640"/>
          <w:marRight w:val="0"/>
          <w:marTop w:val="0"/>
          <w:marBottom w:val="0"/>
          <w:divBdr>
            <w:top w:val="none" w:sz="0" w:space="0" w:color="auto"/>
            <w:left w:val="none" w:sz="0" w:space="0" w:color="auto"/>
            <w:bottom w:val="none" w:sz="0" w:space="0" w:color="auto"/>
            <w:right w:val="none" w:sz="0" w:space="0" w:color="auto"/>
          </w:divBdr>
        </w:div>
        <w:div w:id="61610678">
          <w:marLeft w:val="640"/>
          <w:marRight w:val="0"/>
          <w:marTop w:val="0"/>
          <w:marBottom w:val="0"/>
          <w:divBdr>
            <w:top w:val="none" w:sz="0" w:space="0" w:color="auto"/>
            <w:left w:val="none" w:sz="0" w:space="0" w:color="auto"/>
            <w:bottom w:val="none" w:sz="0" w:space="0" w:color="auto"/>
            <w:right w:val="none" w:sz="0" w:space="0" w:color="auto"/>
          </w:divBdr>
        </w:div>
        <w:div w:id="142816704">
          <w:marLeft w:val="640"/>
          <w:marRight w:val="0"/>
          <w:marTop w:val="0"/>
          <w:marBottom w:val="0"/>
          <w:divBdr>
            <w:top w:val="none" w:sz="0" w:space="0" w:color="auto"/>
            <w:left w:val="none" w:sz="0" w:space="0" w:color="auto"/>
            <w:bottom w:val="none" w:sz="0" w:space="0" w:color="auto"/>
            <w:right w:val="none" w:sz="0" w:space="0" w:color="auto"/>
          </w:divBdr>
        </w:div>
        <w:div w:id="228226745">
          <w:marLeft w:val="640"/>
          <w:marRight w:val="0"/>
          <w:marTop w:val="0"/>
          <w:marBottom w:val="0"/>
          <w:divBdr>
            <w:top w:val="none" w:sz="0" w:space="0" w:color="auto"/>
            <w:left w:val="none" w:sz="0" w:space="0" w:color="auto"/>
            <w:bottom w:val="none" w:sz="0" w:space="0" w:color="auto"/>
            <w:right w:val="none" w:sz="0" w:space="0" w:color="auto"/>
          </w:divBdr>
        </w:div>
        <w:div w:id="308246970">
          <w:marLeft w:val="640"/>
          <w:marRight w:val="0"/>
          <w:marTop w:val="0"/>
          <w:marBottom w:val="0"/>
          <w:divBdr>
            <w:top w:val="none" w:sz="0" w:space="0" w:color="auto"/>
            <w:left w:val="none" w:sz="0" w:space="0" w:color="auto"/>
            <w:bottom w:val="none" w:sz="0" w:space="0" w:color="auto"/>
            <w:right w:val="none" w:sz="0" w:space="0" w:color="auto"/>
          </w:divBdr>
        </w:div>
        <w:div w:id="477652503">
          <w:marLeft w:val="640"/>
          <w:marRight w:val="0"/>
          <w:marTop w:val="0"/>
          <w:marBottom w:val="0"/>
          <w:divBdr>
            <w:top w:val="none" w:sz="0" w:space="0" w:color="auto"/>
            <w:left w:val="none" w:sz="0" w:space="0" w:color="auto"/>
            <w:bottom w:val="none" w:sz="0" w:space="0" w:color="auto"/>
            <w:right w:val="none" w:sz="0" w:space="0" w:color="auto"/>
          </w:divBdr>
        </w:div>
        <w:div w:id="497771587">
          <w:marLeft w:val="640"/>
          <w:marRight w:val="0"/>
          <w:marTop w:val="0"/>
          <w:marBottom w:val="0"/>
          <w:divBdr>
            <w:top w:val="none" w:sz="0" w:space="0" w:color="auto"/>
            <w:left w:val="none" w:sz="0" w:space="0" w:color="auto"/>
            <w:bottom w:val="none" w:sz="0" w:space="0" w:color="auto"/>
            <w:right w:val="none" w:sz="0" w:space="0" w:color="auto"/>
          </w:divBdr>
        </w:div>
        <w:div w:id="521893620">
          <w:marLeft w:val="640"/>
          <w:marRight w:val="0"/>
          <w:marTop w:val="0"/>
          <w:marBottom w:val="0"/>
          <w:divBdr>
            <w:top w:val="none" w:sz="0" w:space="0" w:color="auto"/>
            <w:left w:val="none" w:sz="0" w:space="0" w:color="auto"/>
            <w:bottom w:val="none" w:sz="0" w:space="0" w:color="auto"/>
            <w:right w:val="none" w:sz="0" w:space="0" w:color="auto"/>
          </w:divBdr>
        </w:div>
        <w:div w:id="581336457">
          <w:marLeft w:val="640"/>
          <w:marRight w:val="0"/>
          <w:marTop w:val="0"/>
          <w:marBottom w:val="0"/>
          <w:divBdr>
            <w:top w:val="none" w:sz="0" w:space="0" w:color="auto"/>
            <w:left w:val="none" w:sz="0" w:space="0" w:color="auto"/>
            <w:bottom w:val="none" w:sz="0" w:space="0" w:color="auto"/>
            <w:right w:val="none" w:sz="0" w:space="0" w:color="auto"/>
          </w:divBdr>
        </w:div>
        <w:div w:id="652639317">
          <w:marLeft w:val="640"/>
          <w:marRight w:val="0"/>
          <w:marTop w:val="0"/>
          <w:marBottom w:val="0"/>
          <w:divBdr>
            <w:top w:val="none" w:sz="0" w:space="0" w:color="auto"/>
            <w:left w:val="none" w:sz="0" w:space="0" w:color="auto"/>
            <w:bottom w:val="none" w:sz="0" w:space="0" w:color="auto"/>
            <w:right w:val="none" w:sz="0" w:space="0" w:color="auto"/>
          </w:divBdr>
        </w:div>
        <w:div w:id="672798541">
          <w:marLeft w:val="640"/>
          <w:marRight w:val="0"/>
          <w:marTop w:val="0"/>
          <w:marBottom w:val="0"/>
          <w:divBdr>
            <w:top w:val="none" w:sz="0" w:space="0" w:color="auto"/>
            <w:left w:val="none" w:sz="0" w:space="0" w:color="auto"/>
            <w:bottom w:val="none" w:sz="0" w:space="0" w:color="auto"/>
            <w:right w:val="none" w:sz="0" w:space="0" w:color="auto"/>
          </w:divBdr>
        </w:div>
        <w:div w:id="805468108">
          <w:marLeft w:val="640"/>
          <w:marRight w:val="0"/>
          <w:marTop w:val="0"/>
          <w:marBottom w:val="0"/>
          <w:divBdr>
            <w:top w:val="none" w:sz="0" w:space="0" w:color="auto"/>
            <w:left w:val="none" w:sz="0" w:space="0" w:color="auto"/>
            <w:bottom w:val="none" w:sz="0" w:space="0" w:color="auto"/>
            <w:right w:val="none" w:sz="0" w:space="0" w:color="auto"/>
          </w:divBdr>
        </w:div>
        <w:div w:id="1009870560">
          <w:marLeft w:val="640"/>
          <w:marRight w:val="0"/>
          <w:marTop w:val="0"/>
          <w:marBottom w:val="0"/>
          <w:divBdr>
            <w:top w:val="none" w:sz="0" w:space="0" w:color="auto"/>
            <w:left w:val="none" w:sz="0" w:space="0" w:color="auto"/>
            <w:bottom w:val="none" w:sz="0" w:space="0" w:color="auto"/>
            <w:right w:val="none" w:sz="0" w:space="0" w:color="auto"/>
          </w:divBdr>
        </w:div>
        <w:div w:id="1028409664">
          <w:marLeft w:val="640"/>
          <w:marRight w:val="0"/>
          <w:marTop w:val="0"/>
          <w:marBottom w:val="0"/>
          <w:divBdr>
            <w:top w:val="none" w:sz="0" w:space="0" w:color="auto"/>
            <w:left w:val="none" w:sz="0" w:space="0" w:color="auto"/>
            <w:bottom w:val="none" w:sz="0" w:space="0" w:color="auto"/>
            <w:right w:val="none" w:sz="0" w:space="0" w:color="auto"/>
          </w:divBdr>
        </w:div>
        <w:div w:id="1057361155">
          <w:marLeft w:val="640"/>
          <w:marRight w:val="0"/>
          <w:marTop w:val="0"/>
          <w:marBottom w:val="0"/>
          <w:divBdr>
            <w:top w:val="none" w:sz="0" w:space="0" w:color="auto"/>
            <w:left w:val="none" w:sz="0" w:space="0" w:color="auto"/>
            <w:bottom w:val="none" w:sz="0" w:space="0" w:color="auto"/>
            <w:right w:val="none" w:sz="0" w:space="0" w:color="auto"/>
          </w:divBdr>
        </w:div>
        <w:div w:id="1078134929">
          <w:marLeft w:val="640"/>
          <w:marRight w:val="0"/>
          <w:marTop w:val="0"/>
          <w:marBottom w:val="0"/>
          <w:divBdr>
            <w:top w:val="none" w:sz="0" w:space="0" w:color="auto"/>
            <w:left w:val="none" w:sz="0" w:space="0" w:color="auto"/>
            <w:bottom w:val="none" w:sz="0" w:space="0" w:color="auto"/>
            <w:right w:val="none" w:sz="0" w:space="0" w:color="auto"/>
          </w:divBdr>
        </w:div>
        <w:div w:id="1223445620">
          <w:marLeft w:val="640"/>
          <w:marRight w:val="0"/>
          <w:marTop w:val="0"/>
          <w:marBottom w:val="0"/>
          <w:divBdr>
            <w:top w:val="none" w:sz="0" w:space="0" w:color="auto"/>
            <w:left w:val="none" w:sz="0" w:space="0" w:color="auto"/>
            <w:bottom w:val="none" w:sz="0" w:space="0" w:color="auto"/>
            <w:right w:val="none" w:sz="0" w:space="0" w:color="auto"/>
          </w:divBdr>
        </w:div>
        <w:div w:id="1385640423">
          <w:marLeft w:val="640"/>
          <w:marRight w:val="0"/>
          <w:marTop w:val="0"/>
          <w:marBottom w:val="0"/>
          <w:divBdr>
            <w:top w:val="none" w:sz="0" w:space="0" w:color="auto"/>
            <w:left w:val="none" w:sz="0" w:space="0" w:color="auto"/>
            <w:bottom w:val="none" w:sz="0" w:space="0" w:color="auto"/>
            <w:right w:val="none" w:sz="0" w:space="0" w:color="auto"/>
          </w:divBdr>
        </w:div>
        <w:div w:id="1503929657">
          <w:marLeft w:val="640"/>
          <w:marRight w:val="0"/>
          <w:marTop w:val="0"/>
          <w:marBottom w:val="0"/>
          <w:divBdr>
            <w:top w:val="none" w:sz="0" w:space="0" w:color="auto"/>
            <w:left w:val="none" w:sz="0" w:space="0" w:color="auto"/>
            <w:bottom w:val="none" w:sz="0" w:space="0" w:color="auto"/>
            <w:right w:val="none" w:sz="0" w:space="0" w:color="auto"/>
          </w:divBdr>
        </w:div>
        <w:div w:id="1703558383">
          <w:marLeft w:val="640"/>
          <w:marRight w:val="0"/>
          <w:marTop w:val="0"/>
          <w:marBottom w:val="0"/>
          <w:divBdr>
            <w:top w:val="none" w:sz="0" w:space="0" w:color="auto"/>
            <w:left w:val="none" w:sz="0" w:space="0" w:color="auto"/>
            <w:bottom w:val="none" w:sz="0" w:space="0" w:color="auto"/>
            <w:right w:val="none" w:sz="0" w:space="0" w:color="auto"/>
          </w:divBdr>
        </w:div>
        <w:div w:id="1712529756">
          <w:marLeft w:val="640"/>
          <w:marRight w:val="0"/>
          <w:marTop w:val="0"/>
          <w:marBottom w:val="0"/>
          <w:divBdr>
            <w:top w:val="none" w:sz="0" w:space="0" w:color="auto"/>
            <w:left w:val="none" w:sz="0" w:space="0" w:color="auto"/>
            <w:bottom w:val="none" w:sz="0" w:space="0" w:color="auto"/>
            <w:right w:val="none" w:sz="0" w:space="0" w:color="auto"/>
          </w:divBdr>
        </w:div>
        <w:div w:id="1865557592">
          <w:marLeft w:val="640"/>
          <w:marRight w:val="0"/>
          <w:marTop w:val="0"/>
          <w:marBottom w:val="0"/>
          <w:divBdr>
            <w:top w:val="none" w:sz="0" w:space="0" w:color="auto"/>
            <w:left w:val="none" w:sz="0" w:space="0" w:color="auto"/>
            <w:bottom w:val="none" w:sz="0" w:space="0" w:color="auto"/>
            <w:right w:val="none" w:sz="0" w:space="0" w:color="auto"/>
          </w:divBdr>
        </w:div>
        <w:div w:id="1889148828">
          <w:marLeft w:val="640"/>
          <w:marRight w:val="0"/>
          <w:marTop w:val="0"/>
          <w:marBottom w:val="0"/>
          <w:divBdr>
            <w:top w:val="none" w:sz="0" w:space="0" w:color="auto"/>
            <w:left w:val="none" w:sz="0" w:space="0" w:color="auto"/>
            <w:bottom w:val="none" w:sz="0" w:space="0" w:color="auto"/>
            <w:right w:val="none" w:sz="0" w:space="0" w:color="auto"/>
          </w:divBdr>
        </w:div>
        <w:div w:id="1954556300">
          <w:marLeft w:val="640"/>
          <w:marRight w:val="0"/>
          <w:marTop w:val="0"/>
          <w:marBottom w:val="0"/>
          <w:divBdr>
            <w:top w:val="none" w:sz="0" w:space="0" w:color="auto"/>
            <w:left w:val="none" w:sz="0" w:space="0" w:color="auto"/>
            <w:bottom w:val="none" w:sz="0" w:space="0" w:color="auto"/>
            <w:right w:val="none" w:sz="0" w:space="0" w:color="auto"/>
          </w:divBdr>
        </w:div>
        <w:div w:id="2011788379">
          <w:marLeft w:val="640"/>
          <w:marRight w:val="0"/>
          <w:marTop w:val="0"/>
          <w:marBottom w:val="0"/>
          <w:divBdr>
            <w:top w:val="none" w:sz="0" w:space="0" w:color="auto"/>
            <w:left w:val="none" w:sz="0" w:space="0" w:color="auto"/>
            <w:bottom w:val="none" w:sz="0" w:space="0" w:color="auto"/>
            <w:right w:val="none" w:sz="0" w:space="0" w:color="auto"/>
          </w:divBdr>
        </w:div>
        <w:div w:id="2025159641">
          <w:marLeft w:val="640"/>
          <w:marRight w:val="0"/>
          <w:marTop w:val="0"/>
          <w:marBottom w:val="0"/>
          <w:divBdr>
            <w:top w:val="none" w:sz="0" w:space="0" w:color="auto"/>
            <w:left w:val="none" w:sz="0" w:space="0" w:color="auto"/>
            <w:bottom w:val="none" w:sz="0" w:space="0" w:color="auto"/>
            <w:right w:val="none" w:sz="0" w:space="0" w:color="auto"/>
          </w:divBdr>
        </w:div>
        <w:div w:id="2073189640">
          <w:marLeft w:val="640"/>
          <w:marRight w:val="0"/>
          <w:marTop w:val="0"/>
          <w:marBottom w:val="0"/>
          <w:divBdr>
            <w:top w:val="none" w:sz="0" w:space="0" w:color="auto"/>
            <w:left w:val="none" w:sz="0" w:space="0" w:color="auto"/>
            <w:bottom w:val="none" w:sz="0" w:space="0" w:color="auto"/>
            <w:right w:val="none" w:sz="0" w:space="0" w:color="auto"/>
          </w:divBdr>
        </w:div>
      </w:divsChild>
    </w:div>
    <w:div w:id="612322646">
      <w:marLeft w:val="0"/>
      <w:marRight w:val="0"/>
      <w:marTop w:val="0"/>
      <w:marBottom w:val="0"/>
      <w:divBdr>
        <w:top w:val="none" w:sz="0" w:space="0" w:color="auto"/>
        <w:left w:val="none" w:sz="0" w:space="0" w:color="auto"/>
        <w:bottom w:val="none" w:sz="0" w:space="0" w:color="auto"/>
        <w:right w:val="none" w:sz="0" w:space="0" w:color="auto"/>
      </w:divBdr>
    </w:div>
    <w:div w:id="614949536">
      <w:bodyDiv w:val="1"/>
      <w:marLeft w:val="0"/>
      <w:marRight w:val="0"/>
      <w:marTop w:val="0"/>
      <w:marBottom w:val="0"/>
      <w:divBdr>
        <w:top w:val="none" w:sz="0" w:space="0" w:color="auto"/>
        <w:left w:val="none" w:sz="0" w:space="0" w:color="auto"/>
        <w:bottom w:val="none" w:sz="0" w:space="0" w:color="auto"/>
        <w:right w:val="none" w:sz="0" w:space="0" w:color="auto"/>
      </w:divBdr>
      <w:divsChild>
        <w:div w:id="939723096">
          <w:marLeft w:val="640"/>
          <w:marRight w:val="0"/>
          <w:marTop w:val="0"/>
          <w:marBottom w:val="0"/>
          <w:divBdr>
            <w:top w:val="none" w:sz="0" w:space="0" w:color="auto"/>
            <w:left w:val="none" w:sz="0" w:space="0" w:color="auto"/>
            <w:bottom w:val="none" w:sz="0" w:space="0" w:color="auto"/>
            <w:right w:val="none" w:sz="0" w:space="0" w:color="auto"/>
          </w:divBdr>
        </w:div>
        <w:div w:id="480313582">
          <w:marLeft w:val="640"/>
          <w:marRight w:val="0"/>
          <w:marTop w:val="0"/>
          <w:marBottom w:val="0"/>
          <w:divBdr>
            <w:top w:val="none" w:sz="0" w:space="0" w:color="auto"/>
            <w:left w:val="none" w:sz="0" w:space="0" w:color="auto"/>
            <w:bottom w:val="none" w:sz="0" w:space="0" w:color="auto"/>
            <w:right w:val="none" w:sz="0" w:space="0" w:color="auto"/>
          </w:divBdr>
        </w:div>
        <w:div w:id="66612653">
          <w:marLeft w:val="640"/>
          <w:marRight w:val="0"/>
          <w:marTop w:val="0"/>
          <w:marBottom w:val="0"/>
          <w:divBdr>
            <w:top w:val="none" w:sz="0" w:space="0" w:color="auto"/>
            <w:left w:val="none" w:sz="0" w:space="0" w:color="auto"/>
            <w:bottom w:val="none" w:sz="0" w:space="0" w:color="auto"/>
            <w:right w:val="none" w:sz="0" w:space="0" w:color="auto"/>
          </w:divBdr>
        </w:div>
        <w:div w:id="168840131">
          <w:marLeft w:val="640"/>
          <w:marRight w:val="0"/>
          <w:marTop w:val="0"/>
          <w:marBottom w:val="0"/>
          <w:divBdr>
            <w:top w:val="none" w:sz="0" w:space="0" w:color="auto"/>
            <w:left w:val="none" w:sz="0" w:space="0" w:color="auto"/>
            <w:bottom w:val="none" w:sz="0" w:space="0" w:color="auto"/>
            <w:right w:val="none" w:sz="0" w:space="0" w:color="auto"/>
          </w:divBdr>
        </w:div>
        <w:div w:id="1664580252">
          <w:marLeft w:val="640"/>
          <w:marRight w:val="0"/>
          <w:marTop w:val="0"/>
          <w:marBottom w:val="0"/>
          <w:divBdr>
            <w:top w:val="none" w:sz="0" w:space="0" w:color="auto"/>
            <w:left w:val="none" w:sz="0" w:space="0" w:color="auto"/>
            <w:bottom w:val="none" w:sz="0" w:space="0" w:color="auto"/>
            <w:right w:val="none" w:sz="0" w:space="0" w:color="auto"/>
          </w:divBdr>
        </w:div>
        <w:div w:id="589244438">
          <w:marLeft w:val="640"/>
          <w:marRight w:val="0"/>
          <w:marTop w:val="0"/>
          <w:marBottom w:val="0"/>
          <w:divBdr>
            <w:top w:val="none" w:sz="0" w:space="0" w:color="auto"/>
            <w:left w:val="none" w:sz="0" w:space="0" w:color="auto"/>
            <w:bottom w:val="none" w:sz="0" w:space="0" w:color="auto"/>
            <w:right w:val="none" w:sz="0" w:space="0" w:color="auto"/>
          </w:divBdr>
        </w:div>
        <w:div w:id="1384794206">
          <w:marLeft w:val="640"/>
          <w:marRight w:val="0"/>
          <w:marTop w:val="0"/>
          <w:marBottom w:val="0"/>
          <w:divBdr>
            <w:top w:val="none" w:sz="0" w:space="0" w:color="auto"/>
            <w:left w:val="none" w:sz="0" w:space="0" w:color="auto"/>
            <w:bottom w:val="none" w:sz="0" w:space="0" w:color="auto"/>
            <w:right w:val="none" w:sz="0" w:space="0" w:color="auto"/>
          </w:divBdr>
        </w:div>
        <w:div w:id="1025861529">
          <w:marLeft w:val="640"/>
          <w:marRight w:val="0"/>
          <w:marTop w:val="0"/>
          <w:marBottom w:val="0"/>
          <w:divBdr>
            <w:top w:val="none" w:sz="0" w:space="0" w:color="auto"/>
            <w:left w:val="none" w:sz="0" w:space="0" w:color="auto"/>
            <w:bottom w:val="none" w:sz="0" w:space="0" w:color="auto"/>
            <w:right w:val="none" w:sz="0" w:space="0" w:color="auto"/>
          </w:divBdr>
        </w:div>
        <w:div w:id="1285693063">
          <w:marLeft w:val="640"/>
          <w:marRight w:val="0"/>
          <w:marTop w:val="0"/>
          <w:marBottom w:val="0"/>
          <w:divBdr>
            <w:top w:val="none" w:sz="0" w:space="0" w:color="auto"/>
            <w:left w:val="none" w:sz="0" w:space="0" w:color="auto"/>
            <w:bottom w:val="none" w:sz="0" w:space="0" w:color="auto"/>
            <w:right w:val="none" w:sz="0" w:space="0" w:color="auto"/>
          </w:divBdr>
        </w:div>
        <w:div w:id="2144496212">
          <w:marLeft w:val="640"/>
          <w:marRight w:val="0"/>
          <w:marTop w:val="0"/>
          <w:marBottom w:val="0"/>
          <w:divBdr>
            <w:top w:val="none" w:sz="0" w:space="0" w:color="auto"/>
            <w:left w:val="none" w:sz="0" w:space="0" w:color="auto"/>
            <w:bottom w:val="none" w:sz="0" w:space="0" w:color="auto"/>
            <w:right w:val="none" w:sz="0" w:space="0" w:color="auto"/>
          </w:divBdr>
        </w:div>
        <w:div w:id="1300764046">
          <w:marLeft w:val="640"/>
          <w:marRight w:val="0"/>
          <w:marTop w:val="0"/>
          <w:marBottom w:val="0"/>
          <w:divBdr>
            <w:top w:val="none" w:sz="0" w:space="0" w:color="auto"/>
            <w:left w:val="none" w:sz="0" w:space="0" w:color="auto"/>
            <w:bottom w:val="none" w:sz="0" w:space="0" w:color="auto"/>
            <w:right w:val="none" w:sz="0" w:space="0" w:color="auto"/>
          </w:divBdr>
        </w:div>
        <w:div w:id="1818717588">
          <w:marLeft w:val="640"/>
          <w:marRight w:val="0"/>
          <w:marTop w:val="0"/>
          <w:marBottom w:val="0"/>
          <w:divBdr>
            <w:top w:val="none" w:sz="0" w:space="0" w:color="auto"/>
            <w:left w:val="none" w:sz="0" w:space="0" w:color="auto"/>
            <w:bottom w:val="none" w:sz="0" w:space="0" w:color="auto"/>
            <w:right w:val="none" w:sz="0" w:space="0" w:color="auto"/>
          </w:divBdr>
        </w:div>
        <w:div w:id="124274051">
          <w:marLeft w:val="640"/>
          <w:marRight w:val="0"/>
          <w:marTop w:val="0"/>
          <w:marBottom w:val="0"/>
          <w:divBdr>
            <w:top w:val="none" w:sz="0" w:space="0" w:color="auto"/>
            <w:left w:val="none" w:sz="0" w:space="0" w:color="auto"/>
            <w:bottom w:val="none" w:sz="0" w:space="0" w:color="auto"/>
            <w:right w:val="none" w:sz="0" w:space="0" w:color="auto"/>
          </w:divBdr>
        </w:div>
        <w:div w:id="91827932">
          <w:marLeft w:val="640"/>
          <w:marRight w:val="0"/>
          <w:marTop w:val="0"/>
          <w:marBottom w:val="0"/>
          <w:divBdr>
            <w:top w:val="none" w:sz="0" w:space="0" w:color="auto"/>
            <w:left w:val="none" w:sz="0" w:space="0" w:color="auto"/>
            <w:bottom w:val="none" w:sz="0" w:space="0" w:color="auto"/>
            <w:right w:val="none" w:sz="0" w:space="0" w:color="auto"/>
          </w:divBdr>
        </w:div>
        <w:div w:id="1301307261">
          <w:marLeft w:val="640"/>
          <w:marRight w:val="0"/>
          <w:marTop w:val="0"/>
          <w:marBottom w:val="0"/>
          <w:divBdr>
            <w:top w:val="none" w:sz="0" w:space="0" w:color="auto"/>
            <w:left w:val="none" w:sz="0" w:space="0" w:color="auto"/>
            <w:bottom w:val="none" w:sz="0" w:space="0" w:color="auto"/>
            <w:right w:val="none" w:sz="0" w:space="0" w:color="auto"/>
          </w:divBdr>
        </w:div>
        <w:div w:id="1934851618">
          <w:marLeft w:val="640"/>
          <w:marRight w:val="0"/>
          <w:marTop w:val="0"/>
          <w:marBottom w:val="0"/>
          <w:divBdr>
            <w:top w:val="none" w:sz="0" w:space="0" w:color="auto"/>
            <w:left w:val="none" w:sz="0" w:space="0" w:color="auto"/>
            <w:bottom w:val="none" w:sz="0" w:space="0" w:color="auto"/>
            <w:right w:val="none" w:sz="0" w:space="0" w:color="auto"/>
          </w:divBdr>
        </w:div>
        <w:div w:id="1805541568">
          <w:marLeft w:val="640"/>
          <w:marRight w:val="0"/>
          <w:marTop w:val="0"/>
          <w:marBottom w:val="0"/>
          <w:divBdr>
            <w:top w:val="none" w:sz="0" w:space="0" w:color="auto"/>
            <w:left w:val="none" w:sz="0" w:space="0" w:color="auto"/>
            <w:bottom w:val="none" w:sz="0" w:space="0" w:color="auto"/>
            <w:right w:val="none" w:sz="0" w:space="0" w:color="auto"/>
          </w:divBdr>
        </w:div>
        <w:div w:id="882985724">
          <w:marLeft w:val="640"/>
          <w:marRight w:val="0"/>
          <w:marTop w:val="0"/>
          <w:marBottom w:val="0"/>
          <w:divBdr>
            <w:top w:val="none" w:sz="0" w:space="0" w:color="auto"/>
            <w:left w:val="none" w:sz="0" w:space="0" w:color="auto"/>
            <w:bottom w:val="none" w:sz="0" w:space="0" w:color="auto"/>
            <w:right w:val="none" w:sz="0" w:space="0" w:color="auto"/>
          </w:divBdr>
        </w:div>
        <w:div w:id="959921220">
          <w:marLeft w:val="640"/>
          <w:marRight w:val="0"/>
          <w:marTop w:val="0"/>
          <w:marBottom w:val="0"/>
          <w:divBdr>
            <w:top w:val="none" w:sz="0" w:space="0" w:color="auto"/>
            <w:left w:val="none" w:sz="0" w:space="0" w:color="auto"/>
            <w:bottom w:val="none" w:sz="0" w:space="0" w:color="auto"/>
            <w:right w:val="none" w:sz="0" w:space="0" w:color="auto"/>
          </w:divBdr>
        </w:div>
        <w:div w:id="1610814333">
          <w:marLeft w:val="640"/>
          <w:marRight w:val="0"/>
          <w:marTop w:val="0"/>
          <w:marBottom w:val="0"/>
          <w:divBdr>
            <w:top w:val="none" w:sz="0" w:space="0" w:color="auto"/>
            <w:left w:val="none" w:sz="0" w:space="0" w:color="auto"/>
            <w:bottom w:val="none" w:sz="0" w:space="0" w:color="auto"/>
            <w:right w:val="none" w:sz="0" w:space="0" w:color="auto"/>
          </w:divBdr>
        </w:div>
        <w:div w:id="1060055201">
          <w:marLeft w:val="640"/>
          <w:marRight w:val="0"/>
          <w:marTop w:val="0"/>
          <w:marBottom w:val="0"/>
          <w:divBdr>
            <w:top w:val="none" w:sz="0" w:space="0" w:color="auto"/>
            <w:left w:val="none" w:sz="0" w:space="0" w:color="auto"/>
            <w:bottom w:val="none" w:sz="0" w:space="0" w:color="auto"/>
            <w:right w:val="none" w:sz="0" w:space="0" w:color="auto"/>
          </w:divBdr>
        </w:div>
        <w:div w:id="445346564">
          <w:marLeft w:val="640"/>
          <w:marRight w:val="0"/>
          <w:marTop w:val="0"/>
          <w:marBottom w:val="0"/>
          <w:divBdr>
            <w:top w:val="none" w:sz="0" w:space="0" w:color="auto"/>
            <w:left w:val="none" w:sz="0" w:space="0" w:color="auto"/>
            <w:bottom w:val="none" w:sz="0" w:space="0" w:color="auto"/>
            <w:right w:val="none" w:sz="0" w:space="0" w:color="auto"/>
          </w:divBdr>
        </w:div>
        <w:div w:id="23405354">
          <w:marLeft w:val="640"/>
          <w:marRight w:val="0"/>
          <w:marTop w:val="0"/>
          <w:marBottom w:val="0"/>
          <w:divBdr>
            <w:top w:val="none" w:sz="0" w:space="0" w:color="auto"/>
            <w:left w:val="none" w:sz="0" w:space="0" w:color="auto"/>
            <w:bottom w:val="none" w:sz="0" w:space="0" w:color="auto"/>
            <w:right w:val="none" w:sz="0" w:space="0" w:color="auto"/>
          </w:divBdr>
        </w:div>
        <w:div w:id="1167405762">
          <w:marLeft w:val="640"/>
          <w:marRight w:val="0"/>
          <w:marTop w:val="0"/>
          <w:marBottom w:val="0"/>
          <w:divBdr>
            <w:top w:val="none" w:sz="0" w:space="0" w:color="auto"/>
            <w:left w:val="none" w:sz="0" w:space="0" w:color="auto"/>
            <w:bottom w:val="none" w:sz="0" w:space="0" w:color="auto"/>
            <w:right w:val="none" w:sz="0" w:space="0" w:color="auto"/>
          </w:divBdr>
        </w:div>
        <w:div w:id="474178039">
          <w:marLeft w:val="640"/>
          <w:marRight w:val="0"/>
          <w:marTop w:val="0"/>
          <w:marBottom w:val="0"/>
          <w:divBdr>
            <w:top w:val="none" w:sz="0" w:space="0" w:color="auto"/>
            <w:left w:val="none" w:sz="0" w:space="0" w:color="auto"/>
            <w:bottom w:val="none" w:sz="0" w:space="0" w:color="auto"/>
            <w:right w:val="none" w:sz="0" w:space="0" w:color="auto"/>
          </w:divBdr>
        </w:div>
        <w:div w:id="239994146">
          <w:marLeft w:val="640"/>
          <w:marRight w:val="0"/>
          <w:marTop w:val="0"/>
          <w:marBottom w:val="0"/>
          <w:divBdr>
            <w:top w:val="none" w:sz="0" w:space="0" w:color="auto"/>
            <w:left w:val="none" w:sz="0" w:space="0" w:color="auto"/>
            <w:bottom w:val="none" w:sz="0" w:space="0" w:color="auto"/>
            <w:right w:val="none" w:sz="0" w:space="0" w:color="auto"/>
          </w:divBdr>
        </w:div>
        <w:div w:id="2028100153">
          <w:marLeft w:val="640"/>
          <w:marRight w:val="0"/>
          <w:marTop w:val="0"/>
          <w:marBottom w:val="0"/>
          <w:divBdr>
            <w:top w:val="none" w:sz="0" w:space="0" w:color="auto"/>
            <w:left w:val="none" w:sz="0" w:space="0" w:color="auto"/>
            <w:bottom w:val="none" w:sz="0" w:space="0" w:color="auto"/>
            <w:right w:val="none" w:sz="0" w:space="0" w:color="auto"/>
          </w:divBdr>
        </w:div>
        <w:div w:id="180359625">
          <w:marLeft w:val="640"/>
          <w:marRight w:val="0"/>
          <w:marTop w:val="0"/>
          <w:marBottom w:val="0"/>
          <w:divBdr>
            <w:top w:val="none" w:sz="0" w:space="0" w:color="auto"/>
            <w:left w:val="none" w:sz="0" w:space="0" w:color="auto"/>
            <w:bottom w:val="none" w:sz="0" w:space="0" w:color="auto"/>
            <w:right w:val="none" w:sz="0" w:space="0" w:color="auto"/>
          </w:divBdr>
        </w:div>
        <w:div w:id="341980503">
          <w:marLeft w:val="640"/>
          <w:marRight w:val="0"/>
          <w:marTop w:val="0"/>
          <w:marBottom w:val="0"/>
          <w:divBdr>
            <w:top w:val="none" w:sz="0" w:space="0" w:color="auto"/>
            <w:left w:val="none" w:sz="0" w:space="0" w:color="auto"/>
            <w:bottom w:val="none" w:sz="0" w:space="0" w:color="auto"/>
            <w:right w:val="none" w:sz="0" w:space="0" w:color="auto"/>
          </w:divBdr>
        </w:div>
        <w:div w:id="853693411">
          <w:marLeft w:val="640"/>
          <w:marRight w:val="0"/>
          <w:marTop w:val="0"/>
          <w:marBottom w:val="0"/>
          <w:divBdr>
            <w:top w:val="none" w:sz="0" w:space="0" w:color="auto"/>
            <w:left w:val="none" w:sz="0" w:space="0" w:color="auto"/>
            <w:bottom w:val="none" w:sz="0" w:space="0" w:color="auto"/>
            <w:right w:val="none" w:sz="0" w:space="0" w:color="auto"/>
          </w:divBdr>
        </w:div>
        <w:div w:id="1211307889">
          <w:marLeft w:val="640"/>
          <w:marRight w:val="0"/>
          <w:marTop w:val="0"/>
          <w:marBottom w:val="0"/>
          <w:divBdr>
            <w:top w:val="none" w:sz="0" w:space="0" w:color="auto"/>
            <w:left w:val="none" w:sz="0" w:space="0" w:color="auto"/>
            <w:bottom w:val="none" w:sz="0" w:space="0" w:color="auto"/>
            <w:right w:val="none" w:sz="0" w:space="0" w:color="auto"/>
          </w:divBdr>
        </w:div>
        <w:div w:id="799112559">
          <w:marLeft w:val="640"/>
          <w:marRight w:val="0"/>
          <w:marTop w:val="0"/>
          <w:marBottom w:val="0"/>
          <w:divBdr>
            <w:top w:val="none" w:sz="0" w:space="0" w:color="auto"/>
            <w:left w:val="none" w:sz="0" w:space="0" w:color="auto"/>
            <w:bottom w:val="none" w:sz="0" w:space="0" w:color="auto"/>
            <w:right w:val="none" w:sz="0" w:space="0" w:color="auto"/>
          </w:divBdr>
        </w:div>
        <w:div w:id="1505166564">
          <w:marLeft w:val="640"/>
          <w:marRight w:val="0"/>
          <w:marTop w:val="0"/>
          <w:marBottom w:val="0"/>
          <w:divBdr>
            <w:top w:val="none" w:sz="0" w:space="0" w:color="auto"/>
            <w:left w:val="none" w:sz="0" w:space="0" w:color="auto"/>
            <w:bottom w:val="none" w:sz="0" w:space="0" w:color="auto"/>
            <w:right w:val="none" w:sz="0" w:space="0" w:color="auto"/>
          </w:divBdr>
        </w:div>
        <w:div w:id="125969956">
          <w:marLeft w:val="640"/>
          <w:marRight w:val="0"/>
          <w:marTop w:val="0"/>
          <w:marBottom w:val="0"/>
          <w:divBdr>
            <w:top w:val="none" w:sz="0" w:space="0" w:color="auto"/>
            <w:left w:val="none" w:sz="0" w:space="0" w:color="auto"/>
            <w:bottom w:val="none" w:sz="0" w:space="0" w:color="auto"/>
            <w:right w:val="none" w:sz="0" w:space="0" w:color="auto"/>
          </w:divBdr>
        </w:div>
        <w:div w:id="626357775">
          <w:marLeft w:val="640"/>
          <w:marRight w:val="0"/>
          <w:marTop w:val="0"/>
          <w:marBottom w:val="0"/>
          <w:divBdr>
            <w:top w:val="none" w:sz="0" w:space="0" w:color="auto"/>
            <w:left w:val="none" w:sz="0" w:space="0" w:color="auto"/>
            <w:bottom w:val="none" w:sz="0" w:space="0" w:color="auto"/>
            <w:right w:val="none" w:sz="0" w:space="0" w:color="auto"/>
          </w:divBdr>
        </w:div>
        <w:div w:id="1448692630">
          <w:marLeft w:val="640"/>
          <w:marRight w:val="0"/>
          <w:marTop w:val="0"/>
          <w:marBottom w:val="0"/>
          <w:divBdr>
            <w:top w:val="none" w:sz="0" w:space="0" w:color="auto"/>
            <w:left w:val="none" w:sz="0" w:space="0" w:color="auto"/>
            <w:bottom w:val="none" w:sz="0" w:space="0" w:color="auto"/>
            <w:right w:val="none" w:sz="0" w:space="0" w:color="auto"/>
          </w:divBdr>
        </w:div>
        <w:div w:id="1294020220">
          <w:marLeft w:val="640"/>
          <w:marRight w:val="0"/>
          <w:marTop w:val="0"/>
          <w:marBottom w:val="0"/>
          <w:divBdr>
            <w:top w:val="none" w:sz="0" w:space="0" w:color="auto"/>
            <w:left w:val="none" w:sz="0" w:space="0" w:color="auto"/>
            <w:bottom w:val="none" w:sz="0" w:space="0" w:color="auto"/>
            <w:right w:val="none" w:sz="0" w:space="0" w:color="auto"/>
          </w:divBdr>
        </w:div>
        <w:div w:id="2021001929">
          <w:marLeft w:val="640"/>
          <w:marRight w:val="0"/>
          <w:marTop w:val="0"/>
          <w:marBottom w:val="0"/>
          <w:divBdr>
            <w:top w:val="none" w:sz="0" w:space="0" w:color="auto"/>
            <w:left w:val="none" w:sz="0" w:space="0" w:color="auto"/>
            <w:bottom w:val="none" w:sz="0" w:space="0" w:color="auto"/>
            <w:right w:val="none" w:sz="0" w:space="0" w:color="auto"/>
          </w:divBdr>
        </w:div>
        <w:div w:id="876545770">
          <w:marLeft w:val="640"/>
          <w:marRight w:val="0"/>
          <w:marTop w:val="0"/>
          <w:marBottom w:val="0"/>
          <w:divBdr>
            <w:top w:val="none" w:sz="0" w:space="0" w:color="auto"/>
            <w:left w:val="none" w:sz="0" w:space="0" w:color="auto"/>
            <w:bottom w:val="none" w:sz="0" w:space="0" w:color="auto"/>
            <w:right w:val="none" w:sz="0" w:space="0" w:color="auto"/>
          </w:divBdr>
        </w:div>
        <w:div w:id="654263772">
          <w:marLeft w:val="640"/>
          <w:marRight w:val="0"/>
          <w:marTop w:val="0"/>
          <w:marBottom w:val="0"/>
          <w:divBdr>
            <w:top w:val="none" w:sz="0" w:space="0" w:color="auto"/>
            <w:left w:val="none" w:sz="0" w:space="0" w:color="auto"/>
            <w:bottom w:val="none" w:sz="0" w:space="0" w:color="auto"/>
            <w:right w:val="none" w:sz="0" w:space="0" w:color="auto"/>
          </w:divBdr>
        </w:div>
        <w:div w:id="1344285107">
          <w:marLeft w:val="640"/>
          <w:marRight w:val="0"/>
          <w:marTop w:val="0"/>
          <w:marBottom w:val="0"/>
          <w:divBdr>
            <w:top w:val="none" w:sz="0" w:space="0" w:color="auto"/>
            <w:left w:val="none" w:sz="0" w:space="0" w:color="auto"/>
            <w:bottom w:val="none" w:sz="0" w:space="0" w:color="auto"/>
            <w:right w:val="none" w:sz="0" w:space="0" w:color="auto"/>
          </w:divBdr>
        </w:div>
        <w:div w:id="1579170532">
          <w:marLeft w:val="640"/>
          <w:marRight w:val="0"/>
          <w:marTop w:val="0"/>
          <w:marBottom w:val="0"/>
          <w:divBdr>
            <w:top w:val="none" w:sz="0" w:space="0" w:color="auto"/>
            <w:left w:val="none" w:sz="0" w:space="0" w:color="auto"/>
            <w:bottom w:val="none" w:sz="0" w:space="0" w:color="auto"/>
            <w:right w:val="none" w:sz="0" w:space="0" w:color="auto"/>
          </w:divBdr>
        </w:div>
        <w:div w:id="1701861294">
          <w:marLeft w:val="640"/>
          <w:marRight w:val="0"/>
          <w:marTop w:val="0"/>
          <w:marBottom w:val="0"/>
          <w:divBdr>
            <w:top w:val="none" w:sz="0" w:space="0" w:color="auto"/>
            <w:left w:val="none" w:sz="0" w:space="0" w:color="auto"/>
            <w:bottom w:val="none" w:sz="0" w:space="0" w:color="auto"/>
            <w:right w:val="none" w:sz="0" w:space="0" w:color="auto"/>
          </w:divBdr>
        </w:div>
        <w:div w:id="1441492706">
          <w:marLeft w:val="640"/>
          <w:marRight w:val="0"/>
          <w:marTop w:val="0"/>
          <w:marBottom w:val="0"/>
          <w:divBdr>
            <w:top w:val="none" w:sz="0" w:space="0" w:color="auto"/>
            <w:left w:val="none" w:sz="0" w:space="0" w:color="auto"/>
            <w:bottom w:val="none" w:sz="0" w:space="0" w:color="auto"/>
            <w:right w:val="none" w:sz="0" w:space="0" w:color="auto"/>
          </w:divBdr>
        </w:div>
        <w:div w:id="1394936323">
          <w:marLeft w:val="640"/>
          <w:marRight w:val="0"/>
          <w:marTop w:val="0"/>
          <w:marBottom w:val="0"/>
          <w:divBdr>
            <w:top w:val="none" w:sz="0" w:space="0" w:color="auto"/>
            <w:left w:val="none" w:sz="0" w:space="0" w:color="auto"/>
            <w:bottom w:val="none" w:sz="0" w:space="0" w:color="auto"/>
            <w:right w:val="none" w:sz="0" w:space="0" w:color="auto"/>
          </w:divBdr>
        </w:div>
        <w:div w:id="398795824">
          <w:marLeft w:val="640"/>
          <w:marRight w:val="0"/>
          <w:marTop w:val="0"/>
          <w:marBottom w:val="0"/>
          <w:divBdr>
            <w:top w:val="none" w:sz="0" w:space="0" w:color="auto"/>
            <w:left w:val="none" w:sz="0" w:space="0" w:color="auto"/>
            <w:bottom w:val="none" w:sz="0" w:space="0" w:color="auto"/>
            <w:right w:val="none" w:sz="0" w:space="0" w:color="auto"/>
          </w:divBdr>
        </w:div>
        <w:div w:id="691951639">
          <w:marLeft w:val="640"/>
          <w:marRight w:val="0"/>
          <w:marTop w:val="0"/>
          <w:marBottom w:val="0"/>
          <w:divBdr>
            <w:top w:val="none" w:sz="0" w:space="0" w:color="auto"/>
            <w:left w:val="none" w:sz="0" w:space="0" w:color="auto"/>
            <w:bottom w:val="none" w:sz="0" w:space="0" w:color="auto"/>
            <w:right w:val="none" w:sz="0" w:space="0" w:color="auto"/>
          </w:divBdr>
        </w:div>
        <w:div w:id="1722435673">
          <w:marLeft w:val="640"/>
          <w:marRight w:val="0"/>
          <w:marTop w:val="0"/>
          <w:marBottom w:val="0"/>
          <w:divBdr>
            <w:top w:val="none" w:sz="0" w:space="0" w:color="auto"/>
            <w:left w:val="none" w:sz="0" w:space="0" w:color="auto"/>
            <w:bottom w:val="none" w:sz="0" w:space="0" w:color="auto"/>
            <w:right w:val="none" w:sz="0" w:space="0" w:color="auto"/>
          </w:divBdr>
        </w:div>
        <w:div w:id="994263854">
          <w:marLeft w:val="640"/>
          <w:marRight w:val="0"/>
          <w:marTop w:val="0"/>
          <w:marBottom w:val="0"/>
          <w:divBdr>
            <w:top w:val="none" w:sz="0" w:space="0" w:color="auto"/>
            <w:left w:val="none" w:sz="0" w:space="0" w:color="auto"/>
            <w:bottom w:val="none" w:sz="0" w:space="0" w:color="auto"/>
            <w:right w:val="none" w:sz="0" w:space="0" w:color="auto"/>
          </w:divBdr>
        </w:div>
        <w:div w:id="1857618481">
          <w:marLeft w:val="640"/>
          <w:marRight w:val="0"/>
          <w:marTop w:val="0"/>
          <w:marBottom w:val="0"/>
          <w:divBdr>
            <w:top w:val="none" w:sz="0" w:space="0" w:color="auto"/>
            <w:left w:val="none" w:sz="0" w:space="0" w:color="auto"/>
            <w:bottom w:val="none" w:sz="0" w:space="0" w:color="auto"/>
            <w:right w:val="none" w:sz="0" w:space="0" w:color="auto"/>
          </w:divBdr>
        </w:div>
        <w:div w:id="1828477864">
          <w:marLeft w:val="640"/>
          <w:marRight w:val="0"/>
          <w:marTop w:val="0"/>
          <w:marBottom w:val="0"/>
          <w:divBdr>
            <w:top w:val="none" w:sz="0" w:space="0" w:color="auto"/>
            <w:left w:val="none" w:sz="0" w:space="0" w:color="auto"/>
            <w:bottom w:val="none" w:sz="0" w:space="0" w:color="auto"/>
            <w:right w:val="none" w:sz="0" w:space="0" w:color="auto"/>
          </w:divBdr>
        </w:div>
      </w:divsChild>
    </w:div>
    <w:div w:id="616059620">
      <w:bodyDiv w:val="1"/>
      <w:marLeft w:val="0"/>
      <w:marRight w:val="0"/>
      <w:marTop w:val="0"/>
      <w:marBottom w:val="0"/>
      <w:divBdr>
        <w:top w:val="none" w:sz="0" w:space="0" w:color="auto"/>
        <w:left w:val="none" w:sz="0" w:space="0" w:color="auto"/>
        <w:bottom w:val="none" w:sz="0" w:space="0" w:color="auto"/>
        <w:right w:val="none" w:sz="0" w:space="0" w:color="auto"/>
      </w:divBdr>
    </w:div>
    <w:div w:id="617763276">
      <w:bodyDiv w:val="1"/>
      <w:marLeft w:val="0"/>
      <w:marRight w:val="0"/>
      <w:marTop w:val="0"/>
      <w:marBottom w:val="0"/>
      <w:divBdr>
        <w:top w:val="none" w:sz="0" w:space="0" w:color="auto"/>
        <w:left w:val="none" w:sz="0" w:space="0" w:color="auto"/>
        <w:bottom w:val="none" w:sz="0" w:space="0" w:color="auto"/>
        <w:right w:val="none" w:sz="0" w:space="0" w:color="auto"/>
      </w:divBdr>
      <w:divsChild>
        <w:div w:id="4217012">
          <w:marLeft w:val="640"/>
          <w:marRight w:val="0"/>
          <w:marTop w:val="0"/>
          <w:marBottom w:val="0"/>
          <w:divBdr>
            <w:top w:val="none" w:sz="0" w:space="0" w:color="auto"/>
            <w:left w:val="none" w:sz="0" w:space="0" w:color="auto"/>
            <w:bottom w:val="none" w:sz="0" w:space="0" w:color="auto"/>
            <w:right w:val="none" w:sz="0" w:space="0" w:color="auto"/>
          </w:divBdr>
        </w:div>
        <w:div w:id="18549976">
          <w:marLeft w:val="640"/>
          <w:marRight w:val="0"/>
          <w:marTop w:val="0"/>
          <w:marBottom w:val="0"/>
          <w:divBdr>
            <w:top w:val="none" w:sz="0" w:space="0" w:color="auto"/>
            <w:left w:val="none" w:sz="0" w:space="0" w:color="auto"/>
            <w:bottom w:val="none" w:sz="0" w:space="0" w:color="auto"/>
            <w:right w:val="none" w:sz="0" w:space="0" w:color="auto"/>
          </w:divBdr>
        </w:div>
        <w:div w:id="22680005">
          <w:marLeft w:val="640"/>
          <w:marRight w:val="0"/>
          <w:marTop w:val="0"/>
          <w:marBottom w:val="0"/>
          <w:divBdr>
            <w:top w:val="none" w:sz="0" w:space="0" w:color="auto"/>
            <w:left w:val="none" w:sz="0" w:space="0" w:color="auto"/>
            <w:bottom w:val="none" w:sz="0" w:space="0" w:color="auto"/>
            <w:right w:val="none" w:sz="0" w:space="0" w:color="auto"/>
          </w:divBdr>
        </w:div>
        <w:div w:id="113907020">
          <w:marLeft w:val="640"/>
          <w:marRight w:val="0"/>
          <w:marTop w:val="0"/>
          <w:marBottom w:val="0"/>
          <w:divBdr>
            <w:top w:val="none" w:sz="0" w:space="0" w:color="auto"/>
            <w:left w:val="none" w:sz="0" w:space="0" w:color="auto"/>
            <w:bottom w:val="none" w:sz="0" w:space="0" w:color="auto"/>
            <w:right w:val="none" w:sz="0" w:space="0" w:color="auto"/>
          </w:divBdr>
        </w:div>
        <w:div w:id="270431547">
          <w:marLeft w:val="640"/>
          <w:marRight w:val="0"/>
          <w:marTop w:val="0"/>
          <w:marBottom w:val="0"/>
          <w:divBdr>
            <w:top w:val="none" w:sz="0" w:space="0" w:color="auto"/>
            <w:left w:val="none" w:sz="0" w:space="0" w:color="auto"/>
            <w:bottom w:val="none" w:sz="0" w:space="0" w:color="auto"/>
            <w:right w:val="none" w:sz="0" w:space="0" w:color="auto"/>
          </w:divBdr>
        </w:div>
        <w:div w:id="310409620">
          <w:marLeft w:val="640"/>
          <w:marRight w:val="0"/>
          <w:marTop w:val="0"/>
          <w:marBottom w:val="0"/>
          <w:divBdr>
            <w:top w:val="none" w:sz="0" w:space="0" w:color="auto"/>
            <w:left w:val="none" w:sz="0" w:space="0" w:color="auto"/>
            <w:bottom w:val="none" w:sz="0" w:space="0" w:color="auto"/>
            <w:right w:val="none" w:sz="0" w:space="0" w:color="auto"/>
          </w:divBdr>
        </w:div>
        <w:div w:id="354230035">
          <w:marLeft w:val="640"/>
          <w:marRight w:val="0"/>
          <w:marTop w:val="0"/>
          <w:marBottom w:val="0"/>
          <w:divBdr>
            <w:top w:val="none" w:sz="0" w:space="0" w:color="auto"/>
            <w:left w:val="none" w:sz="0" w:space="0" w:color="auto"/>
            <w:bottom w:val="none" w:sz="0" w:space="0" w:color="auto"/>
            <w:right w:val="none" w:sz="0" w:space="0" w:color="auto"/>
          </w:divBdr>
        </w:div>
        <w:div w:id="426004152">
          <w:marLeft w:val="640"/>
          <w:marRight w:val="0"/>
          <w:marTop w:val="0"/>
          <w:marBottom w:val="0"/>
          <w:divBdr>
            <w:top w:val="none" w:sz="0" w:space="0" w:color="auto"/>
            <w:left w:val="none" w:sz="0" w:space="0" w:color="auto"/>
            <w:bottom w:val="none" w:sz="0" w:space="0" w:color="auto"/>
            <w:right w:val="none" w:sz="0" w:space="0" w:color="auto"/>
          </w:divBdr>
        </w:div>
        <w:div w:id="512912699">
          <w:marLeft w:val="640"/>
          <w:marRight w:val="0"/>
          <w:marTop w:val="0"/>
          <w:marBottom w:val="0"/>
          <w:divBdr>
            <w:top w:val="none" w:sz="0" w:space="0" w:color="auto"/>
            <w:left w:val="none" w:sz="0" w:space="0" w:color="auto"/>
            <w:bottom w:val="none" w:sz="0" w:space="0" w:color="auto"/>
            <w:right w:val="none" w:sz="0" w:space="0" w:color="auto"/>
          </w:divBdr>
        </w:div>
        <w:div w:id="553278194">
          <w:marLeft w:val="640"/>
          <w:marRight w:val="0"/>
          <w:marTop w:val="0"/>
          <w:marBottom w:val="0"/>
          <w:divBdr>
            <w:top w:val="none" w:sz="0" w:space="0" w:color="auto"/>
            <w:left w:val="none" w:sz="0" w:space="0" w:color="auto"/>
            <w:bottom w:val="none" w:sz="0" w:space="0" w:color="auto"/>
            <w:right w:val="none" w:sz="0" w:space="0" w:color="auto"/>
          </w:divBdr>
        </w:div>
        <w:div w:id="570773751">
          <w:marLeft w:val="640"/>
          <w:marRight w:val="0"/>
          <w:marTop w:val="0"/>
          <w:marBottom w:val="0"/>
          <w:divBdr>
            <w:top w:val="none" w:sz="0" w:space="0" w:color="auto"/>
            <w:left w:val="none" w:sz="0" w:space="0" w:color="auto"/>
            <w:bottom w:val="none" w:sz="0" w:space="0" w:color="auto"/>
            <w:right w:val="none" w:sz="0" w:space="0" w:color="auto"/>
          </w:divBdr>
        </w:div>
        <w:div w:id="575238925">
          <w:marLeft w:val="640"/>
          <w:marRight w:val="0"/>
          <w:marTop w:val="0"/>
          <w:marBottom w:val="0"/>
          <w:divBdr>
            <w:top w:val="none" w:sz="0" w:space="0" w:color="auto"/>
            <w:left w:val="none" w:sz="0" w:space="0" w:color="auto"/>
            <w:bottom w:val="none" w:sz="0" w:space="0" w:color="auto"/>
            <w:right w:val="none" w:sz="0" w:space="0" w:color="auto"/>
          </w:divBdr>
        </w:div>
        <w:div w:id="610163475">
          <w:marLeft w:val="640"/>
          <w:marRight w:val="0"/>
          <w:marTop w:val="0"/>
          <w:marBottom w:val="0"/>
          <w:divBdr>
            <w:top w:val="none" w:sz="0" w:space="0" w:color="auto"/>
            <w:left w:val="none" w:sz="0" w:space="0" w:color="auto"/>
            <w:bottom w:val="none" w:sz="0" w:space="0" w:color="auto"/>
            <w:right w:val="none" w:sz="0" w:space="0" w:color="auto"/>
          </w:divBdr>
        </w:div>
        <w:div w:id="624313416">
          <w:marLeft w:val="640"/>
          <w:marRight w:val="0"/>
          <w:marTop w:val="0"/>
          <w:marBottom w:val="0"/>
          <w:divBdr>
            <w:top w:val="none" w:sz="0" w:space="0" w:color="auto"/>
            <w:left w:val="none" w:sz="0" w:space="0" w:color="auto"/>
            <w:bottom w:val="none" w:sz="0" w:space="0" w:color="auto"/>
            <w:right w:val="none" w:sz="0" w:space="0" w:color="auto"/>
          </w:divBdr>
        </w:div>
        <w:div w:id="655838407">
          <w:marLeft w:val="640"/>
          <w:marRight w:val="0"/>
          <w:marTop w:val="0"/>
          <w:marBottom w:val="0"/>
          <w:divBdr>
            <w:top w:val="none" w:sz="0" w:space="0" w:color="auto"/>
            <w:left w:val="none" w:sz="0" w:space="0" w:color="auto"/>
            <w:bottom w:val="none" w:sz="0" w:space="0" w:color="auto"/>
            <w:right w:val="none" w:sz="0" w:space="0" w:color="auto"/>
          </w:divBdr>
        </w:div>
        <w:div w:id="714817343">
          <w:marLeft w:val="640"/>
          <w:marRight w:val="0"/>
          <w:marTop w:val="0"/>
          <w:marBottom w:val="0"/>
          <w:divBdr>
            <w:top w:val="none" w:sz="0" w:space="0" w:color="auto"/>
            <w:left w:val="none" w:sz="0" w:space="0" w:color="auto"/>
            <w:bottom w:val="none" w:sz="0" w:space="0" w:color="auto"/>
            <w:right w:val="none" w:sz="0" w:space="0" w:color="auto"/>
          </w:divBdr>
        </w:div>
        <w:div w:id="745105378">
          <w:marLeft w:val="640"/>
          <w:marRight w:val="0"/>
          <w:marTop w:val="0"/>
          <w:marBottom w:val="0"/>
          <w:divBdr>
            <w:top w:val="none" w:sz="0" w:space="0" w:color="auto"/>
            <w:left w:val="none" w:sz="0" w:space="0" w:color="auto"/>
            <w:bottom w:val="none" w:sz="0" w:space="0" w:color="auto"/>
            <w:right w:val="none" w:sz="0" w:space="0" w:color="auto"/>
          </w:divBdr>
        </w:div>
        <w:div w:id="770391740">
          <w:marLeft w:val="640"/>
          <w:marRight w:val="0"/>
          <w:marTop w:val="0"/>
          <w:marBottom w:val="0"/>
          <w:divBdr>
            <w:top w:val="none" w:sz="0" w:space="0" w:color="auto"/>
            <w:left w:val="none" w:sz="0" w:space="0" w:color="auto"/>
            <w:bottom w:val="none" w:sz="0" w:space="0" w:color="auto"/>
            <w:right w:val="none" w:sz="0" w:space="0" w:color="auto"/>
          </w:divBdr>
        </w:div>
        <w:div w:id="834152846">
          <w:marLeft w:val="640"/>
          <w:marRight w:val="0"/>
          <w:marTop w:val="0"/>
          <w:marBottom w:val="0"/>
          <w:divBdr>
            <w:top w:val="none" w:sz="0" w:space="0" w:color="auto"/>
            <w:left w:val="none" w:sz="0" w:space="0" w:color="auto"/>
            <w:bottom w:val="none" w:sz="0" w:space="0" w:color="auto"/>
            <w:right w:val="none" w:sz="0" w:space="0" w:color="auto"/>
          </w:divBdr>
        </w:div>
        <w:div w:id="876624836">
          <w:marLeft w:val="640"/>
          <w:marRight w:val="0"/>
          <w:marTop w:val="0"/>
          <w:marBottom w:val="0"/>
          <w:divBdr>
            <w:top w:val="none" w:sz="0" w:space="0" w:color="auto"/>
            <w:left w:val="none" w:sz="0" w:space="0" w:color="auto"/>
            <w:bottom w:val="none" w:sz="0" w:space="0" w:color="auto"/>
            <w:right w:val="none" w:sz="0" w:space="0" w:color="auto"/>
          </w:divBdr>
        </w:div>
        <w:div w:id="877543211">
          <w:marLeft w:val="640"/>
          <w:marRight w:val="0"/>
          <w:marTop w:val="0"/>
          <w:marBottom w:val="0"/>
          <w:divBdr>
            <w:top w:val="none" w:sz="0" w:space="0" w:color="auto"/>
            <w:left w:val="none" w:sz="0" w:space="0" w:color="auto"/>
            <w:bottom w:val="none" w:sz="0" w:space="0" w:color="auto"/>
            <w:right w:val="none" w:sz="0" w:space="0" w:color="auto"/>
          </w:divBdr>
        </w:div>
        <w:div w:id="894124941">
          <w:marLeft w:val="640"/>
          <w:marRight w:val="0"/>
          <w:marTop w:val="0"/>
          <w:marBottom w:val="0"/>
          <w:divBdr>
            <w:top w:val="none" w:sz="0" w:space="0" w:color="auto"/>
            <w:left w:val="none" w:sz="0" w:space="0" w:color="auto"/>
            <w:bottom w:val="none" w:sz="0" w:space="0" w:color="auto"/>
            <w:right w:val="none" w:sz="0" w:space="0" w:color="auto"/>
          </w:divBdr>
        </w:div>
        <w:div w:id="965812257">
          <w:marLeft w:val="640"/>
          <w:marRight w:val="0"/>
          <w:marTop w:val="0"/>
          <w:marBottom w:val="0"/>
          <w:divBdr>
            <w:top w:val="none" w:sz="0" w:space="0" w:color="auto"/>
            <w:left w:val="none" w:sz="0" w:space="0" w:color="auto"/>
            <w:bottom w:val="none" w:sz="0" w:space="0" w:color="auto"/>
            <w:right w:val="none" w:sz="0" w:space="0" w:color="auto"/>
          </w:divBdr>
        </w:div>
        <w:div w:id="1004745272">
          <w:marLeft w:val="640"/>
          <w:marRight w:val="0"/>
          <w:marTop w:val="0"/>
          <w:marBottom w:val="0"/>
          <w:divBdr>
            <w:top w:val="none" w:sz="0" w:space="0" w:color="auto"/>
            <w:left w:val="none" w:sz="0" w:space="0" w:color="auto"/>
            <w:bottom w:val="none" w:sz="0" w:space="0" w:color="auto"/>
            <w:right w:val="none" w:sz="0" w:space="0" w:color="auto"/>
          </w:divBdr>
        </w:div>
        <w:div w:id="1018970423">
          <w:marLeft w:val="640"/>
          <w:marRight w:val="0"/>
          <w:marTop w:val="0"/>
          <w:marBottom w:val="0"/>
          <w:divBdr>
            <w:top w:val="none" w:sz="0" w:space="0" w:color="auto"/>
            <w:left w:val="none" w:sz="0" w:space="0" w:color="auto"/>
            <w:bottom w:val="none" w:sz="0" w:space="0" w:color="auto"/>
            <w:right w:val="none" w:sz="0" w:space="0" w:color="auto"/>
          </w:divBdr>
        </w:div>
        <w:div w:id="1030953159">
          <w:marLeft w:val="640"/>
          <w:marRight w:val="0"/>
          <w:marTop w:val="0"/>
          <w:marBottom w:val="0"/>
          <w:divBdr>
            <w:top w:val="none" w:sz="0" w:space="0" w:color="auto"/>
            <w:left w:val="none" w:sz="0" w:space="0" w:color="auto"/>
            <w:bottom w:val="none" w:sz="0" w:space="0" w:color="auto"/>
            <w:right w:val="none" w:sz="0" w:space="0" w:color="auto"/>
          </w:divBdr>
        </w:div>
        <w:div w:id="1099986151">
          <w:marLeft w:val="640"/>
          <w:marRight w:val="0"/>
          <w:marTop w:val="0"/>
          <w:marBottom w:val="0"/>
          <w:divBdr>
            <w:top w:val="none" w:sz="0" w:space="0" w:color="auto"/>
            <w:left w:val="none" w:sz="0" w:space="0" w:color="auto"/>
            <w:bottom w:val="none" w:sz="0" w:space="0" w:color="auto"/>
            <w:right w:val="none" w:sz="0" w:space="0" w:color="auto"/>
          </w:divBdr>
        </w:div>
        <w:div w:id="1159612251">
          <w:marLeft w:val="640"/>
          <w:marRight w:val="0"/>
          <w:marTop w:val="0"/>
          <w:marBottom w:val="0"/>
          <w:divBdr>
            <w:top w:val="none" w:sz="0" w:space="0" w:color="auto"/>
            <w:left w:val="none" w:sz="0" w:space="0" w:color="auto"/>
            <w:bottom w:val="none" w:sz="0" w:space="0" w:color="auto"/>
            <w:right w:val="none" w:sz="0" w:space="0" w:color="auto"/>
          </w:divBdr>
        </w:div>
        <w:div w:id="1160923932">
          <w:marLeft w:val="640"/>
          <w:marRight w:val="0"/>
          <w:marTop w:val="0"/>
          <w:marBottom w:val="0"/>
          <w:divBdr>
            <w:top w:val="none" w:sz="0" w:space="0" w:color="auto"/>
            <w:left w:val="none" w:sz="0" w:space="0" w:color="auto"/>
            <w:bottom w:val="none" w:sz="0" w:space="0" w:color="auto"/>
            <w:right w:val="none" w:sz="0" w:space="0" w:color="auto"/>
          </w:divBdr>
        </w:div>
        <w:div w:id="1173373150">
          <w:marLeft w:val="640"/>
          <w:marRight w:val="0"/>
          <w:marTop w:val="0"/>
          <w:marBottom w:val="0"/>
          <w:divBdr>
            <w:top w:val="none" w:sz="0" w:space="0" w:color="auto"/>
            <w:left w:val="none" w:sz="0" w:space="0" w:color="auto"/>
            <w:bottom w:val="none" w:sz="0" w:space="0" w:color="auto"/>
            <w:right w:val="none" w:sz="0" w:space="0" w:color="auto"/>
          </w:divBdr>
        </w:div>
        <w:div w:id="1238319224">
          <w:marLeft w:val="640"/>
          <w:marRight w:val="0"/>
          <w:marTop w:val="0"/>
          <w:marBottom w:val="0"/>
          <w:divBdr>
            <w:top w:val="none" w:sz="0" w:space="0" w:color="auto"/>
            <w:left w:val="none" w:sz="0" w:space="0" w:color="auto"/>
            <w:bottom w:val="none" w:sz="0" w:space="0" w:color="auto"/>
            <w:right w:val="none" w:sz="0" w:space="0" w:color="auto"/>
          </w:divBdr>
        </w:div>
        <w:div w:id="1281035216">
          <w:marLeft w:val="640"/>
          <w:marRight w:val="0"/>
          <w:marTop w:val="0"/>
          <w:marBottom w:val="0"/>
          <w:divBdr>
            <w:top w:val="none" w:sz="0" w:space="0" w:color="auto"/>
            <w:left w:val="none" w:sz="0" w:space="0" w:color="auto"/>
            <w:bottom w:val="none" w:sz="0" w:space="0" w:color="auto"/>
            <w:right w:val="none" w:sz="0" w:space="0" w:color="auto"/>
          </w:divBdr>
        </w:div>
        <w:div w:id="1333293836">
          <w:marLeft w:val="640"/>
          <w:marRight w:val="0"/>
          <w:marTop w:val="0"/>
          <w:marBottom w:val="0"/>
          <w:divBdr>
            <w:top w:val="none" w:sz="0" w:space="0" w:color="auto"/>
            <w:left w:val="none" w:sz="0" w:space="0" w:color="auto"/>
            <w:bottom w:val="none" w:sz="0" w:space="0" w:color="auto"/>
            <w:right w:val="none" w:sz="0" w:space="0" w:color="auto"/>
          </w:divBdr>
        </w:div>
        <w:div w:id="1390105278">
          <w:marLeft w:val="640"/>
          <w:marRight w:val="0"/>
          <w:marTop w:val="0"/>
          <w:marBottom w:val="0"/>
          <w:divBdr>
            <w:top w:val="none" w:sz="0" w:space="0" w:color="auto"/>
            <w:left w:val="none" w:sz="0" w:space="0" w:color="auto"/>
            <w:bottom w:val="none" w:sz="0" w:space="0" w:color="auto"/>
            <w:right w:val="none" w:sz="0" w:space="0" w:color="auto"/>
          </w:divBdr>
        </w:div>
        <w:div w:id="1427652832">
          <w:marLeft w:val="640"/>
          <w:marRight w:val="0"/>
          <w:marTop w:val="0"/>
          <w:marBottom w:val="0"/>
          <w:divBdr>
            <w:top w:val="none" w:sz="0" w:space="0" w:color="auto"/>
            <w:left w:val="none" w:sz="0" w:space="0" w:color="auto"/>
            <w:bottom w:val="none" w:sz="0" w:space="0" w:color="auto"/>
            <w:right w:val="none" w:sz="0" w:space="0" w:color="auto"/>
          </w:divBdr>
        </w:div>
        <w:div w:id="1495799825">
          <w:marLeft w:val="640"/>
          <w:marRight w:val="0"/>
          <w:marTop w:val="0"/>
          <w:marBottom w:val="0"/>
          <w:divBdr>
            <w:top w:val="none" w:sz="0" w:space="0" w:color="auto"/>
            <w:left w:val="none" w:sz="0" w:space="0" w:color="auto"/>
            <w:bottom w:val="none" w:sz="0" w:space="0" w:color="auto"/>
            <w:right w:val="none" w:sz="0" w:space="0" w:color="auto"/>
          </w:divBdr>
        </w:div>
        <w:div w:id="1531144998">
          <w:marLeft w:val="640"/>
          <w:marRight w:val="0"/>
          <w:marTop w:val="0"/>
          <w:marBottom w:val="0"/>
          <w:divBdr>
            <w:top w:val="none" w:sz="0" w:space="0" w:color="auto"/>
            <w:left w:val="none" w:sz="0" w:space="0" w:color="auto"/>
            <w:bottom w:val="none" w:sz="0" w:space="0" w:color="auto"/>
            <w:right w:val="none" w:sz="0" w:space="0" w:color="auto"/>
          </w:divBdr>
        </w:div>
        <w:div w:id="1533421603">
          <w:marLeft w:val="640"/>
          <w:marRight w:val="0"/>
          <w:marTop w:val="0"/>
          <w:marBottom w:val="0"/>
          <w:divBdr>
            <w:top w:val="none" w:sz="0" w:space="0" w:color="auto"/>
            <w:left w:val="none" w:sz="0" w:space="0" w:color="auto"/>
            <w:bottom w:val="none" w:sz="0" w:space="0" w:color="auto"/>
            <w:right w:val="none" w:sz="0" w:space="0" w:color="auto"/>
          </w:divBdr>
        </w:div>
        <w:div w:id="1602758136">
          <w:marLeft w:val="640"/>
          <w:marRight w:val="0"/>
          <w:marTop w:val="0"/>
          <w:marBottom w:val="0"/>
          <w:divBdr>
            <w:top w:val="none" w:sz="0" w:space="0" w:color="auto"/>
            <w:left w:val="none" w:sz="0" w:space="0" w:color="auto"/>
            <w:bottom w:val="none" w:sz="0" w:space="0" w:color="auto"/>
            <w:right w:val="none" w:sz="0" w:space="0" w:color="auto"/>
          </w:divBdr>
        </w:div>
        <w:div w:id="1669408470">
          <w:marLeft w:val="640"/>
          <w:marRight w:val="0"/>
          <w:marTop w:val="0"/>
          <w:marBottom w:val="0"/>
          <w:divBdr>
            <w:top w:val="none" w:sz="0" w:space="0" w:color="auto"/>
            <w:left w:val="none" w:sz="0" w:space="0" w:color="auto"/>
            <w:bottom w:val="none" w:sz="0" w:space="0" w:color="auto"/>
            <w:right w:val="none" w:sz="0" w:space="0" w:color="auto"/>
          </w:divBdr>
        </w:div>
        <w:div w:id="1699042155">
          <w:marLeft w:val="640"/>
          <w:marRight w:val="0"/>
          <w:marTop w:val="0"/>
          <w:marBottom w:val="0"/>
          <w:divBdr>
            <w:top w:val="none" w:sz="0" w:space="0" w:color="auto"/>
            <w:left w:val="none" w:sz="0" w:space="0" w:color="auto"/>
            <w:bottom w:val="none" w:sz="0" w:space="0" w:color="auto"/>
            <w:right w:val="none" w:sz="0" w:space="0" w:color="auto"/>
          </w:divBdr>
        </w:div>
        <w:div w:id="1720784059">
          <w:marLeft w:val="640"/>
          <w:marRight w:val="0"/>
          <w:marTop w:val="0"/>
          <w:marBottom w:val="0"/>
          <w:divBdr>
            <w:top w:val="none" w:sz="0" w:space="0" w:color="auto"/>
            <w:left w:val="none" w:sz="0" w:space="0" w:color="auto"/>
            <w:bottom w:val="none" w:sz="0" w:space="0" w:color="auto"/>
            <w:right w:val="none" w:sz="0" w:space="0" w:color="auto"/>
          </w:divBdr>
        </w:div>
        <w:div w:id="1793404659">
          <w:marLeft w:val="640"/>
          <w:marRight w:val="0"/>
          <w:marTop w:val="0"/>
          <w:marBottom w:val="0"/>
          <w:divBdr>
            <w:top w:val="none" w:sz="0" w:space="0" w:color="auto"/>
            <w:left w:val="none" w:sz="0" w:space="0" w:color="auto"/>
            <w:bottom w:val="none" w:sz="0" w:space="0" w:color="auto"/>
            <w:right w:val="none" w:sz="0" w:space="0" w:color="auto"/>
          </w:divBdr>
        </w:div>
        <w:div w:id="1882474594">
          <w:marLeft w:val="640"/>
          <w:marRight w:val="0"/>
          <w:marTop w:val="0"/>
          <w:marBottom w:val="0"/>
          <w:divBdr>
            <w:top w:val="none" w:sz="0" w:space="0" w:color="auto"/>
            <w:left w:val="none" w:sz="0" w:space="0" w:color="auto"/>
            <w:bottom w:val="none" w:sz="0" w:space="0" w:color="auto"/>
            <w:right w:val="none" w:sz="0" w:space="0" w:color="auto"/>
          </w:divBdr>
        </w:div>
        <w:div w:id="1883203305">
          <w:marLeft w:val="640"/>
          <w:marRight w:val="0"/>
          <w:marTop w:val="0"/>
          <w:marBottom w:val="0"/>
          <w:divBdr>
            <w:top w:val="none" w:sz="0" w:space="0" w:color="auto"/>
            <w:left w:val="none" w:sz="0" w:space="0" w:color="auto"/>
            <w:bottom w:val="none" w:sz="0" w:space="0" w:color="auto"/>
            <w:right w:val="none" w:sz="0" w:space="0" w:color="auto"/>
          </w:divBdr>
        </w:div>
        <w:div w:id="1932009430">
          <w:marLeft w:val="640"/>
          <w:marRight w:val="0"/>
          <w:marTop w:val="0"/>
          <w:marBottom w:val="0"/>
          <w:divBdr>
            <w:top w:val="none" w:sz="0" w:space="0" w:color="auto"/>
            <w:left w:val="none" w:sz="0" w:space="0" w:color="auto"/>
            <w:bottom w:val="none" w:sz="0" w:space="0" w:color="auto"/>
            <w:right w:val="none" w:sz="0" w:space="0" w:color="auto"/>
          </w:divBdr>
        </w:div>
        <w:div w:id="1949968977">
          <w:marLeft w:val="640"/>
          <w:marRight w:val="0"/>
          <w:marTop w:val="0"/>
          <w:marBottom w:val="0"/>
          <w:divBdr>
            <w:top w:val="none" w:sz="0" w:space="0" w:color="auto"/>
            <w:left w:val="none" w:sz="0" w:space="0" w:color="auto"/>
            <w:bottom w:val="none" w:sz="0" w:space="0" w:color="auto"/>
            <w:right w:val="none" w:sz="0" w:space="0" w:color="auto"/>
          </w:divBdr>
        </w:div>
        <w:div w:id="2048529691">
          <w:marLeft w:val="640"/>
          <w:marRight w:val="0"/>
          <w:marTop w:val="0"/>
          <w:marBottom w:val="0"/>
          <w:divBdr>
            <w:top w:val="none" w:sz="0" w:space="0" w:color="auto"/>
            <w:left w:val="none" w:sz="0" w:space="0" w:color="auto"/>
            <w:bottom w:val="none" w:sz="0" w:space="0" w:color="auto"/>
            <w:right w:val="none" w:sz="0" w:space="0" w:color="auto"/>
          </w:divBdr>
        </w:div>
        <w:div w:id="2110346472">
          <w:marLeft w:val="640"/>
          <w:marRight w:val="0"/>
          <w:marTop w:val="0"/>
          <w:marBottom w:val="0"/>
          <w:divBdr>
            <w:top w:val="none" w:sz="0" w:space="0" w:color="auto"/>
            <w:left w:val="none" w:sz="0" w:space="0" w:color="auto"/>
            <w:bottom w:val="none" w:sz="0" w:space="0" w:color="auto"/>
            <w:right w:val="none" w:sz="0" w:space="0" w:color="auto"/>
          </w:divBdr>
        </w:div>
      </w:divsChild>
    </w:div>
    <w:div w:id="631718733">
      <w:bodyDiv w:val="1"/>
      <w:marLeft w:val="0"/>
      <w:marRight w:val="0"/>
      <w:marTop w:val="0"/>
      <w:marBottom w:val="0"/>
      <w:divBdr>
        <w:top w:val="none" w:sz="0" w:space="0" w:color="auto"/>
        <w:left w:val="none" w:sz="0" w:space="0" w:color="auto"/>
        <w:bottom w:val="none" w:sz="0" w:space="0" w:color="auto"/>
        <w:right w:val="none" w:sz="0" w:space="0" w:color="auto"/>
      </w:divBdr>
      <w:divsChild>
        <w:div w:id="49502025">
          <w:marLeft w:val="640"/>
          <w:marRight w:val="0"/>
          <w:marTop w:val="0"/>
          <w:marBottom w:val="0"/>
          <w:divBdr>
            <w:top w:val="none" w:sz="0" w:space="0" w:color="auto"/>
            <w:left w:val="none" w:sz="0" w:space="0" w:color="auto"/>
            <w:bottom w:val="none" w:sz="0" w:space="0" w:color="auto"/>
            <w:right w:val="none" w:sz="0" w:space="0" w:color="auto"/>
          </w:divBdr>
        </w:div>
        <w:div w:id="61754406">
          <w:marLeft w:val="640"/>
          <w:marRight w:val="0"/>
          <w:marTop w:val="0"/>
          <w:marBottom w:val="0"/>
          <w:divBdr>
            <w:top w:val="none" w:sz="0" w:space="0" w:color="auto"/>
            <w:left w:val="none" w:sz="0" w:space="0" w:color="auto"/>
            <w:bottom w:val="none" w:sz="0" w:space="0" w:color="auto"/>
            <w:right w:val="none" w:sz="0" w:space="0" w:color="auto"/>
          </w:divBdr>
        </w:div>
        <w:div w:id="97721088">
          <w:marLeft w:val="640"/>
          <w:marRight w:val="0"/>
          <w:marTop w:val="0"/>
          <w:marBottom w:val="0"/>
          <w:divBdr>
            <w:top w:val="none" w:sz="0" w:space="0" w:color="auto"/>
            <w:left w:val="none" w:sz="0" w:space="0" w:color="auto"/>
            <w:bottom w:val="none" w:sz="0" w:space="0" w:color="auto"/>
            <w:right w:val="none" w:sz="0" w:space="0" w:color="auto"/>
          </w:divBdr>
        </w:div>
        <w:div w:id="108595886">
          <w:marLeft w:val="640"/>
          <w:marRight w:val="0"/>
          <w:marTop w:val="0"/>
          <w:marBottom w:val="0"/>
          <w:divBdr>
            <w:top w:val="none" w:sz="0" w:space="0" w:color="auto"/>
            <w:left w:val="none" w:sz="0" w:space="0" w:color="auto"/>
            <w:bottom w:val="none" w:sz="0" w:space="0" w:color="auto"/>
            <w:right w:val="none" w:sz="0" w:space="0" w:color="auto"/>
          </w:divBdr>
        </w:div>
        <w:div w:id="255940093">
          <w:marLeft w:val="640"/>
          <w:marRight w:val="0"/>
          <w:marTop w:val="0"/>
          <w:marBottom w:val="0"/>
          <w:divBdr>
            <w:top w:val="none" w:sz="0" w:space="0" w:color="auto"/>
            <w:left w:val="none" w:sz="0" w:space="0" w:color="auto"/>
            <w:bottom w:val="none" w:sz="0" w:space="0" w:color="auto"/>
            <w:right w:val="none" w:sz="0" w:space="0" w:color="auto"/>
          </w:divBdr>
        </w:div>
        <w:div w:id="261107679">
          <w:marLeft w:val="640"/>
          <w:marRight w:val="0"/>
          <w:marTop w:val="0"/>
          <w:marBottom w:val="0"/>
          <w:divBdr>
            <w:top w:val="none" w:sz="0" w:space="0" w:color="auto"/>
            <w:left w:val="none" w:sz="0" w:space="0" w:color="auto"/>
            <w:bottom w:val="none" w:sz="0" w:space="0" w:color="auto"/>
            <w:right w:val="none" w:sz="0" w:space="0" w:color="auto"/>
          </w:divBdr>
        </w:div>
        <w:div w:id="262496020">
          <w:marLeft w:val="640"/>
          <w:marRight w:val="0"/>
          <w:marTop w:val="0"/>
          <w:marBottom w:val="0"/>
          <w:divBdr>
            <w:top w:val="none" w:sz="0" w:space="0" w:color="auto"/>
            <w:left w:val="none" w:sz="0" w:space="0" w:color="auto"/>
            <w:bottom w:val="none" w:sz="0" w:space="0" w:color="auto"/>
            <w:right w:val="none" w:sz="0" w:space="0" w:color="auto"/>
          </w:divBdr>
        </w:div>
        <w:div w:id="519974739">
          <w:marLeft w:val="640"/>
          <w:marRight w:val="0"/>
          <w:marTop w:val="0"/>
          <w:marBottom w:val="0"/>
          <w:divBdr>
            <w:top w:val="none" w:sz="0" w:space="0" w:color="auto"/>
            <w:left w:val="none" w:sz="0" w:space="0" w:color="auto"/>
            <w:bottom w:val="none" w:sz="0" w:space="0" w:color="auto"/>
            <w:right w:val="none" w:sz="0" w:space="0" w:color="auto"/>
          </w:divBdr>
        </w:div>
        <w:div w:id="546988645">
          <w:marLeft w:val="640"/>
          <w:marRight w:val="0"/>
          <w:marTop w:val="0"/>
          <w:marBottom w:val="0"/>
          <w:divBdr>
            <w:top w:val="none" w:sz="0" w:space="0" w:color="auto"/>
            <w:left w:val="none" w:sz="0" w:space="0" w:color="auto"/>
            <w:bottom w:val="none" w:sz="0" w:space="0" w:color="auto"/>
            <w:right w:val="none" w:sz="0" w:space="0" w:color="auto"/>
          </w:divBdr>
        </w:div>
        <w:div w:id="549850905">
          <w:marLeft w:val="640"/>
          <w:marRight w:val="0"/>
          <w:marTop w:val="0"/>
          <w:marBottom w:val="0"/>
          <w:divBdr>
            <w:top w:val="none" w:sz="0" w:space="0" w:color="auto"/>
            <w:left w:val="none" w:sz="0" w:space="0" w:color="auto"/>
            <w:bottom w:val="none" w:sz="0" w:space="0" w:color="auto"/>
            <w:right w:val="none" w:sz="0" w:space="0" w:color="auto"/>
          </w:divBdr>
        </w:div>
        <w:div w:id="646322707">
          <w:marLeft w:val="640"/>
          <w:marRight w:val="0"/>
          <w:marTop w:val="0"/>
          <w:marBottom w:val="0"/>
          <w:divBdr>
            <w:top w:val="none" w:sz="0" w:space="0" w:color="auto"/>
            <w:left w:val="none" w:sz="0" w:space="0" w:color="auto"/>
            <w:bottom w:val="none" w:sz="0" w:space="0" w:color="auto"/>
            <w:right w:val="none" w:sz="0" w:space="0" w:color="auto"/>
          </w:divBdr>
        </w:div>
        <w:div w:id="656346899">
          <w:marLeft w:val="640"/>
          <w:marRight w:val="0"/>
          <w:marTop w:val="0"/>
          <w:marBottom w:val="0"/>
          <w:divBdr>
            <w:top w:val="none" w:sz="0" w:space="0" w:color="auto"/>
            <w:left w:val="none" w:sz="0" w:space="0" w:color="auto"/>
            <w:bottom w:val="none" w:sz="0" w:space="0" w:color="auto"/>
            <w:right w:val="none" w:sz="0" w:space="0" w:color="auto"/>
          </w:divBdr>
        </w:div>
        <w:div w:id="706681686">
          <w:marLeft w:val="640"/>
          <w:marRight w:val="0"/>
          <w:marTop w:val="0"/>
          <w:marBottom w:val="0"/>
          <w:divBdr>
            <w:top w:val="none" w:sz="0" w:space="0" w:color="auto"/>
            <w:left w:val="none" w:sz="0" w:space="0" w:color="auto"/>
            <w:bottom w:val="none" w:sz="0" w:space="0" w:color="auto"/>
            <w:right w:val="none" w:sz="0" w:space="0" w:color="auto"/>
          </w:divBdr>
        </w:div>
        <w:div w:id="707879998">
          <w:marLeft w:val="640"/>
          <w:marRight w:val="0"/>
          <w:marTop w:val="0"/>
          <w:marBottom w:val="0"/>
          <w:divBdr>
            <w:top w:val="none" w:sz="0" w:space="0" w:color="auto"/>
            <w:left w:val="none" w:sz="0" w:space="0" w:color="auto"/>
            <w:bottom w:val="none" w:sz="0" w:space="0" w:color="auto"/>
            <w:right w:val="none" w:sz="0" w:space="0" w:color="auto"/>
          </w:divBdr>
        </w:div>
        <w:div w:id="729381866">
          <w:marLeft w:val="640"/>
          <w:marRight w:val="0"/>
          <w:marTop w:val="0"/>
          <w:marBottom w:val="0"/>
          <w:divBdr>
            <w:top w:val="none" w:sz="0" w:space="0" w:color="auto"/>
            <w:left w:val="none" w:sz="0" w:space="0" w:color="auto"/>
            <w:bottom w:val="none" w:sz="0" w:space="0" w:color="auto"/>
            <w:right w:val="none" w:sz="0" w:space="0" w:color="auto"/>
          </w:divBdr>
        </w:div>
        <w:div w:id="749346575">
          <w:marLeft w:val="640"/>
          <w:marRight w:val="0"/>
          <w:marTop w:val="0"/>
          <w:marBottom w:val="0"/>
          <w:divBdr>
            <w:top w:val="none" w:sz="0" w:space="0" w:color="auto"/>
            <w:left w:val="none" w:sz="0" w:space="0" w:color="auto"/>
            <w:bottom w:val="none" w:sz="0" w:space="0" w:color="auto"/>
            <w:right w:val="none" w:sz="0" w:space="0" w:color="auto"/>
          </w:divBdr>
        </w:div>
        <w:div w:id="765492257">
          <w:marLeft w:val="640"/>
          <w:marRight w:val="0"/>
          <w:marTop w:val="0"/>
          <w:marBottom w:val="0"/>
          <w:divBdr>
            <w:top w:val="none" w:sz="0" w:space="0" w:color="auto"/>
            <w:left w:val="none" w:sz="0" w:space="0" w:color="auto"/>
            <w:bottom w:val="none" w:sz="0" w:space="0" w:color="auto"/>
            <w:right w:val="none" w:sz="0" w:space="0" w:color="auto"/>
          </w:divBdr>
        </w:div>
        <w:div w:id="787043001">
          <w:marLeft w:val="640"/>
          <w:marRight w:val="0"/>
          <w:marTop w:val="0"/>
          <w:marBottom w:val="0"/>
          <w:divBdr>
            <w:top w:val="none" w:sz="0" w:space="0" w:color="auto"/>
            <w:left w:val="none" w:sz="0" w:space="0" w:color="auto"/>
            <w:bottom w:val="none" w:sz="0" w:space="0" w:color="auto"/>
            <w:right w:val="none" w:sz="0" w:space="0" w:color="auto"/>
          </w:divBdr>
        </w:div>
        <w:div w:id="793444786">
          <w:marLeft w:val="640"/>
          <w:marRight w:val="0"/>
          <w:marTop w:val="0"/>
          <w:marBottom w:val="0"/>
          <w:divBdr>
            <w:top w:val="none" w:sz="0" w:space="0" w:color="auto"/>
            <w:left w:val="none" w:sz="0" w:space="0" w:color="auto"/>
            <w:bottom w:val="none" w:sz="0" w:space="0" w:color="auto"/>
            <w:right w:val="none" w:sz="0" w:space="0" w:color="auto"/>
          </w:divBdr>
        </w:div>
        <w:div w:id="801921981">
          <w:marLeft w:val="640"/>
          <w:marRight w:val="0"/>
          <w:marTop w:val="0"/>
          <w:marBottom w:val="0"/>
          <w:divBdr>
            <w:top w:val="none" w:sz="0" w:space="0" w:color="auto"/>
            <w:left w:val="none" w:sz="0" w:space="0" w:color="auto"/>
            <w:bottom w:val="none" w:sz="0" w:space="0" w:color="auto"/>
            <w:right w:val="none" w:sz="0" w:space="0" w:color="auto"/>
          </w:divBdr>
        </w:div>
        <w:div w:id="815339241">
          <w:marLeft w:val="640"/>
          <w:marRight w:val="0"/>
          <w:marTop w:val="0"/>
          <w:marBottom w:val="0"/>
          <w:divBdr>
            <w:top w:val="none" w:sz="0" w:space="0" w:color="auto"/>
            <w:left w:val="none" w:sz="0" w:space="0" w:color="auto"/>
            <w:bottom w:val="none" w:sz="0" w:space="0" w:color="auto"/>
            <w:right w:val="none" w:sz="0" w:space="0" w:color="auto"/>
          </w:divBdr>
        </w:div>
        <w:div w:id="876508126">
          <w:marLeft w:val="640"/>
          <w:marRight w:val="0"/>
          <w:marTop w:val="0"/>
          <w:marBottom w:val="0"/>
          <w:divBdr>
            <w:top w:val="none" w:sz="0" w:space="0" w:color="auto"/>
            <w:left w:val="none" w:sz="0" w:space="0" w:color="auto"/>
            <w:bottom w:val="none" w:sz="0" w:space="0" w:color="auto"/>
            <w:right w:val="none" w:sz="0" w:space="0" w:color="auto"/>
          </w:divBdr>
        </w:div>
        <w:div w:id="972709366">
          <w:marLeft w:val="640"/>
          <w:marRight w:val="0"/>
          <w:marTop w:val="0"/>
          <w:marBottom w:val="0"/>
          <w:divBdr>
            <w:top w:val="none" w:sz="0" w:space="0" w:color="auto"/>
            <w:left w:val="none" w:sz="0" w:space="0" w:color="auto"/>
            <w:bottom w:val="none" w:sz="0" w:space="0" w:color="auto"/>
            <w:right w:val="none" w:sz="0" w:space="0" w:color="auto"/>
          </w:divBdr>
        </w:div>
        <w:div w:id="1029642400">
          <w:marLeft w:val="640"/>
          <w:marRight w:val="0"/>
          <w:marTop w:val="0"/>
          <w:marBottom w:val="0"/>
          <w:divBdr>
            <w:top w:val="none" w:sz="0" w:space="0" w:color="auto"/>
            <w:left w:val="none" w:sz="0" w:space="0" w:color="auto"/>
            <w:bottom w:val="none" w:sz="0" w:space="0" w:color="auto"/>
            <w:right w:val="none" w:sz="0" w:space="0" w:color="auto"/>
          </w:divBdr>
        </w:div>
        <w:div w:id="1084038058">
          <w:marLeft w:val="640"/>
          <w:marRight w:val="0"/>
          <w:marTop w:val="0"/>
          <w:marBottom w:val="0"/>
          <w:divBdr>
            <w:top w:val="none" w:sz="0" w:space="0" w:color="auto"/>
            <w:left w:val="none" w:sz="0" w:space="0" w:color="auto"/>
            <w:bottom w:val="none" w:sz="0" w:space="0" w:color="auto"/>
            <w:right w:val="none" w:sz="0" w:space="0" w:color="auto"/>
          </w:divBdr>
        </w:div>
        <w:div w:id="1118447547">
          <w:marLeft w:val="640"/>
          <w:marRight w:val="0"/>
          <w:marTop w:val="0"/>
          <w:marBottom w:val="0"/>
          <w:divBdr>
            <w:top w:val="none" w:sz="0" w:space="0" w:color="auto"/>
            <w:left w:val="none" w:sz="0" w:space="0" w:color="auto"/>
            <w:bottom w:val="none" w:sz="0" w:space="0" w:color="auto"/>
            <w:right w:val="none" w:sz="0" w:space="0" w:color="auto"/>
          </w:divBdr>
        </w:div>
        <w:div w:id="1173644117">
          <w:marLeft w:val="640"/>
          <w:marRight w:val="0"/>
          <w:marTop w:val="0"/>
          <w:marBottom w:val="0"/>
          <w:divBdr>
            <w:top w:val="none" w:sz="0" w:space="0" w:color="auto"/>
            <w:left w:val="none" w:sz="0" w:space="0" w:color="auto"/>
            <w:bottom w:val="none" w:sz="0" w:space="0" w:color="auto"/>
            <w:right w:val="none" w:sz="0" w:space="0" w:color="auto"/>
          </w:divBdr>
        </w:div>
        <w:div w:id="1277298830">
          <w:marLeft w:val="640"/>
          <w:marRight w:val="0"/>
          <w:marTop w:val="0"/>
          <w:marBottom w:val="0"/>
          <w:divBdr>
            <w:top w:val="none" w:sz="0" w:space="0" w:color="auto"/>
            <w:left w:val="none" w:sz="0" w:space="0" w:color="auto"/>
            <w:bottom w:val="none" w:sz="0" w:space="0" w:color="auto"/>
            <w:right w:val="none" w:sz="0" w:space="0" w:color="auto"/>
          </w:divBdr>
        </w:div>
        <w:div w:id="1281840581">
          <w:marLeft w:val="640"/>
          <w:marRight w:val="0"/>
          <w:marTop w:val="0"/>
          <w:marBottom w:val="0"/>
          <w:divBdr>
            <w:top w:val="none" w:sz="0" w:space="0" w:color="auto"/>
            <w:left w:val="none" w:sz="0" w:space="0" w:color="auto"/>
            <w:bottom w:val="none" w:sz="0" w:space="0" w:color="auto"/>
            <w:right w:val="none" w:sz="0" w:space="0" w:color="auto"/>
          </w:divBdr>
        </w:div>
        <w:div w:id="1340809082">
          <w:marLeft w:val="640"/>
          <w:marRight w:val="0"/>
          <w:marTop w:val="0"/>
          <w:marBottom w:val="0"/>
          <w:divBdr>
            <w:top w:val="none" w:sz="0" w:space="0" w:color="auto"/>
            <w:left w:val="none" w:sz="0" w:space="0" w:color="auto"/>
            <w:bottom w:val="none" w:sz="0" w:space="0" w:color="auto"/>
            <w:right w:val="none" w:sz="0" w:space="0" w:color="auto"/>
          </w:divBdr>
        </w:div>
        <w:div w:id="1372614720">
          <w:marLeft w:val="640"/>
          <w:marRight w:val="0"/>
          <w:marTop w:val="0"/>
          <w:marBottom w:val="0"/>
          <w:divBdr>
            <w:top w:val="none" w:sz="0" w:space="0" w:color="auto"/>
            <w:left w:val="none" w:sz="0" w:space="0" w:color="auto"/>
            <w:bottom w:val="none" w:sz="0" w:space="0" w:color="auto"/>
            <w:right w:val="none" w:sz="0" w:space="0" w:color="auto"/>
          </w:divBdr>
        </w:div>
        <w:div w:id="1438333638">
          <w:marLeft w:val="640"/>
          <w:marRight w:val="0"/>
          <w:marTop w:val="0"/>
          <w:marBottom w:val="0"/>
          <w:divBdr>
            <w:top w:val="none" w:sz="0" w:space="0" w:color="auto"/>
            <w:left w:val="none" w:sz="0" w:space="0" w:color="auto"/>
            <w:bottom w:val="none" w:sz="0" w:space="0" w:color="auto"/>
            <w:right w:val="none" w:sz="0" w:space="0" w:color="auto"/>
          </w:divBdr>
        </w:div>
        <w:div w:id="1444113304">
          <w:marLeft w:val="640"/>
          <w:marRight w:val="0"/>
          <w:marTop w:val="0"/>
          <w:marBottom w:val="0"/>
          <w:divBdr>
            <w:top w:val="none" w:sz="0" w:space="0" w:color="auto"/>
            <w:left w:val="none" w:sz="0" w:space="0" w:color="auto"/>
            <w:bottom w:val="none" w:sz="0" w:space="0" w:color="auto"/>
            <w:right w:val="none" w:sz="0" w:space="0" w:color="auto"/>
          </w:divBdr>
        </w:div>
        <w:div w:id="1472139858">
          <w:marLeft w:val="640"/>
          <w:marRight w:val="0"/>
          <w:marTop w:val="0"/>
          <w:marBottom w:val="0"/>
          <w:divBdr>
            <w:top w:val="none" w:sz="0" w:space="0" w:color="auto"/>
            <w:left w:val="none" w:sz="0" w:space="0" w:color="auto"/>
            <w:bottom w:val="none" w:sz="0" w:space="0" w:color="auto"/>
            <w:right w:val="none" w:sz="0" w:space="0" w:color="auto"/>
          </w:divBdr>
        </w:div>
        <w:div w:id="1480459385">
          <w:marLeft w:val="640"/>
          <w:marRight w:val="0"/>
          <w:marTop w:val="0"/>
          <w:marBottom w:val="0"/>
          <w:divBdr>
            <w:top w:val="none" w:sz="0" w:space="0" w:color="auto"/>
            <w:left w:val="none" w:sz="0" w:space="0" w:color="auto"/>
            <w:bottom w:val="none" w:sz="0" w:space="0" w:color="auto"/>
            <w:right w:val="none" w:sz="0" w:space="0" w:color="auto"/>
          </w:divBdr>
        </w:div>
        <w:div w:id="1523592698">
          <w:marLeft w:val="640"/>
          <w:marRight w:val="0"/>
          <w:marTop w:val="0"/>
          <w:marBottom w:val="0"/>
          <w:divBdr>
            <w:top w:val="none" w:sz="0" w:space="0" w:color="auto"/>
            <w:left w:val="none" w:sz="0" w:space="0" w:color="auto"/>
            <w:bottom w:val="none" w:sz="0" w:space="0" w:color="auto"/>
            <w:right w:val="none" w:sz="0" w:space="0" w:color="auto"/>
          </w:divBdr>
        </w:div>
        <w:div w:id="1546940662">
          <w:marLeft w:val="640"/>
          <w:marRight w:val="0"/>
          <w:marTop w:val="0"/>
          <w:marBottom w:val="0"/>
          <w:divBdr>
            <w:top w:val="none" w:sz="0" w:space="0" w:color="auto"/>
            <w:left w:val="none" w:sz="0" w:space="0" w:color="auto"/>
            <w:bottom w:val="none" w:sz="0" w:space="0" w:color="auto"/>
            <w:right w:val="none" w:sz="0" w:space="0" w:color="auto"/>
          </w:divBdr>
        </w:div>
        <w:div w:id="1690839805">
          <w:marLeft w:val="640"/>
          <w:marRight w:val="0"/>
          <w:marTop w:val="0"/>
          <w:marBottom w:val="0"/>
          <w:divBdr>
            <w:top w:val="none" w:sz="0" w:space="0" w:color="auto"/>
            <w:left w:val="none" w:sz="0" w:space="0" w:color="auto"/>
            <w:bottom w:val="none" w:sz="0" w:space="0" w:color="auto"/>
            <w:right w:val="none" w:sz="0" w:space="0" w:color="auto"/>
          </w:divBdr>
        </w:div>
        <w:div w:id="1697190322">
          <w:marLeft w:val="640"/>
          <w:marRight w:val="0"/>
          <w:marTop w:val="0"/>
          <w:marBottom w:val="0"/>
          <w:divBdr>
            <w:top w:val="none" w:sz="0" w:space="0" w:color="auto"/>
            <w:left w:val="none" w:sz="0" w:space="0" w:color="auto"/>
            <w:bottom w:val="none" w:sz="0" w:space="0" w:color="auto"/>
            <w:right w:val="none" w:sz="0" w:space="0" w:color="auto"/>
          </w:divBdr>
        </w:div>
        <w:div w:id="1734353227">
          <w:marLeft w:val="640"/>
          <w:marRight w:val="0"/>
          <w:marTop w:val="0"/>
          <w:marBottom w:val="0"/>
          <w:divBdr>
            <w:top w:val="none" w:sz="0" w:space="0" w:color="auto"/>
            <w:left w:val="none" w:sz="0" w:space="0" w:color="auto"/>
            <w:bottom w:val="none" w:sz="0" w:space="0" w:color="auto"/>
            <w:right w:val="none" w:sz="0" w:space="0" w:color="auto"/>
          </w:divBdr>
        </w:div>
        <w:div w:id="1756168845">
          <w:marLeft w:val="640"/>
          <w:marRight w:val="0"/>
          <w:marTop w:val="0"/>
          <w:marBottom w:val="0"/>
          <w:divBdr>
            <w:top w:val="none" w:sz="0" w:space="0" w:color="auto"/>
            <w:left w:val="none" w:sz="0" w:space="0" w:color="auto"/>
            <w:bottom w:val="none" w:sz="0" w:space="0" w:color="auto"/>
            <w:right w:val="none" w:sz="0" w:space="0" w:color="auto"/>
          </w:divBdr>
        </w:div>
        <w:div w:id="1775401799">
          <w:marLeft w:val="640"/>
          <w:marRight w:val="0"/>
          <w:marTop w:val="0"/>
          <w:marBottom w:val="0"/>
          <w:divBdr>
            <w:top w:val="none" w:sz="0" w:space="0" w:color="auto"/>
            <w:left w:val="none" w:sz="0" w:space="0" w:color="auto"/>
            <w:bottom w:val="none" w:sz="0" w:space="0" w:color="auto"/>
            <w:right w:val="none" w:sz="0" w:space="0" w:color="auto"/>
          </w:divBdr>
        </w:div>
        <w:div w:id="1781685561">
          <w:marLeft w:val="640"/>
          <w:marRight w:val="0"/>
          <w:marTop w:val="0"/>
          <w:marBottom w:val="0"/>
          <w:divBdr>
            <w:top w:val="none" w:sz="0" w:space="0" w:color="auto"/>
            <w:left w:val="none" w:sz="0" w:space="0" w:color="auto"/>
            <w:bottom w:val="none" w:sz="0" w:space="0" w:color="auto"/>
            <w:right w:val="none" w:sz="0" w:space="0" w:color="auto"/>
          </w:divBdr>
        </w:div>
        <w:div w:id="1824350400">
          <w:marLeft w:val="640"/>
          <w:marRight w:val="0"/>
          <w:marTop w:val="0"/>
          <w:marBottom w:val="0"/>
          <w:divBdr>
            <w:top w:val="none" w:sz="0" w:space="0" w:color="auto"/>
            <w:left w:val="none" w:sz="0" w:space="0" w:color="auto"/>
            <w:bottom w:val="none" w:sz="0" w:space="0" w:color="auto"/>
            <w:right w:val="none" w:sz="0" w:space="0" w:color="auto"/>
          </w:divBdr>
        </w:div>
        <w:div w:id="1886328380">
          <w:marLeft w:val="640"/>
          <w:marRight w:val="0"/>
          <w:marTop w:val="0"/>
          <w:marBottom w:val="0"/>
          <w:divBdr>
            <w:top w:val="none" w:sz="0" w:space="0" w:color="auto"/>
            <w:left w:val="none" w:sz="0" w:space="0" w:color="auto"/>
            <w:bottom w:val="none" w:sz="0" w:space="0" w:color="auto"/>
            <w:right w:val="none" w:sz="0" w:space="0" w:color="auto"/>
          </w:divBdr>
        </w:div>
        <w:div w:id="1982225337">
          <w:marLeft w:val="640"/>
          <w:marRight w:val="0"/>
          <w:marTop w:val="0"/>
          <w:marBottom w:val="0"/>
          <w:divBdr>
            <w:top w:val="none" w:sz="0" w:space="0" w:color="auto"/>
            <w:left w:val="none" w:sz="0" w:space="0" w:color="auto"/>
            <w:bottom w:val="none" w:sz="0" w:space="0" w:color="auto"/>
            <w:right w:val="none" w:sz="0" w:space="0" w:color="auto"/>
          </w:divBdr>
        </w:div>
        <w:div w:id="2000694413">
          <w:marLeft w:val="640"/>
          <w:marRight w:val="0"/>
          <w:marTop w:val="0"/>
          <w:marBottom w:val="0"/>
          <w:divBdr>
            <w:top w:val="none" w:sz="0" w:space="0" w:color="auto"/>
            <w:left w:val="none" w:sz="0" w:space="0" w:color="auto"/>
            <w:bottom w:val="none" w:sz="0" w:space="0" w:color="auto"/>
            <w:right w:val="none" w:sz="0" w:space="0" w:color="auto"/>
          </w:divBdr>
        </w:div>
        <w:div w:id="2047026471">
          <w:marLeft w:val="640"/>
          <w:marRight w:val="0"/>
          <w:marTop w:val="0"/>
          <w:marBottom w:val="0"/>
          <w:divBdr>
            <w:top w:val="none" w:sz="0" w:space="0" w:color="auto"/>
            <w:left w:val="none" w:sz="0" w:space="0" w:color="auto"/>
            <w:bottom w:val="none" w:sz="0" w:space="0" w:color="auto"/>
            <w:right w:val="none" w:sz="0" w:space="0" w:color="auto"/>
          </w:divBdr>
        </w:div>
        <w:div w:id="2050953492">
          <w:marLeft w:val="640"/>
          <w:marRight w:val="0"/>
          <w:marTop w:val="0"/>
          <w:marBottom w:val="0"/>
          <w:divBdr>
            <w:top w:val="none" w:sz="0" w:space="0" w:color="auto"/>
            <w:left w:val="none" w:sz="0" w:space="0" w:color="auto"/>
            <w:bottom w:val="none" w:sz="0" w:space="0" w:color="auto"/>
            <w:right w:val="none" w:sz="0" w:space="0" w:color="auto"/>
          </w:divBdr>
        </w:div>
        <w:div w:id="2062316279">
          <w:marLeft w:val="640"/>
          <w:marRight w:val="0"/>
          <w:marTop w:val="0"/>
          <w:marBottom w:val="0"/>
          <w:divBdr>
            <w:top w:val="none" w:sz="0" w:space="0" w:color="auto"/>
            <w:left w:val="none" w:sz="0" w:space="0" w:color="auto"/>
            <w:bottom w:val="none" w:sz="0" w:space="0" w:color="auto"/>
            <w:right w:val="none" w:sz="0" w:space="0" w:color="auto"/>
          </w:divBdr>
        </w:div>
        <w:div w:id="2066295163">
          <w:marLeft w:val="640"/>
          <w:marRight w:val="0"/>
          <w:marTop w:val="0"/>
          <w:marBottom w:val="0"/>
          <w:divBdr>
            <w:top w:val="none" w:sz="0" w:space="0" w:color="auto"/>
            <w:left w:val="none" w:sz="0" w:space="0" w:color="auto"/>
            <w:bottom w:val="none" w:sz="0" w:space="0" w:color="auto"/>
            <w:right w:val="none" w:sz="0" w:space="0" w:color="auto"/>
          </w:divBdr>
        </w:div>
        <w:div w:id="2110545523">
          <w:marLeft w:val="640"/>
          <w:marRight w:val="0"/>
          <w:marTop w:val="0"/>
          <w:marBottom w:val="0"/>
          <w:divBdr>
            <w:top w:val="none" w:sz="0" w:space="0" w:color="auto"/>
            <w:left w:val="none" w:sz="0" w:space="0" w:color="auto"/>
            <w:bottom w:val="none" w:sz="0" w:space="0" w:color="auto"/>
            <w:right w:val="none" w:sz="0" w:space="0" w:color="auto"/>
          </w:divBdr>
        </w:div>
        <w:div w:id="2114399981">
          <w:marLeft w:val="640"/>
          <w:marRight w:val="0"/>
          <w:marTop w:val="0"/>
          <w:marBottom w:val="0"/>
          <w:divBdr>
            <w:top w:val="none" w:sz="0" w:space="0" w:color="auto"/>
            <w:left w:val="none" w:sz="0" w:space="0" w:color="auto"/>
            <w:bottom w:val="none" w:sz="0" w:space="0" w:color="auto"/>
            <w:right w:val="none" w:sz="0" w:space="0" w:color="auto"/>
          </w:divBdr>
        </w:div>
        <w:div w:id="2129158549">
          <w:marLeft w:val="640"/>
          <w:marRight w:val="0"/>
          <w:marTop w:val="0"/>
          <w:marBottom w:val="0"/>
          <w:divBdr>
            <w:top w:val="none" w:sz="0" w:space="0" w:color="auto"/>
            <w:left w:val="none" w:sz="0" w:space="0" w:color="auto"/>
            <w:bottom w:val="none" w:sz="0" w:space="0" w:color="auto"/>
            <w:right w:val="none" w:sz="0" w:space="0" w:color="auto"/>
          </w:divBdr>
        </w:div>
      </w:divsChild>
    </w:div>
    <w:div w:id="643001800">
      <w:bodyDiv w:val="1"/>
      <w:marLeft w:val="0"/>
      <w:marRight w:val="0"/>
      <w:marTop w:val="0"/>
      <w:marBottom w:val="0"/>
      <w:divBdr>
        <w:top w:val="none" w:sz="0" w:space="0" w:color="auto"/>
        <w:left w:val="none" w:sz="0" w:space="0" w:color="auto"/>
        <w:bottom w:val="none" w:sz="0" w:space="0" w:color="auto"/>
        <w:right w:val="none" w:sz="0" w:space="0" w:color="auto"/>
      </w:divBdr>
      <w:divsChild>
        <w:div w:id="13727933">
          <w:marLeft w:val="640"/>
          <w:marRight w:val="0"/>
          <w:marTop w:val="0"/>
          <w:marBottom w:val="0"/>
          <w:divBdr>
            <w:top w:val="none" w:sz="0" w:space="0" w:color="auto"/>
            <w:left w:val="none" w:sz="0" w:space="0" w:color="auto"/>
            <w:bottom w:val="none" w:sz="0" w:space="0" w:color="auto"/>
            <w:right w:val="none" w:sz="0" w:space="0" w:color="auto"/>
          </w:divBdr>
        </w:div>
        <w:div w:id="20907149">
          <w:marLeft w:val="640"/>
          <w:marRight w:val="0"/>
          <w:marTop w:val="0"/>
          <w:marBottom w:val="0"/>
          <w:divBdr>
            <w:top w:val="none" w:sz="0" w:space="0" w:color="auto"/>
            <w:left w:val="none" w:sz="0" w:space="0" w:color="auto"/>
            <w:bottom w:val="none" w:sz="0" w:space="0" w:color="auto"/>
            <w:right w:val="none" w:sz="0" w:space="0" w:color="auto"/>
          </w:divBdr>
        </w:div>
        <w:div w:id="244456453">
          <w:marLeft w:val="640"/>
          <w:marRight w:val="0"/>
          <w:marTop w:val="0"/>
          <w:marBottom w:val="0"/>
          <w:divBdr>
            <w:top w:val="none" w:sz="0" w:space="0" w:color="auto"/>
            <w:left w:val="none" w:sz="0" w:space="0" w:color="auto"/>
            <w:bottom w:val="none" w:sz="0" w:space="0" w:color="auto"/>
            <w:right w:val="none" w:sz="0" w:space="0" w:color="auto"/>
          </w:divBdr>
        </w:div>
        <w:div w:id="315181688">
          <w:marLeft w:val="640"/>
          <w:marRight w:val="0"/>
          <w:marTop w:val="0"/>
          <w:marBottom w:val="0"/>
          <w:divBdr>
            <w:top w:val="none" w:sz="0" w:space="0" w:color="auto"/>
            <w:left w:val="none" w:sz="0" w:space="0" w:color="auto"/>
            <w:bottom w:val="none" w:sz="0" w:space="0" w:color="auto"/>
            <w:right w:val="none" w:sz="0" w:space="0" w:color="auto"/>
          </w:divBdr>
        </w:div>
        <w:div w:id="315571510">
          <w:marLeft w:val="640"/>
          <w:marRight w:val="0"/>
          <w:marTop w:val="0"/>
          <w:marBottom w:val="0"/>
          <w:divBdr>
            <w:top w:val="none" w:sz="0" w:space="0" w:color="auto"/>
            <w:left w:val="none" w:sz="0" w:space="0" w:color="auto"/>
            <w:bottom w:val="none" w:sz="0" w:space="0" w:color="auto"/>
            <w:right w:val="none" w:sz="0" w:space="0" w:color="auto"/>
          </w:divBdr>
        </w:div>
        <w:div w:id="378476814">
          <w:marLeft w:val="640"/>
          <w:marRight w:val="0"/>
          <w:marTop w:val="0"/>
          <w:marBottom w:val="0"/>
          <w:divBdr>
            <w:top w:val="none" w:sz="0" w:space="0" w:color="auto"/>
            <w:left w:val="none" w:sz="0" w:space="0" w:color="auto"/>
            <w:bottom w:val="none" w:sz="0" w:space="0" w:color="auto"/>
            <w:right w:val="none" w:sz="0" w:space="0" w:color="auto"/>
          </w:divBdr>
        </w:div>
        <w:div w:id="474883412">
          <w:marLeft w:val="640"/>
          <w:marRight w:val="0"/>
          <w:marTop w:val="0"/>
          <w:marBottom w:val="0"/>
          <w:divBdr>
            <w:top w:val="none" w:sz="0" w:space="0" w:color="auto"/>
            <w:left w:val="none" w:sz="0" w:space="0" w:color="auto"/>
            <w:bottom w:val="none" w:sz="0" w:space="0" w:color="auto"/>
            <w:right w:val="none" w:sz="0" w:space="0" w:color="auto"/>
          </w:divBdr>
        </w:div>
        <w:div w:id="547306630">
          <w:marLeft w:val="640"/>
          <w:marRight w:val="0"/>
          <w:marTop w:val="0"/>
          <w:marBottom w:val="0"/>
          <w:divBdr>
            <w:top w:val="none" w:sz="0" w:space="0" w:color="auto"/>
            <w:left w:val="none" w:sz="0" w:space="0" w:color="auto"/>
            <w:bottom w:val="none" w:sz="0" w:space="0" w:color="auto"/>
            <w:right w:val="none" w:sz="0" w:space="0" w:color="auto"/>
          </w:divBdr>
        </w:div>
        <w:div w:id="596717727">
          <w:marLeft w:val="640"/>
          <w:marRight w:val="0"/>
          <w:marTop w:val="0"/>
          <w:marBottom w:val="0"/>
          <w:divBdr>
            <w:top w:val="none" w:sz="0" w:space="0" w:color="auto"/>
            <w:left w:val="none" w:sz="0" w:space="0" w:color="auto"/>
            <w:bottom w:val="none" w:sz="0" w:space="0" w:color="auto"/>
            <w:right w:val="none" w:sz="0" w:space="0" w:color="auto"/>
          </w:divBdr>
        </w:div>
        <w:div w:id="724648671">
          <w:marLeft w:val="640"/>
          <w:marRight w:val="0"/>
          <w:marTop w:val="0"/>
          <w:marBottom w:val="0"/>
          <w:divBdr>
            <w:top w:val="none" w:sz="0" w:space="0" w:color="auto"/>
            <w:left w:val="none" w:sz="0" w:space="0" w:color="auto"/>
            <w:bottom w:val="none" w:sz="0" w:space="0" w:color="auto"/>
            <w:right w:val="none" w:sz="0" w:space="0" w:color="auto"/>
          </w:divBdr>
        </w:div>
        <w:div w:id="737362185">
          <w:marLeft w:val="640"/>
          <w:marRight w:val="0"/>
          <w:marTop w:val="0"/>
          <w:marBottom w:val="0"/>
          <w:divBdr>
            <w:top w:val="none" w:sz="0" w:space="0" w:color="auto"/>
            <w:left w:val="none" w:sz="0" w:space="0" w:color="auto"/>
            <w:bottom w:val="none" w:sz="0" w:space="0" w:color="auto"/>
            <w:right w:val="none" w:sz="0" w:space="0" w:color="auto"/>
          </w:divBdr>
        </w:div>
        <w:div w:id="749891179">
          <w:marLeft w:val="640"/>
          <w:marRight w:val="0"/>
          <w:marTop w:val="0"/>
          <w:marBottom w:val="0"/>
          <w:divBdr>
            <w:top w:val="none" w:sz="0" w:space="0" w:color="auto"/>
            <w:left w:val="none" w:sz="0" w:space="0" w:color="auto"/>
            <w:bottom w:val="none" w:sz="0" w:space="0" w:color="auto"/>
            <w:right w:val="none" w:sz="0" w:space="0" w:color="auto"/>
          </w:divBdr>
        </w:div>
        <w:div w:id="799688772">
          <w:marLeft w:val="640"/>
          <w:marRight w:val="0"/>
          <w:marTop w:val="0"/>
          <w:marBottom w:val="0"/>
          <w:divBdr>
            <w:top w:val="none" w:sz="0" w:space="0" w:color="auto"/>
            <w:left w:val="none" w:sz="0" w:space="0" w:color="auto"/>
            <w:bottom w:val="none" w:sz="0" w:space="0" w:color="auto"/>
            <w:right w:val="none" w:sz="0" w:space="0" w:color="auto"/>
          </w:divBdr>
        </w:div>
        <w:div w:id="807623521">
          <w:marLeft w:val="640"/>
          <w:marRight w:val="0"/>
          <w:marTop w:val="0"/>
          <w:marBottom w:val="0"/>
          <w:divBdr>
            <w:top w:val="none" w:sz="0" w:space="0" w:color="auto"/>
            <w:left w:val="none" w:sz="0" w:space="0" w:color="auto"/>
            <w:bottom w:val="none" w:sz="0" w:space="0" w:color="auto"/>
            <w:right w:val="none" w:sz="0" w:space="0" w:color="auto"/>
          </w:divBdr>
        </w:div>
        <w:div w:id="916016763">
          <w:marLeft w:val="640"/>
          <w:marRight w:val="0"/>
          <w:marTop w:val="0"/>
          <w:marBottom w:val="0"/>
          <w:divBdr>
            <w:top w:val="none" w:sz="0" w:space="0" w:color="auto"/>
            <w:left w:val="none" w:sz="0" w:space="0" w:color="auto"/>
            <w:bottom w:val="none" w:sz="0" w:space="0" w:color="auto"/>
            <w:right w:val="none" w:sz="0" w:space="0" w:color="auto"/>
          </w:divBdr>
        </w:div>
        <w:div w:id="970358664">
          <w:marLeft w:val="640"/>
          <w:marRight w:val="0"/>
          <w:marTop w:val="0"/>
          <w:marBottom w:val="0"/>
          <w:divBdr>
            <w:top w:val="none" w:sz="0" w:space="0" w:color="auto"/>
            <w:left w:val="none" w:sz="0" w:space="0" w:color="auto"/>
            <w:bottom w:val="none" w:sz="0" w:space="0" w:color="auto"/>
            <w:right w:val="none" w:sz="0" w:space="0" w:color="auto"/>
          </w:divBdr>
        </w:div>
        <w:div w:id="1010836976">
          <w:marLeft w:val="640"/>
          <w:marRight w:val="0"/>
          <w:marTop w:val="0"/>
          <w:marBottom w:val="0"/>
          <w:divBdr>
            <w:top w:val="none" w:sz="0" w:space="0" w:color="auto"/>
            <w:left w:val="none" w:sz="0" w:space="0" w:color="auto"/>
            <w:bottom w:val="none" w:sz="0" w:space="0" w:color="auto"/>
            <w:right w:val="none" w:sz="0" w:space="0" w:color="auto"/>
          </w:divBdr>
        </w:div>
        <w:div w:id="1022779733">
          <w:marLeft w:val="640"/>
          <w:marRight w:val="0"/>
          <w:marTop w:val="0"/>
          <w:marBottom w:val="0"/>
          <w:divBdr>
            <w:top w:val="none" w:sz="0" w:space="0" w:color="auto"/>
            <w:left w:val="none" w:sz="0" w:space="0" w:color="auto"/>
            <w:bottom w:val="none" w:sz="0" w:space="0" w:color="auto"/>
            <w:right w:val="none" w:sz="0" w:space="0" w:color="auto"/>
          </w:divBdr>
        </w:div>
        <w:div w:id="1029912707">
          <w:marLeft w:val="640"/>
          <w:marRight w:val="0"/>
          <w:marTop w:val="0"/>
          <w:marBottom w:val="0"/>
          <w:divBdr>
            <w:top w:val="none" w:sz="0" w:space="0" w:color="auto"/>
            <w:left w:val="none" w:sz="0" w:space="0" w:color="auto"/>
            <w:bottom w:val="none" w:sz="0" w:space="0" w:color="auto"/>
            <w:right w:val="none" w:sz="0" w:space="0" w:color="auto"/>
          </w:divBdr>
        </w:div>
        <w:div w:id="1206990693">
          <w:marLeft w:val="640"/>
          <w:marRight w:val="0"/>
          <w:marTop w:val="0"/>
          <w:marBottom w:val="0"/>
          <w:divBdr>
            <w:top w:val="none" w:sz="0" w:space="0" w:color="auto"/>
            <w:left w:val="none" w:sz="0" w:space="0" w:color="auto"/>
            <w:bottom w:val="none" w:sz="0" w:space="0" w:color="auto"/>
            <w:right w:val="none" w:sz="0" w:space="0" w:color="auto"/>
          </w:divBdr>
        </w:div>
        <w:div w:id="1220361430">
          <w:marLeft w:val="640"/>
          <w:marRight w:val="0"/>
          <w:marTop w:val="0"/>
          <w:marBottom w:val="0"/>
          <w:divBdr>
            <w:top w:val="none" w:sz="0" w:space="0" w:color="auto"/>
            <w:left w:val="none" w:sz="0" w:space="0" w:color="auto"/>
            <w:bottom w:val="none" w:sz="0" w:space="0" w:color="auto"/>
            <w:right w:val="none" w:sz="0" w:space="0" w:color="auto"/>
          </w:divBdr>
        </w:div>
        <w:div w:id="1233853605">
          <w:marLeft w:val="640"/>
          <w:marRight w:val="0"/>
          <w:marTop w:val="0"/>
          <w:marBottom w:val="0"/>
          <w:divBdr>
            <w:top w:val="none" w:sz="0" w:space="0" w:color="auto"/>
            <w:left w:val="none" w:sz="0" w:space="0" w:color="auto"/>
            <w:bottom w:val="none" w:sz="0" w:space="0" w:color="auto"/>
            <w:right w:val="none" w:sz="0" w:space="0" w:color="auto"/>
          </w:divBdr>
        </w:div>
        <w:div w:id="1253320544">
          <w:marLeft w:val="640"/>
          <w:marRight w:val="0"/>
          <w:marTop w:val="0"/>
          <w:marBottom w:val="0"/>
          <w:divBdr>
            <w:top w:val="none" w:sz="0" w:space="0" w:color="auto"/>
            <w:left w:val="none" w:sz="0" w:space="0" w:color="auto"/>
            <w:bottom w:val="none" w:sz="0" w:space="0" w:color="auto"/>
            <w:right w:val="none" w:sz="0" w:space="0" w:color="auto"/>
          </w:divBdr>
        </w:div>
        <w:div w:id="1300572326">
          <w:marLeft w:val="640"/>
          <w:marRight w:val="0"/>
          <w:marTop w:val="0"/>
          <w:marBottom w:val="0"/>
          <w:divBdr>
            <w:top w:val="none" w:sz="0" w:space="0" w:color="auto"/>
            <w:left w:val="none" w:sz="0" w:space="0" w:color="auto"/>
            <w:bottom w:val="none" w:sz="0" w:space="0" w:color="auto"/>
            <w:right w:val="none" w:sz="0" w:space="0" w:color="auto"/>
          </w:divBdr>
        </w:div>
        <w:div w:id="1333679866">
          <w:marLeft w:val="640"/>
          <w:marRight w:val="0"/>
          <w:marTop w:val="0"/>
          <w:marBottom w:val="0"/>
          <w:divBdr>
            <w:top w:val="none" w:sz="0" w:space="0" w:color="auto"/>
            <w:left w:val="none" w:sz="0" w:space="0" w:color="auto"/>
            <w:bottom w:val="none" w:sz="0" w:space="0" w:color="auto"/>
            <w:right w:val="none" w:sz="0" w:space="0" w:color="auto"/>
          </w:divBdr>
        </w:div>
        <w:div w:id="1341347841">
          <w:marLeft w:val="640"/>
          <w:marRight w:val="0"/>
          <w:marTop w:val="0"/>
          <w:marBottom w:val="0"/>
          <w:divBdr>
            <w:top w:val="none" w:sz="0" w:space="0" w:color="auto"/>
            <w:left w:val="none" w:sz="0" w:space="0" w:color="auto"/>
            <w:bottom w:val="none" w:sz="0" w:space="0" w:color="auto"/>
            <w:right w:val="none" w:sz="0" w:space="0" w:color="auto"/>
          </w:divBdr>
        </w:div>
        <w:div w:id="1357073690">
          <w:marLeft w:val="640"/>
          <w:marRight w:val="0"/>
          <w:marTop w:val="0"/>
          <w:marBottom w:val="0"/>
          <w:divBdr>
            <w:top w:val="none" w:sz="0" w:space="0" w:color="auto"/>
            <w:left w:val="none" w:sz="0" w:space="0" w:color="auto"/>
            <w:bottom w:val="none" w:sz="0" w:space="0" w:color="auto"/>
            <w:right w:val="none" w:sz="0" w:space="0" w:color="auto"/>
          </w:divBdr>
        </w:div>
        <w:div w:id="1364987138">
          <w:marLeft w:val="640"/>
          <w:marRight w:val="0"/>
          <w:marTop w:val="0"/>
          <w:marBottom w:val="0"/>
          <w:divBdr>
            <w:top w:val="none" w:sz="0" w:space="0" w:color="auto"/>
            <w:left w:val="none" w:sz="0" w:space="0" w:color="auto"/>
            <w:bottom w:val="none" w:sz="0" w:space="0" w:color="auto"/>
            <w:right w:val="none" w:sz="0" w:space="0" w:color="auto"/>
          </w:divBdr>
        </w:div>
        <w:div w:id="1418284171">
          <w:marLeft w:val="640"/>
          <w:marRight w:val="0"/>
          <w:marTop w:val="0"/>
          <w:marBottom w:val="0"/>
          <w:divBdr>
            <w:top w:val="none" w:sz="0" w:space="0" w:color="auto"/>
            <w:left w:val="none" w:sz="0" w:space="0" w:color="auto"/>
            <w:bottom w:val="none" w:sz="0" w:space="0" w:color="auto"/>
            <w:right w:val="none" w:sz="0" w:space="0" w:color="auto"/>
          </w:divBdr>
        </w:div>
        <w:div w:id="1465730922">
          <w:marLeft w:val="640"/>
          <w:marRight w:val="0"/>
          <w:marTop w:val="0"/>
          <w:marBottom w:val="0"/>
          <w:divBdr>
            <w:top w:val="none" w:sz="0" w:space="0" w:color="auto"/>
            <w:left w:val="none" w:sz="0" w:space="0" w:color="auto"/>
            <w:bottom w:val="none" w:sz="0" w:space="0" w:color="auto"/>
            <w:right w:val="none" w:sz="0" w:space="0" w:color="auto"/>
          </w:divBdr>
        </w:div>
        <w:div w:id="1479422284">
          <w:marLeft w:val="640"/>
          <w:marRight w:val="0"/>
          <w:marTop w:val="0"/>
          <w:marBottom w:val="0"/>
          <w:divBdr>
            <w:top w:val="none" w:sz="0" w:space="0" w:color="auto"/>
            <w:left w:val="none" w:sz="0" w:space="0" w:color="auto"/>
            <w:bottom w:val="none" w:sz="0" w:space="0" w:color="auto"/>
            <w:right w:val="none" w:sz="0" w:space="0" w:color="auto"/>
          </w:divBdr>
        </w:div>
        <w:div w:id="1733037595">
          <w:marLeft w:val="640"/>
          <w:marRight w:val="0"/>
          <w:marTop w:val="0"/>
          <w:marBottom w:val="0"/>
          <w:divBdr>
            <w:top w:val="none" w:sz="0" w:space="0" w:color="auto"/>
            <w:left w:val="none" w:sz="0" w:space="0" w:color="auto"/>
            <w:bottom w:val="none" w:sz="0" w:space="0" w:color="auto"/>
            <w:right w:val="none" w:sz="0" w:space="0" w:color="auto"/>
          </w:divBdr>
        </w:div>
        <w:div w:id="1766074240">
          <w:marLeft w:val="640"/>
          <w:marRight w:val="0"/>
          <w:marTop w:val="0"/>
          <w:marBottom w:val="0"/>
          <w:divBdr>
            <w:top w:val="none" w:sz="0" w:space="0" w:color="auto"/>
            <w:left w:val="none" w:sz="0" w:space="0" w:color="auto"/>
            <w:bottom w:val="none" w:sz="0" w:space="0" w:color="auto"/>
            <w:right w:val="none" w:sz="0" w:space="0" w:color="auto"/>
          </w:divBdr>
        </w:div>
        <w:div w:id="1770159683">
          <w:marLeft w:val="640"/>
          <w:marRight w:val="0"/>
          <w:marTop w:val="0"/>
          <w:marBottom w:val="0"/>
          <w:divBdr>
            <w:top w:val="none" w:sz="0" w:space="0" w:color="auto"/>
            <w:left w:val="none" w:sz="0" w:space="0" w:color="auto"/>
            <w:bottom w:val="none" w:sz="0" w:space="0" w:color="auto"/>
            <w:right w:val="none" w:sz="0" w:space="0" w:color="auto"/>
          </w:divBdr>
        </w:div>
        <w:div w:id="1780031556">
          <w:marLeft w:val="640"/>
          <w:marRight w:val="0"/>
          <w:marTop w:val="0"/>
          <w:marBottom w:val="0"/>
          <w:divBdr>
            <w:top w:val="none" w:sz="0" w:space="0" w:color="auto"/>
            <w:left w:val="none" w:sz="0" w:space="0" w:color="auto"/>
            <w:bottom w:val="none" w:sz="0" w:space="0" w:color="auto"/>
            <w:right w:val="none" w:sz="0" w:space="0" w:color="auto"/>
          </w:divBdr>
        </w:div>
        <w:div w:id="1934892327">
          <w:marLeft w:val="640"/>
          <w:marRight w:val="0"/>
          <w:marTop w:val="0"/>
          <w:marBottom w:val="0"/>
          <w:divBdr>
            <w:top w:val="none" w:sz="0" w:space="0" w:color="auto"/>
            <w:left w:val="none" w:sz="0" w:space="0" w:color="auto"/>
            <w:bottom w:val="none" w:sz="0" w:space="0" w:color="auto"/>
            <w:right w:val="none" w:sz="0" w:space="0" w:color="auto"/>
          </w:divBdr>
        </w:div>
        <w:div w:id="2000427672">
          <w:marLeft w:val="640"/>
          <w:marRight w:val="0"/>
          <w:marTop w:val="0"/>
          <w:marBottom w:val="0"/>
          <w:divBdr>
            <w:top w:val="none" w:sz="0" w:space="0" w:color="auto"/>
            <w:left w:val="none" w:sz="0" w:space="0" w:color="auto"/>
            <w:bottom w:val="none" w:sz="0" w:space="0" w:color="auto"/>
            <w:right w:val="none" w:sz="0" w:space="0" w:color="auto"/>
          </w:divBdr>
        </w:div>
        <w:div w:id="2022467341">
          <w:marLeft w:val="640"/>
          <w:marRight w:val="0"/>
          <w:marTop w:val="0"/>
          <w:marBottom w:val="0"/>
          <w:divBdr>
            <w:top w:val="none" w:sz="0" w:space="0" w:color="auto"/>
            <w:left w:val="none" w:sz="0" w:space="0" w:color="auto"/>
            <w:bottom w:val="none" w:sz="0" w:space="0" w:color="auto"/>
            <w:right w:val="none" w:sz="0" w:space="0" w:color="auto"/>
          </w:divBdr>
        </w:div>
        <w:div w:id="2048602962">
          <w:marLeft w:val="640"/>
          <w:marRight w:val="0"/>
          <w:marTop w:val="0"/>
          <w:marBottom w:val="0"/>
          <w:divBdr>
            <w:top w:val="none" w:sz="0" w:space="0" w:color="auto"/>
            <w:left w:val="none" w:sz="0" w:space="0" w:color="auto"/>
            <w:bottom w:val="none" w:sz="0" w:space="0" w:color="auto"/>
            <w:right w:val="none" w:sz="0" w:space="0" w:color="auto"/>
          </w:divBdr>
        </w:div>
        <w:div w:id="2128423278">
          <w:marLeft w:val="640"/>
          <w:marRight w:val="0"/>
          <w:marTop w:val="0"/>
          <w:marBottom w:val="0"/>
          <w:divBdr>
            <w:top w:val="none" w:sz="0" w:space="0" w:color="auto"/>
            <w:left w:val="none" w:sz="0" w:space="0" w:color="auto"/>
            <w:bottom w:val="none" w:sz="0" w:space="0" w:color="auto"/>
            <w:right w:val="none" w:sz="0" w:space="0" w:color="auto"/>
          </w:divBdr>
        </w:div>
      </w:divsChild>
    </w:div>
    <w:div w:id="650528434">
      <w:marLeft w:val="0"/>
      <w:marRight w:val="0"/>
      <w:marTop w:val="0"/>
      <w:marBottom w:val="0"/>
      <w:divBdr>
        <w:top w:val="none" w:sz="0" w:space="0" w:color="auto"/>
        <w:left w:val="none" w:sz="0" w:space="0" w:color="auto"/>
        <w:bottom w:val="none" w:sz="0" w:space="0" w:color="auto"/>
        <w:right w:val="none" w:sz="0" w:space="0" w:color="auto"/>
      </w:divBdr>
    </w:div>
    <w:div w:id="652491662">
      <w:marLeft w:val="0"/>
      <w:marRight w:val="0"/>
      <w:marTop w:val="0"/>
      <w:marBottom w:val="0"/>
      <w:divBdr>
        <w:top w:val="none" w:sz="0" w:space="0" w:color="auto"/>
        <w:left w:val="none" w:sz="0" w:space="0" w:color="auto"/>
        <w:bottom w:val="none" w:sz="0" w:space="0" w:color="auto"/>
        <w:right w:val="none" w:sz="0" w:space="0" w:color="auto"/>
      </w:divBdr>
    </w:div>
    <w:div w:id="657922318">
      <w:bodyDiv w:val="1"/>
      <w:marLeft w:val="0"/>
      <w:marRight w:val="0"/>
      <w:marTop w:val="0"/>
      <w:marBottom w:val="0"/>
      <w:divBdr>
        <w:top w:val="none" w:sz="0" w:space="0" w:color="auto"/>
        <w:left w:val="none" w:sz="0" w:space="0" w:color="auto"/>
        <w:bottom w:val="none" w:sz="0" w:space="0" w:color="auto"/>
        <w:right w:val="none" w:sz="0" w:space="0" w:color="auto"/>
      </w:divBdr>
      <w:divsChild>
        <w:div w:id="23094234">
          <w:marLeft w:val="640"/>
          <w:marRight w:val="0"/>
          <w:marTop w:val="0"/>
          <w:marBottom w:val="0"/>
          <w:divBdr>
            <w:top w:val="none" w:sz="0" w:space="0" w:color="auto"/>
            <w:left w:val="none" w:sz="0" w:space="0" w:color="auto"/>
            <w:bottom w:val="none" w:sz="0" w:space="0" w:color="auto"/>
            <w:right w:val="none" w:sz="0" w:space="0" w:color="auto"/>
          </w:divBdr>
        </w:div>
        <w:div w:id="151411018">
          <w:marLeft w:val="640"/>
          <w:marRight w:val="0"/>
          <w:marTop w:val="0"/>
          <w:marBottom w:val="0"/>
          <w:divBdr>
            <w:top w:val="none" w:sz="0" w:space="0" w:color="auto"/>
            <w:left w:val="none" w:sz="0" w:space="0" w:color="auto"/>
            <w:bottom w:val="none" w:sz="0" w:space="0" w:color="auto"/>
            <w:right w:val="none" w:sz="0" w:space="0" w:color="auto"/>
          </w:divBdr>
        </w:div>
        <w:div w:id="166213299">
          <w:marLeft w:val="640"/>
          <w:marRight w:val="0"/>
          <w:marTop w:val="0"/>
          <w:marBottom w:val="0"/>
          <w:divBdr>
            <w:top w:val="none" w:sz="0" w:space="0" w:color="auto"/>
            <w:left w:val="none" w:sz="0" w:space="0" w:color="auto"/>
            <w:bottom w:val="none" w:sz="0" w:space="0" w:color="auto"/>
            <w:right w:val="none" w:sz="0" w:space="0" w:color="auto"/>
          </w:divBdr>
        </w:div>
        <w:div w:id="193931224">
          <w:marLeft w:val="640"/>
          <w:marRight w:val="0"/>
          <w:marTop w:val="0"/>
          <w:marBottom w:val="0"/>
          <w:divBdr>
            <w:top w:val="none" w:sz="0" w:space="0" w:color="auto"/>
            <w:left w:val="none" w:sz="0" w:space="0" w:color="auto"/>
            <w:bottom w:val="none" w:sz="0" w:space="0" w:color="auto"/>
            <w:right w:val="none" w:sz="0" w:space="0" w:color="auto"/>
          </w:divBdr>
        </w:div>
        <w:div w:id="254941918">
          <w:marLeft w:val="640"/>
          <w:marRight w:val="0"/>
          <w:marTop w:val="0"/>
          <w:marBottom w:val="0"/>
          <w:divBdr>
            <w:top w:val="none" w:sz="0" w:space="0" w:color="auto"/>
            <w:left w:val="none" w:sz="0" w:space="0" w:color="auto"/>
            <w:bottom w:val="none" w:sz="0" w:space="0" w:color="auto"/>
            <w:right w:val="none" w:sz="0" w:space="0" w:color="auto"/>
          </w:divBdr>
        </w:div>
        <w:div w:id="453057902">
          <w:marLeft w:val="640"/>
          <w:marRight w:val="0"/>
          <w:marTop w:val="0"/>
          <w:marBottom w:val="0"/>
          <w:divBdr>
            <w:top w:val="none" w:sz="0" w:space="0" w:color="auto"/>
            <w:left w:val="none" w:sz="0" w:space="0" w:color="auto"/>
            <w:bottom w:val="none" w:sz="0" w:space="0" w:color="auto"/>
            <w:right w:val="none" w:sz="0" w:space="0" w:color="auto"/>
          </w:divBdr>
        </w:div>
        <w:div w:id="489369572">
          <w:marLeft w:val="640"/>
          <w:marRight w:val="0"/>
          <w:marTop w:val="0"/>
          <w:marBottom w:val="0"/>
          <w:divBdr>
            <w:top w:val="none" w:sz="0" w:space="0" w:color="auto"/>
            <w:left w:val="none" w:sz="0" w:space="0" w:color="auto"/>
            <w:bottom w:val="none" w:sz="0" w:space="0" w:color="auto"/>
            <w:right w:val="none" w:sz="0" w:space="0" w:color="auto"/>
          </w:divBdr>
        </w:div>
        <w:div w:id="503713305">
          <w:marLeft w:val="640"/>
          <w:marRight w:val="0"/>
          <w:marTop w:val="0"/>
          <w:marBottom w:val="0"/>
          <w:divBdr>
            <w:top w:val="none" w:sz="0" w:space="0" w:color="auto"/>
            <w:left w:val="none" w:sz="0" w:space="0" w:color="auto"/>
            <w:bottom w:val="none" w:sz="0" w:space="0" w:color="auto"/>
            <w:right w:val="none" w:sz="0" w:space="0" w:color="auto"/>
          </w:divBdr>
        </w:div>
        <w:div w:id="567422427">
          <w:marLeft w:val="640"/>
          <w:marRight w:val="0"/>
          <w:marTop w:val="0"/>
          <w:marBottom w:val="0"/>
          <w:divBdr>
            <w:top w:val="none" w:sz="0" w:space="0" w:color="auto"/>
            <w:left w:val="none" w:sz="0" w:space="0" w:color="auto"/>
            <w:bottom w:val="none" w:sz="0" w:space="0" w:color="auto"/>
            <w:right w:val="none" w:sz="0" w:space="0" w:color="auto"/>
          </w:divBdr>
        </w:div>
        <w:div w:id="594365259">
          <w:marLeft w:val="640"/>
          <w:marRight w:val="0"/>
          <w:marTop w:val="0"/>
          <w:marBottom w:val="0"/>
          <w:divBdr>
            <w:top w:val="none" w:sz="0" w:space="0" w:color="auto"/>
            <w:left w:val="none" w:sz="0" w:space="0" w:color="auto"/>
            <w:bottom w:val="none" w:sz="0" w:space="0" w:color="auto"/>
            <w:right w:val="none" w:sz="0" w:space="0" w:color="auto"/>
          </w:divBdr>
        </w:div>
        <w:div w:id="629361357">
          <w:marLeft w:val="640"/>
          <w:marRight w:val="0"/>
          <w:marTop w:val="0"/>
          <w:marBottom w:val="0"/>
          <w:divBdr>
            <w:top w:val="none" w:sz="0" w:space="0" w:color="auto"/>
            <w:left w:val="none" w:sz="0" w:space="0" w:color="auto"/>
            <w:bottom w:val="none" w:sz="0" w:space="0" w:color="auto"/>
            <w:right w:val="none" w:sz="0" w:space="0" w:color="auto"/>
          </w:divBdr>
        </w:div>
        <w:div w:id="644898896">
          <w:marLeft w:val="640"/>
          <w:marRight w:val="0"/>
          <w:marTop w:val="0"/>
          <w:marBottom w:val="0"/>
          <w:divBdr>
            <w:top w:val="none" w:sz="0" w:space="0" w:color="auto"/>
            <w:left w:val="none" w:sz="0" w:space="0" w:color="auto"/>
            <w:bottom w:val="none" w:sz="0" w:space="0" w:color="auto"/>
            <w:right w:val="none" w:sz="0" w:space="0" w:color="auto"/>
          </w:divBdr>
        </w:div>
        <w:div w:id="647396082">
          <w:marLeft w:val="640"/>
          <w:marRight w:val="0"/>
          <w:marTop w:val="0"/>
          <w:marBottom w:val="0"/>
          <w:divBdr>
            <w:top w:val="none" w:sz="0" w:space="0" w:color="auto"/>
            <w:left w:val="none" w:sz="0" w:space="0" w:color="auto"/>
            <w:bottom w:val="none" w:sz="0" w:space="0" w:color="auto"/>
            <w:right w:val="none" w:sz="0" w:space="0" w:color="auto"/>
          </w:divBdr>
        </w:div>
        <w:div w:id="696080837">
          <w:marLeft w:val="640"/>
          <w:marRight w:val="0"/>
          <w:marTop w:val="0"/>
          <w:marBottom w:val="0"/>
          <w:divBdr>
            <w:top w:val="none" w:sz="0" w:space="0" w:color="auto"/>
            <w:left w:val="none" w:sz="0" w:space="0" w:color="auto"/>
            <w:bottom w:val="none" w:sz="0" w:space="0" w:color="auto"/>
            <w:right w:val="none" w:sz="0" w:space="0" w:color="auto"/>
          </w:divBdr>
        </w:div>
        <w:div w:id="845628609">
          <w:marLeft w:val="640"/>
          <w:marRight w:val="0"/>
          <w:marTop w:val="0"/>
          <w:marBottom w:val="0"/>
          <w:divBdr>
            <w:top w:val="none" w:sz="0" w:space="0" w:color="auto"/>
            <w:left w:val="none" w:sz="0" w:space="0" w:color="auto"/>
            <w:bottom w:val="none" w:sz="0" w:space="0" w:color="auto"/>
            <w:right w:val="none" w:sz="0" w:space="0" w:color="auto"/>
          </w:divBdr>
        </w:div>
        <w:div w:id="926304119">
          <w:marLeft w:val="640"/>
          <w:marRight w:val="0"/>
          <w:marTop w:val="0"/>
          <w:marBottom w:val="0"/>
          <w:divBdr>
            <w:top w:val="none" w:sz="0" w:space="0" w:color="auto"/>
            <w:left w:val="none" w:sz="0" w:space="0" w:color="auto"/>
            <w:bottom w:val="none" w:sz="0" w:space="0" w:color="auto"/>
            <w:right w:val="none" w:sz="0" w:space="0" w:color="auto"/>
          </w:divBdr>
        </w:div>
        <w:div w:id="946962285">
          <w:marLeft w:val="640"/>
          <w:marRight w:val="0"/>
          <w:marTop w:val="0"/>
          <w:marBottom w:val="0"/>
          <w:divBdr>
            <w:top w:val="none" w:sz="0" w:space="0" w:color="auto"/>
            <w:left w:val="none" w:sz="0" w:space="0" w:color="auto"/>
            <w:bottom w:val="none" w:sz="0" w:space="0" w:color="auto"/>
            <w:right w:val="none" w:sz="0" w:space="0" w:color="auto"/>
          </w:divBdr>
        </w:div>
        <w:div w:id="978072425">
          <w:marLeft w:val="640"/>
          <w:marRight w:val="0"/>
          <w:marTop w:val="0"/>
          <w:marBottom w:val="0"/>
          <w:divBdr>
            <w:top w:val="none" w:sz="0" w:space="0" w:color="auto"/>
            <w:left w:val="none" w:sz="0" w:space="0" w:color="auto"/>
            <w:bottom w:val="none" w:sz="0" w:space="0" w:color="auto"/>
            <w:right w:val="none" w:sz="0" w:space="0" w:color="auto"/>
          </w:divBdr>
        </w:div>
        <w:div w:id="1035081541">
          <w:marLeft w:val="640"/>
          <w:marRight w:val="0"/>
          <w:marTop w:val="0"/>
          <w:marBottom w:val="0"/>
          <w:divBdr>
            <w:top w:val="none" w:sz="0" w:space="0" w:color="auto"/>
            <w:left w:val="none" w:sz="0" w:space="0" w:color="auto"/>
            <w:bottom w:val="none" w:sz="0" w:space="0" w:color="auto"/>
            <w:right w:val="none" w:sz="0" w:space="0" w:color="auto"/>
          </w:divBdr>
        </w:div>
        <w:div w:id="1038509895">
          <w:marLeft w:val="640"/>
          <w:marRight w:val="0"/>
          <w:marTop w:val="0"/>
          <w:marBottom w:val="0"/>
          <w:divBdr>
            <w:top w:val="none" w:sz="0" w:space="0" w:color="auto"/>
            <w:left w:val="none" w:sz="0" w:space="0" w:color="auto"/>
            <w:bottom w:val="none" w:sz="0" w:space="0" w:color="auto"/>
            <w:right w:val="none" w:sz="0" w:space="0" w:color="auto"/>
          </w:divBdr>
        </w:div>
        <w:div w:id="1039401343">
          <w:marLeft w:val="640"/>
          <w:marRight w:val="0"/>
          <w:marTop w:val="0"/>
          <w:marBottom w:val="0"/>
          <w:divBdr>
            <w:top w:val="none" w:sz="0" w:space="0" w:color="auto"/>
            <w:left w:val="none" w:sz="0" w:space="0" w:color="auto"/>
            <w:bottom w:val="none" w:sz="0" w:space="0" w:color="auto"/>
            <w:right w:val="none" w:sz="0" w:space="0" w:color="auto"/>
          </w:divBdr>
        </w:div>
        <w:div w:id="1074666564">
          <w:marLeft w:val="640"/>
          <w:marRight w:val="0"/>
          <w:marTop w:val="0"/>
          <w:marBottom w:val="0"/>
          <w:divBdr>
            <w:top w:val="none" w:sz="0" w:space="0" w:color="auto"/>
            <w:left w:val="none" w:sz="0" w:space="0" w:color="auto"/>
            <w:bottom w:val="none" w:sz="0" w:space="0" w:color="auto"/>
            <w:right w:val="none" w:sz="0" w:space="0" w:color="auto"/>
          </w:divBdr>
        </w:div>
        <w:div w:id="1103694032">
          <w:marLeft w:val="640"/>
          <w:marRight w:val="0"/>
          <w:marTop w:val="0"/>
          <w:marBottom w:val="0"/>
          <w:divBdr>
            <w:top w:val="none" w:sz="0" w:space="0" w:color="auto"/>
            <w:left w:val="none" w:sz="0" w:space="0" w:color="auto"/>
            <w:bottom w:val="none" w:sz="0" w:space="0" w:color="auto"/>
            <w:right w:val="none" w:sz="0" w:space="0" w:color="auto"/>
          </w:divBdr>
        </w:div>
        <w:div w:id="1140801848">
          <w:marLeft w:val="640"/>
          <w:marRight w:val="0"/>
          <w:marTop w:val="0"/>
          <w:marBottom w:val="0"/>
          <w:divBdr>
            <w:top w:val="none" w:sz="0" w:space="0" w:color="auto"/>
            <w:left w:val="none" w:sz="0" w:space="0" w:color="auto"/>
            <w:bottom w:val="none" w:sz="0" w:space="0" w:color="auto"/>
            <w:right w:val="none" w:sz="0" w:space="0" w:color="auto"/>
          </w:divBdr>
        </w:div>
        <w:div w:id="1205367445">
          <w:marLeft w:val="640"/>
          <w:marRight w:val="0"/>
          <w:marTop w:val="0"/>
          <w:marBottom w:val="0"/>
          <w:divBdr>
            <w:top w:val="none" w:sz="0" w:space="0" w:color="auto"/>
            <w:left w:val="none" w:sz="0" w:space="0" w:color="auto"/>
            <w:bottom w:val="none" w:sz="0" w:space="0" w:color="auto"/>
            <w:right w:val="none" w:sz="0" w:space="0" w:color="auto"/>
          </w:divBdr>
        </w:div>
        <w:div w:id="1214850863">
          <w:marLeft w:val="640"/>
          <w:marRight w:val="0"/>
          <w:marTop w:val="0"/>
          <w:marBottom w:val="0"/>
          <w:divBdr>
            <w:top w:val="none" w:sz="0" w:space="0" w:color="auto"/>
            <w:left w:val="none" w:sz="0" w:space="0" w:color="auto"/>
            <w:bottom w:val="none" w:sz="0" w:space="0" w:color="auto"/>
            <w:right w:val="none" w:sz="0" w:space="0" w:color="auto"/>
          </w:divBdr>
        </w:div>
        <w:div w:id="1307273432">
          <w:marLeft w:val="640"/>
          <w:marRight w:val="0"/>
          <w:marTop w:val="0"/>
          <w:marBottom w:val="0"/>
          <w:divBdr>
            <w:top w:val="none" w:sz="0" w:space="0" w:color="auto"/>
            <w:left w:val="none" w:sz="0" w:space="0" w:color="auto"/>
            <w:bottom w:val="none" w:sz="0" w:space="0" w:color="auto"/>
            <w:right w:val="none" w:sz="0" w:space="0" w:color="auto"/>
          </w:divBdr>
        </w:div>
        <w:div w:id="1311908851">
          <w:marLeft w:val="640"/>
          <w:marRight w:val="0"/>
          <w:marTop w:val="0"/>
          <w:marBottom w:val="0"/>
          <w:divBdr>
            <w:top w:val="none" w:sz="0" w:space="0" w:color="auto"/>
            <w:left w:val="none" w:sz="0" w:space="0" w:color="auto"/>
            <w:bottom w:val="none" w:sz="0" w:space="0" w:color="auto"/>
            <w:right w:val="none" w:sz="0" w:space="0" w:color="auto"/>
          </w:divBdr>
        </w:div>
        <w:div w:id="1375541119">
          <w:marLeft w:val="640"/>
          <w:marRight w:val="0"/>
          <w:marTop w:val="0"/>
          <w:marBottom w:val="0"/>
          <w:divBdr>
            <w:top w:val="none" w:sz="0" w:space="0" w:color="auto"/>
            <w:left w:val="none" w:sz="0" w:space="0" w:color="auto"/>
            <w:bottom w:val="none" w:sz="0" w:space="0" w:color="auto"/>
            <w:right w:val="none" w:sz="0" w:space="0" w:color="auto"/>
          </w:divBdr>
        </w:div>
        <w:div w:id="1538197350">
          <w:marLeft w:val="640"/>
          <w:marRight w:val="0"/>
          <w:marTop w:val="0"/>
          <w:marBottom w:val="0"/>
          <w:divBdr>
            <w:top w:val="none" w:sz="0" w:space="0" w:color="auto"/>
            <w:left w:val="none" w:sz="0" w:space="0" w:color="auto"/>
            <w:bottom w:val="none" w:sz="0" w:space="0" w:color="auto"/>
            <w:right w:val="none" w:sz="0" w:space="0" w:color="auto"/>
          </w:divBdr>
        </w:div>
        <w:div w:id="1568613792">
          <w:marLeft w:val="640"/>
          <w:marRight w:val="0"/>
          <w:marTop w:val="0"/>
          <w:marBottom w:val="0"/>
          <w:divBdr>
            <w:top w:val="none" w:sz="0" w:space="0" w:color="auto"/>
            <w:left w:val="none" w:sz="0" w:space="0" w:color="auto"/>
            <w:bottom w:val="none" w:sz="0" w:space="0" w:color="auto"/>
            <w:right w:val="none" w:sz="0" w:space="0" w:color="auto"/>
          </w:divBdr>
        </w:div>
        <w:div w:id="1574700140">
          <w:marLeft w:val="640"/>
          <w:marRight w:val="0"/>
          <w:marTop w:val="0"/>
          <w:marBottom w:val="0"/>
          <w:divBdr>
            <w:top w:val="none" w:sz="0" w:space="0" w:color="auto"/>
            <w:left w:val="none" w:sz="0" w:space="0" w:color="auto"/>
            <w:bottom w:val="none" w:sz="0" w:space="0" w:color="auto"/>
            <w:right w:val="none" w:sz="0" w:space="0" w:color="auto"/>
          </w:divBdr>
        </w:div>
        <w:div w:id="1648197232">
          <w:marLeft w:val="640"/>
          <w:marRight w:val="0"/>
          <w:marTop w:val="0"/>
          <w:marBottom w:val="0"/>
          <w:divBdr>
            <w:top w:val="none" w:sz="0" w:space="0" w:color="auto"/>
            <w:left w:val="none" w:sz="0" w:space="0" w:color="auto"/>
            <w:bottom w:val="none" w:sz="0" w:space="0" w:color="auto"/>
            <w:right w:val="none" w:sz="0" w:space="0" w:color="auto"/>
          </w:divBdr>
        </w:div>
        <w:div w:id="1663050069">
          <w:marLeft w:val="640"/>
          <w:marRight w:val="0"/>
          <w:marTop w:val="0"/>
          <w:marBottom w:val="0"/>
          <w:divBdr>
            <w:top w:val="none" w:sz="0" w:space="0" w:color="auto"/>
            <w:left w:val="none" w:sz="0" w:space="0" w:color="auto"/>
            <w:bottom w:val="none" w:sz="0" w:space="0" w:color="auto"/>
            <w:right w:val="none" w:sz="0" w:space="0" w:color="auto"/>
          </w:divBdr>
        </w:div>
        <w:div w:id="1678801062">
          <w:marLeft w:val="640"/>
          <w:marRight w:val="0"/>
          <w:marTop w:val="0"/>
          <w:marBottom w:val="0"/>
          <w:divBdr>
            <w:top w:val="none" w:sz="0" w:space="0" w:color="auto"/>
            <w:left w:val="none" w:sz="0" w:space="0" w:color="auto"/>
            <w:bottom w:val="none" w:sz="0" w:space="0" w:color="auto"/>
            <w:right w:val="none" w:sz="0" w:space="0" w:color="auto"/>
          </w:divBdr>
        </w:div>
        <w:div w:id="1700617492">
          <w:marLeft w:val="640"/>
          <w:marRight w:val="0"/>
          <w:marTop w:val="0"/>
          <w:marBottom w:val="0"/>
          <w:divBdr>
            <w:top w:val="none" w:sz="0" w:space="0" w:color="auto"/>
            <w:left w:val="none" w:sz="0" w:space="0" w:color="auto"/>
            <w:bottom w:val="none" w:sz="0" w:space="0" w:color="auto"/>
            <w:right w:val="none" w:sz="0" w:space="0" w:color="auto"/>
          </w:divBdr>
        </w:div>
        <w:div w:id="1711953258">
          <w:marLeft w:val="640"/>
          <w:marRight w:val="0"/>
          <w:marTop w:val="0"/>
          <w:marBottom w:val="0"/>
          <w:divBdr>
            <w:top w:val="none" w:sz="0" w:space="0" w:color="auto"/>
            <w:left w:val="none" w:sz="0" w:space="0" w:color="auto"/>
            <w:bottom w:val="none" w:sz="0" w:space="0" w:color="auto"/>
            <w:right w:val="none" w:sz="0" w:space="0" w:color="auto"/>
          </w:divBdr>
        </w:div>
        <w:div w:id="1725373423">
          <w:marLeft w:val="640"/>
          <w:marRight w:val="0"/>
          <w:marTop w:val="0"/>
          <w:marBottom w:val="0"/>
          <w:divBdr>
            <w:top w:val="none" w:sz="0" w:space="0" w:color="auto"/>
            <w:left w:val="none" w:sz="0" w:space="0" w:color="auto"/>
            <w:bottom w:val="none" w:sz="0" w:space="0" w:color="auto"/>
            <w:right w:val="none" w:sz="0" w:space="0" w:color="auto"/>
          </w:divBdr>
        </w:div>
        <w:div w:id="1751384143">
          <w:marLeft w:val="640"/>
          <w:marRight w:val="0"/>
          <w:marTop w:val="0"/>
          <w:marBottom w:val="0"/>
          <w:divBdr>
            <w:top w:val="none" w:sz="0" w:space="0" w:color="auto"/>
            <w:left w:val="none" w:sz="0" w:space="0" w:color="auto"/>
            <w:bottom w:val="none" w:sz="0" w:space="0" w:color="auto"/>
            <w:right w:val="none" w:sz="0" w:space="0" w:color="auto"/>
          </w:divBdr>
        </w:div>
        <w:div w:id="1847088491">
          <w:marLeft w:val="640"/>
          <w:marRight w:val="0"/>
          <w:marTop w:val="0"/>
          <w:marBottom w:val="0"/>
          <w:divBdr>
            <w:top w:val="none" w:sz="0" w:space="0" w:color="auto"/>
            <w:left w:val="none" w:sz="0" w:space="0" w:color="auto"/>
            <w:bottom w:val="none" w:sz="0" w:space="0" w:color="auto"/>
            <w:right w:val="none" w:sz="0" w:space="0" w:color="auto"/>
          </w:divBdr>
        </w:div>
        <w:div w:id="1873956954">
          <w:marLeft w:val="640"/>
          <w:marRight w:val="0"/>
          <w:marTop w:val="0"/>
          <w:marBottom w:val="0"/>
          <w:divBdr>
            <w:top w:val="none" w:sz="0" w:space="0" w:color="auto"/>
            <w:left w:val="none" w:sz="0" w:space="0" w:color="auto"/>
            <w:bottom w:val="none" w:sz="0" w:space="0" w:color="auto"/>
            <w:right w:val="none" w:sz="0" w:space="0" w:color="auto"/>
          </w:divBdr>
        </w:div>
        <w:div w:id="1895578866">
          <w:marLeft w:val="640"/>
          <w:marRight w:val="0"/>
          <w:marTop w:val="0"/>
          <w:marBottom w:val="0"/>
          <w:divBdr>
            <w:top w:val="none" w:sz="0" w:space="0" w:color="auto"/>
            <w:left w:val="none" w:sz="0" w:space="0" w:color="auto"/>
            <w:bottom w:val="none" w:sz="0" w:space="0" w:color="auto"/>
            <w:right w:val="none" w:sz="0" w:space="0" w:color="auto"/>
          </w:divBdr>
        </w:div>
        <w:div w:id="2104106333">
          <w:marLeft w:val="640"/>
          <w:marRight w:val="0"/>
          <w:marTop w:val="0"/>
          <w:marBottom w:val="0"/>
          <w:divBdr>
            <w:top w:val="none" w:sz="0" w:space="0" w:color="auto"/>
            <w:left w:val="none" w:sz="0" w:space="0" w:color="auto"/>
            <w:bottom w:val="none" w:sz="0" w:space="0" w:color="auto"/>
            <w:right w:val="none" w:sz="0" w:space="0" w:color="auto"/>
          </w:divBdr>
        </w:div>
        <w:div w:id="2131243687">
          <w:marLeft w:val="640"/>
          <w:marRight w:val="0"/>
          <w:marTop w:val="0"/>
          <w:marBottom w:val="0"/>
          <w:divBdr>
            <w:top w:val="none" w:sz="0" w:space="0" w:color="auto"/>
            <w:left w:val="none" w:sz="0" w:space="0" w:color="auto"/>
            <w:bottom w:val="none" w:sz="0" w:space="0" w:color="auto"/>
            <w:right w:val="none" w:sz="0" w:space="0" w:color="auto"/>
          </w:divBdr>
        </w:div>
      </w:divsChild>
    </w:div>
    <w:div w:id="659575844">
      <w:bodyDiv w:val="1"/>
      <w:marLeft w:val="0"/>
      <w:marRight w:val="0"/>
      <w:marTop w:val="0"/>
      <w:marBottom w:val="0"/>
      <w:divBdr>
        <w:top w:val="none" w:sz="0" w:space="0" w:color="auto"/>
        <w:left w:val="none" w:sz="0" w:space="0" w:color="auto"/>
        <w:bottom w:val="none" w:sz="0" w:space="0" w:color="auto"/>
        <w:right w:val="none" w:sz="0" w:space="0" w:color="auto"/>
      </w:divBdr>
      <w:divsChild>
        <w:div w:id="720785173">
          <w:marLeft w:val="640"/>
          <w:marRight w:val="0"/>
          <w:marTop w:val="0"/>
          <w:marBottom w:val="0"/>
          <w:divBdr>
            <w:top w:val="none" w:sz="0" w:space="0" w:color="auto"/>
            <w:left w:val="none" w:sz="0" w:space="0" w:color="auto"/>
            <w:bottom w:val="none" w:sz="0" w:space="0" w:color="auto"/>
            <w:right w:val="none" w:sz="0" w:space="0" w:color="auto"/>
          </w:divBdr>
        </w:div>
        <w:div w:id="445856368">
          <w:marLeft w:val="640"/>
          <w:marRight w:val="0"/>
          <w:marTop w:val="0"/>
          <w:marBottom w:val="0"/>
          <w:divBdr>
            <w:top w:val="none" w:sz="0" w:space="0" w:color="auto"/>
            <w:left w:val="none" w:sz="0" w:space="0" w:color="auto"/>
            <w:bottom w:val="none" w:sz="0" w:space="0" w:color="auto"/>
            <w:right w:val="none" w:sz="0" w:space="0" w:color="auto"/>
          </w:divBdr>
        </w:div>
        <w:div w:id="861355479">
          <w:marLeft w:val="640"/>
          <w:marRight w:val="0"/>
          <w:marTop w:val="0"/>
          <w:marBottom w:val="0"/>
          <w:divBdr>
            <w:top w:val="none" w:sz="0" w:space="0" w:color="auto"/>
            <w:left w:val="none" w:sz="0" w:space="0" w:color="auto"/>
            <w:bottom w:val="none" w:sz="0" w:space="0" w:color="auto"/>
            <w:right w:val="none" w:sz="0" w:space="0" w:color="auto"/>
          </w:divBdr>
        </w:div>
        <w:div w:id="1571117256">
          <w:marLeft w:val="640"/>
          <w:marRight w:val="0"/>
          <w:marTop w:val="0"/>
          <w:marBottom w:val="0"/>
          <w:divBdr>
            <w:top w:val="none" w:sz="0" w:space="0" w:color="auto"/>
            <w:left w:val="none" w:sz="0" w:space="0" w:color="auto"/>
            <w:bottom w:val="none" w:sz="0" w:space="0" w:color="auto"/>
            <w:right w:val="none" w:sz="0" w:space="0" w:color="auto"/>
          </w:divBdr>
        </w:div>
        <w:div w:id="918297064">
          <w:marLeft w:val="640"/>
          <w:marRight w:val="0"/>
          <w:marTop w:val="0"/>
          <w:marBottom w:val="0"/>
          <w:divBdr>
            <w:top w:val="none" w:sz="0" w:space="0" w:color="auto"/>
            <w:left w:val="none" w:sz="0" w:space="0" w:color="auto"/>
            <w:bottom w:val="none" w:sz="0" w:space="0" w:color="auto"/>
            <w:right w:val="none" w:sz="0" w:space="0" w:color="auto"/>
          </w:divBdr>
        </w:div>
        <w:div w:id="1681157147">
          <w:marLeft w:val="640"/>
          <w:marRight w:val="0"/>
          <w:marTop w:val="0"/>
          <w:marBottom w:val="0"/>
          <w:divBdr>
            <w:top w:val="none" w:sz="0" w:space="0" w:color="auto"/>
            <w:left w:val="none" w:sz="0" w:space="0" w:color="auto"/>
            <w:bottom w:val="none" w:sz="0" w:space="0" w:color="auto"/>
            <w:right w:val="none" w:sz="0" w:space="0" w:color="auto"/>
          </w:divBdr>
        </w:div>
        <w:div w:id="748890531">
          <w:marLeft w:val="640"/>
          <w:marRight w:val="0"/>
          <w:marTop w:val="0"/>
          <w:marBottom w:val="0"/>
          <w:divBdr>
            <w:top w:val="none" w:sz="0" w:space="0" w:color="auto"/>
            <w:left w:val="none" w:sz="0" w:space="0" w:color="auto"/>
            <w:bottom w:val="none" w:sz="0" w:space="0" w:color="auto"/>
            <w:right w:val="none" w:sz="0" w:space="0" w:color="auto"/>
          </w:divBdr>
        </w:div>
        <w:div w:id="1704865672">
          <w:marLeft w:val="640"/>
          <w:marRight w:val="0"/>
          <w:marTop w:val="0"/>
          <w:marBottom w:val="0"/>
          <w:divBdr>
            <w:top w:val="none" w:sz="0" w:space="0" w:color="auto"/>
            <w:left w:val="none" w:sz="0" w:space="0" w:color="auto"/>
            <w:bottom w:val="none" w:sz="0" w:space="0" w:color="auto"/>
            <w:right w:val="none" w:sz="0" w:space="0" w:color="auto"/>
          </w:divBdr>
        </w:div>
        <w:div w:id="1735932208">
          <w:marLeft w:val="640"/>
          <w:marRight w:val="0"/>
          <w:marTop w:val="0"/>
          <w:marBottom w:val="0"/>
          <w:divBdr>
            <w:top w:val="none" w:sz="0" w:space="0" w:color="auto"/>
            <w:left w:val="none" w:sz="0" w:space="0" w:color="auto"/>
            <w:bottom w:val="none" w:sz="0" w:space="0" w:color="auto"/>
            <w:right w:val="none" w:sz="0" w:space="0" w:color="auto"/>
          </w:divBdr>
        </w:div>
        <w:div w:id="380324297">
          <w:marLeft w:val="640"/>
          <w:marRight w:val="0"/>
          <w:marTop w:val="0"/>
          <w:marBottom w:val="0"/>
          <w:divBdr>
            <w:top w:val="none" w:sz="0" w:space="0" w:color="auto"/>
            <w:left w:val="none" w:sz="0" w:space="0" w:color="auto"/>
            <w:bottom w:val="none" w:sz="0" w:space="0" w:color="auto"/>
            <w:right w:val="none" w:sz="0" w:space="0" w:color="auto"/>
          </w:divBdr>
        </w:div>
        <w:div w:id="1307198917">
          <w:marLeft w:val="640"/>
          <w:marRight w:val="0"/>
          <w:marTop w:val="0"/>
          <w:marBottom w:val="0"/>
          <w:divBdr>
            <w:top w:val="none" w:sz="0" w:space="0" w:color="auto"/>
            <w:left w:val="none" w:sz="0" w:space="0" w:color="auto"/>
            <w:bottom w:val="none" w:sz="0" w:space="0" w:color="auto"/>
            <w:right w:val="none" w:sz="0" w:space="0" w:color="auto"/>
          </w:divBdr>
        </w:div>
        <w:div w:id="1549419783">
          <w:marLeft w:val="640"/>
          <w:marRight w:val="0"/>
          <w:marTop w:val="0"/>
          <w:marBottom w:val="0"/>
          <w:divBdr>
            <w:top w:val="none" w:sz="0" w:space="0" w:color="auto"/>
            <w:left w:val="none" w:sz="0" w:space="0" w:color="auto"/>
            <w:bottom w:val="none" w:sz="0" w:space="0" w:color="auto"/>
            <w:right w:val="none" w:sz="0" w:space="0" w:color="auto"/>
          </w:divBdr>
        </w:div>
        <w:div w:id="623464621">
          <w:marLeft w:val="640"/>
          <w:marRight w:val="0"/>
          <w:marTop w:val="0"/>
          <w:marBottom w:val="0"/>
          <w:divBdr>
            <w:top w:val="none" w:sz="0" w:space="0" w:color="auto"/>
            <w:left w:val="none" w:sz="0" w:space="0" w:color="auto"/>
            <w:bottom w:val="none" w:sz="0" w:space="0" w:color="auto"/>
            <w:right w:val="none" w:sz="0" w:space="0" w:color="auto"/>
          </w:divBdr>
        </w:div>
        <w:div w:id="29768475">
          <w:marLeft w:val="640"/>
          <w:marRight w:val="0"/>
          <w:marTop w:val="0"/>
          <w:marBottom w:val="0"/>
          <w:divBdr>
            <w:top w:val="none" w:sz="0" w:space="0" w:color="auto"/>
            <w:left w:val="none" w:sz="0" w:space="0" w:color="auto"/>
            <w:bottom w:val="none" w:sz="0" w:space="0" w:color="auto"/>
            <w:right w:val="none" w:sz="0" w:space="0" w:color="auto"/>
          </w:divBdr>
        </w:div>
        <w:div w:id="1898709277">
          <w:marLeft w:val="640"/>
          <w:marRight w:val="0"/>
          <w:marTop w:val="0"/>
          <w:marBottom w:val="0"/>
          <w:divBdr>
            <w:top w:val="none" w:sz="0" w:space="0" w:color="auto"/>
            <w:left w:val="none" w:sz="0" w:space="0" w:color="auto"/>
            <w:bottom w:val="none" w:sz="0" w:space="0" w:color="auto"/>
            <w:right w:val="none" w:sz="0" w:space="0" w:color="auto"/>
          </w:divBdr>
        </w:div>
        <w:div w:id="1730686023">
          <w:marLeft w:val="640"/>
          <w:marRight w:val="0"/>
          <w:marTop w:val="0"/>
          <w:marBottom w:val="0"/>
          <w:divBdr>
            <w:top w:val="none" w:sz="0" w:space="0" w:color="auto"/>
            <w:left w:val="none" w:sz="0" w:space="0" w:color="auto"/>
            <w:bottom w:val="none" w:sz="0" w:space="0" w:color="auto"/>
            <w:right w:val="none" w:sz="0" w:space="0" w:color="auto"/>
          </w:divBdr>
        </w:div>
        <w:div w:id="859122779">
          <w:marLeft w:val="640"/>
          <w:marRight w:val="0"/>
          <w:marTop w:val="0"/>
          <w:marBottom w:val="0"/>
          <w:divBdr>
            <w:top w:val="none" w:sz="0" w:space="0" w:color="auto"/>
            <w:left w:val="none" w:sz="0" w:space="0" w:color="auto"/>
            <w:bottom w:val="none" w:sz="0" w:space="0" w:color="auto"/>
            <w:right w:val="none" w:sz="0" w:space="0" w:color="auto"/>
          </w:divBdr>
        </w:div>
        <w:div w:id="1718778056">
          <w:marLeft w:val="640"/>
          <w:marRight w:val="0"/>
          <w:marTop w:val="0"/>
          <w:marBottom w:val="0"/>
          <w:divBdr>
            <w:top w:val="none" w:sz="0" w:space="0" w:color="auto"/>
            <w:left w:val="none" w:sz="0" w:space="0" w:color="auto"/>
            <w:bottom w:val="none" w:sz="0" w:space="0" w:color="auto"/>
            <w:right w:val="none" w:sz="0" w:space="0" w:color="auto"/>
          </w:divBdr>
        </w:div>
        <w:div w:id="31538465">
          <w:marLeft w:val="640"/>
          <w:marRight w:val="0"/>
          <w:marTop w:val="0"/>
          <w:marBottom w:val="0"/>
          <w:divBdr>
            <w:top w:val="none" w:sz="0" w:space="0" w:color="auto"/>
            <w:left w:val="none" w:sz="0" w:space="0" w:color="auto"/>
            <w:bottom w:val="none" w:sz="0" w:space="0" w:color="auto"/>
            <w:right w:val="none" w:sz="0" w:space="0" w:color="auto"/>
          </w:divBdr>
        </w:div>
        <w:div w:id="484007345">
          <w:marLeft w:val="640"/>
          <w:marRight w:val="0"/>
          <w:marTop w:val="0"/>
          <w:marBottom w:val="0"/>
          <w:divBdr>
            <w:top w:val="none" w:sz="0" w:space="0" w:color="auto"/>
            <w:left w:val="none" w:sz="0" w:space="0" w:color="auto"/>
            <w:bottom w:val="none" w:sz="0" w:space="0" w:color="auto"/>
            <w:right w:val="none" w:sz="0" w:space="0" w:color="auto"/>
          </w:divBdr>
        </w:div>
        <w:div w:id="736779362">
          <w:marLeft w:val="640"/>
          <w:marRight w:val="0"/>
          <w:marTop w:val="0"/>
          <w:marBottom w:val="0"/>
          <w:divBdr>
            <w:top w:val="none" w:sz="0" w:space="0" w:color="auto"/>
            <w:left w:val="none" w:sz="0" w:space="0" w:color="auto"/>
            <w:bottom w:val="none" w:sz="0" w:space="0" w:color="auto"/>
            <w:right w:val="none" w:sz="0" w:space="0" w:color="auto"/>
          </w:divBdr>
        </w:div>
        <w:div w:id="13579877">
          <w:marLeft w:val="640"/>
          <w:marRight w:val="0"/>
          <w:marTop w:val="0"/>
          <w:marBottom w:val="0"/>
          <w:divBdr>
            <w:top w:val="none" w:sz="0" w:space="0" w:color="auto"/>
            <w:left w:val="none" w:sz="0" w:space="0" w:color="auto"/>
            <w:bottom w:val="none" w:sz="0" w:space="0" w:color="auto"/>
            <w:right w:val="none" w:sz="0" w:space="0" w:color="auto"/>
          </w:divBdr>
        </w:div>
        <w:div w:id="2088571373">
          <w:marLeft w:val="640"/>
          <w:marRight w:val="0"/>
          <w:marTop w:val="0"/>
          <w:marBottom w:val="0"/>
          <w:divBdr>
            <w:top w:val="none" w:sz="0" w:space="0" w:color="auto"/>
            <w:left w:val="none" w:sz="0" w:space="0" w:color="auto"/>
            <w:bottom w:val="none" w:sz="0" w:space="0" w:color="auto"/>
            <w:right w:val="none" w:sz="0" w:space="0" w:color="auto"/>
          </w:divBdr>
        </w:div>
        <w:div w:id="287127531">
          <w:marLeft w:val="640"/>
          <w:marRight w:val="0"/>
          <w:marTop w:val="0"/>
          <w:marBottom w:val="0"/>
          <w:divBdr>
            <w:top w:val="none" w:sz="0" w:space="0" w:color="auto"/>
            <w:left w:val="none" w:sz="0" w:space="0" w:color="auto"/>
            <w:bottom w:val="none" w:sz="0" w:space="0" w:color="auto"/>
            <w:right w:val="none" w:sz="0" w:space="0" w:color="auto"/>
          </w:divBdr>
        </w:div>
        <w:div w:id="1613704209">
          <w:marLeft w:val="640"/>
          <w:marRight w:val="0"/>
          <w:marTop w:val="0"/>
          <w:marBottom w:val="0"/>
          <w:divBdr>
            <w:top w:val="none" w:sz="0" w:space="0" w:color="auto"/>
            <w:left w:val="none" w:sz="0" w:space="0" w:color="auto"/>
            <w:bottom w:val="none" w:sz="0" w:space="0" w:color="auto"/>
            <w:right w:val="none" w:sz="0" w:space="0" w:color="auto"/>
          </w:divBdr>
        </w:div>
        <w:div w:id="1540819982">
          <w:marLeft w:val="640"/>
          <w:marRight w:val="0"/>
          <w:marTop w:val="0"/>
          <w:marBottom w:val="0"/>
          <w:divBdr>
            <w:top w:val="none" w:sz="0" w:space="0" w:color="auto"/>
            <w:left w:val="none" w:sz="0" w:space="0" w:color="auto"/>
            <w:bottom w:val="none" w:sz="0" w:space="0" w:color="auto"/>
            <w:right w:val="none" w:sz="0" w:space="0" w:color="auto"/>
          </w:divBdr>
        </w:div>
        <w:div w:id="2103715774">
          <w:marLeft w:val="640"/>
          <w:marRight w:val="0"/>
          <w:marTop w:val="0"/>
          <w:marBottom w:val="0"/>
          <w:divBdr>
            <w:top w:val="none" w:sz="0" w:space="0" w:color="auto"/>
            <w:left w:val="none" w:sz="0" w:space="0" w:color="auto"/>
            <w:bottom w:val="none" w:sz="0" w:space="0" w:color="auto"/>
            <w:right w:val="none" w:sz="0" w:space="0" w:color="auto"/>
          </w:divBdr>
        </w:div>
        <w:div w:id="160708141">
          <w:marLeft w:val="640"/>
          <w:marRight w:val="0"/>
          <w:marTop w:val="0"/>
          <w:marBottom w:val="0"/>
          <w:divBdr>
            <w:top w:val="none" w:sz="0" w:space="0" w:color="auto"/>
            <w:left w:val="none" w:sz="0" w:space="0" w:color="auto"/>
            <w:bottom w:val="none" w:sz="0" w:space="0" w:color="auto"/>
            <w:right w:val="none" w:sz="0" w:space="0" w:color="auto"/>
          </w:divBdr>
        </w:div>
        <w:div w:id="584613873">
          <w:marLeft w:val="640"/>
          <w:marRight w:val="0"/>
          <w:marTop w:val="0"/>
          <w:marBottom w:val="0"/>
          <w:divBdr>
            <w:top w:val="none" w:sz="0" w:space="0" w:color="auto"/>
            <w:left w:val="none" w:sz="0" w:space="0" w:color="auto"/>
            <w:bottom w:val="none" w:sz="0" w:space="0" w:color="auto"/>
            <w:right w:val="none" w:sz="0" w:space="0" w:color="auto"/>
          </w:divBdr>
        </w:div>
        <w:div w:id="1327320357">
          <w:marLeft w:val="640"/>
          <w:marRight w:val="0"/>
          <w:marTop w:val="0"/>
          <w:marBottom w:val="0"/>
          <w:divBdr>
            <w:top w:val="none" w:sz="0" w:space="0" w:color="auto"/>
            <w:left w:val="none" w:sz="0" w:space="0" w:color="auto"/>
            <w:bottom w:val="none" w:sz="0" w:space="0" w:color="auto"/>
            <w:right w:val="none" w:sz="0" w:space="0" w:color="auto"/>
          </w:divBdr>
        </w:div>
        <w:div w:id="1653948403">
          <w:marLeft w:val="640"/>
          <w:marRight w:val="0"/>
          <w:marTop w:val="0"/>
          <w:marBottom w:val="0"/>
          <w:divBdr>
            <w:top w:val="none" w:sz="0" w:space="0" w:color="auto"/>
            <w:left w:val="none" w:sz="0" w:space="0" w:color="auto"/>
            <w:bottom w:val="none" w:sz="0" w:space="0" w:color="auto"/>
            <w:right w:val="none" w:sz="0" w:space="0" w:color="auto"/>
          </w:divBdr>
        </w:div>
        <w:div w:id="599992746">
          <w:marLeft w:val="640"/>
          <w:marRight w:val="0"/>
          <w:marTop w:val="0"/>
          <w:marBottom w:val="0"/>
          <w:divBdr>
            <w:top w:val="none" w:sz="0" w:space="0" w:color="auto"/>
            <w:left w:val="none" w:sz="0" w:space="0" w:color="auto"/>
            <w:bottom w:val="none" w:sz="0" w:space="0" w:color="auto"/>
            <w:right w:val="none" w:sz="0" w:space="0" w:color="auto"/>
          </w:divBdr>
        </w:div>
        <w:div w:id="47580822">
          <w:marLeft w:val="640"/>
          <w:marRight w:val="0"/>
          <w:marTop w:val="0"/>
          <w:marBottom w:val="0"/>
          <w:divBdr>
            <w:top w:val="none" w:sz="0" w:space="0" w:color="auto"/>
            <w:left w:val="none" w:sz="0" w:space="0" w:color="auto"/>
            <w:bottom w:val="none" w:sz="0" w:space="0" w:color="auto"/>
            <w:right w:val="none" w:sz="0" w:space="0" w:color="auto"/>
          </w:divBdr>
        </w:div>
        <w:div w:id="1708722426">
          <w:marLeft w:val="640"/>
          <w:marRight w:val="0"/>
          <w:marTop w:val="0"/>
          <w:marBottom w:val="0"/>
          <w:divBdr>
            <w:top w:val="none" w:sz="0" w:space="0" w:color="auto"/>
            <w:left w:val="none" w:sz="0" w:space="0" w:color="auto"/>
            <w:bottom w:val="none" w:sz="0" w:space="0" w:color="auto"/>
            <w:right w:val="none" w:sz="0" w:space="0" w:color="auto"/>
          </w:divBdr>
        </w:div>
        <w:div w:id="1092554040">
          <w:marLeft w:val="640"/>
          <w:marRight w:val="0"/>
          <w:marTop w:val="0"/>
          <w:marBottom w:val="0"/>
          <w:divBdr>
            <w:top w:val="none" w:sz="0" w:space="0" w:color="auto"/>
            <w:left w:val="none" w:sz="0" w:space="0" w:color="auto"/>
            <w:bottom w:val="none" w:sz="0" w:space="0" w:color="auto"/>
            <w:right w:val="none" w:sz="0" w:space="0" w:color="auto"/>
          </w:divBdr>
        </w:div>
        <w:div w:id="62996344">
          <w:marLeft w:val="640"/>
          <w:marRight w:val="0"/>
          <w:marTop w:val="0"/>
          <w:marBottom w:val="0"/>
          <w:divBdr>
            <w:top w:val="none" w:sz="0" w:space="0" w:color="auto"/>
            <w:left w:val="none" w:sz="0" w:space="0" w:color="auto"/>
            <w:bottom w:val="none" w:sz="0" w:space="0" w:color="auto"/>
            <w:right w:val="none" w:sz="0" w:space="0" w:color="auto"/>
          </w:divBdr>
        </w:div>
        <w:div w:id="1821455939">
          <w:marLeft w:val="640"/>
          <w:marRight w:val="0"/>
          <w:marTop w:val="0"/>
          <w:marBottom w:val="0"/>
          <w:divBdr>
            <w:top w:val="none" w:sz="0" w:space="0" w:color="auto"/>
            <w:left w:val="none" w:sz="0" w:space="0" w:color="auto"/>
            <w:bottom w:val="none" w:sz="0" w:space="0" w:color="auto"/>
            <w:right w:val="none" w:sz="0" w:space="0" w:color="auto"/>
          </w:divBdr>
        </w:div>
        <w:div w:id="2076932244">
          <w:marLeft w:val="640"/>
          <w:marRight w:val="0"/>
          <w:marTop w:val="0"/>
          <w:marBottom w:val="0"/>
          <w:divBdr>
            <w:top w:val="none" w:sz="0" w:space="0" w:color="auto"/>
            <w:left w:val="none" w:sz="0" w:space="0" w:color="auto"/>
            <w:bottom w:val="none" w:sz="0" w:space="0" w:color="auto"/>
            <w:right w:val="none" w:sz="0" w:space="0" w:color="auto"/>
          </w:divBdr>
        </w:div>
        <w:div w:id="1223366188">
          <w:marLeft w:val="640"/>
          <w:marRight w:val="0"/>
          <w:marTop w:val="0"/>
          <w:marBottom w:val="0"/>
          <w:divBdr>
            <w:top w:val="none" w:sz="0" w:space="0" w:color="auto"/>
            <w:left w:val="none" w:sz="0" w:space="0" w:color="auto"/>
            <w:bottom w:val="none" w:sz="0" w:space="0" w:color="auto"/>
            <w:right w:val="none" w:sz="0" w:space="0" w:color="auto"/>
          </w:divBdr>
        </w:div>
        <w:div w:id="926042021">
          <w:marLeft w:val="640"/>
          <w:marRight w:val="0"/>
          <w:marTop w:val="0"/>
          <w:marBottom w:val="0"/>
          <w:divBdr>
            <w:top w:val="none" w:sz="0" w:space="0" w:color="auto"/>
            <w:left w:val="none" w:sz="0" w:space="0" w:color="auto"/>
            <w:bottom w:val="none" w:sz="0" w:space="0" w:color="auto"/>
            <w:right w:val="none" w:sz="0" w:space="0" w:color="auto"/>
          </w:divBdr>
        </w:div>
        <w:div w:id="502863104">
          <w:marLeft w:val="640"/>
          <w:marRight w:val="0"/>
          <w:marTop w:val="0"/>
          <w:marBottom w:val="0"/>
          <w:divBdr>
            <w:top w:val="none" w:sz="0" w:space="0" w:color="auto"/>
            <w:left w:val="none" w:sz="0" w:space="0" w:color="auto"/>
            <w:bottom w:val="none" w:sz="0" w:space="0" w:color="auto"/>
            <w:right w:val="none" w:sz="0" w:space="0" w:color="auto"/>
          </w:divBdr>
        </w:div>
        <w:div w:id="933131660">
          <w:marLeft w:val="640"/>
          <w:marRight w:val="0"/>
          <w:marTop w:val="0"/>
          <w:marBottom w:val="0"/>
          <w:divBdr>
            <w:top w:val="none" w:sz="0" w:space="0" w:color="auto"/>
            <w:left w:val="none" w:sz="0" w:space="0" w:color="auto"/>
            <w:bottom w:val="none" w:sz="0" w:space="0" w:color="auto"/>
            <w:right w:val="none" w:sz="0" w:space="0" w:color="auto"/>
          </w:divBdr>
        </w:div>
        <w:div w:id="385959158">
          <w:marLeft w:val="640"/>
          <w:marRight w:val="0"/>
          <w:marTop w:val="0"/>
          <w:marBottom w:val="0"/>
          <w:divBdr>
            <w:top w:val="none" w:sz="0" w:space="0" w:color="auto"/>
            <w:left w:val="none" w:sz="0" w:space="0" w:color="auto"/>
            <w:bottom w:val="none" w:sz="0" w:space="0" w:color="auto"/>
            <w:right w:val="none" w:sz="0" w:space="0" w:color="auto"/>
          </w:divBdr>
        </w:div>
        <w:div w:id="668604556">
          <w:marLeft w:val="640"/>
          <w:marRight w:val="0"/>
          <w:marTop w:val="0"/>
          <w:marBottom w:val="0"/>
          <w:divBdr>
            <w:top w:val="none" w:sz="0" w:space="0" w:color="auto"/>
            <w:left w:val="none" w:sz="0" w:space="0" w:color="auto"/>
            <w:bottom w:val="none" w:sz="0" w:space="0" w:color="auto"/>
            <w:right w:val="none" w:sz="0" w:space="0" w:color="auto"/>
          </w:divBdr>
        </w:div>
        <w:div w:id="25715971">
          <w:marLeft w:val="640"/>
          <w:marRight w:val="0"/>
          <w:marTop w:val="0"/>
          <w:marBottom w:val="0"/>
          <w:divBdr>
            <w:top w:val="none" w:sz="0" w:space="0" w:color="auto"/>
            <w:left w:val="none" w:sz="0" w:space="0" w:color="auto"/>
            <w:bottom w:val="none" w:sz="0" w:space="0" w:color="auto"/>
            <w:right w:val="none" w:sz="0" w:space="0" w:color="auto"/>
          </w:divBdr>
        </w:div>
        <w:div w:id="213854456">
          <w:marLeft w:val="640"/>
          <w:marRight w:val="0"/>
          <w:marTop w:val="0"/>
          <w:marBottom w:val="0"/>
          <w:divBdr>
            <w:top w:val="none" w:sz="0" w:space="0" w:color="auto"/>
            <w:left w:val="none" w:sz="0" w:space="0" w:color="auto"/>
            <w:bottom w:val="none" w:sz="0" w:space="0" w:color="auto"/>
            <w:right w:val="none" w:sz="0" w:space="0" w:color="auto"/>
          </w:divBdr>
        </w:div>
        <w:div w:id="629019613">
          <w:marLeft w:val="640"/>
          <w:marRight w:val="0"/>
          <w:marTop w:val="0"/>
          <w:marBottom w:val="0"/>
          <w:divBdr>
            <w:top w:val="none" w:sz="0" w:space="0" w:color="auto"/>
            <w:left w:val="none" w:sz="0" w:space="0" w:color="auto"/>
            <w:bottom w:val="none" w:sz="0" w:space="0" w:color="auto"/>
            <w:right w:val="none" w:sz="0" w:space="0" w:color="auto"/>
          </w:divBdr>
        </w:div>
        <w:div w:id="1611084468">
          <w:marLeft w:val="640"/>
          <w:marRight w:val="0"/>
          <w:marTop w:val="0"/>
          <w:marBottom w:val="0"/>
          <w:divBdr>
            <w:top w:val="none" w:sz="0" w:space="0" w:color="auto"/>
            <w:left w:val="none" w:sz="0" w:space="0" w:color="auto"/>
            <w:bottom w:val="none" w:sz="0" w:space="0" w:color="auto"/>
            <w:right w:val="none" w:sz="0" w:space="0" w:color="auto"/>
          </w:divBdr>
        </w:div>
        <w:div w:id="1220553655">
          <w:marLeft w:val="640"/>
          <w:marRight w:val="0"/>
          <w:marTop w:val="0"/>
          <w:marBottom w:val="0"/>
          <w:divBdr>
            <w:top w:val="none" w:sz="0" w:space="0" w:color="auto"/>
            <w:left w:val="none" w:sz="0" w:space="0" w:color="auto"/>
            <w:bottom w:val="none" w:sz="0" w:space="0" w:color="auto"/>
            <w:right w:val="none" w:sz="0" w:space="0" w:color="auto"/>
          </w:divBdr>
        </w:div>
        <w:div w:id="412974877">
          <w:marLeft w:val="640"/>
          <w:marRight w:val="0"/>
          <w:marTop w:val="0"/>
          <w:marBottom w:val="0"/>
          <w:divBdr>
            <w:top w:val="none" w:sz="0" w:space="0" w:color="auto"/>
            <w:left w:val="none" w:sz="0" w:space="0" w:color="auto"/>
            <w:bottom w:val="none" w:sz="0" w:space="0" w:color="auto"/>
            <w:right w:val="none" w:sz="0" w:space="0" w:color="auto"/>
          </w:divBdr>
        </w:div>
        <w:div w:id="666444219">
          <w:marLeft w:val="640"/>
          <w:marRight w:val="0"/>
          <w:marTop w:val="0"/>
          <w:marBottom w:val="0"/>
          <w:divBdr>
            <w:top w:val="none" w:sz="0" w:space="0" w:color="auto"/>
            <w:left w:val="none" w:sz="0" w:space="0" w:color="auto"/>
            <w:bottom w:val="none" w:sz="0" w:space="0" w:color="auto"/>
            <w:right w:val="none" w:sz="0" w:space="0" w:color="auto"/>
          </w:divBdr>
        </w:div>
      </w:divsChild>
    </w:div>
    <w:div w:id="668139924">
      <w:marLeft w:val="0"/>
      <w:marRight w:val="0"/>
      <w:marTop w:val="0"/>
      <w:marBottom w:val="0"/>
      <w:divBdr>
        <w:top w:val="none" w:sz="0" w:space="0" w:color="auto"/>
        <w:left w:val="none" w:sz="0" w:space="0" w:color="auto"/>
        <w:bottom w:val="none" w:sz="0" w:space="0" w:color="auto"/>
        <w:right w:val="none" w:sz="0" w:space="0" w:color="auto"/>
      </w:divBdr>
    </w:div>
    <w:div w:id="669022553">
      <w:marLeft w:val="0"/>
      <w:marRight w:val="0"/>
      <w:marTop w:val="0"/>
      <w:marBottom w:val="0"/>
      <w:divBdr>
        <w:top w:val="none" w:sz="0" w:space="0" w:color="auto"/>
        <w:left w:val="none" w:sz="0" w:space="0" w:color="auto"/>
        <w:bottom w:val="none" w:sz="0" w:space="0" w:color="auto"/>
        <w:right w:val="none" w:sz="0" w:space="0" w:color="auto"/>
      </w:divBdr>
    </w:div>
    <w:div w:id="669941193">
      <w:bodyDiv w:val="1"/>
      <w:marLeft w:val="0"/>
      <w:marRight w:val="0"/>
      <w:marTop w:val="0"/>
      <w:marBottom w:val="0"/>
      <w:divBdr>
        <w:top w:val="none" w:sz="0" w:space="0" w:color="auto"/>
        <w:left w:val="none" w:sz="0" w:space="0" w:color="auto"/>
        <w:bottom w:val="none" w:sz="0" w:space="0" w:color="auto"/>
        <w:right w:val="none" w:sz="0" w:space="0" w:color="auto"/>
      </w:divBdr>
      <w:divsChild>
        <w:div w:id="62919256">
          <w:marLeft w:val="640"/>
          <w:marRight w:val="0"/>
          <w:marTop w:val="0"/>
          <w:marBottom w:val="0"/>
          <w:divBdr>
            <w:top w:val="none" w:sz="0" w:space="0" w:color="auto"/>
            <w:left w:val="none" w:sz="0" w:space="0" w:color="auto"/>
            <w:bottom w:val="none" w:sz="0" w:space="0" w:color="auto"/>
            <w:right w:val="none" w:sz="0" w:space="0" w:color="auto"/>
          </w:divBdr>
        </w:div>
        <w:div w:id="95565860">
          <w:marLeft w:val="640"/>
          <w:marRight w:val="0"/>
          <w:marTop w:val="0"/>
          <w:marBottom w:val="0"/>
          <w:divBdr>
            <w:top w:val="none" w:sz="0" w:space="0" w:color="auto"/>
            <w:left w:val="none" w:sz="0" w:space="0" w:color="auto"/>
            <w:bottom w:val="none" w:sz="0" w:space="0" w:color="auto"/>
            <w:right w:val="none" w:sz="0" w:space="0" w:color="auto"/>
          </w:divBdr>
        </w:div>
        <w:div w:id="336730476">
          <w:marLeft w:val="640"/>
          <w:marRight w:val="0"/>
          <w:marTop w:val="0"/>
          <w:marBottom w:val="0"/>
          <w:divBdr>
            <w:top w:val="none" w:sz="0" w:space="0" w:color="auto"/>
            <w:left w:val="none" w:sz="0" w:space="0" w:color="auto"/>
            <w:bottom w:val="none" w:sz="0" w:space="0" w:color="auto"/>
            <w:right w:val="none" w:sz="0" w:space="0" w:color="auto"/>
          </w:divBdr>
        </w:div>
        <w:div w:id="439766300">
          <w:marLeft w:val="640"/>
          <w:marRight w:val="0"/>
          <w:marTop w:val="0"/>
          <w:marBottom w:val="0"/>
          <w:divBdr>
            <w:top w:val="none" w:sz="0" w:space="0" w:color="auto"/>
            <w:left w:val="none" w:sz="0" w:space="0" w:color="auto"/>
            <w:bottom w:val="none" w:sz="0" w:space="0" w:color="auto"/>
            <w:right w:val="none" w:sz="0" w:space="0" w:color="auto"/>
          </w:divBdr>
        </w:div>
        <w:div w:id="454713661">
          <w:marLeft w:val="640"/>
          <w:marRight w:val="0"/>
          <w:marTop w:val="0"/>
          <w:marBottom w:val="0"/>
          <w:divBdr>
            <w:top w:val="none" w:sz="0" w:space="0" w:color="auto"/>
            <w:left w:val="none" w:sz="0" w:space="0" w:color="auto"/>
            <w:bottom w:val="none" w:sz="0" w:space="0" w:color="auto"/>
            <w:right w:val="none" w:sz="0" w:space="0" w:color="auto"/>
          </w:divBdr>
        </w:div>
        <w:div w:id="571740240">
          <w:marLeft w:val="640"/>
          <w:marRight w:val="0"/>
          <w:marTop w:val="0"/>
          <w:marBottom w:val="0"/>
          <w:divBdr>
            <w:top w:val="none" w:sz="0" w:space="0" w:color="auto"/>
            <w:left w:val="none" w:sz="0" w:space="0" w:color="auto"/>
            <w:bottom w:val="none" w:sz="0" w:space="0" w:color="auto"/>
            <w:right w:val="none" w:sz="0" w:space="0" w:color="auto"/>
          </w:divBdr>
        </w:div>
        <w:div w:id="585725262">
          <w:marLeft w:val="640"/>
          <w:marRight w:val="0"/>
          <w:marTop w:val="0"/>
          <w:marBottom w:val="0"/>
          <w:divBdr>
            <w:top w:val="none" w:sz="0" w:space="0" w:color="auto"/>
            <w:left w:val="none" w:sz="0" w:space="0" w:color="auto"/>
            <w:bottom w:val="none" w:sz="0" w:space="0" w:color="auto"/>
            <w:right w:val="none" w:sz="0" w:space="0" w:color="auto"/>
          </w:divBdr>
        </w:div>
        <w:div w:id="588781246">
          <w:marLeft w:val="640"/>
          <w:marRight w:val="0"/>
          <w:marTop w:val="0"/>
          <w:marBottom w:val="0"/>
          <w:divBdr>
            <w:top w:val="none" w:sz="0" w:space="0" w:color="auto"/>
            <w:left w:val="none" w:sz="0" w:space="0" w:color="auto"/>
            <w:bottom w:val="none" w:sz="0" w:space="0" w:color="auto"/>
            <w:right w:val="none" w:sz="0" w:space="0" w:color="auto"/>
          </w:divBdr>
        </w:div>
        <w:div w:id="631402667">
          <w:marLeft w:val="640"/>
          <w:marRight w:val="0"/>
          <w:marTop w:val="0"/>
          <w:marBottom w:val="0"/>
          <w:divBdr>
            <w:top w:val="none" w:sz="0" w:space="0" w:color="auto"/>
            <w:left w:val="none" w:sz="0" w:space="0" w:color="auto"/>
            <w:bottom w:val="none" w:sz="0" w:space="0" w:color="auto"/>
            <w:right w:val="none" w:sz="0" w:space="0" w:color="auto"/>
          </w:divBdr>
        </w:div>
        <w:div w:id="643005288">
          <w:marLeft w:val="640"/>
          <w:marRight w:val="0"/>
          <w:marTop w:val="0"/>
          <w:marBottom w:val="0"/>
          <w:divBdr>
            <w:top w:val="none" w:sz="0" w:space="0" w:color="auto"/>
            <w:left w:val="none" w:sz="0" w:space="0" w:color="auto"/>
            <w:bottom w:val="none" w:sz="0" w:space="0" w:color="auto"/>
            <w:right w:val="none" w:sz="0" w:space="0" w:color="auto"/>
          </w:divBdr>
        </w:div>
        <w:div w:id="676812389">
          <w:marLeft w:val="640"/>
          <w:marRight w:val="0"/>
          <w:marTop w:val="0"/>
          <w:marBottom w:val="0"/>
          <w:divBdr>
            <w:top w:val="none" w:sz="0" w:space="0" w:color="auto"/>
            <w:left w:val="none" w:sz="0" w:space="0" w:color="auto"/>
            <w:bottom w:val="none" w:sz="0" w:space="0" w:color="auto"/>
            <w:right w:val="none" w:sz="0" w:space="0" w:color="auto"/>
          </w:divBdr>
        </w:div>
        <w:div w:id="739525380">
          <w:marLeft w:val="640"/>
          <w:marRight w:val="0"/>
          <w:marTop w:val="0"/>
          <w:marBottom w:val="0"/>
          <w:divBdr>
            <w:top w:val="none" w:sz="0" w:space="0" w:color="auto"/>
            <w:left w:val="none" w:sz="0" w:space="0" w:color="auto"/>
            <w:bottom w:val="none" w:sz="0" w:space="0" w:color="auto"/>
            <w:right w:val="none" w:sz="0" w:space="0" w:color="auto"/>
          </w:divBdr>
        </w:div>
        <w:div w:id="856843525">
          <w:marLeft w:val="640"/>
          <w:marRight w:val="0"/>
          <w:marTop w:val="0"/>
          <w:marBottom w:val="0"/>
          <w:divBdr>
            <w:top w:val="none" w:sz="0" w:space="0" w:color="auto"/>
            <w:left w:val="none" w:sz="0" w:space="0" w:color="auto"/>
            <w:bottom w:val="none" w:sz="0" w:space="0" w:color="auto"/>
            <w:right w:val="none" w:sz="0" w:space="0" w:color="auto"/>
          </w:divBdr>
        </w:div>
        <w:div w:id="967932511">
          <w:marLeft w:val="640"/>
          <w:marRight w:val="0"/>
          <w:marTop w:val="0"/>
          <w:marBottom w:val="0"/>
          <w:divBdr>
            <w:top w:val="none" w:sz="0" w:space="0" w:color="auto"/>
            <w:left w:val="none" w:sz="0" w:space="0" w:color="auto"/>
            <w:bottom w:val="none" w:sz="0" w:space="0" w:color="auto"/>
            <w:right w:val="none" w:sz="0" w:space="0" w:color="auto"/>
          </w:divBdr>
        </w:div>
        <w:div w:id="1012143745">
          <w:marLeft w:val="640"/>
          <w:marRight w:val="0"/>
          <w:marTop w:val="0"/>
          <w:marBottom w:val="0"/>
          <w:divBdr>
            <w:top w:val="none" w:sz="0" w:space="0" w:color="auto"/>
            <w:left w:val="none" w:sz="0" w:space="0" w:color="auto"/>
            <w:bottom w:val="none" w:sz="0" w:space="0" w:color="auto"/>
            <w:right w:val="none" w:sz="0" w:space="0" w:color="auto"/>
          </w:divBdr>
        </w:div>
        <w:div w:id="1030109146">
          <w:marLeft w:val="640"/>
          <w:marRight w:val="0"/>
          <w:marTop w:val="0"/>
          <w:marBottom w:val="0"/>
          <w:divBdr>
            <w:top w:val="none" w:sz="0" w:space="0" w:color="auto"/>
            <w:left w:val="none" w:sz="0" w:space="0" w:color="auto"/>
            <w:bottom w:val="none" w:sz="0" w:space="0" w:color="auto"/>
            <w:right w:val="none" w:sz="0" w:space="0" w:color="auto"/>
          </w:divBdr>
        </w:div>
        <w:div w:id="1034966527">
          <w:marLeft w:val="640"/>
          <w:marRight w:val="0"/>
          <w:marTop w:val="0"/>
          <w:marBottom w:val="0"/>
          <w:divBdr>
            <w:top w:val="none" w:sz="0" w:space="0" w:color="auto"/>
            <w:left w:val="none" w:sz="0" w:space="0" w:color="auto"/>
            <w:bottom w:val="none" w:sz="0" w:space="0" w:color="auto"/>
            <w:right w:val="none" w:sz="0" w:space="0" w:color="auto"/>
          </w:divBdr>
        </w:div>
        <w:div w:id="1084647853">
          <w:marLeft w:val="640"/>
          <w:marRight w:val="0"/>
          <w:marTop w:val="0"/>
          <w:marBottom w:val="0"/>
          <w:divBdr>
            <w:top w:val="none" w:sz="0" w:space="0" w:color="auto"/>
            <w:left w:val="none" w:sz="0" w:space="0" w:color="auto"/>
            <w:bottom w:val="none" w:sz="0" w:space="0" w:color="auto"/>
            <w:right w:val="none" w:sz="0" w:space="0" w:color="auto"/>
          </w:divBdr>
        </w:div>
        <w:div w:id="1093285852">
          <w:marLeft w:val="640"/>
          <w:marRight w:val="0"/>
          <w:marTop w:val="0"/>
          <w:marBottom w:val="0"/>
          <w:divBdr>
            <w:top w:val="none" w:sz="0" w:space="0" w:color="auto"/>
            <w:left w:val="none" w:sz="0" w:space="0" w:color="auto"/>
            <w:bottom w:val="none" w:sz="0" w:space="0" w:color="auto"/>
            <w:right w:val="none" w:sz="0" w:space="0" w:color="auto"/>
          </w:divBdr>
        </w:div>
        <w:div w:id="1113327894">
          <w:marLeft w:val="640"/>
          <w:marRight w:val="0"/>
          <w:marTop w:val="0"/>
          <w:marBottom w:val="0"/>
          <w:divBdr>
            <w:top w:val="none" w:sz="0" w:space="0" w:color="auto"/>
            <w:left w:val="none" w:sz="0" w:space="0" w:color="auto"/>
            <w:bottom w:val="none" w:sz="0" w:space="0" w:color="auto"/>
            <w:right w:val="none" w:sz="0" w:space="0" w:color="auto"/>
          </w:divBdr>
        </w:div>
        <w:div w:id="1120882615">
          <w:marLeft w:val="640"/>
          <w:marRight w:val="0"/>
          <w:marTop w:val="0"/>
          <w:marBottom w:val="0"/>
          <w:divBdr>
            <w:top w:val="none" w:sz="0" w:space="0" w:color="auto"/>
            <w:left w:val="none" w:sz="0" w:space="0" w:color="auto"/>
            <w:bottom w:val="none" w:sz="0" w:space="0" w:color="auto"/>
            <w:right w:val="none" w:sz="0" w:space="0" w:color="auto"/>
          </w:divBdr>
        </w:div>
        <w:div w:id="1143355184">
          <w:marLeft w:val="640"/>
          <w:marRight w:val="0"/>
          <w:marTop w:val="0"/>
          <w:marBottom w:val="0"/>
          <w:divBdr>
            <w:top w:val="none" w:sz="0" w:space="0" w:color="auto"/>
            <w:left w:val="none" w:sz="0" w:space="0" w:color="auto"/>
            <w:bottom w:val="none" w:sz="0" w:space="0" w:color="auto"/>
            <w:right w:val="none" w:sz="0" w:space="0" w:color="auto"/>
          </w:divBdr>
        </w:div>
        <w:div w:id="1220896802">
          <w:marLeft w:val="640"/>
          <w:marRight w:val="0"/>
          <w:marTop w:val="0"/>
          <w:marBottom w:val="0"/>
          <w:divBdr>
            <w:top w:val="none" w:sz="0" w:space="0" w:color="auto"/>
            <w:left w:val="none" w:sz="0" w:space="0" w:color="auto"/>
            <w:bottom w:val="none" w:sz="0" w:space="0" w:color="auto"/>
            <w:right w:val="none" w:sz="0" w:space="0" w:color="auto"/>
          </w:divBdr>
        </w:div>
        <w:div w:id="1252858573">
          <w:marLeft w:val="640"/>
          <w:marRight w:val="0"/>
          <w:marTop w:val="0"/>
          <w:marBottom w:val="0"/>
          <w:divBdr>
            <w:top w:val="none" w:sz="0" w:space="0" w:color="auto"/>
            <w:left w:val="none" w:sz="0" w:space="0" w:color="auto"/>
            <w:bottom w:val="none" w:sz="0" w:space="0" w:color="auto"/>
            <w:right w:val="none" w:sz="0" w:space="0" w:color="auto"/>
          </w:divBdr>
        </w:div>
        <w:div w:id="1290742754">
          <w:marLeft w:val="640"/>
          <w:marRight w:val="0"/>
          <w:marTop w:val="0"/>
          <w:marBottom w:val="0"/>
          <w:divBdr>
            <w:top w:val="none" w:sz="0" w:space="0" w:color="auto"/>
            <w:left w:val="none" w:sz="0" w:space="0" w:color="auto"/>
            <w:bottom w:val="none" w:sz="0" w:space="0" w:color="auto"/>
            <w:right w:val="none" w:sz="0" w:space="0" w:color="auto"/>
          </w:divBdr>
        </w:div>
        <w:div w:id="1298609914">
          <w:marLeft w:val="640"/>
          <w:marRight w:val="0"/>
          <w:marTop w:val="0"/>
          <w:marBottom w:val="0"/>
          <w:divBdr>
            <w:top w:val="none" w:sz="0" w:space="0" w:color="auto"/>
            <w:left w:val="none" w:sz="0" w:space="0" w:color="auto"/>
            <w:bottom w:val="none" w:sz="0" w:space="0" w:color="auto"/>
            <w:right w:val="none" w:sz="0" w:space="0" w:color="auto"/>
          </w:divBdr>
        </w:div>
        <w:div w:id="1326320447">
          <w:marLeft w:val="640"/>
          <w:marRight w:val="0"/>
          <w:marTop w:val="0"/>
          <w:marBottom w:val="0"/>
          <w:divBdr>
            <w:top w:val="none" w:sz="0" w:space="0" w:color="auto"/>
            <w:left w:val="none" w:sz="0" w:space="0" w:color="auto"/>
            <w:bottom w:val="none" w:sz="0" w:space="0" w:color="auto"/>
            <w:right w:val="none" w:sz="0" w:space="0" w:color="auto"/>
          </w:divBdr>
        </w:div>
        <w:div w:id="1338852477">
          <w:marLeft w:val="640"/>
          <w:marRight w:val="0"/>
          <w:marTop w:val="0"/>
          <w:marBottom w:val="0"/>
          <w:divBdr>
            <w:top w:val="none" w:sz="0" w:space="0" w:color="auto"/>
            <w:left w:val="none" w:sz="0" w:space="0" w:color="auto"/>
            <w:bottom w:val="none" w:sz="0" w:space="0" w:color="auto"/>
            <w:right w:val="none" w:sz="0" w:space="0" w:color="auto"/>
          </w:divBdr>
        </w:div>
        <w:div w:id="1346516723">
          <w:marLeft w:val="640"/>
          <w:marRight w:val="0"/>
          <w:marTop w:val="0"/>
          <w:marBottom w:val="0"/>
          <w:divBdr>
            <w:top w:val="none" w:sz="0" w:space="0" w:color="auto"/>
            <w:left w:val="none" w:sz="0" w:space="0" w:color="auto"/>
            <w:bottom w:val="none" w:sz="0" w:space="0" w:color="auto"/>
            <w:right w:val="none" w:sz="0" w:space="0" w:color="auto"/>
          </w:divBdr>
        </w:div>
        <w:div w:id="1448810686">
          <w:marLeft w:val="640"/>
          <w:marRight w:val="0"/>
          <w:marTop w:val="0"/>
          <w:marBottom w:val="0"/>
          <w:divBdr>
            <w:top w:val="none" w:sz="0" w:space="0" w:color="auto"/>
            <w:left w:val="none" w:sz="0" w:space="0" w:color="auto"/>
            <w:bottom w:val="none" w:sz="0" w:space="0" w:color="auto"/>
            <w:right w:val="none" w:sz="0" w:space="0" w:color="auto"/>
          </w:divBdr>
        </w:div>
        <w:div w:id="1453283808">
          <w:marLeft w:val="640"/>
          <w:marRight w:val="0"/>
          <w:marTop w:val="0"/>
          <w:marBottom w:val="0"/>
          <w:divBdr>
            <w:top w:val="none" w:sz="0" w:space="0" w:color="auto"/>
            <w:left w:val="none" w:sz="0" w:space="0" w:color="auto"/>
            <w:bottom w:val="none" w:sz="0" w:space="0" w:color="auto"/>
            <w:right w:val="none" w:sz="0" w:space="0" w:color="auto"/>
          </w:divBdr>
        </w:div>
        <w:div w:id="1514568434">
          <w:marLeft w:val="640"/>
          <w:marRight w:val="0"/>
          <w:marTop w:val="0"/>
          <w:marBottom w:val="0"/>
          <w:divBdr>
            <w:top w:val="none" w:sz="0" w:space="0" w:color="auto"/>
            <w:left w:val="none" w:sz="0" w:space="0" w:color="auto"/>
            <w:bottom w:val="none" w:sz="0" w:space="0" w:color="auto"/>
            <w:right w:val="none" w:sz="0" w:space="0" w:color="auto"/>
          </w:divBdr>
        </w:div>
        <w:div w:id="1537891937">
          <w:marLeft w:val="640"/>
          <w:marRight w:val="0"/>
          <w:marTop w:val="0"/>
          <w:marBottom w:val="0"/>
          <w:divBdr>
            <w:top w:val="none" w:sz="0" w:space="0" w:color="auto"/>
            <w:left w:val="none" w:sz="0" w:space="0" w:color="auto"/>
            <w:bottom w:val="none" w:sz="0" w:space="0" w:color="auto"/>
            <w:right w:val="none" w:sz="0" w:space="0" w:color="auto"/>
          </w:divBdr>
        </w:div>
        <w:div w:id="1571306966">
          <w:marLeft w:val="640"/>
          <w:marRight w:val="0"/>
          <w:marTop w:val="0"/>
          <w:marBottom w:val="0"/>
          <w:divBdr>
            <w:top w:val="none" w:sz="0" w:space="0" w:color="auto"/>
            <w:left w:val="none" w:sz="0" w:space="0" w:color="auto"/>
            <w:bottom w:val="none" w:sz="0" w:space="0" w:color="auto"/>
            <w:right w:val="none" w:sz="0" w:space="0" w:color="auto"/>
          </w:divBdr>
        </w:div>
        <w:div w:id="1581211830">
          <w:marLeft w:val="640"/>
          <w:marRight w:val="0"/>
          <w:marTop w:val="0"/>
          <w:marBottom w:val="0"/>
          <w:divBdr>
            <w:top w:val="none" w:sz="0" w:space="0" w:color="auto"/>
            <w:left w:val="none" w:sz="0" w:space="0" w:color="auto"/>
            <w:bottom w:val="none" w:sz="0" w:space="0" w:color="auto"/>
            <w:right w:val="none" w:sz="0" w:space="0" w:color="auto"/>
          </w:divBdr>
        </w:div>
        <w:div w:id="1617983985">
          <w:marLeft w:val="640"/>
          <w:marRight w:val="0"/>
          <w:marTop w:val="0"/>
          <w:marBottom w:val="0"/>
          <w:divBdr>
            <w:top w:val="none" w:sz="0" w:space="0" w:color="auto"/>
            <w:left w:val="none" w:sz="0" w:space="0" w:color="auto"/>
            <w:bottom w:val="none" w:sz="0" w:space="0" w:color="auto"/>
            <w:right w:val="none" w:sz="0" w:space="0" w:color="auto"/>
          </w:divBdr>
        </w:div>
        <w:div w:id="1630816852">
          <w:marLeft w:val="640"/>
          <w:marRight w:val="0"/>
          <w:marTop w:val="0"/>
          <w:marBottom w:val="0"/>
          <w:divBdr>
            <w:top w:val="none" w:sz="0" w:space="0" w:color="auto"/>
            <w:left w:val="none" w:sz="0" w:space="0" w:color="auto"/>
            <w:bottom w:val="none" w:sz="0" w:space="0" w:color="auto"/>
            <w:right w:val="none" w:sz="0" w:space="0" w:color="auto"/>
          </w:divBdr>
        </w:div>
        <w:div w:id="1642729480">
          <w:marLeft w:val="640"/>
          <w:marRight w:val="0"/>
          <w:marTop w:val="0"/>
          <w:marBottom w:val="0"/>
          <w:divBdr>
            <w:top w:val="none" w:sz="0" w:space="0" w:color="auto"/>
            <w:left w:val="none" w:sz="0" w:space="0" w:color="auto"/>
            <w:bottom w:val="none" w:sz="0" w:space="0" w:color="auto"/>
            <w:right w:val="none" w:sz="0" w:space="0" w:color="auto"/>
          </w:divBdr>
        </w:div>
        <w:div w:id="1736201151">
          <w:marLeft w:val="640"/>
          <w:marRight w:val="0"/>
          <w:marTop w:val="0"/>
          <w:marBottom w:val="0"/>
          <w:divBdr>
            <w:top w:val="none" w:sz="0" w:space="0" w:color="auto"/>
            <w:left w:val="none" w:sz="0" w:space="0" w:color="auto"/>
            <w:bottom w:val="none" w:sz="0" w:space="0" w:color="auto"/>
            <w:right w:val="none" w:sz="0" w:space="0" w:color="auto"/>
          </w:divBdr>
        </w:div>
        <w:div w:id="1886402124">
          <w:marLeft w:val="640"/>
          <w:marRight w:val="0"/>
          <w:marTop w:val="0"/>
          <w:marBottom w:val="0"/>
          <w:divBdr>
            <w:top w:val="none" w:sz="0" w:space="0" w:color="auto"/>
            <w:left w:val="none" w:sz="0" w:space="0" w:color="auto"/>
            <w:bottom w:val="none" w:sz="0" w:space="0" w:color="auto"/>
            <w:right w:val="none" w:sz="0" w:space="0" w:color="auto"/>
          </w:divBdr>
        </w:div>
        <w:div w:id="2082170530">
          <w:marLeft w:val="640"/>
          <w:marRight w:val="0"/>
          <w:marTop w:val="0"/>
          <w:marBottom w:val="0"/>
          <w:divBdr>
            <w:top w:val="none" w:sz="0" w:space="0" w:color="auto"/>
            <w:left w:val="none" w:sz="0" w:space="0" w:color="auto"/>
            <w:bottom w:val="none" w:sz="0" w:space="0" w:color="auto"/>
            <w:right w:val="none" w:sz="0" w:space="0" w:color="auto"/>
          </w:divBdr>
        </w:div>
        <w:div w:id="2120026679">
          <w:marLeft w:val="640"/>
          <w:marRight w:val="0"/>
          <w:marTop w:val="0"/>
          <w:marBottom w:val="0"/>
          <w:divBdr>
            <w:top w:val="none" w:sz="0" w:space="0" w:color="auto"/>
            <w:left w:val="none" w:sz="0" w:space="0" w:color="auto"/>
            <w:bottom w:val="none" w:sz="0" w:space="0" w:color="auto"/>
            <w:right w:val="none" w:sz="0" w:space="0" w:color="auto"/>
          </w:divBdr>
        </w:div>
        <w:div w:id="2125880131">
          <w:marLeft w:val="640"/>
          <w:marRight w:val="0"/>
          <w:marTop w:val="0"/>
          <w:marBottom w:val="0"/>
          <w:divBdr>
            <w:top w:val="none" w:sz="0" w:space="0" w:color="auto"/>
            <w:left w:val="none" w:sz="0" w:space="0" w:color="auto"/>
            <w:bottom w:val="none" w:sz="0" w:space="0" w:color="auto"/>
            <w:right w:val="none" w:sz="0" w:space="0" w:color="auto"/>
          </w:divBdr>
        </w:div>
      </w:divsChild>
    </w:div>
    <w:div w:id="670186165">
      <w:marLeft w:val="0"/>
      <w:marRight w:val="0"/>
      <w:marTop w:val="0"/>
      <w:marBottom w:val="0"/>
      <w:divBdr>
        <w:top w:val="none" w:sz="0" w:space="0" w:color="auto"/>
        <w:left w:val="none" w:sz="0" w:space="0" w:color="auto"/>
        <w:bottom w:val="none" w:sz="0" w:space="0" w:color="auto"/>
        <w:right w:val="none" w:sz="0" w:space="0" w:color="auto"/>
      </w:divBdr>
    </w:div>
    <w:div w:id="678775305">
      <w:marLeft w:val="0"/>
      <w:marRight w:val="0"/>
      <w:marTop w:val="0"/>
      <w:marBottom w:val="0"/>
      <w:divBdr>
        <w:top w:val="none" w:sz="0" w:space="0" w:color="auto"/>
        <w:left w:val="none" w:sz="0" w:space="0" w:color="auto"/>
        <w:bottom w:val="none" w:sz="0" w:space="0" w:color="auto"/>
        <w:right w:val="none" w:sz="0" w:space="0" w:color="auto"/>
      </w:divBdr>
    </w:div>
    <w:div w:id="681518099">
      <w:bodyDiv w:val="1"/>
      <w:marLeft w:val="0"/>
      <w:marRight w:val="0"/>
      <w:marTop w:val="0"/>
      <w:marBottom w:val="0"/>
      <w:divBdr>
        <w:top w:val="none" w:sz="0" w:space="0" w:color="auto"/>
        <w:left w:val="none" w:sz="0" w:space="0" w:color="auto"/>
        <w:bottom w:val="none" w:sz="0" w:space="0" w:color="auto"/>
        <w:right w:val="none" w:sz="0" w:space="0" w:color="auto"/>
      </w:divBdr>
      <w:divsChild>
        <w:div w:id="4600557">
          <w:marLeft w:val="640"/>
          <w:marRight w:val="0"/>
          <w:marTop w:val="0"/>
          <w:marBottom w:val="0"/>
          <w:divBdr>
            <w:top w:val="none" w:sz="0" w:space="0" w:color="auto"/>
            <w:left w:val="none" w:sz="0" w:space="0" w:color="auto"/>
            <w:bottom w:val="none" w:sz="0" w:space="0" w:color="auto"/>
            <w:right w:val="none" w:sz="0" w:space="0" w:color="auto"/>
          </w:divBdr>
        </w:div>
        <w:div w:id="6913144">
          <w:marLeft w:val="640"/>
          <w:marRight w:val="0"/>
          <w:marTop w:val="0"/>
          <w:marBottom w:val="0"/>
          <w:divBdr>
            <w:top w:val="none" w:sz="0" w:space="0" w:color="auto"/>
            <w:left w:val="none" w:sz="0" w:space="0" w:color="auto"/>
            <w:bottom w:val="none" w:sz="0" w:space="0" w:color="auto"/>
            <w:right w:val="none" w:sz="0" w:space="0" w:color="auto"/>
          </w:divBdr>
        </w:div>
        <w:div w:id="113714057">
          <w:marLeft w:val="640"/>
          <w:marRight w:val="0"/>
          <w:marTop w:val="0"/>
          <w:marBottom w:val="0"/>
          <w:divBdr>
            <w:top w:val="none" w:sz="0" w:space="0" w:color="auto"/>
            <w:left w:val="none" w:sz="0" w:space="0" w:color="auto"/>
            <w:bottom w:val="none" w:sz="0" w:space="0" w:color="auto"/>
            <w:right w:val="none" w:sz="0" w:space="0" w:color="auto"/>
          </w:divBdr>
        </w:div>
        <w:div w:id="167914265">
          <w:marLeft w:val="640"/>
          <w:marRight w:val="0"/>
          <w:marTop w:val="0"/>
          <w:marBottom w:val="0"/>
          <w:divBdr>
            <w:top w:val="none" w:sz="0" w:space="0" w:color="auto"/>
            <w:left w:val="none" w:sz="0" w:space="0" w:color="auto"/>
            <w:bottom w:val="none" w:sz="0" w:space="0" w:color="auto"/>
            <w:right w:val="none" w:sz="0" w:space="0" w:color="auto"/>
          </w:divBdr>
        </w:div>
        <w:div w:id="183711400">
          <w:marLeft w:val="640"/>
          <w:marRight w:val="0"/>
          <w:marTop w:val="0"/>
          <w:marBottom w:val="0"/>
          <w:divBdr>
            <w:top w:val="none" w:sz="0" w:space="0" w:color="auto"/>
            <w:left w:val="none" w:sz="0" w:space="0" w:color="auto"/>
            <w:bottom w:val="none" w:sz="0" w:space="0" w:color="auto"/>
            <w:right w:val="none" w:sz="0" w:space="0" w:color="auto"/>
          </w:divBdr>
        </w:div>
        <w:div w:id="184909323">
          <w:marLeft w:val="640"/>
          <w:marRight w:val="0"/>
          <w:marTop w:val="0"/>
          <w:marBottom w:val="0"/>
          <w:divBdr>
            <w:top w:val="none" w:sz="0" w:space="0" w:color="auto"/>
            <w:left w:val="none" w:sz="0" w:space="0" w:color="auto"/>
            <w:bottom w:val="none" w:sz="0" w:space="0" w:color="auto"/>
            <w:right w:val="none" w:sz="0" w:space="0" w:color="auto"/>
          </w:divBdr>
        </w:div>
        <w:div w:id="365176160">
          <w:marLeft w:val="640"/>
          <w:marRight w:val="0"/>
          <w:marTop w:val="0"/>
          <w:marBottom w:val="0"/>
          <w:divBdr>
            <w:top w:val="none" w:sz="0" w:space="0" w:color="auto"/>
            <w:left w:val="none" w:sz="0" w:space="0" w:color="auto"/>
            <w:bottom w:val="none" w:sz="0" w:space="0" w:color="auto"/>
            <w:right w:val="none" w:sz="0" w:space="0" w:color="auto"/>
          </w:divBdr>
        </w:div>
        <w:div w:id="414867085">
          <w:marLeft w:val="640"/>
          <w:marRight w:val="0"/>
          <w:marTop w:val="0"/>
          <w:marBottom w:val="0"/>
          <w:divBdr>
            <w:top w:val="none" w:sz="0" w:space="0" w:color="auto"/>
            <w:left w:val="none" w:sz="0" w:space="0" w:color="auto"/>
            <w:bottom w:val="none" w:sz="0" w:space="0" w:color="auto"/>
            <w:right w:val="none" w:sz="0" w:space="0" w:color="auto"/>
          </w:divBdr>
        </w:div>
        <w:div w:id="465784882">
          <w:marLeft w:val="640"/>
          <w:marRight w:val="0"/>
          <w:marTop w:val="0"/>
          <w:marBottom w:val="0"/>
          <w:divBdr>
            <w:top w:val="none" w:sz="0" w:space="0" w:color="auto"/>
            <w:left w:val="none" w:sz="0" w:space="0" w:color="auto"/>
            <w:bottom w:val="none" w:sz="0" w:space="0" w:color="auto"/>
            <w:right w:val="none" w:sz="0" w:space="0" w:color="auto"/>
          </w:divBdr>
        </w:div>
        <w:div w:id="474880467">
          <w:marLeft w:val="640"/>
          <w:marRight w:val="0"/>
          <w:marTop w:val="0"/>
          <w:marBottom w:val="0"/>
          <w:divBdr>
            <w:top w:val="none" w:sz="0" w:space="0" w:color="auto"/>
            <w:left w:val="none" w:sz="0" w:space="0" w:color="auto"/>
            <w:bottom w:val="none" w:sz="0" w:space="0" w:color="auto"/>
            <w:right w:val="none" w:sz="0" w:space="0" w:color="auto"/>
          </w:divBdr>
        </w:div>
        <w:div w:id="503862161">
          <w:marLeft w:val="640"/>
          <w:marRight w:val="0"/>
          <w:marTop w:val="0"/>
          <w:marBottom w:val="0"/>
          <w:divBdr>
            <w:top w:val="none" w:sz="0" w:space="0" w:color="auto"/>
            <w:left w:val="none" w:sz="0" w:space="0" w:color="auto"/>
            <w:bottom w:val="none" w:sz="0" w:space="0" w:color="auto"/>
            <w:right w:val="none" w:sz="0" w:space="0" w:color="auto"/>
          </w:divBdr>
        </w:div>
        <w:div w:id="505487317">
          <w:marLeft w:val="640"/>
          <w:marRight w:val="0"/>
          <w:marTop w:val="0"/>
          <w:marBottom w:val="0"/>
          <w:divBdr>
            <w:top w:val="none" w:sz="0" w:space="0" w:color="auto"/>
            <w:left w:val="none" w:sz="0" w:space="0" w:color="auto"/>
            <w:bottom w:val="none" w:sz="0" w:space="0" w:color="auto"/>
            <w:right w:val="none" w:sz="0" w:space="0" w:color="auto"/>
          </w:divBdr>
        </w:div>
        <w:div w:id="507838610">
          <w:marLeft w:val="640"/>
          <w:marRight w:val="0"/>
          <w:marTop w:val="0"/>
          <w:marBottom w:val="0"/>
          <w:divBdr>
            <w:top w:val="none" w:sz="0" w:space="0" w:color="auto"/>
            <w:left w:val="none" w:sz="0" w:space="0" w:color="auto"/>
            <w:bottom w:val="none" w:sz="0" w:space="0" w:color="auto"/>
            <w:right w:val="none" w:sz="0" w:space="0" w:color="auto"/>
          </w:divBdr>
        </w:div>
        <w:div w:id="524752515">
          <w:marLeft w:val="640"/>
          <w:marRight w:val="0"/>
          <w:marTop w:val="0"/>
          <w:marBottom w:val="0"/>
          <w:divBdr>
            <w:top w:val="none" w:sz="0" w:space="0" w:color="auto"/>
            <w:left w:val="none" w:sz="0" w:space="0" w:color="auto"/>
            <w:bottom w:val="none" w:sz="0" w:space="0" w:color="auto"/>
            <w:right w:val="none" w:sz="0" w:space="0" w:color="auto"/>
          </w:divBdr>
        </w:div>
        <w:div w:id="559899543">
          <w:marLeft w:val="640"/>
          <w:marRight w:val="0"/>
          <w:marTop w:val="0"/>
          <w:marBottom w:val="0"/>
          <w:divBdr>
            <w:top w:val="none" w:sz="0" w:space="0" w:color="auto"/>
            <w:left w:val="none" w:sz="0" w:space="0" w:color="auto"/>
            <w:bottom w:val="none" w:sz="0" w:space="0" w:color="auto"/>
            <w:right w:val="none" w:sz="0" w:space="0" w:color="auto"/>
          </w:divBdr>
        </w:div>
        <w:div w:id="597719842">
          <w:marLeft w:val="640"/>
          <w:marRight w:val="0"/>
          <w:marTop w:val="0"/>
          <w:marBottom w:val="0"/>
          <w:divBdr>
            <w:top w:val="none" w:sz="0" w:space="0" w:color="auto"/>
            <w:left w:val="none" w:sz="0" w:space="0" w:color="auto"/>
            <w:bottom w:val="none" w:sz="0" w:space="0" w:color="auto"/>
            <w:right w:val="none" w:sz="0" w:space="0" w:color="auto"/>
          </w:divBdr>
        </w:div>
        <w:div w:id="647587759">
          <w:marLeft w:val="640"/>
          <w:marRight w:val="0"/>
          <w:marTop w:val="0"/>
          <w:marBottom w:val="0"/>
          <w:divBdr>
            <w:top w:val="none" w:sz="0" w:space="0" w:color="auto"/>
            <w:left w:val="none" w:sz="0" w:space="0" w:color="auto"/>
            <w:bottom w:val="none" w:sz="0" w:space="0" w:color="auto"/>
            <w:right w:val="none" w:sz="0" w:space="0" w:color="auto"/>
          </w:divBdr>
        </w:div>
        <w:div w:id="728922999">
          <w:marLeft w:val="640"/>
          <w:marRight w:val="0"/>
          <w:marTop w:val="0"/>
          <w:marBottom w:val="0"/>
          <w:divBdr>
            <w:top w:val="none" w:sz="0" w:space="0" w:color="auto"/>
            <w:left w:val="none" w:sz="0" w:space="0" w:color="auto"/>
            <w:bottom w:val="none" w:sz="0" w:space="0" w:color="auto"/>
            <w:right w:val="none" w:sz="0" w:space="0" w:color="auto"/>
          </w:divBdr>
        </w:div>
        <w:div w:id="817771843">
          <w:marLeft w:val="640"/>
          <w:marRight w:val="0"/>
          <w:marTop w:val="0"/>
          <w:marBottom w:val="0"/>
          <w:divBdr>
            <w:top w:val="none" w:sz="0" w:space="0" w:color="auto"/>
            <w:left w:val="none" w:sz="0" w:space="0" w:color="auto"/>
            <w:bottom w:val="none" w:sz="0" w:space="0" w:color="auto"/>
            <w:right w:val="none" w:sz="0" w:space="0" w:color="auto"/>
          </w:divBdr>
        </w:div>
        <w:div w:id="849678427">
          <w:marLeft w:val="640"/>
          <w:marRight w:val="0"/>
          <w:marTop w:val="0"/>
          <w:marBottom w:val="0"/>
          <w:divBdr>
            <w:top w:val="none" w:sz="0" w:space="0" w:color="auto"/>
            <w:left w:val="none" w:sz="0" w:space="0" w:color="auto"/>
            <w:bottom w:val="none" w:sz="0" w:space="0" w:color="auto"/>
            <w:right w:val="none" w:sz="0" w:space="0" w:color="auto"/>
          </w:divBdr>
        </w:div>
        <w:div w:id="852035249">
          <w:marLeft w:val="640"/>
          <w:marRight w:val="0"/>
          <w:marTop w:val="0"/>
          <w:marBottom w:val="0"/>
          <w:divBdr>
            <w:top w:val="none" w:sz="0" w:space="0" w:color="auto"/>
            <w:left w:val="none" w:sz="0" w:space="0" w:color="auto"/>
            <w:bottom w:val="none" w:sz="0" w:space="0" w:color="auto"/>
            <w:right w:val="none" w:sz="0" w:space="0" w:color="auto"/>
          </w:divBdr>
        </w:div>
        <w:div w:id="867959085">
          <w:marLeft w:val="640"/>
          <w:marRight w:val="0"/>
          <w:marTop w:val="0"/>
          <w:marBottom w:val="0"/>
          <w:divBdr>
            <w:top w:val="none" w:sz="0" w:space="0" w:color="auto"/>
            <w:left w:val="none" w:sz="0" w:space="0" w:color="auto"/>
            <w:bottom w:val="none" w:sz="0" w:space="0" w:color="auto"/>
            <w:right w:val="none" w:sz="0" w:space="0" w:color="auto"/>
          </w:divBdr>
        </w:div>
        <w:div w:id="924806629">
          <w:marLeft w:val="640"/>
          <w:marRight w:val="0"/>
          <w:marTop w:val="0"/>
          <w:marBottom w:val="0"/>
          <w:divBdr>
            <w:top w:val="none" w:sz="0" w:space="0" w:color="auto"/>
            <w:left w:val="none" w:sz="0" w:space="0" w:color="auto"/>
            <w:bottom w:val="none" w:sz="0" w:space="0" w:color="auto"/>
            <w:right w:val="none" w:sz="0" w:space="0" w:color="auto"/>
          </w:divBdr>
        </w:div>
        <w:div w:id="956563485">
          <w:marLeft w:val="640"/>
          <w:marRight w:val="0"/>
          <w:marTop w:val="0"/>
          <w:marBottom w:val="0"/>
          <w:divBdr>
            <w:top w:val="none" w:sz="0" w:space="0" w:color="auto"/>
            <w:left w:val="none" w:sz="0" w:space="0" w:color="auto"/>
            <w:bottom w:val="none" w:sz="0" w:space="0" w:color="auto"/>
            <w:right w:val="none" w:sz="0" w:space="0" w:color="auto"/>
          </w:divBdr>
        </w:div>
        <w:div w:id="1049303202">
          <w:marLeft w:val="640"/>
          <w:marRight w:val="0"/>
          <w:marTop w:val="0"/>
          <w:marBottom w:val="0"/>
          <w:divBdr>
            <w:top w:val="none" w:sz="0" w:space="0" w:color="auto"/>
            <w:left w:val="none" w:sz="0" w:space="0" w:color="auto"/>
            <w:bottom w:val="none" w:sz="0" w:space="0" w:color="auto"/>
            <w:right w:val="none" w:sz="0" w:space="0" w:color="auto"/>
          </w:divBdr>
        </w:div>
        <w:div w:id="1103648681">
          <w:marLeft w:val="640"/>
          <w:marRight w:val="0"/>
          <w:marTop w:val="0"/>
          <w:marBottom w:val="0"/>
          <w:divBdr>
            <w:top w:val="none" w:sz="0" w:space="0" w:color="auto"/>
            <w:left w:val="none" w:sz="0" w:space="0" w:color="auto"/>
            <w:bottom w:val="none" w:sz="0" w:space="0" w:color="auto"/>
            <w:right w:val="none" w:sz="0" w:space="0" w:color="auto"/>
          </w:divBdr>
        </w:div>
        <w:div w:id="1109273088">
          <w:marLeft w:val="640"/>
          <w:marRight w:val="0"/>
          <w:marTop w:val="0"/>
          <w:marBottom w:val="0"/>
          <w:divBdr>
            <w:top w:val="none" w:sz="0" w:space="0" w:color="auto"/>
            <w:left w:val="none" w:sz="0" w:space="0" w:color="auto"/>
            <w:bottom w:val="none" w:sz="0" w:space="0" w:color="auto"/>
            <w:right w:val="none" w:sz="0" w:space="0" w:color="auto"/>
          </w:divBdr>
        </w:div>
        <w:div w:id="1113093972">
          <w:marLeft w:val="640"/>
          <w:marRight w:val="0"/>
          <w:marTop w:val="0"/>
          <w:marBottom w:val="0"/>
          <w:divBdr>
            <w:top w:val="none" w:sz="0" w:space="0" w:color="auto"/>
            <w:left w:val="none" w:sz="0" w:space="0" w:color="auto"/>
            <w:bottom w:val="none" w:sz="0" w:space="0" w:color="auto"/>
            <w:right w:val="none" w:sz="0" w:space="0" w:color="auto"/>
          </w:divBdr>
        </w:div>
        <w:div w:id="1165124772">
          <w:marLeft w:val="640"/>
          <w:marRight w:val="0"/>
          <w:marTop w:val="0"/>
          <w:marBottom w:val="0"/>
          <w:divBdr>
            <w:top w:val="none" w:sz="0" w:space="0" w:color="auto"/>
            <w:left w:val="none" w:sz="0" w:space="0" w:color="auto"/>
            <w:bottom w:val="none" w:sz="0" w:space="0" w:color="auto"/>
            <w:right w:val="none" w:sz="0" w:space="0" w:color="auto"/>
          </w:divBdr>
        </w:div>
        <w:div w:id="1225725726">
          <w:marLeft w:val="640"/>
          <w:marRight w:val="0"/>
          <w:marTop w:val="0"/>
          <w:marBottom w:val="0"/>
          <w:divBdr>
            <w:top w:val="none" w:sz="0" w:space="0" w:color="auto"/>
            <w:left w:val="none" w:sz="0" w:space="0" w:color="auto"/>
            <w:bottom w:val="none" w:sz="0" w:space="0" w:color="auto"/>
            <w:right w:val="none" w:sz="0" w:space="0" w:color="auto"/>
          </w:divBdr>
        </w:div>
        <w:div w:id="1266427131">
          <w:marLeft w:val="640"/>
          <w:marRight w:val="0"/>
          <w:marTop w:val="0"/>
          <w:marBottom w:val="0"/>
          <w:divBdr>
            <w:top w:val="none" w:sz="0" w:space="0" w:color="auto"/>
            <w:left w:val="none" w:sz="0" w:space="0" w:color="auto"/>
            <w:bottom w:val="none" w:sz="0" w:space="0" w:color="auto"/>
            <w:right w:val="none" w:sz="0" w:space="0" w:color="auto"/>
          </w:divBdr>
        </w:div>
        <w:div w:id="1268005984">
          <w:marLeft w:val="640"/>
          <w:marRight w:val="0"/>
          <w:marTop w:val="0"/>
          <w:marBottom w:val="0"/>
          <w:divBdr>
            <w:top w:val="none" w:sz="0" w:space="0" w:color="auto"/>
            <w:left w:val="none" w:sz="0" w:space="0" w:color="auto"/>
            <w:bottom w:val="none" w:sz="0" w:space="0" w:color="auto"/>
            <w:right w:val="none" w:sz="0" w:space="0" w:color="auto"/>
          </w:divBdr>
        </w:div>
        <w:div w:id="1311328783">
          <w:marLeft w:val="640"/>
          <w:marRight w:val="0"/>
          <w:marTop w:val="0"/>
          <w:marBottom w:val="0"/>
          <w:divBdr>
            <w:top w:val="none" w:sz="0" w:space="0" w:color="auto"/>
            <w:left w:val="none" w:sz="0" w:space="0" w:color="auto"/>
            <w:bottom w:val="none" w:sz="0" w:space="0" w:color="auto"/>
            <w:right w:val="none" w:sz="0" w:space="0" w:color="auto"/>
          </w:divBdr>
        </w:div>
        <w:div w:id="1450513839">
          <w:marLeft w:val="640"/>
          <w:marRight w:val="0"/>
          <w:marTop w:val="0"/>
          <w:marBottom w:val="0"/>
          <w:divBdr>
            <w:top w:val="none" w:sz="0" w:space="0" w:color="auto"/>
            <w:left w:val="none" w:sz="0" w:space="0" w:color="auto"/>
            <w:bottom w:val="none" w:sz="0" w:space="0" w:color="auto"/>
            <w:right w:val="none" w:sz="0" w:space="0" w:color="auto"/>
          </w:divBdr>
        </w:div>
        <w:div w:id="1460147439">
          <w:marLeft w:val="640"/>
          <w:marRight w:val="0"/>
          <w:marTop w:val="0"/>
          <w:marBottom w:val="0"/>
          <w:divBdr>
            <w:top w:val="none" w:sz="0" w:space="0" w:color="auto"/>
            <w:left w:val="none" w:sz="0" w:space="0" w:color="auto"/>
            <w:bottom w:val="none" w:sz="0" w:space="0" w:color="auto"/>
            <w:right w:val="none" w:sz="0" w:space="0" w:color="auto"/>
          </w:divBdr>
        </w:div>
        <w:div w:id="1650406134">
          <w:marLeft w:val="640"/>
          <w:marRight w:val="0"/>
          <w:marTop w:val="0"/>
          <w:marBottom w:val="0"/>
          <w:divBdr>
            <w:top w:val="none" w:sz="0" w:space="0" w:color="auto"/>
            <w:left w:val="none" w:sz="0" w:space="0" w:color="auto"/>
            <w:bottom w:val="none" w:sz="0" w:space="0" w:color="auto"/>
            <w:right w:val="none" w:sz="0" w:space="0" w:color="auto"/>
          </w:divBdr>
        </w:div>
        <w:div w:id="1678967753">
          <w:marLeft w:val="640"/>
          <w:marRight w:val="0"/>
          <w:marTop w:val="0"/>
          <w:marBottom w:val="0"/>
          <w:divBdr>
            <w:top w:val="none" w:sz="0" w:space="0" w:color="auto"/>
            <w:left w:val="none" w:sz="0" w:space="0" w:color="auto"/>
            <w:bottom w:val="none" w:sz="0" w:space="0" w:color="auto"/>
            <w:right w:val="none" w:sz="0" w:space="0" w:color="auto"/>
          </w:divBdr>
        </w:div>
        <w:div w:id="1863855827">
          <w:marLeft w:val="640"/>
          <w:marRight w:val="0"/>
          <w:marTop w:val="0"/>
          <w:marBottom w:val="0"/>
          <w:divBdr>
            <w:top w:val="none" w:sz="0" w:space="0" w:color="auto"/>
            <w:left w:val="none" w:sz="0" w:space="0" w:color="auto"/>
            <w:bottom w:val="none" w:sz="0" w:space="0" w:color="auto"/>
            <w:right w:val="none" w:sz="0" w:space="0" w:color="auto"/>
          </w:divBdr>
        </w:div>
        <w:div w:id="1885555792">
          <w:marLeft w:val="640"/>
          <w:marRight w:val="0"/>
          <w:marTop w:val="0"/>
          <w:marBottom w:val="0"/>
          <w:divBdr>
            <w:top w:val="none" w:sz="0" w:space="0" w:color="auto"/>
            <w:left w:val="none" w:sz="0" w:space="0" w:color="auto"/>
            <w:bottom w:val="none" w:sz="0" w:space="0" w:color="auto"/>
            <w:right w:val="none" w:sz="0" w:space="0" w:color="auto"/>
          </w:divBdr>
        </w:div>
        <w:div w:id="2040281151">
          <w:marLeft w:val="640"/>
          <w:marRight w:val="0"/>
          <w:marTop w:val="0"/>
          <w:marBottom w:val="0"/>
          <w:divBdr>
            <w:top w:val="none" w:sz="0" w:space="0" w:color="auto"/>
            <w:left w:val="none" w:sz="0" w:space="0" w:color="auto"/>
            <w:bottom w:val="none" w:sz="0" w:space="0" w:color="auto"/>
            <w:right w:val="none" w:sz="0" w:space="0" w:color="auto"/>
          </w:divBdr>
        </w:div>
        <w:div w:id="2114935576">
          <w:marLeft w:val="640"/>
          <w:marRight w:val="0"/>
          <w:marTop w:val="0"/>
          <w:marBottom w:val="0"/>
          <w:divBdr>
            <w:top w:val="none" w:sz="0" w:space="0" w:color="auto"/>
            <w:left w:val="none" w:sz="0" w:space="0" w:color="auto"/>
            <w:bottom w:val="none" w:sz="0" w:space="0" w:color="auto"/>
            <w:right w:val="none" w:sz="0" w:space="0" w:color="auto"/>
          </w:divBdr>
        </w:div>
        <w:div w:id="2135588515">
          <w:marLeft w:val="640"/>
          <w:marRight w:val="0"/>
          <w:marTop w:val="0"/>
          <w:marBottom w:val="0"/>
          <w:divBdr>
            <w:top w:val="none" w:sz="0" w:space="0" w:color="auto"/>
            <w:left w:val="none" w:sz="0" w:space="0" w:color="auto"/>
            <w:bottom w:val="none" w:sz="0" w:space="0" w:color="auto"/>
            <w:right w:val="none" w:sz="0" w:space="0" w:color="auto"/>
          </w:divBdr>
        </w:div>
        <w:div w:id="2144612189">
          <w:marLeft w:val="640"/>
          <w:marRight w:val="0"/>
          <w:marTop w:val="0"/>
          <w:marBottom w:val="0"/>
          <w:divBdr>
            <w:top w:val="none" w:sz="0" w:space="0" w:color="auto"/>
            <w:left w:val="none" w:sz="0" w:space="0" w:color="auto"/>
            <w:bottom w:val="none" w:sz="0" w:space="0" w:color="auto"/>
            <w:right w:val="none" w:sz="0" w:space="0" w:color="auto"/>
          </w:divBdr>
        </w:div>
      </w:divsChild>
    </w:div>
    <w:div w:id="686562503">
      <w:marLeft w:val="0"/>
      <w:marRight w:val="0"/>
      <w:marTop w:val="0"/>
      <w:marBottom w:val="0"/>
      <w:divBdr>
        <w:top w:val="none" w:sz="0" w:space="0" w:color="auto"/>
        <w:left w:val="none" w:sz="0" w:space="0" w:color="auto"/>
        <w:bottom w:val="none" w:sz="0" w:space="0" w:color="auto"/>
        <w:right w:val="none" w:sz="0" w:space="0" w:color="auto"/>
      </w:divBdr>
    </w:div>
    <w:div w:id="688069650">
      <w:marLeft w:val="0"/>
      <w:marRight w:val="0"/>
      <w:marTop w:val="0"/>
      <w:marBottom w:val="0"/>
      <w:divBdr>
        <w:top w:val="none" w:sz="0" w:space="0" w:color="auto"/>
        <w:left w:val="none" w:sz="0" w:space="0" w:color="auto"/>
        <w:bottom w:val="none" w:sz="0" w:space="0" w:color="auto"/>
        <w:right w:val="none" w:sz="0" w:space="0" w:color="auto"/>
      </w:divBdr>
    </w:div>
    <w:div w:id="690104255">
      <w:marLeft w:val="0"/>
      <w:marRight w:val="0"/>
      <w:marTop w:val="0"/>
      <w:marBottom w:val="0"/>
      <w:divBdr>
        <w:top w:val="none" w:sz="0" w:space="0" w:color="auto"/>
        <w:left w:val="none" w:sz="0" w:space="0" w:color="auto"/>
        <w:bottom w:val="none" w:sz="0" w:space="0" w:color="auto"/>
        <w:right w:val="none" w:sz="0" w:space="0" w:color="auto"/>
      </w:divBdr>
    </w:div>
    <w:div w:id="690691930">
      <w:marLeft w:val="0"/>
      <w:marRight w:val="0"/>
      <w:marTop w:val="0"/>
      <w:marBottom w:val="0"/>
      <w:divBdr>
        <w:top w:val="none" w:sz="0" w:space="0" w:color="auto"/>
        <w:left w:val="none" w:sz="0" w:space="0" w:color="auto"/>
        <w:bottom w:val="none" w:sz="0" w:space="0" w:color="auto"/>
        <w:right w:val="none" w:sz="0" w:space="0" w:color="auto"/>
      </w:divBdr>
    </w:div>
    <w:div w:id="693775664">
      <w:marLeft w:val="0"/>
      <w:marRight w:val="0"/>
      <w:marTop w:val="0"/>
      <w:marBottom w:val="0"/>
      <w:divBdr>
        <w:top w:val="none" w:sz="0" w:space="0" w:color="auto"/>
        <w:left w:val="none" w:sz="0" w:space="0" w:color="auto"/>
        <w:bottom w:val="none" w:sz="0" w:space="0" w:color="auto"/>
        <w:right w:val="none" w:sz="0" w:space="0" w:color="auto"/>
      </w:divBdr>
    </w:div>
    <w:div w:id="694841316">
      <w:marLeft w:val="0"/>
      <w:marRight w:val="0"/>
      <w:marTop w:val="0"/>
      <w:marBottom w:val="0"/>
      <w:divBdr>
        <w:top w:val="none" w:sz="0" w:space="0" w:color="auto"/>
        <w:left w:val="none" w:sz="0" w:space="0" w:color="auto"/>
        <w:bottom w:val="none" w:sz="0" w:space="0" w:color="auto"/>
        <w:right w:val="none" w:sz="0" w:space="0" w:color="auto"/>
      </w:divBdr>
    </w:div>
    <w:div w:id="696855865">
      <w:marLeft w:val="0"/>
      <w:marRight w:val="0"/>
      <w:marTop w:val="0"/>
      <w:marBottom w:val="0"/>
      <w:divBdr>
        <w:top w:val="none" w:sz="0" w:space="0" w:color="auto"/>
        <w:left w:val="none" w:sz="0" w:space="0" w:color="auto"/>
        <w:bottom w:val="none" w:sz="0" w:space="0" w:color="auto"/>
        <w:right w:val="none" w:sz="0" w:space="0" w:color="auto"/>
      </w:divBdr>
    </w:div>
    <w:div w:id="698243201">
      <w:marLeft w:val="0"/>
      <w:marRight w:val="0"/>
      <w:marTop w:val="0"/>
      <w:marBottom w:val="0"/>
      <w:divBdr>
        <w:top w:val="none" w:sz="0" w:space="0" w:color="auto"/>
        <w:left w:val="none" w:sz="0" w:space="0" w:color="auto"/>
        <w:bottom w:val="none" w:sz="0" w:space="0" w:color="auto"/>
        <w:right w:val="none" w:sz="0" w:space="0" w:color="auto"/>
      </w:divBdr>
    </w:div>
    <w:div w:id="700982250">
      <w:marLeft w:val="0"/>
      <w:marRight w:val="0"/>
      <w:marTop w:val="0"/>
      <w:marBottom w:val="0"/>
      <w:divBdr>
        <w:top w:val="none" w:sz="0" w:space="0" w:color="auto"/>
        <w:left w:val="none" w:sz="0" w:space="0" w:color="auto"/>
        <w:bottom w:val="none" w:sz="0" w:space="0" w:color="auto"/>
        <w:right w:val="none" w:sz="0" w:space="0" w:color="auto"/>
      </w:divBdr>
    </w:div>
    <w:div w:id="704252348">
      <w:bodyDiv w:val="1"/>
      <w:marLeft w:val="0"/>
      <w:marRight w:val="0"/>
      <w:marTop w:val="0"/>
      <w:marBottom w:val="0"/>
      <w:divBdr>
        <w:top w:val="none" w:sz="0" w:space="0" w:color="auto"/>
        <w:left w:val="none" w:sz="0" w:space="0" w:color="auto"/>
        <w:bottom w:val="none" w:sz="0" w:space="0" w:color="auto"/>
        <w:right w:val="none" w:sz="0" w:space="0" w:color="auto"/>
      </w:divBdr>
      <w:divsChild>
        <w:div w:id="262342239">
          <w:marLeft w:val="640"/>
          <w:marRight w:val="0"/>
          <w:marTop w:val="0"/>
          <w:marBottom w:val="0"/>
          <w:divBdr>
            <w:top w:val="none" w:sz="0" w:space="0" w:color="auto"/>
            <w:left w:val="none" w:sz="0" w:space="0" w:color="auto"/>
            <w:bottom w:val="none" w:sz="0" w:space="0" w:color="auto"/>
            <w:right w:val="none" w:sz="0" w:space="0" w:color="auto"/>
          </w:divBdr>
        </w:div>
        <w:div w:id="846097787">
          <w:marLeft w:val="640"/>
          <w:marRight w:val="0"/>
          <w:marTop w:val="0"/>
          <w:marBottom w:val="0"/>
          <w:divBdr>
            <w:top w:val="none" w:sz="0" w:space="0" w:color="auto"/>
            <w:left w:val="none" w:sz="0" w:space="0" w:color="auto"/>
            <w:bottom w:val="none" w:sz="0" w:space="0" w:color="auto"/>
            <w:right w:val="none" w:sz="0" w:space="0" w:color="auto"/>
          </w:divBdr>
        </w:div>
        <w:div w:id="510796538">
          <w:marLeft w:val="640"/>
          <w:marRight w:val="0"/>
          <w:marTop w:val="0"/>
          <w:marBottom w:val="0"/>
          <w:divBdr>
            <w:top w:val="none" w:sz="0" w:space="0" w:color="auto"/>
            <w:left w:val="none" w:sz="0" w:space="0" w:color="auto"/>
            <w:bottom w:val="none" w:sz="0" w:space="0" w:color="auto"/>
            <w:right w:val="none" w:sz="0" w:space="0" w:color="auto"/>
          </w:divBdr>
        </w:div>
        <w:div w:id="66997568">
          <w:marLeft w:val="640"/>
          <w:marRight w:val="0"/>
          <w:marTop w:val="0"/>
          <w:marBottom w:val="0"/>
          <w:divBdr>
            <w:top w:val="none" w:sz="0" w:space="0" w:color="auto"/>
            <w:left w:val="none" w:sz="0" w:space="0" w:color="auto"/>
            <w:bottom w:val="none" w:sz="0" w:space="0" w:color="auto"/>
            <w:right w:val="none" w:sz="0" w:space="0" w:color="auto"/>
          </w:divBdr>
        </w:div>
        <w:div w:id="173302488">
          <w:marLeft w:val="640"/>
          <w:marRight w:val="0"/>
          <w:marTop w:val="0"/>
          <w:marBottom w:val="0"/>
          <w:divBdr>
            <w:top w:val="none" w:sz="0" w:space="0" w:color="auto"/>
            <w:left w:val="none" w:sz="0" w:space="0" w:color="auto"/>
            <w:bottom w:val="none" w:sz="0" w:space="0" w:color="auto"/>
            <w:right w:val="none" w:sz="0" w:space="0" w:color="auto"/>
          </w:divBdr>
        </w:div>
        <w:div w:id="89156316">
          <w:marLeft w:val="640"/>
          <w:marRight w:val="0"/>
          <w:marTop w:val="0"/>
          <w:marBottom w:val="0"/>
          <w:divBdr>
            <w:top w:val="none" w:sz="0" w:space="0" w:color="auto"/>
            <w:left w:val="none" w:sz="0" w:space="0" w:color="auto"/>
            <w:bottom w:val="none" w:sz="0" w:space="0" w:color="auto"/>
            <w:right w:val="none" w:sz="0" w:space="0" w:color="auto"/>
          </w:divBdr>
        </w:div>
        <w:div w:id="222563427">
          <w:marLeft w:val="640"/>
          <w:marRight w:val="0"/>
          <w:marTop w:val="0"/>
          <w:marBottom w:val="0"/>
          <w:divBdr>
            <w:top w:val="none" w:sz="0" w:space="0" w:color="auto"/>
            <w:left w:val="none" w:sz="0" w:space="0" w:color="auto"/>
            <w:bottom w:val="none" w:sz="0" w:space="0" w:color="auto"/>
            <w:right w:val="none" w:sz="0" w:space="0" w:color="auto"/>
          </w:divBdr>
        </w:div>
        <w:div w:id="209807822">
          <w:marLeft w:val="640"/>
          <w:marRight w:val="0"/>
          <w:marTop w:val="0"/>
          <w:marBottom w:val="0"/>
          <w:divBdr>
            <w:top w:val="none" w:sz="0" w:space="0" w:color="auto"/>
            <w:left w:val="none" w:sz="0" w:space="0" w:color="auto"/>
            <w:bottom w:val="none" w:sz="0" w:space="0" w:color="auto"/>
            <w:right w:val="none" w:sz="0" w:space="0" w:color="auto"/>
          </w:divBdr>
        </w:div>
        <w:div w:id="1341931515">
          <w:marLeft w:val="640"/>
          <w:marRight w:val="0"/>
          <w:marTop w:val="0"/>
          <w:marBottom w:val="0"/>
          <w:divBdr>
            <w:top w:val="none" w:sz="0" w:space="0" w:color="auto"/>
            <w:left w:val="none" w:sz="0" w:space="0" w:color="auto"/>
            <w:bottom w:val="none" w:sz="0" w:space="0" w:color="auto"/>
            <w:right w:val="none" w:sz="0" w:space="0" w:color="auto"/>
          </w:divBdr>
        </w:div>
        <w:div w:id="1267812811">
          <w:marLeft w:val="640"/>
          <w:marRight w:val="0"/>
          <w:marTop w:val="0"/>
          <w:marBottom w:val="0"/>
          <w:divBdr>
            <w:top w:val="none" w:sz="0" w:space="0" w:color="auto"/>
            <w:left w:val="none" w:sz="0" w:space="0" w:color="auto"/>
            <w:bottom w:val="none" w:sz="0" w:space="0" w:color="auto"/>
            <w:right w:val="none" w:sz="0" w:space="0" w:color="auto"/>
          </w:divBdr>
        </w:div>
        <w:div w:id="747114643">
          <w:marLeft w:val="640"/>
          <w:marRight w:val="0"/>
          <w:marTop w:val="0"/>
          <w:marBottom w:val="0"/>
          <w:divBdr>
            <w:top w:val="none" w:sz="0" w:space="0" w:color="auto"/>
            <w:left w:val="none" w:sz="0" w:space="0" w:color="auto"/>
            <w:bottom w:val="none" w:sz="0" w:space="0" w:color="auto"/>
            <w:right w:val="none" w:sz="0" w:space="0" w:color="auto"/>
          </w:divBdr>
        </w:div>
        <w:div w:id="745300605">
          <w:marLeft w:val="640"/>
          <w:marRight w:val="0"/>
          <w:marTop w:val="0"/>
          <w:marBottom w:val="0"/>
          <w:divBdr>
            <w:top w:val="none" w:sz="0" w:space="0" w:color="auto"/>
            <w:left w:val="none" w:sz="0" w:space="0" w:color="auto"/>
            <w:bottom w:val="none" w:sz="0" w:space="0" w:color="auto"/>
            <w:right w:val="none" w:sz="0" w:space="0" w:color="auto"/>
          </w:divBdr>
        </w:div>
        <w:div w:id="1698853237">
          <w:marLeft w:val="640"/>
          <w:marRight w:val="0"/>
          <w:marTop w:val="0"/>
          <w:marBottom w:val="0"/>
          <w:divBdr>
            <w:top w:val="none" w:sz="0" w:space="0" w:color="auto"/>
            <w:left w:val="none" w:sz="0" w:space="0" w:color="auto"/>
            <w:bottom w:val="none" w:sz="0" w:space="0" w:color="auto"/>
            <w:right w:val="none" w:sz="0" w:space="0" w:color="auto"/>
          </w:divBdr>
        </w:div>
        <w:div w:id="38631291">
          <w:marLeft w:val="640"/>
          <w:marRight w:val="0"/>
          <w:marTop w:val="0"/>
          <w:marBottom w:val="0"/>
          <w:divBdr>
            <w:top w:val="none" w:sz="0" w:space="0" w:color="auto"/>
            <w:left w:val="none" w:sz="0" w:space="0" w:color="auto"/>
            <w:bottom w:val="none" w:sz="0" w:space="0" w:color="auto"/>
            <w:right w:val="none" w:sz="0" w:space="0" w:color="auto"/>
          </w:divBdr>
        </w:div>
        <w:div w:id="1949697220">
          <w:marLeft w:val="640"/>
          <w:marRight w:val="0"/>
          <w:marTop w:val="0"/>
          <w:marBottom w:val="0"/>
          <w:divBdr>
            <w:top w:val="none" w:sz="0" w:space="0" w:color="auto"/>
            <w:left w:val="none" w:sz="0" w:space="0" w:color="auto"/>
            <w:bottom w:val="none" w:sz="0" w:space="0" w:color="auto"/>
            <w:right w:val="none" w:sz="0" w:space="0" w:color="auto"/>
          </w:divBdr>
        </w:div>
        <w:div w:id="1744569151">
          <w:marLeft w:val="640"/>
          <w:marRight w:val="0"/>
          <w:marTop w:val="0"/>
          <w:marBottom w:val="0"/>
          <w:divBdr>
            <w:top w:val="none" w:sz="0" w:space="0" w:color="auto"/>
            <w:left w:val="none" w:sz="0" w:space="0" w:color="auto"/>
            <w:bottom w:val="none" w:sz="0" w:space="0" w:color="auto"/>
            <w:right w:val="none" w:sz="0" w:space="0" w:color="auto"/>
          </w:divBdr>
        </w:div>
        <w:div w:id="629867523">
          <w:marLeft w:val="640"/>
          <w:marRight w:val="0"/>
          <w:marTop w:val="0"/>
          <w:marBottom w:val="0"/>
          <w:divBdr>
            <w:top w:val="none" w:sz="0" w:space="0" w:color="auto"/>
            <w:left w:val="none" w:sz="0" w:space="0" w:color="auto"/>
            <w:bottom w:val="none" w:sz="0" w:space="0" w:color="auto"/>
            <w:right w:val="none" w:sz="0" w:space="0" w:color="auto"/>
          </w:divBdr>
        </w:div>
        <w:div w:id="1061909343">
          <w:marLeft w:val="640"/>
          <w:marRight w:val="0"/>
          <w:marTop w:val="0"/>
          <w:marBottom w:val="0"/>
          <w:divBdr>
            <w:top w:val="none" w:sz="0" w:space="0" w:color="auto"/>
            <w:left w:val="none" w:sz="0" w:space="0" w:color="auto"/>
            <w:bottom w:val="none" w:sz="0" w:space="0" w:color="auto"/>
            <w:right w:val="none" w:sz="0" w:space="0" w:color="auto"/>
          </w:divBdr>
        </w:div>
        <w:div w:id="804394873">
          <w:marLeft w:val="640"/>
          <w:marRight w:val="0"/>
          <w:marTop w:val="0"/>
          <w:marBottom w:val="0"/>
          <w:divBdr>
            <w:top w:val="none" w:sz="0" w:space="0" w:color="auto"/>
            <w:left w:val="none" w:sz="0" w:space="0" w:color="auto"/>
            <w:bottom w:val="none" w:sz="0" w:space="0" w:color="auto"/>
            <w:right w:val="none" w:sz="0" w:space="0" w:color="auto"/>
          </w:divBdr>
        </w:div>
        <w:div w:id="1571236349">
          <w:marLeft w:val="640"/>
          <w:marRight w:val="0"/>
          <w:marTop w:val="0"/>
          <w:marBottom w:val="0"/>
          <w:divBdr>
            <w:top w:val="none" w:sz="0" w:space="0" w:color="auto"/>
            <w:left w:val="none" w:sz="0" w:space="0" w:color="auto"/>
            <w:bottom w:val="none" w:sz="0" w:space="0" w:color="auto"/>
            <w:right w:val="none" w:sz="0" w:space="0" w:color="auto"/>
          </w:divBdr>
        </w:div>
        <w:div w:id="1568489325">
          <w:marLeft w:val="640"/>
          <w:marRight w:val="0"/>
          <w:marTop w:val="0"/>
          <w:marBottom w:val="0"/>
          <w:divBdr>
            <w:top w:val="none" w:sz="0" w:space="0" w:color="auto"/>
            <w:left w:val="none" w:sz="0" w:space="0" w:color="auto"/>
            <w:bottom w:val="none" w:sz="0" w:space="0" w:color="auto"/>
            <w:right w:val="none" w:sz="0" w:space="0" w:color="auto"/>
          </w:divBdr>
        </w:div>
        <w:div w:id="1448625693">
          <w:marLeft w:val="640"/>
          <w:marRight w:val="0"/>
          <w:marTop w:val="0"/>
          <w:marBottom w:val="0"/>
          <w:divBdr>
            <w:top w:val="none" w:sz="0" w:space="0" w:color="auto"/>
            <w:left w:val="none" w:sz="0" w:space="0" w:color="auto"/>
            <w:bottom w:val="none" w:sz="0" w:space="0" w:color="auto"/>
            <w:right w:val="none" w:sz="0" w:space="0" w:color="auto"/>
          </w:divBdr>
        </w:div>
        <w:div w:id="1217013547">
          <w:marLeft w:val="640"/>
          <w:marRight w:val="0"/>
          <w:marTop w:val="0"/>
          <w:marBottom w:val="0"/>
          <w:divBdr>
            <w:top w:val="none" w:sz="0" w:space="0" w:color="auto"/>
            <w:left w:val="none" w:sz="0" w:space="0" w:color="auto"/>
            <w:bottom w:val="none" w:sz="0" w:space="0" w:color="auto"/>
            <w:right w:val="none" w:sz="0" w:space="0" w:color="auto"/>
          </w:divBdr>
        </w:div>
        <w:div w:id="1418863294">
          <w:marLeft w:val="640"/>
          <w:marRight w:val="0"/>
          <w:marTop w:val="0"/>
          <w:marBottom w:val="0"/>
          <w:divBdr>
            <w:top w:val="none" w:sz="0" w:space="0" w:color="auto"/>
            <w:left w:val="none" w:sz="0" w:space="0" w:color="auto"/>
            <w:bottom w:val="none" w:sz="0" w:space="0" w:color="auto"/>
            <w:right w:val="none" w:sz="0" w:space="0" w:color="auto"/>
          </w:divBdr>
        </w:div>
        <w:div w:id="727338913">
          <w:marLeft w:val="640"/>
          <w:marRight w:val="0"/>
          <w:marTop w:val="0"/>
          <w:marBottom w:val="0"/>
          <w:divBdr>
            <w:top w:val="none" w:sz="0" w:space="0" w:color="auto"/>
            <w:left w:val="none" w:sz="0" w:space="0" w:color="auto"/>
            <w:bottom w:val="none" w:sz="0" w:space="0" w:color="auto"/>
            <w:right w:val="none" w:sz="0" w:space="0" w:color="auto"/>
          </w:divBdr>
        </w:div>
        <w:div w:id="491530854">
          <w:marLeft w:val="640"/>
          <w:marRight w:val="0"/>
          <w:marTop w:val="0"/>
          <w:marBottom w:val="0"/>
          <w:divBdr>
            <w:top w:val="none" w:sz="0" w:space="0" w:color="auto"/>
            <w:left w:val="none" w:sz="0" w:space="0" w:color="auto"/>
            <w:bottom w:val="none" w:sz="0" w:space="0" w:color="auto"/>
            <w:right w:val="none" w:sz="0" w:space="0" w:color="auto"/>
          </w:divBdr>
        </w:div>
        <w:div w:id="583296073">
          <w:marLeft w:val="640"/>
          <w:marRight w:val="0"/>
          <w:marTop w:val="0"/>
          <w:marBottom w:val="0"/>
          <w:divBdr>
            <w:top w:val="none" w:sz="0" w:space="0" w:color="auto"/>
            <w:left w:val="none" w:sz="0" w:space="0" w:color="auto"/>
            <w:bottom w:val="none" w:sz="0" w:space="0" w:color="auto"/>
            <w:right w:val="none" w:sz="0" w:space="0" w:color="auto"/>
          </w:divBdr>
        </w:div>
        <w:div w:id="1770390382">
          <w:marLeft w:val="640"/>
          <w:marRight w:val="0"/>
          <w:marTop w:val="0"/>
          <w:marBottom w:val="0"/>
          <w:divBdr>
            <w:top w:val="none" w:sz="0" w:space="0" w:color="auto"/>
            <w:left w:val="none" w:sz="0" w:space="0" w:color="auto"/>
            <w:bottom w:val="none" w:sz="0" w:space="0" w:color="auto"/>
            <w:right w:val="none" w:sz="0" w:space="0" w:color="auto"/>
          </w:divBdr>
        </w:div>
        <w:div w:id="1057558643">
          <w:marLeft w:val="640"/>
          <w:marRight w:val="0"/>
          <w:marTop w:val="0"/>
          <w:marBottom w:val="0"/>
          <w:divBdr>
            <w:top w:val="none" w:sz="0" w:space="0" w:color="auto"/>
            <w:left w:val="none" w:sz="0" w:space="0" w:color="auto"/>
            <w:bottom w:val="none" w:sz="0" w:space="0" w:color="auto"/>
            <w:right w:val="none" w:sz="0" w:space="0" w:color="auto"/>
          </w:divBdr>
        </w:div>
        <w:div w:id="6754961">
          <w:marLeft w:val="640"/>
          <w:marRight w:val="0"/>
          <w:marTop w:val="0"/>
          <w:marBottom w:val="0"/>
          <w:divBdr>
            <w:top w:val="none" w:sz="0" w:space="0" w:color="auto"/>
            <w:left w:val="none" w:sz="0" w:space="0" w:color="auto"/>
            <w:bottom w:val="none" w:sz="0" w:space="0" w:color="auto"/>
            <w:right w:val="none" w:sz="0" w:space="0" w:color="auto"/>
          </w:divBdr>
        </w:div>
        <w:div w:id="346450872">
          <w:marLeft w:val="640"/>
          <w:marRight w:val="0"/>
          <w:marTop w:val="0"/>
          <w:marBottom w:val="0"/>
          <w:divBdr>
            <w:top w:val="none" w:sz="0" w:space="0" w:color="auto"/>
            <w:left w:val="none" w:sz="0" w:space="0" w:color="auto"/>
            <w:bottom w:val="none" w:sz="0" w:space="0" w:color="auto"/>
            <w:right w:val="none" w:sz="0" w:space="0" w:color="auto"/>
          </w:divBdr>
        </w:div>
        <w:div w:id="1826898264">
          <w:marLeft w:val="640"/>
          <w:marRight w:val="0"/>
          <w:marTop w:val="0"/>
          <w:marBottom w:val="0"/>
          <w:divBdr>
            <w:top w:val="none" w:sz="0" w:space="0" w:color="auto"/>
            <w:left w:val="none" w:sz="0" w:space="0" w:color="auto"/>
            <w:bottom w:val="none" w:sz="0" w:space="0" w:color="auto"/>
            <w:right w:val="none" w:sz="0" w:space="0" w:color="auto"/>
          </w:divBdr>
        </w:div>
        <w:div w:id="1415932953">
          <w:marLeft w:val="640"/>
          <w:marRight w:val="0"/>
          <w:marTop w:val="0"/>
          <w:marBottom w:val="0"/>
          <w:divBdr>
            <w:top w:val="none" w:sz="0" w:space="0" w:color="auto"/>
            <w:left w:val="none" w:sz="0" w:space="0" w:color="auto"/>
            <w:bottom w:val="none" w:sz="0" w:space="0" w:color="auto"/>
            <w:right w:val="none" w:sz="0" w:space="0" w:color="auto"/>
          </w:divBdr>
        </w:div>
        <w:div w:id="646318552">
          <w:marLeft w:val="640"/>
          <w:marRight w:val="0"/>
          <w:marTop w:val="0"/>
          <w:marBottom w:val="0"/>
          <w:divBdr>
            <w:top w:val="none" w:sz="0" w:space="0" w:color="auto"/>
            <w:left w:val="none" w:sz="0" w:space="0" w:color="auto"/>
            <w:bottom w:val="none" w:sz="0" w:space="0" w:color="auto"/>
            <w:right w:val="none" w:sz="0" w:space="0" w:color="auto"/>
          </w:divBdr>
        </w:div>
        <w:div w:id="604192794">
          <w:marLeft w:val="640"/>
          <w:marRight w:val="0"/>
          <w:marTop w:val="0"/>
          <w:marBottom w:val="0"/>
          <w:divBdr>
            <w:top w:val="none" w:sz="0" w:space="0" w:color="auto"/>
            <w:left w:val="none" w:sz="0" w:space="0" w:color="auto"/>
            <w:bottom w:val="none" w:sz="0" w:space="0" w:color="auto"/>
            <w:right w:val="none" w:sz="0" w:space="0" w:color="auto"/>
          </w:divBdr>
        </w:div>
        <w:div w:id="650139722">
          <w:marLeft w:val="640"/>
          <w:marRight w:val="0"/>
          <w:marTop w:val="0"/>
          <w:marBottom w:val="0"/>
          <w:divBdr>
            <w:top w:val="none" w:sz="0" w:space="0" w:color="auto"/>
            <w:left w:val="none" w:sz="0" w:space="0" w:color="auto"/>
            <w:bottom w:val="none" w:sz="0" w:space="0" w:color="auto"/>
            <w:right w:val="none" w:sz="0" w:space="0" w:color="auto"/>
          </w:divBdr>
        </w:div>
        <w:div w:id="1273199919">
          <w:marLeft w:val="640"/>
          <w:marRight w:val="0"/>
          <w:marTop w:val="0"/>
          <w:marBottom w:val="0"/>
          <w:divBdr>
            <w:top w:val="none" w:sz="0" w:space="0" w:color="auto"/>
            <w:left w:val="none" w:sz="0" w:space="0" w:color="auto"/>
            <w:bottom w:val="none" w:sz="0" w:space="0" w:color="auto"/>
            <w:right w:val="none" w:sz="0" w:space="0" w:color="auto"/>
          </w:divBdr>
        </w:div>
        <w:div w:id="1993485330">
          <w:marLeft w:val="640"/>
          <w:marRight w:val="0"/>
          <w:marTop w:val="0"/>
          <w:marBottom w:val="0"/>
          <w:divBdr>
            <w:top w:val="none" w:sz="0" w:space="0" w:color="auto"/>
            <w:left w:val="none" w:sz="0" w:space="0" w:color="auto"/>
            <w:bottom w:val="none" w:sz="0" w:space="0" w:color="auto"/>
            <w:right w:val="none" w:sz="0" w:space="0" w:color="auto"/>
          </w:divBdr>
        </w:div>
        <w:div w:id="33044707">
          <w:marLeft w:val="640"/>
          <w:marRight w:val="0"/>
          <w:marTop w:val="0"/>
          <w:marBottom w:val="0"/>
          <w:divBdr>
            <w:top w:val="none" w:sz="0" w:space="0" w:color="auto"/>
            <w:left w:val="none" w:sz="0" w:space="0" w:color="auto"/>
            <w:bottom w:val="none" w:sz="0" w:space="0" w:color="auto"/>
            <w:right w:val="none" w:sz="0" w:space="0" w:color="auto"/>
          </w:divBdr>
        </w:div>
        <w:div w:id="204368200">
          <w:marLeft w:val="640"/>
          <w:marRight w:val="0"/>
          <w:marTop w:val="0"/>
          <w:marBottom w:val="0"/>
          <w:divBdr>
            <w:top w:val="none" w:sz="0" w:space="0" w:color="auto"/>
            <w:left w:val="none" w:sz="0" w:space="0" w:color="auto"/>
            <w:bottom w:val="none" w:sz="0" w:space="0" w:color="auto"/>
            <w:right w:val="none" w:sz="0" w:space="0" w:color="auto"/>
          </w:divBdr>
        </w:div>
        <w:div w:id="1218130235">
          <w:marLeft w:val="640"/>
          <w:marRight w:val="0"/>
          <w:marTop w:val="0"/>
          <w:marBottom w:val="0"/>
          <w:divBdr>
            <w:top w:val="none" w:sz="0" w:space="0" w:color="auto"/>
            <w:left w:val="none" w:sz="0" w:space="0" w:color="auto"/>
            <w:bottom w:val="none" w:sz="0" w:space="0" w:color="auto"/>
            <w:right w:val="none" w:sz="0" w:space="0" w:color="auto"/>
          </w:divBdr>
        </w:div>
        <w:div w:id="1124811147">
          <w:marLeft w:val="640"/>
          <w:marRight w:val="0"/>
          <w:marTop w:val="0"/>
          <w:marBottom w:val="0"/>
          <w:divBdr>
            <w:top w:val="none" w:sz="0" w:space="0" w:color="auto"/>
            <w:left w:val="none" w:sz="0" w:space="0" w:color="auto"/>
            <w:bottom w:val="none" w:sz="0" w:space="0" w:color="auto"/>
            <w:right w:val="none" w:sz="0" w:space="0" w:color="auto"/>
          </w:divBdr>
        </w:div>
        <w:div w:id="559291400">
          <w:marLeft w:val="640"/>
          <w:marRight w:val="0"/>
          <w:marTop w:val="0"/>
          <w:marBottom w:val="0"/>
          <w:divBdr>
            <w:top w:val="none" w:sz="0" w:space="0" w:color="auto"/>
            <w:left w:val="none" w:sz="0" w:space="0" w:color="auto"/>
            <w:bottom w:val="none" w:sz="0" w:space="0" w:color="auto"/>
            <w:right w:val="none" w:sz="0" w:space="0" w:color="auto"/>
          </w:divBdr>
        </w:div>
        <w:div w:id="1716587645">
          <w:marLeft w:val="640"/>
          <w:marRight w:val="0"/>
          <w:marTop w:val="0"/>
          <w:marBottom w:val="0"/>
          <w:divBdr>
            <w:top w:val="none" w:sz="0" w:space="0" w:color="auto"/>
            <w:left w:val="none" w:sz="0" w:space="0" w:color="auto"/>
            <w:bottom w:val="none" w:sz="0" w:space="0" w:color="auto"/>
            <w:right w:val="none" w:sz="0" w:space="0" w:color="auto"/>
          </w:divBdr>
        </w:div>
        <w:div w:id="255943281">
          <w:marLeft w:val="640"/>
          <w:marRight w:val="0"/>
          <w:marTop w:val="0"/>
          <w:marBottom w:val="0"/>
          <w:divBdr>
            <w:top w:val="none" w:sz="0" w:space="0" w:color="auto"/>
            <w:left w:val="none" w:sz="0" w:space="0" w:color="auto"/>
            <w:bottom w:val="none" w:sz="0" w:space="0" w:color="auto"/>
            <w:right w:val="none" w:sz="0" w:space="0" w:color="auto"/>
          </w:divBdr>
        </w:div>
        <w:div w:id="1507087264">
          <w:marLeft w:val="640"/>
          <w:marRight w:val="0"/>
          <w:marTop w:val="0"/>
          <w:marBottom w:val="0"/>
          <w:divBdr>
            <w:top w:val="none" w:sz="0" w:space="0" w:color="auto"/>
            <w:left w:val="none" w:sz="0" w:space="0" w:color="auto"/>
            <w:bottom w:val="none" w:sz="0" w:space="0" w:color="auto"/>
            <w:right w:val="none" w:sz="0" w:space="0" w:color="auto"/>
          </w:divBdr>
        </w:div>
        <w:div w:id="1426462665">
          <w:marLeft w:val="640"/>
          <w:marRight w:val="0"/>
          <w:marTop w:val="0"/>
          <w:marBottom w:val="0"/>
          <w:divBdr>
            <w:top w:val="none" w:sz="0" w:space="0" w:color="auto"/>
            <w:left w:val="none" w:sz="0" w:space="0" w:color="auto"/>
            <w:bottom w:val="none" w:sz="0" w:space="0" w:color="auto"/>
            <w:right w:val="none" w:sz="0" w:space="0" w:color="auto"/>
          </w:divBdr>
        </w:div>
        <w:div w:id="726686179">
          <w:marLeft w:val="640"/>
          <w:marRight w:val="0"/>
          <w:marTop w:val="0"/>
          <w:marBottom w:val="0"/>
          <w:divBdr>
            <w:top w:val="none" w:sz="0" w:space="0" w:color="auto"/>
            <w:left w:val="none" w:sz="0" w:space="0" w:color="auto"/>
            <w:bottom w:val="none" w:sz="0" w:space="0" w:color="auto"/>
            <w:right w:val="none" w:sz="0" w:space="0" w:color="auto"/>
          </w:divBdr>
        </w:div>
        <w:div w:id="1945534377">
          <w:marLeft w:val="640"/>
          <w:marRight w:val="0"/>
          <w:marTop w:val="0"/>
          <w:marBottom w:val="0"/>
          <w:divBdr>
            <w:top w:val="none" w:sz="0" w:space="0" w:color="auto"/>
            <w:left w:val="none" w:sz="0" w:space="0" w:color="auto"/>
            <w:bottom w:val="none" w:sz="0" w:space="0" w:color="auto"/>
            <w:right w:val="none" w:sz="0" w:space="0" w:color="auto"/>
          </w:divBdr>
        </w:div>
        <w:div w:id="406609719">
          <w:marLeft w:val="640"/>
          <w:marRight w:val="0"/>
          <w:marTop w:val="0"/>
          <w:marBottom w:val="0"/>
          <w:divBdr>
            <w:top w:val="none" w:sz="0" w:space="0" w:color="auto"/>
            <w:left w:val="none" w:sz="0" w:space="0" w:color="auto"/>
            <w:bottom w:val="none" w:sz="0" w:space="0" w:color="auto"/>
            <w:right w:val="none" w:sz="0" w:space="0" w:color="auto"/>
          </w:divBdr>
        </w:div>
        <w:div w:id="1460101652">
          <w:marLeft w:val="640"/>
          <w:marRight w:val="0"/>
          <w:marTop w:val="0"/>
          <w:marBottom w:val="0"/>
          <w:divBdr>
            <w:top w:val="none" w:sz="0" w:space="0" w:color="auto"/>
            <w:left w:val="none" w:sz="0" w:space="0" w:color="auto"/>
            <w:bottom w:val="none" w:sz="0" w:space="0" w:color="auto"/>
            <w:right w:val="none" w:sz="0" w:space="0" w:color="auto"/>
          </w:divBdr>
        </w:div>
      </w:divsChild>
    </w:div>
    <w:div w:id="709493785">
      <w:bodyDiv w:val="1"/>
      <w:marLeft w:val="0"/>
      <w:marRight w:val="0"/>
      <w:marTop w:val="0"/>
      <w:marBottom w:val="0"/>
      <w:divBdr>
        <w:top w:val="none" w:sz="0" w:space="0" w:color="auto"/>
        <w:left w:val="none" w:sz="0" w:space="0" w:color="auto"/>
        <w:bottom w:val="none" w:sz="0" w:space="0" w:color="auto"/>
        <w:right w:val="none" w:sz="0" w:space="0" w:color="auto"/>
      </w:divBdr>
      <w:divsChild>
        <w:div w:id="10375886">
          <w:marLeft w:val="640"/>
          <w:marRight w:val="0"/>
          <w:marTop w:val="0"/>
          <w:marBottom w:val="0"/>
          <w:divBdr>
            <w:top w:val="none" w:sz="0" w:space="0" w:color="auto"/>
            <w:left w:val="none" w:sz="0" w:space="0" w:color="auto"/>
            <w:bottom w:val="none" w:sz="0" w:space="0" w:color="auto"/>
            <w:right w:val="none" w:sz="0" w:space="0" w:color="auto"/>
          </w:divBdr>
        </w:div>
        <w:div w:id="22831815">
          <w:marLeft w:val="640"/>
          <w:marRight w:val="0"/>
          <w:marTop w:val="0"/>
          <w:marBottom w:val="0"/>
          <w:divBdr>
            <w:top w:val="none" w:sz="0" w:space="0" w:color="auto"/>
            <w:left w:val="none" w:sz="0" w:space="0" w:color="auto"/>
            <w:bottom w:val="none" w:sz="0" w:space="0" w:color="auto"/>
            <w:right w:val="none" w:sz="0" w:space="0" w:color="auto"/>
          </w:divBdr>
        </w:div>
        <w:div w:id="58864806">
          <w:marLeft w:val="640"/>
          <w:marRight w:val="0"/>
          <w:marTop w:val="0"/>
          <w:marBottom w:val="0"/>
          <w:divBdr>
            <w:top w:val="none" w:sz="0" w:space="0" w:color="auto"/>
            <w:left w:val="none" w:sz="0" w:space="0" w:color="auto"/>
            <w:bottom w:val="none" w:sz="0" w:space="0" w:color="auto"/>
            <w:right w:val="none" w:sz="0" w:space="0" w:color="auto"/>
          </w:divBdr>
        </w:div>
        <w:div w:id="90443376">
          <w:marLeft w:val="640"/>
          <w:marRight w:val="0"/>
          <w:marTop w:val="0"/>
          <w:marBottom w:val="0"/>
          <w:divBdr>
            <w:top w:val="none" w:sz="0" w:space="0" w:color="auto"/>
            <w:left w:val="none" w:sz="0" w:space="0" w:color="auto"/>
            <w:bottom w:val="none" w:sz="0" w:space="0" w:color="auto"/>
            <w:right w:val="none" w:sz="0" w:space="0" w:color="auto"/>
          </w:divBdr>
        </w:div>
        <w:div w:id="97920362">
          <w:marLeft w:val="640"/>
          <w:marRight w:val="0"/>
          <w:marTop w:val="0"/>
          <w:marBottom w:val="0"/>
          <w:divBdr>
            <w:top w:val="none" w:sz="0" w:space="0" w:color="auto"/>
            <w:left w:val="none" w:sz="0" w:space="0" w:color="auto"/>
            <w:bottom w:val="none" w:sz="0" w:space="0" w:color="auto"/>
            <w:right w:val="none" w:sz="0" w:space="0" w:color="auto"/>
          </w:divBdr>
        </w:div>
        <w:div w:id="132452424">
          <w:marLeft w:val="640"/>
          <w:marRight w:val="0"/>
          <w:marTop w:val="0"/>
          <w:marBottom w:val="0"/>
          <w:divBdr>
            <w:top w:val="none" w:sz="0" w:space="0" w:color="auto"/>
            <w:left w:val="none" w:sz="0" w:space="0" w:color="auto"/>
            <w:bottom w:val="none" w:sz="0" w:space="0" w:color="auto"/>
            <w:right w:val="none" w:sz="0" w:space="0" w:color="auto"/>
          </w:divBdr>
        </w:div>
        <w:div w:id="168368533">
          <w:marLeft w:val="640"/>
          <w:marRight w:val="0"/>
          <w:marTop w:val="0"/>
          <w:marBottom w:val="0"/>
          <w:divBdr>
            <w:top w:val="none" w:sz="0" w:space="0" w:color="auto"/>
            <w:left w:val="none" w:sz="0" w:space="0" w:color="auto"/>
            <w:bottom w:val="none" w:sz="0" w:space="0" w:color="auto"/>
            <w:right w:val="none" w:sz="0" w:space="0" w:color="auto"/>
          </w:divBdr>
        </w:div>
        <w:div w:id="216402189">
          <w:marLeft w:val="640"/>
          <w:marRight w:val="0"/>
          <w:marTop w:val="0"/>
          <w:marBottom w:val="0"/>
          <w:divBdr>
            <w:top w:val="none" w:sz="0" w:space="0" w:color="auto"/>
            <w:left w:val="none" w:sz="0" w:space="0" w:color="auto"/>
            <w:bottom w:val="none" w:sz="0" w:space="0" w:color="auto"/>
            <w:right w:val="none" w:sz="0" w:space="0" w:color="auto"/>
          </w:divBdr>
        </w:div>
        <w:div w:id="224873236">
          <w:marLeft w:val="640"/>
          <w:marRight w:val="0"/>
          <w:marTop w:val="0"/>
          <w:marBottom w:val="0"/>
          <w:divBdr>
            <w:top w:val="none" w:sz="0" w:space="0" w:color="auto"/>
            <w:left w:val="none" w:sz="0" w:space="0" w:color="auto"/>
            <w:bottom w:val="none" w:sz="0" w:space="0" w:color="auto"/>
            <w:right w:val="none" w:sz="0" w:space="0" w:color="auto"/>
          </w:divBdr>
        </w:div>
        <w:div w:id="239562600">
          <w:marLeft w:val="640"/>
          <w:marRight w:val="0"/>
          <w:marTop w:val="0"/>
          <w:marBottom w:val="0"/>
          <w:divBdr>
            <w:top w:val="none" w:sz="0" w:space="0" w:color="auto"/>
            <w:left w:val="none" w:sz="0" w:space="0" w:color="auto"/>
            <w:bottom w:val="none" w:sz="0" w:space="0" w:color="auto"/>
            <w:right w:val="none" w:sz="0" w:space="0" w:color="auto"/>
          </w:divBdr>
        </w:div>
        <w:div w:id="282268819">
          <w:marLeft w:val="640"/>
          <w:marRight w:val="0"/>
          <w:marTop w:val="0"/>
          <w:marBottom w:val="0"/>
          <w:divBdr>
            <w:top w:val="none" w:sz="0" w:space="0" w:color="auto"/>
            <w:left w:val="none" w:sz="0" w:space="0" w:color="auto"/>
            <w:bottom w:val="none" w:sz="0" w:space="0" w:color="auto"/>
            <w:right w:val="none" w:sz="0" w:space="0" w:color="auto"/>
          </w:divBdr>
        </w:div>
        <w:div w:id="443112386">
          <w:marLeft w:val="640"/>
          <w:marRight w:val="0"/>
          <w:marTop w:val="0"/>
          <w:marBottom w:val="0"/>
          <w:divBdr>
            <w:top w:val="none" w:sz="0" w:space="0" w:color="auto"/>
            <w:left w:val="none" w:sz="0" w:space="0" w:color="auto"/>
            <w:bottom w:val="none" w:sz="0" w:space="0" w:color="auto"/>
            <w:right w:val="none" w:sz="0" w:space="0" w:color="auto"/>
          </w:divBdr>
        </w:div>
        <w:div w:id="454518123">
          <w:marLeft w:val="640"/>
          <w:marRight w:val="0"/>
          <w:marTop w:val="0"/>
          <w:marBottom w:val="0"/>
          <w:divBdr>
            <w:top w:val="none" w:sz="0" w:space="0" w:color="auto"/>
            <w:left w:val="none" w:sz="0" w:space="0" w:color="auto"/>
            <w:bottom w:val="none" w:sz="0" w:space="0" w:color="auto"/>
            <w:right w:val="none" w:sz="0" w:space="0" w:color="auto"/>
          </w:divBdr>
        </w:div>
        <w:div w:id="511918758">
          <w:marLeft w:val="640"/>
          <w:marRight w:val="0"/>
          <w:marTop w:val="0"/>
          <w:marBottom w:val="0"/>
          <w:divBdr>
            <w:top w:val="none" w:sz="0" w:space="0" w:color="auto"/>
            <w:left w:val="none" w:sz="0" w:space="0" w:color="auto"/>
            <w:bottom w:val="none" w:sz="0" w:space="0" w:color="auto"/>
            <w:right w:val="none" w:sz="0" w:space="0" w:color="auto"/>
          </w:divBdr>
        </w:div>
        <w:div w:id="603730214">
          <w:marLeft w:val="640"/>
          <w:marRight w:val="0"/>
          <w:marTop w:val="0"/>
          <w:marBottom w:val="0"/>
          <w:divBdr>
            <w:top w:val="none" w:sz="0" w:space="0" w:color="auto"/>
            <w:left w:val="none" w:sz="0" w:space="0" w:color="auto"/>
            <w:bottom w:val="none" w:sz="0" w:space="0" w:color="auto"/>
            <w:right w:val="none" w:sz="0" w:space="0" w:color="auto"/>
          </w:divBdr>
        </w:div>
        <w:div w:id="643588249">
          <w:marLeft w:val="640"/>
          <w:marRight w:val="0"/>
          <w:marTop w:val="0"/>
          <w:marBottom w:val="0"/>
          <w:divBdr>
            <w:top w:val="none" w:sz="0" w:space="0" w:color="auto"/>
            <w:left w:val="none" w:sz="0" w:space="0" w:color="auto"/>
            <w:bottom w:val="none" w:sz="0" w:space="0" w:color="auto"/>
            <w:right w:val="none" w:sz="0" w:space="0" w:color="auto"/>
          </w:divBdr>
        </w:div>
        <w:div w:id="721364313">
          <w:marLeft w:val="640"/>
          <w:marRight w:val="0"/>
          <w:marTop w:val="0"/>
          <w:marBottom w:val="0"/>
          <w:divBdr>
            <w:top w:val="none" w:sz="0" w:space="0" w:color="auto"/>
            <w:left w:val="none" w:sz="0" w:space="0" w:color="auto"/>
            <w:bottom w:val="none" w:sz="0" w:space="0" w:color="auto"/>
            <w:right w:val="none" w:sz="0" w:space="0" w:color="auto"/>
          </w:divBdr>
        </w:div>
        <w:div w:id="752241020">
          <w:marLeft w:val="640"/>
          <w:marRight w:val="0"/>
          <w:marTop w:val="0"/>
          <w:marBottom w:val="0"/>
          <w:divBdr>
            <w:top w:val="none" w:sz="0" w:space="0" w:color="auto"/>
            <w:left w:val="none" w:sz="0" w:space="0" w:color="auto"/>
            <w:bottom w:val="none" w:sz="0" w:space="0" w:color="auto"/>
            <w:right w:val="none" w:sz="0" w:space="0" w:color="auto"/>
          </w:divBdr>
        </w:div>
        <w:div w:id="760024055">
          <w:marLeft w:val="640"/>
          <w:marRight w:val="0"/>
          <w:marTop w:val="0"/>
          <w:marBottom w:val="0"/>
          <w:divBdr>
            <w:top w:val="none" w:sz="0" w:space="0" w:color="auto"/>
            <w:left w:val="none" w:sz="0" w:space="0" w:color="auto"/>
            <w:bottom w:val="none" w:sz="0" w:space="0" w:color="auto"/>
            <w:right w:val="none" w:sz="0" w:space="0" w:color="auto"/>
          </w:divBdr>
        </w:div>
        <w:div w:id="774246916">
          <w:marLeft w:val="640"/>
          <w:marRight w:val="0"/>
          <w:marTop w:val="0"/>
          <w:marBottom w:val="0"/>
          <w:divBdr>
            <w:top w:val="none" w:sz="0" w:space="0" w:color="auto"/>
            <w:left w:val="none" w:sz="0" w:space="0" w:color="auto"/>
            <w:bottom w:val="none" w:sz="0" w:space="0" w:color="auto"/>
            <w:right w:val="none" w:sz="0" w:space="0" w:color="auto"/>
          </w:divBdr>
        </w:div>
        <w:div w:id="1029602956">
          <w:marLeft w:val="640"/>
          <w:marRight w:val="0"/>
          <w:marTop w:val="0"/>
          <w:marBottom w:val="0"/>
          <w:divBdr>
            <w:top w:val="none" w:sz="0" w:space="0" w:color="auto"/>
            <w:left w:val="none" w:sz="0" w:space="0" w:color="auto"/>
            <w:bottom w:val="none" w:sz="0" w:space="0" w:color="auto"/>
            <w:right w:val="none" w:sz="0" w:space="0" w:color="auto"/>
          </w:divBdr>
        </w:div>
        <w:div w:id="1032414595">
          <w:marLeft w:val="640"/>
          <w:marRight w:val="0"/>
          <w:marTop w:val="0"/>
          <w:marBottom w:val="0"/>
          <w:divBdr>
            <w:top w:val="none" w:sz="0" w:space="0" w:color="auto"/>
            <w:left w:val="none" w:sz="0" w:space="0" w:color="auto"/>
            <w:bottom w:val="none" w:sz="0" w:space="0" w:color="auto"/>
            <w:right w:val="none" w:sz="0" w:space="0" w:color="auto"/>
          </w:divBdr>
        </w:div>
        <w:div w:id="1035346987">
          <w:marLeft w:val="640"/>
          <w:marRight w:val="0"/>
          <w:marTop w:val="0"/>
          <w:marBottom w:val="0"/>
          <w:divBdr>
            <w:top w:val="none" w:sz="0" w:space="0" w:color="auto"/>
            <w:left w:val="none" w:sz="0" w:space="0" w:color="auto"/>
            <w:bottom w:val="none" w:sz="0" w:space="0" w:color="auto"/>
            <w:right w:val="none" w:sz="0" w:space="0" w:color="auto"/>
          </w:divBdr>
        </w:div>
        <w:div w:id="1083838007">
          <w:marLeft w:val="640"/>
          <w:marRight w:val="0"/>
          <w:marTop w:val="0"/>
          <w:marBottom w:val="0"/>
          <w:divBdr>
            <w:top w:val="none" w:sz="0" w:space="0" w:color="auto"/>
            <w:left w:val="none" w:sz="0" w:space="0" w:color="auto"/>
            <w:bottom w:val="none" w:sz="0" w:space="0" w:color="auto"/>
            <w:right w:val="none" w:sz="0" w:space="0" w:color="auto"/>
          </w:divBdr>
        </w:div>
        <w:div w:id="1096559928">
          <w:marLeft w:val="640"/>
          <w:marRight w:val="0"/>
          <w:marTop w:val="0"/>
          <w:marBottom w:val="0"/>
          <w:divBdr>
            <w:top w:val="none" w:sz="0" w:space="0" w:color="auto"/>
            <w:left w:val="none" w:sz="0" w:space="0" w:color="auto"/>
            <w:bottom w:val="none" w:sz="0" w:space="0" w:color="auto"/>
            <w:right w:val="none" w:sz="0" w:space="0" w:color="auto"/>
          </w:divBdr>
        </w:div>
        <w:div w:id="1249803932">
          <w:marLeft w:val="640"/>
          <w:marRight w:val="0"/>
          <w:marTop w:val="0"/>
          <w:marBottom w:val="0"/>
          <w:divBdr>
            <w:top w:val="none" w:sz="0" w:space="0" w:color="auto"/>
            <w:left w:val="none" w:sz="0" w:space="0" w:color="auto"/>
            <w:bottom w:val="none" w:sz="0" w:space="0" w:color="auto"/>
            <w:right w:val="none" w:sz="0" w:space="0" w:color="auto"/>
          </w:divBdr>
        </w:div>
        <w:div w:id="1261722414">
          <w:marLeft w:val="640"/>
          <w:marRight w:val="0"/>
          <w:marTop w:val="0"/>
          <w:marBottom w:val="0"/>
          <w:divBdr>
            <w:top w:val="none" w:sz="0" w:space="0" w:color="auto"/>
            <w:left w:val="none" w:sz="0" w:space="0" w:color="auto"/>
            <w:bottom w:val="none" w:sz="0" w:space="0" w:color="auto"/>
            <w:right w:val="none" w:sz="0" w:space="0" w:color="auto"/>
          </w:divBdr>
        </w:div>
        <w:div w:id="1344168851">
          <w:marLeft w:val="640"/>
          <w:marRight w:val="0"/>
          <w:marTop w:val="0"/>
          <w:marBottom w:val="0"/>
          <w:divBdr>
            <w:top w:val="none" w:sz="0" w:space="0" w:color="auto"/>
            <w:left w:val="none" w:sz="0" w:space="0" w:color="auto"/>
            <w:bottom w:val="none" w:sz="0" w:space="0" w:color="auto"/>
            <w:right w:val="none" w:sz="0" w:space="0" w:color="auto"/>
          </w:divBdr>
        </w:div>
        <w:div w:id="1371761969">
          <w:marLeft w:val="640"/>
          <w:marRight w:val="0"/>
          <w:marTop w:val="0"/>
          <w:marBottom w:val="0"/>
          <w:divBdr>
            <w:top w:val="none" w:sz="0" w:space="0" w:color="auto"/>
            <w:left w:val="none" w:sz="0" w:space="0" w:color="auto"/>
            <w:bottom w:val="none" w:sz="0" w:space="0" w:color="auto"/>
            <w:right w:val="none" w:sz="0" w:space="0" w:color="auto"/>
          </w:divBdr>
        </w:div>
        <w:div w:id="1401517488">
          <w:marLeft w:val="640"/>
          <w:marRight w:val="0"/>
          <w:marTop w:val="0"/>
          <w:marBottom w:val="0"/>
          <w:divBdr>
            <w:top w:val="none" w:sz="0" w:space="0" w:color="auto"/>
            <w:left w:val="none" w:sz="0" w:space="0" w:color="auto"/>
            <w:bottom w:val="none" w:sz="0" w:space="0" w:color="auto"/>
            <w:right w:val="none" w:sz="0" w:space="0" w:color="auto"/>
          </w:divBdr>
        </w:div>
        <w:div w:id="1427964066">
          <w:marLeft w:val="640"/>
          <w:marRight w:val="0"/>
          <w:marTop w:val="0"/>
          <w:marBottom w:val="0"/>
          <w:divBdr>
            <w:top w:val="none" w:sz="0" w:space="0" w:color="auto"/>
            <w:left w:val="none" w:sz="0" w:space="0" w:color="auto"/>
            <w:bottom w:val="none" w:sz="0" w:space="0" w:color="auto"/>
            <w:right w:val="none" w:sz="0" w:space="0" w:color="auto"/>
          </w:divBdr>
        </w:div>
        <w:div w:id="1442720306">
          <w:marLeft w:val="640"/>
          <w:marRight w:val="0"/>
          <w:marTop w:val="0"/>
          <w:marBottom w:val="0"/>
          <w:divBdr>
            <w:top w:val="none" w:sz="0" w:space="0" w:color="auto"/>
            <w:left w:val="none" w:sz="0" w:space="0" w:color="auto"/>
            <w:bottom w:val="none" w:sz="0" w:space="0" w:color="auto"/>
            <w:right w:val="none" w:sz="0" w:space="0" w:color="auto"/>
          </w:divBdr>
        </w:div>
        <w:div w:id="1513757936">
          <w:marLeft w:val="640"/>
          <w:marRight w:val="0"/>
          <w:marTop w:val="0"/>
          <w:marBottom w:val="0"/>
          <w:divBdr>
            <w:top w:val="none" w:sz="0" w:space="0" w:color="auto"/>
            <w:left w:val="none" w:sz="0" w:space="0" w:color="auto"/>
            <w:bottom w:val="none" w:sz="0" w:space="0" w:color="auto"/>
            <w:right w:val="none" w:sz="0" w:space="0" w:color="auto"/>
          </w:divBdr>
        </w:div>
        <w:div w:id="1544058411">
          <w:marLeft w:val="640"/>
          <w:marRight w:val="0"/>
          <w:marTop w:val="0"/>
          <w:marBottom w:val="0"/>
          <w:divBdr>
            <w:top w:val="none" w:sz="0" w:space="0" w:color="auto"/>
            <w:left w:val="none" w:sz="0" w:space="0" w:color="auto"/>
            <w:bottom w:val="none" w:sz="0" w:space="0" w:color="auto"/>
            <w:right w:val="none" w:sz="0" w:space="0" w:color="auto"/>
          </w:divBdr>
        </w:div>
        <w:div w:id="1565869238">
          <w:marLeft w:val="640"/>
          <w:marRight w:val="0"/>
          <w:marTop w:val="0"/>
          <w:marBottom w:val="0"/>
          <w:divBdr>
            <w:top w:val="none" w:sz="0" w:space="0" w:color="auto"/>
            <w:left w:val="none" w:sz="0" w:space="0" w:color="auto"/>
            <w:bottom w:val="none" w:sz="0" w:space="0" w:color="auto"/>
            <w:right w:val="none" w:sz="0" w:space="0" w:color="auto"/>
          </w:divBdr>
        </w:div>
        <w:div w:id="1616599082">
          <w:marLeft w:val="640"/>
          <w:marRight w:val="0"/>
          <w:marTop w:val="0"/>
          <w:marBottom w:val="0"/>
          <w:divBdr>
            <w:top w:val="none" w:sz="0" w:space="0" w:color="auto"/>
            <w:left w:val="none" w:sz="0" w:space="0" w:color="auto"/>
            <w:bottom w:val="none" w:sz="0" w:space="0" w:color="auto"/>
            <w:right w:val="none" w:sz="0" w:space="0" w:color="auto"/>
          </w:divBdr>
        </w:div>
        <w:div w:id="1681858282">
          <w:marLeft w:val="640"/>
          <w:marRight w:val="0"/>
          <w:marTop w:val="0"/>
          <w:marBottom w:val="0"/>
          <w:divBdr>
            <w:top w:val="none" w:sz="0" w:space="0" w:color="auto"/>
            <w:left w:val="none" w:sz="0" w:space="0" w:color="auto"/>
            <w:bottom w:val="none" w:sz="0" w:space="0" w:color="auto"/>
            <w:right w:val="none" w:sz="0" w:space="0" w:color="auto"/>
          </w:divBdr>
        </w:div>
        <w:div w:id="1740980196">
          <w:marLeft w:val="640"/>
          <w:marRight w:val="0"/>
          <w:marTop w:val="0"/>
          <w:marBottom w:val="0"/>
          <w:divBdr>
            <w:top w:val="none" w:sz="0" w:space="0" w:color="auto"/>
            <w:left w:val="none" w:sz="0" w:space="0" w:color="auto"/>
            <w:bottom w:val="none" w:sz="0" w:space="0" w:color="auto"/>
            <w:right w:val="none" w:sz="0" w:space="0" w:color="auto"/>
          </w:divBdr>
        </w:div>
        <w:div w:id="1810707252">
          <w:marLeft w:val="640"/>
          <w:marRight w:val="0"/>
          <w:marTop w:val="0"/>
          <w:marBottom w:val="0"/>
          <w:divBdr>
            <w:top w:val="none" w:sz="0" w:space="0" w:color="auto"/>
            <w:left w:val="none" w:sz="0" w:space="0" w:color="auto"/>
            <w:bottom w:val="none" w:sz="0" w:space="0" w:color="auto"/>
            <w:right w:val="none" w:sz="0" w:space="0" w:color="auto"/>
          </w:divBdr>
        </w:div>
        <w:div w:id="1824353009">
          <w:marLeft w:val="640"/>
          <w:marRight w:val="0"/>
          <w:marTop w:val="0"/>
          <w:marBottom w:val="0"/>
          <w:divBdr>
            <w:top w:val="none" w:sz="0" w:space="0" w:color="auto"/>
            <w:left w:val="none" w:sz="0" w:space="0" w:color="auto"/>
            <w:bottom w:val="none" w:sz="0" w:space="0" w:color="auto"/>
            <w:right w:val="none" w:sz="0" w:space="0" w:color="auto"/>
          </w:divBdr>
        </w:div>
        <w:div w:id="1868591996">
          <w:marLeft w:val="640"/>
          <w:marRight w:val="0"/>
          <w:marTop w:val="0"/>
          <w:marBottom w:val="0"/>
          <w:divBdr>
            <w:top w:val="none" w:sz="0" w:space="0" w:color="auto"/>
            <w:left w:val="none" w:sz="0" w:space="0" w:color="auto"/>
            <w:bottom w:val="none" w:sz="0" w:space="0" w:color="auto"/>
            <w:right w:val="none" w:sz="0" w:space="0" w:color="auto"/>
          </w:divBdr>
        </w:div>
        <w:div w:id="1899509880">
          <w:marLeft w:val="640"/>
          <w:marRight w:val="0"/>
          <w:marTop w:val="0"/>
          <w:marBottom w:val="0"/>
          <w:divBdr>
            <w:top w:val="none" w:sz="0" w:space="0" w:color="auto"/>
            <w:left w:val="none" w:sz="0" w:space="0" w:color="auto"/>
            <w:bottom w:val="none" w:sz="0" w:space="0" w:color="auto"/>
            <w:right w:val="none" w:sz="0" w:space="0" w:color="auto"/>
          </w:divBdr>
        </w:div>
        <w:div w:id="1899825515">
          <w:marLeft w:val="640"/>
          <w:marRight w:val="0"/>
          <w:marTop w:val="0"/>
          <w:marBottom w:val="0"/>
          <w:divBdr>
            <w:top w:val="none" w:sz="0" w:space="0" w:color="auto"/>
            <w:left w:val="none" w:sz="0" w:space="0" w:color="auto"/>
            <w:bottom w:val="none" w:sz="0" w:space="0" w:color="auto"/>
            <w:right w:val="none" w:sz="0" w:space="0" w:color="auto"/>
          </w:divBdr>
        </w:div>
        <w:div w:id="1905336561">
          <w:marLeft w:val="640"/>
          <w:marRight w:val="0"/>
          <w:marTop w:val="0"/>
          <w:marBottom w:val="0"/>
          <w:divBdr>
            <w:top w:val="none" w:sz="0" w:space="0" w:color="auto"/>
            <w:left w:val="none" w:sz="0" w:space="0" w:color="auto"/>
            <w:bottom w:val="none" w:sz="0" w:space="0" w:color="auto"/>
            <w:right w:val="none" w:sz="0" w:space="0" w:color="auto"/>
          </w:divBdr>
        </w:div>
        <w:div w:id="2018580516">
          <w:marLeft w:val="640"/>
          <w:marRight w:val="0"/>
          <w:marTop w:val="0"/>
          <w:marBottom w:val="0"/>
          <w:divBdr>
            <w:top w:val="none" w:sz="0" w:space="0" w:color="auto"/>
            <w:left w:val="none" w:sz="0" w:space="0" w:color="auto"/>
            <w:bottom w:val="none" w:sz="0" w:space="0" w:color="auto"/>
            <w:right w:val="none" w:sz="0" w:space="0" w:color="auto"/>
          </w:divBdr>
        </w:div>
        <w:div w:id="2055612993">
          <w:marLeft w:val="640"/>
          <w:marRight w:val="0"/>
          <w:marTop w:val="0"/>
          <w:marBottom w:val="0"/>
          <w:divBdr>
            <w:top w:val="none" w:sz="0" w:space="0" w:color="auto"/>
            <w:left w:val="none" w:sz="0" w:space="0" w:color="auto"/>
            <w:bottom w:val="none" w:sz="0" w:space="0" w:color="auto"/>
            <w:right w:val="none" w:sz="0" w:space="0" w:color="auto"/>
          </w:divBdr>
        </w:div>
      </w:divsChild>
    </w:div>
    <w:div w:id="712925160">
      <w:marLeft w:val="0"/>
      <w:marRight w:val="0"/>
      <w:marTop w:val="0"/>
      <w:marBottom w:val="0"/>
      <w:divBdr>
        <w:top w:val="none" w:sz="0" w:space="0" w:color="auto"/>
        <w:left w:val="none" w:sz="0" w:space="0" w:color="auto"/>
        <w:bottom w:val="none" w:sz="0" w:space="0" w:color="auto"/>
        <w:right w:val="none" w:sz="0" w:space="0" w:color="auto"/>
      </w:divBdr>
    </w:div>
    <w:div w:id="728307102">
      <w:marLeft w:val="0"/>
      <w:marRight w:val="0"/>
      <w:marTop w:val="0"/>
      <w:marBottom w:val="0"/>
      <w:divBdr>
        <w:top w:val="none" w:sz="0" w:space="0" w:color="auto"/>
        <w:left w:val="none" w:sz="0" w:space="0" w:color="auto"/>
        <w:bottom w:val="none" w:sz="0" w:space="0" w:color="auto"/>
        <w:right w:val="none" w:sz="0" w:space="0" w:color="auto"/>
      </w:divBdr>
    </w:div>
    <w:div w:id="728499300">
      <w:marLeft w:val="0"/>
      <w:marRight w:val="0"/>
      <w:marTop w:val="0"/>
      <w:marBottom w:val="0"/>
      <w:divBdr>
        <w:top w:val="none" w:sz="0" w:space="0" w:color="auto"/>
        <w:left w:val="none" w:sz="0" w:space="0" w:color="auto"/>
        <w:bottom w:val="none" w:sz="0" w:space="0" w:color="auto"/>
        <w:right w:val="none" w:sz="0" w:space="0" w:color="auto"/>
      </w:divBdr>
    </w:div>
    <w:div w:id="730275441">
      <w:marLeft w:val="0"/>
      <w:marRight w:val="0"/>
      <w:marTop w:val="0"/>
      <w:marBottom w:val="0"/>
      <w:divBdr>
        <w:top w:val="none" w:sz="0" w:space="0" w:color="auto"/>
        <w:left w:val="none" w:sz="0" w:space="0" w:color="auto"/>
        <w:bottom w:val="none" w:sz="0" w:space="0" w:color="auto"/>
        <w:right w:val="none" w:sz="0" w:space="0" w:color="auto"/>
      </w:divBdr>
    </w:div>
    <w:div w:id="732237361">
      <w:bodyDiv w:val="1"/>
      <w:marLeft w:val="0"/>
      <w:marRight w:val="0"/>
      <w:marTop w:val="0"/>
      <w:marBottom w:val="0"/>
      <w:divBdr>
        <w:top w:val="none" w:sz="0" w:space="0" w:color="auto"/>
        <w:left w:val="none" w:sz="0" w:space="0" w:color="auto"/>
        <w:bottom w:val="none" w:sz="0" w:space="0" w:color="auto"/>
        <w:right w:val="none" w:sz="0" w:space="0" w:color="auto"/>
      </w:divBdr>
      <w:divsChild>
        <w:div w:id="57411458">
          <w:marLeft w:val="640"/>
          <w:marRight w:val="0"/>
          <w:marTop w:val="0"/>
          <w:marBottom w:val="0"/>
          <w:divBdr>
            <w:top w:val="none" w:sz="0" w:space="0" w:color="auto"/>
            <w:left w:val="none" w:sz="0" w:space="0" w:color="auto"/>
            <w:bottom w:val="none" w:sz="0" w:space="0" w:color="auto"/>
            <w:right w:val="none" w:sz="0" w:space="0" w:color="auto"/>
          </w:divBdr>
        </w:div>
        <w:div w:id="1735229085">
          <w:marLeft w:val="640"/>
          <w:marRight w:val="0"/>
          <w:marTop w:val="0"/>
          <w:marBottom w:val="0"/>
          <w:divBdr>
            <w:top w:val="none" w:sz="0" w:space="0" w:color="auto"/>
            <w:left w:val="none" w:sz="0" w:space="0" w:color="auto"/>
            <w:bottom w:val="none" w:sz="0" w:space="0" w:color="auto"/>
            <w:right w:val="none" w:sz="0" w:space="0" w:color="auto"/>
          </w:divBdr>
        </w:div>
        <w:div w:id="1442727366">
          <w:marLeft w:val="640"/>
          <w:marRight w:val="0"/>
          <w:marTop w:val="0"/>
          <w:marBottom w:val="0"/>
          <w:divBdr>
            <w:top w:val="none" w:sz="0" w:space="0" w:color="auto"/>
            <w:left w:val="none" w:sz="0" w:space="0" w:color="auto"/>
            <w:bottom w:val="none" w:sz="0" w:space="0" w:color="auto"/>
            <w:right w:val="none" w:sz="0" w:space="0" w:color="auto"/>
          </w:divBdr>
        </w:div>
        <w:div w:id="970743056">
          <w:marLeft w:val="640"/>
          <w:marRight w:val="0"/>
          <w:marTop w:val="0"/>
          <w:marBottom w:val="0"/>
          <w:divBdr>
            <w:top w:val="none" w:sz="0" w:space="0" w:color="auto"/>
            <w:left w:val="none" w:sz="0" w:space="0" w:color="auto"/>
            <w:bottom w:val="none" w:sz="0" w:space="0" w:color="auto"/>
            <w:right w:val="none" w:sz="0" w:space="0" w:color="auto"/>
          </w:divBdr>
        </w:div>
        <w:div w:id="867839503">
          <w:marLeft w:val="640"/>
          <w:marRight w:val="0"/>
          <w:marTop w:val="0"/>
          <w:marBottom w:val="0"/>
          <w:divBdr>
            <w:top w:val="none" w:sz="0" w:space="0" w:color="auto"/>
            <w:left w:val="none" w:sz="0" w:space="0" w:color="auto"/>
            <w:bottom w:val="none" w:sz="0" w:space="0" w:color="auto"/>
            <w:right w:val="none" w:sz="0" w:space="0" w:color="auto"/>
          </w:divBdr>
        </w:div>
        <w:div w:id="1383600570">
          <w:marLeft w:val="640"/>
          <w:marRight w:val="0"/>
          <w:marTop w:val="0"/>
          <w:marBottom w:val="0"/>
          <w:divBdr>
            <w:top w:val="none" w:sz="0" w:space="0" w:color="auto"/>
            <w:left w:val="none" w:sz="0" w:space="0" w:color="auto"/>
            <w:bottom w:val="none" w:sz="0" w:space="0" w:color="auto"/>
            <w:right w:val="none" w:sz="0" w:space="0" w:color="auto"/>
          </w:divBdr>
        </w:div>
        <w:div w:id="575630134">
          <w:marLeft w:val="640"/>
          <w:marRight w:val="0"/>
          <w:marTop w:val="0"/>
          <w:marBottom w:val="0"/>
          <w:divBdr>
            <w:top w:val="none" w:sz="0" w:space="0" w:color="auto"/>
            <w:left w:val="none" w:sz="0" w:space="0" w:color="auto"/>
            <w:bottom w:val="none" w:sz="0" w:space="0" w:color="auto"/>
            <w:right w:val="none" w:sz="0" w:space="0" w:color="auto"/>
          </w:divBdr>
        </w:div>
        <w:div w:id="566183702">
          <w:marLeft w:val="640"/>
          <w:marRight w:val="0"/>
          <w:marTop w:val="0"/>
          <w:marBottom w:val="0"/>
          <w:divBdr>
            <w:top w:val="none" w:sz="0" w:space="0" w:color="auto"/>
            <w:left w:val="none" w:sz="0" w:space="0" w:color="auto"/>
            <w:bottom w:val="none" w:sz="0" w:space="0" w:color="auto"/>
            <w:right w:val="none" w:sz="0" w:space="0" w:color="auto"/>
          </w:divBdr>
        </w:div>
        <w:div w:id="1400397283">
          <w:marLeft w:val="640"/>
          <w:marRight w:val="0"/>
          <w:marTop w:val="0"/>
          <w:marBottom w:val="0"/>
          <w:divBdr>
            <w:top w:val="none" w:sz="0" w:space="0" w:color="auto"/>
            <w:left w:val="none" w:sz="0" w:space="0" w:color="auto"/>
            <w:bottom w:val="none" w:sz="0" w:space="0" w:color="auto"/>
            <w:right w:val="none" w:sz="0" w:space="0" w:color="auto"/>
          </w:divBdr>
        </w:div>
        <w:div w:id="948044927">
          <w:marLeft w:val="640"/>
          <w:marRight w:val="0"/>
          <w:marTop w:val="0"/>
          <w:marBottom w:val="0"/>
          <w:divBdr>
            <w:top w:val="none" w:sz="0" w:space="0" w:color="auto"/>
            <w:left w:val="none" w:sz="0" w:space="0" w:color="auto"/>
            <w:bottom w:val="none" w:sz="0" w:space="0" w:color="auto"/>
            <w:right w:val="none" w:sz="0" w:space="0" w:color="auto"/>
          </w:divBdr>
        </w:div>
        <w:div w:id="1886259653">
          <w:marLeft w:val="640"/>
          <w:marRight w:val="0"/>
          <w:marTop w:val="0"/>
          <w:marBottom w:val="0"/>
          <w:divBdr>
            <w:top w:val="none" w:sz="0" w:space="0" w:color="auto"/>
            <w:left w:val="none" w:sz="0" w:space="0" w:color="auto"/>
            <w:bottom w:val="none" w:sz="0" w:space="0" w:color="auto"/>
            <w:right w:val="none" w:sz="0" w:space="0" w:color="auto"/>
          </w:divBdr>
        </w:div>
        <w:div w:id="217060953">
          <w:marLeft w:val="640"/>
          <w:marRight w:val="0"/>
          <w:marTop w:val="0"/>
          <w:marBottom w:val="0"/>
          <w:divBdr>
            <w:top w:val="none" w:sz="0" w:space="0" w:color="auto"/>
            <w:left w:val="none" w:sz="0" w:space="0" w:color="auto"/>
            <w:bottom w:val="none" w:sz="0" w:space="0" w:color="auto"/>
            <w:right w:val="none" w:sz="0" w:space="0" w:color="auto"/>
          </w:divBdr>
        </w:div>
        <w:div w:id="1857427199">
          <w:marLeft w:val="640"/>
          <w:marRight w:val="0"/>
          <w:marTop w:val="0"/>
          <w:marBottom w:val="0"/>
          <w:divBdr>
            <w:top w:val="none" w:sz="0" w:space="0" w:color="auto"/>
            <w:left w:val="none" w:sz="0" w:space="0" w:color="auto"/>
            <w:bottom w:val="none" w:sz="0" w:space="0" w:color="auto"/>
            <w:right w:val="none" w:sz="0" w:space="0" w:color="auto"/>
          </w:divBdr>
        </w:div>
        <w:div w:id="2068601801">
          <w:marLeft w:val="640"/>
          <w:marRight w:val="0"/>
          <w:marTop w:val="0"/>
          <w:marBottom w:val="0"/>
          <w:divBdr>
            <w:top w:val="none" w:sz="0" w:space="0" w:color="auto"/>
            <w:left w:val="none" w:sz="0" w:space="0" w:color="auto"/>
            <w:bottom w:val="none" w:sz="0" w:space="0" w:color="auto"/>
            <w:right w:val="none" w:sz="0" w:space="0" w:color="auto"/>
          </w:divBdr>
        </w:div>
        <w:div w:id="766003291">
          <w:marLeft w:val="640"/>
          <w:marRight w:val="0"/>
          <w:marTop w:val="0"/>
          <w:marBottom w:val="0"/>
          <w:divBdr>
            <w:top w:val="none" w:sz="0" w:space="0" w:color="auto"/>
            <w:left w:val="none" w:sz="0" w:space="0" w:color="auto"/>
            <w:bottom w:val="none" w:sz="0" w:space="0" w:color="auto"/>
            <w:right w:val="none" w:sz="0" w:space="0" w:color="auto"/>
          </w:divBdr>
        </w:div>
        <w:div w:id="114757330">
          <w:marLeft w:val="640"/>
          <w:marRight w:val="0"/>
          <w:marTop w:val="0"/>
          <w:marBottom w:val="0"/>
          <w:divBdr>
            <w:top w:val="none" w:sz="0" w:space="0" w:color="auto"/>
            <w:left w:val="none" w:sz="0" w:space="0" w:color="auto"/>
            <w:bottom w:val="none" w:sz="0" w:space="0" w:color="auto"/>
            <w:right w:val="none" w:sz="0" w:space="0" w:color="auto"/>
          </w:divBdr>
        </w:div>
        <w:div w:id="81335952">
          <w:marLeft w:val="640"/>
          <w:marRight w:val="0"/>
          <w:marTop w:val="0"/>
          <w:marBottom w:val="0"/>
          <w:divBdr>
            <w:top w:val="none" w:sz="0" w:space="0" w:color="auto"/>
            <w:left w:val="none" w:sz="0" w:space="0" w:color="auto"/>
            <w:bottom w:val="none" w:sz="0" w:space="0" w:color="auto"/>
            <w:right w:val="none" w:sz="0" w:space="0" w:color="auto"/>
          </w:divBdr>
        </w:div>
        <w:div w:id="972252664">
          <w:marLeft w:val="640"/>
          <w:marRight w:val="0"/>
          <w:marTop w:val="0"/>
          <w:marBottom w:val="0"/>
          <w:divBdr>
            <w:top w:val="none" w:sz="0" w:space="0" w:color="auto"/>
            <w:left w:val="none" w:sz="0" w:space="0" w:color="auto"/>
            <w:bottom w:val="none" w:sz="0" w:space="0" w:color="auto"/>
            <w:right w:val="none" w:sz="0" w:space="0" w:color="auto"/>
          </w:divBdr>
        </w:div>
        <w:div w:id="1373461692">
          <w:marLeft w:val="640"/>
          <w:marRight w:val="0"/>
          <w:marTop w:val="0"/>
          <w:marBottom w:val="0"/>
          <w:divBdr>
            <w:top w:val="none" w:sz="0" w:space="0" w:color="auto"/>
            <w:left w:val="none" w:sz="0" w:space="0" w:color="auto"/>
            <w:bottom w:val="none" w:sz="0" w:space="0" w:color="auto"/>
            <w:right w:val="none" w:sz="0" w:space="0" w:color="auto"/>
          </w:divBdr>
        </w:div>
        <w:div w:id="1580947969">
          <w:marLeft w:val="640"/>
          <w:marRight w:val="0"/>
          <w:marTop w:val="0"/>
          <w:marBottom w:val="0"/>
          <w:divBdr>
            <w:top w:val="none" w:sz="0" w:space="0" w:color="auto"/>
            <w:left w:val="none" w:sz="0" w:space="0" w:color="auto"/>
            <w:bottom w:val="none" w:sz="0" w:space="0" w:color="auto"/>
            <w:right w:val="none" w:sz="0" w:space="0" w:color="auto"/>
          </w:divBdr>
        </w:div>
        <w:div w:id="1392532625">
          <w:marLeft w:val="640"/>
          <w:marRight w:val="0"/>
          <w:marTop w:val="0"/>
          <w:marBottom w:val="0"/>
          <w:divBdr>
            <w:top w:val="none" w:sz="0" w:space="0" w:color="auto"/>
            <w:left w:val="none" w:sz="0" w:space="0" w:color="auto"/>
            <w:bottom w:val="none" w:sz="0" w:space="0" w:color="auto"/>
            <w:right w:val="none" w:sz="0" w:space="0" w:color="auto"/>
          </w:divBdr>
        </w:div>
        <w:div w:id="161967825">
          <w:marLeft w:val="640"/>
          <w:marRight w:val="0"/>
          <w:marTop w:val="0"/>
          <w:marBottom w:val="0"/>
          <w:divBdr>
            <w:top w:val="none" w:sz="0" w:space="0" w:color="auto"/>
            <w:left w:val="none" w:sz="0" w:space="0" w:color="auto"/>
            <w:bottom w:val="none" w:sz="0" w:space="0" w:color="auto"/>
            <w:right w:val="none" w:sz="0" w:space="0" w:color="auto"/>
          </w:divBdr>
        </w:div>
        <w:div w:id="404766428">
          <w:marLeft w:val="640"/>
          <w:marRight w:val="0"/>
          <w:marTop w:val="0"/>
          <w:marBottom w:val="0"/>
          <w:divBdr>
            <w:top w:val="none" w:sz="0" w:space="0" w:color="auto"/>
            <w:left w:val="none" w:sz="0" w:space="0" w:color="auto"/>
            <w:bottom w:val="none" w:sz="0" w:space="0" w:color="auto"/>
            <w:right w:val="none" w:sz="0" w:space="0" w:color="auto"/>
          </w:divBdr>
        </w:div>
        <w:div w:id="1445035589">
          <w:marLeft w:val="640"/>
          <w:marRight w:val="0"/>
          <w:marTop w:val="0"/>
          <w:marBottom w:val="0"/>
          <w:divBdr>
            <w:top w:val="none" w:sz="0" w:space="0" w:color="auto"/>
            <w:left w:val="none" w:sz="0" w:space="0" w:color="auto"/>
            <w:bottom w:val="none" w:sz="0" w:space="0" w:color="auto"/>
            <w:right w:val="none" w:sz="0" w:space="0" w:color="auto"/>
          </w:divBdr>
        </w:div>
        <w:div w:id="1951887311">
          <w:marLeft w:val="640"/>
          <w:marRight w:val="0"/>
          <w:marTop w:val="0"/>
          <w:marBottom w:val="0"/>
          <w:divBdr>
            <w:top w:val="none" w:sz="0" w:space="0" w:color="auto"/>
            <w:left w:val="none" w:sz="0" w:space="0" w:color="auto"/>
            <w:bottom w:val="none" w:sz="0" w:space="0" w:color="auto"/>
            <w:right w:val="none" w:sz="0" w:space="0" w:color="auto"/>
          </w:divBdr>
        </w:div>
        <w:div w:id="487407758">
          <w:marLeft w:val="640"/>
          <w:marRight w:val="0"/>
          <w:marTop w:val="0"/>
          <w:marBottom w:val="0"/>
          <w:divBdr>
            <w:top w:val="none" w:sz="0" w:space="0" w:color="auto"/>
            <w:left w:val="none" w:sz="0" w:space="0" w:color="auto"/>
            <w:bottom w:val="none" w:sz="0" w:space="0" w:color="auto"/>
            <w:right w:val="none" w:sz="0" w:space="0" w:color="auto"/>
          </w:divBdr>
        </w:div>
        <w:div w:id="1606422835">
          <w:marLeft w:val="640"/>
          <w:marRight w:val="0"/>
          <w:marTop w:val="0"/>
          <w:marBottom w:val="0"/>
          <w:divBdr>
            <w:top w:val="none" w:sz="0" w:space="0" w:color="auto"/>
            <w:left w:val="none" w:sz="0" w:space="0" w:color="auto"/>
            <w:bottom w:val="none" w:sz="0" w:space="0" w:color="auto"/>
            <w:right w:val="none" w:sz="0" w:space="0" w:color="auto"/>
          </w:divBdr>
        </w:div>
        <w:div w:id="140931359">
          <w:marLeft w:val="640"/>
          <w:marRight w:val="0"/>
          <w:marTop w:val="0"/>
          <w:marBottom w:val="0"/>
          <w:divBdr>
            <w:top w:val="none" w:sz="0" w:space="0" w:color="auto"/>
            <w:left w:val="none" w:sz="0" w:space="0" w:color="auto"/>
            <w:bottom w:val="none" w:sz="0" w:space="0" w:color="auto"/>
            <w:right w:val="none" w:sz="0" w:space="0" w:color="auto"/>
          </w:divBdr>
        </w:div>
        <w:div w:id="322853463">
          <w:marLeft w:val="640"/>
          <w:marRight w:val="0"/>
          <w:marTop w:val="0"/>
          <w:marBottom w:val="0"/>
          <w:divBdr>
            <w:top w:val="none" w:sz="0" w:space="0" w:color="auto"/>
            <w:left w:val="none" w:sz="0" w:space="0" w:color="auto"/>
            <w:bottom w:val="none" w:sz="0" w:space="0" w:color="auto"/>
            <w:right w:val="none" w:sz="0" w:space="0" w:color="auto"/>
          </w:divBdr>
        </w:div>
        <w:div w:id="183136076">
          <w:marLeft w:val="640"/>
          <w:marRight w:val="0"/>
          <w:marTop w:val="0"/>
          <w:marBottom w:val="0"/>
          <w:divBdr>
            <w:top w:val="none" w:sz="0" w:space="0" w:color="auto"/>
            <w:left w:val="none" w:sz="0" w:space="0" w:color="auto"/>
            <w:bottom w:val="none" w:sz="0" w:space="0" w:color="auto"/>
            <w:right w:val="none" w:sz="0" w:space="0" w:color="auto"/>
          </w:divBdr>
        </w:div>
        <w:div w:id="193229492">
          <w:marLeft w:val="640"/>
          <w:marRight w:val="0"/>
          <w:marTop w:val="0"/>
          <w:marBottom w:val="0"/>
          <w:divBdr>
            <w:top w:val="none" w:sz="0" w:space="0" w:color="auto"/>
            <w:left w:val="none" w:sz="0" w:space="0" w:color="auto"/>
            <w:bottom w:val="none" w:sz="0" w:space="0" w:color="auto"/>
            <w:right w:val="none" w:sz="0" w:space="0" w:color="auto"/>
          </w:divBdr>
        </w:div>
        <w:div w:id="1251503173">
          <w:marLeft w:val="640"/>
          <w:marRight w:val="0"/>
          <w:marTop w:val="0"/>
          <w:marBottom w:val="0"/>
          <w:divBdr>
            <w:top w:val="none" w:sz="0" w:space="0" w:color="auto"/>
            <w:left w:val="none" w:sz="0" w:space="0" w:color="auto"/>
            <w:bottom w:val="none" w:sz="0" w:space="0" w:color="auto"/>
            <w:right w:val="none" w:sz="0" w:space="0" w:color="auto"/>
          </w:divBdr>
        </w:div>
        <w:div w:id="681980115">
          <w:marLeft w:val="640"/>
          <w:marRight w:val="0"/>
          <w:marTop w:val="0"/>
          <w:marBottom w:val="0"/>
          <w:divBdr>
            <w:top w:val="none" w:sz="0" w:space="0" w:color="auto"/>
            <w:left w:val="none" w:sz="0" w:space="0" w:color="auto"/>
            <w:bottom w:val="none" w:sz="0" w:space="0" w:color="auto"/>
            <w:right w:val="none" w:sz="0" w:space="0" w:color="auto"/>
          </w:divBdr>
        </w:div>
        <w:div w:id="519399098">
          <w:marLeft w:val="640"/>
          <w:marRight w:val="0"/>
          <w:marTop w:val="0"/>
          <w:marBottom w:val="0"/>
          <w:divBdr>
            <w:top w:val="none" w:sz="0" w:space="0" w:color="auto"/>
            <w:left w:val="none" w:sz="0" w:space="0" w:color="auto"/>
            <w:bottom w:val="none" w:sz="0" w:space="0" w:color="auto"/>
            <w:right w:val="none" w:sz="0" w:space="0" w:color="auto"/>
          </w:divBdr>
        </w:div>
        <w:div w:id="1256860454">
          <w:marLeft w:val="640"/>
          <w:marRight w:val="0"/>
          <w:marTop w:val="0"/>
          <w:marBottom w:val="0"/>
          <w:divBdr>
            <w:top w:val="none" w:sz="0" w:space="0" w:color="auto"/>
            <w:left w:val="none" w:sz="0" w:space="0" w:color="auto"/>
            <w:bottom w:val="none" w:sz="0" w:space="0" w:color="auto"/>
            <w:right w:val="none" w:sz="0" w:space="0" w:color="auto"/>
          </w:divBdr>
        </w:div>
        <w:div w:id="1926259312">
          <w:marLeft w:val="640"/>
          <w:marRight w:val="0"/>
          <w:marTop w:val="0"/>
          <w:marBottom w:val="0"/>
          <w:divBdr>
            <w:top w:val="none" w:sz="0" w:space="0" w:color="auto"/>
            <w:left w:val="none" w:sz="0" w:space="0" w:color="auto"/>
            <w:bottom w:val="none" w:sz="0" w:space="0" w:color="auto"/>
            <w:right w:val="none" w:sz="0" w:space="0" w:color="auto"/>
          </w:divBdr>
        </w:div>
        <w:div w:id="1945310354">
          <w:marLeft w:val="640"/>
          <w:marRight w:val="0"/>
          <w:marTop w:val="0"/>
          <w:marBottom w:val="0"/>
          <w:divBdr>
            <w:top w:val="none" w:sz="0" w:space="0" w:color="auto"/>
            <w:left w:val="none" w:sz="0" w:space="0" w:color="auto"/>
            <w:bottom w:val="none" w:sz="0" w:space="0" w:color="auto"/>
            <w:right w:val="none" w:sz="0" w:space="0" w:color="auto"/>
          </w:divBdr>
        </w:div>
        <w:div w:id="1727753496">
          <w:marLeft w:val="640"/>
          <w:marRight w:val="0"/>
          <w:marTop w:val="0"/>
          <w:marBottom w:val="0"/>
          <w:divBdr>
            <w:top w:val="none" w:sz="0" w:space="0" w:color="auto"/>
            <w:left w:val="none" w:sz="0" w:space="0" w:color="auto"/>
            <w:bottom w:val="none" w:sz="0" w:space="0" w:color="auto"/>
            <w:right w:val="none" w:sz="0" w:space="0" w:color="auto"/>
          </w:divBdr>
        </w:div>
        <w:div w:id="1387338098">
          <w:marLeft w:val="640"/>
          <w:marRight w:val="0"/>
          <w:marTop w:val="0"/>
          <w:marBottom w:val="0"/>
          <w:divBdr>
            <w:top w:val="none" w:sz="0" w:space="0" w:color="auto"/>
            <w:left w:val="none" w:sz="0" w:space="0" w:color="auto"/>
            <w:bottom w:val="none" w:sz="0" w:space="0" w:color="auto"/>
            <w:right w:val="none" w:sz="0" w:space="0" w:color="auto"/>
          </w:divBdr>
        </w:div>
        <w:div w:id="764378901">
          <w:marLeft w:val="640"/>
          <w:marRight w:val="0"/>
          <w:marTop w:val="0"/>
          <w:marBottom w:val="0"/>
          <w:divBdr>
            <w:top w:val="none" w:sz="0" w:space="0" w:color="auto"/>
            <w:left w:val="none" w:sz="0" w:space="0" w:color="auto"/>
            <w:bottom w:val="none" w:sz="0" w:space="0" w:color="auto"/>
            <w:right w:val="none" w:sz="0" w:space="0" w:color="auto"/>
          </w:divBdr>
        </w:div>
        <w:div w:id="1896743804">
          <w:marLeft w:val="640"/>
          <w:marRight w:val="0"/>
          <w:marTop w:val="0"/>
          <w:marBottom w:val="0"/>
          <w:divBdr>
            <w:top w:val="none" w:sz="0" w:space="0" w:color="auto"/>
            <w:left w:val="none" w:sz="0" w:space="0" w:color="auto"/>
            <w:bottom w:val="none" w:sz="0" w:space="0" w:color="auto"/>
            <w:right w:val="none" w:sz="0" w:space="0" w:color="auto"/>
          </w:divBdr>
        </w:div>
        <w:div w:id="1417629874">
          <w:marLeft w:val="640"/>
          <w:marRight w:val="0"/>
          <w:marTop w:val="0"/>
          <w:marBottom w:val="0"/>
          <w:divBdr>
            <w:top w:val="none" w:sz="0" w:space="0" w:color="auto"/>
            <w:left w:val="none" w:sz="0" w:space="0" w:color="auto"/>
            <w:bottom w:val="none" w:sz="0" w:space="0" w:color="auto"/>
            <w:right w:val="none" w:sz="0" w:space="0" w:color="auto"/>
          </w:divBdr>
        </w:div>
        <w:div w:id="1402603240">
          <w:marLeft w:val="640"/>
          <w:marRight w:val="0"/>
          <w:marTop w:val="0"/>
          <w:marBottom w:val="0"/>
          <w:divBdr>
            <w:top w:val="none" w:sz="0" w:space="0" w:color="auto"/>
            <w:left w:val="none" w:sz="0" w:space="0" w:color="auto"/>
            <w:bottom w:val="none" w:sz="0" w:space="0" w:color="auto"/>
            <w:right w:val="none" w:sz="0" w:space="0" w:color="auto"/>
          </w:divBdr>
        </w:div>
        <w:div w:id="1547140340">
          <w:marLeft w:val="640"/>
          <w:marRight w:val="0"/>
          <w:marTop w:val="0"/>
          <w:marBottom w:val="0"/>
          <w:divBdr>
            <w:top w:val="none" w:sz="0" w:space="0" w:color="auto"/>
            <w:left w:val="none" w:sz="0" w:space="0" w:color="auto"/>
            <w:bottom w:val="none" w:sz="0" w:space="0" w:color="auto"/>
            <w:right w:val="none" w:sz="0" w:space="0" w:color="auto"/>
          </w:divBdr>
        </w:div>
        <w:div w:id="383138048">
          <w:marLeft w:val="640"/>
          <w:marRight w:val="0"/>
          <w:marTop w:val="0"/>
          <w:marBottom w:val="0"/>
          <w:divBdr>
            <w:top w:val="none" w:sz="0" w:space="0" w:color="auto"/>
            <w:left w:val="none" w:sz="0" w:space="0" w:color="auto"/>
            <w:bottom w:val="none" w:sz="0" w:space="0" w:color="auto"/>
            <w:right w:val="none" w:sz="0" w:space="0" w:color="auto"/>
          </w:divBdr>
        </w:div>
        <w:div w:id="175585175">
          <w:marLeft w:val="640"/>
          <w:marRight w:val="0"/>
          <w:marTop w:val="0"/>
          <w:marBottom w:val="0"/>
          <w:divBdr>
            <w:top w:val="none" w:sz="0" w:space="0" w:color="auto"/>
            <w:left w:val="none" w:sz="0" w:space="0" w:color="auto"/>
            <w:bottom w:val="none" w:sz="0" w:space="0" w:color="auto"/>
            <w:right w:val="none" w:sz="0" w:space="0" w:color="auto"/>
          </w:divBdr>
        </w:div>
        <w:div w:id="1731726467">
          <w:marLeft w:val="640"/>
          <w:marRight w:val="0"/>
          <w:marTop w:val="0"/>
          <w:marBottom w:val="0"/>
          <w:divBdr>
            <w:top w:val="none" w:sz="0" w:space="0" w:color="auto"/>
            <w:left w:val="none" w:sz="0" w:space="0" w:color="auto"/>
            <w:bottom w:val="none" w:sz="0" w:space="0" w:color="auto"/>
            <w:right w:val="none" w:sz="0" w:space="0" w:color="auto"/>
          </w:divBdr>
        </w:div>
        <w:div w:id="1916013442">
          <w:marLeft w:val="640"/>
          <w:marRight w:val="0"/>
          <w:marTop w:val="0"/>
          <w:marBottom w:val="0"/>
          <w:divBdr>
            <w:top w:val="none" w:sz="0" w:space="0" w:color="auto"/>
            <w:left w:val="none" w:sz="0" w:space="0" w:color="auto"/>
            <w:bottom w:val="none" w:sz="0" w:space="0" w:color="auto"/>
            <w:right w:val="none" w:sz="0" w:space="0" w:color="auto"/>
          </w:divBdr>
        </w:div>
        <w:div w:id="195773786">
          <w:marLeft w:val="640"/>
          <w:marRight w:val="0"/>
          <w:marTop w:val="0"/>
          <w:marBottom w:val="0"/>
          <w:divBdr>
            <w:top w:val="none" w:sz="0" w:space="0" w:color="auto"/>
            <w:left w:val="none" w:sz="0" w:space="0" w:color="auto"/>
            <w:bottom w:val="none" w:sz="0" w:space="0" w:color="auto"/>
            <w:right w:val="none" w:sz="0" w:space="0" w:color="auto"/>
          </w:divBdr>
        </w:div>
        <w:div w:id="1798140460">
          <w:marLeft w:val="640"/>
          <w:marRight w:val="0"/>
          <w:marTop w:val="0"/>
          <w:marBottom w:val="0"/>
          <w:divBdr>
            <w:top w:val="none" w:sz="0" w:space="0" w:color="auto"/>
            <w:left w:val="none" w:sz="0" w:space="0" w:color="auto"/>
            <w:bottom w:val="none" w:sz="0" w:space="0" w:color="auto"/>
            <w:right w:val="none" w:sz="0" w:space="0" w:color="auto"/>
          </w:divBdr>
        </w:div>
      </w:divsChild>
    </w:div>
    <w:div w:id="732505839">
      <w:marLeft w:val="0"/>
      <w:marRight w:val="0"/>
      <w:marTop w:val="0"/>
      <w:marBottom w:val="0"/>
      <w:divBdr>
        <w:top w:val="none" w:sz="0" w:space="0" w:color="auto"/>
        <w:left w:val="none" w:sz="0" w:space="0" w:color="auto"/>
        <w:bottom w:val="none" w:sz="0" w:space="0" w:color="auto"/>
        <w:right w:val="none" w:sz="0" w:space="0" w:color="auto"/>
      </w:divBdr>
    </w:div>
    <w:div w:id="734547204">
      <w:bodyDiv w:val="1"/>
      <w:marLeft w:val="0"/>
      <w:marRight w:val="0"/>
      <w:marTop w:val="0"/>
      <w:marBottom w:val="0"/>
      <w:divBdr>
        <w:top w:val="none" w:sz="0" w:space="0" w:color="auto"/>
        <w:left w:val="none" w:sz="0" w:space="0" w:color="auto"/>
        <w:bottom w:val="none" w:sz="0" w:space="0" w:color="auto"/>
        <w:right w:val="none" w:sz="0" w:space="0" w:color="auto"/>
      </w:divBdr>
      <w:divsChild>
        <w:div w:id="2018650070">
          <w:marLeft w:val="640"/>
          <w:marRight w:val="0"/>
          <w:marTop w:val="0"/>
          <w:marBottom w:val="0"/>
          <w:divBdr>
            <w:top w:val="none" w:sz="0" w:space="0" w:color="auto"/>
            <w:left w:val="none" w:sz="0" w:space="0" w:color="auto"/>
            <w:bottom w:val="none" w:sz="0" w:space="0" w:color="auto"/>
            <w:right w:val="none" w:sz="0" w:space="0" w:color="auto"/>
          </w:divBdr>
        </w:div>
        <w:div w:id="703212392">
          <w:marLeft w:val="640"/>
          <w:marRight w:val="0"/>
          <w:marTop w:val="0"/>
          <w:marBottom w:val="0"/>
          <w:divBdr>
            <w:top w:val="none" w:sz="0" w:space="0" w:color="auto"/>
            <w:left w:val="none" w:sz="0" w:space="0" w:color="auto"/>
            <w:bottom w:val="none" w:sz="0" w:space="0" w:color="auto"/>
            <w:right w:val="none" w:sz="0" w:space="0" w:color="auto"/>
          </w:divBdr>
        </w:div>
        <w:div w:id="327681504">
          <w:marLeft w:val="640"/>
          <w:marRight w:val="0"/>
          <w:marTop w:val="0"/>
          <w:marBottom w:val="0"/>
          <w:divBdr>
            <w:top w:val="none" w:sz="0" w:space="0" w:color="auto"/>
            <w:left w:val="none" w:sz="0" w:space="0" w:color="auto"/>
            <w:bottom w:val="none" w:sz="0" w:space="0" w:color="auto"/>
            <w:right w:val="none" w:sz="0" w:space="0" w:color="auto"/>
          </w:divBdr>
        </w:div>
        <w:div w:id="1924029415">
          <w:marLeft w:val="640"/>
          <w:marRight w:val="0"/>
          <w:marTop w:val="0"/>
          <w:marBottom w:val="0"/>
          <w:divBdr>
            <w:top w:val="none" w:sz="0" w:space="0" w:color="auto"/>
            <w:left w:val="none" w:sz="0" w:space="0" w:color="auto"/>
            <w:bottom w:val="none" w:sz="0" w:space="0" w:color="auto"/>
            <w:right w:val="none" w:sz="0" w:space="0" w:color="auto"/>
          </w:divBdr>
        </w:div>
        <w:div w:id="1528641396">
          <w:marLeft w:val="640"/>
          <w:marRight w:val="0"/>
          <w:marTop w:val="0"/>
          <w:marBottom w:val="0"/>
          <w:divBdr>
            <w:top w:val="none" w:sz="0" w:space="0" w:color="auto"/>
            <w:left w:val="none" w:sz="0" w:space="0" w:color="auto"/>
            <w:bottom w:val="none" w:sz="0" w:space="0" w:color="auto"/>
            <w:right w:val="none" w:sz="0" w:space="0" w:color="auto"/>
          </w:divBdr>
        </w:div>
        <w:div w:id="1256750377">
          <w:marLeft w:val="640"/>
          <w:marRight w:val="0"/>
          <w:marTop w:val="0"/>
          <w:marBottom w:val="0"/>
          <w:divBdr>
            <w:top w:val="none" w:sz="0" w:space="0" w:color="auto"/>
            <w:left w:val="none" w:sz="0" w:space="0" w:color="auto"/>
            <w:bottom w:val="none" w:sz="0" w:space="0" w:color="auto"/>
            <w:right w:val="none" w:sz="0" w:space="0" w:color="auto"/>
          </w:divBdr>
        </w:div>
        <w:div w:id="2009138128">
          <w:marLeft w:val="640"/>
          <w:marRight w:val="0"/>
          <w:marTop w:val="0"/>
          <w:marBottom w:val="0"/>
          <w:divBdr>
            <w:top w:val="none" w:sz="0" w:space="0" w:color="auto"/>
            <w:left w:val="none" w:sz="0" w:space="0" w:color="auto"/>
            <w:bottom w:val="none" w:sz="0" w:space="0" w:color="auto"/>
            <w:right w:val="none" w:sz="0" w:space="0" w:color="auto"/>
          </w:divBdr>
        </w:div>
        <w:div w:id="1657221064">
          <w:marLeft w:val="640"/>
          <w:marRight w:val="0"/>
          <w:marTop w:val="0"/>
          <w:marBottom w:val="0"/>
          <w:divBdr>
            <w:top w:val="none" w:sz="0" w:space="0" w:color="auto"/>
            <w:left w:val="none" w:sz="0" w:space="0" w:color="auto"/>
            <w:bottom w:val="none" w:sz="0" w:space="0" w:color="auto"/>
            <w:right w:val="none" w:sz="0" w:space="0" w:color="auto"/>
          </w:divBdr>
        </w:div>
        <w:div w:id="577402101">
          <w:marLeft w:val="640"/>
          <w:marRight w:val="0"/>
          <w:marTop w:val="0"/>
          <w:marBottom w:val="0"/>
          <w:divBdr>
            <w:top w:val="none" w:sz="0" w:space="0" w:color="auto"/>
            <w:left w:val="none" w:sz="0" w:space="0" w:color="auto"/>
            <w:bottom w:val="none" w:sz="0" w:space="0" w:color="auto"/>
            <w:right w:val="none" w:sz="0" w:space="0" w:color="auto"/>
          </w:divBdr>
        </w:div>
        <w:div w:id="40598102">
          <w:marLeft w:val="640"/>
          <w:marRight w:val="0"/>
          <w:marTop w:val="0"/>
          <w:marBottom w:val="0"/>
          <w:divBdr>
            <w:top w:val="none" w:sz="0" w:space="0" w:color="auto"/>
            <w:left w:val="none" w:sz="0" w:space="0" w:color="auto"/>
            <w:bottom w:val="none" w:sz="0" w:space="0" w:color="auto"/>
            <w:right w:val="none" w:sz="0" w:space="0" w:color="auto"/>
          </w:divBdr>
        </w:div>
        <w:div w:id="313753045">
          <w:marLeft w:val="640"/>
          <w:marRight w:val="0"/>
          <w:marTop w:val="0"/>
          <w:marBottom w:val="0"/>
          <w:divBdr>
            <w:top w:val="none" w:sz="0" w:space="0" w:color="auto"/>
            <w:left w:val="none" w:sz="0" w:space="0" w:color="auto"/>
            <w:bottom w:val="none" w:sz="0" w:space="0" w:color="auto"/>
            <w:right w:val="none" w:sz="0" w:space="0" w:color="auto"/>
          </w:divBdr>
        </w:div>
        <w:div w:id="473763273">
          <w:marLeft w:val="640"/>
          <w:marRight w:val="0"/>
          <w:marTop w:val="0"/>
          <w:marBottom w:val="0"/>
          <w:divBdr>
            <w:top w:val="none" w:sz="0" w:space="0" w:color="auto"/>
            <w:left w:val="none" w:sz="0" w:space="0" w:color="auto"/>
            <w:bottom w:val="none" w:sz="0" w:space="0" w:color="auto"/>
            <w:right w:val="none" w:sz="0" w:space="0" w:color="auto"/>
          </w:divBdr>
        </w:div>
        <w:div w:id="1665161100">
          <w:marLeft w:val="640"/>
          <w:marRight w:val="0"/>
          <w:marTop w:val="0"/>
          <w:marBottom w:val="0"/>
          <w:divBdr>
            <w:top w:val="none" w:sz="0" w:space="0" w:color="auto"/>
            <w:left w:val="none" w:sz="0" w:space="0" w:color="auto"/>
            <w:bottom w:val="none" w:sz="0" w:space="0" w:color="auto"/>
            <w:right w:val="none" w:sz="0" w:space="0" w:color="auto"/>
          </w:divBdr>
        </w:div>
        <w:div w:id="156724724">
          <w:marLeft w:val="640"/>
          <w:marRight w:val="0"/>
          <w:marTop w:val="0"/>
          <w:marBottom w:val="0"/>
          <w:divBdr>
            <w:top w:val="none" w:sz="0" w:space="0" w:color="auto"/>
            <w:left w:val="none" w:sz="0" w:space="0" w:color="auto"/>
            <w:bottom w:val="none" w:sz="0" w:space="0" w:color="auto"/>
            <w:right w:val="none" w:sz="0" w:space="0" w:color="auto"/>
          </w:divBdr>
        </w:div>
        <w:div w:id="1221594330">
          <w:marLeft w:val="640"/>
          <w:marRight w:val="0"/>
          <w:marTop w:val="0"/>
          <w:marBottom w:val="0"/>
          <w:divBdr>
            <w:top w:val="none" w:sz="0" w:space="0" w:color="auto"/>
            <w:left w:val="none" w:sz="0" w:space="0" w:color="auto"/>
            <w:bottom w:val="none" w:sz="0" w:space="0" w:color="auto"/>
            <w:right w:val="none" w:sz="0" w:space="0" w:color="auto"/>
          </w:divBdr>
        </w:div>
        <w:div w:id="1810438125">
          <w:marLeft w:val="640"/>
          <w:marRight w:val="0"/>
          <w:marTop w:val="0"/>
          <w:marBottom w:val="0"/>
          <w:divBdr>
            <w:top w:val="none" w:sz="0" w:space="0" w:color="auto"/>
            <w:left w:val="none" w:sz="0" w:space="0" w:color="auto"/>
            <w:bottom w:val="none" w:sz="0" w:space="0" w:color="auto"/>
            <w:right w:val="none" w:sz="0" w:space="0" w:color="auto"/>
          </w:divBdr>
        </w:div>
        <w:div w:id="662054000">
          <w:marLeft w:val="640"/>
          <w:marRight w:val="0"/>
          <w:marTop w:val="0"/>
          <w:marBottom w:val="0"/>
          <w:divBdr>
            <w:top w:val="none" w:sz="0" w:space="0" w:color="auto"/>
            <w:left w:val="none" w:sz="0" w:space="0" w:color="auto"/>
            <w:bottom w:val="none" w:sz="0" w:space="0" w:color="auto"/>
            <w:right w:val="none" w:sz="0" w:space="0" w:color="auto"/>
          </w:divBdr>
        </w:div>
        <w:div w:id="58017608">
          <w:marLeft w:val="640"/>
          <w:marRight w:val="0"/>
          <w:marTop w:val="0"/>
          <w:marBottom w:val="0"/>
          <w:divBdr>
            <w:top w:val="none" w:sz="0" w:space="0" w:color="auto"/>
            <w:left w:val="none" w:sz="0" w:space="0" w:color="auto"/>
            <w:bottom w:val="none" w:sz="0" w:space="0" w:color="auto"/>
            <w:right w:val="none" w:sz="0" w:space="0" w:color="auto"/>
          </w:divBdr>
        </w:div>
        <w:div w:id="161775355">
          <w:marLeft w:val="640"/>
          <w:marRight w:val="0"/>
          <w:marTop w:val="0"/>
          <w:marBottom w:val="0"/>
          <w:divBdr>
            <w:top w:val="none" w:sz="0" w:space="0" w:color="auto"/>
            <w:left w:val="none" w:sz="0" w:space="0" w:color="auto"/>
            <w:bottom w:val="none" w:sz="0" w:space="0" w:color="auto"/>
            <w:right w:val="none" w:sz="0" w:space="0" w:color="auto"/>
          </w:divBdr>
        </w:div>
        <w:div w:id="1838376630">
          <w:marLeft w:val="640"/>
          <w:marRight w:val="0"/>
          <w:marTop w:val="0"/>
          <w:marBottom w:val="0"/>
          <w:divBdr>
            <w:top w:val="none" w:sz="0" w:space="0" w:color="auto"/>
            <w:left w:val="none" w:sz="0" w:space="0" w:color="auto"/>
            <w:bottom w:val="none" w:sz="0" w:space="0" w:color="auto"/>
            <w:right w:val="none" w:sz="0" w:space="0" w:color="auto"/>
          </w:divBdr>
        </w:div>
        <w:div w:id="1813524140">
          <w:marLeft w:val="640"/>
          <w:marRight w:val="0"/>
          <w:marTop w:val="0"/>
          <w:marBottom w:val="0"/>
          <w:divBdr>
            <w:top w:val="none" w:sz="0" w:space="0" w:color="auto"/>
            <w:left w:val="none" w:sz="0" w:space="0" w:color="auto"/>
            <w:bottom w:val="none" w:sz="0" w:space="0" w:color="auto"/>
            <w:right w:val="none" w:sz="0" w:space="0" w:color="auto"/>
          </w:divBdr>
        </w:div>
        <w:div w:id="481194212">
          <w:marLeft w:val="640"/>
          <w:marRight w:val="0"/>
          <w:marTop w:val="0"/>
          <w:marBottom w:val="0"/>
          <w:divBdr>
            <w:top w:val="none" w:sz="0" w:space="0" w:color="auto"/>
            <w:left w:val="none" w:sz="0" w:space="0" w:color="auto"/>
            <w:bottom w:val="none" w:sz="0" w:space="0" w:color="auto"/>
            <w:right w:val="none" w:sz="0" w:space="0" w:color="auto"/>
          </w:divBdr>
        </w:div>
        <w:div w:id="1209998290">
          <w:marLeft w:val="640"/>
          <w:marRight w:val="0"/>
          <w:marTop w:val="0"/>
          <w:marBottom w:val="0"/>
          <w:divBdr>
            <w:top w:val="none" w:sz="0" w:space="0" w:color="auto"/>
            <w:left w:val="none" w:sz="0" w:space="0" w:color="auto"/>
            <w:bottom w:val="none" w:sz="0" w:space="0" w:color="auto"/>
            <w:right w:val="none" w:sz="0" w:space="0" w:color="auto"/>
          </w:divBdr>
        </w:div>
        <w:div w:id="672100636">
          <w:marLeft w:val="640"/>
          <w:marRight w:val="0"/>
          <w:marTop w:val="0"/>
          <w:marBottom w:val="0"/>
          <w:divBdr>
            <w:top w:val="none" w:sz="0" w:space="0" w:color="auto"/>
            <w:left w:val="none" w:sz="0" w:space="0" w:color="auto"/>
            <w:bottom w:val="none" w:sz="0" w:space="0" w:color="auto"/>
            <w:right w:val="none" w:sz="0" w:space="0" w:color="auto"/>
          </w:divBdr>
        </w:div>
        <w:div w:id="1792554748">
          <w:marLeft w:val="640"/>
          <w:marRight w:val="0"/>
          <w:marTop w:val="0"/>
          <w:marBottom w:val="0"/>
          <w:divBdr>
            <w:top w:val="none" w:sz="0" w:space="0" w:color="auto"/>
            <w:left w:val="none" w:sz="0" w:space="0" w:color="auto"/>
            <w:bottom w:val="none" w:sz="0" w:space="0" w:color="auto"/>
            <w:right w:val="none" w:sz="0" w:space="0" w:color="auto"/>
          </w:divBdr>
        </w:div>
        <w:div w:id="1894611758">
          <w:marLeft w:val="640"/>
          <w:marRight w:val="0"/>
          <w:marTop w:val="0"/>
          <w:marBottom w:val="0"/>
          <w:divBdr>
            <w:top w:val="none" w:sz="0" w:space="0" w:color="auto"/>
            <w:left w:val="none" w:sz="0" w:space="0" w:color="auto"/>
            <w:bottom w:val="none" w:sz="0" w:space="0" w:color="auto"/>
            <w:right w:val="none" w:sz="0" w:space="0" w:color="auto"/>
          </w:divBdr>
        </w:div>
        <w:div w:id="93402774">
          <w:marLeft w:val="640"/>
          <w:marRight w:val="0"/>
          <w:marTop w:val="0"/>
          <w:marBottom w:val="0"/>
          <w:divBdr>
            <w:top w:val="none" w:sz="0" w:space="0" w:color="auto"/>
            <w:left w:val="none" w:sz="0" w:space="0" w:color="auto"/>
            <w:bottom w:val="none" w:sz="0" w:space="0" w:color="auto"/>
            <w:right w:val="none" w:sz="0" w:space="0" w:color="auto"/>
          </w:divBdr>
        </w:div>
        <w:div w:id="1683629115">
          <w:marLeft w:val="640"/>
          <w:marRight w:val="0"/>
          <w:marTop w:val="0"/>
          <w:marBottom w:val="0"/>
          <w:divBdr>
            <w:top w:val="none" w:sz="0" w:space="0" w:color="auto"/>
            <w:left w:val="none" w:sz="0" w:space="0" w:color="auto"/>
            <w:bottom w:val="none" w:sz="0" w:space="0" w:color="auto"/>
            <w:right w:val="none" w:sz="0" w:space="0" w:color="auto"/>
          </w:divBdr>
        </w:div>
        <w:div w:id="2098550905">
          <w:marLeft w:val="640"/>
          <w:marRight w:val="0"/>
          <w:marTop w:val="0"/>
          <w:marBottom w:val="0"/>
          <w:divBdr>
            <w:top w:val="none" w:sz="0" w:space="0" w:color="auto"/>
            <w:left w:val="none" w:sz="0" w:space="0" w:color="auto"/>
            <w:bottom w:val="none" w:sz="0" w:space="0" w:color="auto"/>
            <w:right w:val="none" w:sz="0" w:space="0" w:color="auto"/>
          </w:divBdr>
        </w:div>
        <w:div w:id="309330190">
          <w:marLeft w:val="640"/>
          <w:marRight w:val="0"/>
          <w:marTop w:val="0"/>
          <w:marBottom w:val="0"/>
          <w:divBdr>
            <w:top w:val="none" w:sz="0" w:space="0" w:color="auto"/>
            <w:left w:val="none" w:sz="0" w:space="0" w:color="auto"/>
            <w:bottom w:val="none" w:sz="0" w:space="0" w:color="auto"/>
            <w:right w:val="none" w:sz="0" w:space="0" w:color="auto"/>
          </w:divBdr>
        </w:div>
        <w:div w:id="457378078">
          <w:marLeft w:val="640"/>
          <w:marRight w:val="0"/>
          <w:marTop w:val="0"/>
          <w:marBottom w:val="0"/>
          <w:divBdr>
            <w:top w:val="none" w:sz="0" w:space="0" w:color="auto"/>
            <w:left w:val="none" w:sz="0" w:space="0" w:color="auto"/>
            <w:bottom w:val="none" w:sz="0" w:space="0" w:color="auto"/>
            <w:right w:val="none" w:sz="0" w:space="0" w:color="auto"/>
          </w:divBdr>
        </w:div>
        <w:div w:id="773132214">
          <w:marLeft w:val="640"/>
          <w:marRight w:val="0"/>
          <w:marTop w:val="0"/>
          <w:marBottom w:val="0"/>
          <w:divBdr>
            <w:top w:val="none" w:sz="0" w:space="0" w:color="auto"/>
            <w:left w:val="none" w:sz="0" w:space="0" w:color="auto"/>
            <w:bottom w:val="none" w:sz="0" w:space="0" w:color="auto"/>
            <w:right w:val="none" w:sz="0" w:space="0" w:color="auto"/>
          </w:divBdr>
        </w:div>
        <w:div w:id="65423915">
          <w:marLeft w:val="640"/>
          <w:marRight w:val="0"/>
          <w:marTop w:val="0"/>
          <w:marBottom w:val="0"/>
          <w:divBdr>
            <w:top w:val="none" w:sz="0" w:space="0" w:color="auto"/>
            <w:left w:val="none" w:sz="0" w:space="0" w:color="auto"/>
            <w:bottom w:val="none" w:sz="0" w:space="0" w:color="auto"/>
            <w:right w:val="none" w:sz="0" w:space="0" w:color="auto"/>
          </w:divBdr>
        </w:div>
        <w:div w:id="391579391">
          <w:marLeft w:val="640"/>
          <w:marRight w:val="0"/>
          <w:marTop w:val="0"/>
          <w:marBottom w:val="0"/>
          <w:divBdr>
            <w:top w:val="none" w:sz="0" w:space="0" w:color="auto"/>
            <w:left w:val="none" w:sz="0" w:space="0" w:color="auto"/>
            <w:bottom w:val="none" w:sz="0" w:space="0" w:color="auto"/>
            <w:right w:val="none" w:sz="0" w:space="0" w:color="auto"/>
          </w:divBdr>
        </w:div>
        <w:div w:id="560946573">
          <w:marLeft w:val="640"/>
          <w:marRight w:val="0"/>
          <w:marTop w:val="0"/>
          <w:marBottom w:val="0"/>
          <w:divBdr>
            <w:top w:val="none" w:sz="0" w:space="0" w:color="auto"/>
            <w:left w:val="none" w:sz="0" w:space="0" w:color="auto"/>
            <w:bottom w:val="none" w:sz="0" w:space="0" w:color="auto"/>
            <w:right w:val="none" w:sz="0" w:space="0" w:color="auto"/>
          </w:divBdr>
        </w:div>
        <w:div w:id="386338443">
          <w:marLeft w:val="640"/>
          <w:marRight w:val="0"/>
          <w:marTop w:val="0"/>
          <w:marBottom w:val="0"/>
          <w:divBdr>
            <w:top w:val="none" w:sz="0" w:space="0" w:color="auto"/>
            <w:left w:val="none" w:sz="0" w:space="0" w:color="auto"/>
            <w:bottom w:val="none" w:sz="0" w:space="0" w:color="auto"/>
            <w:right w:val="none" w:sz="0" w:space="0" w:color="auto"/>
          </w:divBdr>
        </w:div>
        <w:div w:id="501898946">
          <w:marLeft w:val="640"/>
          <w:marRight w:val="0"/>
          <w:marTop w:val="0"/>
          <w:marBottom w:val="0"/>
          <w:divBdr>
            <w:top w:val="none" w:sz="0" w:space="0" w:color="auto"/>
            <w:left w:val="none" w:sz="0" w:space="0" w:color="auto"/>
            <w:bottom w:val="none" w:sz="0" w:space="0" w:color="auto"/>
            <w:right w:val="none" w:sz="0" w:space="0" w:color="auto"/>
          </w:divBdr>
        </w:div>
        <w:div w:id="459612633">
          <w:marLeft w:val="640"/>
          <w:marRight w:val="0"/>
          <w:marTop w:val="0"/>
          <w:marBottom w:val="0"/>
          <w:divBdr>
            <w:top w:val="none" w:sz="0" w:space="0" w:color="auto"/>
            <w:left w:val="none" w:sz="0" w:space="0" w:color="auto"/>
            <w:bottom w:val="none" w:sz="0" w:space="0" w:color="auto"/>
            <w:right w:val="none" w:sz="0" w:space="0" w:color="auto"/>
          </w:divBdr>
        </w:div>
        <w:div w:id="234127005">
          <w:marLeft w:val="640"/>
          <w:marRight w:val="0"/>
          <w:marTop w:val="0"/>
          <w:marBottom w:val="0"/>
          <w:divBdr>
            <w:top w:val="none" w:sz="0" w:space="0" w:color="auto"/>
            <w:left w:val="none" w:sz="0" w:space="0" w:color="auto"/>
            <w:bottom w:val="none" w:sz="0" w:space="0" w:color="auto"/>
            <w:right w:val="none" w:sz="0" w:space="0" w:color="auto"/>
          </w:divBdr>
        </w:div>
        <w:div w:id="1372801071">
          <w:marLeft w:val="640"/>
          <w:marRight w:val="0"/>
          <w:marTop w:val="0"/>
          <w:marBottom w:val="0"/>
          <w:divBdr>
            <w:top w:val="none" w:sz="0" w:space="0" w:color="auto"/>
            <w:left w:val="none" w:sz="0" w:space="0" w:color="auto"/>
            <w:bottom w:val="none" w:sz="0" w:space="0" w:color="auto"/>
            <w:right w:val="none" w:sz="0" w:space="0" w:color="auto"/>
          </w:divBdr>
        </w:div>
        <w:div w:id="638264151">
          <w:marLeft w:val="640"/>
          <w:marRight w:val="0"/>
          <w:marTop w:val="0"/>
          <w:marBottom w:val="0"/>
          <w:divBdr>
            <w:top w:val="none" w:sz="0" w:space="0" w:color="auto"/>
            <w:left w:val="none" w:sz="0" w:space="0" w:color="auto"/>
            <w:bottom w:val="none" w:sz="0" w:space="0" w:color="auto"/>
            <w:right w:val="none" w:sz="0" w:space="0" w:color="auto"/>
          </w:divBdr>
        </w:div>
        <w:div w:id="427967984">
          <w:marLeft w:val="640"/>
          <w:marRight w:val="0"/>
          <w:marTop w:val="0"/>
          <w:marBottom w:val="0"/>
          <w:divBdr>
            <w:top w:val="none" w:sz="0" w:space="0" w:color="auto"/>
            <w:left w:val="none" w:sz="0" w:space="0" w:color="auto"/>
            <w:bottom w:val="none" w:sz="0" w:space="0" w:color="auto"/>
            <w:right w:val="none" w:sz="0" w:space="0" w:color="auto"/>
          </w:divBdr>
        </w:div>
        <w:div w:id="1245992196">
          <w:marLeft w:val="640"/>
          <w:marRight w:val="0"/>
          <w:marTop w:val="0"/>
          <w:marBottom w:val="0"/>
          <w:divBdr>
            <w:top w:val="none" w:sz="0" w:space="0" w:color="auto"/>
            <w:left w:val="none" w:sz="0" w:space="0" w:color="auto"/>
            <w:bottom w:val="none" w:sz="0" w:space="0" w:color="auto"/>
            <w:right w:val="none" w:sz="0" w:space="0" w:color="auto"/>
          </w:divBdr>
        </w:div>
        <w:div w:id="1384871224">
          <w:marLeft w:val="640"/>
          <w:marRight w:val="0"/>
          <w:marTop w:val="0"/>
          <w:marBottom w:val="0"/>
          <w:divBdr>
            <w:top w:val="none" w:sz="0" w:space="0" w:color="auto"/>
            <w:left w:val="none" w:sz="0" w:space="0" w:color="auto"/>
            <w:bottom w:val="none" w:sz="0" w:space="0" w:color="auto"/>
            <w:right w:val="none" w:sz="0" w:space="0" w:color="auto"/>
          </w:divBdr>
        </w:div>
        <w:div w:id="2056463299">
          <w:marLeft w:val="640"/>
          <w:marRight w:val="0"/>
          <w:marTop w:val="0"/>
          <w:marBottom w:val="0"/>
          <w:divBdr>
            <w:top w:val="none" w:sz="0" w:space="0" w:color="auto"/>
            <w:left w:val="none" w:sz="0" w:space="0" w:color="auto"/>
            <w:bottom w:val="none" w:sz="0" w:space="0" w:color="auto"/>
            <w:right w:val="none" w:sz="0" w:space="0" w:color="auto"/>
          </w:divBdr>
        </w:div>
        <w:div w:id="416098090">
          <w:marLeft w:val="640"/>
          <w:marRight w:val="0"/>
          <w:marTop w:val="0"/>
          <w:marBottom w:val="0"/>
          <w:divBdr>
            <w:top w:val="none" w:sz="0" w:space="0" w:color="auto"/>
            <w:left w:val="none" w:sz="0" w:space="0" w:color="auto"/>
            <w:bottom w:val="none" w:sz="0" w:space="0" w:color="auto"/>
            <w:right w:val="none" w:sz="0" w:space="0" w:color="auto"/>
          </w:divBdr>
        </w:div>
        <w:div w:id="387723709">
          <w:marLeft w:val="640"/>
          <w:marRight w:val="0"/>
          <w:marTop w:val="0"/>
          <w:marBottom w:val="0"/>
          <w:divBdr>
            <w:top w:val="none" w:sz="0" w:space="0" w:color="auto"/>
            <w:left w:val="none" w:sz="0" w:space="0" w:color="auto"/>
            <w:bottom w:val="none" w:sz="0" w:space="0" w:color="auto"/>
            <w:right w:val="none" w:sz="0" w:space="0" w:color="auto"/>
          </w:divBdr>
        </w:div>
        <w:div w:id="534461558">
          <w:marLeft w:val="640"/>
          <w:marRight w:val="0"/>
          <w:marTop w:val="0"/>
          <w:marBottom w:val="0"/>
          <w:divBdr>
            <w:top w:val="none" w:sz="0" w:space="0" w:color="auto"/>
            <w:left w:val="none" w:sz="0" w:space="0" w:color="auto"/>
            <w:bottom w:val="none" w:sz="0" w:space="0" w:color="auto"/>
            <w:right w:val="none" w:sz="0" w:space="0" w:color="auto"/>
          </w:divBdr>
        </w:div>
        <w:div w:id="111748835">
          <w:marLeft w:val="640"/>
          <w:marRight w:val="0"/>
          <w:marTop w:val="0"/>
          <w:marBottom w:val="0"/>
          <w:divBdr>
            <w:top w:val="none" w:sz="0" w:space="0" w:color="auto"/>
            <w:left w:val="none" w:sz="0" w:space="0" w:color="auto"/>
            <w:bottom w:val="none" w:sz="0" w:space="0" w:color="auto"/>
            <w:right w:val="none" w:sz="0" w:space="0" w:color="auto"/>
          </w:divBdr>
        </w:div>
        <w:div w:id="2096391448">
          <w:marLeft w:val="640"/>
          <w:marRight w:val="0"/>
          <w:marTop w:val="0"/>
          <w:marBottom w:val="0"/>
          <w:divBdr>
            <w:top w:val="none" w:sz="0" w:space="0" w:color="auto"/>
            <w:left w:val="none" w:sz="0" w:space="0" w:color="auto"/>
            <w:bottom w:val="none" w:sz="0" w:space="0" w:color="auto"/>
            <w:right w:val="none" w:sz="0" w:space="0" w:color="auto"/>
          </w:divBdr>
        </w:div>
        <w:div w:id="1861778135">
          <w:marLeft w:val="640"/>
          <w:marRight w:val="0"/>
          <w:marTop w:val="0"/>
          <w:marBottom w:val="0"/>
          <w:divBdr>
            <w:top w:val="none" w:sz="0" w:space="0" w:color="auto"/>
            <w:left w:val="none" w:sz="0" w:space="0" w:color="auto"/>
            <w:bottom w:val="none" w:sz="0" w:space="0" w:color="auto"/>
            <w:right w:val="none" w:sz="0" w:space="0" w:color="auto"/>
          </w:divBdr>
        </w:div>
      </w:divsChild>
    </w:div>
    <w:div w:id="734552297">
      <w:marLeft w:val="0"/>
      <w:marRight w:val="0"/>
      <w:marTop w:val="0"/>
      <w:marBottom w:val="0"/>
      <w:divBdr>
        <w:top w:val="none" w:sz="0" w:space="0" w:color="auto"/>
        <w:left w:val="none" w:sz="0" w:space="0" w:color="auto"/>
        <w:bottom w:val="none" w:sz="0" w:space="0" w:color="auto"/>
        <w:right w:val="none" w:sz="0" w:space="0" w:color="auto"/>
      </w:divBdr>
    </w:div>
    <w:div w:id="734856956">
      <w:marLeft w:val="0"/>
      <w:marRight w:val="0"/>
      <w:marTop w:val="0"/>
      <w:marBottom w:val="0"/>
      <w:divBdr>
        <w:top w:val="none" w:sz="0" w:space="0" w:color="auto"/>
        <w:left w:val="none" w:sz="0" w:space="0" w:color="auto"/>
        <w:bottom w:val="none" w:sz="0" w:space="0" w:color="auto"/>
        <w:right w:val="none" w:sz="0" w:space="0" w:color="auto"/>
      </w:divBdr>
    </w:div>
    <w:div w:id="736705023">
      <w:bodyDiv w:val="1"/>
      <w:marLeft w:val="0"/>
      <w:marRight w:val="0"/>
      <w:marTop w:val="0"/>
      <w:marBottom w:val="0"/>
      <w:divBdr>
        <w:top w:val="none" w:sz="0" w:space="0" w:color="auto"/>
        <w:left w:val="none" w:sz="0" w:space="0" w:color="auto"/>
        <w:bottom w:val="none" w:sz="0" w:space="0" w:color="auto"/>
        <w:right w:val="none" w:sz="0" w:space="0" w:color="auto"/>
      </w:divBdr>
      <w:divsChild>
        <w:div w:id="1090854810">
          <w:marLeft w:val="640"/>
          <w:marRight w:val="0"/>
          <w:marTop w:val="0"/>
          <w:marBottom w:val="0"/>
          <w:divBdr>
            <w:top w:val="none" w:sz="0" w:space="0" w:color="auto"/>
            <w:left w:val="none" w:sz="0" w:space="0" w:color="auto"/>
            <w:bottom w:val="none" w:sz="0" w:space="0" w:color="auto"/>
            <w:right w:val="none" w:sz="0" w:space="0" w:color="auto"/>
          </w:divBdr>
        </w:div>
        <w:div w:id="416555013">
          <w:marLeft w:val="640"/>
          <w:marRight w:val="0"/>
          <w:marTop w:val="0"/>
          <w:marBottom w:val="0"/>
          <w:divBdr>
            <w:top w:val="none" w:sz="0" w:space="0" w:color="auto"/>
            <w:left w:val="none" w:sz="0" w:space="0" w:color="auto"/>
            <w:bottom w:val="none" w:sz="0" w:space="0" w:color="auto"/>
            <w:right w:val="none" w:sz="0" w:space="0" w:color="auto"/>
          </w:divBdr>
        </w:div>
        <w:div w:id="1596549588">
          <w:marLeft w:val="640"/>
          <w:marRight w:val="0"/>
          <w:marTop w:val="0"/>
          <w:marBottom w:val="0"/>
          <w:divBdr>
            <w:top w:val="none" w:sz="0" w:space="0" w:color="auto"/>
            <w:left w:val="none" w:sz="0" w:space="0" w:color="auto"/>
            <w:bottom w:val="none" w:sz="0" w:space="0" w:color="auto"/>
            <w:right w:val="none" w:sz="0" w:space="0" w:color="auto"/>
          </w:divBdr>
        </w:div>
        <w:div w:id="787697654">
          <w:marLeft w:val="640"/>
          <w:marRight w:val="0"/>
          <w:marTop w:val="0"/>
          <w:marBottom w:val="0"/>
          <w:divBdr>
            <w:top w:val="none" w:sz="0" w:space="0" w:color="auto"/>
            <w:left w:val="none" w:sz="0" w:space="0" w:color="auto"/>
            <w:bottom w:val="none" w:sz="0" w:space="0" w:color="auto"/>
            <w:right w:val="none" w:sz="0" w:space="0" w:color="auto"/>
          </w:divBdr>
        </w:div>
        <w:div w:id="188952248">
          <w:marLeft w:val="640"/>
          <w:marRight w:val="0"/>
          <w:marTop w:val="0"/>
          <w:marBottom w:val="0"/>
          <w:divBdr>
            <w:top w:val="none" w:sz="0" w:space="0" w:color="auto"/>
            <w:left w:val="none" w:sz="0" w:space="0" w:color="auto"/>
            <w:bottom w:val="none" w:sz="0" w:space="0" w:color="auto"/>
            <w:right w:val="none" w:sz="0" w:space="0" w:color="auto"/>
          </w:divBdr>
        </w:div>
        <w:div w:id="666323973">
          <w:marLeft w:val="640"/>
          <w:marRight w:val="0"/>
          <w:marTop w:val="0"/>
          <w:marBottom w:val="0"/>
          <w:divBdr>
            <w:top w:val="none" w:sz="0" w:space="0" w:color="auto"/>
            <w:left w:val="none" w:sz="0" w:space="0" w:color="auto"/>
            <w:bottom w:val="none" w:sz="0" w:space="0" w:color="auto"/>
            <w:right w:val="none" w:sz="0" w:space="0" w:color="auto"/>
          </w:divBdr>
        </w:div>
        <w:div w:id="1424491259">
          <w:marLeft w:val="640"/>
          <w:marRight w:val="0"/>
          <w:marTop w:val="0"/>
          <w:marBottom w:val="0"/>
          <w:divBdr>
            <w:top w:val="none" w:sz="0" w:space="0" w:color="auto"/>
            <w:left w:val="none" w:sz="0" w:space="0" w:color="auto"/>
            <w:bottom w:val="none" w:sz="0" w:space="0" w:color="auto"/>
            <w:right w:val="none" w:sz="0" w:space="0" w:color="auto"/>
          </w:divBdr>
        </w:div>
        <w:div w:id="1761027067">
          <w:marLeft w:val="640"/>
          <w:marRight w:val="0"/>
          <w:marTop w:val="0"/>
          <w:marBottom w:val="0"/>
          <w:divBdr>
            <w:top w:val="none" w:sz="0" w:space="0" w:color="auto"/>
            <w:left w:val="none" w:sz="0" w:space="0" w:color="auto"/>
            <w:bottom w:val="none" w:sz="0" w:space="0" w:color="auto"/>
            <w:right w:val="none" w:sz="0" w:space="0" w:color="auto"/>
          </w:divBdr>
        </w:div>
        <w:div w:id="1182740815">
          <w:marLeft w:val="640"/>
          <w:marRight w:val="0"/>
          <w:marTop w:val="0"/>
          <w:marBottom w:val="0"/>
          <w:divBdr>
            <w:top w:val="none" w:sz="0" w:space="0" w:color="auto"/>
            <w:left w:val="none" w:sz="0" w:space="0" w:color="auto"/>
            <w:bottom w:val="none" w:sz="0" w:space="0" w:color="auto"/>
            <w:right w:val="none" w:sz="0" w:space="0" w:color="auto"/>
          </w:divBdr>
        </w:div>
        <w:div w:id="400373544">
          <w:marLeft w:val="640"/>
          <w:marRight w:val="0"/>
          <w:marTop w:val="0"/>
          <w:marBottom w:val="0"/>
          <w:divBdr>
            <w:top w:val="none" w:sz="0" w:space="0" w:color="auto"/>
            <w:left w:val="none" w:sz="0" w:space="0" w:color="auto"/>
            <w:bottom w:val="none" w:sz="0" w:space="0" w:color="auto"/>
            <w:right w:val="none" w:sz="0" w:space="0" w:color="auto"/>
          </w:divBdr>
        </w:div>
        <w:div w:id="91166302">
          <w:marLeft w:val="640"/>
          <w:marRight w:val="0"/>
          <w:marTop w:val="0"/>
          <w:marBottom w:val="0"/>
          <w:divBdr>
            <w:top w:val="none" w:sz="0" w:space="0" w:color="auto"/>
            <w:left w:val="none" w:sz="0" w:space="0" w:color="auto"/>
            <w:bottom w:val="none" w:sz="0" w:space="0" w:color="auto"/>
            <w:right w:val="none" w:sz="0" w:space="0" w:color="auto"/>
          </w:divBdr>
        </w:div>
        <w:div w:id="383598500">
          <w:marLeft w:val="640"/>
          <w:marRight w:val="0"/>
          <w:marTop w:val="0"/>
          <w:marBottom w:val="0"/>
          <w:divBdr>
            <w:top w:val="none" w:sz="0" w:space="0" w:color="auto"/>
            <w:left w:val="none" w:sz="0" w:space="0" w:color="auto"/>
            <w:bottom w:val="none" w:sz="0" w:space="0" w:color="auto"/>
            <w:right w:val="none" w:sz="0" w:space="0" w:color="auto"/>
          </w:divBdr>
        </w:div>
        <w:div w:id="1886916223">
          <w:marLeft w:val="640"/>
          <w:marRight w:val="0"/>
          <w:marTop w:val="0"/>
          <w:marBottom w:val="0"/>
          <w:divBdr>
            <w:top w:val="none" w:sz="0" w:space="0" w:color="auto"/>
            <w:left w:val="none" w:sz="0" w:space="0" w:color="auto"/>
            <w:bottom w:val="none" w:sz="0" w:space="0" w:color="auto"/>
            <w:right w:val="none" w:sz="0" w:space="0" w:color="auto"/>
          </w:divBdr>
        </w:div>
        <w:div w:id="1129468835">
          <w:marLeft w:val="640"/>
          <w:marRight w:val="0"/>
          <w:marTop w:val="0"/>
          <w:marBottom w:val="0"/>
          <w:divBdr>
            <w:top w:val="none" w:sz="0" w:space="0" w:color="auto"/>
            <w:left w:val="none" w:sz="0" w:space="0" w:color="auto"/>
            <w:bottom w:val="none" w:sz="0" w:space="0" w:color="auto"/>
            <w:right w:val="none" w:sz="0" w:space="0" w:color="auto"/>
          </w:divBdr>
        </w:div>
        <w:div w:id="1243949296">
          <w:marLeft w:val="640"/>
          <w:marRight w:val="0"/>
          <w:marTop w:val="0"/>
          <w:marBottom w:val="0"/>
          <w:divBdr>
            <w:top w:val="none" w:sz="0" w:space="0" w:color="auto"/>
            <w:left w:val="none" w:sz="0" w:space="0" w:color="auto"/>
            <w:bottom w:val="none" w:sz="0" w:space="0" w:color="auto"/>
            <w:right w:val="none" w:sz="0" w:space="0" w:color="auto"/>
          </w:divBdr>
        </w:div>
        <w:div w:id="1920669647">
          <w:marLeft w:val="640"/>
          <w:marRight w:val="0"/>
          <w:marTop w:val="0"/>
          <w:marBottom w:val="0"/>
          <w:divBdr>
            <w:top w:val="none" w:sz="0" w:space="0" w:color="auto"/>
            <w:left w:val="none" w:sz="0" w:space="0" w:color="auto"/>
            <w:bottom w:val="none" w:sz="0" w:space="0" w:color="auto"/>
            <w:right w:val="none" w:sz="0" w:space="0" w:color="auto"/>
          </w:divBdr>
        </w:div>
        <w:div w:id="826240831">
          <w:marLeft w:val="640"/>
          <w:marRight w:val="0"/>
          <w:marTop w:val="0"/>
          <w:marBottom w:val="0"/>
          <w:divBdr>
            <w:top w:val="none" w:sz="0" w:space="0" w:color="auto"/>
            <w:left w:val="none" w:sz="0" w:space="0" w:color="auto"/>
            <w:bottom w:val="none" w:sz="0" w:space="0" w:color="auto"/>
            <w:right w:val="none" w:sz="0" w:space="0" w:color="auto"/>
          </w:divBdr>
        </w:div>
        <w:div w:id="634409363">
          <w:marLeft w:val="640"/>
          <w:marRight w:val="0"/>
          <w:marTop w:val="0"/>
          <w:marBottom w:val="0"/>
          <w:divBdr>
            <w:top w:val="none" w:sz="0" w:space="0" w:color="auto"/>
            <w:left w:val="none" w:sz="0" w:space="0" w:color="auto"/>
            <w:bottom w:val="none" w:sz="0" w:space="0" w:color="auto"/>
            <w:right w:val="none" w:sz="0" w:space="0" w:color="auto"/>
          </w:divBdr>
        </w:div>
        <w:div w:id="1410038826">
          <w:marLeft w:val="640"/>
          <w:marRight w:val="0"/>
          <w:marTop w:val="0"/>
          <w:marBottom w:val="0"/>
          <w:divBdr>
            <w:top w:val="none" w:sz="0" w:space="0" w:color="auto"/>
            <w:left w:val="none" w:sz="0" w:space="0" w:color="auto"/>
            <w:bottom w:val="none" w:sz="0" w:space="0" w:color="auto"/>
            <w:right w:val="none" w:sz="0" w:space="0" w:color="auto"/>
          </w:divBdr>
        </w:div>
        <w:div w:id="1678076853">
          <w:marLeft w:val="640"/>
          <w:marRight w:val="0"/>
          <w:marTop w:val="0"/>
          <w:marBottom w:val="0"/>
          <w:divBdr>
            <w:top w:val="none" w:sz="0" w:space="0" w:color="auto"/>
            <w:left w:val="none" w:sz="0" w:space="0" w:color="auto"/>
            <w:bottom w:val="none" w:sz="0" w:space="0" w:color="auto"/>
            <w:right w:val="none" w:sz="0" w:space="0" w:color="auto"/>
          </w:divBdr>
        </w:div>
        <w:div w:id="1089349816">
          <w:marLeft w:val="640"/>
          <w:marRight w:val="0"/>
          <w:marTop w:val="0"/>
          <w:marBottom w:val="0"/>
          <w:divBdr>
            <w:top w:val="none" w:sz="0" w:space="0" w:color="auto"/>
            <w:left w:val="none" w:sz="0" w:space="0" w:color="auto"/>
            <w:bottom w:val="none" w:sz="0" w:space="0" w:color="auto"/>
            <w:right w:val="none" w:sz="0" w:space="0" w:color="auto"/>
          </w:divBdr>
        </w:div>
        <w:div w:id="122430130">
          <w:marLeft w:val="640"/>
          <w:marRight w:val="0"/>
          <w:marTop w:val="0"/>
          <w:marBottom w:val="0"/>
          <w:divBdr>
            <w:top w:val="none" w:sz="0" w:space="0" w:color="auto"/>
            <w:left w:val="none" w:sz="0" w:space="0" w:color="auto"/>
            <w:bottom w:val="none" w:sz="0" w:space="0" w:color="auto"/>
            <w:right w:val="none" w:sz="0" w:space="0" w:color="auto"/>
          </w:divBdr>
        </w:div>
        <w:div w:id="940650530">
          <w:marLeft w:val="640"/>
          <w:marRight w:val="0"/>
          <w:marTop w:val="0"/>
          <w:marBottom w:val="0"/>
          <w:divBdr>
            <w:top w:val="none" w:sz="0" w:space="0" w:color="auto"/>
            <w:left w:val="none" w:sz="0" w:space="0" w:color="auto"/>
            <w:bottom w:val="none" w:sz="0" w:space="0" w:color="auto"/>
            <w:right w:val="none" w:sz="0" w:space="0" w:color="auto"/>
          </w:divBdr>
        </w:div>
        <w:div w:id="1056202879">
          <w:marLeft w:val="640"/>
          <w:marRight w:val="0"/>
          <w:marTop w:val="0"/>
          <w:marBottom w:val="0"/>
          <w:divBdr>
            <w:top w:val="none" w:sz="0" w:space="0" w:color="auto"/>
            <w:left w:val="none" w:sz="0" w:space="0" w:color="auto"/>
            <w:bottom w:val="none" w:sz="0" w:space="0" w:color="auto"/>
            <w:right w:val="none" w:sz="0" w:space="0" w:color="auto"/>
          </w:divBdr>
        </w:div>
        <w:div w:id="2085565806">
          <w:marLeft w:val="640"/>
          <w:marRight w:val="0"/>
          <w:marTop w:val="0"/>
          <w:marBottom w:val="0"/>
          <w:divBdr>
            <w:top w:val="none" w:sz="0" w:space="0" w:color="auto"/>
            <w:left w:val="none" w:sz="0" w:space="0" w:color="auto"/>
            <w:bottom w:val="none" w:sz="0" w:space="0" w:color="auto"/>
            <w:right w:val="none" w:sz="0" w:space="0" w:color="auto"/>
          </w:divBdr>
        </w:div>
        <w:div w:id="18706884">
          <w:marLeft w:val="640"/>
          <w:marRight w:val="0"/>
          <w:marTop w:val="0"/>
          <w:marBottom w:val="0"/>
          <w:divBdr>
            <w:top w:val="none" w:sz="0" w:space="0" w:color="auto"/>
            <w:left w:val="none" w:sz="0" w:space="0" w:color="auto"/>
            <w:bottom w:val="none" w:sz="0" w:space="0" w:color="auto"/>
            <w:right w:val="none" w:sz="0" w:space="0" w:color="auto"/>
          </w:divBdr>
        </w:div>
        <w:div w:id="1747724804">
          <w:marLeft w:val="640"/>
          <w:marRight w:val="0"/>
          <w:marTop w:val="0"/>
          <w:marBottom w:val="0"/>
          <w:divBdr>
            <w:top w:val="none" w:sz="0" w:space="0" w:color="auto"/>
            <w:left w:val="none" w:sz="0" w:space="0" w:color="auto"/>
            <w:bottom w:val="none" w:sz="0" w:space="0" w:color="auto"/>
            <w:right w:val="none" w:sz="0" w:space="0" w:color="auto"/>
          </w:divBdr>
        </w:div>
        <w:div w:id="997802070">
          <w:marLeft w:val="640"/>
          <w:marRight w:val="0"/>
          <w:marTop w:val="0"/>
          <w:marBottom w:val="0"/>
          <w:divBdr>
            <w:top w:val="none" w:sz="0" w:space="0" w:color="auto"/>
            <w:left w:val="none" w:sz="0" w:space="0" w:color="auto"/>
            <w:bottom w:val="none" w:sz="0" w:space="0" w:color="auto"/>
            <w:right w:val="none" w:sz="0" w:space="0" w:color="auto"/>
          </w:divBdr>
        </w:div>
        <w:div w:id="1358577276">
          <w:marLeft w:val="640"/>
          <w:marRight w:val="0"/>
          <w:marTop w:val="0"/>
          <w:marBottom w:val="0"/>
          <w:divBdr>
            <w:top w:val="none" w:sz="0" w:space="0" w:color="auto"/>
            <w:left w:val="none" w:sz="0" w:space="0" w:color="auto"/>
            <w:bottom w:val="none" w:sz="0" w:space="0" w:color="auto"/>
            <w:right w:val="none" w:sz="0" w:space="0" w:color="auto"/>
          </w:divBdr>
        </w:div>
        <w:div w:id="1541018247">
          <w:marLeft w:val="640"/>
          <w:marRight w:val="0"/>
          <w:marTop w:val="0"/>
          <w:marBottom w:val="0"/>
          <w:divBdr>
            <w:top w:val="none" w:sz="0" w:space="0" w:color="auto"/>
            <w:left w:val="none" w:sz="0" w:space="0" w:color="auto"/>
            <w:bottom w:val="none" w:sz="0" w:space="0" w:color="auto"/>
            <w:right w:val="none" w:sz="0" w:space="0" w:color="auto"/>
          </w:divBdr>
        </w:div>
        <w:div w:id="1816023548">
          <w:marLeft w:val="640"/>
          <w:marRight w:val="0"/>
          <w:marTop w:val="0"/>
          <w:marBottom w:val="0"/>
          <w:divBdr>
            <w:top w:val="none" w:sz="0" w:space="0" w:color="auto"/>
            <w:left w:val="none" w:sz="0" w:space="0" w:color="auto"/>
            <w:bottom w:val="none" w:sz="0" w:space="0" w:color="auto"/>
            <w:right w:val="none" w:sz="0" w:space="0" w:color="auto"/>
          </w:divBdr>
        </w:div>
        <w:div w:id="1735622239">
          <w:marLeft w:val="640"/>
          <w:marRight w:val="0"/>
          <w:marTop w:val="0"/>
          <w:marBottom w:val="0"/>
          <w:divBdr>
            <w:top w:val="none" w:sz="0" w:space="0" w:color="auto"/>
            <w:left w:val="none" w:sz="0" w:space="0" w:color="auto"/>
            <w:bottom w:val="none" w:sz="0" w:space="0" w:color="auto"/>
            <w:right w:val="none" w:sz="0" w:space="0" w:color="auto"/>
          </w:divBdr>
        </w:div>
        <w:div w:id="162207800">
          <w:marLeft w:val="640"/>
          <w:marRight w:val="0"/>
          <w:marTop w:val="0"/>
          <w:marBottom w:val="0"/>
          <w:divBdr>
            <w:top w:val="none" w:sz="0" w:space="0" w:color="auto"/>
            <w:left w:val="none" w:sz="0" w:space="0" w:color="auto"/>
            <w:bottom w:val="none" w:sz="0" w:space="0" w:color="auto"/>
            <w:right w:val="none" w:sz="0" w:space="0" w:color="auto"/>
          </w:divBdr>
        </w:div>
        <w:div w:id="1144078099">
          <w:marLeft w:val="640"/>
          <w:marRight w:val="0"/>
          <w:marTop w:val="0"/>
          <w:marBottom w:val="0"/>
          <w:divBdr>
            <w:top w:val="none" w:sz="0" w:space="0" w:color="auto"/>
            <w:left w:val="none" w:sz="0" w:space="0" w:color="auto"/>
            <w:bottom w:val="none" w:sz="0" w:space="0" w:color="auto"/>
            <w:right w:val="none" w:sz="0" w:space="0" w:color="auto"/>
          </w:divBdr>
        </w:div>
        <w:div w:id="1313945100">
          <w:marLeft w:val="640"/>
          <w:marRight w:val="0"/>
          <w:marTop w:val="0"/>
          <w:marBottom w:val="0"/>
          <w:divBdr>
            <w:top w:val="none" w:sz="0" w:space="0" w:color="auto"/>
            <w:left w:val="none" w:sz="0" w:space="0" w:color="auto"/>
            <w:bottom w:val="none" w:sz="0" w:space="0" w:color="auto"/>
            <w:right w:val="none" w:sz="0" w:space="0" w:color="auto"/>
          </w:divBdr>
        </w:div>
        <w:div w:id="1287813220">
          <w:marLeft w:val="640"/>
          <w:marRight w:val="0"/>
          <w:marTop w:val="0"/>
          <w:marBottom w:val="0"/>
          <w:divBdr>
            <w:top w:val="none" w:sz="0" w:space="0" w:color="auto"/>
            <w:left w:val="none" w:sz="0" w:space="0" w:color="auto"/>
            <w:bottom w:val="none" w:sz="0" w:space="0" w:color="auto"/>
            <w:right w:val="none" w:sz="0" w:space="0" w:color="auto"/>
          </w:divBdr>
        </w:div>
        <w:div w:id="1802847908">
          <w:marLeft w:val="640"/>
          <w:marRight w:val="0"/>
          <w:marTop w:val="0"/>
          <w:marBottom w:val="0"/>
          <w:divBdr>
            <w:top w:val="none" w:sz="0" w:space="0" w:color="auto"/>
            <w:left w:val="none" w:sz="0" w:space="0" w:color="auto"/>
            <w:bottom w:val="none" w:sz="0" w:space="0" w:color="auto"/>
            <w:right w:val="none" w:sz="0" w:space="0" w:color="auto"/>
          </w:divBdr>
        </w:div>
        <w:div w:id="266548351">
          <w:marLeft w:val="640"/>
          <w:marRight w:val="0"/>
          <w:marTop w:val="0"/>
          <w:marBottom w:val="0"/>
          <w:divBdr>
            <w:top w:val="none" w:sz="0" w:space="0" w:color="auto"/>
            <w:left w:val="none" w:sz="0" w:space="0" w:color="auto"/>
            <w:bottom w:val="none" w:sz="0" w:space="0" w:color="auto"/>
            <w:right w:val="none" w:sz="0" w:space="0" w:color="auto"/>
          </w:divBdr>
        </w:div>
        <w:div w:id="833296329">
          <w:marLeft w:val="640"/>
          <w:marRight w:val="0"/>
          <w:marTop w:val="0"/>
          <w:marBottom w:val="0"/>
          <w:divBdr>
            <w:top w:val="none" w:sz="0" w:space="0" w:color="auto"/>
            <w:left w:val="none" w:sz="0" w:space="0" w:color="auto"/>
            <w:bottom w:val="none" w:sz="0" w:space="0" w:color="auto"/>
            <w:right w:val="none" w:sz="0" w:space="0" w:color="auto"/>
          </w:divBdr>
        </w:div>
        <w:div w:id="53479046">
          <w:marLeft w:val="640"/>
          <w:marRight w:val="0"/>
          <w:marTop w:val="0"/>
          <w:marBottom w:val="0"/>
          <w:divBdr>
            <w:top w:val="none" w:sz="0" w:space="0" w:color="auto"/>
            <w:left w:val="none" w:sz="0" w:space="0" w:color="auto"/>
            <w:bottom w:val="none" w:sz="0" w:space="0" w:color="auto"/>
            <w:right w:val="none" w:sz="0" w:space="0" w:color="auto"/>
          </w:divBdr>
        </w:div>
        <w:div w:id="19480808">
          <w:marLeft w:val="640"/>
          <w:marRight w:val="0"/>
          <w:marTop w:val="0"/>
          <w:marBottom w:val="0"/>
          <w:divBdr>
            <w:top w:val="none" w:sz="0" w:space="0" w:color="auto"/>
            <w:left w:val="none" w:sz="0" w:space="0" w:color="auto"/>
            <w:bottom w:val="none" w:sz="0" w:space="0" w:color="auto"/>
            <w:right w:val="none" w:sz="0" w:space="0" w:color="auto"/>
          </w:divBdr>
        </w:div>
        <w:div w:id="897590714">
          <w:marLeft w:val="640"/>
          <w:marRight w:val="0"/>
          <w:marTop w:val="0"/>
          <w:marBottom w:val="0"/>
          <w:divBdr>
            <w:top w:val="none" w:sz="0" w:space="0" w:color="auto"/>
            <w:left w:val="none" w:sz="0" w:space="0" w:color="auto"/>
            <w:bottom w:val="none" w:sz="0" w:space="0" w:color="auto"/>
            <w:right w:val="none" w:sz="0" w:space="0" w:color="auto"/>
          </w:divBdr>
        </w:div>
        <w:div w:id="1781415775">
          <w:marLeft w:val="640"/>
          <w:marRight w:val="0"/>
          <w:marTop w:val="0"/>
          <w:marBottom w:val="0"/>
          <w:divBdr>
            <w:top w:val="none" w:sz="0" w:space="0" w:color="auto"/>
            <w:left w:val="none" w:sz="0" w:space="0" w:color="auto"/>
            <w:bottom w:val="none" w:sz="0" w:space="0" w:color="auto"/>
            <w:right w:val="none" w:sz="0" w:space="0" w:color="auto"/>
          </w:divBdr>
        </w:div>
        <w:div w:id="1691251075">
          <w:marLeft w:val="640"/>
          <w:marRight w:val="0"/>
          <w:marTop w:val="0"/>
          <w:marBottom w:val="0"/>
          <w:divBdr>
            <w:top w:val="none" w:sz="0" w:space="0" w:color="auto"/>
            <w:left w:val="none" w:sz="0" w:space="0" w:color="auto"/>
            <w:bottom w:val="none" w:sz="0" w:space="0" w:color="auto"/>
            <w:right w:val="none" w:sz="0" w:space="0" w:color="auto"/>
          </w:divBdr>
        </w:div>
        <w:div w:id="1362902290">
          <w:marLeft w:val="640"/>
          <w:marRight w:val="0"/>
          <w:marTop w:val="0"/>
          <w:marBottom w:val="0"/>
          <w:divBdr>
            <w:top w:val="none" w:sz="0" w:space="0" w:color="auto"/>
            <w:left w:val="none" w:sz="0" w:space="0" w:color="auto"/>
            <w:bottom w:val="none" w:sz="0" w:space="0" w:color="auto"/>
            <w:right w:val="none" w:sz="0" w:space="0" w:color="auto"/>
          </w:divBdr>
        </w:div>
        <w:div w:id="1349406912">
          <w:marLeft w:val="640"/>
          <w:marRight w:val="0"/>
          <w:marTop w:val="0"/>
          <w:marBottom w:val="0"/>
          <w:divBdr>
            <w:top w:val="none" w:sz="0" w:space="0" w:color="auto"/>
            <w:left w:val="none" w:sz="0" w:space="0" w:color="auto"/>
            <w:bottom w:val="none" w:sz="0" w:space="0" w:color="auto"/>
            <w:right w:val="none" w:sz="0" w:space="0" w:color="auto"/>
          </w:divBdr>
        </w:div>
        <w:div w:id="1647398230">
          <w:marLeft w:val="640"/>
          <w:marRight w:val="0"/>
          <w:marTop w:val="0"/>
          <w:marBottom w:val="0"/>
          <w:divBdr>
            <w:top w:val="none" w:sz="0" w:space="0" w:color="auto"/>
            <w:left w:val="none" w:sz="0" w:space="0" w:color="auto"/>
            <w:bottom w:val="none" w:sz="0" w:space="0" w:color="auto"/>
            <w:right w:val="none" w:sz="0" w:space="0" w:color="auto"/>
          </w:divBdr>
        </w:div>
        <w:div w:id="1729449154">
          <w:marLeft w:val="640"/>
          <w:marRight w:val="0"/>
          <w:marTop w:val="0"/>
          <w:marBottom w:val="0"/>
          <w:divBdr>
            <w:top w:val="none" w:sz="0" w:space="0" w:color="auto"/>
            <w:left w:val="none" w:sz="0" w:space="0" w:color="auto"/>
            <w:bottom w:val="none" w:sz="0" w:space="0" w:color="auto"/>
            <w:right w:val="none" w:sz="0" w:space="0" w:color="auto"/>
          </w:divBdr>
        </w:div>
        <w:div w:id="42485445">
          <w:marLeft w:val="640"/>
          <w:marRight w:val="0"/>
          <w:marTop w:val="0"/>
          <w:marBottom w:val="0"/>
          <w:divBdr>
            <w:top w:val="none" w:sz="0" w:space="0" w:color="auto"/>
            <w:left w:val="none" w:sz="0" w:space="0" w:color="auto"/>
            <w:bottom w:val="none" w:sz="0" w:space="0" w:color="auto"/>
            <w:right w:val="none" w:sz="0" w:space="0" w:color="auto"/>
          </w:divBdr>
        </w:div>
        <w:div w:id="1054819472">
          <w:marLeft w:val="640"/>
          <w:marRight w:val="0"/>
          <w:marTop w:val="0"/>
          <w:marBottom w:val="0"/>
          <w:divBdr>
            <w:top w:val="none" w:sz="0" w:space="0" w:color="auto"/>
            <w:left w:val="none" w:sz="0" w:space="0" w:color="auto"/>
            <w:bottom w:val="none" w:sz="0" w:space="0" w:color="auto"/>
            <w:right w:val="none" w:sz="0" w:space="0" w:color="auto"/>
          </w:divBdr>
        </w:div>
      </w:divsChild>
    </w:div>
    <w:div w:id="741025117">
      <w:marLeft w:val="0"/>
      <w:marRight w:val="0"/>
      <w:marTop w:val="0"/>
      <w:marBottom w:val="0"/>
      <w:divBdr>
        <w:top w:val="none" w:sz="0" w:space="0" w:color="auto"/>
        <w:left w:val="none" w:sz="0" w:space="0" w:color="auto"/>
        <w:bottom w:val="none" w:sz="0" w:space="0" w:color="auto"/>
        <w:right w:val="none" w:sz="0" w:space="0" w:color="auto"/>
      </w:divBdr>
    </w:div>
    <w:div w:id="746851419">
      <w:bodyDiv w:val="1"/>
      <w:marLeft w:val="0"/>
      <w:marRight w:val="0"/>
      <w:marTop w:val="0"/>
      <w:marBottom w:val="0"/>
      <w:divBdr>
        <w:top w:val="none" w:sz="0" w:space="0" w:color="auto"/>
        <w:left w:val="none" w:sz="0" w:space="0" w:color="auto"/>
        <w:bottom w:val="none" w:sz="0" w:space="0" w:color="auto"/>
        <w:right w:val="none" w:sz="0" w:space="0" w:color="auto"/>
      </w:divBdr>
      <w:divsChild>
        <w:div w:id="5983036">
          <w:marLeft w:val="640"/>
          <w:marRight w:val="0"/>
          <w:marTop w:val="0"/>
          <w:marBottom w:val="0"/>
          <w:divBdr>
            <w:top w:val="none" w:sz="0" w:space="0" w:color="auto"/>
            <w:left w:val="none" w:sz="0" w:space="0" w:color="auto"/>
            <w:bottom w:val="none" w:sz="0" w:space="0" w:color="auto"/>
            <w:right w:val="none" w:sz="0" w:space="0" w:color="auto"/>
          </w:divBdr>
        </w:div>
        <w:div w:id="7104962">
          <w:marLeft w:val="640"/>
          <w:marRight w:val="0"/>
          <w:marTop w:val="0"/>
          <w:marBottom w:val="0"/>
          <w:divBdr>
            <w:top w:val="none" w:sz="0" w:space="0" w:color="auto"/>
            <w:left w:val="none" w:sz="0" w:space="0" w:color="auto"/>
            <w:bottom w:val="none" w:sz="0" w:space="0" w:color="auto"/>
            <w:right w:val="none" w:sz="0" w:space="0" w:color="auto"/>
          </w:divBdr>
        </w:div>
        <w:div w:id="15547126">
          <w:marLeft w:val="640"/>
          <w:marRight w:val="0"/>
          <w:marTop w:val="0"/>
          <w:marBottom w:val="0"/>
          <w:divBdr>
            <w:top w:val="none" w:sz="0" w:space="0" w:color="auto"/>
            <w:left w:val="none" w:sz="0" w:space="0" w:color="auto"/>
            <w:bottom w:val="none" w:sz="0" w:space="0" w:color="auto"/>
            <w:right w:val="none" w:sz="0" w:space="0" w:color="auto"/>
          </w:divBdr>
        </w:div>
        <w:div w:id="151719190">
          <w:marLeft w:val="640"/>
          <w:marRight w:val="0"/>
          <w:marTop w:val="0"/>
          <w:marBottom w:val="0"/>
          <w:divBdr>
            <w:top w:val="none" w:sz="0" w:space="0" w:color="auto"/>
            <w:left w:val="none" w:sz="0" w:space="0" w:color="auto"/>
            <w:bottom w:val="none" w:sz="0" w:space="0" w:color="auto"/>
            <w:right w:val="none" w:sz="0" w:space="0" w:color="auto"/>
          </w:divBdr>
        </w:div>
        <w:div w:id="169948113">
          <w:marLeft w:val="640"/>
          <w:marRight w:val="0"/>
          <w:marTop w:val="0"/>
          <w:marBottom w:val="0"/>
          <w:divBdr>
            <w:top w:val="none" w:sz="0" w:space="0" w:color="auto"/>
            <w:left w:val="none" w:sz="0" w:space="0" w:color="auto"/>
            <w:bottom w:val="none" w:sz="0" w:space="0" w:color="auto"/>
            <w:right w:val="none" w:sz="0" w:space="0" w:color="auto"/>
          </w:divBdr>
        </w:div>
        <w:div w:id="220750228">
          <w:marLeft w:val="640"/>
          <w:marRight w:val="0"/>
          <w:marTop w:val="0"/>
          <w:marBottom w:val="0"/>
          <w:divBdr>
            <w:top w:val="none" w:sz="0" w:space="0" w:color="auto"/>
            <w:left w:val="none" w:sz="0" w:space="0" w:color="auto"/>
            <w:bottom w:val="none" w:sz="0" w:space="0" w:color="auto"/>
            <w:right w:val="none" w:sz="0" w:space="0" w:color="auto"/>
          </w:divBdr>
        </w:div>
        <w:div w:id="289827389">
          <w:marLeft w:val="640"/>
          <w:marRight w:val="0"/>
          <w:marTop w:val="0"/>
          <w:marBottom w:val="0"/>
          <w:divBdr>
            <w:top w:val="none" w:sz="0" w:space="0" w:color="auto"/>
            <w:left w:val="none" w:sz="0" w:space="0" w:color="auto"/>
            <w:bottom w:val="none" w:sz="0" w:space="0" w:color="auto"/>
            <w:right w:val="none" w:sz="0" w:space="0" w:color="auto"/>
          </w:divBdr>
        </w:div>
        <w:div w:id="290867148">
          <w:marLeft w:val="640"/>
          <w:marRight w:val="0"/>
          <w:marTop w:val="0"/>
          <w:marBottom w:val="0"/>
          <w:divBdr>
            <w:top w:val="none" w:sz="0" w:space="0" w:color="auto"/>
            <w:left w:val="none" w:sz="0" w:space="0" w:color="auto"/>
            <w:bottom w:val="none" w:sz="0" w:space="0" w:color="auto"/>
            <w:right w:val="none" w:sz="0" w:space="0" w:color="auto"/>
          </w:divBdr>
        </w:div>
        <w:div w:id="421529107">
          <w:marLeft w:val="640"/>
          <w:marRight w:val="0"/>
          <w:marTop w:val="0"/>
          <w:marBottom w:val="0"/>
          <w:divBdr>
            <w:top w:val="none" w:sz="0" w:space="0" w:color="auto"/>
            <w:left w:val="none" w:sz="0" w:space="0" w:color="auto"/>
            <w:bottom w:val="none" w:sz="0" w:space="0" w:color="auto"/>
            <w:right w:val="none" w:sz="0" w:space="0" w:color="auto"/>
          </w:divBdr>
        </w:div>
        <w:div w:id="430324263">
          <w:marLeft w:val="640"/>
          <w:marRight w:val="0"/>
          <w:marTop w:val="0"/>
          <w:marBottom w:val="0"/>
          <w:divBdr>
            <w:top w:val="none" w:sz="0" w:space="0" w:color="auto"/>
            <w:left w:val="none" w:sz="0" w:space="0" w:color="auto"/>
            <w:bottom w:val="none" w:sz="0" w:space="0" w:color="auto"/>
            <w:right w:val="none" w:sz="0" w:space="0" w:color="auto"/>
          </w:divBdr>
        </w:div>
        <w:div w:id="433479004">
          <w:marLeft w:val="640"/>
          <w:marRight w:val="0"/>
          <w:marTop w:val="0"/>
          <w:marBottom w:val="0"/>
          <w:divBdr>
            <w:top w:val="none" w:sz="0" w:space="0" w:color="auto"/>
            <w:left w:val="none" w:sz="0" w:space="0" w:color="auto"/>
            <w:bottom w:val="none" w:sz="0" w:space="0" w:color="auto"/>
            <w:right w:val="none" w:sz="0" w:space="0" w:color="auto"/>
          </w:divBdr>
        </w:div>
        <w:div w:id="518391768">
          <w:marLeft w:val="640"/>
          <w:marRight w:val="0"/>
          <w:marTop w:val="0"/>
          <w:marBottom w:val="0"/>
          <w:divBdr>
            <w:top w:val="none" w:sz="0" w:space="0" w:color="auto"/>
            <w:left w:val="none" w:sz="0" w:space="0" w:color="auto"/>
            <w:bottom w:val="none" w:sz="0" w:space="0" w:color="auto"/>
            <w:right w:val="none" w:sz="0" w:space="0" w:color="auto"/>
          </w:divBdr>
        </w:div>
        <w:div w:id="529532267">
          <w:marLeft w:val="640"/>
          <w:marRight w:val="0"/>
          <w:marTop w:val="0"/>
          <w:marBottom w:val="0"/>
          <w:divBdr>
            <w:top w:val="none" w:sz="0" w:space="0" w:color="auto"/>
            <w:left w:val="none" w:sz="0" w:space="0" w:color="auto"/>
            <w:bottom w:val="none" w:sz="0" w:space="0" w:color="auto"/>
            <w:right w:val="none" w:sz="0" w:space="0" w:color="auto"/>
          </w:divBdr>
        </w:div>
        <w:div w:id="572010957">
          <w:marLeft w:val="640"/>
          <w:marRight w:val="0"/>
          <w:marTop w:val="0"/>
          <w:marBottom w:val="0"/>
          <w:divBdr>
            <w:top w:val="none" w:sz="0" w:space="0" w:color="auto"/>
            <w:left w:val="none" w:sz="0" w:space="0" w:color="auto"/>
            <w:bottom w:val="none" w:sz="0" w:space="0" w:color="auto"/>
            <w:right w:val="none" w:sz="0" w:space="0" w:color="auto"/>
          </w:divBdr>
        </w:div>
        <w:div w:id="624852946">
          <w:marLeft w:val="640"/>
          <w:marRight w:val="0"/>
          <w:marTop w:val="0"/>
          <w:marBottom w:val="0"/>
          <w:divBdr>
            <w:top w:val="none" w:sz="0" w:space="0" w:color="auto"/>
            <w:left w:val="none" w:sz="0" w:space="0" w:color="auto"/>
            <w:bottom w:val="none" w:sz="0" w:space="0" w:color="auto"/>
            <w:right w:val="none" w:sz="0" w:space="0" w:color="auto"/>
          </w:divBdr>
        </w:div>
        <w:div w:id="628560142">
          <w:marLeft w:val="640"/>
          <w:marRight w:val="0"/>
          <w:marTop w:val="0"/>
          <w:marBottom w:val="0"/>
          <w:divBdr>
            <w:top w:val="none" w:sz="0" w:space="0" w:color="auto"/>
            <w:left w:val="none" w:sz="0" w:space="0" w:color="auto"/>
            <w:bottom w:val="none" w:sz="0" w:space="0" w:color="auto"/>
            <w:right w:val="none" w:sz="0" w:space="0" w:color="auto"/>
          </w:divBdr>
        </w:div>
        <w:div w:id="702100341">
          <w:marLeft w:val="640"/>
          <w:marRight w:val="0"/>
          <w:marTop w:val="0"/>
          <w:marBottom w:val="0"/>
          <w:divBdr>
            <w:top w:val="none" w:sz="0" w:space="0" w:color="auto"/>
            <w:left w:val="none" w:sz="0" w:space="0" w:color="auto"/>
            <w:bottom w:val="none" w:sz="0" w:space="0" w:color="auto"/>
            <w:right w:val="none" w:sz="0" w:space="0" w:color="auto"/>
          </w:divBdr>
        </w:div>
        <w:div w:id="757023305">
          <w:marLeft w:val="640"/>
          <w:marRight w:val="0"/>
          <w:marTop w:val="0"/>
          <w:marBottom w:val="0"/>
          <w:divBdr>
            <w:top w:val="none" w:sz="0" w:space="0" w:color="auto"/>
            <w:left w:val="none" w:sz="0" w:space="0" w:color="auto"/>
            <w:bottom w:val="none" w:sz="0" w:space="0" w:color="auto"/>
            <w:right w:val="none" w:sz="0" w:space="0" w:color="auto"/>
          </w:divBdr>
        </w:div>
        <w:div w:id="883254192">
          <w:marLeft w:val="640"/>
          <w:marRight w:val="0"/>
          <w:marTop w:val="0"/>
          <w:marBottom w:val="0"/>
          <w:divBdr>
            <w:top w:val="none" w:sz="0" w:space="0" w:color="auto"/>
            <w:left w:val="none" w:sz="0" w:space="0" w:color="auto"/>
            <w:bottom w:val="none" w:sz="0" w:space="0" w:color="auto"/>
            <w:right w:val="none" w:sz="0" w:space="0" w:color="auto"/>
          </w:divBdr>
        </w:div>
        <w:div w:id="893346143">
          <w:marLeft w:val="640"/>
          <w:marRight w:val="0"/>
          <w:marTop w:val="0"/>
          <w:marBottom w:val="0"/>
          <w:divBdr>
            <w:top w:val="none" w:sz="0" w:space="0" w:color="auto"/>
            <w:left w:val="none" w:sz="0" w:space="0" w:color="auto"/>
            <w:bottom w:val="none" w:sz="0" w:space="0" w:color="auto"/>
            <w:right w:val="none" w:sz="0" w:space="0" w:color="auto"/>
          </w:divBdr>
        </w:div>
        <w:div w:id="914318382">
          <w:marLeft w:val="640"/>
          <w:marRight w:val="0"/>
          <w:marTop w:val="0"/>
          <w:marBottom w:val="0"/>
          <w:divBdr>
            <w:top w:val="none" w:sz="0" w:space="0" w:color="auto"/>
            <w:left w:val="none" w:sz="0" w:space="0" w:color="auto"/>
            <w:bottom w:val="none" w:sz="0" w:space="0" w:color="auto"/>
            <w:right w:val="none" w:sz="0" w:space="0" w:color="auto"/>
          </w:divBdr>
        </w:div>
        <w:div w:id="1001589248">
          <w:marLeft w:val="640"/>
          <w:marRight w:val="0"/>
          <w:marTop w:val="0"/>
          <w:marBottom w:val="0"/>
          <w:divBdr>
            <w:top w:val="none" w:sz="0" w:space="0" w:color="auto"/>
            <w:left w:val="none" w:sz="0" w:space="0" w:color="auto"/>
            <w:bottom w:val="none" w:sz="0" w:space="0" w:color="auto"/>
            <w:right w:val="none" w:sz="0" w:space="0" w:color="auto"/>
          </w:divBdr>
        </w:div>
        <w:div w:id="1085028596">
          <w:marLeft w:val="640"/>
          <w:marRight w:val="0"/>
          <w:marTop w:val="0"/>
          <w:marBottom w:val="0"/>
          <w:divBdr>
            <w:top w:val="none" w:sz="0" w:space="0" w:color="auto"/>
            <w:left w:val="none" w:sz="0" w:space="0" w:color="auto"/>
            <w:bottom w:val="none" w:sz="0" w:space="0" w:color="auto"/>
            <w:right w:val="none" w:sz="0" w:space="0" w:color="auto"/>
          </w:divBdr>
        </w:div>
        <w:div w:id="1092163213">
          <w:marLeft w:val="640"/>
          <w:marRight w:val="0"/>
          <w:marTop w:val="0"/>
          <w:marBottom w:val="0"/>
          <w:divBdr>
            <w:top w:val="none" w:sz="0" w:space="0" w:color="auto"/>
            <w:left w:val="none" w:sz="0" w:space="0" w:color="auto"/>
            <w:bottom w:val="none" w:sz="0" w:space="0" w:color="auto"/>
            <w:right w:val="none" w:sz="0" w:space="0" w:color="auto"/>
          </w:divBdr>
        </w:div>
        <w:div w:id="1093670341">
          <w:marLeft w:val="640"/>
          <w:marRight w:val="0"/>
          <w:marTop w:val="0"/>
          <w:marBottom w:val="0"/>
          <w:divBdr>
            <w:top w:val="none" w:sz="0" w:space="0" w:color="auto"/>
            <w:left w:val="none" w:sz="0" w:space="0" w:color="auto"/>
            <w:bottom w:val="none" w:sz="0" w:space="0" w:color="auto"/>
            <w:right w:val="none" w:sz="0" w:space="0" w:color="auto"/>
          </w:divBdr>
        </w:div>
        <w:div w:id="1102452428">
          <w:marLeft w:val="640"/>
          <w:marRight w:val="0"/>
          <w:marTop w:val="0"/>
          <w:marBottom w:val="0"/>
          <w:divBdr>
            <w:top w:val="none" w:sz="0" w:space="0" w:color="auto"/>
            <w:left w:val="none" w:sz="0" w:space="0" w:color="auto"/>
            <w:bottom w:val="none" w:sz="0" w:space="0" w:color="auto"/>
            <w:right w:val="none" w:sz="0" w:space="0" w:color="auto"/>
          </w:divBdr>
        </w:div>
        <w:div w:id="1120538529">
          <w:marLeft w:val="640"/>
          <w:marRight w:val="0"/>
          <w:marTop w:val="0"/>
          <w:marBottom w:val="0"/>
          <w:divBdr>
            <w:top w:val="none" w:sz="0" w:space="0" w:color="auto"/>
            <w:left w:val="none" w:sz="0" w:space="0" w:color="auto"/>
            <w:bottom w:val="none" w:sz="0" w:space="0" w:color="auto"/>
            <w:right w:val="none" w:sz="0" w:space="0" w:color="auto"/>
          </w:divBdr>
        </w:div>
        <w:div w:id="1175726200">
          <w:marLeft w:val="640"/>
          <w:marRight w:val="0"/>
          <w:marTop w:val="0"/>
          <w:marBottom w:val="0"/>
          <w:divBdr>
            <w:top w:val="none" w:sz="0" w:space="0" w:color="auto"/>
            <w:left w:val="none" w:sz="0" w:space="0" w:color="auto"/>
            <w:bottom w:val="none" w:sz="0" w:space="0" w:color="auto"/>
            <w:right w:val="none" w:sz="0" w:space="0" w:color="auto"/>
          </w:divBdr>
        </w:div>
        <w:div w:id="1186024000">
          <w:marLeft w:val="640"/>
          <w:marRight w:val="0"/>
          <w:marTop w:val="0"/>
          <w:marBottom w:val="0"/>
          <w:divBdr>
            <w:top w:val="none" w:sz="0" w:space="0" w:color="auto"/>
            <w:left w:val="none" w:sz="0" w:space="0" w:color="auto"/>
            <w:bottom w:val="none" w:sz="0" w:space="0" w:color="auto"/>
            <w:right w:val="none" w:sz="0" w:space="0" w:color="auto"/>
          </w:divBdr>
        </w:div>
        <w:div w:id="1221939545">
          <w:marLeft w:val="640"/>
          <w:marRight w:val="0"/>
          <w:marTop w:val="0"/>
          <w:marBottom w:val="0"/>
          <w:divBdr>
            <w:top w:val="none" w:sz="0" w:space="0" w:color="auto"/>
            <w:left w:val="none" w:sz="0" w:space="0" w:color="auto"/>
            <w:bottom w:val="none" w:sz="0" w:space="0" w:color="auto"/>
            <w:right w:val="none" w:sz="0" w:space="0" w:color="auto"/>
          </w:divBdr>
        </w:div>
        <w:div w:id="1287930576">
          <w:marLeft w:val="640"/>
          <w:marRight w:val="0"/>
          <w:marTop w:val="0"/>
          <w:marBottom w:val="0"/>
          <w:divBdr>
            <w:top w:val="none" w:sz="0" w:space="0" w:color="auto"/>
            <w:left w:val="none" w:sz="0" w:space="0" w:color="auto"/>
            <w:bottom w:val="none" w:sz="0" w:space="0" w:color="auto"/>
            <w:right w:val="none" w:sz="0" w:space="0" w:color="auto"/>
          </w:divBdr>
        </w:div>
        <w:div w:id="1306741782">
          <w:marLeft w:val="640"/>
          <w:marRight w:val="0"/>
          <w:marTop w:val="0"/>
          <w:marBottom w:val="0"/>
          <w:divBdr>
            <w:top w:val="none" w:sz="0" w:space="0" w:color="auto"/>
            <w:left w:val="none" w:sz="0" w:space="0" w:color="auto"/>
            <w:bottom w:val="none" w:sz="0" w:space="0" w:color="auto"/>
            <w:right w:val="none" w:sz="0" w:space="0" w:color="auto"/>
          </w:divBdr>
        </w:div>
        <w:div w:id="1329597100">
          <w:marLeft w:val="640"/>
          <w:marRight w:val="0"/>
          <w:marTop w:val="0"/>
          <w:marBottom w:val="0"/>
          <w:divBdr>
            <w:top w:val="none" w:sz="0" w:space="0" w:color="auto"/>
            <w:left w:val="none" w:sz="0" w:space="0" w:color="auto"/>
            <w:bottom w:val="none" w:sz="0" w:space="0" w:color="auto"/>
            <w:right w:val="none" w:sz="0" w:space="0" w:color="auto"/>
          </w:divBdr>
        </w:div>
        <w:div w:id="1472091093">
          <w:marLeft w:val="640"/>
          <w:marRight w:val="0"/>
          <w:marTop w:val="0"/>
          <w:marBottom w:val="0"/>
          <w:divBdr>
            <w:top w:val="none" w:sz="0" w:space="0" w:color="auto"/>
            <w:left w:val="none" w:sz="0" w:space="0" w:color="auto"/>
            <w:bottom w:val="none" w:sz="0" w:space="0" w:color="auto"/>
            <w:right w:val="none" w:sz="0" w:space="0" w:color="auto"/>
          </w:divBdr>
        </w:div>
        <w:div w:id="1476796636">
          <w:marLeft w:val="640"/>
          <w:marRight w:val="0"/>
          <w:marTop w:val="0"/>
          <w:marBottom w:val="0"/>
          <w:divBdr>
            <w:top w:val="none" w:sz="0" w:space="0" w:color="auto"/>
            <w:left w:val="none" w:sz="0" w:space="0" w:color="auto"/>
            <w:bottom w:val="none" w:sz="0" w:space="0" w:color="auto"/>
            <w:right w:val="none" w:sz="0" w:space="0" w:color="auto"/>
          </w:divBdr>
        </w:div>
        <w:div w:id="1507286982">
          <w:marLeft w:val="640"/>
          <w:marRight w:val="0"/>
          <w:marTop w:val="0"/>
          <w:marBottom w:val="0"/>
          <w:divBdr>
            <w:top w:val="none" w:sz="0" w:space="0" w:color="auto"/>
            <w:left w:val="none" w:sz="0" w:space="0" w:color="auto"/>
            <w:bottom w:val="none" w:sz="0" w:space="0" w:color="auto"/>
            <w:right w:val="none" w:sz="0" w:space="0" w:color="auto"/>
          </w:divBdr>
        </w:div>
        <w:div w:id="1536963314">
          <w:marLeft w:val="640"/>
          <w:marRight w:val="0"/>
          <w:marTop w:val="0"/>
          <w:marBottom w:val="0"/>
          <w:divBdr>
            <w:top w:val="none" w:sz="0" w:space="0" w:color="auto"/>
            <w:left w:val="none" w:sz="0" w:space="0" w:color="auto"/>
            <w:bottom w:val="none" w:sz="0" w:space="0" w:color="auto"/>
            <w:right w:val="none" w:sz="0" w:space="0" w:color="auto"/>
          </w:divBdr>
        </w:div>
        <w:div w:id="1636108193">
          <w:marLeft w:val="640"/>
          <w:marRight w:val="0"/>
          <w:marTop w:val="0"/>
          <w:marBottom w:val="0"/>
          <w:divBdr>
            <w:top w:val="none" w:sz="0" w:space="0" w:color="auto"/>
            <w:left w:val="none" w:sz="0" w:space="0" w:color="auto"/>
            <w:bottom w:val="none" w:sz="0" w:space="0" w:color="auto"/>
            <w:right w:val="none" w:sz="0" w:space="0" w:color="auto"/>
          </w:divBdr>
        </w:div>
        <w:div w:id="1648244746">
          <w:marLeft w:val="640"/>
          <w:marRight w:val="0"/>
          <w:marTop w:val="0"/>
          <w:marBottom w:val="0"/>
          <w:divBdr>
            <w:top w:val="none" w:sz="0" w:space="0" w:color="auto"/>
            <w:left w:val="none" w:sz="0" w:space="0" w:color="auto"/>
            <w:bottom w:val="none" w:sz="0" w:space="0" w:color="auto"/>
            <w:right w:val="none" w:sz="0" w:space="0" w:color="auto"/>
          </w:divBdr>
        </w:div>
        <w:div w:id="1655254331">
          <w:marLeft w:val="640"/>
          <w:marRight w:val="0"/>
          <w:marTop w:val="0"/>
          <w:marBottom w:val="0"/>
          <w:divBdr>
            <w:top w:val="none" w:sz="0" w:space="0" w:color="auto"/>
            <w:left w:val="none" w:sz="0" w:space="0" w:color="auto"/>
            <w:bottom w:val="none" w:sz="0" w:space="0" w:color="auto"/>
            <w:right w:val="none" w:sz="0" w:space="0" w:color="auto"/>
          </w:divBdr>
        </w:div>
        <w:div w:id="1783769446">
          <w:marLeft w:val="640"/>
          <w:marRight w:val="0"/>
          <w:marTop w:val="0"/>
          <w:marBottom w:val="0"/>
          <w:divBdr>
            <w:top w:val="none" w:sz="0" w:space="0" w:color="auto"/>
            <w:left w:val="none" w:sz="0" w:space="0" w:color="auto"/>
            <w:bottom w:val="none" w:sz="0" w:space="0" w:color="auto"/>
            <w:right w:val="none" w:sz="0" w:space="0" w:color="auto"/>
          </w:divBdr>
        </w:div>
        <w:div w:id="1849521546">
          <w:marLeft w:val="640"/>
          <w:marRight w:val="0"/>
          <w:marTop w:val="0"/>
          <w:marBottom w:val="0"/>
          <w:divBdr>
            <w:top w:val="none" w:sz="0" w:space="0" w:color="auto"/>
            <w:left w:val="none" w:sz="0" w:space="0" w:color="auto"/>
            <w:bottom w:val="none" w:sz="0" w:space="0" w:color="auto"/>
            <w:right w:val="none" w:sz="0" w:space="0" w:color="auto"/>
          </w:divBdr>
        </w:div>
        <w:div w:id="1855612412">
          <w:marLeft w:val="640"/>
          <w:marRight w:val="0"/>
          <w:marTop w:val="0"/>
          <w:marBottom w:val="0"/>
          <w:divBdr>
            <w:top w:val="none" w:sz="0" w:space="0" w:color="auto"/>
            <w:left w:val="none" w:sz="0" w:space="0" w:color="auto"/>
            <w:bottom w:val="none" w:sz="0" w:space="0" w:color="auto"/>
            <w:right w:val="none" w:sz="0" w:space="0" w:color="auto"/>
          </w:divBdr>
        </w:div>
        <w:div w:id="1869291502">
          <w:marLeft w:val="640"/>
          <w:marRight w:val="0"/>
          <w:marTop w:val="0"/>
          <w:marBottom w:val="0"/>
          <w:divBdr>
            <w:top w:val="none" w:sz="0" w:space="0" w:color="auto"/>
            <w:left w:val="none" w:sz="0" w:space="0" w:color="auto"/>
            <w:bottom w:val="none" w:sz="0" w:space="0" w:color="auto"/>
            <w:right w:val="none" w:sz="0" w:space="0" w:color="auto"/>
          </w:divBdr>
        </w:div>
        <w:div w:id="1921327451">
          <w:marLeft w:val="640"/>
          <w:marRight w:val="0"/>
          <w:marTop w:val="0"/>
          <w:marBottom w:val="0"/>
          <w:divBdr>
            <w:top w:val="none" w:sz="0" w:space="0" w:color="auto"/>
            <w:left w:val="none" w:sz="0" w:space="0" w:color="auto"/>
            <w:bottom w:val="none" w:sz="0" w:space="0" w:color="auto"/>
            <w:right w:val="none" w:sz="0" w:space="0" w:color="auto"/>
          </w:divBdr>
        </w:div>
        <w:div w:id="1922986326">
          <w:marLeft w:val="640"/>
          <w:marRight w:val="0"/>
          <w:marTop w:val="0"/>
          <w:marBottom w:val="0"/>
          <w:divBdr>
            <w:top w:val="none" w:sz="0" w:space="0" w:color="auto"/>
            <w:left w:val="none" w:sz="0" w:space="0" w:color="auto"/>
            <w:bottom w:val="none" w:sz="0" w:space="0" w:color="auto"/>
            <w:right w:val="none" w:sz="0" w:space="0" w:color="auto"/>
          </w:divBdr>
        </w:div>
        <w:div w:id="1959874483">
          <w:marLeft w:val="640"/>
          <w:marRight w:val="0"/>
          <w:marTop w:val="0"/>
          <w:marBottom w:val="0"/>
          <w:divBdr>
            <w:top w:val="none" w:sz="0" w:space="0" w:color="auto"/>
            <w:left w:val="none" w:sz="0" w:space="0" w:color="auto"/>
            <w:bottom w:val="none" w:sz="0" w:space="0" w:color="auto"/>
            <w:right w:val="none" w:sz="0" w:space="0" w:color="auto"/>
          </w:divBdr>
        </w:div>
        <w:div w:id="2019496895">
          <w:marLeft w:val="640"/>
          <w:marRight w:val="0"/>
          <w:marTop w:val="0"/>
          <w:marBottom w:val="0"/>
          <w:divBdr>
            <w:top w:val="none" w:sz="0" w:space="0" w:color="auto"/>
            <w:left w:val="none" w:sz="0" w:space="0" w:color="auto"/>
            <w:bottom w:val="none" w:sz="0" w:space="0" w:color="auto"/>
            <w:right w:val="none" w:sz="0" w:space="0" w:color="auto"/>
          </w:divBdr>
        </w:div>
        <w:div w:id="2127380926">
          <w:marLeft w:val="640"/>
          <w:marRight w:val="0"/>
          <w:marTop w:val="0"/>
          <w:marBottom w:val="0"/>
          <w:divBdr>
            <w:top w:val="none" w:sz="0" w:space="0" w:color="auto"/>
            <w:left w:val="none" w:sz="0" w:space="0" w:color="auto"/>
            <w:bottom w:val="none" w:sz="0" w:space="0" w:color="auto"/>
            <w:right w:val="none" w:sz="0" w:space="0" w:color="auto"/>
          </w:divBdr>
        </w:div>
      </w:divsChild>
    </w:div>
    <w:div w:id="748045122">
      <w:bodyDiv w:val="1"/>
      <w:marLeft w:val="0"/>
      <w:marRight w:val="0"/>
      <w:marTop w:val="0"/>
      <w:marBottom w:val="0"/>
      <w:divBdr>
        <w:top w:val="none" w:sz="0" w:space="0" w:color="auto"/>
        <w:left w:val="none" w:sz="0" w:space="0" w:color="auto"/>
        <w:bottom w:val="none" w:sz="0" w:space="0" w:color="auto"/>
        <w:right w:val="none" w:sz="0" w:space="0" w:color="auto"/>
      </w:divBdr>
      <w:divsChild>
        <w:div w:id="6568721">
          <w:marLeft w:val="640"/>
          <w:marRight w:val="0"/>
          <w:marTop w:val="0"/>
          <w:marBottom w:val="0"/>
          <w:divBdr>
            <w:top w:val="none" w:sz="0" w:space="0" w:color="auto"/>
            <w:left w:val="none" w:sz="0" w:space="0" w:color="auto"/>
            <w:bottom w:val="none" w:sz="0" w:space="0" w:color="auto"/>
            <w:right w:val="none" w:sz="0" w:space="0" w:color="auto"/>
          </w:divBdr>
        </w:div>
        <w:div w:id="35086761">
          <w:marLeft w:val="640"/>
          <w:marRight w:val="0"/>
          <w:marTop w:val="0"/>
          <w:marBottom w:val="0"/>
          <w:divBdr>
            <w:top w:val="none" w:sz="0" w:space="0" w:color="auto"/>
            <w:left w:val="none" w:sz="0" w:space="0" w:color="auto"/>
            <w:bottom w:val="none" w:sz="0" w:space="0" w:color="auto"/>
            <w:right w:val="none" w:sz="0" w:space="0" w:color="auto"/>
          </w:divBdr>
        </w:div>
        <w:div w:id="51273281">
          <w:marLeft w:val="640"/>
          <w:marRight w:val="0"/>
          <w:marTop w:val="0"/>
          <w:marBottom w:val="0"/>
          <w:divBdr>
            <w:top w:val="none" w:sz="0" w:space="0" w:color="auto"/>
            <w:left w:val="none" w:sz="0" w:space="0" w:color="auto"/>
            <w:bottom w:val="none" w:sz="0" w:space="0" w:color="auto"/>
            <w:right w:val="none" w:sz="0" w:space="0" w:color="auto"/>
          </w:divBdr>
        </w:div>
        <w:div w:id="136462934">
          <w:marLeft w:val="640"/>
          <w:marRight w:val="0"/>
          <w:marTop w:val="0"/>
          <w:marBottom w:val="0"/>
          <w:divBdr>
            <w:top w:val="none" w:sz="0" w:space="0" w:color="auto"/>
            <w:left w:val="none" w:sz="0" w:space="0" w:color="auto"/>
            <w:bottom w:val="none" w:sz="0" w:space="0" w:color="auto"/>
            <w:right w:val="none" w:sz="0" w:space="0" w:color="auto"/>
          </w:divBdr>
        </w:div>
        <w:div w:id="215433785">
          <w:marLeft w:val="640"/>
          <w:marRight w:val="0"/>
          <w:marTop w:val="0"/>
          <w:marBottom w:val="0"/>
          <w:divBdr>
            <w:top w:val="none" w:sz="0" w:space="0" w:color="auto"/>
            <w:left w:val="none" w:sz="0" w:space="0" w:color="auto"/>
            <w:bottom w:val="none" w:sz="0" w:space="0" w:color="auto"/>
            <w:right w:val="none" w:sz="0" w:space="0" w:color="auto"/>
          </w:divBdr>
        </w:div>
        <w:div w:id="473916954">
          <w:marLeft w:val="640"/>
          <w:marRight w:val="0"/>
          <w:marTop w:val="0"/>
          <w:marBottom w:val="0"/>
          <w:divBdr>
            <w:top w:val="none" w:sz="0" w:space="0" w:color="auto"/>
            <w:left w:val="none" w:sz="0" w:space="0" w:color="auto"/>
            <w:bottom w:val="none" w:sz="0" w:space="0" w:color="auto"/>
            <w:right w:val="none" w:sz="0" w:space="0" w:color="auto"/>
          </w:divBdr>
        </w:div>
        <w:div w:id="479231431">
          <w:marLeft w:val="640"/>
          <w:marRight w:val="0"/>
          <w:marTop w:val="0"/>
          <w:marBottom w:val="0"/>
          <w:divBdr>
            <w:top w:val="none" w:sz="0" w:space="0" w:color="auto"/>
            <w:left w:val="none" w:sz="0" w:space="0" w:color="auto"/>
            <w:bottom w:val="none" w:sz="0" w:space="0" w:color="auto"/>
            <w:right w:val="none" w:sz="0" w:space="0" w:color="auto"/>
          </w:divBdr>
        </w:div>
        <w:div w:id="557668581">
          <w:marLeft w:val="640"/>
          <w:marRight w:val="0"/>
          <w:marTop w:val="0"/>
          <w:marBottom w:val="0"/>
          <w:divBdr>
            <w:top w:val="none" w:sz="0" w:space="0" w:color="auto"/>
            <w:left w:val="none" w:sz="0" w:space="0" w:color="auto"/>
            <w:bottom w:val="none" w:sz="0" w:space="0" w:color="auto"/>
            <w:right w:val="none" w:sz="0" w:space="0" w:color="auto"/>
          </w:divBdr>
        </w:div>
        <w:div w:id="568806879">
          <w:marLeft w:val="640"/>
          <w:marRight w:val="0"/>
          <w:marTop w:val="0"/>
          <w:marBottom w:val="0"/>
          <w:divBdr>
            <w:top w:val="none" w:sz="0" w:space="0" w:color="auto"/>
            <w:left w:val="none" w:sz="0" w:space="0" w:color="auto"/>
            <w:bottom w:val="none" w:sz="0" w:space="0" w:color="auto"/>
            <w:right w:val="none" w:sz="0" w:space="0" w:color="auto"/>
          </w:divBdr>
        </w:div>
        <w:div w:id="617489320">
          <w:marLeft w:val="640"/>
          <w:marRight w:val="0"/>
          <w:marTop w:val="0"/>
          <w:marBottom w:val="0"/>
          <w:divBdr>
            <w:top w:val="none" w:sz="0" w:space="0" w:color="auto"/>
            <w:left w:val="none" w:sz="0" w:space="0" w:color="auto"/>
            <w:bottom w:val="none" w:sz="0" w:space="0" w:color="auto"/>
            <w:right w:val="none" w:sz="0" w:space="0" w:color="auto"/>
          </w:divBdr>
        </w:div>
        <w:div w:id="644236826">
          <w:marLeft w:val="640"/>
          <w:marRight w:val="0"/>
          <w:marTop w:val="0"/>
          <w:marBottom w:val="0"/>
          <w:divBdr>
            <w:top w:val="none" w:sz="0" w:space="0" w:color="auto"/>
            <w:left w:val="none" w:sz="0" w:space="0" w:color="auto"/>
            <w:bottom w:val="none" w:sz="0" w:space="0" w:color="auto"/>
            <w:right w:val="none" w:sz="0" w:space="0" w:color="auto"/>
          </w:divBdr>
        </w:div>
        <w:div w:id="680622150">
          <w:marLeft w:val="640"/>
          <w:marRight w:val="0"/>
          <w:marTop w:val="0"/>
          <w:marBottom w:val="0"/>
          <w:divBdr>
            <w:top w:val="none" w:sz="0" w:space="0" w:color="auto"/>
            <w:left w:val="none" w:sz="0" w:space="0" w:color="auto"/>
            <w:bottom w:val="none" w:sz="0" w:space="0" w:color="auto"/>
            <w:right w:val="none" w:sz="0" w:space="0" w:color="auto"/>
          </w:divBdr>
        </w:div>
        <w:div w:id="695084409">
          <w:marLeft w:val="640"/>
          <w:marRight w:val="0"/>
          <w:marTop w:val="0"/>
          <w:marBottom w:val="0"/>
          <w:divBdr>
            <w:top w:val="none" w:sz="0" w:space="0" w:color="auto"/>
            <w:left w:val="none" w:sz="0" w:space="0" w:color="auto"/>
            <w:bottom w:val="none" w:sz="0" w:space="0" w:color="auto"/>
            <w:right w:val="none" w:sz="0" w:space="0" w:color="auto"/>
          </w:divBdr>
        </w:div>
        <w:div w:id="793796293">
          <w:marLeft w:val="640"/>
          <w:marRight w:val="0"/>
          <w:marTop w:val="0"/>
          <w:marBottom w:val="0"/>
          <w:divBdr>
            <w:top w:val="none" w:sz="0" w:space="0" w:color="auto"/>
            <w:left w:val="none" w:sz="0" w:space="0" w:color="auto"/>
            <w:bottom w:val="none" w:sz="0" w:space="0" w:color="auto"/>
            <w:right w:val="none" w:sz="0" w:space="0" w:color="auto"/>
          </w:divBdr>
        </w:div>
        <w:div w:id="880481219">
          <w:marLeft w:val="640"/>
          <w:marRight w:val="0"/>
          <w:marTop w:val="0"/>
          <w:marBottom w:val="0"/>
          <w:divBdr>
            <w:top w:val="none" w:sz="0" w:space="0" w:color="auto"/>
            <w:left w:val="none" w:sz="0" w:space="0" w:color="auto"/>
            <w:bottom w:val="none" w:sz="0" w:space="0" w:color="auto"/>
            <w:right w:val="none" w:sz="0" w:space="0" w:color="auto"/>
          </w:divBdr>
        </w:div>
        <w:div w:id="887650378">
          <w:marLeft w:val="640"/>
          <w:marRight w:val="0"/>
          <w:marTop w:val="0"/>
          <w:marBottom w:val="0"/>
          <w:divBdr>
            <w:top w:val="none" w:sz="0" w:space="0" w:color="auto"/>
            <w:left w:val="none" w:sz="0" w:space="0" w:color="auto"/>
            <w:bottom w:val="none" w:sz="0" w:space="0" w:color="auto"/>
            <w:right w:val="none" w:sz="0" w:space="0" w:color="auto"/>
          </w:divBdr>
        </w:div>
        <w:div w:id="892275090">
          <w:marLeft w:val="640"/>
          <w:marRight w:val="0"/>
          <w:marTop w:val="0"/>
          <w:marBottom w:val="0"/>
          <w:divBdr>
            <w:top w:val="none" w:sz="0" w:space="0" w:color="auto"/>
            <w:left w:val="none" w:sz="0" w:space="0" w:color="auto"/>
            <w:bottom w:val="none" w:sz="0" w:space="0" w:color="auto"/>
            <w:right w:val="none" w:sz="0" w:space="0" w:color="auto"/>
          </w:divBdr>
        </w:div>
        <w:div w:id="949553730">
          <w:marLeft w:val="640"/>
          <w:marRight w:val="0"/>
          <w:marTop w:val="0"/>
          <w:marBottom w:val="0"/>
          <w:divBdr>
            <w:top w:val="none" w:sz="0" w:space="0" w:color="auto"/>
            <w:left w:val="none" w:sz="0" w:space="0" w:color="auto"/>
            <w:bottom w:val="none" w:sz="0" w:space="0" w:color="auto"/>
            <w:right w:val="none" w:sz="0" w:space="0" w:color="auto"/>
          </w:divBdr>
        </w:div>
        <w:div w:id="957568849">
          <w:marLeft w:val="640"/>
          <w:marRight w:val="0"/>
          <w:marTop w:val="0"/>
          <w:marBottom w:val="0"/>
          <w:divBdr>
            <w:top w:val="none" w:sz="0" w:space="0" w:color="auto"/>
            <w:left w:val="none" w:sz="0" w:space="0" w:color="auto"/>
            <w:bottom w:val="none" w:sz="0" w:space="0" w:color="auto"/>
            <w:right w:val="none" w:sz="0" w:space="0" w:color="auto"/>
          </w:divBdr>
        </w:div>
        <w:div w:id="961958993">
          <w:marLeft w:val="640"/>
          <w:marRight w:val="0"/>
          <w:marTop w:val="0"/>
          <w:marBottom w:val="0"/>
          <w:divBdr>
            <w:top w:val="none" w:sz="0" w:space="0" w:color="auto"/>
            <w:left w:val="none" w:sz="0" w:space="0" w:color="auto"/>
            <w:bottom w:val="none" w:sz="0" w:space="0" w:color="auto"/>
            <w:right w:val="none" w:sz="0" w:space="0" w:color="auto"/>
          </w:divBdr>
        </w:div>
        <w:div w:id="984361470">
          <w:marLeft w:val="640"/>
          <w:marRight w:val="0"/>
          <w:marTop w:val="0"/>
          <w:marBottom w:val="0"/>
          <w:divBdr>
            <w:top w:val="none" w:sz="0" w:space="0" w:color="auto"/>
            <w:left w:val="none" w:sz="0" w:space="0" w:color="auto"/>
            <w:bottom w:val="none" w:sz="0" w:space="0" w:color="auto"/>
            <w:right w:val="none" w:sz="0" w:space="0" w:color="auto"/>
          </w:divBdr>
        </w:div>
        <w:div w:id="990212542">
          <w:marLeft w:val="640"/>
          <w:marRight w:val="0"/>
          <w:marTop w:val="0"/>
          <w:marBottom w:val="0"/>
          <w:divBdr>
            <w:top w:val="none" w:sz="0" w:space="0" w:color="auto"/>
            <w:left w:val="none" w:sz="0" w:space="0" w:color="auto"/>
            <w:bottom w:val="none" w:sz="0" w:space="0" w:color="auto"/>
            <w:right w:val="none" w:sz="0" w:space="0" w:color="auto"/>
          </w:divBdr>
        </w:div>
        <w:div w:id="1111971874">
          <w:marLeft w:val="640"/>
          <w:marRight w:val="0"/>
          <w:marTop w:val="0"/>
          <w:marBottom w:val="0"/>
          <w:divBdr>
            <w:top w:val="none" w:sz="0" w:space="0" w:color="auto"/>
            <w:left w:val="none" w:sz="0" w:space="0" w:color="auto"/>
            <w:bottom w:val="none" w:sz="0" w:space="0" w:color="auto"/>
            <w:right w:val="none" w:sz="0" w:space="0" w:color="auto"/>
          </w:divBdr>
        </w:div>
        <w:div w:id="1162626055">
          <w:marLeft w:val="640"/>
          <w:marRight w:val="0"/>
          <w:marTop w:val="0"/>
          <w:marBottom w:val="0"/>
          <w:divBdr>
            <w:top w:val="none" w:sz="0" w:space="0" w:color="auto"/>
            <w:left w:val="none" w:sz="0" w:space="0" w:color="auto"/>
            <w:bottom w:val="none" w:sz="0" w:space="0" w:color="auto"/>
            <w:right w:val="none" w:sz="0" w:space="0" w:color="auto"/>
          </w:divBdr>
        </w:div>
        <w:div w:id="1192112360">
          <w:marLeft w:val="640"/>
          <w:marRight w:val="0"/>
          <w:marTop w:val="0"/>
          <w:marBottom w:val="0"/>
          <w:divBdr>
            <w:top w:val="none" w:sz="0" w:space="0" w:color="auto"/>
            <w:left w:val="none" w:sz="0" w:space="0" w:color="auto"/>
            <w:bottom w:val="none" w:sz="0" w:space="0" w:color="auto"/>
            <w:right w:val="none" w:sz="0" w:space="0" w:color="auto"/>
          </w:divBdr>
        </w:div>
        <w:div w:id="1200703423">
          <w:marLeft w:val="640"/>
          <w:marRight w:val="0"/>
          <w:marTop w:val="0"/>
          <w:marBottom w:val="0"/>
          <w:divBdr>
            <w:top w:val="none" w:sz="0" w:space="0" w:color="auto"/>
            <w:left w:val="none" w:sz="0" w:space="0" w:color="auto"/>
            <w:bottom w:val="none" w:sz="0" w:space="0" w:color="auto"/>
            <w:right w:val="none" w:sz="0" w:space="0" w:color="auto"/>
          </w:divBdr>
        </w:div>
        <w:div w:id="1203514331">
          <w:marLeft w:val="640"/>
          <w:marRight w:val="0"/>
          <w:marTop w:val="0"/>
          <w:marBottom w:val="0"/>
          <w:divBdr>
            <w:top w:val="none" w:sz="0" w:space="0" w:color="auto"/>
            <w:left w:val="none" w:sz="0" w:space="0" w:color="auto"/>
            <w:bottom w:val="none" w:sz="0" w:space="0" w:color="auto"/>
            <w:right w:val="none" w:sz="0" w:space="0" w:color="auto"/>
          </w:divBdr>
        </w:div>
        <w:div w:id="1266768782">
          <w:marLeft w:val="640"/>
          <w:marRight w:val="0"/>
          <w:marTop w:val="0"/>
          <w:marBottom w:val="0"/>
          <w:divBdr>
            <w:top w:val="none" w:sz="0" w:space="0" w:color="auto"/>
            <w:left w:val="none" w:sz="0" w:space="0" w:color="auto"/>
            <w:bottom w:val="none" w:sz="0" w:space="0" w:color="auto"/>
            <w:right w:val="none" w:sz="0" w:space="0" w:color="auto"/>
          </w:divBdr>
        </w:div>
        <w:div w:id="1339695231">
          <w:marLeft w:val="640"/>
          <w:marRight w:val="0"/>
          <w:marTop w:val="0"/>
          <w:marBottom w:val="0"/>
          <w:divBdr>
            <w:top w:val="none" w:sz="0" w:space="0" w:color="auto"/>
            <w:left w:val="none" w:sz="0" w:space="0" w:color="auto"/>
            <w:bottom w:val="none" w:sz="0" w:space="0" w:color="auto"/>
            <w:right w:val="none" w:sz="0" w:space="0" w:color="auto"/>
          </w:divBdr>
        </w:div>
        <w:div w:id="1374504356">
          <w:marLeft w:val="640"/>
          <w:marRight w:val="0"/>
          <w:marTop w:val="0"/>
          <w:marBottom w:val="0"/>
          <w:divBdr>
            <w:top w:val="none" w:sz="0" w:space="0" w:color="auto"/>
            <w:left w:val="none" w:sz="0" w:space="0" w:color="auto"/>
            <w:bottom w:val="none" w:sz="0" w:space="0" w:color="auto"/>
            <w:right w:val="none" w:sz="0" w:space="0" w:color="auto"/>
          </w:divBdr>
        </w:div>
        <w:div w:id="1411656067">
          <w:marLeft w:val="640"/>
          <w:marRight w:val="0"/>
          <w:marTop w:val="0"/>
          <w:marBottom w:val="0"/>
          <w:divBdr>
            <w:top w:val="none" w:sz="0" w:space="0" w:color="auto"/>
            <w:left w:val="none" w:sz="0" w:space="0" w:color="auto"/>
            <w:bottom w:val="none" w:sz="0" w:space="0" w:color="auto"/>
            <w:right w:val="none" w:sz="0" w:space="0" w:color="auto"/>
          </w:divBdr>
        </w:div>
        <w:div w:id="1500147702">
          <w:marLeft w:val="640"/>
          <w:marRight w:val="0"/>
          <w:marTop w:val="0"/>
          <w:marBottom w:val="0"/>
          <w:divBdr>
            <w:top w:val="none" w:sz="0" w:space="0" w:color="auto"/>
            <w:left w:val="none" w:sz="0" w:space="0" w:color="auto"/>
            <w:bottom w:val="none" w:sz="0" w:space="0" w:color="auto"/>
            <w:right w:val="none" w:sz="0" w:space="0" w:color="auto"/>
          </w:divBdr>
        </w:div>
        <w:div w:id="1661886375">
          <w:marLeft w:val="640"/>
          <w:marRight w:val="0"/>
          <w:marTop w:val="0"/>
          <w:marBottom w:val="0"/>
          <w:divBdr>
            <w:top w:val="none" w:sz="0" w:space="0" w:color="auto"/>
            <w:left w:val="none" w:sz="0" w:space="0" w:color="auto"/>
            <w:bottom w:val="none" w:sz="0" w:space="0" w:color="auto"/>
            <w:right w:val="none" w:sz="0" w:space="0" w:color="auto"/>
          </w:divBdr>
        </w:div>
        <w:div w:id="1662198963">
          <w:marLeft w:val="640"/>
          <w:marRight w:val="0"/>
          <w:marTop w:val="0"/>
          <w:marBottom w:val="0"/>
          <w:divBdr>
            <w:top w:val="none" w:sz="0" w:space="0" w:color="auto"/>
            <w:left w:val="none" w:sz="0" w:space="0" w:color="auto"/>
            <w:bottom w:val="none" w:sz="0" w:space="0" w:color="auto"/>
            <w:right w:val="none" w:sz="0" w:space="0" w:color="auto"/>
          </w:divBdr>
        </w:div>
        <w:div w:id="1688096936">
          <w:marLeft w:val="640"/>
          <w:marRight w:val="0"/>
          <w:marTop w:val="0"/>
          <w:marBottom w:val="0"/>
          <w:divBdr>
            <w:top w:val="none" w:sz="0" w:space="0" w:color="auto"/>
            <w:left w:val="none" w:sz="0" w:space="0" w:color="auto"/>
            <w:bottom w:val="none" w:sz="0" w:space="0" w:color="auto"/>
            <w:right w:val="none" w:sz="0" w:space="0" w:color="auto"/>
          </w:divBdr>
        </w:div>
        <w:div w:id="1718747208">
          <w:marLeft w:val="640"/>
          <w:marRight w:val="0"/>
          <w:marTop w:val="0"/>
          <w:marBottom w:val="0"/>
          <w:divBdr>
            <w:top w:val="none" w:sz="0" w:space="0" w:color="auto"/>
            <w:left w:val="none" w:sz="0" w:space="0" w:color="auto"/>
            <w:bottom w:val="none" w:sz="0" w:space="0" w:color="auto"/>
            <w:right w:val="none" w:sz="0" w:space="0" w:color="auto"/>
          </w:divBdr>
        </w:div>
        <w:div w:id="1723478531">
          <w:marLeft w:val="640"/>
          <w:marRight w:val="0"/>
          <w:marTop w:val="0"/>
          <w:marBottom w:val="0"/>
          <w:divBdr>
            <w:top w:val="none" w:sz="0" w:space="0" w:color="auto"/>
            <w:left w:val="none" w:sz="0" w:space="0" w:color="auto"/>
            <w:bottom w:val="none" w:sz="0" w:space="0" w:color="auto"/>
            <w:right w:val="none" w:sz="0" w:space="0" w:color="auto"/>
          </w:divBdr>
        </w:div>
        <w:div w:id="1764107958">
          <w:marLeft w:val="640"/>
          <w:marRight w:val="0"/>
          <w:marTop w:val="0"/>
          <w:marBottom w:val="0"/>
          <w:divBdr>
            <w:top w:val="none" w:sz="0" w:space="0" w:color="auto"/>
            <w:left w:val="none" w:sz="0" w:space="0" w:color="auto"/>
            <w:bottom w:val="none" w:sz="0" w:space="0" w:color="auto"/>
            <w:right w:val="none" w:sz="0" w:space="0" w:color="auto"/>
          </w:divBdr>
        </w:div>
        <w:div w:id="1782457653">
          <w:marLeft w:val="640"/>
          <w:marRight w:val="0"/>
          <w:marTop w:val="0"/>
          <w:marBottom w:val="0"/>
          <w:divBdr>
            <w:top w:val="none" w:sz="0" w:space="0" w:color="auto"/>
            <w:left w:val="none" w:sz="0" w:space="0" w:color="auto"/>
            <w:bottom w:val="none" w:sz="0" w:space="0" w:color="auto"/>
            <w:right w:val="none" w:sz="0" w:space="0" w:color="auto"/>
          </w:divBdr>
        </w:div>
        <w:div w:id="1891846490">
          <w:marLeft w:val="640"/>
          <w:marRight w:val="0"/>
          <w:marTop w:val="0"/>
          <w:marBottom w:val="0"/>
          <w:divBdr>
            <w:top w:val="none" w:sz="0" w:space="0" w:color="auto"/>
            <w:left w:val="none" w:sz="0" w:space="0" w:color="auto"/>
            <w:bottom w:val="none" w:sz="0" w:space="0" w:color="auto"/>
            <w:right w:val="none" w:sz="0" w:space="0" w:color="auto"/>
          </w:divBdr>
        </w:div>
        <w:div w:id="1893688041">
          <w:marLeft w:val="640"/>
          <w:marRight w:val="0"/>
          <w:marTop w:val="0"/>
          <w:marBottom w:val="0"/>
          <w:divBdr>
            <w:top w:val="none" w:sz="0" w:space="0" w:color="auto"/>
            <w:left w:val="none" w:sz="0" w:space="0" w:color="auto"/>
            <w:bottom w:val="none" w:sz="0" w:space="0" w:color="auto"/>
            <w:right w:val="none" w:sz="0" w:space="0" w:color="auto"/>
          </w:divBdr>
        </w:div>
        <w:div w:id="2062364545">
          <w:marLeft w:val="640"/>
          <w:marRight w:val="0"/>
          <w:marTop w:val="0"/>
          <w:marBottom w:val="0"/>
          <w:divBdr>
            <w:top w:val="none" w:sz="0" w:space="0" w:color="auto"/>
            <w:left w:val="none" w:sz="0" w:space="0" w:color="auto"/>
            <w:bottom w:val="none" w:sz="0" w:space="0" w:color="auto"/>
            <w:right w:val="none" w:sz="0" w:space="0" w:color="auto"/>
          </w:divBdr>
        </w:div>
        <w:div w:id="2145805572">
          <w:marLeft w:val="640"/>
          <w:marRight w:val="0"/>
          <w:marTop w:val="0"/>
          <w:marBottom w:val="0"/>
          <w:divBdr>
            <w:top w:val="none" w:sz="0" w:space="0" w:color="auto"/>
            <w:left w:val="none" w:sz="0" w:space="0" w:color="auto"/>
            <w:bottom w:val="none" w:sz="0" w:space="0" w:color="auto"/>
            <w:right w:val="none" w:sz="0" w:space="0" w:color="auto"/>
          </w:divBdr>
        </w:div>
      </w:divsChild>
    </w:div>
    <w:div w:id="749930102">
      <w:bodyDiv w:val="1"/>
      <w:marLeft w:val="0"/>
      <w:marRight w:val="0"/>
      <w:marTop w:val="0"/>
      <w:marBottom w:val="0"/>
      <w:divBdr>
        <w:top w:val="none" w:sz="0" w:space="0" w:color="auto"/>
        <w:left w:val="none" w:sz="0" w:space="0" w:color="auto"/>
        <w:bottom w:val="none" w:sz="0" w:space="0" w:color="auto"/>
        <w:right w:val="none" w:sz="0" w:space="0" w:color="auto"/>
      </w:divBdr>
      <w:divsChild>
        <w:div w:id="56979062">
          <w:marLeft w:val="640"/>
          <w:marRight w:val="0"/>
          <w:marTop w:val="0"/>
          <w:marBottom w:val="0"/>
          <w:divBdr>
            <w:top w:val="none" w:sz="0" w:space="0" w:color="auto"/>
            <w:left w:val="none" w:sz="0" w:space="0" w:color="auto"/>
            <w:bottom w:val="none" w:sz="0" w:space="0" w:color="auto"/>
            <w:right w:val="none" w:sz="0" w:space="0" w:color="auto"/>
          </w:divBdr>
        </w:div>
        <w:div w:id="222718655">
          <w:marLeft w:val="640"/>
          <w:marRight w:val="0"/>
          <w:marTop w:val="0"/>
          <w:marBottom w:val="0"/>
          <w:divBdr>
            <w:top w:val="none" w:sz="0" w:space="0" w:color="auto"/>
            <w:left w:val="none" w:sz="0" w:space="0" w:color="auto"/>
            <w:bottom w:val="none" w:sz="0" w:space="0" w:color="auto"/>
            <w:right w:val="none" w:sz="0" w:space="0" w:color="auto"/>
          </w:divBdr>
        </w:div>
        <w:div w:id="250284502">
          <w:marLeft w:val="640"/>
          <w:marRight w:val="0"/>
          <w:marTop w:val="0"/>
          <w:marBottom w:val="0"/>
          <w:divBdr>
            <w:top w:val="none" w:sz="0" w:space="0" w:color="auto"/>
            <w:left w:val="none" w:sz="0" w:space="0" w:color="auto"/>
            <w:bottom w:val="none" w:sz="0" w:space="0" w:color="auto"/>
            <w:right w:val="none" w:sz="0" w:space="0" w:color="auto"/>
          </w:divBdr>
        </w:div>
        <w:div w:id="284697574">
          <w:marLeft w:val="640"/>
          <w:marRight w:val="0"/>
          <w:marTop w:val="0"/>
          <w:marBottom w:val="0"/>
          <w:divBdr>
            <w:top w:val="none" w:sz="0" w:space="0" w:color="auto"/>
            <w:left w:val="none" w:sz="0" w:space="0" w:color="auto"/>
            <w:bottom w:val="none" w:sz="0" w:space="0" w:color="auto"/>
            <w:right w:val="none" w:sz="0" w:space="0" w:color="auto"/>
          </w:divBdr>
        </w:div>
        <w:div w:id="344596333">
          <w:marLeft w:val="640"/>
          <w:marRight w:val="0"/>
          <w:marTop w:val="0"/>
          <w:marBottom w:val="0"/>
          <w:divBdr>
            <w:top w:val="none" w:sz="0" w:space="0" w:color="auto"/>
            <w:left w:val="none" w:sz="0" w:space="0" w:color="auto"/>
            <w:bottom w:val="none" w:sz="0" w:space="0" w:color="auto"/>
            <w:right w:val="none" w:sz="0" w:space="0" w:color="auto"/>
          </w:divBdr>
        </w:div>
        <w:div w:id="435055834">
          <w:marLeft w:val="640"/>
          <w:marRight w:val="0"/>
          <w:marTop w:val="0"/>
          <w:marBottom w:val="0"/>
          <w:divBdr>
            <w:top w:val="none" w:sz="0" w:space="0" w:color="auto"/>
            <w:left w:val="none" w:sz="0" w:space="0" w:color="auto"/>
            <w:bottom w:val="none" w:sz="0" w:space="0" w:color="auto"/>
            <w:right w:val="none" w:sz="0" w:space="0" w:color="auto"/>
          </w:divBdr>
        </w:div>
        <w:div w:id="444080494">
          <w:marLeft w:val="640"/>
          <w:marRight w:val="0"/>
          <w:marTop w:val="0"/>
          <w:marBottom w:val="0"/>
          <w:divBdr>
            <w:top w:val="none" w:sz="0" w:space="0" w:color="auto"/>
            <w:left w:val="none" w:sz="0" w:space="0" w:color="auto"/>
            <w:bottom w:val="none" w:sz="0" w:space="0" w:color="auto"/>
            <w:right w:val="none" w:sz="0" w:space="0" w:color="auto"/>
          </w:divBdr>
        </w:div>
        <w:div w:id="554699260">
          <w:marLeft w:val="640"/>
          <w:marRight w:val="0"/>
          <w:marTop w:val="0"/>
          <w:marBottom w:val="0"/>
          <w:divBdr>
            <w:top w:val="none" w:sz="0" w:space="0" w:color="auto"/>
            <w:left w:val="none" w:sz="0" w:space="0" w:color="auto"/>
            <w:bottom w:val="none" w:sz="0" w:space="0" w:color="auto"/>
            <w:right w:val="none" w:sz="0" w:space="0" w:color="auto"/>
          </w:divBdr>
        </w:div>
        <w:div w:id="613710950">
          <w:marLeft w:val="640"/>
          <w:marRight w:val="0"/>
          <w:marTop w:val="0"/>
          <w:marBottom w:val="0"/>
          <w:divBdr>
            <w:top w:val="none" w:sz="0" w:space="0" w:color="auto"/>
            <w:left w:val="none" w:sz="0" w:space="0" w:color="auto"/>
            <w:bottom w:val="none" w:sz="0" w:space="0" w:color="auto"/>
            <w:right w:val="none" w:sz="0" w:space="0" w:color="auto"/>
          </w:divBdr>
        </w:div>
        <w:div w:id="712385510">
          <w:marLeft w:val="640"/>
          <w:marRight w:val="0"/>
          <w:marTop w:val="0"/>
          <w:marBottom w:val="0"/>
          <w:divBdr>
            <w:top w:val="none" w:sz="0" w:space="0" w:color="auto"/>
            <w:left w:val="none" w:sz="0" w:space="0" w:color="auto"/>
            <w:bottom w:val="none" w:sz="0" w:space="0" w:color="auto"/>
            <w:right w:val="none" w:sz="0" w:space="0" w:color="auto"/>
          </w:divBdr>
        </w:div>
        <w:div w:id="774323988">
          <w:marLeft w:val="640"/>
          <w:marRight w:val="0"/>
          <w:marTop w:val="0"/>
          <w:marBottom w:val="0"/>
          <w:divBdr>
            <w:top w:val="none" w:sz="0" w:space="0" w:color="auto"/>
            <w:left w:val="none" w:sz="0" w:space="0" w:color="auto"/>
            <w:bottom w:val="none" w:sz="0" w:space="0" w:color="auto"/>
            <w:right w:val="none" w:sz="0" w:space="0" w:color="auto"/>
          </w:divBdr>
        </w:div>
        <w:div w:id="797643957">
          <w:marLeft w:val="640"/>
          <w:marRight w:val="0"/>
          <w:marTop w:val="0"/>
          <w:marBottom w:val="0"/>
          <w:divBdr>
            <w:top w:val="none" w:sz="0" w:space="0" w:color="auto"/>
            <w:left w:val="none" w:sz="0" w:space="0" w:color="auto"/>
            <w:bottom w:val="none" w:sz="0" w:space="0" w:color="auto"/>
            <w:right w:val="none" w:sz="0" w:space="0" w:color="auto"/>
          </w:divBdr>
        </w:div>
        <w:div w:id="811289158">
          <w:marLeft w:val="640"/>
          <w:marRight w:val="0"/>
          <w:marTop w:val="0"/>
          <w:marBottom w:val="0"/>
          <w:divBdr>
            <w:top w:val="none" w:sz="0" w:space="0" w:color="auto"/>
            <w:left w:val="none" w:sz="0" w:space="0" w:color="auto"/>
            <w:bottom w:val="none" w:sz="0" w:space="0" w:color="auto"/>
            <w:right w:val="none" w:sz="0" w:space="0" w:color="auto"/>
          </w:divBdr>
        </w:div>
        <w:div w:id="832378121">
          <w:marLeft w:val="640"/>
          <w:marRight w:val="0"/>
          <w:marTop w:val="0"/>
          <w:marBottom w:val="0"/>
          <w:divBdr>
            <w:top w:val="none" w:sz="0" w:space="0" w:color="auto"/>
            <w:left w:val="none" w:sz="0" w:space="0" w:color="auto"/>
            <w:bottom w:val="none" w:sz="0" w:space="0" w:color="auto"/>
            <w:right w:val="none" w:sz="0" w:space="0" w:color="auto"/>
          </w:divBdr>
        </w:div>
        <w:div w:id="860316910">
          <w:marLeft w:val="640"/>
          <w:marRight w:val="0"/>
          <w:marTop w:val="0"/>
          <w:marBottom w:val="0"/>
          <w:divBdr>
            <w:top w:val="none" w:sz="0" w:space="0" w:color="auto"/>
            <w:left w:val="none" w:sz="0" w:space="0" w:color="auto"/>
            <w:bottom w:val="none" w:sz="0" w:space="0" w:color="auto"/>
            <w:right w:val="none" w:sz="0" w:space="0" w:color="auto"/>
          </w:divBdr>
        </w:div>
        <w:div w:id="873468368">
          <w:marLeft w:val="640"/>
          <w:marRight w:val="0"/>
          <w:marTop w:val="0"/>
          <w:marBottom w:val="0"/>
          <w:divBdr>
            <w:top w:val="none" w:sz="0" w:space="0" w:color="auto"/>
            <w:left w:val="none" w:sz="0" w:space="0" w:color="auto"/>
            <w:bottom w:val="none" w:sz="0" w:space="0" w:color="auto"/>
            <w:right w:val="none" w:sz="0" w:space="0" w:color="auto"/>
          </w:divBdr>
        </w:div>
        <w:div w:id="890727753">
          <w:marLeft w:val="640"/>
          <w:marRight w:val="0"/>
          <w:marTop w:val="0"/>
          <w:marBottom w:val="0"/>
          <w:divBdr>
            <w:top w:val="none" w:sz="0" w:space="0" w:color="auto"/>
            <w:left w:val="none" w:sz="0" w:space="0" w:color="auto"/>
            <w:bottom w:val="none" w:sz="0" w:space="0" w:color="auto"/>
            <w:right w:val="none" w:sz="0" w:space="0" w:color="auto"/>
          </w:divBdr>
        </w:div>
        <w:div w:id="916937071">
          <w:marLeft w:val="640"/>
          <w:marRight w:val="0"/>
          <w:marTop w:val="0"/>
          <w:marBottom w:val="0"/>
          <w:divBdr>
            <w:top w:val="none" w:sz="0" w:space="0" w:color="auto"/>
            <w:left w:val="none" w:sz="0" w:space="0" w:color="auto"/>
            <w:bottom w:val="none" w:sz="0" w:space="0" w:color="auto"/>
            <w:right w:val="none" w:sz="0" w:space="0" w:color="auto"/>
          </w:divBdr>
        </w:div>
        <w:div w:id="955252786">
          <w:marLeft w:val="640"/>
          <w:marRight w:val="0"/>
          <w:marTop w:val="0"/>
          <w:marBottom w:val="0"/>
          <w:divBdr>
            <w:top w:val="none" w:sz="0" w:space="0" w:color="auto"/>
            <w:left w:val="none" w:sz="0" w:space="0" w:color="auto"/>
            <w:bottom w:val="none" w:sz="0" w:space="0" w:color="auto"/>
            <w:right w:val="none" w:sz="0" w:space="0" w:color="auto"/>
          </w:divBdr>
        </w:div>
        <w:div w:id="1076706917">
          <w:marLeft w:val="640"/>
          <w:marRight w:val="0"/>
          <w:marTop w:val="0"/>
          <w:marBottom w:val="0"/>
          <w:divBdr>
            <w:top w:val="none" w:sz="0" w:space="0" w:color="auto"/>
            <w:left w:val="none" w:sz="0" w:space="0" w:color="auto"/>
            <w:bottom w:val="none" w:sz="0" w:space="0" w:color="auto"/>
            <w:right w:val="none" w:sz="0" w:space="0" w:color="auto"/>
          </w:divBdr>
        </w:div>
        <w:div w:id="1150631445">
          <w:marLeft w:val="640"/>
          <w:marRight w:val="0"/>
          <w:marTop w:val="0"/>
          <w:marBottom w:val="0"/>
          <w:divBdr>
            <w:top w:val="none" w:sz="0" w:space="0" w:color="auto"/>
            <w:left w:val="none" w:sz="0" w:space="0" w:color="auto"/>
            <w:bottom w:val="none" w:sz="0" w:space="0" w:color="auto"/>
            <w:right w:val="none" w:sz="0" w:space="0" w:color="auto"/>
          </w:divBdr>
        </w:div>
        <w:div w:id="1166550655">
          <w:marLeft w:val="640"/>
          <w:marRight w:val="0"/>
          <w:marTop w:val="0"/>
          <w:marBottom w:val="0"/>
          <w:divBdr>
            <w:top w:val="none" w:sz="0" w:space="0" w:color="auto"/>
            <w:left w:val="none" w:sz="0" w:space="0" w:color="auto"/>
            <w:bottom w:val="none" w:sz="0" w:space="0" w:color="auto"/>
            <w:right w:val="none" w:sz="0" w:space="0" w:color="auto"/>
          </w:divBdr>
        </w:div>
        <w:div w:id="1179544290">
          <w:marLeft w:val="640"/>
          <w:marRight w:val="0"/>
          <w:marTop w:val="0"/>
          <w:marBottom w:val="0"/>
          <w:divBdr>
            <w:top w:val="none" w:sz="0" w:space="0" w:color="auto"/>
            <w:left w:val="none" w:sz="0" w:space="0" w:color="auto"/>
            <w:bottom w:val="none" w:sz="0" w:space="0" w:color="auto"/>
            <w:right w:val="none" w:sz="0" w:space="0" w:color="auto"/>
          </w:divBdr>
        </w:div>
        <w:div w:id="1227885995">
          <w:marLeft w:val="640"/>
          <w:marRight w:val="0"/>
          <w:marTop w:val="0"/>
          <w:marBottom w:val="0"/>
          <w:divBdr>
            <w:top w:val="none" w:sz="0" w:space="0" w:color="auto"/>
            <w:left w:val="none" w:sz="0" w:space="0" w:color="auto"/>
            <w:bottom w:val="none" w:sz="0" w:space="0" w:color="auto"/>
            <w:right w:val="none" w:sz="0" w:space="0" w:color="auto"/>
          </w:divBdr>
        </w:div>
        <w:div w:id="1249268080">
          <w:marLeft w:val="640"/>
          <w:marRight w:val="0"/>
          <w:marTop w:val="0"/>
          <w:marBottom w:val="0"/>
          <w:divBdr>
            <w:top w:val="none" w:sz="0" w:space="0" w:color="auto"/>
            <w:left w:val="none" w:sz="0" w:space="0" w:color="auto"/>
            <w:bottom w:val="none" w:sz="0" w:space="0" w:color="auto"/>
            <w:right w:val="none" w:sz="0" w:space="0" w:color="auto"/>
          </w:divBdr>
        </w:div>
        <w:div w:id="1345716425">
          <w:marLeft w:val="640"/>
          <w:marRight w:val="0"/>
          <w:marTop w:val="0"/>
          <w:marBottom w:val="0"/>
          <w:divBdr>
            <w:top w:val="none" w:sz="0" w:space="0" w:color="auto"/>
            <w:left w:val="none" w:sz="0" w:space="0" w:color="auto"/>
            <w:bottom w:val="none" w:sz="0" w:space="0" w:color="auto"/>
            <w:right w:val="none" w:sz="0" w:space="0" w:color="auto"/>
          </w:divBdr>
        </w:div>
        <w:div w:id="1451440788">
          <w:marLeft w:val="640"/>
          <w:marRight w:val="0"/>
          <w:marTop w:val="0"/>
          <w:marBottom w:val="0"/>
          <w:divBdr>
            <w:top w:val="none" w:sz="0" w:space="0" w:color="auto"/>
            <w:left w:val="none" w:sz="0" w:space="0" w:color="auto"/>
            <w:bottom w:val="none" w:sz="0" w:space="0" w:color="auto"/>
            <w:right w:val="none" w:sz="0" w:space="0" w:color="auto"/>
          </w:divBdr>
        </w:div>
        <w:div w:id="1508714400">
          <w:marLeft w:val="640"/>
          <w:marRight w:val="0"/>
          <w:marTop w:val="0"/>
          <w:marBottom w:val="0"/>
          <w:divBdr>
            <w:top w:val="none" w:sz="0" w:space="0" w:color="auto"/>
            <w:left w:val="none" w:sz="0" w:space="0" w:color="auto"/>
            <w:bottom w:val="none" w:sz="0" w:space="0" w:color="auto"/>
            <w:right w:val="none" w:sz="0" w:space="0" w:color="auto"/>
          </w:divBdr>
        </w:div>
        <w:div w:id="1522933981">
          <w:marLeft w:val="640"/>
          <w:marRight w:val="0"/>
          <w:marTop w:val="0"/>
          <w:marBottom w:val="0"/>
          <w:divBdr>
            <w:top w:val="none" w:sz="0" w:space="0" w:color="auto"/>
            <w:left w:val="none" w:sz="0" w:space="0" w:color="auto"/>
            <w:bottom w:val="none" w:sz="0" w:space="0" w:color="auto"/>
            <w:right w:val="none" w:sz="0" w:space="0" w:color="auto"/>
          </w:divBdr>
        </w:div>
        <w:div w:id="1539271288">
          <w:marLeft w:val="640"/>
          <w:marRight w:val="0"/>
          <w:marTop w:val="0"/>
          <w:marBottom w:val="0"/>
          <w:divBdr>
            <w:top w:val="none" w:sz="0" w:space="0" w:color="auto"/>
            <w:left w:val="none" w:sz="0" w:space="0" w:color="auto"/>
            <w:bottom w:val="none" w:sz="0" w:space="0" w:color="auto"/>
            <w:right w:val="none" w:sz="0" w:space="0" w:color="auto"/>
          </w:divBdr>
        </w:div>
        <w:div w:id="1540046496">
          <w:marLeft w:val="640"/>
          <w:marRight w:val="0"/>
          <w:marTop w:val="0"/>
          <w:marBottom w:val="0"/>
          <w:divBdr>
            <w:top w:val="none" w:sz="0" w:space="0" w:color="auto"/>
            <w:left w:val="none" w:sz="0" w:space="0" w:color="auto"/>
            <w:bottom w:val="none" w:sz="0" w:space="0" w:color="auto"/>
            <w:right w:val="none" w:sz="0" w:space="0" w:color="auto"/>
          </w:divBdr>
        </w:div>
        <w:div w:id="1577351640">
          <w:marLeft w:val="640"/>
          <w:marRight w:val="0"/>
          <w:marTop w:val="0"/>
          <w:marBottom w:val="0"/>
          <w:divBdr>
            <w:top w:val="none" w:sz="0" w:space="0" w:color="auto"/>
            <w:left w:val="none" w:sz="0" w:space="0" w:color="auto"/>
            <w:bottom w:val="none" w:sz="0" w:space="0" w:color="auto"/>
            <w:right w:val="none" w:sz="0" w:space="0" w:color="auto"/>
          </w:divBdr>
        </w:div>
        <w:div w:id="1611821076">
          <w:marLeft w:val="640"/>
          <w:marRight w:val="0"/>
          <w:marTop w:val="0"/>
          <w:marBottom w:val="0"/>
          <w:divBdr>
            <w:top w:val="none" w:sz="0" w:space="0" w:color="auto"/>
            <w:left w:val="none" w:sz="0" w:space="0" w:color="auto"/>
            <w:bottom w:val="none" w:sz="0" w:space="0" w:color="auto"/>
            <w:right w:val="none" w:sz="0" w:space="0" w:color="auto"/>
          </w:divBdr>
        </w:div>
        <w:div w:id="1795753514">
          <w:marLeft w:val="640"/>
          <w:marRight w:val="0"/>
          <w:marTop w:val="0"/>
          <w:marBottom w:val="0"/>
          <w:divBdr>
            <w:top w:val="none" w:sz="0" w:space="0" w:color="auto"/>
            <w:left w:val="none" w:sz="0" w:space="0" w:color="auto"/>
            <w:bottom w:val="none" w:sz="0" w:space="0" w:color="auto"/>
            <w:right w:val="none" w:sz="0" w:space="0" w:color="auto"/>
          </w:divBdr>
        </w:div>
        <w:div w:id="1818522915">
          <w:marLeft w:val="640"/>
          <w:marRight w:val="0"/>
          <w:marTop w:val="0"/>
          <w:marBottom w:val="0"/>
          <w:divBdr>
            <w:top w:val="none" w:sz="0" w:space="0" w:color="auto"/>
            <w:left w:val="none" w:sz="0" w:space="0" w:color="auto"/>
            <w:bottom w:val="none" w:sz="0" w:space="0" w:color="auto"/>
            <w:right w:val="none" w:sz="0" w:space="0" w:color="auto"/>
          </w:divBdr>
        </w:div>
        <w:div w:id="1930574108">
          <w:marLeft w:val="640"/>
          <w:marRight w:val="0"/>
          <w:marTop w:val="0"/>
          <w:marBottom w:val="0"/>
          <w:divBdr>
            <w:top w:val="none" w:sz="0" w:space="0" w:color="auto"/>
            <w:left w:val="none" w:sz="0" w:space="0" w:color="auto"/>
            <w:bottom w:val="none" w:sz="0" w:space="0" w:color="auto"/>
            <w:right w:val="none" w:sz="0" w:space="0" w:color="auto"/>
          </w:divBdr>
        </w:div>
        <w:div w:id="1949772378">
          <w:marLeft w:val="640"/>
          <w:marRight w:val="0"/>
          <w:marTop w:val="0"/>
          <w:marBottom w:val="0"/>
          <w:divBdr>
            <w:top w:val="none" w:sz="0" w:space="0" w:color="auto"/>
            <w:left w:val="none" w:sz="0" w:space="0" w:color="auto"/>
            <w:bottom w:val="none" w:sz="0" w:space="0" w:color="auto"/>
            <w:right w:val="none" w:sz="0" w:space="0" w:color="auto"/>
          </w:divBdr>
        </w:div>
        <w:div w:id="1950813626">
          <w:marLeft w:val="640"/>
          <w:marRight w:val="0"/>
          <w:marTop w:val="0"/>
          <w:marBottom w:val="0"/>
          <w:divBdr>
            <w:top w:val="none" w:sz="0" w:space="0" w:color="auto"/>
            <w:left w:val="none" w:sz="0" w:space="0" w:color="auto"/>
            <w:bottom w:val="none" w:sz="0" w:space="0" w:color="auto"/>
            <w:right w:val="none" w:sz="0" w:space="0" w:color="auto"/>
          </w:divBdr>
        </w:div>
        <w:div w:id="2001034215">
          <w:marLeft w:val="640"/>
          <w:marRight w:val="0"/>
          <w:marTop w:val="0"/>
          <w:marBottom w:val="0"/>
          <w:divBdr>
            <w:top w:val="none" w:sz="0" w:space="0" w:color="auto"/>
            <w:left w:val="none" w:sz="0" w:space="0" w:color="auto"/>
            <w:bottom w:val="none" w:sz="0" w:space="0" w:color="auto"/>
            <w:right w:val="none" w:sz="0" w:space="0" w:color="auto"/>
          </w:divBdr>
        </w:div>
        <w:div w:id="2078166338">
          <w:marLeft w:val="640"/>
          <w:marRight w:val="0"/>
          <w:marTop w:val="0"/>
          <w:marBottom w:val="0"/>
          <w:divBdr>
            <w:top w:val="none" w:sz="0" w:space="0" w:color="auto"/>
            <w:left w:val="none" w:sz="0" w:space="0" w:color="auto"/>
            <w:bottom w:val="none" w:sz="0" w:space="0" w:color="auto"/>
            <w:right w:val="none" w:sz="0" w:space="0" w:color="auto"/>
          </w:divBdr>
        </w:div>
        <w:div w:id="2094622859">
          <w:marLeft w:val="640"/>
          <w:marRight w:val="0"/>
          <w:marTop w:val="0"/>
          <w:marBottom w:val="0"/>
          <w:divBdr>
            <w:top w:val="none" w:sz="0" w:space="0" w:color="auto"/>
            <w:left w:val="none" w:sz="0" w:space="0" w:color="auto"/>
            <w:bottom w:val="none" w:sz="0" w:space="0" w:color="auto"/>
            <w:right w:val="none" w:sz="0" w:space="0" w:color="auto"/>
          </w:divBdr>
        </w:div>
        <w:div w:id="2110200947">
          <w:marLeft w:val="640"/>
          <w:marRight w:val="0"/>
          <w:marTop w:val="0"/>
          <w:marBottom w:val="0"/>
          <w:divBdr>
            <w:top w:val="none" w:sz="0" w:space="0" w:color="auto"/>
            <w:left w:val="none" w:sz="0" w:space="0" w:color="auto"/>
            <w:bottom w:val="none" w:sz="0" w:space="0" w:color="auto"/>
            <w:right w:val="none" w:sz="0" w:space="0" w:color="auto"/>
          </w:divBdr>
        </w:div>
        <w:div w:id="2131513278">
          <w:marLeft w:val="640"/>
          <w:marRight w:val="0"/>
          <w:marTop w:val="0"/>
          <w:marBottom w:val="0"/>
          <w:divBdr>
            <w:top w:val="none" w:sz="0" w:space="0" w:color="auto"/>
            <w:left w:val="none" w:sz="0" w:space="0" w:color="auto"/>
            <w:bottom w:val="none" w:sz="0" w:space="0" w:color="auto"/>
            <w:right w:val="none" w:sz="0" w:space="0" w:color="auto"/>
          </w:divBdr>
        </w:div>
      </w:divsChild>
    </w:div>
    <w:div w:id="750738377">
      <w:bodyDiv w:val="1"/>
      <w:marLeft w:val="0"/>
      <w:marRight w:val="0"/>
      <w:marTop w:val="0"/>
      <w:marBottom w:val="0"/>
      <w:divBdr>
        <w:top w:val="none" w:sz="0" w:space="0" w:color="auto"/>
        <w:left w:val="none" w:sz="0" w:space="0" w:color="auto"/>
        <w:bottom w:val="none" w:sz="0" w:space="0" w:color="auto"/>
        <w:right w:val="none" w:sz="0" w:space="0" w:color="auto"/>
      </w:divBdr>
      <w:divsChild>
        <w:div w:id="75170659">
          <w:marLeft w:val="640"/>
          <w:marRight w:val="0"/>
          <w:marTop w:val="0"/>
          <w:marBottom w:val="0"/>
          <w:divBdr>
            <w:top w:val="none" w:sz="0" w:space="0" w:color="auto"/>
            <w:left w:val="none" w:sz="0" w:space="0" w:color="auto"/>
            <w:bottom w:val="none" w:sz="0" w:space="0" w:color="auto"/>
            <w:right w:val="none" w:sz="0" w:space="0" w:color="auto"/>
          </w:divBdr>
        </w:div>
        <w:div w:id="77599340">
          <w:marLeft w:val="640"/>
          <w:marRight w:val="0"/>
          <w:marTop w:val="0"/>
          <w:marBottom w:val="0"/>
          <w:divBdr>
            <w:top w:val="none" w:sz="0" w:space="0" w:color="auto"/>
            <w:left w:val="none" w:sz="0" w:space="0" w:color="auto"/>
            <w:bottom w:val="none" w:sz="0" w:space="0" w:color="auto"/>
            <w:right w:val="none" w:sz="0" w:space="0" w:color="auto"/>
          </w:divBdr>
        </w:div>
        <w:div w:id="189495957">
          <w:marLeft w:val="640"/>
          <w:marRight w:val="0"/>
          <w:marTop w:val="0"/>
          <w:marBottom w:val="0"/>
          <w:divBdr>
            <w:top w:val="none" w:sz="0" w:space="0" w:color="auto"/>
            <w:left w:val="none" w:sz="0" w:space="0" w:color="auto"/>
            <w:bottom w:val="none" w:sz="0" w:space="0" w:color="auto"/>
            <w:right w:val="none" w:sz="0" w:space="0" w:color="auto"/>
          </w:divBdr>
        </w:div>
        <w:div w:id="207300501">
          <w:marLeft w:val="640"/>
          <w:marRight w:val="0"/>
          <w:marTop w:val="0"/>
          <w:marBottom w:val="0"/>
          <w:divBdr>
            <w:top w:val="none" w:sz="0" w:space="0" w:color="auto"/>
            <w:left w:val="none" w:sz="0" w:space="0" w:color="auto"/>
            <w:bottom w:val="none" w:sz="0" w:space="0" w:color="auto"/>
            <w:right w:val="none" w:sz="0" w:space="0" w:color="auto"/>
          </w:divBdr>
        </w:div>
        <w:div w:id="216935125">
          <w:marLeft w:val="640"/>
          <w:marRight w:val="0"/>
          <w:marTop w:val="0"/>
          <w:marBottom w:val="0"/>
          <w:divBdr>
            <w:top w:val="none" w:sz="0" w:space="0" w:color="auto"/>
            <w:left w:val="none" w:sz="0" w:space="0" w:color="auto"/>
            <w:bottom w:val="none" w:sz="0" w:space="0" w:color="auto"/>
            <w:right w:val="none" w:sz="0" w:space="0" w:color="auto"/>
          </w:divBdr>
        </w:div>
        <w:div w:id="284893487">
          <w:marLeft w:val="640"/>
          <w:marRight w:val="0"/>
          <w:marTop w:val="0"/>
          <w:marBottom w:val="0"/>
          <w:divBdr>
            <w:top w:val="none" w:sz="0" w:space="0" w:color="auto"/>
            <w:left w:val="none" w:sz="0" w:space="0" w:color="auto"/>
            <w:bottom w:val="none" w:sz="0" w:space="0" w:color="auto"/>
            <w:right w:val="none" w:sz="0" w:space="0" w:color="auto"/>
          </w:divBdr>
        </w:div>
        <w:div w:id="368336034">
          <w:marLeft w:val="640"/>
          <w:marRight w:val="0"/>
          <w:marTop w:val="0"/>
          <w:marBottom w:val="0"/>
          <w:divBdr>
            <w:top w:val="none" w:sz="0" w:space="0" w:color="auto"/>
            <w:left w:val="none" w:sz="0" w:space="0" w:color="auto"/>
            <w:bottom w:val="none" w:sz="0" w:space="0" w:color="auto"/>
            <w:right w:val="none" w:sz="0" w:space="0" w:color="auto"/>
          </w:divBdr>
        </w:div>
        <w:div w:id="387993345">
          <w:marLeft w:val="640"/>
          <w:marRight w:val="0"/>
          <w:marTop w:val="0"/>
          <w:marBottom w:val="0"/>
          <w:divBdr>
            <w:top w:val="none" w:sz="0" w:space="0" w:color="auto"/>
            <w:left w:val="none" w:sz="0" w:space="0" w:color="auto"/>
            <w:bottom w:val="none" w:sz="0" w:space="0" w:color="auto"/>
            <w:right w:val="none" w:sz="0" w:space="0" w:color="auto"/>
          </w:divBdr>
        </w:div>
        <w:div w:id="401876625">
          <w:marLeft w:val="640"/>
          <w:marRight w:val="0"/>
          <w:marTop w:val="0"/>
          <w:marBottom w:val="0"/>
          <w:divBdr>
            <w:top w:val="none" w:sz="0" w:space="0" w:color="auto"/>
            <w:left w:val="none" w:sz="0" w:space="0" w:color="auto"/>
            <w:bottom w:val="none" w:sz="0" w:space="0" w:color="auto"/>
            <w:right w:val="none" w:sz="0" w:space="0" w:color="auto"/>
          </w:divBdr>
        </w:div>
        <w:div w:id="414328285">
          <w:marLeft w:val="640"/>
          <w:marRight w:val="0"/>
          <w:marTop w:val="0"/>
          <w:marBottom w:val="0"/>
          <w:divBdr>
            <w:top w:val="none" w:sz="0" w:space="0" w:color="auto"/>
            <w:left w:val="none" w:sz="0" w:space="0" w:color="auto"/>
            <w:bottom w:val="none" w:sz="0" w:space="0" w:color="auto"/>
            <w:right w:val="none" w:sz="0" w:space="0" w:color="auto"/>
          </w:divBdr>
        </w:div>
        <w:div w:id="635261692">
          <w:marLeft w:val="640"/>
          <w:marRight w:val="0"/>
          <w:marTop w:val="0"/>
          <w:marBottom w:val="0"/>
          <w:divBdr>
            <w:top w:val="none" w:sz="0" w:space="0" w:color="auto"/>
            <w:left w:val="none" w:sz="0" w:space="0" w:color="auto"/>
            <w:bottom w:val="none" w:sz="0" w:space="0" w:color="auto"/>
            <w:right w:val="none" w:sz="0" w:space="0" w:color="auto"/>
          </w:divBdr>
        </w:div>
        <w:div w:id="652107226">
          <w:marLeft w:val="640"/>
          <w:marRight w:val="0"/>
          <w:marTop w:val="0"/>
          <w:marBottom w:val="0"/>
          <w:divBdr>
            <w:top w:val="none" w:sz="0" w:space="0" w:color="auto"/>
            <w:left w:val="none" w:sz="0" w:space="0" w:color="auto"/>
            <w:bottom w:val="none" w:sz="0" w:space="0" w:color="auto"/>
            <w:right w:val="none" w:sz="0" w:space="0" w:color="auto"/>
          </w:divBdr>
        </w:div>
        <w:div w:id="690110090">
          <w:marLeft w:val="640"/>
          <w:marRight w:val="0"/>
          <w:marTop w:val="0"/>
          <w:marBottom w:val="0"/>
          <w:divBdr>
            <w:top w:val="none" w:sz="0" w:space="0" w:color="auto"/>
            <w:left w:val="none" w:sz="0" w:space="0" w:color="auto"/>
            <w:bottom w:val="none" w:sz="0" w:space="0" w:color="auto"/>
            <w:right w:val="none" w:sz="0" w:space="0" w:color="auto"/>
          </w:divBdr>
        </w:div>
        <w:div w:id="735208524">
          <w:marLeft w:val="640"/>
          <w:marRight w:val="0"/>
          <w:marTop w:val="0"/>
          <w:marBottom w:val="0"/>
          <w:divBdr>
            <w:top w:val="none" w:sz="0" w:space="0" w:color="auto"/>
            <w:left w:val="none" w:sz="0" w:space="0" w:color="auto"/>
            <w:bottom w:val="none" w:sz="0" w:space="0" w:color="auto"/>
            <w:right w:val="none" w:sz="0" w:space="0" w:color="auto"/>
          </w:divBdr>
        </w:div>
        <w:div w:id="868757086">
          <w:marLeft w:val="640"/>
          <w:marRight w:val="0"/>
          <w:marTop w:val="0"/>
          <w:marBottom w:val="0"/>
          <w:divBdr>
            <w:top w:val="none" w:sz="0" w:space="0" w:color="auto"/>
            <w:left w:val="none" w:sz="0" w:space="0" w:color="auto"/>
            <w:bottom w:val="none" w:sz="0" w:space="0" w:color="auto"/>
            <w:right w:val="none" w:sz="0" w:space="0" w:color="auto"/>
          </w:divBdr>
        </w:div>
        <w:div w:id="878707041">
          <w:marLeft w:val="640"/>
          <w:marRight w:val="0"/>
          <w:marTop w:val="0"/>
          <w:marBottom w:val="0"/>
          <w:divBdr>
            <w:top w:val="none" w:sz="0" w:space="0" w:color="auto"/>
            <w:left w:val="none" w:sz="0" w:space="0" w:color="auto"/>
            <w:bottom w:val="none" w:sz="0" w:space="0" w:color="auto"/>
            <w:right w:val="none" w:sz="0" w:space="0" w:color="auto"/>
          </w:divBdr>
        </w:div>
        <w:div w:id="892497570">
          <w:marLeft w:val="640"/>
          <w:marRight w:val="0"/>
          <w:marTop w:val="0"/>
          <w:marBottom w:val="0"/>
          <w:divBdr>
            <w:top w:val="none" w:sz="0" w:space="0" w:color="auto"/>
            <w:left w:val="none" w:sz="0" w:space="0" w:color="auto"/>
            <w:bottom w:val="none" w:sz="0" w:space="0" w:color="auto"/>
            <w:right w:val="none" w:sz="0" w:space="0" w:color="auto"/>
          </w:divBdr>
        </w:div>
        <w:div w:id="896017509">
          <w:marLeft w:val="640"/>
          <w:marRight w:val="0"/>
          <w:marTop w:val="0"/>
          <w:marBottom w:val="0"/>
          <w:divBdr>
            <w:top w:val="none" w:sz="0" w:space="0" w:color="auto"/>
            <w:left w:val="none" w:sz="0" w:space="0" w:color="auto"/>
            <w:bottom w:val="none" w:sz="0" w:space="0" w:color="auto"/>
            <w:right w:val="none" w:sz="0" w:space="0" w:color="auto"/>
          </w:divBdr>
        </w:div>
        <w:div w:id="939871590">
          <w:marLeft w:val="640"/>
          <w:marRight w:val="0"/>
          <w:marTop w:val="0"/>
          <w:marBottom w:val="0"/>
          <w:divBdr>
            <w:top w:val="none" w:sz="0" w:space="0" w:color="auto"/>
            <w:left w:val="none" w:sz="0" w:space="0" w:color="auto"/>
            <w:bottom w:val="none" w:sz="0" w:space="0" w:color="auto"/>
            <w:right w:val="none" w:sz="0" w:space="0" w:color="auto"/>
          </w:divBdr>
        </w:div>
        <w:div w:id="965233527">
          <w:marLeft w:val="640"/>
          <w:marRight w:val="0"/>
          <w:marTop w:val="0"/>
          <w:marBottom w:val="0"/>
          <w:divBdr>
            <w:top w:val="none" w:sz="0" w:space="0" w:color="auto"/>
            <w:left w:val="none" w:sz="0" w:space="0" w:color="auto"/>
            <w:bottom w:val="none" w:sz="0" w:space="0" w:color="auto"/>
            <w:right w:val="none" w:sz="0" w:space="0" w:color="auto"/>
          </w:divBdr>
        </w:div>
        <w:div w:id="970523606">
          <w:marLeft w:val="640"/>
          <w:marRight w:val="0"/>
          <w:marTop w:val="0"/>
          <w:marBottom w:val="0"/>
          <w:divBdr>
            <w:top w:val="none" w:sz="0" w:space="0" w:color="auto"/>
            <w:left w:val="none" w:sz="0" w:space="0" w:color="auto"/>
            <w:bottom w:val="none" w:sz="0" w:space="0" w:color="auto"/>
            <w:right w:val="none" w:sz="0" w:space="0" w:color="auto"/>
          </w:divBdr>
        </w:div>
        <w:div w:id="1066221655">
          <w:marLeft w:val="640"/>
          <w:marRight w:val="0"/>
          <w:marTop w:val="0"/>
          <w:marBottom w:val="0"/>
          <w:divBdr>
            <w:top w:val="none" w:sz="0" w:space="0" w:color="auto"/>
            <w:left w:val="none" w:sz="0" w:space="0" w:color="auto"/>
            <w:bottom w:val="none" w:sz="0" w:space="0" w:color="auto"/>
            <w:right w:val="none" w:sz="0" w:space="0" w:color="auto"/>
          </w:divBdr>
        </w:div>
        <w:div w:id="1137259631">
          <w:marLeft w:val="640"/>
          <w:marRight w:val="0"/>
          <w:marTop w:val="0"/>
          <w:marBottom w:val="0"/>
          <w:divBdr>
            <w:top w:val="none" w:sz="0" w:space="0" w:color="auto"/>
            <w:left w:val="none" w:sz="0" w:space="0" w:color="auto"/>
            <w:bottom w:val="none" w:sz="0" w:space="0" w:color="auto"/>
            <w:right w:val="none" w:sz="0" w:space="0" w:color="auto"/>
          </w:divBdr>
        </w:div>
        <w:div w:id="1168714742">
          <w:marLeft w:val="640"/>
          <w:marRight w:val="0"/>
          <w:marTop w:val="0"/>
          <w:marBottom w:val="0"/>
          <w:divBdr>
            <w:top w:val="none" w:sz="0" w:space="0" w:color="auto"/>
            <w:left w:val="none" w:sz="0" w:space="0" w:color="auto"/>
            <w:bottom w:val="none" w:sz="0" w:space="0" w:color="auto"/>
            <w:right w:val="none" w:sz="0" w:space="0" w:color="auto"/>
          </w:divBdr>
        </w:div>
        <w:div w:id="1254170677">
          <w:marLeft w:val="640"/>
          <w:marRight w:val="0"/>
          <w:marTop w:val="0"/>
          <w:marBottom w:val="0"/>
          <w:divBdr>
            <w:top w:val="none" w:sz="0" w:space="0" w:color="auto"/>
            <w:left w:val="none" w:sz="0" w:space="0" w:color="auto"/>
            <w:bottom w:val="none" w:sz="0" w:space="0" w:color="auto"/>
            <w:right w:val="none" w:sz="0" w:space="0" w:color="auto"/>
          </w:divBdr>
        </w:div>
        <w:div w:id="1254625996">
          <w:marLeft w:val="640"/>
          <w:marRight w:val="0"/>
          <w:marTop w:val="0"/>
          <w:marBottom w:val="0"/>
          <w:divBdr>
            <w:top w:val="none" w:sz="0" w:space="0" w:color="auto"/>
            <w:left w:val="none" w:sz="0" w:space="0" w:color="auto"/>
            <w:bottom w:val="none" w:sz="0" w:space="0" w:color="auto"/>
            <w:right w:val="none" w:sz="0" w:space="0" w:color="auto"/>
          </w:divBdr>
        </w:div>
        <w:div w:id="1264456521">
          <w:marLeft w:val="640"/>
          <w:marRight w:val="0"/>
          <w:marTop w:val="0"/>
          <w:marBottom w:val="0"/>
          <w:divBdr>
            <w:top w:val="none" w:sz="0" w:space="0" w:color="auto"/>
            <w:left w:val="none" w:sz="0" w:space="0" w:color="auto"/>
            <w:bottom w:val="none" w:sz="0" w:space="0" w:color="auto"/>
            <w:right w:val="none" w:sz="0" w:space="0" w:color="auto"/>
          </w:divBdr>
        </w:div>
        <w:div w:id="1344670217">
          <w:marLeft w:val="640"/>
          <w:marRight w:val="0"/>
          <w:marTop w:val="0"/>
          <w:marBottom w:val="0"/>
          <w:divBdr>
            <w:top w:val="none" w:sz="0" w:space="0" w:color="auto"/>
            <w:left w:val="none" w:sz="0" w:space="0" w:color="auto"/>
            <w:bottom w:val="none" w:sz="0" w:space="0" w:color="auto"/>
            <w:right w:val="none" w:sz="0" w:space="0" w:color="auto"/>
          </w:divBdr>
        </w:div>
        <w:div w:id="1351184193">
          <w:marLeft w:val="640"/>
          <w:marRight w:val="0"/>
          <w:marTop w:val="0"/>
          <w:marBottom w:val="0"/>
          <w:divBdr>
            <w:top w:val="none" w:sz="0" w:space="0" w:color="auto"/>
            <w:left w:val="none" w:sz="0" w:space="0" w:color="auto"/>
            <w:bottom w:val="none" w:sz="0" w:space="0" w:color="auto"/>
            <w:right w:val="none" w:sz="0" w:space="0" w:color="auto"/>
          </w:divBdr>
        </w:div>
        <w:div w:id="1367680374">
          <w:marLeft w:val="640"/>
          <w:marRight w:val="0"/>
          <w:marTop w:val="0"/>
          <w:marBottom w:val="0"/>
          <w:divBdr>
            <w:top w:val="none" w:sz="0" w:space="0" w:color="auto"/>
            <w:left w:val="none" w:sz="0" w:space="0" w:color="auto"/>
            <w:bottom w:val="none" w:sz="0" w:space="0" w:color="auto"/>
            <w:right w:val="none" w:sz="0" w:space="0" w:color="auto"/>
          </w:divBdr>
        </w:div>
        <w:div w:id="1385762712">
          <w:marLeft w:val="640"/>
          <w:marRight w:val="0"/>
          <w:marTop w:val="0"/>
          <w:marBottom w:val="0"/>
          <w:divBdr>
            <w:top w:val="none" w:sz="0" w:space="0" w:color="auto"/>
            <w:left w:val="none" w:sz="0" w:space="0" w:color="auto"/>
            <w:bottom w:val="none" w:sz="0" w:space="0" w:color="auto"/>
            <w:right w:val="none" w:sz="0" w:space="0" w:color="auto"/>
          </w:divBdr>
        </w:div>
        <w:div w:id="1399596625">
          <w:marLeft w:val="640"/>
          <w:marRight w:val="0"/>
          <w:marTop w:val="0"/>
          <w:marBottom w:val="0"/>
          <w:divBdr>
            <w:top w:val="none" w:sz="0" w:space="0" w:color="auto"/>
            <w:left w:val="none" w:sz="0" w:space="0" w:color="auto"/>
            <w:bottom w:val="none" w:sz="0" w:space="0" w:color="auto"/>
            <w:right w:val="none" w:sz="0" w:space="0" w:color="auto"/>
          </w:divBdr>
        </w:div>
        <w:div w:id="1451969099">
          <w:marLeft w:val="640"/>
          <w:marRight w:val="0"/>
          <w:marTop w:val="0"/>
          <w:marBottom w:val="0"/>
          <w:divBdr>
            <w:top w:val="none" w:sz="0" w:space="0" w:color="auto"/>
            <w:left w:val="none" w:sz="0" w:space="0" w:color="auto"/>
            <w:bottom w:val="none" w:sz="0" w:space="0" w:color="auto"/>
            <w:right w:val="none" w:sz="0" w:space="0" w:color="auto"/>
          </w:divBdr>
        </w:div>
        <w:div w:id="1576864038">
          <w:marLeft w:val="640"/>
          <w:marRight w:val="0"/>
          <w:marTop w:val="0"/>
          <w:marBottom w:val="0"/>
          <w:divBdr>
            <w:top w:val="none" w:sz="0" w:space="0" w:color="auto"/>
            <w:left w:val="none" w:sz="0" w:space="0" w:color="auto"/>
            <w:bottom w:val="none" w:sz="0" w:space="0" w:color="auto"/>
            <w:right w:val="none" w:sz="0" w:space="0" w:color="auto"/>
          </w:divBdr>
        </w:div>
        <w:div w:id="1594515003">
          <w:marLeft w:val="640"/>
          <w:marRight w:val="0"/>
          <w:marTop w:val="0"/>
          <w:marBottom w:val="0"/>
          <w:divBdr>
            <w:top w:val="none" w:sz="0" w:space="0" w:color="auto"/>
            <w:left w:val="none" w:sz="0" w:space="0" w:color="auto"/>
            <w:bottom w:val="none" w:sz="0" w:space="0" w:color="auto"/>
            <w:right w:val="none" w:sz="0" w:space="0" w:color="auto"/>
          </w:divBdr>
        </w:div>
        <w:div w:id="1707756575">
          <w:marLeft w:val="640"/>
          <w:marRight w:val="0"/>
          <w:marTop w:val="0"/>
          <w:marBottom w:val="0"/>
          <w:divBdr>
            <w:top w:val="none" w:sz="0" w:space="0" w:color="auto"/>
            <w:left w:val="none" w:sz="0" w:space="0" w:color="auto"/>
            <w:bottom w:val="none" w:sz="0" w:space="0" w:color="auto"/>
            <w:right w:val="none" w:sz="0" w:space="0" w:color="auto"/>
          </w:divBdr>
        </w:div>
        <w:div w:id="1751199360">
          <w:marLeft w:val="640"/>
          <w:marRight w:val="0"/>
          <w:marTop w:val="0"/>
          <w:marBottom w:val="0"/>
          <w:divBdr>
            <w:top w:val="none" w:sz="0" w:space="0" w:color="auto"/>
            <w:left w:val="none" w:sz="0" w:space="0" w:color="auto"/>
            <w:bottom w:val="none" w:sz="0" w:space="0" w:color="auto"/>
            <w:right w:val="none" w:sz="0" w:space="0" w:color="auto"/>
          </w:divBdr>
        </w:div>
        <w:div w:id="1817719080">
          <w:marLeft w:val="640"/>
          <w:marRight w:val="0"/>
          <w:marTop w:val="0"/>
          <w:marBottom w:val="0"/>
          <w:divBdr>
            <w:top w:val="none" w:sz="0" w:space="0" w:color="auto"/>
            <w:left w:val="none" w:sz="0" w:space="0" w:color="auto"/>
            <w:bottom w:val="none" w:sz="0" w:space="0" w:color="auto"/>
            <w:right w:val="none" w:sz="0" w:space="0" w:color="auto"/>
          </w:divBdr>
        </w:div>
        <w:div w:id="1900750417">
          <w:marLeft w:val="640"/>
          <w:marRight w:val="0"/>
          <w:marTop w:val="0"/>
          <w:marBottom w:val="0"/>
          <w:divBdr>
            <w:top w:val="none" w:sz="0" w:space="0" w:color="auto"/>
            <w:left w:val="none" w:sz="0" w:space="0" w:color="auto"/>
            <w:bottom w:val="none" w:sz="0" w:space="0" w:color="auto"/>
            <w:right w:val="none" w:sz="0" w:space="0" w:color="auto"/>
          </w:divBdr>
        </w:div>
        <w:div w:id="1974945813">
          <w:marLeft w:val="640"/>
          <w:marRight w:val="0"/>
          <w:marTop w:val="0"/>
          <w:marBottom w:val="0"/>
          <w:divBdr>
            <w:top w:val="none" w:sz="0" w:space="0" w:color="auto"/>
            <w:left w:val="none" w:sz="0" w:space="0" w:color="auto"/>
            <w:bottom w:val="none" w:sz="0" w:space="0" w:color="auto"/>
            <w:right w:val="none" w:sz="0" w:space="0" w:color="auto"/>
          </w:divBdr>
        </w:div>
        <w:div w:id="2020740443">
          <w:marLeft w:val="640"/>
          <w:marRight w:val="0"/>
          <w:marTop w:val="0"/>
          <w:marBottom w:val="0"/>
          <w:divBdr>
            <w:top w:val="none" w:sz="0" w:space="0" w:color="auto"/>
            <w:left w:val="none" w:sz="0" w:space="0" w:color="auto"/>
            <w:bottom w:val="none" w:sz="0" w:space="0" w:color="auto"/>
            <w:right w:val="none" w:sz="0" w:space="0" w:color="auto"/>
          </w:divBdr>
        </w:div>
        <w:div w:id="2100372507">
          <w:marLeft w:val="640"/>
          <w:marRight w:val="0"/>
          <w:marTop w:val="0"/>
          <w:marBottom w:val="0"/>
          <w:divBdr>
            <w:top w:val="none" w:sz="0" w:space="0" w:color="auto"/>
            <w:left w:val="none" w:sz="0" w:space="0" w:color="auto"/>
            <w:bottom w:val="none" w:sz="0" w:space="0" w:color="auto"/>
            <w:right w:val="none" w:sz="0" w:space="0" w:color="auto"/>
          </w:divBdr>
        </w:div>
        <w:div w:id="2111390869">
          <w:marLeft w:val="640"/>
          <w:marRight w:val="0"/>
          <w:marTop w:val="0"/>
          <w:marBottom w:val="0"/>
          <w:divBdr>
            <w:top w:val="none" w:sz="0" w:space="0" w:color="auto"/>
            <w:left w:val="none" w:sz="0" w:space="0" w:color="auto"/>
            <w:bottom w:val="none" w:sz="0" w:space="0" w:color="auto"/>
            <w:right w:val="none" w:sz="0" w:space="0" w:color="auto"/>
          </w:divBdr>
        </w:div>
        <w:div w:id="2113671956">
          <w:marLeft w:val="640"/>
          <w:marRight w:val="0"/>
          <w:marTop w:val="0"/>
          <w:marBottom w:val="0"/>
          <w:divBdr>
            <w:top w:val="none" w:sz="0" w:space="0" w:color="auto"/>
            <w:left w:val="none" w:sz="0" w:space="0" w:color="auto"/>
            <w:bottom w:val="none" w:sz="0" w:space="0" w:color="auto"/>
            <w:right w:val="none" w:sz="0" w:space="0" w:color="auto"/>
          </w:divBdr>
        </w:div>
      </w:divsChild>
    </w:div>
    <w:div w:id="756748699">
      <w:marLeft w:val="0"/>
      <w:marRight w:val="0"/>
      <w:marTop w:val="0"/>
      <w:marBottom w:val="0"/>
      <w:divBdr>
        <w:top w:val="none" w:sz="0" w:space="0" w:color="auto"/>
        <w:left w:val="none" w:sz="0" w:space="0" w:color="auto"/>
        <w:bottom w:val="none" w:sz="0" w:space="0" w:color="auto"/>
        <w:right w:val="none" w:sz="0" w:space="0" w:color="auto"/>
      </w:divBdr>
    </w:div>
    <w:div w:id="759300287">
      <w:bodyDiv w:val="1"/>
      <w:marLeft w:val="0"/>
      <w:marRight w:val="0"/>
      <w:marTop w:val="0"/>
      <w:marBottom w:val="0"/>
      <w:divBdr>
        <w:top w:val="none" w:sz="0" w:space="0" w:color="auto"/>
        <w:left w:val="none" w:sz="0" w:space="0" w:color="auto"/>
        <w:bottom w:val="none" w:sz="0" w:space="0" w:color="auto"/>
        <w:right w:val="none" w:sz="0" w:space="0" w:color="auto"/>
      </w:divBdr>
      <w:divsChild>
        <w:div w:id="54549089">
          <w:marLeft w:val="640"/>
          <w:marRight w:val="0"/>
          <w:marTop w:val="0"/>
          <w:marBottom w:val="0"/>
          <w:divBdr>
            <w:top w:val="none" w:sz="0" w:space="0" w:color="auto"/>
            <w:left w:val="none" w:sz="0" w:space="0" w:color="auto"/>
            <w:bottom w:val="none" w:sz="0" w:space="0" w:color="auto"/>
            <w:right w:val="none" w:sz="0" w:space="0" w:color="auto"/>
          </w:divBdr>
        </w:div>
        <w:div w:id="143009843">
          <w:marLeft w:val="640"/>
          <w:marRight w:val="0"/>
          <w:marTop w:val="0"/>
          <w:marBottom w:val="0"/>
          <w:divBdr>
            <w:top w:val="none" w:sz="0" w:space="0" w:color="auto"/>
            <w:left w:val="none" w:sz="0" w:space="0" w:color="auto"/>
            <w:bottom w:val="none" w:sz="0" w:space="0" w:color="auto"/>
            <w:right w:val="none" w:sz="0" w:space="0" w:color="auto"/>
          </w:divBdr>
        </w:div>
        <w:div w:id="146439060">
          <w:marLeft w:val="640"/>
          <w:marRight w:val="0"/>
          <w:marTop w:val="0"/>
          <w:marBottom w:val="0"/>
          <w:divBdr>
            <w:top w:val="none" w:sz="0" w:space="0" w:color="auto"/>
            <w:left w:val="none" w:sz="0" w:space="0" w:color="auto"/>
            <w:bottom w:val="none" w:sz="0" w:space="0" w:color="auto"/>
            <w:right w:val="none" w:sz="0" w:space="0" w:color="auto"/>
          </w:divBdr>
        </w:div>
        <w:div w:id="163933917">
          <w:marLeft w:val="640"/>
          <w:marRight w:val="0"/>
          <w:marTop w:val="0"/>
          <w:marBottom w:val="0"/>
          <w:divBdr>
            <w:top w:val="none" w:sz="0" w:space="0" w:color="auto"/>
            <w:left w:val="none" w:sz="0" w:space="0" w:color="auto"/>
            <w:bottom w:val="none" w:sz="0" w:space="0" w:color="auto"/>
            <w:right w:val="none" w:sz="0" w:space="0" w:color="auto"/>
          </w:divBdr>
        </w:div>
        <w:div w:id="212230933">
          <w:marLeft w:val="640"/>
          <w:marRight w:val="0"/>
          <w:marTop w:val="0"/>
          <w:marBottom w:val="0"/>
          <w:divBdr>
            <w:top w:val="none" w:sz="0" w:space="0" w:color="auto"/>
            <w:left w:val="none" w:sz="0" w:space="0" w:color="auto"/>
            <w:bottom w:val="none" w:sz="0" w:space="0" w:color="auto"/>
            <w:right w:val="none" w:sz="0" w:space="0" w:color="auto"/>
          </w:divBdr>
        </w:div>
        <w:div w:id="252324375">
          <w:marLeft w:val="640"/>
          <w:marRight w:val="0"/>
          <w:marTop w:val="0"/>
          <w:marBottom w:val="0"/>
          <w:divBdr>
            <w:top w:val="none" w:sz="0" w:space="0" w:color="auto"/>
            <w:left w:val="none" w:sz="0" w:space="0" w:color="auto"/>
            <w:bottom w:val="none" w:sz="0" w:space="0" w:color="auto"/>
            <w:right w:val="none" w:sz="0" w:space="0" w:color="auto"/>
          </w:divBdr>
        </w:div>
        <w:div w:id="260376246">
          <w:marLeft w:val="640"/>
          <w:marRight w:val="0"/>
          <w:marTop w:val="0"/>
          <w:marBottom w:val="0"/>
          <w:divBdr>
            <w:top w:val="none" w:sz="0" w:space="0" w:color="auto"/>
            <w:left w:val="none" w:sz="0" w:space="0" w:color="auto"/>
            <w:bottom w:val="none" w:sz="0" w:space="0" w:color="auto"/>
            <w:right w:val="none" w:sz="0" w:space="0" w:color="auto"/>
          </w:divBdr>
        </w:div>
        <w:div w:id="328756310">
          <w:marLeft w:val="640"/>
          <w:marRight w:val="0"/>
          <w:marTop w:val="0"/>
          <w:marBottom w:val="0"/>
          <w:divBdr>
            <w:top w:val="none" w:sz="0" w:space="0" w:color="auto"/>
            <w:left w:val="none" w:sz="0" w:space="0" w:color="auto"/>
            <w:bottom w:val="none" w:sz="0" w:space="0" w:color="auto"/>
            <w:right w:val="none" w:sz="0" w:space="0" w:color="auto"/>
          </w:divBdr>
        </w:div>
        <w:div w:id="341711953">
          <w:marLeft w:val="640"/>
          <w:marRight w:val="0"/>
          <w:marTop w:val="0"/>
          <w:marBottom w:val="0"/>
          <w:divBdr>
            <w:top w:val="none" w:sz="0" w:space="0" w:color="auto"/>
            <w:left w:val="none" w:sz="0" w:space="0" w:color="auto"/>
            <w:bottom w:val="none" w:sz="0" w:space="0" w:color="auto"/>
            <w:right w:val="none" w:sz="0" w:space="0" w:color="auto"/>
          </w:divBdr>
        </w:div>
        <w:div w:id="373391262">
          <w:marLeft w:val="640"/>
          <w:marRight w:val="0"/>
          <w:marTop w:val="0"/>
          <w:marBottom w:val="0"/>
          <w:divBdr>
            <w:top w:val="none" w:sz="0" w:space="0" w:color="auto"/>
            <w:left w:val="none" w:sz="0" w:space="0" w:color="auto"/>
            <w:bottom w:val="none" w:sz="0" w:space="0" w:color="auto"/>
            <w:right w:val="none" w:sz="0" w:space="0" w:color="auto"/>
          </w:divBdr>
        </w:div>
        <w:div w:id="392774270">
          <w:marLeft w:val="640"/>
          <w:marRight w:val="0"/>
          <w:marTop w:val="0"/>
          <w:marBottom w:val="0"/>
          <w:divBdr>
            <w:top w:val="none" w:sz="0" w:space="0" w:color="auto"/>
            <w:left w:val="none" w:sz="0" w:space="0" w:color="auto"/>
            <w:bottom w:val="none" w:sz="0" w:space="0" w:color="auto"/>
            <w:right w:val="none" w:sz="0" w:space="0" w:color="auto"/>
          </w:divBdr>
        </w:div>
        <w:div w:id="393547022">
          <w:marLeft w:val="640"/>
          <w:marRight w:val="0"/>
          <w:marTop w:val="0"/>
          <w:marBottom w:val="0"/>
          <w:divBdr>
            <w:top w:val="none" w:sz="0" w:space="0" w:color="auto"/>
            <w:left w:val="none" w:sz="0" w:space="0" w:color="auto"/>
            <w:bottom w:val="none" w:sz="0" w:space="0" w:color="auto"/>
            <w:right w:val="none" w:sz="0" w:space="0" w:color="auto"/>
          </w:divBdr>
        </w:div>
        <w:div w:id="422722785">
          <w:marLeft w:val="640"/>
          <w:marRight w:val="0"/>
          <w:marTop w:val="0"/>
          <w:marBottom w:val="0"/>
          <w:divBdr>
            <w:top w:val="none" w:sz="0" w:space="0" w:color="auto"/>
            <w:left w:val="none" w:sz="0" w:space="0" w:color="auto"/>
            <w:bottom w:val="none" w:sz="0" w:space="0" w:color="auto"/>
            <w:right w:val="none" w:sz="0" w:space="0" w:color="auto"/>
          </w:divBdr>
        </w:div>
        <w:div w:id="439254572">
          <w:marLeft w:val="640"/>
          <w:marRight w:val="0"/>
          <w:marTop w:val="0"/>
          <w:marBottom w:val="0"/>
          <w:divBdr>
            <w:top w:val="none" w:sz="0" w:space="0" w:color="auto"/>
            <w:left w:val="none" w:sz="0" w:space="0" w:color="auto"/>
            <w:bottom w:val="none" w:sz="0" w:space="0" w:color="auto"/>
            <w:right w:val="none" w:sz="0" w:space="0" w:color="auto"/>
          </w:divBdr>
        </w:div>
        <w:div w:id="475337631">
          <w:marLeft w:val="640"/>
          <w:marRight w:val="0"/>
          <w:marTop w:val="0"/>
          <w:marBottom w:val="0"/>
          <w:divBdr>
            <w:top w:val="none" w:sz="0" w:space="0" w:color="auto"/>
            <w:left w:val="none" w:sz="0" w:space="0" w:color="auto"/>
            <w:bottom w:val="none" w:sz="0" w:space="0" w:color="auto"/>
            <w:right w:val="none" w:sz="0" w:space="0" w:color="auto"/>
          </w:divBdr>
        </w:div>
        <w:div w:id="486433212">
          <w:marLeft w:val="640"/>
          <w:marRight w:val="0"/>
          <w:marTop w:val="0"/>
          <w:marBottom w:val="0"/>
          <w:divBdr>
            <w:top w:val="none" w:sz="0" w:space="0" w:color="auto"/>
            <w:left w:val="none" w:sz="0" w:space="0" w:color="auto"/>
            <w:bottom w:val="none" w:sz="0" w:space="0" w:color="auto"/>
            <w:right w:val="none" w:sz="0" w:space="0" w:color="auto"/>
          </w:divBdr>
        </w:div>
        <w:div w:id="501043468">
          <w:marLeft w:val="640"/>
          <w:marRight w:val="0"/>
          <w:marTop w:val="0"/>
          <w:marBottom w:val="0"/>
          <w:divBdr>
            <w:top w:val="none" w:sz="0" w:space="0" w:color="auto"/>
            <w:left w:val="none" w:sz="0" w:space="0" w:color="auto"/>
            <w:bottom w:val="none" w:sz="0" w:space="0" w:color="auto"/>
            <w:right w:val="none" w:sz="0" w:space="0" w:color="auto"/>
          </w:divBdr>
        </w:div>
        <w:div w:id="541216523">
          <w:marLeft w:val="640"/>
          <w:marRight w:val="0"/>
          <w:marTop w:val="0"/>
          <w:marBottom w:val="0"/>
          <w:divBdr>
            <w:top w:val="none" w:sz="0" w:space="0" w:color="auto"/>
            <w:left w:val="none" w:sz="0" w:space="0" w:color="auto"/>
            <w:bottom w:val="none" w:sz="0" w:space="0" w:color="auto"/>
            <w:right w:val="none" w:sz="0" w:space="0" w:color="auto"/>
          </w:divBdr>
        </w:div>
        <w:div w:id="542714779">
          <w:marLeft w:val="640"/>
          <w:marRight w:val="0"/>
          <w:marTop w:val="0"/>
          <w:marBottom w:val="0"/>
          <w:divBdr>
            <w:top w:val="none" w:sz="0" w:space="0" w:color="auto"/>
            <w:left w:val="none" w:sz="0" w:space="0" w:color="auto"/>
            <w:bottom w:val="none" w:sz="0" w:space="0" w:color="auto"/>
            <w:right w:val="none" w:sz="0" w:space="0" w:color="auto"/>
          </w:divBdr>
        </w:div>
        <w:div w:id="548151544">
          <w:marLeft w:val="640"/>
          <w:marRight w:val="0"/>
          <w:marTop w:val="0"/>
          <w:marBottom w:val="0"/>
          <w:divBdr>
            <w:top w:val="none" w:sz="0" w:space="0" w:color="auto"/>
            <w:left w:val="none" w:sz="0" w:space="0" w:color="auto"/>
            <w:bottom w:val="none" w:sz="0" w:space="0" w:color="auto"/>
            <w:right w:val="none" w:sz="0" w:space="0" w:color="auto"/>
          </w:divBdr>
        </w:div>
        <w:div w:id="597520239">
          <w:marLeft w:val="640"/>
          <w:marRight w:val="0"/>
          <w:marTop w:val="0"/>
          <w:marBottom w:val="0"/>
          <w:divBdr>
            <w:top w:val="none" w:sz="0" w:space="0" w:color="auto"/>
            <w:left w:val="none" w:sz="0" w:space="0" w:color="auto"/>
            <w:bottom w:val="none" w:sz="0" w:space="0" w:color="auto"/>
            <w:right w:val="none" w:sz="0" w:space="0" w:color="auto"/>
          </w:divBdr>
        </w:div>
        <w:div w:id="607077915">
          <w:marLeft w:val="640"/>
          <w:marRight w:val="0"/>
          <w:marTop w:val="0"/>
          <w:marBottom w:val="0"/>
          <w:divBdr>
            <w:top w:val="none" w:sz="0" w:space="0" w:color="auto"/>
            <w:left w:val="none" w:sz="0" w:space="0" w:color="auto"/>
            <w:bottom w:val="none" w:sz="0" w:space="0" w:color="auto"/>
            <w:right w:val="none" w:sz="0" w:space="0" w:color="auto"/>
          </w:divBdr>
        </w:div>
        <w:div w:id="611522373">
          <w:marLeft w:val="640"/>
          <w:marRight w:val="0"/>
          <w:marTop w:val="0"/>
          <w:marBottom w:val="0"/>
          <w:divBdr>
            <w:top w:val="none" w:sz="0" w:space="0" w:color="auto"/>
            <w:left w:val="none" w:sz="0" w:space="0" w:color="auto"/>
            <w:bottom w:val="none" w:sz="0" w:space="0" w:color="auto"/>
            <w:right w:val="none" w:sz="0" w:space="0" w:color="auto"/>
          </w:divBdr>
        </w:div>
        <w:div w:id="615723593">
          <w:marLeft w:val="640"/>
          <w:marRight w:val="0"/>
          <w:marTop w:val="0"/>
          <w:marBottom w:val="0"/>
          <w:divBdr>
            <w:top w:val="none" w:sz="0" w:space="0" w:color="auto"/>
            <w:left w:val="none" w:sz="0" w:space="0" w:color="auto"/>
            <w:bottom w:val="none" w:sz="0" w:space="0" w:color="auto"/>
            <w:right w:val="none" w:sz="0" w:space="0" w:color="auto"/>
          </w:divBdr>
        </w:div>
        <w:div w:id="798843184">
          <w:marLeft w:val="640"/>
          <w:marRight w:val="0"/>
          <w:marTop w:val="0"/>
          <w:marBottom w:val="0"/>
          <w:divBdr>
            <w:top w:val="none" w:sz="0" w:space="0" w:color="auto"/>
            <w:left w:val="none" w:sz="0" w:space="0" w:color="auto"/>
            <w:bottom w:val="none" w:sz="0" w:space="0" w:color="auto"/>
            <w:right w:val="none" w:sz="0" w:space="0" w:color="auto"/>
          </w:divBdr>
        </w:div>
        <w:div w:id="882520618">
          <w:marLeft w:val="640"/>
          <w:marRight w:val="0"/>
          <w:marTop w:val="0"/>
          <w:marBottom w:val="0"/>
          <w:divBdr>
            <w:top w:val="none" w:sz="0" w:space="0" w:color="auto"/>
            <w:left w:val="none" w:sz="0" w:space="0" w:color="auto"/>
            <w:bottom w:val="none" w:sz="0" w:space="0" w:color="auto"/>
            <w:right w:val="none" w:sz="0" w:space="0" w:color="auto"/>
          </w:divBdr>
        </w:div>
        <w:div w:id="940336261">
          <w:marLeft w:val="640"/>
          <w:marRight w:val="0"/>
          <w:marTop w:val="0"/>
          <w:marBottom w:val="0"/>
          <w:divBdr>
            <w:top w:val="none" w:sz="0" w:space="0" w:color="auto"/>
            <w:left w:val="none" w:sz="0" w:space="0" w:color="auto"/>
            <w:bottom w:val="none" w:sz="0" w:space="0" w:color="auto"/>
            <w:right w:val="none" w:sz="0" w:space="0" w:color="auto"/>
          </w:divBdr>
        </w:div>
        <w:div w:id="1002774984">
          <w:marLeft w:val="640"/>
          <w:marRight w:val="0"/>
          <w:marTop w:val="0"/>
          <w:marBottom w:val="0"/>
          <w:divBdr>
            <w:top w:val="none" w:sz="0" w:space="0" w:color="auto"/>
            <w:left w:val="none" w:sz="0" w:space="0" w:color="auto"/>
            <w:bottom w:val="none" w:sz="0" w:space="0" w:color="auto"/>
            <w:right w:val="none" w:sz="0" w:space="0" w:color="auto"/>
          </w:divBdr>
        </w:div>
        <w:div w:id="1020010605">
          <w:marLeft w:val="640"/>
          <w:marRight w:val="0"/>
          <w:marTop w:val="0"/>
          <w:marBottom w:val="0"/>
          <w:divBdr>
            <w:top w:val="none" w:sz="0" w:space="0" w:color="auto"/>
            <w:left w:val="none" w:sz="0" w:space="0" w:color="auto"/>
            <w:bottom w:val="none" w:sz="0" w:space="0" w:color="auto"/>
            <w:right w:val="none" w:sz="0" w:space="0" w:color="auto"/>
          </w:divBdr>
        </w:div>
        <w:div w:id="1054045467">
          <w:marLeft w:val="640"/>
          <w:marRight w:val="0"/>
          <w:marTop w:val="0"/>
          <w:marBottom w:val="0"/>
          <w:divBdr>
            <w:top w:val="none" w:sz="0" w:space="0" w:color="auto"/>
            <w:left w:val="none" w:sz="0" w:space="0" w:color="auto"/>
            <w:bottom w:val="none" w:sz="0" w:space="0" w:color="auto"/>
            <w:right w:val="none" w:sz="0" w:space="0" w:color="auto"/>
          </w:divBdr>
        </w:div>
        <w:div w:id="1258176477">
          <w:marLeft w:val="640"/>
          <w:marRight w:val="0"/>
          <w:marTop w:val="0"/>
          <w:marBottom w:val="0"/>
          <w:divBdr>
            <w:top w:val="none" w:sz="0" w:space="0" w:color="auto"/>
            <w:left w:val="none" w:sz="0" w:space="0" w:color="auto"/>
            <w:bottom w:val="none" w:sz="0" w:space="0" w:color="auto"/>
            <w:right w:val="none" w:sz="0" w:space="0" w:color="auto"/>
          </w:divBdr>
        </w:div>
        <w:div w:id="1283609869">
          <w:marLeft w:val="640"/>
          <w:marRight w:val="0"/>
          <w:marTop w:val="0"/>
          <w:marBottom w:val="0"/>
          <w:divBdr>
            <w:top w:val="none" w:sz="0" w:space="0" w:color="auto"/>
            <w:left w:val="none" w:sz="0" w:space="0" w:color="auto"/>
            <w:bottom w:val="none" w:sz="0" w:space="0" w:color="auto"/>
            <w:right w:val="none" w:sz="0" w:space="0" w:color="auto"/>
          </w:divBdr>
        </w:div>
        <w:div w:id="1334261927">
          <w:marLeft w:val="640"/>
          <w:marRight w:val="0"/>
          <w:marTop w:val="0"/>
          <w:marBottom w:val="0"/>
          <w:divBdr>
            <w:top w:val="none" w:sz="0" w:space="0" w:color="auto"/>
            <w:left w:val="none" w:sz="0" w:space="0" w:color="auto"/>
            <w:bottom w:val="none" w:sz="0" w:space="0" w:color="auto"/>
            <w:right w:val="none" w:sz="0" w:space="0" w:color="auto"/>
          </w:divBdr>
        </w:div>
        <w:div w:id="1354112403">
          <w:marLeft w:val="640"/>
          <w:marRight w:val="0"/>
          <w:marTop w:val="0"/>
          <w:marBottom w:val="0"/>
          <w:divBdr>
            <w:top w:val="none" w:sz="0" w:space="0" w:color="auto"/>
            <w:left w:val="none" w:sz="0" w:space="0" w:color="auto"/>
            <w:bottom w:val="none" w:sz="0" w:space="0" w:color="auto"/>
            <w:right w:val="none" w:sz="0" w:space="0" w:color="auto"/>
          </w:divBdr>
        </w:div>
        <w:div w:id="1365406107">
          <w:marLeft w:val="640"/>
          <w:marRight w:val="0"/>
          <w:marTop w:val="0"/>
          <w:marBottom w:val="0"/>
          <w:divBdr>
            <w:top w:val="none" w:sz="0" w:space="0" w:color="auto"/>
            <w:left w:val="none" w:sz="0" w:space="0" w:color="auto"/>
            <w:bottom w:val="none" w:sz="0" w:space="0" w:color="auto"/>
            <w:right w:val="none" w:sz="0" w:space="0" w:color="auto"/>
          </w:divBdr>
        </w:div>
        <w:div w:id="1384521501">
          <w:marLeft w:val="640"/>
          <w:marRight w:val="0"/>
          <w:marTop w:val="0"/>
          <w:marBottom w:val="0"/>
          <w:divBdr>
            <w:top w:val="none" w:sz="0" w:space="0" w:color="auto"/>
            <w:left w:val="none" w:sz="0" w:space="0" w:color="auto"/>
            <w:bottom w:val="none" w:sz="0" w:space="0" w:color="auto"/>
            <w:right w:val="none" w:sz="0" w:space="0" w:color="auto"/>
          </w:divBdr>
        </w:div>
        <w:div w:id="1399669724">
          <w:marLeft w:val="640"/>
          <w:marRight w:val="0"/>
          <w:marTop w:val="0"/>
          <w:marBottom w:val="0"/>
          <w:divBdr>
            <w:top w:val="none" w:sz="0" w:space="0" w:color="auto"/>
            <w:left w:val="none" w:sz="0" w:space="0" w:color="auto"/>
            <w:bottom w:val="none" w:sz="0" w:space="0" w:color="auto"/>
            <w:right w:val="none" w:sz="0" w:space="0" w:color="auto"/>
          </w:divBdr>
        </w:div>
        <w:div w:id="1422333682">
          <w:marLeft w:val="640"/>
          <w:marRight w:val="0"/>
          <w:marTop w:val="0"/>
          <w:marBottom w:val="0"/>
          <w:divBdr>
            <w:top w:val="none" w:sz="0" w:space="0" w:color="auto"/>
            <w:left w:val="none" w:sz="0" w:space="0" w:color="auto"/>
            <w:bottom w:val="none" w:sz="0" w:space="0" w:color="auto"/>
            <w:right w:val="none" w:sz="0" w:space="0" w:color="auto"/>
          </w:divBdr>
        </w:div>
        <w:div w:id="1456022503">
          <w:marLeft w:val="640"/>
          <w:marRight w:val="0"/>
          <w:marTop w:val="0"/>
          <w:marBottom w:val="0"/>
          <w:divBdr>
            <w:top w:val="none" w:sz="0" w:space="0" w:color="auto"/>
            <w:left w:val="none" w:sz="0" w:space="0" w:color="auto"/>
            <w:bottom w:val="none" w:sz="0" w:space="0" w:color="auto"/>
            <w:right w:val="none" w:sz="0" w:space="0" w:color="auto"/>
          </w:divBdr>
        </w:div>
        <w:div w:id="1516067912">
          <w:marLeft w:val="640"/>
          <w:marRight w:val="0"/>
          <w:marTop w:val="0"/>
          <w:marBottom w:val="0"/>
          <w:divBdr>
            <w:top w:val="none" w:sz="0" w:space="0" w:color="auto"/>
            <w:left w:val="none" w:sz="0" w:space="0" w:color="auto"/>
            <w:bottom w:val="none" w:sz="0" w:space="0" w:color="auto"/>
            <w:right w:val="none" w:sz="0" w:space="0" w:color="auto"/>
          </w:divBdr>
        </w:div>
        <w:div w:id="1519585913">
          <w:marLeft w:val="640"/>
          <w:marRight w:val="0"/>
          <w:marTop w:val="0"/>
          <w:marBottom w:val="0"/>
          <w:divBdr>
            <w:top w:val="none" w:sz="0" w:space="0" w:color="auto"/>
            <w:left w:val="none" w:sz="0" w:space="0" w:color="auto"/>
            <w:bottom w:val="none" w:sz="0" w:space="0" w:color="auto"/>
            <w:right w:val="none" w:sz="0" w:space="0" w:color="auto"/>
          </w:divBdr>
        </w:div>
        <w:div w:id="1626816682">
          <w:marLeft w:val="640"/>
          <w:marRight w:val="0"/>
          <w:marTop w:val="0"/>
          <w:marBottom w:val="0"/>
          <w:divBdr>
            <w:top w:val="none" w:sz="0" w:space="0" w:color="auto"/>
            <w:left w:val="none" w:sz="0" w:space="0" w:color="auto"/>
            <w:bottom w:val="none" w:sz="0" w:space="0" w:color="auto"/>
            <w:right w:val="none" w:sz="0" w:space="0" w:color="auto"/>
          </w:divBdr>
        </w:div>
        <w:div w:id="1635141328">
          <w:marLeft w:val="640"/>
          <w:marRight w:val="0"/>
          <w:marTop w:val="0"/>
          <w:marBottom w:val="0"/>
          <w:divBdr>
            <w:top w:val="none" w:sz="0" w:space="0" w:color="auto"/>
            <w:left w:val="none" w:sz="0" w:space="0" w:color="auto"/>
            <w:bottom w:val="none" w:sz="0" w:space="0" w:color="auto"/>
            <w:right w:val="none" w:sz="0" w:space="0" w:color="auto"/>
          </w:divBdr>
        </w:div>
        <w:div w:id="1650596548">
          <w:marLeft w:val="640"/>
          <w:marRight w:val="0"/>
          <w:marTop w:val="0"/>
          <w:marBottom w:val="0"/>
          <w:divBdr>
            <w:top w:val="none" w:sz="0" w:space="0" w:color="auto"/>
            <w:left w:val="none" w:sz="0" w:space="0" w:color="auto"/>
            <w:bottom w:val="none" w:sz="0" w:space="0" w:color="auto"/>
            <w:right w:val="none" w:sz="0" w:space="0" w:color="auto"/>
          </w:divBdr>
        </w:div>
        <w:div w:id="1654217924">
          <w:marLeft w:val="640"/>
          <w:marRight w:val="0"/>
          <w:marTop w:val="0"/>
          <w:marBottom w:val="0"/>
          <w:divBdr>
            <w:top w:val="none" w:sz="0" w:space="0" w:color="auto"/>
            <w:left w:val="none" w:sz="0" w:space="0" w:color="auto"/>
            <w:bottom w:val="none" w:sz="0" w:space="0" w:color="auto"/>
            <w:right w:val="none" w:sz="0" w:space="0" w:color="auto"/>
          </w:divBdr>
        </w:div>
        <w:div w:id="1674146180">
          <w:marLeft w:val="640"/>
          <w:marRight w:val="0"/>
          <w:marTop w:val="0"/>
          <w:marBottom w:val="0"/>
          <w:divBdr>
            <w:top w:val="none" w:sz="0" w:space="0" w:color="auto"/>
            <w:left w:val="none" w:sz="0" w:space="0" w:color="auto"/>
            <w:bottom w:val="none" w:sz="0" w:space="0" w:color="auto"/>
            <w:right w:val="none" w:sz="0" w:space="0" w:color="auto"/>
          </w:divBdr>
        </w:div>
        <w:div w:id="1778671468">
          <w:marLeft w:val="640"/>
          <w:marRight w:val="0"/>
          <w:marTop w:val="0"/>
          <w:marBottom w:val="0"/>
          <w:divBdr>
            <w:top w:val="none" w:sz="0" w:space="0" w:color="auto"/>
            <w:left w:val="none" w:sz="0" w:space="0" w:color="auto"/>
            <w:bottom w:val="none" w:sz="0" w:space="0" w:color="auto"/>
            <w:right w:val="none" w:sz="0" w:space="0" w:color="auto"/>
          </w:divBdr>
        </w:div>
        <w:div w:id="1862279552">
          <w:marLeft w:val="640"/>
          <w:marRight w:val="0"/>
          <w:marTop w:val="0"/>
          <w:marBottom w:val="0"/>
          <w:divBdr>
            <w:top w:val="none" w:sz="0" w:space="0" w:color="auto"/>
            <w:left w:val="none" w:sz="0" w:space="0" w:color="auto"/>
            <w:bottom w:val="none" w:sz="0" w:space="0" w:color="auto"/>
            <w:right w:val="none" w:sz="0" w:space="0" w:color="auto"/>
          </w:divBdr>
        </w:div>
        <w:div w:id="1868175165">
          <w:marLeft w:val="640"/>
          <w:marRight w:val="0"/>
          <w:marTop w:val="0"/>
          <w:marBottom w:val="0"/>
          <w:divBdr>
            <w:top w:val="none" w:sz="0" w:space="0" w:color="auto"/>
            <w:left w:val="none" w:sz="0" w:space="0" w:color="auto"/>
            <w:bottom w:val="none" w:sz="0" w:space="0" w:color="auto"/>
            <w:right w:val="none" w:sz="0" w:space="0" w:color="auto"/>
          </w:divBdr>
        </w:div>
        <w:div w:id="1884946855">
          <w:marLeft w:val="640"/>
          <w:marRight w:val="0"/>
          <w:marTop w:val="0"/>
          <w:marBottom w:val="0"/>
          <w:divBdr>
            <w:top w:val="none" w:sz="0" w:space="0" w:color="auto"/>
            <w:left w:val="none" w:sz="0" w:space="0" w:color="auto"/>
            <w:bottom w:val="none" w:sz="0" w:space="0" w:color="auto"/>
            <w:right w:val="none" w:sz="0" w:space="0" w:color="auto"/>
          </w:divBdr>
        </w:div>
        <w:div w:id="1907491724">
          <w:marLeft w:val="640"/>
          <w:marRight w:val="0"/>
          <w:marTop w:val="0"/>
          <w:marBottom w:val="0"/>
          <w:divBdr>
            <w:top w:val="none" w:sz="0" w:space="0" w:color="auto"/>
            <w:left w:val="none" w:sz="0" w:space="0" w:color="auto"/>
            <w:bottom w:val="none" w:sz="0" w:space="0" w:color="auto"/>
            <w:right w:val="none" w:sz="0" w:space="0" w:color="auto"/>
          </w:divBdr>
        </w:div>
        <w:div w:id="1933584698">
          <w:marLeft w:val="640"/>
          <w:marRight w:val="0"/>
          <w:marTop w:val="0"/>
          <w:marBottom w:val="0"/>
          <w:divBdr>
            <w:top w:val="none" w:sz="0" w:space="0" w:color="auto"/>
            <w:left w:val="none" w:sz="0" w:space="0" w:color="auto"/>
            <w:bottom w:val="none" w:sz="0" w:space="0" w:color="auto"/>
            <w:right w:val="none" w:sz="0" w:space="0" w:color="auto"/>
          </w:divBdr>
        </w:div>
        <w:div w:id="1936547726">
          <w:marLeft w:val="640"/>
          <w:marRight w:val="0"/>
          <w:marTop w:val="0"/>
          <w:marBottom w:val="0"/>
          <w:divBdr>
            <w:top w:val="none" w:sz="0" w:space="0" w:color="auto"/>
            <w:left w:val="none" w:sz="0" w:space="0" w:color="auto"/>
            <w:bottom w:val="none" w:sz="0" w:space="0" w:color="auto"/>
            <w:right w:val="none" w:sz="0" w:space="0" w:color="auto"/>
          </w:divBdr>
        </w:div>
        <w:div w:id="1948778904">
          <w:marLeft w:val="640"/>
          <w:marRight w:val="0"/>
          <w:marTop w:val="0"/>
          <w:marBottom w:val="0"/>
          <w:divBdr>
            <w:top w:val="none" w:sz="0" w:space="0" w:color="auto"/>
            <w:left w:val="none" w:sz="0" w:space="0" w:color="auto"/>
            <w:bottom w:val="none" w:sz="0" w:space="0" w:color="auto"/>
            <w:right w:val="none" w:sz="0" w:space="0" w:color="auto"/>
          </w:divBdr>
        </w:div>
        <w:div w:id="1974435376">
          <w:marLeft w:val="640"/>
          <w:marRight w:val="0"/>
          <w:marTop w:val="0"/>
          <w:marBottom w:val="0"/>
          <w:divBdr>
            <w:top w:val="none" w:sz="0" w:space="0" w:color="auto"/>
            <w:left w:val="none" w:sz="0" w:space="0" w:color="auto"/>
            <w:bottom w:val="none" w:sz="0" w:space="0" w:color="auto"/>
            <w:right w:val="none" w:sz="0" w:space="0" w:color="auto"/>
          </w:divBdr>
        </w:div>
        <w:div w:id="2080133407">
          <w:marLeft w:val="640"/>
          <w:marRight w:val="0"/>
          <w:marTop w:val="0"/>
          <w:marBottom w:val="0"/>
          <w:divBdr>
            <w:top w:val="none" w:sz="0" w:space="0" w:color="auto"/>
            <w:left w:val="none" w:sz="0" w:space="0" w:color="auto"/>
            <w:bottom w:val="none" w:sz="0" w:space="0" w:color="auto"/>
            <w:right w:val="none" w:sz="0" w:space="0" w:color="auto"/>
          </w:divBdr>
        </w:div>
        <w:div w:id="2132480326">
          <w:marLeft w:val="640"/>
          <w:marRight w:val="0"/>
          <w:marTop w:val="0"/>
          <w:marBottom w:val="0"/>
          <w:divBdr>
            <w:top w:val="none" w:sz="0" w:space="0" w:color="auto"/>
            <w:left w:val="none" w:sz="0" w:space="0" w:color="auto"/>
            <w:bottom w:val="none" w:sz="0" w:space="0" w:color="auto"/>
            <w:right w:val="none" w:sz="0" w:space="0" w:color="auto"/>
          </w:divBdr>
        </w:div>
      </w:divsChild>
    </w:div>
    <w:div w:id="771513880">
      <w:bodyDiv w:val="1"/>
      <w:marLeft w:val="0"/>
      <w:marRight w:val="0"/>
      <w:marTop w:val="0"/>
      <w:marBottom w:val="0"/>
      <w:divBdr>
        <w:top w:val="none" w:sz="0" w:space="0" w:color="auto"/>
        <w:left w:val="none" w:sz="0" w:space="0" w:color="auto"/>
        <w:bottom w:val="none" w:sz="0" w:space="0" w:color="auto"/>
        <w:right w:val="none" w:sz="0" w:space="0" w:color="auto"/>
      </w:divBdr>
      <w:divsChild>
        <w:div w:id="3284970">
          <w:marLeft w:val="640"/>
          <w:marRight w:val="0"/>
          <w:marTop w:val="0"/>
          <w:marBottom w:val="0"/>
          <w:divBdr>
            <w:top w:val="none" w:sz="0" w:space="0" w:color="auto"/>
            <w:left w:val="none" w:sz="0" w:space="0" w:color="auto"/>
            <w:bottom w:val="none" w:sz="0" w:space="0" w:color="auto"/>
            <w:right w:val="none" w:sz="0" w:space="0" w:color="auto"/>
          </w:divBdr>
        </w:div>
        <w:div w:id="16010195">
          <w:marLeft w:val="640"/>
          <w:marRight w:val="0"/>
          <w:marTop w:val="0"/>
          <w:marBottom w:val="0"/>
          <w:divBdr>
            <w:top w:val="none" w:sz="0" w:space="0" w:color="auto"/>
            <w:left w:val="none" w:sz="0" w:space="0" w:color="auto"/>
            <w:bottom w:val="none" w:sz="0" w:space="0" w:color="auto"/>
            <w:right w:val="none" w:sz="0" w:space="0" w:color="auto"/>
          </w:divBdr>
        </w:div>
        <w:div w:id="16933936">
          <w:marLeft w:val="640"/>
          <w:marRight w:val="0"/>
          <w:marTop w:val="0"/>
          <w:marBottom w:val="0"/>
          <w:divBdr>
            <w:top w:val="none" w:sz="0" w:space="0" w:color="auto"/>
            <w:left w:val="none" w:sz="0" w:space="0" w:color="auto"/>
            <w:bottom w:val="none" w:sz="0" w:space="0" w:color="auto"/>
            <w:right w:val="none" w:sz="0" w:space="0" w:color="auto"/>
          </w:divBdr>
        </w:div>
        <w:div w:id="23024291">
          <w:marLeft w:val="640"/>
          <w:marRight w:val="0"/>
          <w:marTop w:val="0"/>
          <w:marBottom w:val="0"/>
          <w:divBdr>
            <w:top w:val="none" w:sz="0" w:space="0" w:color="auto"/>
            <w:left w:val="none" w:sz="0" w:space="0" w:color="auto"/>
            <w:bottom w:val="none" w:sz="0" w:space="0" w:color="auto"/>
            <w:right w:val="none" w:sz="0" w:space="0" w:color="auto"/>
          </w:divBdr>
        </w:div>
        <w:div w:id="52508390">
          <w:marLeft w:val="640"/>
          <w:marRight w:val="0"/>
          <w:marTop w:val="0"/>
          <w:marBottom w:val="0"/>
          <w:divBdr>
            <w:top w:val="none" w:sz="0" w:space="0" w:color="auto"/>
            <w:left w:val="none" w:sz="0" w:space="0" w:color="auto"/>
            <w:bottom w:val="none" w:sz="0" w:space="0" w:color="auto"/>
            <w:right w:val="none" w:sz="0" w:space="0" w:color="auto"/>
          </w:divBdr>
        </w:div>
        <w:div w:id="107773135">
          <w:marLeft w:val="640"/>
          <w:marRight w:val="0"/>
          <w:marTop w:val="0"/>
          <w:marBottom w:val="0"/>
          <w:divBdr>
            <w:top w:val="none" w:sz="0" w:space="0" w:color="auto"/>
            <w:left w:val="none" w:sz="0" w:space="0" w:color="auto"/>
            <w:bottom w:val="none" w:sz="0" w:space="0" w:color="auto"/>
            <w:right w:val="none" w:sz="0" w:space="0" w:color="auto"/>
          </w:divBdr>
        </w:div>
        <w:div w:id="136269490">
          <w:marLeft w:val="640"/>
          <w:marRight w:val="0"/>
          <w:marTop w:val="0"/>
          <w:marBottom w:val="0"/>
          <w:divBdr>
            <w:top w:val="none" w:sz="0" w:space="0" w:color="auto"/>
            <w:left w:val="none" w:sz="0" w:space="0" w:color="auto"/>
            <w:bottom w:val="none" w:sz="0" w:space="0" w:color="auto"/>
            <w:right w:val="none" w:sz="0" w:space="0" w:color="auto"/>
          </w:divBdr>
        </w:div>
        <w:div w:id="185563456">
          <w:marLeft w:val="640"/>
          <w:marRight w:val="0"/>
          <w:marTop w:val="0"/>
          <w:marBottom w:val="0"/>
          <w:divBdr>
            <w:top w:val="none" w:sz="0" w:space="0" w:color="auto"/>
            <w:left w:val="none" w:sz="0" w:space="0" w:color="auto"/>
            <w:bottom w:val="none" w:sz="0" w:space="0" w:color="auto"/>
            <w:right w:val="none" w:sz="0" w:space="0" w:color="auto"/>
          </w:divBdr>
        </w:div>
        <w:div w:id="223684898">
          <w:marLeft w:val="640"/>
          <w:marRight w:val="0"/>
          <w:marTop w:val="0"/>
          <w:marBottom w:val="0"/>
          <w:divBdr>
            <w:top w:val="none" w:sz="0" w:space="0" w:color="auto"/>
            <w:left w:val="none" w:sz="0" w:space="0" w:color="auto"/>
            <w:bottom w:val="none" w:sz="0" w:space="0" w:color="auto"/>
            <w:right w:val="none" w:sz="0" w:space="0" w:color="auto"/>
          </w:divBdr>
        </w:div>
        <w:div w:id="278999012">
          <w:marLeft w:val="640"/>
          <w:marRight w:val="0"/>
          <w:marTop w:val="0"/>
          <w:marBottom w:val="0"/>
          <w:divBdr>
            <w:top w:val="none" w:sz="0" w:space="0" w:color="auto"/>
            <w:left w:val="none" w:sz="0" w:space="0" w:color="auto"/>
            <w:bottom w:val="none" w:sz="0" w:space="0" w:color="auto"/>
            <w:right w:val="none" w:sz="0" w:space="0" w:color="auto"/>
          </w:divBdr>
        </w:div>
        <w:div w:id="322974646">
          <w:marLeft w:val="640"/>
          <w:marRight w:val="0"/>
          <w:marTop w:val="0"/>
          <w:marBottom w:val="0"/>
          <w:divBdr>
            <w:top w:val="none" w:sz="0" w:space="0" w:color="auto"/>
            <w:left w:val="none" w:sz="0" w:space="0" w:color="auto"/>
            <w:bottom w:val="none" w:sz="0" w:space="0" w:color="auto"/>
            <w:right w:val="none" w:sz="0" w:space="0" w:color="auto"/>
          </w:divBdr>
        </w:div>
        <w:div w:id="373316064">
          <w:marLeft w:val="640"/>
          <w:marRight w:val="0"/>
          <w:marTop w:val="0"/>
          <w:marBottom w:val="0"/>
          <w:divBdr>
            <w:top w:val="none" w:sz="0" w:space="0" w:color="auto"/>
            <w:left w:val="none" w:sz="0" w:space="0" w:color="auto"/>
            <w:bottom w:val="none" w:sz="0" w:space="0" w:color="auto"/>
            <w:right w:val="none" w:sz="0" w:space="0" w:color="auto"/>
          </w:divBdr>
        </w:div>
        <w:div w:id="382486671">
          <w:marLeft w:val="640"/>
          <w:marRight w:val="0"/>
          <w:marTop w:val="0"/>
          <w:marBottom w:val="0"/>
          <w:divBdr>
            <w:top w:val="none" w:sz="0" w:space="0" w:color="auto"/>
            <w:left w:val="none" w:sz="0" w:space="0" w:color="auto"/>
            <w:bottom w:val="none" w:sz="0" w:space="0" w:color="auto"/>
            <w:right w:val="none" w:sz="0" w:space="0" w:color="auto"/>
          </w:divBdr>
        </w:div>
        <w:div w:id="452674450">
          <w:marLeft w:val="640"/>
          <w:marRight w:val="0"/>
          <w:marTop w:val="0"/>
          <w:marBottom w:val="0"/>
          <w:divBdr>
            <w:top w:val="none" w:sz="0" w:space="0" w:color="auto"/>
            <w:left w:val="none" w:sz="0" w:space="0" w:color="auto"/>
            <w:bottom w:val="none" w:sz="0" w:space="0" w:color="auto"/>
            <w:right w:val="none" w:sz="0" w:space="0" w:color="auto"/>
          </w:divBdr>
        </w:div>
        <w:div w:id="457845120">
          <w:marLeft w:val="640"/>
          <w:marRight w:val="0"/>
          <w:marTop w:val="0"/>
          <w:marBottom w:val="0"/>
          <w:divBdr>
            <w:top w:val="none" w:sz="0" w:space="0" w:color="auto"/>
            <w:left w:val="none" w:sz="0" w:space="0" w:color="auto"/>
            <w:bottom w:val="none" w:sz="0" w:space="0" w:color="auto"/>
            <w:right w:val="none" w:sz="0" w:space="0" w:color="auto"/>
          </w:divBdr>
        </w:div>
        <w:div w:id="490567334">
          <w:marLeft w:val="640"/>
          <w:marRight w:val="0"/>
          <w:marTop w:val="0"/>
          <w:marBottom w:val="0"/>
          <w:divBdr>
            <w:top w:val="none" w:sz="0" w:space="0" w:color="auto"/>
            <w:left w:val="none" w:sz="0" w:space="0" w:color="auto"/>
            <w:bottom w:val="none" w:sz="0" w:space="0" w:color="auto"/>
            <w:right w:val="none" w:sz="0" w:space="0" w:color="auto"/>
          </w:divBdr>
        </w:div>
        <w:div w:id="579560491">
          <w:marLeft w:val="640"/>
          <w:marRight w:val="0"/>
          <w:marTop w:val="0"/>
          <w:marBottom w:val="0"/>
          <w:divBdr>
            <w:top w:val="none" w:sz="0" w:space="0" w:color="auto"/>
            <w:left w:val="none" w:sz="0" w:space="0" w:color="auto"/>
            <w:bottom w:val="none" w:sz="0" w:space="0" w:color="auto"/>
            <w:right w:val="none" w:sz="0" w:space="0" w:color="auto"/>
          </w:divBdr>
        </w:div>
        <w:div w:id="686491539">
          <w:marLeft w:val="640"/>
          <w:marRight w:val="0"/>
          <w:marTop w:val="0"/>
          <w:marBottom w:val="0"/>
          <w:divBdr>
            <w:top w:val="none" w:sz="0" w:space="0" w:color="auto"/>
            <w:left w:val="none" w:sz="0" w:space="0" w:color="auto"/>
            <w:bottom w:val="none" w:sz="0" w:space="0" w:color="auto"/>
            <w:right w:val="none" w:sz="0" w:space="0" w:color="auto"/>
          </w:divBdr>
        </w:div>
        <w:div w:id="727992031">
          <w:marLeft w:val="640"/>
          <w:marRight w:val="0"/>
          <w:marTop w:val="0"/>
          <w:marBottom w:val="0"/>
          <w:divBdr>
            <w:top w:val="none" w:sz="0" w:space="0" w:color="auto"/>
            <w:left w:val="none" w:sz="0" w:space="0" w:color="auto"/>
            <w:bottom w:val="none" w:sz="0" w:space="0" w:color="auto"/>
            <w:right w:val="none" w:sz="0" w:space="0" w:color="auto"/>
          </w:divBdr>
        </w:div>
        <w:div w:id="851723149">
          <w:marLeft w:val="640"/>
          <w:marRight w:val="0"/>
          <w:marTop w:val="0"/>
          <w:marBottom w:val="0"/>
          <w:divBdr>
            <w:top w:val="none" w:sz="0" w:space="0" w:color="auto"/>
            <w:left w:val="none" w:sz="0" w:space="0" w:color="auto"/>
            <w:bottom w:val="none" w:sz="0" w:space="0" w:color="auto"/>
            <w:right w:val="none" w:sz="0" w:space="0" w:color="auto"/>
          </w:divBdr>
        </w:div>
        <w:div w:id="854735518">
          <w:marLeft w:val="640"/>
          <w:marRight w:val="0"/>
          <w:marTop w:val="0"/>
          <w:marBottom w:val="0"/>
          <w:divBdr>
            <w:top w:val="none" w:sz="0" w:space="0" w:color="auto"/>
            <w:left w:val="none" w:sz="0" w:space="0" w:color="auto"/>
            <w:bottom w:val="none" w:sz="0" w:space="0" w:color="auto"/>
            <w:right w:val="none" w:sz="0" w:space="0" w:color="auto"/>
          </w:divBdr>
        </w:div>
        <w:div w:id="934167965">
          <w:marLeft w:val="640"/>
          <w:marRight w:val="0"/>
          <w:marTop w:val="0"/>
          <w:marBottom w:val="0"/>
          <w:divBdr>
            <w:top w:val="none" w:sz="0" w:space="0" w:color="auto"/>
            <w:left w:val="none" w:sz="0" w:space="0" w:color="auto"/>
            <w:bottom w:val="none" w:sz="0" w:space="0" w:color="auto"/>
            <w:right w:val="none" w:sz="0" w:space="0" w:color="auto"/>
          </w:divBdr>
        </w:div>
        <w:div w:id="938681252">
          <w:marLeft w:val="640"/>
          <w:marRight w:val="0"/>
          <w:marTop w:val="0"/>
          <w:marBottom w:val="0"/>
          <w:divBdr>
            <w:top w:val="none" w:sz="0" w:space="0" w:color="auto"/>
            <w:left w:val="none" w:sz="0" w:space="0" w:color="auto"/>
            <w:bottom w:val="none" w:sz="0" w:space="0" w:color="auto"/>
            <w:right w:val="none" w:sz="0" w:space="0" w:color="auto"/>
          </w:divBdr>
        </w:div>
        <w:div w:id="1008097268">
          <w:marLeft w:val="640"/>
          <w:marRight w:val="0"/>
          <w:marTop w:val="0"/>
          <w:marBottom w:val="0"/>
          <w:divBdr>
            <w:top w:val="none" w:sz="0" w:space="0" w:color="auto"/>
            <w:left w:val="none" w:sz="0" w:space="0" w:color="auto"/>
            <w:bottom w:val="none" w:sz="0" w:space="0" w:color="auto"/>
            <w:right w:val="none" w:sz="0" w:space="0" w:color="auto"/>
          </w:divBdr>
        </w:div>
        <w:div w:id="1035033977">
          <w:marLeft w:val="640"/>
          <w:marRight w:val="0"/>
          <w:marTop w:val="0"/>
          <w:marBottom w:val="0"/>
          <w:divBdr>
            <w:top w:val="none" w:sz="0" w:space="0" w:color="auto"/>
            <w:left w:val="none" w:sz="0" w:space="0" w:color="auto"/>
            <w:bottom w:val="none" w:sz="0" w:space="0" w:color="auto"/>
            <w:right w:val="none" w:sz="0" w:space="0" w:color="auto"/>
          </w:divBdr>
        </w:div>
        <w:div w:id="1104501486">
          <w:marLeft w:val="640"/>
          <w:marRight w:val="0"/>
          <w:marTop w:val="0"/>
          <w:marBottom w:val="0"/>
          <w:divBdr>
            <w:top w:val="none" w:sz="0" w:space="0" w:color="auto"/>
            <w:left w:val="none" w:sz="0" w:space="0" w:color="auto"/>
            <w:bottom w:val="none" w:sz="0" w:space="0" w:color="auto"/>
            <w:right w:val="none" w:sz="0" w:space="0" w:color="auto"/>
          </w:divBdr>
        </w:div>
        <w:div w:id="1235165591">
          <w:marLeft w:val="640"/>
          <w:marRight w:val="0"/>
          <w:marTop w:val="0"/>
          <w:marBottom w:val="0"/>
          <w:divBdr>
            <w:top w:val="none" w:sz="0" w:space="0" w:color="auto"/>
            <w:left w:val="none" w:sz="0" w:space="0" w:color="auto"/>
            <w:bottom w:val="none" w:sz="0" w:space="0" w:color="auto"/>
            <w:right w:val="none" w:sz="0" w:space="0" w:color="auto"/>
          </w:divBdr>
        </w:div>
        <w:div w:id="1269235832">
          <w:marLeft w:val="640"/>
          <w:marRight w:val="0"/>
          <w:marTop w:val="0"/>
          <w:marBottom w:val="0"/>
          <w:divBdr>
            <w:top w:val="none" w:sz="0" w:space="0" w:color="auto"/>
            <w:left w:val="none" w:sz="0" w:space="0" w:color="auto"/>
            <w:bottom w:val="none" w:sz="0" w:space="0" w:color="auto"/>
            <w:right w:val="none" w:sz="0" w:space="0" w:color="auto"/>
          </w:divBdr>
        </w:div>
        <w:div w:id="1270893623">
          <w:marLeft w:val="640"/>
          <w:marRight w:val="0"/>
          <w:marTop w:val="0"/>
          <w:marBottom w:val="0"/>
          <w:divBdr>
            <w:top w:val="none" w:sz="0" w:space="0" w:color="auto"/>
            <w:left w:val="none" w:sz="0" w:space="0" w:color="auto"/>
            <w:bottom w:val="none" w:sz="0" w:space="0" w:color="auto"/>
            <w:right w:val="none" w:sz="0" w:space="0" w:color="auto"/>
          </w:divBdr>
        </w:div>
        <w:div w:id="1288587643">
          <w:marLeft w:val="640"/>
          <w:marRight w:val="0"/>
          <w:marTop w:val="0"/>
          <w:marBottom w:val="0"/>
          <w:divBdr>
            <w:top w:val="none" w:sz="0" w:space="0" w:color="auto"/>
            <w:left w:val="none" w:sz="0" w:space="0" w:color="auto"/>
            <w:bottom w:val="none" w:sz="0" w:space="0" w:color="auto"/>
            <w:right w:val="none" w:sz="0" w:space="0" w:color="auto"/>
          </w:divBdr>
        </w:div>
        <w:div w:id="1296568017">
          <w:marLeft w:val="640"/>
          <w:marRight w:val="0"/>
          <w:marTop w:val="0"/>
          <w:marBottom w:val="0"/>
          <w:divBdr>
            <w:top w:val="none" w:sz="0" w:space="0" w:color="auto"/>
            <w:left w:val="none" w:sz="0" w:space="0" w:color="auto"/>
            <w:bottom w:val="none" w:sz="0" w:space="0" w:color="auto"/>
            <w:right w:val="none" w:sz="0" w:space="0" w:color="auto"/>
          </w:divBdr>
        </w:div>
        <w:div w:id="1337538760">
          <w:marLeft w:val="640"/>
          <w:marRight w:val="0"/>
          <w:marTop w:val="0"/>
          <w:marBottom w:val="0"/>
          <w:divBdr>
            <w:top w:val="none" w:sz="0" w:space="0" w:color="auto"/>
            <w:left w:val="none" w:sz="0" w:space="0" w:color="auto"/>
            <w:bottom w:val="none" w:sz="0" w:space="0" w:color="auto"/>
            <w:right w:val="none" w:sz="0" w:space="0" w:color="auto"/>
          </w:divBdr>
        </w:div>
        <w:div w:id="1339041680">
          <w:marLeft w:val="640"/>
          <w:marRight w:val="0"/>
          <w:marTop w:val="0"/>
          <w:marBottom w:val="0"/>
          <w:divBdr>
            <w:top w:val="none" w:sz="0" w:space="0" w:color="auto"/>
            <w:left w:val="none" w:sz="0" w:space="0" w:color="auto"/>
            <w:bottom w:val="none" w:sz="0" w:space="0" w:color="auto"/>
            <w:right w:val="none" w:sz="0" w:space="0" w:color="auto"/>
          </w:divBdr>
        </w:div>
        <w:div w:id="1408843514">
          <w:marLeft w:val="640"/>
          <w:marRight w:val="0"/>
          <w:marTop w:val="0"/>
          <w:marBottom w:val="0"/>
          <w:divBdr>
            <w:top w:val="none" w:sz="0" w:space="0" w:color="auto"/>
            <w:left w:val="none" w:sz="0" w:space="0" w:color="auto"/>
            <w:bottom w:val="none" w:sz="0" w:space="0" w:color="auto"/>
            <w:right w:val="none" w:sz="0" w:space="0" w:color="auto"/>
          </w:divBdr>
        </w:div>
        <w:div w:id="1453330132">
          <w:marLeft w:val="640"/>
          <w:marRight w:val="0"/>
          <w:marTop w:val="0"/>
          <w:marBottom w:val="0"/>
          <w:divBdr>
            <w:top w:val="none" w:sz="0" w:space="0" w:color="auto"/>
            <w:left w:val="none" w:sz="0" w:space="0" w:color="auto"/>
            <w:bottom w:val="none" w:sz="0" w:space="0" w:color="auto"/>
            <w:right w:val="none" w:sz="0" w:space="0" w:color="auto"/>
          </w:divBdr>
        </w:div>
        <w:div w:id="1520239758">
          <w:marLeft w:val="640"/>
          <w:marRight w:val="0"/>
          <w:marTop w:val="0"/>
          <w:marBottom w:val="0"/>
          <w:divBdr>
            <w:top w:val="none" w:sz="0" w:space="0" w:color="auto"/>
            <w:left w:val="none" w:sz="0" w:space="0" w:color="auto"/>
            <w:bottom w:val="none" w:sz="0" w:space="0" w:color="auto"/>
            <w:right w:val="none" w:sz="0" w:space="0" w:color="auto"/>
          </w:divBdr>
        </w:div>
        <w:div w:id="1604147772">
          <w:marLeft w:val="640"/>
          <w:marRight w:val="0"/>
          <w:marTop w:val="0"/>
          <w:marBottom w:val="0"/>
          <w:divBdr>
            <w:top w:val="none" w:sz="0" w:space="0" w:color="auto"/>
            <w:left w:val="none" w:sz="0" w:space="0" w:color="auto"/>
            <w:bottom w:val="none" w:sz="0" w:space="0" w:color="auto"/>
            <w:right w:val="none" w:sz="0" w:space="0" w:color="auto"/>
          </w:divBdr>
        </w:div>
        <w:div w:id="1652053160">
          <w:marLeft w:val="640"/>
          <w:marRight w:val="0"/>
          <w:marTop w:val="0"/>
          <w:marBottom w:val="0"/>
          <w:divBdr>
            <w:top w:val="none" w:sz="0" w:space="0" w:color="auto"/>
            <w:left w:val="none" w:sz="0" w:space="0" w:color="auto"/>
            <w:bottom w:val="none" w:sz="0" w:space="0" w:color="auto"/>
            <w:right w:val="none" w:sz="0" w:space="0" w:color="auto"/>
          </w:divBdr>
        </w:div>
        <w:div w:id="1655404232">
          <w:marLeft w:val="640"/>
          <w:marRight w:val="0"/>
          <w:marTop w:val="0"/>
          <w:marBottom w:val="0"/>
          <w:divBdr>
            <w:top w:val="none" w:sz="0" w:space="0" w:color="auto"/>
            <w:left w:val="none" w:sz="0" w:space="0" w:color="auto"/>
            <w:bottom w:val="none" w:sz="0" w:space="0" w:color="auto"/>
            <w:right w:val="none" w:sz="0" w:space="0" w:color="auto"/>
          </w:divBdr>
        </w:div>
        <w:div w:id="1656103061">
          <w:marLeft w:val="640"/>
          <w:marRight w:val="0"/>
          <w:marTop w:val="0"/>
          <w:marBottom w:val="0"/>
          <w:divBdr>
            <w:top w:val="none" w:sz="0" w:space="0" w:color="auto"/>
            <w:left w:val="none" w:sz="0" w:space="0" w:color="auto"/>
            <w:bottom w:val="none" w:sz="0" w:space="0" w:color="auto"/>
            <w:right w:val="none" w:sz="0" w:space="0" w:color="auto"/>
          </w:divBdr>
        </w:div>
        <w:div w:id="1659306650">
          <w:marLeft w:val="640"/>
          <w:marRight w:val="0"/>
          <w:marTop w:val="0"/>
          <w:marBottom w:val="0"/>
          <w:divBdr>
            <w:top w:val="none" w:sz="0" w:space="0" w:color="auto"/>
            <w:left w:val="none" w:sz="0" w:space="0" w:color="auto"/>
            <w:bottom w:val="none" w:sz="0" w:space="0" w:color="auto"/>
            <w:right w:val="none" w:sz="0" w:space="0" w:color="auto"/>
          </w:divBdr>
        </w:div>
        <w:div w:id="1747460693">
          <w:marLeft w:val="640"/>
          <w:marRight w:val="0"/>
          <w:marTop w:val="0"/>
          <w:marBottom w:val="0"/>
          <w:divBdr>
            <w:top w:val="none" w:sz="0" w:space="0" w:color="auto"/>
            <w:left w:val="none" w:sz="0" w:space="0" w:color="auto"/>
            <w:bottom w:val="none" w:sz="0" w:space="0" w:color="auto"/>
            <w:right w:val="none" w:sz="0" w:space="0" w:color="auto"/>
          </w:divBdr>
        </w:div>
        <w:div w:id="1798638800">
          <w:marLeft w:val="640"/>
          <w:marRight w:val="0"/>
          <w:marTop w:val="0"/>
          <w:marBottom w:val="0"/>
          <w:divBdr>
            <w:top w:val="none" w:sz="0" w:space="0" w:color="auto"/>
            <w:left w:val="none" w:sz="0" w:space="0" w:color="auto"/>
            <w:bottom w:val="none" w:sz="0" w:space="0" w:color="auto"/>
            <w:right w:val="none" w:sz="0" w:space="0" w:color="auto"/>
          </w:divBdr>
        </w:div>
        <w:div w:id="1828669830">
          <w:marLeft w:val="640"/>
          <w:marRight w:val="0"/>
          <w:marTop w:val="0"/>
          <w:marBottom w:val="0"/>
          <w:divBdr>
            <w:top w:val="none" w:sz="0" w:space="0" w:color="auto"/>
            <w:left w:val="none" w:sz="0" w:space="0" w:color="auto"/>
            <w:bottom w:val="none" w:sz="0" w:space="0" w:color="auto"/>
            <w:right w:val="none" w:sz="0" w:space="0" w:color="auto"/>
          </w:divBdr>
        </w:div>
        <w:div w:id="1856571618">
          <w:marLeft w:val="640"/>
          <w:marRight w:val="0"/>
          <w:marTop w:val="0"/>
          <w:marBottom w:val="0"/>
          <w:divBdr>
            <w:top w:val="none" w:sz="0" w:space="0" w:color="auto"/>
            <w:left w:val="none" w:sz="0" w:space="0" w:color="auto"/>
            <w:bottom w:val="none" w:sz="0" w:space="0" w:color="auto"/>
            <w:right w:val="none" w:sz="0" w:space="0" w:color="auto"/>
          </w:divBdr>
        </w:div>
        <w:div w:id="1881362851">
          <w:marLeft w:val="640"/>
          <w:marRight w:val="0"/>
          <w:marTop w:val="0"/>
          <w:marBottom w:val="0"/>
          <w:divBdr>
            <w:top w:val="none" w:sz="0" w:space="0" w:color="auto"/>
            <w:left w:val="none" w:sz="0" w:space="0" w:color="auto"/>
            <w:bottom w:val="none" w:sz="0" w:space="0" w:color="auto"/>
            <w:right w:val="none" w:sz="0" w:space="0" w:color="auto"/>
          </w:divBdr>
        </w:div>
        <w:div w:id="1891456294">
          <w:marLeft w:val="640"/>
          <w:marRight w:val="0"/>
          <w:marTop w:val="0"/>
          <w:marBottom w:val="0"/>
          <w:divBdr>
            <w:top w:val="none" w:sz="0" w:space="0" w:color="auto"/>
            <w:left w:val="none" w:sz="0" w:space="0" w:color="auto"/>
            <w:bottom w:val="none" w:sz="0" w:space="0" w:color="auto"/>
            <w:right w:val="none" w:sz="0" w:space="0" w:color="auto"/>
          </w:divBdr>
        </w:div>
        <w:div w:id="2005087581">
          <w:marLeft w:val="640"/>
          <w:marRight w:val="0"/>
          <w:marTop w:val="0"/>
          <w:marBottom w:val="0"/>
          <w:divBdr>
            <w:top w:val="none" w:sz="0" w:space="0" w:color="auto"/>
            <w:left w:val="none" w:sz="0" w:space="0" w:color="auto"/>
            <w:bottom w:val="none" w:sz="0" w:space="0" w:color="auto"/>
            <w:right w:val="none" w:sz="0" w:space="0" w:color="auto"/>
          </w:divBdr>
        </w:div>
        <w:div w:id="2029332973">
          <w:marLeft w:val="640"/>
          <w:marRight w:val="0"/>
          <w:marTop w:val="0"/>
          <w:marBottom w:val="0"/>
          <w:divBdr>
            <w:top w:val="none" w:sz="0" w:space="0" w:color="auto"/>
            <w:left w:val="none" w:sz="0" w:space="0" w:color="auto"/>
            <w:bottom w:val="none" w:sz="0" w:space="0" w:color="auto"/>
            <w:right w:val="none" w:sz="0" w:space="0" w:color="auto"/>
          </w:divBdr>
        </w:div>
        <w:div w:id="2043431099">
          <w:marLeft w:val="640"/>
          <w:marRight w:val="0"/>
          <w:marTop w:val="0"/>
          <w:marBottom w:val="0"/>
          <w:divBdr>
            <w:top w:val="none" w:sz="0" w:space="0" w:color="auto"/>
            <w:left w:val="none" w:sz="0" w:space="0" w:color="auto"/>
            <w:bottom w:val="none" w:sz="0" w:space="0" w:color="auto"/>
            <w:right w:val="none" w:sz="0" w:space="0" w:color="auto"/>
          </w:divBdr>
        </w:div>
        <w:div w:id="2120054469">
          <w:marLeft w:val="640"/>
          <w:marRight w:val="0"/>
          <w:marTop w:val="0"/>
          <w:marBottom w:val="0"/>
          <w:divBdr>
            <w:top w:val="none" w:sz="0" w:space="0" w:color="auto"/>
            <w:left w:val="none" w:sz="0" w:space="0" w:color="auto"/>
            <w:bottom w:val="none" w:sz="0" w:space="0" w:color="auto"/>
            <w:right w:val="none" w:sz="0" w:space="0" w:color="auto"/>
          </w:divBdr>
        </w:div>
      </w:divsChild>
    </w:div>
    <w:div w:id="775173816">
      <w:bodyDiv w:val="1"/>
      <w:marLeft w:val="0"/>
      <w:marRight w:val="0"/>
      <w:marTop w:val="0"/>
      <w:marBottom w:val="0"/>
      <w:divBdr>
        <w:top w:val="none" w:sz="0" w:space="0" w:color="auto"/>
        <w:left w:val="none" w:sz="0" w:space="0" w:color="auto"/>
        <w:bottom w:val="none" w:sz="0" w:space="0" w:color="auto"/>
        <w:right w:val="none" w:sz="0" w:space="0" w:color="auto"/>
      </w:divBdr>
      <w:divsChild>
        <w:div w:id="1749574604">
          <w:marLeft w:val="640"/>
          <w:marRight w:val="0"/>
          <w:marTop w:val="0"/>
          <w:marBottom w:val="0"/>
          <w:divBdr>
            <w:top w:val="none" w:sz="0" w:space="0" w:color="auto"/>
            <w:left w:val="none" w:sz="0" w:space="0" w:color="auto"/>
            <w:bottom w:val="none" w:sz="0" w:space="0" w:color="auto"/>
            <w:right w:val="none" w:sz="0" w:space="0" w:color="auto"/>
          </w:divBdr>
        </w:div>
        <w:div w:id="509375419">
          <w:marLeft w:val="640"/>
          <w:marRight w:val="0"/>
          <w:marTop w:val="0"/>
          <w:marBottom w:val="0"/>
          <w:divBdr>
            <w:top w:val="none" w:sz="0" w:space="0" w:color="auto"/>
            <w:left w:val="none" w:sz="0" w:space="0" w:color="auto"/>
            <w:bottom w:val="none" w:sz="0" w:space="0" w:color="auto"/>
            <w:right w:val="none" w:sz="0" w:space="0" w:color="auto"/>
          </w:divBdr>
        </w:div>
        <w:div w:id="810441579">
          <w:marLeft w:val="640"/>
          <w:marRight w:val="0"/>
          <w:marTop w:val="0"/>
          <w:marBottom w:val="0"/>
          <w:divBdr>
            <w:top w:val="none" w:sz="0" w:space="0" w:color="auto"/>
            <w:left w:val="none" w:sz="0" w:space="0" w:color="auto"/>
            <w:bottom w:val="none" w:sz="0" w:space="0" w:color="auto"/>
            <w:right w:val="none" w:sz="0" w:space="0" w:color="auto"/>
          </w:divBdr>
        </w:div>
        <w:div w:id="1793943239">
          <w:marLeft w:val="640"/>
          <w:marRight w:val="0"/>
          <w:marTop w:val="0"/>
          <w:marBottom w:val="0"/>
          <w:divBdr>
            <w:top w:val="none" w:sz="0" w:space="0" w:color="auto"/>
            <w:left w:val="none" w:sz="0" w:space="0" w:color="auto"/>
            <w:bottom w:val="none" w:sz="0" w:space="0" w:color="auto"/>
            <w:right w:val="none" w:sz="0" w:space="0" w:color="auto"/>
          </w:divBdr>
        </w:div>
        <w:div w:id="1445929663">
          <w:marLeft w:val="640"/>
          <w:marRight w:val="0"/>
          <w:marTop w:val="0"/>
          <w:marBottom w:val="0"/>
          <w:divBdr>
            <w:top w:val="none" w:sz="0" w:space="0" w:color="auto"/>
            <w:left w:val="none" w:sz="0" w:space="0" w:color="auto"/>
            <w:bottom w:val="none" w:sz="0" w:space="0" w:color="auto"/>
            <w:right w:val="none" w:sz="0" w:space="0" w:color="auto"/>
          </w:divBdr>
        </w:div>
        <w:div w:id="1762139717">
          <w:marLeft w:val="640"/>
          <w:marRight w:val="0"/>
          <w:marTop w:val="0"/>
          <w:marBottom w:val="0"/>
          <w:divBdr>
            <w:top w:val="none" w:sz="0" w:space="0" w:color="auto"/>
            <w:left w:val="none" w:sz="0" w:space="0" w:color="auto"/>
            <w:bottom w:val="none" w:sz="0" w:space="0" w:color="auto"/>
            <w:right w:val="none" w:sz="0" w:space="0" w:color="auto"/>
          </w:divBdr>
        </w:div>
        <w:div w:id="1110319375">
          <w:marLeft w:val="640"/>
          <w:marRight w:val="0"/>
          <w:marTop w:val="0"/>
          <w:marBottom w:val="0"/>
          <w:divBdr>
            <w:top w:val="none" w:sz="0" w:space="0" w:color="auto"/>
            <w:left w:val="none" w:sz="0" w:space="0" w:color="auto"/>
            <w:bottom w:val="none" w:sz="0" w:space="0" w:color="auto"/>
            <w:right w:val="none" w:sz="0" w:space="0" w:color="auto"/>
          </w:divBdr>
        </w:div>
        <w:div w:id="2104761010">
          <w:marLeft w:val="640"/>
          <w:marRight w:val="0"/>
          <w:marTop w:val="0"/>
          <w:marBottom w:val="0"/>
          <w:divBdr>
            <w:top w:val="none" w:sz="0" w:space="0" w:color="auto"/>
            <w:left w:val="none" w:sz="0" w:space="0" w:color="auto"/>
            <w:bottom w:val="none" w:sz="0" w:space="0" w:color="auto"/>
            <w:right w:val="none" w:sz="0" w:space="0" w:color="auto"/>
          </w:divBdr>
        </w:div>
        <w:div w:id="709189288">
          <w:marLeft w:val="640"/>
          <w:marRight w:val="0"/>
          <w:marTop w:val="0"/>
          <w:marBottom w:val="0"/>
          <w:divBdr>
            <w:top w:val="none" w:sz="0" w:space="0" w:color="auto"/>
            <w:left w:val="none" w:sz="0" w:space="0" w:color="auto"/>
            <w:bottom w:val="none" w:sz="0" w:space="0" w:color="auto"/>
            <w:right w:val="none" w:sz="0" w:space="0" w:color="auto"/>
          </w:divBdr>
        </w:div>
        <w:div w:id="2104766885">
          <w:marLeft w:val="640"/>
          <w:marRight w:val="0"/>
          <w:marTop w:val="0"/>
          <w:marBottom w:val="0"/>
          <w:divBdr>
            <w:top w:val="none" w:sz="0" w:space="0" w:color="auto"/>
            <w:left w:val="none" w:sz="0" w:space="0" w:color="auto"/>
            <w:bottom w:val="none" w:sz="0" w:space="0" w:color="auto"/>
            <w:right w:val="none" w:sz="0" w:space="0" w:color="auto"/>
          </w:divBdr>
        </w:div>
        <w:div w:id="933905936">
          <w:marLeft w:val="640"/>
          <w:marRight w:val="0"/>
          <w:marTop w:val="0"/>
          <w:marBottom w:val="0"/>
          <w:divBdr>
            <w:top w:val="none" w:sz="0" w:space="0" w:color="auto"/>
            <w:left w:val="none" w:sz="0" w:space="0" w:color="auto"/>
            <w:bottom w:val="none" w:sz="0" w:space="0" w:color="auto"/>
            <w:right w:val="none" w:sz="0" w:space="0" w:color="auto"/>
          </w:divBdr>
        </w:div>
        <w:div w:id="431895848">
          <w:marLeft w:val="640"/>
          <w:marRight w:val="0"/>
          <w:marTop w:val="0"/>
          <w:marBottom w:val="0"/>
          <w:divBdr>
            <w:top w:val="none" w:sz="0" w:space="0" w:color="auto"/>
            <w:left w:val="none" w:sz="0" w:space="0" w:color="auto"/>
            <w:bottom w:val="none" w:sz="0" w:space="0" w:color="auto"/>
            <w:right w:val="none" w:sz="0" w:space="0" w:color="auto"/>
          </w:divBdr>
        </w:div>
        <w:div w:id="231741468">
          <w:marLeft w:val="640"/>
          <w:marRight w:val="0"/>
          <w:marTop w:val="0"/>
          <w:marBottom w:val="0"/>
          <w:divBdr>
            <w:top w:val="none" w:sz="0" w:space="0" w:color="auto"/>
            <w:left w:val="none" w:sz="0" w:space="0" w:color="auto"/>
            <w:bottom w:val="none" w:sz="0" w:space="0" w:color="auto"/>
            <w:right w:val="none" w:sz="0" w:space="0" w:color="auto"/>
          </w:divBdr>
        </w:div>
        <w:div w:id="548345343">
          <w:marLeft w:val="640"/>
          <w:marRight w:val="0"/>
          <w:marTop w:val="0"/>
          <w:marBottom w:val="0"/>
          <w:divBdr>
            <w:top w:val="none" w:sz="0" w:space="0" w:color="auto"/>
            <w:left w:val="none" w:sz="0" w:space="0" w:color="auto"/>
            <w:bottom w:val="none" w:sz="0" w:space="0" w:color="auto"/>
            <w:right w:val="none" w:sz="0" w:space="0" w:color="auto"/>
          </w:divBdr>
        </w:div>
        <w:div w:id="954752481">
          <w:marLeft w:val="640"/>
          <w:marRight w:val="0"/>
          <w:marTop w:val="0"/>
          <w:marBottom w:val="0"/>
          <w:divBdr>
            <w:top w:val="none" w:sz="0" w:space="0" w:color="auto"/>
            <w:left w:val="none" w:sz="0" w:space="0" w:color="auto"/>
            <w:bottom w:val="none" w:sz="0" w:space="0" w:color="auto"/>
            <w:right w:val="none" w:sz="0" w:space="0" w:color="auto"/>
          </w:divBdr>
        </w:div>
        <w:div w:id="1676154515">
          <w:marLeft w:val="640"/>
          <w:marRight w:val="0"/>
          <w:marTop w:val="0"/>
          <w:marBottom w:val="0"/>
          <w:divBdr>
            <w:top w:val="none" w:sz="0" w:space="0" w:color="auto"/>
            <w:left w:val="none" w:sz="0" w:space="0" w:color="auto"/>
            <w:bottom w:val="none" w:sz="0" w:space="0" w:color="auto"/>
            <w:right w:val="none" w:sz="0" w:space="0" w:color="auto"/>
          </w:divBdr>
        </w:div>
        <w:div w:id="1176730332">
          <w:marLeft w:val="640"/>
          <w:marRight w:val="0"/>
          <w:marTop w:val="0"/>
          <w:marBottom w:val="0"/>
          <w:divBdr>
            <w:top w:val="none" w:sz="0" w:space="0" w:color="auto"/>
            <w:left w:val="none" w:sz="0" w:space="0" w:color="auto"/>
            <w:bottom w:val="none" w:sz="0" w:space="0" w:color="auto"/>
            <w:right w:val="none" w:sz="0" w:space="0" w:color="auto"/>
          </w:divBdr>
        </w:div>
        <w:div w:id="1489327162">
          <w:marLeft w:val="640"/>
          <w:marRight w:val="0"/>
          <w:marTop w:val="0"/>
          <w:marBottom w:val="0"/>
          <w:divBdr>
            <w:top w:val="none" w:sz="0" w:space="0" w:color="auto"/>
            <w:left w:val="none" w:sz="0" w:space="0" w:color="auto"/>
            <w:bottom w:val="none" w:sz="0" w:space="0" w:color="auto"/>
            <w:right w:val="none" w:sz="0" w:space="0" w:color="auto"/>
          </w:divBdr>
        </w:div>
        <w:div w:id="624117508">
          <w:marLeft w:val="640"/>
          <w:marRight w:val="0"/>
          <w:marTop w:val="0"/>
          <w:marBottom w:val="0"/>
          <w:divBdr>
            <w:top w:val="none" w:sz="0" w:space="0" w:color="auto"/>
            <w:left w:val="none" w:sz="0" w:space="0" w:color="auto"/>
            <w:bottom w:val="none" w:sz="0" w:space="0" w:color="auto"/>
            <w:right w:val="none" w:sz="0" w:space="0" w:color="auto"/>
          </w:divBdr>
        </w:div>
        <w:div w:id="1419786103">
          <w:marLeft w:val="640"/>
          <w:marRight w:val="0"/>
          <w:marTop w:val="0"/>
          <w:marBottom w:val="0"/>
          <w:divBdr>
            <w:top w:val="none" w:sz="0" w:space="0" w:color="auto"/>
            <w:left w:val="none" w:sz="0" w:space="0" w:color="auto"/>
            <w:bottom w:val="none" w:sz="0" w:space="0" w:color="auto"/>
            <w:right w:val="none" w:sz="0" w:space="0" w:color="auto"/>
          </w:divBdr>
        </w:div>
        <w:div w:id="1048067412">
          <w:marLeft w:val="640"/>
          <w:marRight w:val="0"/>
          <w:marTop w:val="0"/>
          <w:marBottom w:val="0"/>
          <w:divBdr>
            <w:top w:val="none" w:sz="0" w:space="0" w:color="auto"/>
            <w:left w:val="none" w:sz="0" w:space="0" w:color="auto"/>
            <w:bottom w:val="none" w:sz="0" w:space="0" w:color="auto"/>
            <w:right w:val="none" w:sz="0" w:space="0" w:color="auto"/>
          </w:divBdr>
        </w:div>
        <w:div w:id="1425881820">
          <w:marLeft w:val="640"/>
          <w:marRight w:val="0"/>
          <w:marTop w:val="0"/>
          <w:marBottom w:val="0"/>
          <w:divBdr>
            <w:top w:val="none" w:sz="0" w:space="0" w:color="auto"/>
            <w:left w:val="none" w:sz="0" w:space="0" w:color="auto"/>
            <w:bottom w:val="none" w:sz="0" w:space="0" w:color="auto"/>
            <w:right w:val="none" w:sz="0" w:space="0" w:color="auto"/>
          </w:divBdr>
        </w:div>
        <w:div w:id="566452638">
          <w:marLeft w:val="640"/>
          <w:marRight w:val="0"/>
          <w:marTop w:val="0"/>
          <w:marBottom w:val="0"/>
          <w:divBdr>
            <w:top w:val="none" w:sz="0" w:space="0" w:color="auto"/>
            <w:left w:val="none" w:sz="0" w:space="0" w:color="auto"/>
            <w:bottom w:val="none" w:sz="0" w:space="0" w:color="auto"/>
            <w:right w:val="none" w:sz="0" w:space="0" w:color="auto"/>
          </w:divBdr>
        </w:div>
        <w:div w:id="1066105057">
          <w:marLeft w:val="640"/>
          <w:marRight w:val="0"/>
          <w:marTop w:val="0"/>
          <w:marBottom w:val="0"/>
          <w:divBdr>
            <w:top w:val="none" w:sz="0" w:space="0" w:color="auto"/>
            <w:left w:val="none" w:sz="0" w:space="0" w:color="auto"/>
            <w:bottom w:val="none" w:sz="0" w:space="0" w:color="auto"/>
            <w:right w:val="none" w:sz="0" w:space="0" w:color="auto"/>
          </w:divBdr>
        </w:div>
        <w:div w:id="1092120766">
          <w:marLeft w:val="640"/>
          <w:marRight w:val="0"/>
          <w:marTop w:val="0"/>
          <w:marBottom w:val="0"/>
          <w:divBdr>
            <w:top w:val="none" w:sz="0" w:space="0" w:color="auto"/>
            <w:left w:val="none" w:sz="0" w:space="0" w:color="auto"/>
            <w:bottom w:val="none" w:sz="0" w:space="0" w:color="auto"/>
            <w:right w:val="none" w:sz="0" w:space="0" w:color="auto"/>
          </w:divBdr>
        </w:div>
        <w:div w:id="272324645">
          <w:marLeft w:val="640"/>
          <w:marRight w:val="0"/>
          <w:marTop w:val="0"/>
          <w:marBottom w:val="0"/>
          <w:divBdr>
            <w:top w:val="none" w:sz="0" w:space="0" w:color="auto"/>
            <w:left w:val="none" w:sz="0" w:space="0" w:color="auto"/>
            <w:bottom w:val="none" w:sz="0" w:space="0" w:color="auto"/>
            <w:right w:val="none" w:sz="0" w:space="0" w:color="auto"/>
          </w:divBdr>
        </w:div>
        <w:div w:id="133061616">
          <w:marLeft w:val="640"/>
          <w:marRight w:val="0"/>
          <w:marTop w:val="0"/>
          <w:marBottom w:val="0"/>
          <w:divBdr>
            <w:top w:val="none" w:sz="0" w:space="0" w:color="auto"/>
            <w:left w:val="none" w:sz="0" w:space="0" w:color="auto"/>
            <w:bottom w:val="none" w:sz="0" w:space="0" w:color="auto"/>
            <w:right w:val="none" w:sz="0" w:space="0" w:color="auto"/>
          </w:divBdr>
        </w:div>
        <w:div w:id="93862497">
          <w:marLeft w:val="640"/>
          <w:marRight w:val="0"/>
          <w:marTop w:val="0"/>
          <w:marBottom w:val="0"/>
          <w:divBdr>
            <w:top w:val="none" w:sz="0" w:space="0" w:color="auto"/>
            <w:left w:val="none" w:sz="0" w:space="0" w:color="auto"/>
            <w:bottom w:val="none" w:sz="0" w:space="0" w:color="auto"/>
            <w:right w:val="none" w:sz="0" w:space="0" w:color="auto"/>
          </w:divBdr>
        </w:div>
        <w:div w:id="1566381157">
          <w:marLeft w:val="640"/>
          <w:marRight w:val="0"/>
          <w:marTop w:val="0"/>
          <w:marBottom w:val="0"/>
          <w:divBdr>
            <w:top w:val="none" w:sz="0" w:space="0" w:color="auto"/>
            <w:left w:val="none" w:sz="0" w:space="0" w:color="auto"/>
            <w:bottom w:val="none" w:sz="0" w:space="0" w:color="auto"/>
            <w:right w:val="none" w:sz="0" w:space="0" w:color="auto"/>
          </w:divBdr>
        </w:div>
        <w:div w:id="1045833184">
          <w:marLeft w:val="640"/>
          <w:marRight w:val="0"/>
          <w:marTop w:val="0"/>
          <w:marBottom w:val="0"/>
          <w:divBdr>
            <w:top w:val="none" w:sz="0" w:space="0" w:color="auto"/>
            <w:left w:val="none" w:sz="0" w:space="0" w:color="auto"/>
            <w:bottom w:val="none" w:sz="0" w:space="0" w:color="auto"/>
            <w:right w:val="none" w:sz="0" w:space="0" w:color="auto"/>
          </w:divBdr>
        </w:div>
        <w:div w:id="1236010150">
          <w:marLeft w:val="640"/>
          <w:marRight w:val="0"/>
          <w:marTop w:val="0"/>
          <w:marBottom w:val="0"/>
          <w:divBdr>
            <w:top w:val="none" w:sz="0" w:space="0" w:color="auto"/>
            <w:left w:val="none" w:sz="0" w:space="0" w:color="auto"/>
            <w:bottom w:val="none" w:sz="0" w:space="0" w:color="auto"/>
            <w:right w:val="none" w:sz="0" w:space="0" w:color="auto"/>
          </w:divBdr>
        </w:div>
        <w:div w:id="2053113032">
          <w:marLeft w:val="640"/>
          <w:marRight w:val="0"/>
          <w:marTop w:val="0"/>
          <w:marBottom w:val="0"/>
          <w:divBdr>
            <w:top w:val="none" w:sz="0" w:space="0" w:color="auto"/>
            <w:left w:val="none" w:sz="0" w:space="0" w:color="auto"/>
            <w:bottom w:val="none" w:sz="0" w:space="0" w:color="auto"/>
            <w:right w:val="none" w:sz="0" w:space="0" w:color="auto"/>
          </w:divBdr>
        </w:div>
        <w:div w:id="1256522952">
          <w:marLeft w:val="640"/>
          <w:marRight w:val="0"/>
          <w:marTop w:val="0"/>
          <w:marBottom w:val="0"/>
          <w:divBdr>
            <w:top w:val="none" w:sz="0" w:space="0" w:color="auto"/>
            <w:left w:val="none" w:sz="0" w:space="0" w:color="auto"/>
            <w:bottom w:val="none" w:sz="0" w:space="0" w:color="auto"/>
            <w:right w:val="none" w:sz="0" w:space="0" w:color="auto"/>
          </w:divBdr>
        </w:div>
        <w:div w:id="647708289">
          <w:marLeft w:val="640"/>
          <w:marRight w:val="0"/>
          <w:marTop w:val="0"/>
          <w:marBottom w:val="0"/>
          <w:divBdr>
            <w:top w:val="none" w:sz="0" w:space="0" w:color="auto"/>
            <w:left w:val="none" w:sz="0" w:space="0" w:color="auto"/>
            <w:bottom w:val="none" w:sz="0" w:space="0" w:color="auto"/>
            <w:right w:val="none" w:sz="0" w:space="0" w:color="auto"/>
          </w:divBdr>
        </w:div>
        <w:div w:id="427385185">
          <w:marLeft w:val="640"/>
          <w:marRight w:val="0"/>
          <w:marTop w:val="0"/>
          <w:marBottom w:val="0"/>
          <w:divBdr>
            <w:top w:val="none" w:sz="0" w:space="0" w:color="auto"/>
            <w:left w:val="none" w:sz="0" w:space="0" w:color="auto"/>
            <w:bottom w:val="none" w:sz="0" w:space="0" w:color="auto"/>
            <w:right w:val="none" w:sz="0" w:space="0" w:color="auto"/>
          </w:divBdr>
        </w:div>
        <w:div w:id="1103263145">
          <w:marLeft w:val="640"/>
          <w:marRight w:val="0"/>
          <w:marTop w:val="0"/>
          <w:marBottom w:val="0"/>
          <w:divBdr>
            <w:top w:val="none" w:sz="0" w:space="0" w:color="auto"/>
            <w:left w:val="none" w:sz="0" w:space="0" w:color="auto"/>
            <w:bottom w:val="none" w:sz="0" w:space="0" w:color="auto"/>
            <w:right w:val="none" w:sz="0" w:space="0" w:color="auto"/>
          </w:divBdr>
        </w:div>
        <w:div w:id="939215683">
          <w:marLeft w:val="640"/>
          <w:marRight w:val="0"/>
          <w:marTop w:val="0"/>
          <w:marBottom w:val="0"/>
          <w:divBdr>
            <w:top w:val="none" w:sz="0" w:space="0" w:color="auto"/>
            <w:left w:val="none" w:sz="0" w:space="0" w:color="auto"/>
            <w:bottom w:val="none" w:sz="0" w:space="0" w:color="auto"/>
            <w:right w:val="none" w:sz="0" w:space="0" w:color="auto"/>
          </w:divBdr>
        </w:div>
        <w:div w:id="1624530405">
          <w:marLeft w:val="640"/>
          <w:marRight w:val="0"/>
          <w:marTop w:val="0"/>
          <w:marBottom w:val="0"/>
          <w:divBdr>
            <w:top w:val="none" w:sz="0" w:space="0" w:color="auto"/>
            <w:left w:val="none" w:sz="0" w:space="0" w:color="auto"/>
            <w:bottom w:val="none" w:sz="0" w:space="0" w:color="auto"/>
            <w:right w:val="none" w:sz="0" w:space="0" w:color="auto"/>
          </w:divBdr>
        </w:div>
        <w:div w:id="670059161">
          <w:marLeft w:val="640"/>
          <w:marRight w:val="0"/>
          <w:marTop w:val="0"/>
          <w:marBottom w:val="0"/>
          <w:divBdr>
            <w:top w:val="none" w:sz="0" w:space="0" w:color="auto"/>
            <w:left w:val="none" w:sz="0" w:space="0" w:color="auto"/>
            <w:bottom w:val="none" w:sz="0" w:space="0" w:color="auto"/>
            <w:right w:val="none" w:sz="0" w:space="0" w:color="auto"/>
          </w:divBdr>
        </w:div>
        <w:div w:id="1100225872">
          <w:marLeft w:val="640"/>
          <w:marRight w:val="0"/>
          <w:marTop w:val="0"/>
          <w:marBottom w:val="0"/>
          <w:divBdr>
            <w:top w:val="none" w:sz="0" w:space="0" w:color="auto"/>
            <w:left w:val="none" w:sz="0" w:space="0" w:color="auto"/>
            <w:bottom w:val="none" w:sz="0" w:space="0" w:color="auto"/>
            <w:right w:val="none" w:sz="0" w:space="0" w:color="auto"/>
          </w:divBdr>
        </w:div>
        <w:div w:id="2067101072">
          <w:marLeft w:val="640"/>
          <w:marRight w:val="0"/>
          <w:marTop w:val="0"/>
          <w:marBottom w:val="0"/>
          <w:divBdr>
            <w:top w:val="none" w:sz="0" w:space="0" w:color="auto"/>
            <w:left w:val="none" w:sz="0" w:space="0" w:color="auto"/>
            <w:bottom w:val="none" w:sz="0" w:space="0" w:color="auto"/>
            <w:right w:val="none" w:sz="0" w:space="0" w:color="auto"/>
          </w:divBdr>
        </w:div>
        <w:div w:id="1724253959">
          <w:marLeft w:val="640"/>
          <w:marRight w:val="0"/>
          <w:marTop w:val="0"/>
          <w:marBottom w:val="0"/>
          <w:divBdr>
            <w:top w:val="none" w:sz="0" w:space="0" w:color="auto"/>
            <w:left w:val="none" w:sz="0" w:space="0" w:color="auto"/>
            <w:bottom w:val="none" w:sz="0" w:space="0" w:color="auto"/>
            <w:right w:val="none" w:sz="0" w:space="0" w:color="auto"/>
          </w:divBdr>
        </w:div>
        <w:div w:id="1438450589">
          <w:marLeft w:val="640"/>
          <w:marRight w:val="0"/>
          <w:marTop w:val="0"/>
          <w:marBottom w:val="0"/>
          <w:divBdr>
            <w:top w:val="none" w:sz="0" w:space="0" w:color="auto"/>
            <w:left w:val="none" w:sz="0" w:space="0" w:color="auto"/>
            <w:bottom w:val="none" w:sz="0" w:space="0" w:color="auto"/>
            <w:right w:val="none" w:sz="0" w:space="0" w:color="auto"/>
          </w:divBdr>
        </w:div>
        <w:div w:id="896471050">
          <w:marLeft w:val="640"/>
          <w:marRight w:val="0"/>
          <w:marTop w:val="0"/>
          <w:marBottom w:val="0"/>
          <w:divBdr>
            <w:top w:val="none" w:sz="0" w:space="0" w:color="auto"/>
            <w:left w:val="none" w:sz="0" w:space="0" w:color="auto"/>
            <w:bottom w:val="none" w:sz="0" w:space="0" w:color="auto"/>
            <w:right w:val="none" w:sz="0" w:space="0" w:color="auto"/>
          </w:divBdr>
        </w:div>
        <w:div w:id="1067335489">
          <w:marLeft w:val="640"/>
          <w:marRight w:val="0"/>
          <w:marTop w:val="0"/>
          <w:marBottom w:val="0"/>
          <w:divBdr>
            <w:top w:val="none" w:sz="0" w:space="0" w:color="auto"/>
            <w:left w:val="none" w:sz="0" w:space="0" w:color="auto"/>
            <w:bottom w:val="none" w:sz="0" w:space="0" w:color="auto"/>
            <w:right w:val="none" w:sz="0" w:space="0" w:color="auto"/>
          </w:divBdr>
        </w:div>
        <w:div w:id="1018657171">
          <w:marLeft w:val="640"/>
          <w:marRight w:val="0"/>
          <w:marTop w:val="0"/>
          <w:marBottom w:val="0"/>
          <w:divBdr>
            <w:top w:val="none" w:sz="0" w:space="0" w:color="auto"/>
            <w:left w:val="none" w:sz="0" w:space="0" w:color="auto"/>
            <w:bottom w:val="none" w:sz="0" w:space="0" w:color="auto"/>
            <w:right w:val="none" w:sz="0" w:space="0" w:color="auto"/>
          </w:divBdr>
        </w:div>
        <w:div w:id="1119765113">
          <w:marLeft w:val="640"/>
          <w:marRight w:val="0"/>
          <w:marTop w:val="0"/>
          <w:marBottom w:val="0"/>
          <w:divBdr>
            <w:top w:val="none" w:sz="0" w:space="0" w:color="auto"/>
            <w:left w:val="none" w:sz="0" w:space="0" w:color="auto"/>
            <w:bottom w:val="none" w:sz="0" w:space="0" w:color="auto"/>
            <w:right w:val="none" w:sz="0" w:space="0" w:color="auto"/>
          </w:divBdr>
        </w:div>
        <w:div w:id="1720398106">
          <w:marLeft w:val="640"/>
          <w:marRight w:val="0"/>
          <w:marTop w:val="0"/>
          <w:marBottom w:val="0"/>
          <w:divBdr>
            <w:top w:val="none" w:sz="0" w:space="0" w:color="auto"/>
            <w:left w:val="none" w:sz="0" w:space="0" w:color="auto"/>
            <w:bottom w:val="none" w:sz="0" w:space="0" w:color="auto"/>
            <w:right w:val="none" w:sz="0" w:space="0" w:color="auto"/>
          </w:divBdr>
        </w:div>
        <w:div w:id="24797136">
          <w:marLeft w:val="640"/>
          <w:marRight w:val="0"/>
          <w:marTop w:val="0"/>
          <w:marBottom w:val="0"/>
          <w:divBdr>
            <w:top w:val="none" w:sz="0" w:space="0" w:color="auto"/>
            <w:left w:val="none" w:sz="0" w:space="0" w:color="auto"/>
            <w:bottom w:val="none" w:sz="0" w:space="0" w:color="auto"/>
            <w:right w:val="none" w:sz="0" w:space="0" w:color="auto"/>
          </w:divBdr>
        </w:div>
        <w:div w:id="1973095725">
          <w:marLeft w:val="640"/>
          <w:marRight w:val="0"/>
          <w:marTop w:val="0"/>
          <w:marBottom w:val="0"/>
          <w:divBdr>
            <w:top w:val="none" w:sz="0" w:space="0" w:color="auto"/>
            <w:left w:val="none" w:sz="0" w:space="0" w:color="auto"/>
            <w:bottom w:val="none" w:sz="0" w:space="0" w:color="auto"/>
            <w:right w:val="none" w:sz="0" w:space="0" w:color="auto"/>
          </w:divBdr>
        </w:div>
        <w:div w:id="1600486527">
          <w:marLeft w:val="640"/>
          <w:marRight w:val="0"/>
          <w:marTop w:val="0"/>
          <w:marBottom w:val="0"/>
          <w:divBdr>
            <w:top w:val="none" w:sz="0" w:space="0" w:color="auto"/>
            <w:left w:val="none" w:sz="0" w:space="0" w:color="auto"/>
            <w:bottom w:val="none" w:sz="0" w:space="0" w:color="auto"/>
            <w:right w:val="none" w:sz="0" w:space="0" w:color="auto"/>
          </w:divBdr>
        </w:div>
      </w:divsChild>
    </w:div>
    <w:div w:id="783425418">
      <w:bodyDiv w:val="1"/>
      <w:marLeft w:val="0"/>
      <w:marRight w:val="0"/>
      <w:marTop w:val="0"/>
      <w:marBottom w:val="0"/>
      <w:divBdr>
        <w:top w:val="none" w:sz="0" w:space="0" w:color="auto"/>
        <w:left w:val="none" w:sz="0" w:space="0" w:color="auto"/>
        <w:bottom w:val="none" w:sz="0" w:space="0" w:color="auto"/>
        <w:right w:val="none" w:sz="0" w:space="0" w:color="auto"/>
      </w:divBdr>
      <w:divsChild>
        <w:div w:id="1992978415">
          <w:marLeft w:val="640"/>
          <w:marRight w:val="0"/>
          <w:marTop w:val="0"/>
          <w:marBottom w:val="0"/>
          <w:divBdr>
            <w:top w:val="none" w:sz="0" w:space="0" w:color="auto"/>
            <w:left w:val="none" w:sz="0" w:space="0" w:color="auto"/>
            <w:bottom w:val="none" w:sz="0" w:space="0" w:color="auto"/>
            <w:right w:val="none" w:sz="0" w:space="0" w:color="auto"/>
          </w:divBdr>
        </w:div>
        <w:div w:id="888689907">
          <w:marLeft w:val="640"/>
          <w:marRight w:val="0"/>
          <w:marTop w:val="0"/>
          <w:marBottom w:val="0"/>
          <w:divBdr>
            <w:top w:val="none" w:sz="0" w:space="0" w:color="auto"/>
            <w:left w:val="none" w:sz="0" w:space="0" w:color="auto"/>
            <w:bottom w:val="none" w:sz="0" w:space="0" w:color="auto"/>
            <w:right w:val="none" w:sz="0" w:space="0" w:color="auto"/>
          </w:divBdr>
        </w:div>
        <w:div w:id="919946182">
          <w:marLeft w:val="640"/>
          <w:marRight w:val="0"/>
          <w:marTop w:val="0"/>
          <w:marBottom w:val="0"/>
          <w:divBdr>
            <w:top w:val="none" w:sz="0" w:space="0" w:color="auto"/>
            <w:left w:val="none" w:sz="0" w:space="0" w:color="auto"/>
            <w:bottom w:val="none" w:sz="0" w:space="0" w:color="auto"/>
            <w:right w:val="none" w:sz="0" w:space="0" w:color="auto"/>
          </w:divBdr>
        </w:div>
        <w:div w:id="1457680322">
          <w:marLeft w:val="640"/>
          <w:marRight w:val="0"/>
          <w:marTop w:val="0"/>
          <w:marBottom w:val="0"/>
          <w:divBdr>
            <w:top w:val="none" w:sz="0" w:space="0" w:color="auto"/>
            <w:left w:val="none" w:sz="0" w:space="0" w:color="auto"/>
            <w:bottom w:val="none" w:sz="0" w:space="0" w:color="auto"/>
            <w:right w:val="none" w:sz="0" w:space="0" w:color="auto"/>
          </w:divBdr>
        </w:div>
        <w:div w:id="2086488293">
          <w:marLeft w:val="640"/>
          <w:marRight w:val="0"/>
          <w:marTop w:val="0"/>
          <w:marBottom w:val="0"/>
          <w:divBdr>
            <w:top w:val="none" w:sz="0" w:space="0" w:color="auto"/>
            <w:left w:val="none" w:sz="0" w:space="0" w:color="auto"/>
            <w:bottom w:val="none" w:sz="0" w:space="0" w:color="auto"/>
            <w:right w:val="none" w:sz="0" w:space="0" w:color="auto"/>
          </w:divBdr>
        </w:div>
        <w:div w:id="1263226490">
          <w:marLeft w:val="640"/>
          <w:marRight w:val="0"/>
          <w:marTop w:val="0"/>
          <w:marBottom w:val="0"/>
          <w:divBdr>
            <w:top w:val="none" w:sz="0" w:space="0" w:color="auto"/>
            <w:left w:val="none" w:sz="0" w:space="0" w:color="auto"/>
            <w:bottom w:val="none" w:sz="0" w:space="0" w:color="auto"/>
            <w:right w:val="none" w:sz="0" w:space="0" w:color="auto"/>
          </w:divBdr>
        </w:div>
        <w:div w:id="115223815">
          <w:marLeft w:val="640"/>
          <w:marRight w:val="0"/>
          <w:marTop w:val="0"/>
          <w:marBottom w:val="0"/>
          <w:divBdr>
            <w:top w:val="none" w:sz="0" w:space="0" w:color="auto"/>
            <w:left w:val="none" w:sz="0" w:space="0" w:color="auto"/>
            <w:bottom w:val="none" w:sz="0" w:space="0" w:color="auto"/>
            <w:right w:val="none" w:sz="0" w:space="0" w:color="auto"/>
          </w:divBdr>
        </w:div>
        <w:div w:id="453211062">
          <w:marLeft w:val="640"/>
          <w:marRight w:val="0"/>
          <w:marTop w:val="0"/>
          <w:marBottom w:val="0"/>
          <w:divBdr>
            <w:top w:val="none" w:sz="0" w:space="0" w:color="auto"/>
            <w:left w:val="none" w:sz="0" w:space="0" w:color="auto"/>
            <w:bottom w:val="none" w:sz="0" w:space="0" w:color="auto"/>
            <w:right w:val="none" w:sz="0" w:space="0" w:color="auto"/>
          </w:divBdr>
        </w:div>
        <w:div w:id="1372225250">
          <w:marLeft w:val="640"/>
          <w:marRight w:val="0"/>
          <w:marTop w:val="0"/>
          <w:marBottom w:val="0"/>
          <w:divBdr>
            <w:top w:val="none" w:sz="0" w:space="0" w:color="auto"/>
            <w:left w:val="none" w:sz="0" w:space="0" w:color="auto"/>
            <w:bottom w:val="none" w:sz="0" w:space="0" w:color="auto"/>
            <w:right w:val="none" w:sz="0" w:space="0" w:color="auto"/>
          </w:divBdr>
        </w:div>
        <w:div w:id="828180452">
          <w:marLeft w:val="640"/>
          <w:marRight w:val="0"/>
          <w:marTop w:val="0"/>
          <w:marBottom w:val="0"/>
          <w:divBdr>
            <w:top w:val="none" w:sz="0" w:space="0" w:color="auto"/>
            <w:left w:val="none" w:sz="0" w:space="0" w:color="auto"/>
            <w:bottom w:val="none" w:sz="0" w:space="0" w:color="auto"/>
            <w:right w:val="none" w:sz="0" w:space="0" w:color="auto"/>
          </w:divBdr>
        </w:div>
        <w:div w:id="197551534">
          <w:marLeft w:val="640"/>
          <w:marRight w:val="0"/>
          <w:marTop w:val="0"/>
          <w:marBottom w:val="0"/>
          <w:divBdr>
            <w:top w:val="none" w:sz="0" w:space="0" w:color="auto"/>
            <w:left w:val="none" w:sz="0" w:space="0" w:color="auto"/>
            <w:bottom w:val="none" w:sz="0" w:space="0" w:color="auto"/>
            <w:right w:val="none" w:sz="0" w:space="0" w:color="auto"/>
          </w:divBdr>
        </w:div>
        <w:div w:id="1892843014">
          <w:marLeft w:val="640"/>
          <w:marRight w:val="0"/>
          <w:marTop w:val="0"/>
          <w:marBottom w:val="0"/>
          <w:divBdr>
            <w:top w:val="none" w:sz="0" w:space="0" w:color="auto"/>
            <w:left w:val="none" w:sz="0" w:space="0" w:color="auto"/>
            <w:bottom w:val="none" w:sz="0" w:space="0" w:color="auto"/>
            <w:right w:val="none" w:sz="0" w:space="0" w:color="auto"/>
          </w:divBdr>
        </w:div>
        <w:div w:id="1316956110">
          <w:marLeft w:val="640"/>
          <w:marRight w:val="0"/>
          <w:marTop w:val="0"/>
          <w:marBottom w:val="0"/>
          <w:divBdr>
            <w:top w:val="none" w:sz="0" w:space="0" w:color="auto"/>
            <w:left w:val="none" w:sz="0" w:space="0" w:color="auto"/>
            <w:bottom w:val="none" w:sz="0" w:space="0" w:color="auto"/>
            <w:right w:val="none" w:sz="0" w:space="0" w:color="auto"/>
          </w:divBdr>
        </w:div>
        <w:div w:id="1694840498">
          <w:marLeft w:val="640"/>
          <w:marRight w:val="0"/>
          <w:marTop w:val="0"/>
          <w:marBottom w:val="0"/>
          <w:divBdr>
            <w:top w:val="none" w:sz="0" w:space="0" w:color="auto"/>
            <w:left w:val="none" w:sz="0" w:space="0" w:color="auto"/>
            <w:bottom w:val="none" w:sz="0" w:space="0" w:color="auto"/>
            <w:right w:val="none" w:sz="0" w:space="0" w:color="auto"/>
          </w:divBdr>
        </w:div>
        <w:div w:id="972515070">
          <w:marLeft w:val="640"/>
          <w:marRight w:val="0"/>
          <w:marTop w:val="0"/>
          <w:marBottom w:val="0"/>
          <w:divBdr>
            <w:top w:val="none" w:sz="0" w:space="0" w:color="auto"/>
            <w:left w:val="none" w:sz="0" w:space="0" w:color="auto"/>
            <w:bottom w:val="none" w:sz="0" w:space="0" w:color="auto"/>
            <w:right w:val="none" w:sz="0" w:space="0" w:color="auto"/>
          </w:divBdr>
        </w:div>
        <w:div w:id="1404256466">
          <w:marLeft w:val="640"/>
          <w:marRight w:val="0"/>
          <w:marTop w:val="0"/>
          <w:marBottom w:val="0"/>
          <w:divBdr>
            <w:top w:val="none" w:sz="0" w:space="0" w:color="auto"/>
            <w:left w:val="none" w:sz="0" w:space="0" w:color="auto"/>
            <w:bottom w:val="none" w:sz="0" w:space="0" w:color="auto"/>
            <w:right w:val="none" w:sz="0" w:space="0" w:color="auto"/>
          </w:divBdr>
        </w:div>
        <w:div w:id="679621619">
          <w:marLeft w:val="640"/>
          <w:marRight w:val="0"/>
          <w:marTop w:val="0"/>
          <w:marBottom w:val="0"/>
          <w:divBdr>
            <w:top w:val="none" w:sz="0" w:space="0" w:color="auto"/>
            <w:left w:val="none" w:sz="0" w:space="0" w:color="auto"/>
            <w:bottom w:val="none" w:sz="0" w:space="0" w:color="auto"/>
            <w:right w:val="none" w:sz="0" w:space="0" w:color="auto"/>
          </w:divBdr>
        </w:div>
        <w:div w:id="437260046">
          <w:marLeft w:val="640"/>
          <w:marRight w:val="0"/>
          <w:marTop w:val="0"/>
          <w:marBottom w:val="0"/>
          <w:divBdr>
            <w:top w:val="none" w:sz="0" w:space="0" w:color="auto"/>
            <w:left w:val="none" w:sz="0" w:space="0" w:color="auto"/>
            <w:bottom w:val="none" w:sz="0" w:space="0" w:color="auto"/>
            <w:right w:val="none" w:sz="0" w:space="0" w:color="auto"/>
          </w:divBdr>
        </w:div>
        <w:div w:id="888493399">
          <w:marLeft w:val="640"/>
          <w:marRight w:val="0"/>
          <w:marTop w:val="0"/>
          <w:marBottom w:val="0"/>
          <w:divBdr>
            <w:top w:val="none" w:sz="0" w:space="0" w:color="auto"/>
            <w:left w:val="none" w:sz="0" w:space="0" w:color="auto"/>
            <w:bottom w:val="none" w:sz="0" w:space="0" w:color="auto"/>
            <w:right w:val="none" w:sz="0" w:space="0" w:color="auto"/>
          </w:divBdr>
        </w:div>
        <w:div w:id="864252674">
          <w:marLeft w:val="640"/>
          <w:marRight w:val="0"/>
          <w:marTop w:val="0"/>
          <w:marBottom w:val="0"/>
          <w:divBdr>
            <w:top w:val="none" w:sz="0" w:space="0" w:color="auto"/>
            <w:left w:val="none" w:sz="0" w:space="0" w:color="auto"/>
            <w:bottom w:val="none" w:sz="0" w:space="0" w:color="auto"/>
            <w:right w:val="none" w:sz="0" w:space="0" w:color="auto"/>
          </w:divBdr>
        </w:div>
        <w:div w:id="1252666972">
          <w:marLeft w:val="640"/>
          <w:marRight w:val="0"/>
          <w:marTop w:val="0"/>
          <w:marBottom w:val="0"/>
          <w:divBdr>
            <w:top w:val="none" w:sz="0" w:space="0" w:color="auto"/>
            <w:left w:val="none" w:sz="0" w:space="0" w:color="auto"/>
            <w:bottom w:val="none" w:sz="0" w:space="0" w:color="auto"/>
            <w:right w:val="none" w:sz="0" w:space="0" w:color="auto"/>
          </w:divBdr>
        </w:div>
        <w:div w:id="1576159820">
          <w:marLeft w:val="640"/>
          <w:marRight w:val="0"/>
          <w:marTop w:val="0"/>
          <w:marBottom w:val="0"/>
          <w:divBdr>
            <w:top w:val="none" w:sz="0" w:space="0" w:color="auto"/>
            <w:left w:val="none" w:sz="0" w:space="0" w:color="auto"/>
            <w:bottom w:val="none" w:sz="0" w:space="0" w:color="auto"/>
            <w:right w:val="none" w:sz="0" w:space="0" w:color="auto"/>
          </w:divBdr>
        </w:div>
        <w:div w:id="1902787498">
          <w:marLeft w:val="640"/>
          <w:marRight w:val="0"/>
          <w:marTop w:val="0"/>
          <w:marBottom w:val="0"/>
          <w:divBdr>
            <w:top w:val="none" w:sz="0" w:space="0" w:color="auto"/>
            <w:left w:val="none" w:sz="0" w:space="0" w:color="auto"/>
            <w:bottom w:val="none" w:sz="0" w:space="0" w:color="auto"/>
            <w:right w:val="none" w:sz="0" w:space="0" w:color="auto"/>
          </w:divBdr>
        </w:div>
        <w:div w:id="1875265329">
          <w:marLeft w:val="640"/>
          <w:marRight w:val="0"/>
          <w:marTop w:val="0"/>
          <w:marBottom w:val="0"/>
          <w:divBdr>
            <w:top w:val="none" w:sz="0" w:space="0" w:color="auto"/>
            <w:left w:val="none" w:sz="0" w:space="0" w:color="auto"/>
            <w:bottom w:val="none" w:sz="0" w:space="0" w:color="auto"/>
            <w:right w:val="none" w:sz="0" w:space="0" w:color="auto"/>
          </w:divBdr>
        </w:div>
        <w:div w:id="2102290212">
          <w:marLeft w:val="640"/>
          <w:marRight w:val="0"/>
          <w:marTop w:val="0"/>
          <w:marBottom w:val="0"/>
          <w:divBdr>
            <w:top w:val="none" w:sz="0" w:space="0" w:color="auto"/>
            <w:left w:val="none" w:sz="0" w:space="0" w:color="auto"/>
            <w:bottom w:val="none" w:sz="0" w:space="0" w:color="auto"/>
            <w:right w:val="none" w:sz="0" w:space="0" w:color="auto"/>
          </w:divBdr>
        </w:div>
        <w:div w:id="648940347">
          <w:marLeft w:val="640"/>
          <w:marRight w:val="0"/>
          <w:marTop w:val="0"/>
          <w:marBottom w:val="0"/>
          <w:divBdr>
            <w:top w:val="none" w:sz="0" w:space="0" w:color="auto"/>
            <w:left w:val="none" w:sz="0" w:space="0" w:color="auto"/>
            <w:bottom w:val="none" w:sz="0" w:space="0" w:color="auto"/>
            <w:right w:val="none" w:sz="0" w:space="0" w:color="auto"/>
          </w:divBdr>
        </w:div>
        <w:div w:id="1402826212">
          <w:marLeft w:val="640"/>
          <w:marRight w:val="0"/>
          <w:marTop w:val="0"/>
          <w:marBottom w:val="0"/>
          <w:divBdr>
            <w:top w:val="none" w:sz="0" w:space="0" w:color="auto"/>
            <w:left w:val="none" w:sz="0" w:space="0" w:color="auto"/>
            <w:bottom w:val="none" w:sz="0" w:space="0" w:color="auto"/>
            <w:right w:val="none" w:sz="0" w:space="0" w:color="auto"/>
          </w:divBdr>
        </w:div>
        <w:div w:id="1379426897">
          <w:marLeft w:val="640"/>
          <w:marRight w:val="0"/>
          <w:marTop w:val="0"/>
          <w:marBottom w:val="0"/>
          <w:divBdr>
            <w:top w:val="none" w:sz="0" w:space="0" w:color="auto"/>
            <w:left w:val="none" w:sz="0" w:space="0" w:color="auto"/>
            <w:bottom w:val="none" w:sz="0" w:space="0" w:color="auto"/>
            <w:right w:val="none" w:sz="0" w:space="0" w:color="auto"/>
          </w:divBdr>
        </w:div>
        <w:div w:id="910041546">
          <w:marLeft w:val="640"/>
          <w:marRight w:val="0"/>
          <w:marTop w:val="0"/>
          <w:marBottom w:val="0"/>
          <w:divBdr>
            <w:top w:val="none" w:sz="0" w:space="0" w:color="auto"/>
            <w:left w:val="none" w:sz="0" w:space="0" w:color="auto"/>
            <w:bottom w:val="none" w:sz="0" w:space="0" w:color="auto"/>
            <w:right w:val="none" w:sz="0" w:space="0" w:color="auto"/>
          </w:divBdr>
        </w:div>
        <w:div w:id="268318001">
          <w:marLeft w:val="640"/>
          <w:marRight w:val="0"/>
          <w:marTop w:val="0"/>
          <w:marBottom w:val="0"/>
          <w:divBdr>
            <w:top w:val="none" w:sz="0" w:space="0" w:color="auto"/>
            <w:left w:val="none" w:sz="0" w:space="0" w:color="auto"/>
            <w:bottom w:val="none" w:sz="0" w:space="0" w:color="auto"/>
            <w:right w:val="none" w:sz="0" w:space="0" w:color="auto"/>
          </w:divBdr>
        </w:div>
        <w:div w:id="240916099">
          <w:marLeft w:val="640"/>
          <w:marRight w:val="0"/>
          <w:marTop w:val="0"/>
          <w:marBottom w:val="0"/>
          <w:divBdr>
            <w:top w:val="none" w:sz="0" w:space="0" w:color="auto"/>
            <w:left w:val="none" w:sz="0" w:space="0" w:color="auto"/>
            <w:bottom w:val="none" w:sz="0" w:space="0" w:color="auto"/>
            <w:right w:val="none" w:sz="0" w:space="0" w:color="auto"/>
          </w:divBdr>
        </w:div>
        <w:div w:id="192771464">
          <w:marLeft w:val="640"/>
          <w:marRight w:val="0"/>
          <w:marTop w:val="0"/>
          <w:marBottom w:val="0"/>
          <w:divBdr>
            <w:top w:val="none" w:sz="0" w:space="0" w:color="auto"/>
            <w:left w:val="none" w:sz="0" w:space="0" w:color="auto"/>
            <w:bottom w:val="none" w:sz="0" w:space="0" w:color="auto"/>
            <w:right w:val="none" w:sz="0" w:space="0" w:color="auto"/>
          </w:divBdr>
        </w:div>
        <w:div w:id="1930117116">
          <w:marLeft w:val="640"/>
          <w:marRight w:val="0"/>
          <w:marTop w:val="0"/>
          <w:marBottom w:val="0"/>
          <w:divBdr>
            <w:top w:val="none" w:sz="0" w:space="0" w:color="auto"/>
            <w:left w:val="none" w:sz="0" w:space="0" w:color="auto"/>
            <w:bottom w:val="none" w:sz="0" w:space="0" w:color="auto"/>
            <w:right w:val="none" w:sz="0" w:space="0" w:color="auto"/>
          </w:divBdr>
        </w:div>
        <w:div w:id="497770070">
          <w:marLeft w:val="640"/>
          <w:marRight w:val="0"/>
          <w:marTop w:val="0"/>
          <w:marBottom w:val="0"/>
          <w:divBdr>
            <w:top w:val="none" w:sz="0" w:space="0" w:color="auto"/>
            <w:left w:val="none" w:sz="0" w:space="0" w:color="auto"/>
            <w:bottom w:val="none" w:sz="0" w:space="0" w:color="auto"/>
            <w:right w:val="none" w:sz="0" w:space="0" w:color="auto"/>
          </w:divBdr>
        </w:div>
        <w:div w:id="387412100">
          <w:marLeft w:val="640"/>
          <w:marRight w:val="0"/>
          <w:marTop w:val="0"/>
          <w:marBottom w:val="0"/>
          <w:divBdr>
            <w:top w:val="none" w:sz="0" w:space="0" w:color="auto"/>
            <w:left w:val="none" w:sz="0" w:space="0" w:color="auto"/>
            <w:bottom w:val="none" w:sz="0" w:space="0" w:color="auto"/>
            <w:right w:val="none" w:sz="0" w:space="0" w:color="auto"/>
          </w:divBdr>
        </w:div>
        <w:div w:id="1253080598">
          <w:marLeft w:val="640"/>
          <w:marRight w:val="0"/>
          <w:marTop w:val="0"/>
          <w:marBottom w:val="0"/>
          <w:divBdr>
            <w:top w:val="none" w:sz="0" w:space="0" w:color="auto"/>
            <w:left w:val="none" w:sz="0" w:space="0" w:color="auto"/>
            <w:bottom w:val="none" w:sz="0" w:space="0" w:color="auto"/>
            <w:right w:val="none" w:sz="0" w:space="0" w:color="auto"/>
          </w:divBdr>
        </w:div>
        <w:div w:id="1386949874">
          <w:marLeft w:val="640"/>
          <w:marRight w:val="0"/>
          <w:marTop w:val="0"/>
          <w:marBottom w:val="0"/>
          <w:divBdr>
            <w:top w:val="none" w:sz="0" w:space="0" w:color="auto"/>
            <w:left w:val="none" w:sz="0" w:space="0" w:color="auto"/>
            <w:bottom w:val="none" w:sz="0" w:space="0" w:color="auto"/>
            <w:right w:val="none" w:sz="0" w:space="0" w:color="auto"/>
          </w:divBdr>
        </w:div>
        <w:div w:id="1366905353">
          <w:marLeft w:val="640"/>
          <w:marRight w:val="0"/>
          <w:marTop w:val="0"/>
          <w:marBottom w:val="0"/>
          <w:divBdr>
            <w:top w:val="none" w:sz="0" w:space="0" w:color="auto"/>
            <w:left w:val="none" w:sz="0" w:space="0" w:color="auto"/>
            <w:bottom w:val="none" w:sz="0" w:space="0" w:color="auto"/>
            <w:right w:val="none" w:sz="0" w:space="0" w:color="auto"/>
          </w:divBdr>
        </w:div>
        <w:div w:id="1577743020">
          <w:marLeft w:val="640"/>
          <w:marRight w:val="0"/>
          <w:marTop w:val="0"/>
          <w:marBottom w:val="0"/>
          <w:divBdr>
            <w:top w:val="none" w:sz="0" w:space="0" w:color="auto"/>
            <w:left w:val="none" w:sz="0" w:space="0" w:color="auto"/>
            <w:bottom w:val="none" w:sz="0" w:space="0" w:color="auto"/>
            <w:right w:val="none" w:sz="0" w:space="0" w:color="auto"/>
          </w:divBdr>
        </w:div>
        <w:div w:id="458569870">
          <w:marLeft w:val="640"/>
          <w:marRight w:val="0"/>
          <w:marTop w:val="0"/>
          <w:marBottom w:val="0"/>
          <w:divBdr>
            <w:top w:val="none" w:sz="0" w:space="0" w:color="auto"/>
            <w:left w:val="none" w:sz="0" w:space="0" w:color="auto"/>
            <w:bottom w:val="none" w:sz="0" w:space="0" w:color="auto"/>
            <w:right w:val="none" w:sz="0" w:space="0" w:color="auto"/>
          </w:divBdr>
        </w:div>
        <w:div w:id="1178076854">
          <w:marLeft w:val="640"/>
          <w:marRight w:val="0"/>
          <w:marTop w:val="0"/>
          <w:marBottom w:val="0"/>
          <w:divBdr>
            <w:top w:val="none" w:sz="0" w:space="0" w:color="auto"/>
            <w:left w:val="none" w:sz="0" w:space="0" w:color="auto"/>
            <w:bottom w:val="none" w:sz="0" w:space="0" w:color="auto"/>
            <w:right w:val="none" w:sz="0" w:space="0" w:color="auto"/>
          </w:divBdr>
        </w:div>
        <w:div w:id="176312700">
          <w:marLeft w:val="640"/>
          <w:marRight w:val="0"/>
          <w:marTop w:val="0"/>
          <w:marBottom w:val="0"/>
          <w:divBdr>
            <w:top w:val="none" w:sz="0" w:space="0" w:color="auto"/>
            <w:left w:val="none" w:sz="0" w:space="0" w:color="auto"/>
            <w:bottom w:val="none" w:sz="0" w:space="0" w:color="auto"/>
            <w:right w:val="none" w:sz="0" w:space="0" w:color="auto"/>
          </w:divBdr>
        </w:div>
        <w:div w:id="1382903913">
          <w:marLeft w:val="640"/>
          <w:marRight w:val="0"/>
          <w:marTop w:val="0"/>
          <w:marBottom w:val="0"/>
          <w:divBdr>
            <w:top w:val="none" w:sz="0" w:space="0" w:color="auto"/>
            <w:left w:val="none" w:sz="0" w:space="0" w:color="auto"/>
            <w:bottom w:val="none" w:sz="0" w:space="0" w:color="auto"/>
            <w:right w:val="none" w:sz="0" w:space="0" w:color="auto"/>
          </w:divBdr>
        </w:div>
        <w:div w:id="1204168733">
          <w:marLeft w:val="640"/>
          <w:marRight w:val="0"/>
          <w:marTop w:val="0"/>
          <w:marBottom w:val="0"/>
          <w:divBdr>
            <w:top w:val="none" w:sz="0" w:space="0" w:color="auto"/>
            <w:left w:val="none" w:sz="0" w:space="0" w:color="auto"/>
            <w:bottom w:val="none" w:sz="0" w:space="0" w:color="auto"/>
            <w:right w:val="none" w:sz="0" w:space="0" w:color="auto"/>
          </w:divBdr>
        </w:div>
        <w:div w:id="2071951721">
          <w:marLeft w:val="640"/>
          <w:marRight w:val="0"/>
          <w:marTop w:val="0"/>
          <w:marBottom w:val="0"/>
          <w:divBdr>
            <w:top w:val="none" w:sz="0" w:space="0" w:color="auto"/>
            <w:left w:val="none" w:sz="0" w:space="0" w:color="auto"/>
            <w:bottom w:val="none" w:sz="0" w:space="0" w:color="auto"/>
            <w:right w:val="none" w:sz="0" w:space="0" w:color="auto"/>
          </w:divBdr>
        </w:div>
        <w:div w:id="127358137">
          <w:marLeft w:val="640"/>
          <w:marRight w:val="0"/>
          <w:marTop w:val="0"/>
          <w:marBottom w:val="0"/>
          <w:divBdr>
            <w:top w:val="none" w:sz="0" w:space="0" w:color="auto"/>
            <w:left w:val="none" w:sz="0" w:space="0" w:color="auto"/>
            <w:bottom w:val="none" w:sz="0" w:space="0" w:color="auto"/>
            <w:right w:val="none" w:sz="0" w:space="0" w:color="auto"/>
          </w:divBdr>
        </w:div>
        <w:div w:id="2033611189">
          <w:marLeft w:val="640"/>
          <w:marRight w:val="0"/>
          <w:marTop w:val="0"/>
          <w:marBottom w:val="0"/>
          <w:divBdr>
            <w:top w:val="none" w:sz="0" w:space="0" w:color="auto"/>
            <w:left w:val="none" w:sz="0" w:space="0" w:color="auto"/>
            <w:bottom w:val="none" w:sz="0" w:space="0" w:color="auto"/>
            <w:right w:val="none" w:sz="0" w:space="0" w:color="auto"/>
          </w:divBdr>
        </w:div>
        <w:div w:id="911815609">
          <w:marLeft w:val="640"/>
          <w:marRight w:val="0"/>
          <w:marTop w:val="0"/>
          <w:marBottom w:val="0"/>
          <w:divBdr>
            <w:top w:val="none" w:sz="0" w:space="0" w:color="auto"/>
            <w:left w:val="none" w:sz="0" w:space="0" w:color="auto"/>
            <w:bottom w:val="none" w:sz="0" w:space="0" w:color="auto"/>
            <w:right w:val="none" w:sz="0" w:space="0" w:color="auto"/>
          </w:divBdr>
        </w:div>
        <w:div w:id="92938099">
          <w:marLeft w:val="640"/>
          <w:marRight w:val="0"/>
          <w:marTop w:val="0"/>
          <w:marBottom w:val="0"/>
          <w:divBdr>
            <w:top w:val="none" w:sz="0" w:space="0" w:color="auto"/>
            <w:left w:val="none" w:sz="0" w:space="0" w:color="auto"/>
            <w:bottom w:val="none" w:sz="0" w:space="0" w:color="auto"/>
            <w:right w:val="none" w:sz="0" w:space="0" w:color="auto"/>
          </w:divBdr>
        </w:div>
        <w:div w:id="1463110002">
          <w:marLeft w:val="640"/>
          <w:marRight w:val="0"/>
          <w:marTop w:val="0"/>
          <w:marBottom w:val="0"/>
          <w:divBdr>
            <w:top w:val="none" w:sz="0" w:space="0" w:color="auto"/>
            <w:left w:val="none" w:sz="0" w:space="0" w:color="auto"/>
            <w:bottom w:val="none" w:sz="0" w:space="0" w:color="auto"/>
            <w:right w:val="none" w:sz="0" w:space="0" w:color="auto"/>
          </w:divBdr>
        </w:div>
        <w:div w:id="1596474344">
          <w:marLeft w:val="640"/>
          <w:marRight w:val="0"/>
          <w:marTop w:val="0"/>
          <w:marBottom w:val="0"/>
          <w:divBdr>
            <w:top w:val="none" w:sz="0" w:space="0" w:color="auto"/>
            <w:left w:val="none" w:sz="0" w:space="0" w:color="auto"/>
            <w:bottom w:val="none" w:sz="0" w:space="0" w:color="auto"/>
            <w:right w:val="none" w:sz="0" w:space="0" w:color="auto"/>
          </w:divBdr>
        </w:div>
      </w:divsChild>
    </w:div>
    <w:div w:id="785925336">
      <w:bodyDiv w:val="1"/>
      <w:marLeft w:val="0"/>
      <w:marRight w:val="0"/>
      <w:marTop w:val="0"/>
      <w:marBottom w:val="0"/>
      <w:divBdr>
        <w:top w:val="none" w:sz="0" w:space="0" w:color="auto"/>
        <w:left w:val="none" w:sz="0" w:space="0" w:color="auto"/>
        <w:bottom w:val="none" w:sz="0" w:space="0" w:color="auto"/>
        <w:right w:val="none" w:sz="0" w:space="0" w:color="auto"/>
      </w:divBdr>
      <w:divsChild>
        <w:div w:id="27337000">
          <w:marLeft w:val="640"/>
          <w:marRight w:val="0"/>
          <w:marTop w:val="0"/>
          <w:marBottom w:val="0"/>
          <w:divBdr>
            <w:top w:val="none" w:sz="0" w:space="0" w:color="auto"/>
            <w:left w:val="none" w:sz="0" w:space="0" w:color="auto"/>
            <w:bottom w:val="none" w:sz="0" w:space="0" w:color="auto"/>
            <w:right w:val="none" w:sz="0" w:space="0" w:color="auto"/>
          </w:divBdr>
        </w:div>
        <w:div w:id="58477736">
          <w:marLeft w:val="640"/>
          <w:marRight w:val="0"/>
          <w:marTop w:val="0"/>
          <w:marBottom w:val="0"/>
          <w:divBdr>
            <w:top w:val="none" w:sz="0" w:space="0" w:color="auto"/>
            <w:left w:val="none" w:sz="0" w:space="0" w:color="auto"/>
            <w:bottom w:val="none" w:sz="0" w:space="0" w:color="auto"/>
            <w:right w:val="none" w:sz="0" w:space="0" w:color="auto"/>
          </w:divBdr>
        </w:div>
        <w:div w:id="85804880">
          <w:marLeft w:val="640"/>
          <w:marRight w:val="0"/>
          <w:marTop w:val="0"/>
          <w:marBottom w:val="0"/>
          <w:divBdr>
            <w:top w:val="none" w:sz="0" w:space="0" w:color="auto"/>
            <w:left w:val="none" w:sz="0" w:space="0" w:color="auto"/>
            <w:bottom w:val="none" w:sz="0" w:space="0" w:color="auto"/>
            <w:right w:val="none" w:sz="0" w:space="0" w:color="auto"/>
          </w:divBdr>
        </w:div>
        <w:div w:id="104351426">
          <w:marLeft w:val="640"/>
          <w:marRight w:val="0"/>
          <w:marTop w:val="0"/>
          <w:marBottom w:val="0"/>
          <w:divBdr>
            <w:top w:val="none" w:sz="0" w:space="0" w:color="auto"/>
            <w:left w:val="none" w:sz="0" w:space="0" w:color="auto"/>
            <w:bottom w:val="none" w:sz="0" w:space="0" w:color="auto"/>
            <w:right w:val="none" w:sz="0" w:space="0" w:color="auto"/>
          </w:divBdr>
        </w:div>
        <w:div w:id="112018573">
          <w:marLeft w:val="640"/>
          <w:marRight w:val="0"/>
          <w:marTop w:val="0"/>
          <w:marBottom w:val="0"/>
          <w:divBdr>
            <w:top w:val="none" w:sz="0" w:space="0" w:color="auto"/>
            <w:left w:val="none" w:sz="0" w:space="0" w:color="auto"/>
            <w:bottom w:val="none" w:sz="0" w:space="0" w:color="auto"/>
            <w:right w:val="none" w:sz="0" w:space="0" w:color="auto"/>
          </w:divBdr>
        </w:div>
        <w:div w:id="179051226">
          <w:marLeft w:val="640"/>
          <w:marRight w:val="0"/>
          <w:marTop w:val="0"/>
          <w:marBottom w:val="0"/>
          <w:divBdr>
            <w:top w:val="none" w:sz="0" w:space="0" w:color="auto"/>
            <w:left w:val="none" w:sz="0" w:space="0" w:color="auto"/>
            <w:bottom w:val="none" w:sz="0" w:space="0" w:color="auto"/>
            <w:right w:val="none" w:sz="0" w:space="0" w:color="auto"/>
          </w:divBdr>
        </w:div>
        <w:div w:id="199173893">
          <w:marLeft w:val="640"/>
          <w:marRight w:val="0"/>
          <w:marTop w:val="0"/>
          <w:marBottom w:val="0"/>
          <w:divBdr>
            <w:top w:val="none" w:sz="0" w:space="0" w:color="auto"/>
            <w:left w:val="none" w:sz="0" w:space="0" w:color="auto"/>
            <w:bottom w:val="none" w:sz="0" w:space="0" w:color="auto"/>
            <w:right w:val="none" w:sz="0" w:space="0" w:color="auto"/>
          </w:divBdr>
        </w:div>
        <w:div w:id="221717508">
          <w:marLeft w:val="640"/>
          <w:marRight w:val="0"/>
          <w:marTop w:val="0"/>
          <w:marBottom w:val="0"/>
          <w:divBdr>
            <w:top w:val="none" w:sz="0" w:space="0" w:color="auto"/>
            <w:left w:val="none" w:sz="0" w:space="0" w:color="auto"/>
            <w:bottom w:val="none" w:sz="0" w:space="0" w:color="auto"/>
            <w:right w:val="none" w:sz="0" w:space="0" w:color="auto"/>
          </w:divBdr>
        </w:div>
        <w:div w:id="264265159">
          <w:marLeft w:val="640"/>
          <w:marRight w:val="0"/>
          <w:marTop w:val="0"/>
          <w:marBottom w:val="0"/>
          <w:divBdr>
            <w:top w:val="none" w:sz="0" w:space="0" w:color="auto"/>
            <w:left w:val="none" w:sz="0" w:space="0" w:color="auto"/>
            <w:bottom w:val="none" w:sz="0" w:space="0" w:color="auto"/>
            <w:right w:val="none" w:sz="0" w:space="0" w:color="auto"/>
          </w:divBdr>
        </w:div>
        <w:div w:id="291861804">
          <w:marLeft w:val="640"/>
          <w:marRight w:val="0"/>
          <w:marTop w:val="0"/>
          <w:marBottom w:val="0"/>
          <w:divBdr>
            <w:top w:val="none" w:sz="0" w:space="0" w:color="auto"/>
            <w:left w:val="none" w:sz="0" w:space="0" w:color="auto"/>
            <w:bottom w:val="none" w:sz="0" w:space="0" w:color="auto"/>
            <w:right w:val="none" w:sz="0" w:space="0" w:color="auto"/>
          </w:divBdr>
        </w:div>
        <w:div w:id="301621448">
          <w:marLeft w:val="640"/>
          <w:marRight w:val="0"/>
          <w:marTop w:val="0"/>
          <w:marBottom w:val="0"/>
          <w:divBdr>
            <w:top w:val="none" w:sz="0" w:space="0" w:color="auto"/>
            <w:left w:val="none" w:sz="0" w:space="0" w:color="auto"/>
            <w:bottom w:val="none" w:sz="0" w:space="0" w:color="auto"/>
            <w:right w:val="none" w:sz="0" w:space="0" w:color="auto"/>
          </w:divBdr>
        </w:div>
        <w:div w:id="368990681">
          <w:marLeft w:val="640"/>
          <w:marRight w:val="0"/>
          <w:marTop w:val="0"/>
          <w:marBottom w:val="0"/>
          <w:divBdr>
            <w:top w:val="none" w:sz="0" w:space="0" w:color="auto"/>
            <w:left w:val="none" w:sz="0" w:space="0" w:color="auto"/>
            <w:bottom w:val="none" w:sz="0" w:space="0" w:color="auto"/>
            <w:right w:val="none" w:sz="0" w:space="0" w:color="auto"/>
          </w:divBdr>
        </w:div>
        <w:div w:id="393359703">
          <w:marLeft w:val="640"/>
          <w:marRight w:val="0"/>
          <w:marTop w:val="0"/>
          <w:marBottom w:val="0"/>
          <w:divBdr>
            <w:top w:val="none" w:sz="0" w:space="0" w:color="auto"/>
            <w:left w:val="none" w:sz="0" w:space="0" w:color="auto"/>
            <w:bottom w:val="none" w:sz="0" w:space="0" w:color="auto"/>
            <w:right w:val="none" w:sz="0" w:space="0" w:color="auto"/>
          </w:divBdr>
        </w:div>
        <w:div w:id="405421245">
          <w:marLeft w:val="640"/>
          <w:marRight w:val="0"/>
          <w:marTop w:val="0"/>
          <w:marBottom w:val="0"/>
          <w:divBdr>
            <w:top w:val="none" w:sz="0" w:space="0" w:color="auto"/>
            <w:left w:val="none" w:sz="0" w:space="0" w:color="auto"/>
            <w:bottom w:val="none" w:sz="0" w:space="0" w:color="auto"/>
            <w:right w:val="none" w:sz="0" w:space="0" w:color="auto"/>
          </w:divBdr>
        </w:div>
        <w:div w:id="459109465">
          <w:marLeft w:val="640"/>
          <w:marRight w:val="0"/>
          <w:marTop w:val="0"/>
          <w:marBottom w:val="0"/>
          <w:divBdr>
            <w:top w:val="none" w:sz="0" w:space="0" w:color="auto"/>
            <w:left w:val="none" w:sz="0" w:space="0" w:color="auto"/>
            <w:bottom w:val="none" w:sz="0" w:space="0" w:color="auto"/>
            <w:right w:val="none" w:sz="0" w:space="0" w:color="auto"/>
          </w:divBdr>
        </w:div>
        <w:div w:id="509297783">
          <w:marLeft w:val="640"/>
          <w:marRight w:val="0"/>
          <w:marTop w:val="0"/>
          <w:marBottom w:val="0"/>
          <w:divBdr>
            <w:top w:val="none" w:sz="0" w:space="0" w:color="auto"/>
            <w:left w:val="none" w:sz="0" w:space="0" w:color="auto"/>
            <w:bottom w:val="none" w:sz="0" w:space="0" w:color="auto"/>
            <w:right w:val="none" w:sz="0" w:space="0" w:color="auto"/>
          </w:divBdr>
        </w:div>
        <w:div w:id="549194267">
          <w:marLeft w:val="640"/>
          <w:marRight w:val="0"/>
          <w:marTop w:val="0"/>
          <w:marBottom w:val="0"/>
          <w:divBdr>
            <w:top w:val="none" w:sz="0" w:space="0" w:color="auto"/>
            <w:left w:val="none" w:sz="0" w:space="0" w:color="auto"/>
            <w:bottom w:val="none" w:sz="0" w:space="0" w:color="auto"/>
            <w:right w:val="none" w:sz="0" w:space="0" w:color="auto"/>
          </w:divBdr>
        </w:div>
        <w:div w:id="565919476">
          <w:marLeft w:val="640"/>
          <w:marRight w:val="0"/>
          <w:marTop w:val="0"/>
          <w:marBottom w:val="0"/>
          <w:divBdr>
            <w:top w:val="none" w:sz="0" w:space="0" w:color="auto"/>
            <w:left w:val="none" w:sz="0" w:space="0" w:color="auto"/>
            <w:bottom w:val="none" w:sz="0" w:space="0" w:color="auto"/>
            <w:right w:val="none" w:sz="0" w:space="0" w:color="auto"/>
          </w:divBdr>
        </w:div>
        <w:div w:id="594480492">
          <w:marLeft w:val="640"/>
          <w:marRight w:val="0"/>
          <w:marTop w:val="0"/>
          <w:marBottom w:val="0"/>
          <w:divBdr>
            <w:top w:val="none" w:sz="0" w:space="0" w:color="auto"/>
            <w:left w:val="none" w:sz="0" w:space="0" w:color="auto"/>
            <w:bottom w:val="none" w:sz="0" w:space="0" w:color="auto"/>
            <w:right w:val="none" w:sz="0" w:space="0" w:color="auto"/>
          </w:divBdr>
        </w:div>
        <w:div w:id="602881890">
          <w:marLeft w:val="640"/>
          <w:marRight w:val="0"/>
          <w:marTop w:val="0"/>
          <w:marBottom w:val="0"/>
          <w:divBdr>
            <w:top w:val="none" w:sz="0" w:space="0" w:color="auto"/>
            <w:left w:val="none" w:sz="0" w:space="0" w:color="auto"/>
            <w:bottom w:val="none" w:sz="0" w:space="0" w:color="auto"/>
            <w:right w:val="none" w:sz="0" w:space="0" w:color="auto"/>
          </w:divBdr>
        </w:div>
        <w:div w:id="651982551">
          <w:marLeft w:val="640"/>
          <w:marRight w:val="0"/>
          <w:marTop w:val="0"/>
          <w:marBottom w:val="0"/>
          <w:divBdr>
            <w:top w:val="none" w:sz="0" w:space="0" w:color="auto"/>
            <w:left w:val="none" w:sz="0" w:space="0" w:color="auto"/>
            <w:bottom w:val="none" w:sz="0" w:space="0" w:color="auto"/>
            <w:right w:val="none" w:sz="0" w:space="0" w:color="auto"/>
          </w:divBdr>
        </w:div>
        <w:div w:id="659429217">
          <w:marLeft w:val="640"/>
          <w:marRight w:val="0"/>
          <w:marTop w:val="0"/>
          <w:marBottom w:val="0"/>
          <w:divBdr>
            <w:top w:val="none" w:sz="0" w:space="0" w:color="auto"/>
            <w:left w:val="none" w:sz="0" w:space="0" w:color="auto"/>
            <w:bottom w:val="none" w:sz="0" w:space="0" w:color="auto"/>
            <w:right w:val="none" w:sz="0" w:space="0" w:color="auto"/>
          </w:divBdr>
        </w:div>
        <w:div w:id="672219381">
          <w:marLeft w:val="640"/>
          <w:marRight w:val="0"/>
          <w:marTop w:val="0"/>
          <w:marBottom w:val="0"/>
          <w:divBdr>
            <w:top w:val="none" w:sz="0" w:space="0" w:color="auto"/>
            <w:left w:val="none" w:sz="0" w:space="0" w:color="auto"/>
            <w:bottom w:val="none" w:sz="0" w:space="0" w:color="auto"/>
            <w:right w:val="none" w:sz="0" w:space="0" w:color="auto"/>
          </w:divBdr>
        </w:div>
        <w:div w:id="684095629">
          <w:marLeft w:val="640"/>
          <w:marRight w:val="0"/>
          <w:marTop w:val="0"/>
          <w:marBottom w:val="0"/>
          <w:divBdr>
            <w:top w:val="none" w:sz="0" w:space="0" w:color="auto"/>
            <w:left w:val="none" w:sz="0" w:space="0" w:color="auto"/>
            <w:bottom w:val="none" w:sz="0" w:space="0" w:color="auto"/>
            <w:right w:val="none" w:sz="0" w:space="0" w:color="auto"/>
          </w:divBdr>
        </w:div>
        <w:div w:id="726682285">
          <w:marLeft w:val="640"/>
          <w:marRight w:val="0"/>
          <w:marTop w:val="0"/>
          <w:marBottom w:val="0"/>
          <w:divBdr>
            <w:top w:val="none" w:sz="0" w:space="0" w:color="auto"/>
            <w:left w:val="none" w:sz="0" w:space="0" w:color="auto"/>
            <w:bottom w:val="none" w:sz="0" w:space="0" w:color="auto"/>
            <w:right w:val="none" w:sz="0" w:space="0" w:color="auto"/>
          </w:divBdr>
        </w:div>
        <w:div w:id="737829145">
          <w:marLeft w:val="640"/>
          <w:marRight w:val="0"/>
          <w:marTop w:val="0"/>
          <w:marBottom w:val="0"/>
          <w:divBdr>
            <w:top w:val="none" w:sz="0" w:space="0" w:color="auto"/>
            <w:left w:val="none" w:sz="0" w:space="0" w:color="auto"/>
            <w:bottom w:val="none" w:sz="0" w:space="0" w:color="auto"/>
            <w:right w:val="none" w:sz="0" w:space="0" w:color="auto"/>
          </w:divBdr>
        </w:div>
        <w:div w:id="811561586">
          <w:marLeft w:val="640"/>
          <w:marRight w:val="0"/>
          <w:marTop w:val="0"/>
          <w:marBottom w:val="0"/>
          <w:divBdr>
            <w:top w:val="none" w:sz="0" w:space="0" w:color="auto"/>
            <w:left w:val="none" w:sz="0" w:space="0" w:color="auto"/>
            <w:bottom w:val="none" w:sz="0" w:space="0" w:color="auto"/>
            <w:right w:val="none" w:sz="0" w:space="0" w:color="auto"/>
          </w:divBdr>
        </w:div>
        <w:div w:id="923220315">
          <w:marLeft w:val="640"/>
          <w:marRight w:val="0"/>
          <w:marTop w:val="0"/>
          <w:marBottom w:val="0"/>
          <w:divBdr>
            <w:top w:val="none" w:sz="0" w:space="0" w:color="auto"/>
            <w:left w:val="none" w:sz="0" w:space="0" w:color="auto"/>
            <w:bottom w:val="none" w:sz="0" w:space="0" w:color="auto"/>
            <w:right w:val="none" w:sz="0" w:space="0" w:color="auto"/>
          </w:divBdr>
        </w:div>
        <w:div w:id="986517259">
          <w:marLeft w:val="640"/>
          <w:marRight w:val="0"/>
          <w:marTop w:val="0"/>
          <w:marBottom w:val="0"/>
          <w:divBdr>
            <w:top w:val="none" w:sz="0" w:space="0" w:color="auto"/>
            <w:left w:val="none" w:sz="0" w:space="0" w:color="auto"/>
            <w:bottom w:val="none" w:sz="0" w:space="0" w:color="auto"/>
            <w:right w:val="none" w:sz="0" w:space="0" w:color="auto"/>
          </w:divBdr>
        </w:div>
        <w:div w:id="1144858951">
          <w:marLeft w:val="640"/>
          <w:marRight w:val="0"/>
          <w:marTop w:val="0"/>
          <w:marBottom w:val="0"/>
          <w:divBdr>
            <w:top w:val="none" w:sz="0" w:space="0" w:color="auto"/>
            <w:left w:val="none" w:sz="0" w:space="0" w:color="auto"/>
            <w:bottom w:val="none" w:sz="0" w:space="0" w:color="auto"/>
            <w:right w:val="none" w:sz="0" w:space="0" w:color="auto"/>
          </w:divBdr>
        </w:div>
        <w:div w:id="1165976081">
          <w:marLeft w:val="640"/>
          <w:marRight w:val="0"/>
          <w:marTop w:val="0"/>
          <w:marBottom w:val="0"/>
          <w:divBdr>
            <w:top w:val="none" w:sz="0" w:space="0" w:color="auto"/>
            <w:left w:val="none" w:sz="0" w:space="0" w:color="auto"/>
            <w:bottom w:val="none" w:sz="0" w:space="0" w:color="auto"/>
            <w:right w:val="none" w:sz="0" w:space="0" w:color="auto"/>
          </w:divBdr>
        </w:div>
        <w:div w:id="1187602917">
          <w:marLeft w:val="640"/>
          <w:marRight w:val="0"/>
          <w:marTop w:val="0"/>
          <w:marBottom w:val="0"/>
          <w:divBdr>
            <w:top w:val="none" w:sz="0" w:space="0" w:color="auto"/>
            <w:left w:val="none" w:sz="0" w:space="0" w:color="auto"/>
            <w:bottom w:val="none" w:sz="0" w:space="0" w:color="auto"/>
            <w:right w:val="none" w:sz="0" w:space="0" w:color="auto"/>
          </w:divBdr>
        </w:div>
        <w:div w:id="1209607939">
          <w:marLeft w:val="640"/>
          <w:marRight w:val="0"/>
          <w:marTop w:val="0"/>
          <w:marBottom w:val="0"/>
          <w:divBdr>
            <w:top w:val="none" w:sz="0" w:space="0" w:color="auto"/>
            <w:left w:val="none" w:sz="0" w:space="0" w:color="auto"/>
            <w:bottom w:val="none" w:sz="0" w:space="0" w:color="auto"/>
            <w:right w:val="none" w:sz="0" w:space="0" w:color="auto"/>
          </w:divBdr>
        </w:div>
        <w:div w:id="1223442928">
          <w:marLeft w:val="640"/>
          <w:marRight w:val="0"/>
          <w:marTop w:val="0"/>
          <w:marBottom w:val="0"/>
          <w:divBdr>
            <w:top w:val="none" w:sz="0" w:space="0" w:color="auto"/>
            <w:left w:val="none" w:sz="0" w:space="0" w:color="auto"/>
            <w:bottom w:val="none" w:sz="0" w:space="0" w:color="auto"/>
            <w:right w:val="none" w:sz="0" w:space="0" w:color="auto"/>
          </w:divBdr>
        </w:div>
        <w:div w:id="1291008524">
          <w:marLeft w:val="640"/>
          <w:marRight w:val="0"/>
          <w:marTop w:val="0"/>
          <w:marBottom w:val="0"/>
          <w:divBdr>
            <w:top w:val="none" w:sz="0" w:space="0" w:color="auto"/>
            <w:left w:val="none" w:sz="0" w:space="0" w:color="auto"/>
            <w:bottom w:val="none" w:sz="0" w:space="0" w:color="auto"/>
            <w:right w:val="none" w:sz="0" w:space="0" w:color="auto"/>
          </w:divBdr>
        </w:div>
        <w:div w:id="1296982332">
          <w:marLeft w:val="640"/>
          <w:marRight w:val="0"/>
          <w:marTop w:val="0"/>
          <w:marBottom w:val="0"/>
          <w:divBdr>
            <w:top w:val="none" w:sz="0" w:space="0" w:color="auto"/>
            <w:left w:val="none" w:sz="0" w:space="0" w:color="auto"/>
            <w:bottom w:val="none" w:sz="0" w:space="0" w:color="auto"/>
            <w:right w:val="none" w:sz="0" w:space="0" w:color="auto"/>
          </w:divBdr>
        </w:div>
        <w:div w:id="1395199548">
          <w:marLeft w:val="640"/>
          <w:marRight w:val="0"/>
          <w:marTop w:val="0"/>
          <w:marBottom w:val="0"/>
          <w:divBdr>
            <w:top w:val="none" w:sz="0" w:space="0" w:color="auto"/>
            <w:left w:val="none" w:sz="0" w:space="0" w:color="auto"/>
            <w:bottom w:val="none" w:sz="0" w:space="0" w:color="auto"/>
            <w:right w:val="none" w:sz="0" w:space="0" w:color="auto"/>
          </w:divBdr>
        </w:div>
        <w:div w:id="1531186323">
          <w:marLeft w:val="640"/>
          <w:marRight w:val="0"/>
          <w:marTop w:val="0"/>
          <w:marBottom w:val="0"/>
          <w:divBdr>
            <w:top w:val="none" w:sz="0" w:space="0" w:color="auto"/>
            <w:left w:val="none" w:sz="0" w:space="0" w:color="auto"/>
            <w:bottom w:val="none" w:sz="0" w:space="0" w:color="auto"/>
            <w:right w:val="none" w:sz="0" w:space="0" w:color="auto"/>
          </w:divBdr>
        </w:div>
        <w:div w:id="1531449574">
          <w:marLeft w:val="640"/>
          <w:marRight w:val="0"/>
          <w:marTop w:val="0"/>
          <w:marBottom w:val="0"/>
          <w:divBdr>
            <w:top w:val="none" w:sz="0" w:space="0" w:color="auto"/>
            <w:left w:val="none" w:sz="0" w:space="0" w:color="auto"/>
            <w:bottom w:val="none" w:sz="0" w:space="0" w:color="auto"/>
            <w:right w:val="none" w:sz="0" w:space="0" w:color="auto"/>
          </w:divBdr>
        </w:div>
        <w:div w:id="1639649311">
          <w:marLeft w:val="640"/>
          <w:marRight w:val="0"/>
          <w:marTop w:val="0"/>
          <w:marBottom w:val="0"/>
          <w:divBdr>
            <w:top w:val="none" w:sz="0" w:space="0" w:color="auto"/>
            <w:left w:val="none" w:sz="0" w:space="0" w:color="auto"/>
            <w:bottom w:val="none" w:sz="0" w:space="0" w:color="auto"/>
            <w:right w:val="none" w:sz="0" w:space="0" w:color="auto"/>
          </w:divBdr>
        </w:div>
        <w:div w:id="1657609866">
          <w:marLeft w:val="640"/>
          <w:marRight w:val="0"/>
          <w:marTop w:val="0"/>
          <w:marBottom w:val="0"/>
          <w:divBdr>
            <w:top w:val="none" w:sz="0" w:space="0" w:color="auto"/>
            <w:left w:val="none" w:sz="0" w:space="0" w:color="auto"/>
            <w:bottom w:val="none" w:sz="0" w:space="0" w:color="auto"/>
            <w:right w:val="none" w:sz="0" w:space="0" w:color="auto"/>
          </w:divBdr>
        </w:div>
        <w:div w:id="1658222954">
          <w:marLeft w:val="640"/>
          <w:marRight w:val="0"/>
          <w:marTop w:val="0"/>
          <w:marBottom w:val="0"/>
          <w:divBdr>
            <w:top w:val="none" w:sz="0" w:space="0" w:color="auto"/>
            <w:left w:val="none" w:sz="0" w:space="0" w:color="auto"/>
            <w:bottom w:val="none" w:sz="0" w:space="0" w:color="auto"/>
            <w:right w:val="none" w:sz="0" w:space="0" w:color="auto"/>
          </w:divBdr>
        </w:div>
        <w:div w:id="1664041610">
          <w:marLeft w:val="640"/>
          <w:marRight w:val="0"/>
          <w:marTop w:val="0"/>
          <w:marBottom w:val="0"/>
          <w:divBdr>
            <w:top w:val="none" w:sz="0" w:space="0" w:color="auto"/>
            <w:left w:val="none" w:sz="0" w:space="0" w:color="auto"/>
            <w:bottom w:val="none" w:sz="0" w:space="0" w:color="auto"/>
            <w:right w:val="none" w:sz="0" w:space="0" w:color="auto"/>
          </w:divBdr>
        </w:div>
        <w:div w:id="1688142401">
          <w:marLeft w:val="640"/>
          <w:marRight w:val="0"/>
          <w:marTop w:val="0"/>
          <w:marBottom w:val="0"/>
          <w:divBdr>
            <w:top w:val="none" w:sz="0" w:space="0" w:color="auto"/>
            <w:left w:val="none" w:sz="0" w:space="0" w:color="auto"/>
            <w:bottom w:val="none" w:sz="0" w:space="0" w:color="auto"/>
            <w:right w:val="none" w:sz="0" w:space="0" w:color="auto"/>
          </w:divBdr>
        </w:div>
        <w:div w:id="1731153012">
          <w:marLeft w:val="640"/>
          <w:marRight w:val="0"/>
          <w:marTop w:val="0"/>
          <w:marBottom w:val="0"/>
          <w:divBdr>
            <w:top w:val="none" w:sz="0" w:space="0" w:color="auto"/>
            <w:left w:val="none" w:sz="0" w:space="0" w:color="auto"/>
            <w:bottom w:val="none" w:sz="0" w:space="0" w:color="auto"/>
            <w:right w:val="none" w:sz="0" w:space="0" w:color="auto"/>
          </w:divBdr>
        </w:div>
        <w:div w:id="1741246329">
          <w:marLeft w:val="640"/>
          <w:marRight w:val="0"/>
          <w:marTop w:val="0"/>
          <w:marBottom w:val="0"/>
          <w:divBdr>
            <w:top w:val="none" w:sz="0" w:space="0" w:color="auto"/>
            <w:left w:val="none" w:sz="0" w:space="0" w:color="auto"/>
            <w:bottom w:val="none" w:sz="0" w:space="0" w:color="auto"/>
            <w:right w:val="none" w:sz="0" w:space="0" w:color="auto"/>
          </w:divBdr>
        </w:div>
        <w:div w:id="1741292777">
          <w:marLeft w:val="640"/>
          <w:marRight w:val="0"/>
          <w:marTop w:val="0"/>
          <w:marBottom w:val="0"/>
          <w:divBdr>
            <w:top w:val="none" w:sz="0" w:space="0" w:color="auto"/>
            <w:left w:val="none" w:sz="0" w:space="0" w:color="auto"/>
            <w:bottom w:val="none" w:sz="0" w:space="0" w:color="auto"/>
            <w:right w:val="none" w:sz="0" w:space="0" w:color="auto"/>
          </w:divBdr>
        </w:div>
        <w:div w:id="1761751723">
          <w:marLeft w:val="640"/>
          <w:marRight w:val="0"/>
          <w:marTop w:val="0"/>
          <w:marBottom w:val="0"/>
          <w:divBdr>
            <w:top w:val="none" w:sz="0" w:space="0" w:color="auto"/>
            <w:left w:val="none" w:sz="0" w:space="0" w:color="auto"/>
            <w:bottom w:val="none" w:sz="0" w:space="0" w:color="auto"/>
            <w:right w:val="none" w:sz="0" w:space="0" w:color="auto"/>
          </w:divBdr>
        </w:div>
        <w:div w:id="1857841117">
          <w:marLeft w:val="640"/>
          <w:marRight w:val="0"/>
          <w:marTop w:val="0"/>
          <w:marBottom w:val="0"/>
          <w:divBdr>
            <w:top w:val="none" w:sz="0" w:space="0" w:color="auto"/>
            <w:left w:val="none" w:sz="0" w:space="0" w:color="auto"/>
            <w:bottom w:val="none" w:sz="0" w:space="0" w:color="auto"/>
            <w:right w:val="none" w:sz="0" w:space="0" w:color="auto"/>
          </w:divBdr>
        </w:div>
        <w:div w:id="1903713038">
          <w:marLeft w:val="640"/>
          <w:marRight w:val="0"/>
          <w:marTop w:val="0"/>
          <w:marBottom w:val="0"/>
          <w:divBdr>
            <w:top w:val="none" w:sz="0" w:space="0" w:color="auto"/>
            <w:left w:val="none" w:sz="0" w:space="0" w:color="auto"/>
            <w:bottom w:val="none" w:sz="0" w:space="0" w:color="auto"/>
            <w:right w:val="none" w:sz="0" w:space="0" w:color="auto"/>
          </w:divBdr>
        </w:div>
        <w:div w:id="2030719611">
          <w:marLeft w:val="640"/>
          <w:marRight w:val="0"/>
          <w:marTop w:val="0"/>
          <w:marBottom w:val="0"/>
          <w:divBdr>
            <w:top w:val="none" w:sz="0" w:space="0" w:color="auto"/>
            <w:left w:val="none" w:sz="0" w:space="0" w:color="auto"/>
            <w:bottom w:val="none" w:sz="0" w:space="0" w:color="auto"/>
            <w:right w:val="none" w:sz="0" w:space="0" w:color="auto"/>
          </w:divBdr>
        </w:div>
        <w:div w:id="2084377008">
          <w:marLeft w:val="640"/>
          <w:marRight w:val="0"/>
          <w:marTop w:val="0"/>
          <w:marBottom w:val="0"/>
          <w:divBdr>
            <w:top w:val="none" w:sz="0" w:space="0" w:color="auto"/>
            <w:left w:val="none" w:sz="0" w:space="0" w:color="auto"/>
            <w:bottom w:val="none" w:sz="0" w:space="0" w:color="auto"/>
            <w:right w:val="none" w:sz="0" w:space="0" w:color="auto"/>
          </w:divBdr>
        </w:div>
        <w:div w:id="2102676729">
          <w:marLeft w:val="640"/>
          <w:marRight w:val="0"/>
          <w:marTop w:val="0"/>
          <w:marBottom w:val="0"/>
          <w:divBdr>
            <w:top w:val="none" w:sz="0" w:space="0" w:color="auto"/>
            <w:left w:val="none" w:sz="0" w:space="0" w:color="auto"/>
            <w:bottom w:val="none" w:sz="0" w:space="0" w:color="auto"/>
            <w:right w:val="none" w:sz="0" w:space="0" w:color="auto"/>
          </w:divBdr>
        </w:div>
      </w:divsChild>
    </w:div>
    <w:div w:id="789979858">
      <w:bodyDiv w:val="1"/>
      <w:marLeft w:val="0"/>
      <w:marRight w:val="0"/>
      <w:marTop w:val="0"/>
      <w:marBottom w:val="0"/>
      <w:divBdr>
        <w:top w:val="none" w:sz="0" w:space="0" w:color="auto"/>
        <w:left w:val="none" w:sz="0" w:space="0" w:color="auto"/>
        <w:bottom w:val="none" w:sz="0" w:space="0" w:color="auto"/>
        <w:right w:val="none" w:sz="0" w:space="0" w:color="auto"/>
      </w:divBdr>
      <w:divsChild>
        <w:div w:id="131989677">
          <w:marLeft w:val="640"/>
          <w:marRight w:val="0"/>
          <w:marTop w:val="0"/>
          <w:marBottom w:val="0"/>
          <w:divBdr>
            <w:top w:val="none" w:sz="0" w:space="0" w:color="auto"/>
            <w:left w:val="none" w:sz="0" w:space="0" w:color="auto"/>
            <w:bottom w:val="none" w:sz="0" w:space="0" w:color="auto"/>
            <w:right w:val="none" w:sz="0" w:space="0" w:color="auto"/>
          </w:divBdr>
        </w:div>
        <w:div w:id="394666637">
          <w:marLeft w:val="640"/>
          <w:marRight w:val="0"/>
          <w:marTop w:val="0"/>
          <w:marBottom w:val="0"/>
          <w:divBdr>
            <w:top w:val="none" w:sz="0" w:space="0" w:color="auto"/>
            <w:left w:val="none" w:sz="0" w:space="0" w:color="auto"/>
            <w:bottom w:val="none" w:sz="0" w:space="0" w:color="auto"/>
            <w:right w:val="none" w:sz="0" w:space="0" w:color="auto"/>
          </w:divBdr>
        </w:div>
        <w:div w:id="1823886156">
          <w:marLeft w:val="640"/>
          <w:marRight w:val="0"/>
          <w:marTop w:val="0"/>
          <w:marBottom w:val="0"/>
          <w:divBdr>
            <w:top w:val="none" w:sz="0" w:space="0" w:color="auto"/>
            <w:left w:val="none" w:sz="0" w:space="0" w:color="auto"/>
            <w:bottom w:val="none" w:sz="0" w:space="0" w:color="auto"/>
            <w:right w:val="none" w:sz="0" w:space="0" w:color="auto"/>
          </w:divBdr>
        </w:div>
        <w:div w:id="1688142080">
          <w:marLeft w:val="640"/>
          <w:marRight w:val="0"/>
          <w:marTop w:val="0"/>
          <w:marBottom w:val="0"/>
          <w:divBdr>
            <w:top w:val="none" w:sz="0" w:space="0" w:color="auto"/>
            <w:left w:val="none" w:sz="0" w:space="0" w:color="auto"/>
            <w:bottom w:val="none" w:sz="0" w:space="0" w:color="auto"/>
            <w:right w:val="none" w:sz="0" w:space="0" w:color="auto"/>
          </w:divBdr>
        </w:div>
        <w:div w:id="2046177406">
          <w:marLeft w:val="640"/>
          <w:marRight w:val="0"/>
          <w:marTop w:val="0"/>
          <w:marBottom w:val="0"/>
          <w:divBdr>
            <w:top w:val="none" w:sz="0" w:space="0" w:color="auto"/>
            <w:left w:val="none" w:sz="0" w:space="0" w:color="auto"/>
            <w:bottom w:val="none" w:sz="0" w:space="0" w:color="auto"/>
            <w:right w:val="none" w:sz="0" w:space="0" w:color="auto"/>
          </w:divBdr>
        </w:div>
        <w:div w:id="2088065832">
          <w:marLeft w:val="640"/>
          <w:marRight w:val="0"/>
          <w:marTop w:val="0"/>
          <w:marBottom w:val="0"/>
          <w:divBdr>
            <w:top w:val="none" w:sz="0" w:space="0" w:color="auto"/>
            <w:left w:val="none" w:sz="0" w:space="0" w:color="auto"/>
            <w:bottom w:val="none" w:sz="0" w:space="0" w:color="auto"/>
            <w:right w:val="none" w:sz="0" w:space="0" w:color="auto"/>
          </w:divBdr>
        </w:div>
        <w:div w:id="2052722747">
          <w:marLeft w:val="640"/>
          <w:marRight w:val="0"/>
          <w:marTop w:val="0"/>
          <w:marBottom w:val="0"/>
          <w:divBdr>
            <w:top w:val="none" w:sz="0" w:space="0" w:color="auto"/>
            <w:left w:val="none" w:sz="0" w:space="0" w:color="auto"/>
            <w:bottom w:val="none" w:sz="0" w:space="0" w:color="auto"/>
            <w:right w:val="none" w:sz="0" w:space="0" w:color="auto"/>
          </w:divBdr>
        </w:div>
        <w:div w:id="1562979832">
          <w:marLeft w:val="640"/>
          <w:marRight w:val="0"/>
          <w:marTop w:val="0"/>
          <w:marBottom w:val="0"/>
          <w:divBdr>
            <w:top w:val="none" w:sz="0" w:space="0" w:color="auto"/>
            <w:left w:val="none" w:sz="0" w:space="0" w:color="auto"/>
            <w:bottom w:val="none" w:sz="0" w:space="0" w:color="auto"/>
            <w:right w:val="none" w:sz="0" w:space="0" w:color="auto"/>
          </w:divBdr>
        </w:div>
        <w:div w:id="1326469342">
          <w:marLeft w:val="640"/>
          <w:marRight w:val="0"/>
          <w:marTop w:val="0"/>
          <w:marBottom w:val="0"/>
          <w:divBdr>
            <w:top w:val="none" w:sz="0" w:space="0" w:color="auto"/>
            <w:left w:val="none" w:sz="0" w:space="0" w:color="auto"/>
            <w:bottom w:val="none" w:sz="0" w:space="0" w:color="auto"/>
            <w:right w:val="none" w:sz="0" w:space="0" w:color="auto"/>
          </w:divBdr>
        </w:div>
        <w:div w:id="1050954930">
          <w:marLeft w:val="640"/>
          <w:marRight w:val="0"/>
          <w:marTop w:val="0"/>
          <w:marBottom w:val="0"/>
          <w:divBdr>
            <w:top w:val="none" w:sz="0" w:space="0" w:color="auto"/>
            <w:left w:val="none" w:sz="0" w:space="0" w:color="auto"/>
            <w:bottom w:val="none" w:sz="0" w:space="0" w:color="auto"/>
            <w:right w:val="none" w:sz="0" w:space="0" w:color="auto"/>
          </w:divBdr>
        </w:div>
        <w:div w:id="2042704547">
          <w:marLeft w:val="640"/>
          <w:marRight w:val="0"/>
          <w:marTop w:val="0"/>
          <w:marBottom w:val="0"/>
          <w:divBdr>
            <w:top w:val="none" w:sz="0" w:space="0" w:color="auto"/>
            <w:left w:val="none" w:sz="0" w:space="0" w:color="auto"/>
            <w:bottom w:val="none" w:sz="0" w:space="0" w:color="auto"/>
            <w:right w:val="none" w:sz="0" w:space="0" w:color="auto"/>
          </w:divBdr>
        </w:div>
        <w:div w:id="2111049199">
          <w:marLeft w:val="640"/>
          <w:marRight w:val="0"/>
          <w:marTop w:val="0"/>
          <w:marBottom w:val="0"/>
          <w:divBdr>
            <w:top w:val="none" w:sz="0" w:space="0" w:color="auto"/>
            <w:left w:val="none" w:sz="0" w:space="0" w:color="auto"/>
            <w:bottom w:val="none" w:sz="0" w:space="0" w:color="auto"/>
            <w:right w:val="none" w:sz="0" w:space="0" w:color="auto"/>
          </w:divBdr>
        </w:div>
        <w:div w:id="834035628">
          <w:marLeft w:val="640"/>
          <w:marRight w:val="0"/>
          <w:marTop w:val="0"/>
          <w:marBottom w:val="0"/>
          <w:divBdr>
            <w:top w:val="none" w:sz="0" w:space="0" w:color="auto"/>
            <w:left w:val="none" w:sz="0" w:space="0" w:color="auto"/>
            <w:bottom w:val="none" w:sz="0" w:space="0" w:color="auto"/>
            <w:right w:val="none" w:sz="0" w:space="0" w:color="auto"/>
          </w:divBdr>
        </w:div>
        <w:div w:id="218514976">
          <w:marLeft w:val="640"/>
          <w:marRight w:val="0"/>
          <w:marTop w:val="0"/>
          <w:marBottom w:val="0"/>
          <w:divBdr>
            <w:top w:val="none" w:sz="0" w:space="0" w:color="auto"/>
            <w:left w:val="none" w:sz="0" w:space="0" w:color="auto"/>
            <w:bottom w:val="none" w:sz="0" w:space="0" w:color="auto"/>
            <w:right w:val="none" w:sz="0" w:space="0" w:color="auto"/>
          </w:divBdr>
        </w:div>
        <w:div w:id="150416669">
          <w:marLeft w:val="640"/>
          <w:marRight w:val="0"/>
          <w:marTop w:val="0"/>
          <w:marBottom w:val="0"/>
          <w:divBdr>
            <w:top w:val="none" w:sz="0" w:space="0" w:color="auto"/>
            <w:left w:val="none" w:sz="0" w:space="0" w:color="auto"/>
            <w:bottom w:val="none" w:sz="0" w:space="0" w:color="auto"/>
            <w:right w:val="none" w:sz="0" w:space="0" w:color="auto"/>
          </w:divBdr>
        </w:div>
        <w:div w:id="120998836">
          <w:marLeft w:val="640"/>
          <w:marRight w:val="0"/>
          <w:marTop w:val="0"/>
          <w:marBottom w:val="0"/>
          <w:divBdr>
            <w:top w:val="none" w:sz="0" w:space="0" w:color="auto"/>
            <w:left w:val="none" w:sz="0" w:space="0" w:color="auto"/>
            <w:bottom w:val="none" w:sz="0" w:space="0" w:color="auto"/>
            <w:right w:val="none" w:sz="0" w:space="0" w:color="auto"/>
          </w:divBdr>
        </w:div>
        <w:div w:id="205220667">
          <w:marLeft w:val="640"/>
          <w:marRight w:val="0"/>
          <w:marTop w:val="0"/>
          <w:marBottom w:val="0"/>
          <w:divBdr>
            <w:top w:val="none" w:sz="0" w:space="0" w:color="auto"/>
            <w:left w:val="none" w:sz="0" w:space="0" w:color="auto"/>
            <w:bottom w:val="none" w:sz="0" w:space="0" w:color="auto"/>
            <w:right w:val="none" w:sz="0" w:space="0" w:color="auto"/>
          </w:divBdr>
        </w:div>
        <w:div w:id="82649268">
          <w:marLeft w:val="640"/>
          <w:marRight w:val="0"/>
          <w:marTop w:val="0"/>
          <w:marBottom w:val="0"/>
          <w:divBdr>
            <w:top w:val="none" w:sz="0" w:space="0" w:color="auto"/>
            <w:left w:val="none" w:sz="0" w:space="0" w:color="auto"/>
            <w:bottom w:val="none" w:sz="0" w:space="0" w:color="auto"/>
            <w:right w:val="none" w:sz="0" w:space="0" w:color="auto"/>
          </w:divBdr>
        </w:div>
        <w:div w:id="2125539351">
          <w:marLeft w:val="640"/>
          <w:marRight w:val="0"/>
          <w:marTop w:val="0"/>
          <w:marBottom w:val="0"/>
          <w:divBdr>
            <w:top w:val="none" w:sz="0" w:space="0" w:color="auto"/>
            <w:left w:val="none" w:sz="0" w:space="0" w:color="auto"/>
            <w:bottom w:val="none" w:sz="0" w:space="0" w:color="auto"/>
            <w:right w:val="none" w:sz="0" w:space="0" w:color="auto"/>
          </w:divBdr>
        </w:div>
        <w:div w:id="682588376">
          <w:marLeft w:val="640"/>
          <w:marRight w:val="0"/>
          <w:marTop w:val="0"/>
          <w:marBottom w:val="0"/>
          <w:divBdr>
            <w:top w:val="none" w:sz="0" w:space="0" w:color="auto"/>
            <w:left w:val="none" w:sz="0" w:space="0" w:color="auto"/>
            <w:bottom w:val="none" w:sz="0" w:space="0" w:color="auto"/>
            <w:right w:val="none" w:sz="0" w:space="0" w:color="auto"/>
          </w:divBdr>
        </w:div>
        <w:div w:id="730159313">
          <w:marLeft w:val="640"/>
          <w:marRight w:val="0"/>
          <w:marTop w:val="0"/>
          <w:marBottom w:val="0"/>
          <w:divBdr>
            <w:top w:val="none" w:sz="0" w:space="0" w:color="auto"/>
            <w:left w:val="none" w:sz="0" w:space="0" w:color="auto"/>
            <w:bottom w:val="none" w:sz="0" w:space="0" w:color="auto"/>
            <w:right w:val="none" w:sz="0" w:space="0" w:color="auto"/>
          </w:divBdr>
        </w:div>
        <w:div w:id="743068012">
          <w:marLeft w:val="640"/>
          <w:marRight w:val="0"/>
          <w:marTop w:val="0"/>
          <w:marBottom w:val="0"/>
          <w:divBdr>
            <w:top w:val="none" w:sz="0" w:space="0" w:color="auto"/>
            <w:left w:val="none" w:sz="0" w:space="0" w:color="auto"/>
            <w:bottom w:val="none" w:sz="0" w:space="0" w:color="auto"/>
            <w:right w:val="none" w:sz="0" w:space="0" w:color="auto"/>
          </w:divBdr>
        </w:div>
        <w:div w:id="1945503144">
          <w:marLeft w:val="640"/>
          <w:marRight w:val="0"/>
          <w:marTop w:val="0"/>
          <w:marBottom w:val="0"/>
          <w:divBdr>
            <w:top w:val="none" w:sz="0" w:space="0" w:color="auto"/>
            <w:left w:val="none" w:sz="0" w:space="0" w:color="auto"/>
            <w:bottom w:val="none" w:sz="0" w:space="0" w:color="auto"/>
            <w:right w:val="none" w:sz="0" w:space="0" w:color="auto"/>
          </w:divBdr>
        </w:div>
        <w:div w:id="1989937892">
          <w:marLeft w:val="640"/>
          <w:marRight w:val="0"/>
          <w:marTop w:val="0"/>
          <w:marBottom w:val="0"/>
          <w:divBdr>
            <w:top w:val="none" w:sz="0" w:space="0" w:color="auto"/>
            <w:left w:val="none" w:sz="0" w:space="0" w:color="auto"/>
            <w:bottom w:val="none" w:sz="0" w:space="0" w:color="auto"/>
            <w:right w:val="none" w:sz="0" w:space="0" w:color="auto"/>
          </w:divBdr>
        </w:div>
        <w:div w:id="1314411853">
          <w:marLeft w:val="640"/>
          <w:marRight w:val="0"/>
          <w:marTop w:val="0"/>
          <w:marBottom w:val="0"/>
          <w:divBdr>
            <w:top w:val="none" w:sz="0" w:space="0" w:color="auto"/>
            <w:left w:val="none" w:sz="0" w:space="0" w:color="auto"/>
            <w:bottom w:val="none" w:sz="0" w:space="0" w:color="auto"/>
            <w:right w:val="none" w:sz="0" w:space="0" w:color="auto"/>
          </w:divBdr>
        </w:div>
        <w:div w:id="1705786871">
          <w:marLeft w:val="640"/>
          <w:marRight w:val="0"/>
          <w:marTop w:val="0"/>
          <w:marBottom w:val="0"/>
          <w:divBdr>
            <w:top w:val="none" w:sz="0" w:space="0" w:color="auto"/>
            <w:left w:val="none" w:sz="0" w:space="0" w:color="auto"/>
            <w:bottom w:val="none" w:sz="0" w:space="0" w:color="auto"/>
            <w:right w:val="none" w:sz="0" w:space="0" w:color="auto"/>
          </w:divBdr>
        </w:div>
        <w:div w:id="1472675886">
          <w:marLeft w:val="640"/>
          <w:marRight w:val="0"/>
          <w:marTop w:val="0"/>
          <w:marBottom w:val="0"/>
          <w:divBdr>
            <w:top w:val="none" w:sz="0" w:space="0" w:color="auto"/>
            <w:left w:val="none" w:sz="0" w:space="0" w:color="auto"/>
            <w:bottom w:val="none" w:sz="0" w:space="0" w:color="auto"/>
            <w:right w:val="none" w:sz="0" w:space="0" w:color="auto"/>
          </w:divBdr>
        </w:div>
        <w:div w:id="1518889205">
          <w:marLeft w:val="640"/>
          <w:marRight w:val="0"/>
          <w:marTop w:val="0"/>
          <w:marBottom w:val="0"/>
          <w:divBdr>
            <w:top w:val="none" w:sz="0" w:space="0" w:color="auto"/>
            <w:left w:val="none" w:sz="0" w:space="0" w:color="auto"/>
            <w:bottom w:val="none" w:sz="0" w:space="0" w:color="auto"/>
            <w:right w:val="none" w:sz="0" w:space="0" w:color="auto"/>
          </w:divBdr>
        </w:div>
        <w:div w:id="1135489560">
          <w:marLeft w:val="640"/>
          <w:marRight w:val="0"/>
          <w:marTop w:val="0"/>
          <w:marBottom w:val="0"/>
          <w:divBdr>
            <w:top w:val="none" w:sz="0" w:space="0" w:color="auto"/>
            <w:left w:val="none" w:sz="0" w:space="0" w:color="auto"/>
            <w:bottom w:val="none" w:sz="0" w:space="0" w:color="auto"/>
            <w:right w:val="none" w:sz="0" w:space="0" w:color="auto"/>
          </w:divBdr>
        </w:div>
        <w:div w:id="208998308">
          <w:marLeft w:val="640"/>
          <w:marRight w:val="0"/>
          <w:marTop w:val="0"/>
          <w:marBottom w:val="0"/>
          <w:divBdr>
            <w:top w:val="none" w:sz="0" w:space="0" w:color="auto"/>
            <w:left w:val="none" w:sz="0" w:space="0" w:color="auto"/>
            <w:bottom w:val="none" w:sz="0" w:space="0" w:color="auto"/>
            <w:right w:val="none" w:sz="0" w:space="0" w:color="auto"/>
          </w:divBdr>
        </w:div>
        <w:div w:id="236746507">
          <w:marLeft w:val="640"/>
          <w:marRight w:val="0"/>
          <w:marTop w:val="0"/>
          <w:marBottom w:val="0"/>
          <w:divBdr>
            <w:top w:val="none" w:sz="0" w:space="0" w:color="auto"/>
            <w:left w:val="none" w:sz="0" w:space="0" w:color="auto"/>
            <w:bottom w:val="none" w:sz="0" w:space="0" w:color="auto"/>
            <w:right w:val="none" w:sz="0" w:space="0" w:color="auto"/>
          </w:divBdr>
        </w:div>
        <w:div w:id="1061828494">
          <w:marLeft w:val="640"/>
          <w:marRight w:val="0"/>
          <w:marTop w:val="0"/>
          <w:marBottom w:val="0"/>
          <w:divBdr>
            <w:top w:val="none" w:sz="0" w:space="0" w:color="auto"/>
            <w:left w:val="none" w:sz="0" w:space="0" w:color="auto"/>
            <w:bottom w:val="none" w:sz="0" w:space="0" w:color="auto"/>
            <w:right w:val="none" w:sz="0" w:space="0" w:color="auto"/>
          </w:divBdr>
        </w:div>
        <w:div w:id="1388987276">
          <w:marLeft w:val="640"/>
          <w:marRight w:val="0"/>
          <w:marTop w:val="0"/>
          <w:marBottom w:val="0"/>
          <w:divBdr>
            <w:top w:val="none" w:sz="0" w:space="0" w:color="auto"/>
            <w:left w:val="none" w:sz="0" w:space="0" w:color="auto"/>
            <w:bottom w:val="none" w:sz="0" w:space="0" w:color="auto"/>
            <w:right w:val="none" w:sz="0" w:space="0" w:color="auto"/>
          </w:divBdr>
        </w:div>
        <w:div w:id="91321675">
          <w:marLeft w:val="640"/>
          <w:marRight w:val="0"/>
          <w:marTop w:val="0"/>
          <w:marBottom w:val="0"/>
          <w:divBdr>
            <w:top w:val="none" w:sz="0" w:space="0" w:color="auto"/>
            <w:left w:val="none" w:sz="0" w:space="0" w:color="auto"/>
            <w:bottom w:val="none" w:sz="0" w:space="0" w:color="auto"/>
            <w:right w:val="none" w:sz="0" w:space="0" w:color="auto"/>
          </w:divBdr>
        </w:div>
        <w:div w:id="1578393675">
          <w:marLeft w:val="640"/>
          <w:marRight w:val="0"/>
          <w:marTop w:val="0"/>
          <w:marBottom w:val="0"/>
          <w:divBdr>
            <w:top w:val="none" w:sz="0" w:space="0" w:color="auto"/>
            <w:left w:val="none" w:sz="0" w:space="0" w:color="auto"/>
            <w:bottom w:val="none" w:sz="0" w:space="0" w:color="auto"/>
            <w:right w:val="none" w:sz="0" w:space="0" w:color="auto"/>
          </w:divBdr>
        </w:div>
        <w:div w:id="81537534">
          <w:marLeft w:val="640"/>
          <w:marRight w:val="0"/>
          <w:marTop w:val="0"/>
          <w:marBottom w:val="0"/>
          <w:divBdr>
            <w:top w:val="none" w:sz="0" w:space="0" w:color="auto"/>
            <w:left w:val="none" w:sz="0" w:space="0" w:color="auto"/>
            <w:bottom w:val="none" w:sz="0" w:space="0" w:color="auto"/>
            <w:right w:val="none" w:sz="0" w:space="0" w:color="auto"/>
          </w:divBdr>
        </w:div>
        <w:div w:id="2000841903">
          <w:marLeft w:val="640"/>
          <w:marRight w:val="0"/>
          <w:marTop w:val="0"/>
          <w:marBottom w:val="0"/>
          <w:divBdr>
            <w:top w:val="none" w:sz="0" w:space="0" w:color="auto"/>
            <w:left w:val="none" w:sz="0" w:space="0" w:color="auto"/>
            <w:bottom w:val="none" w:sz="0" w:space="0" w:color="auto"/>
            <w:right w:val="none" w:sz="0" w:space="0" w:color="auto"/>
          </w:divBdr>
        </w:div>
        <w:div w:id="1656034573">
          <w:marLeft w:val="640"/>
          <w:marRight w:val="0"/>
          <w:marTop w:val="0"/>
          <w:marBottom w:val="0"/>
          <w:divBdr>
            <w:top w:val="none" w:sz="0" w:space="0" w:color="auto"/>
            <w:left w:val="none" w:sz="0" w:space="0" w:color="auto"/>
            <w:bottom w:val="none" w:sz="0" w:space="0" w:color="auto"/>
            <w:right w:val="none" w:sz="0" w:space="0" w:color="auto"/>
          </w:divBdr>
        </w:div>
        <w:div w:id="1556550213">
          <w:marLeft w:val="640"/>
          <w:marRight w:val="0"/>
          <w:marTop w:val="0"/>
          <w:marBottom w:val="0"/>
          <w:divBdr>
            <w:top w:val="none" w:sz="0" w:space="0" w:color="auto"/>
            <w:left w:val="none" w:sz="0" w:space="0" w:color="auto"/>
            <w:bottom w:val="none" w:sz="0" w:space="0" w:color="auto"/>
            <w:right w:val="none" w:sz="0" w:space="0" w:color="auto"/>
          </w:divBdr>
        </w:div>
        <w:div w:id="1114861079">
          <w:marLeft w:val="640"/>
          <w:marRight w:val="0"/>
          <w:marTop w:val="0"/>
          <w:marBottom w:val="0"/>
          <w:divBdr>
            <w:top w:val="none" w:sz="0" w:space="0" w:color="auto"/>
            <w:left w:val="none" w:sz="0" w:space="0" w:color="auto"/>
            <w:bottom w:val="none" w:sz="0" w:space="0" w:color="auto"/>
            <w:right w:val="none" w:sz="0" w:space="0" w:color="auto"/>
          </w:divBdr>
        </w:div>
        <w:div w:id="897788530">
          <w:marLeft w:val="640"/>
          <w:marRight w:val="0"/>
          <w:marTop w:val="0"/>
          <w:marBottom w:val="0"/>
          <w:divBdr>
            <w:top w:val="none" w:sz="0" w:space="0" w:color="auto"/>
            <w:left w:val="none" w:sz="0" w:space="0" w:color="auto"/>
            <w:bottom w:val="none" w:sz="0" w:space="0" w:color="auto"/>
            <w:right w:val="none" w:sz="0" w:space="0" w:color="auto"/>
          </w:divBdr>
        </w:div>
        <w:div w:id="1930503047">
          <w:marLeft w:val="640"/>
          <w:marRight w:val="0"/>
          <w:marTop w:val="0"/>
          <w:marBottom w:val="0"/>
          <w:divBdr>
            <w:top w:val="none" w:sz="0" w:space="0" w:color="auto"/>
            <w:left w:val="none" w:sz="0" w:space="0" w:color="auto"/>
            <w:bottom w:val="none" w:sz="0" w:space="0" w:color="auto"/>
            <w:right w:val="none" w:sz="0" w:space="0" w:color="auto"/>
          </w:divBdr>
        </w:div>
        <w:div w:id="1188561371">
          <w:marLeft w:val="640"/>
          <w:marRight w:val="0"/>
          <w:marTop w:val="0"/>
          <w:marBottom w:val="0"/>
          <w:divBdr>
            <w:top w:val="none" w:sz="0" w:space="0" w:color="auto"/>
            <w:left w:val="none" w:sz="0" w:space="0" w:color="auto"/>
            <w:bottom w:val="none" w:sz="0" w:space="0" w:color="auto"/>
            <w:right w:val="none" w:sz="0" w:space="0" w:color="auto"/>
          </w:divBdr>
        </w:div>
        <w:div w:id="1670521023">
          <w:marLeft w:val="640"/>
          <w:marRight w:val="0"/>
          <w:marTop w:val="0"/>
          <w:marBottom w:val="0"/>
          <w:divBdr>
            <w:top w:val="none" w:sz="0" w:space="0" w:color="auto"/>
            <w:left w:val="none" w:sz="0" w:space="0" w:color="auto"/>
            <w:bottom w:val="none" w:sz="0" w:space="0" w:color="auto"/>
            <w:right w:val="none" w:sz="0" w:space="0" w:color="auto"/>
          </w:divBdr>
        </w:div>
        <w:div w:id="1928612354">
          <w:marLeft w:val="640"/>
          <w:marRight w:val="0"/>
          <w:marTop w:val="0"/>
          <w:marBottom w:val="0"/>
          <w:divBdr>
            <w:top w:val="none" w:sz="0" w:space="0" w:color="auto"/>
            <w:left w:val="none" w:sz="0" w:space="0" w:color="auto"/>
            <w:bottom w:val="none" w:sz="0" w:space="0" w:color="auto"/>
            <w:right w:val="none" w:sz="0" w:space="0" w:color="auto"/>
          </w:divBdr>
        </w:div>
        <w:div w:id="350884594">
          <w:marLeft w:val="640"/>
          <w:marRight w:val="0"/>
          <w:marTop w:val="0"/>
          <w:marBottom w:val="0"/>
          <w:divBdr>
            <w:top w:val="none" w:sz="0" w:space="0" w:color="auto"/>
            <w:left w:val="none" w:sz="0" w:space="0" w:color="auto"/>
            <w:bottom w:val="none" w:sz="0" w:space="0" w:color="auto"/>
            <w:right w:val="none" w:sz="0" w:space="0" w:color="auto"/>
          </w:divBdr>
        </w:div>
        <w:div w:id="1595942027">
          <w:marLeft w:val="640"/>
          <w:marRight w:val="0"/>
          <w:marTop w:val="0"/>
          <w:marBottom w:val="0"/>
          <w:divBdr>
            <w:top w:val="none" w:sz="0" w:space="0" w:color="auto"/>
            <w:left w:val="none" w:sz="0" w:space="0" w:color="auto"/>
            <w:bottom w:val="none" w:sz="0" w:space="0" w:color="auto"/>
            <w:right w:val="none" w:sz="0" w:space="0" w:color="auto"/>
          </w:divBdr>
        </w:div>
        <w:div w:id="430050330">
          <w:marLeft w:val="640"/>
          <w:marRight w:val="0"/>
          <w:marTop w:val="0"/>
          <w:marBottom w:val="0"/>
          <w:divBdr>
            <w:top w:val="none" w:sz="0" w:space="0" w:color="auto"/>
            <w:left w:val="none" w:sz="0" w:space="0" w:color="auto"/>
            <w:bottom w:val="none" w:sz="0" w:space="0" w:color="auto"/>
            <w:right w:val="none" w:sz="0" w:space="0" w:color="auto"/>
          </w:divBdr>
        </w:div>
        <w:div w:id="360127635">
          <w:marLeft w:val="640"/>
          <w:marRight w:val="0"/>
          <w:marTop w:val="0"/>
          <w:marBottom w:val="0"/>
          <w:divBdr>
            <w:top w:val="none" w:sz="0" w:space="0" w:color="auto"/>
            <w:left w:val="none" w:sz="0" w:space="0" w:color="auto"/>
            <w:bottom w:val="none" w:sz="0" w:space="0" w:color="auto"/>
            <w:right w:val="none" w:sz="0" w:space="0" w:color="auto"/>
          </w:divBdr>
        </w:div>
        <w:div w:id="500586361">
          <w:marLeft w:val="640"/>
          <w:marRight w:val="0"/>
          <w:marTop w:val="0"/>
          <w:marBottom w:val="0"/>
          <w:divBdr>
            <w:top w:val="none" w:sz="0" w:space="0" w:color="auto"/>
            <w:left w:val="none" w:sz="0" w:space="0" w:color="auto"/>
            <w:bottom w:val="none" w:sz="0" w:space="0" w:color="auto"/>
            <w:right w:val="none" w:sz="0" w:space="0" w:color="auto"/>
          </w:divBdr>
        </w:div>
      </w:divsChild>
    </w:div>
    <w:div w:id="790440513">
      <w:marLeft w:val="0"/>
      <w:marRight w:val="0"/>
      <w:marTop w:val="0"/>
      <w:marBottom w:val="0"/>
      <w:divBdr>
        <w:top w:val="none" w:sz="0" w:space="0" w:color="auto"/>
        <w:left w:val="none" w:sz="0" w:space="0" w:color="auto"/>
        <w:bottom w:val="none" w:sz="0" w:space="0" w:color="auto"/>
        <w:right w:val="none" w:sz="0" w:space="0" w:color="auto"/>
      </w:divBdr>
    </w:div>
    <w:div w:id="791217152">
      <w:bodyDiv w:val="1"/>
      <w:marLeft w:val="0"/>
      <w:marRight w:val="0"/>
      <w:marTop w:val="0"/>
      <w:marBottom w:val="0"/>
      <w:divBdr>
        <w:top w:val="none" w:sz="0" w:space="0" w:color="auto"/>
        <w:left w:val="none" w:sz="0" w:space="0" w:color="auto"/>
        <w:bottom w:val="none" w:sz="0" w:space="0" w:color="auto"/>
        <w:right w:val="none" w:sz="0" w:space="0" w:color="auto"/>
      </w:divBdr>
      <w:divsChild>
        <w:div w:id="1082218533">
          <w:marLeft w:val="640"/>
          <w:marRight w:val="0"/>
          <w:marTop w:val="0"/>
          <w:marBottom w:val="0"/>
          <w:divBdr>
            <w:top w:val="none" w:sz="0" w:space="0" w:color="auto"/>
            <w:left w:val="none" w:sz="0" w:space="0" w:color="auto"/>
            <w:bottom w:val="none" w:sz="0" w:space="0" w:color="auto"/>
            <w:right w:val="none" w:sz="0" w:space="0" w:color="auto"/>
          </w:divBdr>
        </w:div>
        <w:div w:id="111443072">
          <w:marLeft w:val="640"/>
          <w:marRight w:val="0"/>
          <w:marTop w:val="0"/>
          <w:marBottom w:val="0"/>
          <w:divBdr>
            <w:top w:val="none" w:sz="0" w:space="0" w:color="auto"/>
            <w:left w:val="none" w:sz="0" w:space="0" w:color="auto"/>
            <w:bottom w:val="none" w:sz="0" w:space="0" w:color="auto"/>
            <w:right w:val="none" w:sz="0" w:space="0" w:color="auto"/>
          </w:divBdr>
        </w:div>
        <w:div w:id="846674145">
          <w:marLeft w:val="640"/>
          <w:marRight w:val="0"/>
          <w:marTop w:val="0"/>
          <w:marBottom w:val="0"/>
          <w:divBdr>
            <w:top w:val="none" w:sz="0" w:space="0" w:color="auto"/>
            <w:left w:val="none" w:sz="0" w:space="0" w:color="auto"/>
            <w:bottom w:val="none" w:sz="0" w:space="0" w:color="auto"/>
            <w:right w:val="none" w:sz="0" w:space="0" w:color="auto"/>
          </w:divBdr>
        </w:div>
        <w:div w:id="1434545445">
          <w:marLeft w:val="640"/>
          <w:marRight w:val="0"/>
          <w:marTop w:val="0"/>
          <w:marBottom w:val="0"/>
          <w:divBdr>
            <w:top w:val="none" w:sz="0" w:space="0" w:color="auto"/>
            <w:left w:val="none" w:sz="0" w:space="0" w:color="auto"/>
            <w:bottom w:val="none" w:sz="0" w:space="0" w:color="auto"/>
            <w:right w:val="none" w:sz="0" w:space="0" w:color="auto"/>
          </w:divBdr>
        </w:div>
        <w:div w:id="611665918">
          <w:marLeft w:val="640"/>
          <w:marRight w:val="0"/>
          <w:marTop w:val="0"/>
          <w:marBottom w:val="0"/>
          <w:divBdr>
            <w:top w:val="none" w:sz="0" w:space="0" w:color="auto"/>
            <w:left w:val="none" w:sz="0" w:space="0" w:color="auto"/>
            <w:bottom w:val="none" w:sz="0" w:space="0" w:color="auto"/>
            <w:right w:val="none" w:sz="0" w:space="0" w:color="auto"/>
          </w:divBdr>
        </w:div>
        <w:div w:id="1097561371">
          <w:marLeft w:val="640"/>
          <w:marRight w:val="0"/>
          <w:marTop w:val="0"/>
          <w:marBottom w:val="0"/>
          <w:divBdr>
            <w:top w:val="none" w:sz="0" w:space="0" w:color="auto"/>
            <w:left w:val="none" w:sz="0" w:space="0" w:color="auto"/>
            <w:bottom w:val="none" w:sz="0" w:space="0" w:color="auto"/>
            <w:right w:val="none" w:sz="0" w:space="0" w:color="auto"/>
          </w:divBdr>
        </w:div>
        <w:div w:id="2016956146">
          <w:marLeft w:val="640"/>
          <w:marRight w:val="0"/>
          <w:marTop w:val="0"/>
          <w:marBottom w:val="0"/>
          <w:divBdr>
            <w:top w:val="none" w:sz="0" w:space="0" w:color="auto"/>
            <w:left w:val="none" w:sz="0" w:space="0" w:color="auto"/>
            <w:bottom w:val="none" w:sz="0" w:space="0" w:color="auto"/>
            <w:right w:val="none" w:sz="0" w:space="0" w:color="auto"/>
          </w:divBdr>
        </w:div>
        <w:div w:id="738789643">
          <w:marLeft w:val="640"/>
          <w:marRight w:val="0"/>
          <w:marTop w:val="0"/>
          <w:marBottom w:val="0"/>
          <w:divBdr>
            <w:top w:val="none" w:sz="0" w:space="0" w:color="auto"/>
            <w:left w:val="none" w:sz="0" w:space="0" w:color="auto"/>
            <w:bottom w:val="none" w:sz="0" w:space="0" w:color="auto"/>
            <w:right w:val="none" w:sz="0" w:space="0" w:color="auto"/>
          </w:divBdr>
        </w:div>
        <w:div w:id="942567791">
          <w:marLeft w:val="640"/>
          <w:marRight w:val="0"/>
          <w:marTop w:val="0"/>
          <w:marBottom w:val="0"/>
          <w:divBdr>
            <w:top w:val="none" w:sz="0" w:space="0" w:color="auto"/>
            <w:left w:val="none" w:sz="0" w:space="0" w:color="auto"/>
            <w:bottom w:val="none" w:sz="0" w:space="0" w:color="auto"/>
            <w:right w:val="none" w:sz="0" w:space="0" w:color="auto"/>
          </w:divBdr>
        </w:div>
        <w:div w:id="1944797407">
          <w:marLeft w:val="640"/>
          <w:marRight w:val="0"/>
          <w:marTop w:val="0"/>
          <w:marBottom w:val="0"/>
          <w:divBdr>
            <w:top w:val="none" w:sz="0" w:space="0" w:color="auto"/>
            <w:left w:val="none" w:sz="0" w:space="0" w:color="auto"/>
            <w:bottom w:val="none" w:sz="0" w:space="0" w:color="auto"/>
            <w:right w:val="none" w:sz="0" w:space="0" w:color="auto"/>
          </w:divBdr>
        </w:div>
        <w:div w:id="1717469084">
          <w:marLeft w:val="640"/>
          <w:marRight w:val="0"/>
          <w:marTop w:val="0"/>
          <w:marBottom w:val="0"/>
          <w:divBdr>
            <w:top w:val="none" w:sz="0" w:space="0" w:color="auto"/>
            <w:left w:val="none" w:sz="0" w:space="0" w:color="auto"/>
            <w:bottom w:val="none" w:sz="0" w:space="0" w:color="auto"/>
            <w:right w:val="none" w:sz="0" w:space="0" w:color="auto"/>
          </w:divBdr>
        </w:div>
        <w:div w:id="1934624792">
          <w:marLeft w:val="640"/>
          <w:marRight w:val="0"/>
          <w:marTop w:val="0"/>
          <w:marBottom w:val="0"/>
          <w:divBdr>
            <w:top w:val="none" w:sz="0" w:space="0" w:color="auto"/>
            <w:left w:val="none" w:sz="0" w:space="0" w:color="auto"/>
            <w:bottom w:val="none" w:sz="0" w:space="0" w:color="auto"/>
            <w:right w:val="none" w:sz="0" w:space="0" w:color="auto"/>
          </w:divBdr>
        </w:div>
        <w:div w:id="556359742">
          <w:marLeft w:val="640"/>
          <w:marRight w:val="0"/>
          <w:marTop w:val="0"/>
          <w:marBottom w:val="0"/>
          <w:divBdr>
            <w:top w:val="none" w:sz="0" w:space="0" w:color="auto"/>
            <w:left w:val="none" w:sz="0" w:space="0" w:color="auto"/>
            <w:bottom w:val="none" w:sz="0" w:space="0" w:color="auto"/>
            <w:right w:val="none" w:sz="0" w:space="0" w:color="auto"/>
          </w:divBdr>
        </w:div>
        <w:div w:id="128909655">
          <w:marLeft w:val="640"/>
          <w:marRight w:val="0"/>
          <w:marTop w:val="0"/>
          <w:marBottom w:val="0"/>
          <w:divBdr>
            <w:top w:val="none" w:sz="0" w:space="0" w:color="auto"/>
            <w:left w:val="none" w:sz="0" w:space="0" w:color="auto"/>
            <w:bottom w:val="none" w:sz="0" w:space="0" w:color="auto"/>
            <w:right w:val="none" w:sz="0" w:space="0" w:color="auto"/>
          </w:divBdr>
        </w:div>
        <w:div w:id="1344825309">
          <w:marLeft w:val="640"/>
          <w:marRight w:val="0"/>
          <w:marTop w:val="0"/>
          <w:marBottom w:val="0"/>
          <w:divBdr>
            <w:top w:val="none" w:sz="0" w:space="0" w:color="auto"/>
            <w:left w:val="none" w:sz="0" w:space="0" w:color="auto"/>
            <w:bottom w:val="none" w:sz="0" w:space="0" w:color="auto"/>
            <w:right w:val="none" w:sz="0" w:space="0" w:color="auto"/>
          </w:divBdr>
        </w:div>
        <w:div w:id="925068985">
          <w:marLeft w:val="640"/>
          <w:marRight w:val="0"/>
          <w:marTop w:val="0"/>
          <w:marBottom w:val="0"/>
          <w:divBdr>
            <w:top w:val="none" w:sz="0" w:space="0" w:color="auto"/>
            <w:left w:val="none" w:sz="0" w:space="0" w:color="auto"/>
            <w:bottom w:val="none" w:sz="0" w:space="0" w:color="auto"/>
            <w:right w:val="none" w:sz="0" w:space="0" w:color="auto"/>
          </w:divBdr>
        </w:div>
        <w:div w:id="421802239">
          <w:marLeft w:val="640"/>
          <w:marRight w:val="0"/>
          <w:marTop w:val="0"/>
          <w:marBottom w:val="0"/>
          <w:divBdr>
            <w:top w:val="none" w:sz="0" w:space="0" w:color="auto"/>
            <w:left w:val="none" w:sz="0" w:space="0" w:color="auto"/>
            <w:bottom w:val="none" w:sz="0" w:space="0" w:color="auto"/>
            <w:right w:val="none" w:sz="0" w:space="0" w:color="auto"/>
          </w:divBdr>
        </w:div>
        <w:div w:id="1322345393">
          <w:marLeft w:val="640"/>
          <w:marRight w:val="0"/>
          <w:marTop w:val="0"/>
          <w:marBottom w:val="0"/>
          <w:divBdr>
            <w:top w:val="none" w:sz="0" w:space="0" w:color="auto"/>
            <w:left w:val="none" w:sz="0" w:space="0" w:color="auto"/>
            <w:bottom w:val="none" w:sz="0" w:space="0" w:color="auto"/>
            <w:right w:val="none" w:sz="0" w:space="0" w:color="auto"/>
          </w:divBdr>
        </w:div>
        <w:div w:id="1963880607">
          <w:marLeft w:val="640"/>
          <w:marRight w:val="0"/>
          <w:marTop w:val="0"/>
          <w:marBottom w:val="0"/>
          <w:divBdr>
            <w:top w:val="none" w:sz="0" w:space="0" w:color="auto"/>
            <w:left w:val="none" w:sz="0" w:space="0" w:color="auto"/>
            <w:bottom w:val="none" w:sz="0" w:space="0" w:color="auto"/>
            <w:right w:val="none" w:sz="0" w:space="0" w:color="auto"/>
          </w:divBdr>
        </w:div>
        <w:div w:id="1125975069">
          <w:marLeft w:val="640"/>
          <w:marRight w:val="0"/>
          <w:marTop w:val="0"/>
          <w:marBottom w:val="0"/>
          <w:divBdr>
            <w:top w:val="none" w:sz="0" w:space="0" w:color="auto"/>
            <w:left w:val="none" w:sz="0" w:space="0" w:color="auto"/>
            <w:bottom w:val="none" w:sz="0" w:space="0" w:color="auto"/>
            <w:right w:val="none" w:sz="0" w:space="0" w:color="auto"/>
          </w:divBdr>
        </w:div>
        <w:div w:id="856579924">
          <w:marLeft w:val="640"/>
          <w:marRight w:val="0"/>
          <w:marTop w:val="0"/>
          <w:marBottom w:val="0"/>
          <w:divBdr>
            <w:top w:val="none" w:sz="0" w:space="0" w:color="auto"/>
            <w:left w:val="none" w:sz="0" w:space="0" w:color="auto"/>
            <w:bottom w:val="none" w:sz="0" w:space="0" w:color="auto"/>
            <w:right w:val="none" w:sz="0" w:space="0" w:color="auto"/>
          </w:divBdr>
        </w:div>
        <w:div w:id="2099670612">
          <w:marLeft w:val="640"/>
          <w:marRight w:val="0"/>
          <w:marTop w:val="0"/>
          <w:marBottom w:val="0"/>
          <w:divBdr>
            <w:top w:val="none" w:sz="0" w:space="0" w:color="auto"/>
            <w:left w:val="none" w:sz="0" w:space="0" w:color="auto"/>
            <w:bottom w:val="none" w:sz="0" w:space="0" w:color="auto"/>
            <w:right w:val="none" w:sz="0" w:space="0" w:color="auto"/>
          </w:divBdr>
        </w:div>
        <w:div w:id="711731769">
          <w:marLeft w:val="640"/>
          <w:marRight w:val="0"/>
          <w:marTop w:val="0"/>
          <w:marBottom w:val="0"/>
          <w:divBdr>
            <w:top w:val="none" w:sz="0" w:space="0" w:color="auto"/>
            <w:left w:val="none" w:sz="0" w:space="0" w:color="auto"/>
            <w:bottom w:val="none" w:sz="0" w:space="0" w:color="auto"/>
            <w:right w:val="none" w:sz="0" w:space="0" w:color="auto"/>
          </w:divBdr>
        </w:div>
        <w:div w:id="642201617">
          <w:marLeft w:val="640"/>
          <w:marRight w:val="0"/>
          <w:marTop w:val="0"/>
          <w:marBottom w:val="0"/>
          <w:divBdr>
            <w:top w:val="none" w:sz="0" w:space="0" w:color="auto"/>
            <w:left w:val="none" w:sz="0" w:space="0" w:color="auto"/>
            <w:bottom w:val="none" w:sz="0" w:space="0" w:color="auto"/>
            <w:right w:val="none" w:sz="0" w:space="0" w:color="auto"/>
          </w:divBdr>
        </w:div>
        <w:div w:id="521170948">
          <w:marLeft w:val="640"/>
          <w:marRight w:val="0"/>
          <w:marTop w:val="0"/>
          <w:marBottom w:val="0"/>
          <w:divBdr>
            <w:top w:val="none" w:sz="0" w:space="0" w:color="auto"/>
            <w:left w:val="none" w:sz="0" w:space="0" w:color="auto"/>
            <w:bottom w:val="none" w:sz="0" w:space="0" w:color="auto"/>
            <w:right w:val="none" w:sz="0" w:space="0" w:color="auto"/>
          </w:divBdr>
        </w:div>
        <w:div w:id="55200831">
          <w:marLeft w:val="640"/>
          <w:marRight w:val="0"/>
          <w:marTop w:val="0"/>
          <w:marBottom w:val="0"/>
          <w:divBdr>
            <w:top w:val="none" w:sz="0" w:space="0" w:color="auto"/>
            <w:left w:val="none" w:sz="0" w:space="0" w:color="auto"/>
            <w:bottom w:val="none" w:sz="0" w:space="0" w:color="auto"/>
            <w:right w:val="none" w:sz="0" w:space="0" w:color="auto"/>
          </w:divBdr>
        </w:div>
        <w:div w:id="1405300402">
          <w:marLeft w:val="640"/>
          <w:marRight w:val="0"/>
          <w:marTop w:val="0"/>
          <w:marBottom w:val="0"/>
          <w:divBdr>
            <w:top w:val="none" w:sz="0" w:space="0" w:color="auto"/>
            <w:left w:val="none" w:sz="0" w:space="0" w:color="auto"/>
            <w:bottom w:val="none" w:sz="0" w:space="0" w:color="auto"/>
            <w:right w:val="none" w:sz="0" w:space="0" w:color="auto"/>
          </w:divBdr>
        </w:div>
        <w:div w:id="979576056">
          <w:marLeft w:val="640"/>
          <w:marRight w:val="0"/>
          <w:marTop w:val="0"/>
          <w:marBottom w:val="0"/>
          <w:divBdr>
            <w:top w:val="none" w:sz="0" w:space="0" w:color="auto"/>
            <w:left w:val="none" w:sz="0" w:space="0" w:color="auto"/>
            <w:bottom w:val="none" w:sz="0" w:space="0" w:color="auto"/>
            <w:right w:val="none" w:sz="0" w:space="0" w:color="auto"/>
          </w:divBdr>
        </w:div>
        <w:div w:id="2039970267">
          <w:marLeft w:val="640"/>
          <w:marRight w:val="0"/>
          <w:marTop w:val="0"/>
          <w:marBottom w:val="0"/>
          <w:divBdr>
            <w:top w:val="none" w:sz="0" w:space="0" w:color="auto"/>
            <w:left w:val="none" w:sz="0" w:space="0" w:color="auto"/>
            <w:bottom w:val="none" w:sz="0" w:space="0" w:color="auto"/>
            <w:right w:val="none" w:sz="0" w:space="0" w:color="auto"/>
          </w:divBdr>
        </w:div>
        <w:div w:id="1178617735">
          <w:marLeft w:val="640"/>
          <w:marRight w:val="0"/>
          <w:marTop w:val="0"/>
          <w:marBottom w:val="0"/>
          <w:divBdr>
            <w:top w:val="none" w:sz="0" w:space="0" w:color="auto"/>
            <w:left w:val="none" w:sz="0" w:space="0" w:color="auto"/>
            <w:bottom w:val="none" w:sz="0" w:space="0" w:color="auto"/>
            <w:right w:val="none" w:sz="0" w:space="0" w:color="auto"/>
          </w:divBdr>
        </w:div>
        <w:div w:id="870537327">
          <w:marLeft w:val="640"/>
          <w:marRight w:val="0"/>
          <w:marTop w:val="0"/>
          <w:marBottom w:val="0"/>
          <w:divBdr>
            <w:top w:val="none" w:sz="0" w:space="0" w:color="auto"/>
            <w:left w:val="none" w:sz="0" w:space="0" w:color="auto"/>
            <w:bottom w:val="none" w:sz="0" w:space="0" w:color="auto"/>
            <w:right w:val="none" w:sz="0" w:space="0" w:color="auto"/>
          </w:divBdr>
        </w:div>
        <w:div w:id="896748601">
          <w:marLeft w:val="640"/>
          <w:marRight w:val="0"/>
          <w:marTop w:val="0"/>
          <w:marBottom w:val="0"/>
          <w:divBdr>
            <w:top w:val="none" w:sz="0" w:space="0" w:color="auto"/>
            <w:left w:val="none" w:sz="0" w:space="0" w:color="auto"/>
            <w:bottom w:val="none" w:sz="0" w:space="0" w:color="auto"/>
            <w:right w:val="none" w:sz="0" w:space="0" w:color="auto"/>
          </w:divBdr>
        </w:div>
        <w:div w:id="700009911">
          <w:marLeft w:val="640"/>
          <w:marRight w:val="0"/>
          <w:marTop w:val="0"/>
          <w:marBottom w:val="0"/>
          <w:divBdr>
            <w:top w:val="none" w:sz="0" w:space="0" w:color="auto"/>
            <w:left w:val="none" w:sz="0" w:space="0" w:color="auto"/>
            <w:bottom w:val="none" w:sz="0" w:space="0" w:color="auto"/>
            <w:right w:val="none" w:sz="0" w:space="0" w:color="auto"/>
          </w:divBdr>
        </w:div>
        <w:div w:id="657808663">
          <w:marLeft w:val="640"/>
          <w:marRight w:val="0"/>
          <w:marTop w:val="0"/>
          <w:marBottom w:val="0"/>
          <w:divBdr>
            <w:top w:val="none" w:sz="0" w:space="0" w:color="auto"/>
            <w:left w:val="none" w:sz="0" w:space="0" w:color="auto"/>
            <w:bottom w:val="none" w:sz="0" w:space="0" w:color="auto"/>
            <w:right w:val="none" w:sz="0" w:space="0" w:color="auto"/>
          </w:divBdr>
        </w:div>
        <w:div w:id="679696280">
          <w:marLeft w:val="640"/>
          <w:marRight w:val="0"/>
          <w:marTop w:val="0"/>
          <w:marBottom w:val="0"/>
          <w:divBdr>
            <w:top w:val="none" w:sz="0" w:space="0" w:color="auto"/>
            <w:left w:val="none" w:sz="0" w:space="0" w:color="auto"/>
            <w:bottom w:val="none" w:sz="0" w:space="0" w:color="auto"/>
            <w:right w:val="none" w:sz="0" w:space="0" w:color="auto"/>
          </w:divBdr>
        </w:div>
        <w:div w:id="424957597">
          <w:marLeft w:val="640"/>
          <w:marRight w:val="0"/>
          <w:marTop w:val="0"/>
          <w:marBottom w:val="0"/>
          <w:divBdr>
            <w:top w:val="none" w:sz="0" w:space="0" w:color="auto"/>
            <w:left w:val="none" w:sz="0" w:space="0" w:color="auto"/>
            <w:bottom w:val="none" w:sz="0" w:space="0" w:color="auto"/>
            <w:right w:val="none" w:sz="0" w:space="0" w:color="auto"/>
          </w:divBdr>
        </w:div>
        <w:div w:id="1808821087">
          <w:marLeft w:val="640"/>
          <w:marRight w:val="0"/>
          <w:marTop w:val="0"/>
          <w:marBottom w:val="0"/>
          <w:divBdr>
            <w:top w:val="none" w:sz="0" w:space="0" w:color="auto"/>
            <w:left w:val="none" w:sz="0" w:space="0" w:color="auto"/>
            <w:bottom w:val="none" w:sz="0" w:space="0" w:color="auto"/>
            <w:right w:val="none" w:sz="0" w:space="0" w:color="auto"/>
          </w:divBdr>
        </w:div>
        <w:div w:id="1863976928">
          <w:marLeft w:val="640"/>
          <w:marRight w:val="0"/>
          <w:marTop w:val="0"/>
          <w:marBottom w:val="0"/>
          <w:divBdr>
            <w:top w:val="none" w:sz="0" w:space="0" w:color="auto"/>
            <w:left w:val="none" w:sz="0" w:space="0" w:color="auto"/>
            <w:bottom w:val="none" w:sz="0" w:space="0" w:color="auto"/>
            <w:right w:val="none" w:sz="0" w:space="0" w:color="auto"/>
          </w:divBdr>
        </w:div>
        <w:div w:id="782387405">
          <w:marLeft w:val="640"/>
          <w:marRight w:val="0"/>
          <w:marTop w:val="0"/>
          <w:marBottom w:val="0"/>
          <w:divBdr>
            <w:top w:val="none" w:sz="0" w:space="0" w:color="auto"/>
            <w:left w:val="none" w:sz="0" w:space="0" w:color="auto"/>
            <w:bottom w:val="none" w:sz="0" w:space="0" w:color="auto"/>
            <w:right w:val="none" w:sz="0" w:space="0" w:color="auto"/>
          </w:divBdr>
        </w:div>
        <w:div w:id="344670304">
          <w:marLeft w:val="640"/>
          <w:marRight w:val="0"/>
          <w:marTop w:val="0"/>
          <w:marBottom w:val="0"/>
          <w:divBdr>
            <w:top w:val="none" w:sz="0" w:space="0" w:color="auto"/>
            <w:left w:val="none" w:sz="0" w:space="0" w:color="auto"/>
            <w:bottom w:val="none" w:sz="0" w:space="0" w:color="auto"/>
            <w:right w:val="none" w:sz="0" w:space="0" w:color="auto"/>
          </w:divBdr>
        </w:div>
        <w:div w:id="981735386">
          <w:marLeft w:val="640"/>
          <w:marRight w:val="0"/>
          <w:marTop w:val="0"/>
          <w:marBottom w:val="0"/>
          <w:divBdr>
            <w:top w:val="none" w:sz="0" w:space="0" w:color="auto"/>
            <w:left w:val="none" w:sz="0" w:space="0" w:color="auto"/>
            <w:bottom w:val="none" w:sz="0" w:space="0" w:color="auto"/>
            <w:right w:val="none" w:sz="0" w:space="0" w:color="auto"/>
          </w:divBdr>
        </w:div>
        <w:div w:id="292176714">
          <w:marLeft w:val="640"/>
          <w:marRight w:val="0"/>
          <w:marTop w:val="0"/>
          <w:marBottom w:val="0"/>
          <w:divBdr>
            <w:top w:val="none" w:sz="0" w:space="0" w:color="auto"/>
            <w:left w:val="none" w:sz="0" w:space="0" w:color="auto"/>
            <w:bottom w:val="none" w:sz="0" w:space="0" w:color="auto"/>
            <w:right w:val="none" w:sz="0" w:space="0" w:color="auto"/>
          </w:divBdr>
        </w:div>
        <w:div w:id="1420760347">
          <w:marLeft w:val="640"/>
          <w:marRight w:val="0"/>
          <w:marTop w:val="0"/>
          <w:marBottom w:val="0"/>
          <w:divBdr>
            <w:top w:val="none" w:sz="0" w:space="0" w:color="auto"/>
            <w:left w:val="none" w:sz="0" w:space="0" w:color="auto"/>
            <w:bottom w:val="none" w:sz="0" w:space="0" w:color="auto"/>
            <w:right w:val="none" w:sz="0" w:space="0" w:color="auto"/>
          </w:divBdr>
        </w:div>
        <w:div w:id="1313564862">
          <w:marLeft w:val="640"/>
          <w:marRight w:val="0"/>
          <w:marTop w:val="0"/>
          <w:marBottom w:val="0"/>
          <w:divBdr>
            <w:top w:val="none" w:sz="0" w:space="0" w:color="auto"/>
            <w:left w:val="none" w:sz="0" w:space="0" w:color="auto"/>
            <w:bottom w:val="none" w:sz="0" w:space="0" w:color="auto"/>
            <w:right w:val="none" w:sz="0" w:space="0" w:color="auto"/>
          </w:divBdr>
        </w:div>
        <w:div w:id="2060860599">
          <w:marLeft w:val="640"/>
          <w:marRight w:val="0"/>
          <w:marTop w:val="0"/>
          <w:marBottom w:val="0"/>
          <w:divBdr>
            <w:top w:val="none" w:sz="0" w:space="0" w:color="auto"/>
            <w:left w:val="none" w:sz="0" w:space="0" w:color="auto"/>
            <w:bottom w:val="none" w:sz="0" w:space="0" w:color="auto"/>
            <w:right w:val="none" w:sz="0" w:space="0" w:color="auto"/>
          </w:divBdr>
        </w:div>
        <w:div w:id="106506837">
          <w:marLeft w:val="640"/>
          <w:marRight w:val="0"/>
          <w:marTop w:val="0"/>
          <w:marBottom w:val="0"/>
          <w:divBdr>
            <w:top w:val="none" w:sz="0" w:space="0" w:color="auto"/>
            <w:left w:val="none" w:sz="0" w:space="0" w:color="auto"/>
            <w:bottom w:val="none" w:sz="0" w:space="0" w:color="auto"/>
            <w:right w:val="none" w:sz="0" w:space="0" w:color="auto"/>
          </w:divBdr>
        </w:div>
        <w:div w:id="879245582">
          <w:marLeft w:val="640"/>
          <w:marRight w:val="0"/>
          <w:marTop w:val="0"/>
          <w:marBottom w:val="0"/>
          <w:divBdr>
            <w:top w:val="none" w:sz="0" w:space="0" w:color="auto"/>
            <w:left w:val="none" w:sz="0" w:space="0" w:color="auto"/>
            <w:bottom w:val="none" w:sz="0" w:space="0" w:color="auto"/>
            <w:right w:val="none" w:sz="0" w:space="0" w:color="auto"/>
          </w:divBdr>
        </w:div>
        <w:div w:id="1214653320">
          <w:marLeft w:val="640"/>
          <w:marRight w:val="0"/>
          <w:marTop w:val="0"/>
          <w:marBottom w:val="0"/>
          <w:divBdr>
            <w:top w:val="none" w:sz="0" w:space="0" w:color="auto"/>
            <w:left w:val="none" w:sz="0" w:space="0" w:color="auto"/>
            <w:bottom w:val="none" w:sz="0" w:space="0" w:color="auto"/>
            <w:right w:val="none" w:sz="0" w:space="0" w:color="auto"/>
          </w:divBdr>
        </w:div>
        <w:div w:id="1347947591">
          <w:marLeft w:val="640"/>
          <w:marRight w:val="0"/>
          <w:marTop w:val="0"/>
          <w:marBottom w:val="0"/>
          <w:divBdr>
            <w:top w:val="none" w:sz="0" w:space="0" w:color="auto"/>
            <w:left w:val="none" w:sz="0" w:space="0" w:color="auto"/>
            <w:bottom w:val="none" w:sz="0" w:space="0" w:color="auto"/>
            <w:right w:val="none" w:sz="0" w:space="0" w:color="auto"/>
          </w:divBdr>
        </w:div>
        <w:div w:id="531695518">
          <w:marLeft w:val="640"/>
          <w:marRight w:val="0"/>
          <w:marTop w:val="0"/>
          <w:marBottom w:val="0"/>
          <w:divBdr>
            <w:top w:val="none" w:sz="0" w:space="0" w:color="auto"/>
            <w:left w:val="none" w:sz="0" w:space="0" w:color="auto"/>
            <w:bottom w:val="none" w:sz="0" w:space="0" w:color="auto"/>
            <w:right w:val="none" w:sz="0" w:space="0" w:color="auto"/>
          </w:divBdr>
        </w:div>
        <w:div w:id="1621834043">
          <w:marLeft w:val="640"/>
          <w:marRight w:val="0"/>
          <w:marTop w:val="0"/>
          <w:marBottom w:val="0"/>
          <w:divBdr>
            <w:top w:val="none" w:sz="0" w:space="0" w:color="auto"/>
            <w:left w:val="none" w:sz="0" w:space="0" w:color="auto"/>
            <w:bottom w:val="none" w:sz="0" w:space="0" w:color="auto"/>
            <w:right w:val="none" w:sz="0" w:space="0" w:color="auto"/>
          </w:divBdr>
        </w:div>
      </w:divsChild>
    </w:div>
    <w:div w:id="791242204">
      <w:marLeft w:val="0"/>
      <w:marRight w:val="0"/>
      <w:marTop w:val="0"/>
      <w:marBottom w:val="0"/>
      <w:divBdr>
        <w:top w:val="none" w:sz="0" w:space="0" w:color="auto"/>
        <w:left w:val="none" w:sz="0" w:space="0" w:color="auto"/>
        <w:bottom w:val="none" w:sz="0" w:space="0" w:color="auto"/>
        <w:right w:val="none" w:sz="0" w:space="0" w:color="auto"/>
      </w:divBdr>
    </w:div>
    <w:div w:id="797839761">
      <w:bodyDiv w:val="1"/>
      <w:marLeft w:val="0"/>
      <w:marRight w:val="0"/>
      <w:marTop w:val="0"/>
      <w:marBottom w:val="0"/>
      <w:divBdr>
        <w:top w:val="none" w:sz="0" w:space="0" w:color="auto"/>
        <w:left w:val="none" w:sz="0" w:space="0" w:color="auto"/>
        <w:bottom w:val="none" w:sz="0" w:space="0" w:color="auto"/>
        <w:right w:val="none" w:sz="0" w:space="0" w:color="auto"/>
      </w:divBdr>
      <w:divsChild>
        <w:div w:id="722564428">
          <w:marLeft w:val="640"/>
          <w:marRight w:val="0"/>
          <w:marTop w:val="0"/>
          <w:marBottom w:val="0"/>
          <w:divBdr>
            <w:top w:val="none" w:sz="0" w:space="0" w:color="auto"/>
            <w:left w:val="none" w:sz="0" w:space="0" w:color="auto"/>
            <w:bottom w:val="none" w:sz="0" w:space="0" w:color="auto"/>
            <w:right w:val="none" w:sz="0" w:space="0" w:color="auto"/>
          </w:divBdr>
        </w:div>
        <w:div w:id="2072533737">
          <w:marLeft w:val="640"/>
          <w:marRight w:val="0"/>
          <w:marTop w:val="0"/>
          <w:marBottom w:val="0"/>
          <w:divBdr>
            <w:top w:val="none" w:sz="0" w:space="0" w:color="auto"/>
            <w:left w:val="none" w:sz="0" w:space="0" w:color="auto"/>
            <w:bottom w:val="none" w:sz="0" w:space="0" w:color="auto"/>
            <w:right w:val="none" w:sz="0" w:space="0" w:color="auto"/>
          </w:divBdr>
        </w:div>
        <w:div w:id="1847556236">
          <w:marLeft w:val="640"/>
          <w:marRight w:val="0"/>
          <w:marTop w:val="0"/>
          <w:marBottom w:val="0"/>
          <w:divBdr>
            <w:top w:val="none" w:sz="0" w:space="0" w:color="auto"/>
            <w:left w:val="none" w:sz="0" w:space="0" w:color="auto"/>
            <w:bottom w:val="none" w:sz="0" w:space="0" w:color="auto"/>
            <w:right w:val="none" w:sz="0" w:space="0" w:color="auto"/>
          </w:divBdr>
        </w:div>
        <w:div w:id="984313193">
          <w:marLeft w:val="640"/>
          <w:marRight w:val="0"/>
          <w:marTop w:val="0"/>
          <w:marBottom w:val="0"/>
          <w:divBdr>
            <w:top w:val="none" w:sz="0" w:space="0" w:color="auto"/>
            <w:left w:val="none" w:sz="0" w:space="0" w:color="auto"/>
            <w:bottom w:val="none" w:sz="0" w:space="0" w:color="auto"/>
            <w:right w:val="none" w:sz="0" w:space="0" w:color="auto"/>
          </w:divBdr>
        </w:div>
        <w:div w:id="1514299467">
          <w:marLeft w:val="640"/>
          <w:marRight w:val="0"/>
          <w:marTop w:val="0"/>
          <w:marBottom w:val="0"/>
          <w:divBdr>
            <w:top w:val="none" w:sz="0" w:space="0" w:color="auto"/>
            <w:left w:val="none" w:sz="0" w:space="0" w:color="auto"/>
            <w:bottom w:val="none" w:sz="0" w:space="0" w:color="auto"/>
            <w:right w:val="none" w:sz="0" w:space="0" w:color="auto"/>
          </w:divBdr>
        </w:div>
        <w:div w:id="1234000485">
          <w:marLeft w:val="640"/>
          <w:marRight w:val="0"/>
          <w:marTop w:val="0"/>
          <w:marBottom w:val="0"/>
          <w:divBdr>
            <w:top w:val="none" w:sz="0" w:space="0" w:color="auto"/>
            <w:left w:val="none" w:sz="0" w:space="0" w:color="auto"/>
            <w:bottom w:val="none" w:sz="0" w:space="0" w:color="auto"/>
            <w:right w:val="none" w:sz="0" w:space="0" w:color="auto"/>
          </w:divBdr>
        </w:div>
        <w:div w:id="153448749">
          <w:marLeft w:val="640"/>
          <w:marRight w:val="0"/>
          <w:marTop w:val="0"/>
          <w:marBottom w:val="0"/>
          <w:divBdr>
            <w:top w:val="none" w:sz="0" w:space="0" w:color="auto"/>
            <w:left w:val="none" w:sz="0" w:space="0" w:color="auto"/>
            <w:bottom w:val="none" w:sz="0" w:space="0" w:color="auto"/>
            <w:right w:val="none" w:sz="0" w:space="0" w:color="auto"/>
          </w:divBdr>
        </w:div>
        <w:div w:id="1396394299">
          <w:marLeft w:val="640"/>
          <w:marRight w:val="0"/>
          <w:marTop w:val="0"/>
          <w:marBottom w:val="0"/>
          <w:divBdr>
            <w:top w:val="none" w:sz="0" w:space="0" w:color="auto"/>
            <w:left w:val="none" w:sz="0" w:space="0" w:color="auto"/>
            <w:bottom w:val="none" w:sz="0" w:space="0" w:color="auto"/>
            <w:right w:val="none" w:sz="0" w:space="0" w:color="auto"/>
          </w:divBdr>
        </w:div>
        <w:div w:id="874193446">
          <w:marLeft w:val="640"/>
          <w:marRight w:val="0"/>
          <w:marTop w:val="0"/>
          <w:marBottom w:val="0"/>
          <w:divBdr>
            <w:top w:val="none" w:sz="0" w:space="0" w:color="auto"/>
            <w:left w:val="none" w:sz="0" w:space="0" w:color="auto"/>
            <w:bottom w:val="none" w:sz="0" w:space="0" w:color="auto"/>
            <w:right w:val="none" w:sz="0" w:space="0" w:color="auto"/>
          </w:divBdr>
        </w:div>
        <w:div w:id="1567179940">
          <w:marLeft w:val="640"/>
          <w:marRight w:val="0"/>
          <w:marTop w:val="0"/>
          <w:marBottom w:val="0"/>
          <w:divBdr>
            <w:top w:val="none" w:sz="0" w:space="0" w:color="auto"/>
            <w:left w:val="none" w:sz="0" w:space="0" w:color="auto"/>
            <w:bottom w:val="none" w:sz="0" w:space="0" w:color="auto"/>
            <w:right w:val="none" w:sz="0" w:space="0" w:color="auto"/>
          </w:divBdr>
        </w:div>
        <w:div w:id="1384211925">
          <w:marLeft w:val="640"/>
          <w:marRight w:val="0"/>
          <w:marTop w:val="0"/>
          <w:marBottom w:val="0"/>
          <w:divBdr>
            <w:top w:val="none" w:sz="0" w:space="0" w:color="auto"/>
            <w:left w:val="none" w:sz="0" w:space="0" w:color="auto"/>
            <w:bottom w:val="none" w:sz="0" w:space="0" w:color="auto"/>
            <w:right w:val="none" w:sz="0" w:space="0" w:color="auto"/>
          </w:divBdr>
        </w:div>
        <w:div w:id="123738141">
          <w:marLeft w:val="640"/>
          <w:marRight w:val="0"/>
          <w:marTop w:val="0"/>
          <w:marBottom w:val="0"/>
          <w:divBdr>
            <w:top w:val="none" w:sz="0" w:space="0" w:color="auto"/>
            <w:left w:val="none" w:sz="0" w:space="0" w:color="auto"/>
            <w:bottom w:val="none" w:sz="0" w:space="0" w:color="auto"/>
            <w:right w:val="none" w:sz="0" w:space="0" w:color="auto"/>
          </w:divBdr>
        </w:div>
        <w:div w:id="2056078764">
          <w:marLeft w:val="640"/>
          <w:marRight w:val="0"/>
          <w:marTop w:val="0"/>
          <w:marBottom w:val="0"/>
          <w:divBdr>
            <w:top w:val="none" w:sz="0" w:space="0" w:color="auto"/>
            <w:left w:val="none" w:sz="0" w:space="0" w:color="auto"/>
            <w:bottom w:val="none" w:sz="0" w:space="0" w:color="auto"/>
            <w:right w:val="none" w:sz="0" w:space="0" w:color="auto"/>
          </w:divBdr>
        </w:div>
        <w:div w:id="1325207038">
          <w:marLeft w:val="640"/>
          <w:marRight w:val="0"/>
          <w:marTop w:val="0"/>
          <w:marBottom w:val="0"/>
          <w:divBdr>
            <w:top w:val="none" w:sz="0" w:space="0" w:color="auto"/>
            <w:left w:val="none" w:sz="0" w:space="0" w:color="auto"/>
            <w:bottom w:val="none" w:sz="0" w:space="0" w:color="auto"/>
            <w:right w:val="none" w:sz="0" w:space="0" w:color="auto"/>
          </w:divBdr>
        </w:div>
        <w:div w:id="1471287781">
          <w:marLeft w:val="640"/>
          <w:marRight w:val="0"/>
          <w:marTop w:val="0"/>
          <w:marBottom w:val="0"/>
          <w:divBdr>
            <w:top w:val="none" w:sz="0" w:space="0" w:color="auto"/>
            <w:left w:val="none" w:sz="0" w:space="0" w:color="auto"/>
            <w:bottom w:val="none" w:sz="0" w:space="0" w:color="auto"/>
            <w:right w:val="none" w:sz="0" w:space="0" w:color="auto"/>
          </w:divBdr>
        </w:div>
        <w:div w:id="676201904">
          <w:marLeft w:val="640"/>
          <w:marRight w:val="0"/>
          <w:marTop w:val="0"/>
          <w:marBottom w:val="0"/>
          <w:divBdr>
            <w:top w:val="none" w:sz="0" w:space="0" w:color="auto"/>
            <w:left w:val="none" w:sz="0" w:space="0" w:color="auto"/>
            <w:bottom w:val="none" w:sz="0" w:space="0" w:color="auto"/>
            <w:right w:val="none" w:sz="0" w:space="0" w:color="auto"/>
          </w:divBdr>
        </w:div>
        <w:div w:id="1721904033">
          <w:marLeft w:val="640"/>
          <w:marRight w:val="0"/>
          <w:marTop w:val="0"/>
          <w:marBottom w:val="0"/>
          <w:divBdr>
            <w:top w:val="none" w:sz="0" w:space="0" w:color="auto"/>
            <w:left w:val="none" w:sz="0" w:space="0" w:color="auto"/>
            <w:bottom w:val="none" w:sz="0" w:space="0" w:color="auto"/>
            <w:right w:val="none" w:sz="0" w:space="0" w:color="auto"/>
          </w:divBdr>
        </w:div>
        <w:div w:id="1461997998">
          <w:marLeft w:val="640"/>
          <w:marRight w:val="0"/>
          <w:marTop w:val="0"/>
          <w:marBottom w:val="0"/>
          <w:divBdr>
            <w:top w:val="none" w:sz="0" w:space="0" w:color="auto"/>
            <w:left w:val="none" w:sz="0" w:space="0" w:color="auto"/>
            <w:bottom w:val="none" w:sz="0" w:space="0" w:color="auto"/>
            <w:right w:val="none" w:sz="0" w:space="0" w:color="auto"/>
          </w:divBdr>
        </w:div>
        <w:div w:id="362169852">
          <w:marLeft w:val="640"/>
          <w:marRight w:val="0"/>
          <w:marTop w:val="0"/>
          <w:marBottom w:val="0"/>
          <w:divBdr>
            <w:top w:val="none" w:sz="0" w:space="0" w:color="auto"/>
            <w:left w:val="none" w:sz="0" w:space="0" w:color="auto"/>
            <w:bottom w:val="none" w:sz="0" w:space="0" w:color="auto"/>
            <w:right w:val="none" w:sz="0" w:space="0" w:color="auto"/>
          </w:divBdr>
        </w:div>
        <w:div w:id="1831479753">
          <w:marLeft w:val="640"/>
          <w:marRight w:val="0"/>
          <w:marTop w:val="0"/>
          <w:marBottom w:val="0"/>
          <w:divBdr>
            <w:top w:val="none" w:sz="0" w:space="0" w:color="auto"/>
            <w:left w:val="none" w:sz="0" w:space="0" w:color="auto"/>
            <w:bottom w:val="none" w:sz="0" w:space="0" w:color="auto"/>
            <w:right w:val="none" w:sz="0" w:space="0" w:color="auto"/>
          </w:divBdr>
        </w:div>
        <w:div w:id="1858233333">
          <w:marLeft w:val="640"/>
          <w:marRight w:val="0"/>
          <w:marTop w:val="0"/>
          <w:marBottom w:val="0"/>
          <w:divBdr>
            <w:top w:val="none" w:sz="0" w:space="0" w:color="auto"/>
            <w:left w:val="none" w:sz="0" w:space="0" w:color="auto"/>
            <w:bottom w:val="none" w:sz="0" w:space="0" w:color="auto"/>
            <w:right w:val="none" w:sz="0" w:space="0" w:color="auto"/>
          </w:divBdr>
        </w:div>
        <w:div w:id="1722168747">
          <w:marLeft w:val="640"/>
          <w:marRight w:val="0"/>
          <w:marTop w:val="0"/>
          <w:marBottom w:val="0"/>
          <w:divBdr>
            <w:top w:val="none" w:sz="0" w:space="0" w:color="auto"/>
            <w:left w:val="none" w:sz="0" w:space="0" w:color="auto"/>
            <w:bottom w:val="none" w:sz="0" w:space="0" w:color="auto"/>
            <w:right w:val="none" w:sz="0" w:space="0" w:color="auto"/>
          </w:divBdr>
        </w:div>
        <w:div w:id="1451237978">
          <w:marLeft w:val="640"/>
          <w:marRight w:val="0"/>
          <w:marTop w:val="0"/>
          <w:marBottom w:val="0"/>
          <w:divBdr>
            <w:top w:val="none" w:sz="0" w:space="0" w:color="auto"/>
            <w:left w:val="none" w:sz="0" w:space="0" w:color="auto"/>
            <w:bottom w:val="none" w:sz="0" w:space="0" w:color="auto"/>
            <w:right w:val="none" w:sz="0" w:space="0" w:color="auto"/>
          </w:divBdr>
        </w:div>
        <w:div w:id="948049671">
          <w:marLeft w:val="640"/>
          <w:marRight w:val="0"/>
          <w:marTop w:val="0"/>
          <w:marBottom w:val="0"/>
          <w:divBdr>
            <w:top w:val="none" w:sz="0" w:space="0" w:color="auto"/>
            <w:left w:val="none" w:sz="0" w:space="0" w:color="auto"/>
            <w:bottom w:val="none" w:sz="0" w:space="0" w:color="auto"/>
            <w:right w:val="none" w:sz="0" w:space="0" w:color="auto"/>
          </w:divBdr>
        </w:div>
        <w:div w:id="1919516282">
          <w:marLeft w:val="640"/>
          <w:marRight w:val="0"/>
          <w:marTop w:val="0"/>
          <w:marBottom w:val="0"/>
          <w:divBdr>
            <w:top w:val="none" w:sz="0" w:space="0" w:color="auto"/>
            <w:left w:val="none" w:sz="0" w:space="0" w:color="auto"/>
            <w:bottom w:val="none" w:sz="0" w:space="0" w:color="auto"/>
            <w:right w:val="none" w:sz="0" w:space="0" w:color="auto"/>
          </w:divBdr>
        </w:div>
        <w:div w:id="476537677">
          <w:marLeft w:val="640"/>
          <w:marRight w:val="0"/>
          <w:marTop w:val="0"/>
          <w:marBottom w:val="0"/>
          <w:divBdr>
            <w:top w:val="none" w:sz="0" w:space="0" w:color="auto"/>
            <w:left w:val="none" w:sz="0" w:space="0" w:color="auto"/>
            <w:bottom w:val="none" w:sz="0" w:space="0" w:color="auto"/>
            <w:right w:val="none" w:sz="0" w:space="0" w:color="auto"/>
          </w:divBdr>
        </w:div>
        <w:div w:id="1010529410">
          <w:marLeft w:val="640"/>
          <w:marRight w:val="0"/>
          <w:marTop w:val="0"/>
          <w:marBottom w:val="0"/>
          <w:divBdr>
            <w:top w:val="none" w:sz="0" w:space="0" w:color="auto"/>
            <w:left w:val="none" w:sz="0" w:space="0" w:color="auto"/>
            <w:bottom w:val="none" w:sz="0" w:space="0" w:color="auto"/>
            <w:right w:val="none" w:sz="0" w:space="0" w:color="auto"/>
          </w:divBdr>
        </w:div>
        <w:div w:id="1896382398">
          <w:marLeft w:val="640"/>
          <w:marRight w:val="0"/>
          <w:marTop w:val="0"/>
          <w:marBottom w:val="0"/>
          <w:divBdr>
            <w:top w:val="none" w:sz="0" w:space="0" w:color="auto"/>
            <w:left w:val="none" w:sz="0" w:space="0" w:color="auto"/>
            <w:bottom w:val="none" w:sz="0" w:space="0" w:color="auto"/>
            <w:right w:val="none" w:sz="0" w:space="0" w:color="auto"/>
          </w:divBdr>
        </w:div>
        <w:div w:id="1768768409">
          <w:marLeft w:val="640"/>
          <w:marRight w:val="0"/>
          <w:marTop w:val="0"/>
          <w:marBottom w:val="0"/>
          <w:divBdr>
            <w:top w:val="none" w:sz="0" w:space="0" w:color="auto"/>
            <w:left w:val="none" w:sz="0" w:space="0" w:color="auto"/>
            <w:bottom w:val="none" w:sz="0" w:space="0" w:color="auto"/>
            <w:right w:val="none" w:sz="0" w:space="0" w:color="auto"/>
          </w:divBdr>
        </w:div>
        <w:div w:id="890923815">
          <w:marLeft w:val="640"/>
          <w:marRight w:val="0"/>
          <w:marTop w:val="0"/>
          <w:marBottom w:val="0"/>
          <w:divBdr>
            <w:top w:val="none" w:sz="0" w:space="0" w:color="auto"/>
            <w:left w:val="none" w:sz="0" w:space="0" w:color="auto"/>
            <w:bottom w:val="none" w:sz="0" w:space="0" w:color="auto"/>
            <w:right w:val="none" w:sz="0" w:space="0" w:color="auto"/>
          </w:divBdr>
        </w:div>
        <w:div w:id="1078945435">
          <w:marLeft w:val="640"/>
          <w:marRight w:val="0"/>
          <w:marTop w:val="0"/>
          <w:marBottom w:val="0"/>
          <w:divBdr>
            <w:top w:val="none" w:sz="0" w:space="0" w:color="auto"/>
            <w:left w:val="none" w:sz="0" w:space="0" w:color="auto"/>
            <w:bottom w:val="none" w:sz="0" w:space="0" w:color="auto"/>
            <w:right w:val="none" w:sz="0" w:space="0" w:color="auto"/>
          </w:divBdr>
        </w:div>
        <w:div w:id="1093932778">
          <w:marLeft w:val="640"/>
          <w:marRight w:val="0"/>
          <w:marTop w:val="0"/>
          <w:marBottom w:val="0"/>
          <w:divBdr>
            <w:top w:val="none" w:sz="0" w:space="0" w:color="auto"/>
            <w:left w:val="none" w:sz="0" w:space="0" w:color="auto"/>
            <w:bottom w:val="none" w:sz="0" w:space="0" w:color="auto"/>
            <w:right w:val="none" w:sz="0" w:space="0" w:color="auto"/>
          </w:divBdr>
        </w:div>
        <w:div w:id="2077626553">
          <w:marLeft w:val="640"/>
          <w:marRight w:val="0"/>
          <w:marTop w:val="0"/>
          <w:marBottom w:val="0"/>
          <w:divBdr>
            <w:top w:val="none" w:sz="0" w:space="0" w:color="auto"/>
            <w:left w:val="none" w:sz="0" w:space="0" w:color="auto"/>
            <w:bottom w:val="none" w:sz="0" w:space="0" w:color="auto"/>
            <w:right w:val="none" w:sz="0" w:space="0" w:color="auto"/>
          </w:divBdr>
        </w:div>
        <w:div w:id="273681750">
          <w:marLeft w:val="640"/>
          <w:marRight w:val="0"/>
          <w:marTop w:val="0"/>
          <w:marBottom w:val="0"/>
          <w:divBdr>
            <w:top w:val="none" w:sz="0" w:space="0" w:color="auto"/>
            <w:left w:val="none" w:sz="0" w:space="0" w:color="auto"/>
            <w:bottom w:val="none" w:sz="0" w:space="0" w:color="auto"/>
            <w:right w:val="none" w:sz="0" w:space="0" w:color="auto"/>
          </w:divBdr>
        </w:div>
        <w:div w:id="1420249417">
          <w:marLeft w:val="640"/>
          <w:marRight w:val="0"/>
          <w:marTop w:val="0"/>
          <w:marBottom w:val="0"/>
          <w:divBdr>
            <w:top w:val="none" w:sz="0" w:space="0" w:color="auto"/>
            <w:left w:val="none" w:sz="0" w:space="0" w:color="auto"/>
            <w:bottom w:val="none" w:sz="0" w:space="0" w:color="auto"/>
            <w:right w:val="none" w:sz="0" w:space="0" w:color="auto"/>
          </w:divBdr>
        </w:div>
        <w:div w:id="330564071">
          <w:marLeft w:val="640"/>
          <w:marRight w:val="0"/>
          <w:marTop w:val="0"/>
          <w:marBottom w:val="0"/>
          <w:divBdr>
            <w:top w:val="none" w:sz="0" w:space="0" w:color="auto"/>
            <w:left w:val="none" w:sz="0" w:space="0" w:color="auto"/>
            <w:bottom w:val="none" w:sz="0" w:space="0" w:color="auto"/>
            <w:right w:val="none" w:sz="0" w:space="0" w:color="auto"/>
          </w:divBdr>
        </w:div>
        <w:div w:id="172451777">
          <w:marLeft w:val="640"/>
          <w:marRight w:val="0"/>
          <w:marTop w:val="0"/>
          <w:marBottom w:val="0"/>
          <w:divBdr>
            <w:top w:val="none" w:sz="0" w:space="0" w:color="auto"/>
            <w:left w:val="none" w:sz="0" w:space="0" w:color="auto"/>
            <w:bottom w:val="none" w:sz="0" w:space="0" w:color="auto"/>
            <w:right w:val="none" w:sz="0" w:space="0" w:color="auto"/>
          </w:divBdr>
        </w:div>
        <w:div w:id="1922522991">
          <w:marLeft w:val="640"/>
          <w:marRight w:val="0"/>
          <w:marTop w:val="0"/>
          <w:marBottom w:val="0"/>
          <w:divBdr>
            <w:top w:val="none" w:sz="0" w:space="0" w:color="auto"/>
            <w:left w:val="none" w:sz="0" w:space="0" w:color="auto"/>
            <w:bottom w:val="none" w:sz="0" w:space="0" w:color="auto"/>
            <w:right w:val="none" w:sz="0" w:space="0" w:color="auto"/>
          </w:divBdr>
        </w:div>
        <w:div w:id="1563324383">
          <w:marLeft w:val="640"/>
          <w:marRight w:val="0"/>
          <w:marTop w:val="0"/>
          <w:marBottom w:val="0"/>
          <w:divBdr>
            <w:top w:val="none" w:sz="0" w:space="0" w:color="auto"/>
            <w:left w:val="none" w:sz="0" w:space="0" w:color="auto"/>
            <w:bottom w:val="none" w:sz="0" w:space="0" w:color="auto"/>
            <w:right w:val="none" w:sz="0" w:space="0" w:color="auto"/>
          </w:divBdr>
        </w:div>
        <w:div w:id="1632635088">
          <w:marLeft w:val="640"/>
          <w:marRight w:val="0"/>
          <w:marTop w:val="0"/>
          <w:marBottom w:val="0"/>
          <w:divBdr>
            <w:top w:val="none" w:sz="0" w:space="0" w:color="auto"/>
            <w:left w:val="none" w:sz="0" w:space="0" w:color="auto"/>
            <w:bottom w:val="none" w:sz="0" w:space="0" w:color="auto"/>
            <w:right w:val="none" w:sz="0" w:space="0" w:color="auto"/>
          </w:divBdr>
        </w:div>
        <w:div w:id="1629968118">
          <w:marLeft w:val="640"/>
          <w:marRight w:val="0"/>
          <w:marTop w:val="0"/>
          <w:marBottom w:val="0"/>
          <w:divBdr>
            <w:top w:val="none" w:sz="0" w:space="0" w:color="auto"/>
            <w:left w:val="none" w:sz="0" w:space="0" w:color="auto"/>
            <w:bottom w:val="none" w:sz="0" w:space="0" w:color="auto"/>
            <w:right w:val="none" w:sz="0" w:space="0" w:color="auto"/>
          </w:divBdr>
        </w:div>
        <w:div w:id="714701737">
          <w:marLeft w:val="640"/>
          <w:marRight w:val="0"/>
          <w:marTop w:val="0"/>
          <w:marBottom w:val="0"/>
          <w:divBdr>
            <w:top w:val="none" w:sz="0" w:space="0" w:color="auto"/>
            <w:left w:val="none" w:sz="0" w:space="0" w:color="auto"/>
            <w:bottom w:val="none" w:sz="0" w:space="0" w:color="auto"/>
            <w:right w:val="none" w:sz="0" w:space="0" w:color="auto"/>
          </w:divBdr>
        </w:div>
        <w:div w:id="1370229033">
          <w:marLeft w:val="640"/>
          <w:marRight w:val="0"/>
          <w:marTop w:val="0"/>
          <w:marBottom w:val="0"/>
          <w:divBdr>
            <w:top w:val="none" w:sz="0" w:space="0" w:color="auto"/>
            <w:left w:val="none" w:sz="0" w:space="0" w:color="auto"/>
            <w:bottom w:val="none" w:sz="0" w:space="0" w:color="auto"/>
            <w:right w:val="none" w:sz="0" w:space="0" w:color="auto"/>
          </w:divBdr>
        </w:div>
        <w:div w:id="128062223">
          <w:marLeft w:val="640"/>
          <w:marRight w:val="0"/>
          <w:marTop w:val="0"/>
          <w:marBottom w:val="0"/>
          <w:divBdr>
            <w:top w:val="none" w:sz="0" w:space="0" w:color="auto"/>
            <w:left w:val="none" w:sz="0" w:space="0" w:color="auto"/>
            <w:bottom w:val="none" w:sz="0" w:space="0" w:color="auto"/>
            <w:right w:val="none" w:sz="0" w:space="0" w:color="auto"/>
          </w:divBdr>
        </w:div>
        <w:div w:id="262149192">
          <w:marLeft w:val="640"/>
          <w:marRight w:val="0"/>
          <w:marTop w:val="0"/>
          <w:marBottom w:val="0"/>
          <w:divBdr>
            <w:top w:val="none" w:sz="0" w:space="0" w:color="auto"/>
            <w:left w:val="none" w:sz="0" w:space="0" w:color="auto"/>
            <w:bottom w:val="none" w:sz="0" w:space="0" w:color="auto"/>
            <w:right w:val="none" w:sz="0" w:space="0" w:color="auto"/>
          </w:divBdr>
        </w:div>
        <w:div w:id="495532741">
          <w:marLeft w:val="640"/>
          <w:marRight w:val="0"/>
          <w:marTop w:val="0"/>
          <w:marBottom w:val="0"/>
          <w:divBdr>
            <w:top w:val="none" w:sz="0" w:space="0" w:color="auto"/>
            <w:left w:val="none" w:sz="0" w:space="0" w:color="auto"/>
            <w:bottom w:val="none" w:sz="0" w:space="0" w:color="auto"/>
            <w:right w:val="none" w:sz="0" w:space="0" w:color="auto"/>
          </w:divBdr>
        </w:div>
        <w:div w:id="1807163101">
          <w:marLeft w:val="640"/>
          <w:marRight w:val="0"/>
          <w:marTop w:val="0"/>
          <w:marBottom w:val="0"/>
          <w:divBdr>
            <w:top w:val="none" w:sz="0" w:space="0" w:color="auto"/>
            <w:left w:val="none" w:sz="0" w:space="0" w:color="auto"/>
            <w:bottom w:val="none" w:sz="0" w:space="0" w:color="auto"/>
            <w:right w:val="none" w:sz="0" w:space="0" w:color="auto"/>
          </w:divBdr>
        </w:div>
        <w:div w:id="1685858357">
          <w:marLeft w:val="640"/>
          <w:marRight w:val="0"/>
          <w:marTop w:val="0"/>
          <w:marBottom w:val="0"/>
          <w:divBdr>
            <w:top w:val="none" w:sz="0" w:space="0" w:color="auto"/>
            <w:left w:val="none" w:sz="0" w:space="0" w:color="auto"/>
            <w:bottom w:val="none" w:sz="0" w:space="0" w:color="auto"/>
            <w:right w:val="none" w:sz="0" w:space="0" w:color="auto"/>
          </w:divBdr>
        </w:div>
        <w:div w:id="995962378">
          <w:marLeft w:val="640"/>
          <w:marRight w:val="0"/>
          <w:marTop w:val="0"/>
          <w:marBottom w:val="0"/>
          <w:divBdr>
            <w:top w:val="none" w:sz="0" w:space="0" w:color="auto"/>
            <w:left w:val="none" w:sz="0" w:space="0" w:color="auto"/>
            <w:bottom w:val="none" w:sz="0" w:space="0" w:color="auto"/>
            <w:right w:val="none" w:sz="0" w:space="0" w:color="auto"/>
          </w:divBdr>
        </w:div>
        <w:div w:id="853424273">
          <w:marLeft w:val="640"/>
          <w:marRight w:val="0"/>
          <w:marTop w:val="0"/>
          <w:marBottom w:val="0"/>
          <w:divBdr>
            <w:top w:val="none" w:sz="0" w:space="0" w:color="auto"/>
            <w:left w:val="none" w:sz="0" w:space="0" w:color="auto"/>
            <w:bottom w:val="none" w:sz="0" w:space="0" w:color="auto"/>
            <w:right w:val="none" w:sz="0" w:space="0" w:color="auto"/>
          </w:divBdr>
        </w:div>
        <w:div w:id="1903442071">
          <w:marLeft w:val="640"/>
          <w:marRight w:val="0"/>
          <w:marTop w:val="0"/>
          <w:marBottom w:val="0"/>
          <w:divBdr>
            <w:top w:val="none" w:sz="0" w:space="0" w:color="auto"/>
            <w:left w:val="none" w:sz="0" w:space="0" w:color="auto"/>
            <w:bottom w:val="none" w:sz="0" w:space="0" w:color="auto"/>
            <w:right w:val="none" w:sz="0" w:space="0" w:color="auto"/>
          </w:divBdr>
        </w:div>
      </w:divsChild>
    </w:div>
    <w:div w:id="804860507">
      <w:marLeft w:val="0"/>
      <w:marRight w:val="0"/>
      <w:marTop w:val="0"/>
      <w:marBottom w:val="0"/>
      <w:divBdr>
        <w:top w:val="none" w:sz="0" w:space="0" w:color="auto"/>
        <w:left w:val="none" w:sz="0" w:space="0" w:color="auto"/>
        <w:bottom w:val="none" w:sz="0" w:space="0" w:color="auto"/>
        <w:right w:val="none" w:sz="0" w:space="0" w:color="auto"/>
      </w:divBdr>
    </w:div>
    <w:div w:id="805468195">
      <w:bodyDiv w:val="1"/>
      <w:marLeft w:val="0"/>
      <w:marRight w:val="0"/>
      <w:marTop w:val="0"/>
      <w:marBottom w:val="0"/>
      <w:divBdr>
        <w:top w:val="none" w:sz="0" w:space="0" w:color="auto"/>
        <w:left w:val="none" w:sz="0" w:space="0" w:color="auto"/>
        <w:bottom w:val="none" w:sz="0" w:space="0" w:color="auto"/>
        <w:right w:val="none" w:sz="0" w:space="0" w:color="auto"/>
      </w:divBdr>
      <w:divsChild>
        <w:div w:id="71321795">
          <w:marLeft w:val="640"/>
          <w:marRight w:val="0"/>
          <w:marTop w:val="0"/>
          <w:marBottom w:val="0"/>
          <w:divBdr>
            <w:top w:val="none" w:sz="0" w:space="0" w:color="auto"/>
            <w:left w:val="none" w:sz="0" w:space="0" w:color="auto"/>
            <w:bottom w:val="none" w:sz="0" w:space="0" w:color="auto"/>
            <w:right w:val="none" w:sz="0" w:space="0" w:color="auto"/>
          </w:divBdr>
        </w:div>
        <w:div w:id="77482455">
          <w:marLeft w:val="640"/>
          <w:marRight w:val="0"/>
          <w:marTop w:val="0"/>
          <w:marBottom w:val="0"/>
          <w:divBdr>
            <w:top w:val="none" w:sz="0" w:space="0" w:color="auto"/>
            <w:left w:val="none" w:sz="0" w:space="0" w:color="auto"/>
            <w:bottom w:val="none" w:sz="0" w:space="0" w:color="auto"/>
            <w:right w:val="none" w:sz="0" w:space="0" w:color="auto"/>
          </w:divBdr>
        </w:div>
        <w:div w:id="92555571">
          <w:marLeft w:val="640"/>
          <w:marRight w:val="0"/>
          <w:marTop w:val="0"/>
          <w:marBottom w:val="0"/>
          <w:divBdr>
            <w:top w:val="none" w:sz="0" w:space="0" w:color="auto"/>
            <w:left w:val="none" w:sz="0" w:space="0" w:color="auto"/>
            <w:bottom w:val="none" w:sz="0" w:space="0" w:color="auto"/>
            <w:right w:val="none" w:sz="0" w:space="0" w:color="auto"/>
          </w:divBdr>
        </w:div>
        <w:div w:id="144469964">
          <w:marLeft w:val="640"/>
          <w:marRight w:val="0"/>
          <w:marTop w:val="0"/>
          <w:marBottom w:val="0"/>
          <w:divBdr>
            <w:top w:val="none" w:sz="0" w:space="0" w:color="auto"/>
            <w:left w:val="none" w:sz="0" w:space="0" w:color="auto"/>
            <w:bottom w:val="none" w:sz="0" w:space="0" w:color="auto"/>
            <w:right w:val="none" w:sz="0" w:space="0" w:color="auto"/>
          </w:divBdr>
        </w:div>
        <w:div w:id="180822013">
          <w:marLeft w:val="640"/>
          <w:marRight w:val="0"/>
          <w:marTop w:val="0"/>
          <w:marBottom w:val="0"/>
          <w:divBdr>
            <w:top w:val="none" w:sz="0" w:space="0" w:color="auto"/>
            <w:left w:val="none" w:sz="0" w:space="0" w:color="auto"/>
            <w:bottom w:val="none" w:sz="0" w:space="0" w:color="auto"/>
            <w:right w:val="none" w:sz="0" w:space="0" w:color="auto"/>
          </w:divBdr>
        </w:div>
        <w:div w:id="266280889">
          <w:marLeft w:val="640"/>
          <w:marRight w:val="0"/>
          <w:marTop w:val="0"/>
          <w:marBottom w:val="0"/>
          <w:divBdr>
            <w:top w:val="none" w:sz="0" w:space="0" w:color="auto"/>
            <w:left w:val="none" w:sz="0" w:space="0" w:color="auto"/>
            <w:bottom w:val="none" w:sz="0" w:space="0" w:color="auto"/>
            <w:right w:val="none" w:sz="0" w:space="0" w:color="auto"/>
          </w:divBdr>
        </w:div>
        <w:div w:id="360863167">
          <w:marLeft w:val="640"/>
          <w:marRight w:val="0"/>
          <w:marTop w:val="0"/>
          <w:marBottom w:val="0"/>
          <w:divBdr>
            <w:top w:val="none" w:sz="0" w:space="0" w:color="auto"/>
            <w:left w:val="none" w:sz="0" w:space="0" w:color="auto"/>
            <w:bottom w:val="none" w:sz="0" w:space="0" w:color="auto"/>
            <w:right w:val="none" w:sz="0" w:space="0" w:color="auto"/>
          </w:divBdr>
        </w:div>
        <w:div w:id="370151508">
          <w:marLeft w:val="640"/>
          <w:marRight w:val="0"/>
          <w:marTop w:val="0"/>
          <w:marBottom w:val="0"/>
          <w:divBdr>
            <w:top w:val="none" w:sz="0" w:space="0" w:color="auto"/>
            <w:left w:val="none" w:sz="0" w:space="0" w:color="auto"/>
            <w:bottom w:val="none" w:sz="0" w:space="0" w:color="auto"/>
            <w:right w:val="none" w:sz="0" w:space="0" w:color="auto"/>
          </w:divBdr>
        </w:div>
        <w:div w:id="440880729">
          <w:marLeft w:val="640"/>
          <w:marRight w:val="0"/>
          <w:marTop w:val="0"/>
          <w:marBottom w:val="0"/>
          <w:divBdr>
            <w:top w:val="none" w:sz="0" w:space="0" w:color="auto"/>
            <w:left w:val="none" w:sz="0" w:space="0" w:color="auto"/>
            <w:bottom w:val="none" w:sz="0" w:space="0" w:color="auto"/>
            <w:right w:val="none" w:sz="0" w:space="0" w:color="auto"/>
          </w:divBdr>
        </w:div>
        <w:div w:id="448594089">
          <w:marLeft w:val="640"/>
          <w:marRight w:val="0"/>
          <w:marTop w:val="0"/>
          <w:marBottom w:val="0"/>
          <w:divBdr>
            <w:top w:val="none" w:sz="0" w:space="0" w:color="auto"/>
            <w:left w:val="none" w:sz="0" w:space="0" w:color="auto"/>
            <w:bottom w:val="none" w:sz="0" w:space="0" w:color="auto"/>
            <w:right w:val="none" w:sz="0" w:space="0" w:color="auto"/>
          </w:divBdr>
        </w:div>
        <w:div w:id="477041793">
          <w:marLeft w:val="640"/>
          <w:marRight w:val="0"/>
          <w:marTop w:val="0"/>
          <w:marBottom w:val="0"/>
          <w:divBdr>
            <w:top w:val="none" w:sz="0" w:space="0" w:color="auto"/>
            <w:left w:val="none" w:sz="0" w:space="0" w:color="auto"/>
            <w:bottom w:val="none" w:sz="0" w:space="0" w:color="auto"/>
            <w:right w:val="none" w:sz="0" w:space="0" w:color="auto"/>
          </w:divBdr>
        </w:div>
        <w:div w:id="512694797">
          <w:marLeft w:val="640"/>
          <w:marRight w:val="0"/>
          <w:marTop w:val="0"/>
          <w:marBottom w:val="0"/>
          <w:divBdr>
            <w:top w:val="none" w:sz="0" w:space="0" w:color="auto"/>
            <w:left w:val="none" w:sz="0" w:space="0" w:color="auto"/>
            <w:bottom w:val="none" w:sz="0" w:space="0" w:color="auto"/>
            <w:right w:val="none" w:sz="0" w:space="0" w:color="auto"/>
          </w:divBdr>
        </w:div>
        <w:div w:id="562519912">
          <w:marLeft w:val="640"/>
          <w:marRight w:val="0"/>
          <w:marTop w:val="0"/>
          <w:marBottom w:val="0"/>
          <w:divBdr>
            <w:top w:val="none" w:sz="0" w:space="0" w:color="auto"/>
            <w:left w:val="none" w:sz="0" w:space="0" w:color="auto"/>
            <w:bottom w:val="none" w:sz="0" w:space="0" w:color="auto"/>
            <w:right w:val="none" w:sz="0" w:space="0" w:color="auto"/>
          </w:divBdr>
        </w:div>
        <w:div w:id="601960689">
          <w:marLeft w:val="640"/>
          <w:marRight w:val="0"/>
          <w:marTop w:val="0"/>
          <w:marBottom w:val="0"/>
          <w:divBdr>
            <w:top w:val="none" w:sz="0" w:space="0" w:color="auto"/>
            <w:left w:val="none" w:sz="0" w:space="0" w:color="auto"/>
            <w:bottom w:val="none" w:sz="0" w:space="0" w:color="auto"/>
            <w:right w:val="none" w:sz="0" w:space="0" w:color="auto"/>
          </w:divBdr>
        </w:div>
        <w:div w:id="606498462">
          <w:marLeft w:val="640"/>
          <w:marRight w:val="0"/>
          <w:marTop w:val="0"/>
          <w:marBottom w:val="0"/>
          <w:divBdr>
            <w:top w:val="none" w:sz="0" w:space="0" w:color="auto"/>
            <w:left w:val="none" w:sz="0" w:space="0" w:color="auto"/>
            <w:bottom w:val="none" w:sz="0" w:space="0" w:color="auto"/>
            <w:right w:val="none" w:sz="0" w:space="0" w:color="auto"/>
          </w:divBdr>
        </w:div>
        <w:div w:id="639462060">
          <w:marLeft w:val="640"/>
          <w:marRight w:val="0"/>
          <w:marTop w:val="0"/>
          <w:marBottom w:val="0"/>
          <w:divBdr>
            <w:top w:val="none" w:sz="0" w:space="0" w:color="auto"/>
            <w:left w:val="none" w:sz="0" w:space="0" w:color="auto"/>
            <w:bottom w:val="none" w:sz="0" w:space="0" w:color="auto"/>
            <w:right w:val="none" w:sz="0" w:space="0" w:color="auto"/>
          </w:divBdr>
        </w:div>
        <w:div w:id="729495089">
          <w:marLeft w:val="640"/>
          <w:marRight w:val="0"/>
          <w:marTop w:val="0"/>
          <w:marBottom w:val="0"/>
          <w:divBdr>
            <w:top w:val="none" w:sz="0" w:space="0" w:color="auto"/>
            <w:left w:val="none" w:sz="0" w:space="0" w:color="auto"/>
            <w:bottom w:val="none" w:sz="0" w:space="0" w:color="auto"/>
            <w:right w:val="none" w:sz="0" w:space="0" w:color="auto"/>
          </w:divBdr>
        </w:div>
        <w:div w:id="785588611">
          <w:marLeft w:val="640"/>
          <w:marRight w:val="0"/>
          <w:marTop w:val="0"/>
          <w:marBottom w:val="0"/>
          <w:divBdr>
            <w:top w:val="none" w:sz="0" w:space="0" w:color="auto"/>
            <w:left w:val="none" w:sz="0" w:space="0" w:color="auto"/>
            <w:bottom w:val="none" w:sz="0" w:space="0" w:color="auto"/>
            <w:right w:val="none" w:sz="0" w:space="0" w:color="auto"/>
          </w:divBdr>
        </w:div>
        <w:div w:id="797458700">
          <w:marLeft w:val="640"/>
          <w:marRight w:val="0"/>
          <w:marTop w:val="0"/>
          <w:marBottom w:val="0"/>
          <w:divBdr>
            <w:top w:val="none" w:sz="0" w:space="0" w:color="auto"/>
            <w:left w:val="none" w:sz="0" w:space="0" w:color="auto"/>
            <w:bottom w:val="none" w:sz="0" w:space="0" w:color="auto"/>
            <w:right w:val="none" w:sz="0" w:space="0" w:color="auto"/>
          </w:divBdr>
        </w:div>
        <w:div w:id="815994296">
          <w:marLeft w:val="640"/>
          <w:marRight w:val="0"/>
          <w:marTop w:val="0"/>
          <w:marBottom w:val="0"/>
          <w:divBdr>
            <w:top w:val="none" w:sz="0" w:space="0" w:color="auto"/>
            <w:left w:val="none" w:sz="0" w:space="0" w:color="auto"/>
            <w:bottom w:val="none" w:sz="0" w:space="0" w:color="auto"/>
            <w:right w:val="none" w:sz="0" w:space="0" w:color="auto"/>
          </w:divBdr>
        </w:div>
        <w:div w:id="881097276">
          <w:marLeft w:val="640"/>
          <w:marRight w:val="0"/>
          <w:marTop w:val="0"/>
          <w:marBottom w:val="0"/>
          <w:divBdr>
            <w:top w:val="none" w:sz="0" w:space="0" w:color="auto"/>
            <w:left w:val="none" w:sz="0" w:space="0" w:color="auto"/>
            <w:bottom w:val="none" w:sz="0" w:space="0" w:color="auto"/>
            <w:right w:val="none" w:sz="0" w:space="0" w:color="auto"/>
          </w:divBdr>
        </w:div>
        <w:div w:id="900408217">
          <w:marLeft w:val="640"/>
          <w:marRight w:val="0"/>
          <w:marTop w:val="0"/>
          <w:marBottom w:val="0"/>
          <w:divBdr>
            <w:top w:val="none" w:sz="0" w:space="0" w:color="auto"/>
            <w:left w:val="none" w:sz="0" w:space="0" w:color="auto"/>
            <w:bottom w:val="none" w:sz="0" w:space="0" w:color="auto"/>
            <w:right w:val="none" w:sz="0" w:space="0" w:color="auto"/>
          </w:divBdr>
        </w:div>
        <w:div w:id="902716205">
          <w:marLeft w:val="640"/>
          <w:marRight w:val="0"/>
          <w:marTop w:val="0"/>
          <w:marBottom w:val="0"/>
          <w:divBdr>
            <w:top w:val="none" w:sz="0" w:space="0" w:color="auto"/>
            <w:left w:val="none" w:sz="0" w:space="0" w:color="auto"/>
            <w:bottom w:val="none" w:sz="0" w:space="0" w:color="auto"/>
            <w:right w:val="none" w:sz="0" w:space="0" w:color="auto"/>
          </w:divBdr>
        </w:div>
        <w:div w:id="923875034">
          <w:marLeft w:val="640"/>
          <w:marRight w:val="0"/>
          <w:marTop w:val="0"/>
          <w:marBottom w:val="0"/>
          <w:divBdr>
            <w:top w:val="none" w:sz="0" w:space="0" w:color="auto"/>
            <w:left w:val="none" w:sz="0" w:space="0" w:color="auto"/>
            <w:bottom w:val="none" w:sz="0" w:space="0" w:color="auto"/>
            <w:right w:val="none" w:sz="0" w:space="0" w:color="auto"/>
          </w:divBdr>
        </w:div>
        <w:div w:id="1054620687">
          <w:marLeft w:val="640"/>
          <w:marRight w:val="0"/>
          <w:marTop w:val="0"/>
          <w:marBottom w:val="0"/>
          <w:divBdr>
            <w:top w:val="none" w:sz="0" w:space="0" w:color="auto"/>
            <w:left w:val="none" w:sz="0" w:space="0" w:color="auto"/>
            <w:bottom w:val="none" w:sz="0" w:space="0" w:color="auto"/>
            <w:right w:val="none" w:sz="0" w:space="0" w:color="auto"/>
          </w:divBdr>
        </w:div>
        <w:div w:id="1072194667">
          <w:marLeft w:val="640"/>
          <w:marRight w:val="0"/>
          <w:marTop w:val="0"/>
          <w:marBottom w:val="0"/>
          <w:divBdr>
            <w:top w:val="none" w:sz="0" w:space="0" w:color="auto"/>
            <w:left w:val="none" w:sz="0" w:space="0" w:color="auto"/>
            <w:bottom w:val="none" w:sz="0" w:space="0" w:color="auto"/>
            <w:right w:val="none" w:sz="0" w:space="0" w:color="auto"/>
          </w:divBdr>
        </w:div>
        <w:div w:id="1086609592">
          <w:marLeft w:val="640"/>
          <w:marRight w:val="0"/>
          <w:marTop w:val="0"/>
          <w:marBottom w:val="0"/>
          <w:divBdr>
            <w:top w:val="none" w:sz="0" w:space="0" w:color="auto"/>
            <w:left w:val="none" w:sz="0" w:space="0" w:color="auto"/>
            <w:bottom w:val="none" w:sz="0" w:space="0" w:color="auto"/>
            <w:right w:val="none" w:sz="0" w:space="0" w:color="auto"/>
          </w:divBdr>
        </w:div>
        <w:div w:id="1122848374">
          <w:marLeft w:val="640"/>
          <w:marRight w:val="0"/>
          <w:marTop w:val="0"/>
          <w:marBottom w:val="0"/>
          <w:divBdr>
            <w:top w:val="none" w:sz="0" w:space="0" w:color="auto"/>
            <w:left w:val="none" w:sz="0" w:space="0" w:color="auto"/>
            <w:bottom w:val="none" w:sz="0" w:space="0" w:color="auto"/>
            <w:right w:val="none" w:sz="0" w:space="0" w:color="auto"/>
          </w:divBdr>
        </w:div>
        <w:div w:id="1192647138">
          <w:marLeft w:val="640"/>
          <w:marRight w:val="0"/>
          <w:marTop w:val="0"/>
          <w:marBottom w:val="0"/>
          <w:divBdr>
            <w:top w:val="none" w:sz="0" w:space="0" w:color="auto"/>
            <w:left w:val="none" w:sz="0" w:space="0" w:color="auto"/>
            <w:bottom w:val="none" w:sz="0" w:space="0" w:color="auto"/>
            <w:right w:val="none" w:sz="0" w:space="0" w:color="auto"/>
          </w:divBdr>
        </w:div>
        <w:div w:id="1239093447">
          <w:marLeft w:val="640"/>
          <w:marRight w:val="0"/>
          <w:marTop w:val="0"/>
          <w:marBottom w:val="0"/>
          <w:divBdr>
            <w:top w:val="none" w:sz="0" w:space="0" w:color="auto"/>
            <w:left w:val="none" w:sz="0" w:space="0" w:color="auto"/>
            <w:bottom w:val="none" w:sz="0" w:space="0" w:color="auto"/>
            <w:right w:val="none" w:sz="0" w:space="0" w:color="auto"/>
          </w:divBdr>
        </w:div>
        <w:div w:id="1262758262">
          <w:marLeft w:val="640"/>
          <w:marRight w:val="0"/>
          <w:marTop w:val="0"/>
          <w:marBottom w:val="0"/>
          <w:divBdr>
            <w:top w:val="none" w:sz="0" w:space="0" w:color="auto"/>
            <w:left w:val="none" w:sz="0" w:space="0" w:color="auto"/>
            <w:bottom w:val="none" w:sz="0" w:space="0" w:color="auto"/>
            <w:right w:val="none" w:sz="0" w:space="0" w:color="auto"/>
          </w:divBdr>
        </w:div>
        <w:div w:id="1340110821">
          <w:marLeft w:val="640"/>
          <w:marRight w:val="0"/>
          <w:marTop w:val="0"/>
          <w:marBottom w:val="0"/>
          <w:divBdr>
            <w:top w:val="none" w:sz="0" w:space="0" w:color="auto"/>
            <w:left w:val="none" w:sz="0" w:space="0" w:color="auto"/>
            <w:bottom w:val="none" w:sz="0" w:space="0" w:color="auto"/>
            <w:right w:val="none" w:sz="0" w:space="0" w:color="auto"/>
          </w:divBdr>
        </w:div>
        <w:div w:id="1354185435">
          <w:marLeft w:val="640"/>
          <w:marRight w:val="0"/>
          <w:marTop w:val="0"/>
          <w:marBottom w:val="0"/>
          <w:divBdr>
            <w:top w:val="none" w:sz="0" w:space="0" w:color="auto"/>
            <w:left w:val="none" w:sz="0" w:space="0" w:color="auto"/>
            <w:bottom w:val="none" w:sz="0" w:space="0" w:color="auto"/>
            <w:right w:val="none" w:sz="0" w:space="0" w:color="auto"/>
          </w:divBdr>
        </w:div>
        <w:div w:id="1379813481">
          <w:marLeft w:val="640"/>
          <w:marRight w:val="0"/>
          <w:marTop w:val="0"/>
          <w:marBottom w:val="0"/>
          <w:divBdr>
            <w:top w:val="none" w:sz="0" w:space="0" w:color="auto"/>
            <w:left w:val="none" w:sz="0" w:space="0" w:color="auto"/>
            <w:bottom w:val="none" w:sz="0" w:space="0" w:color="auto"/>
            <w:right w:val="none" w:sz="0" w:space="0" w:color="auto"/>
          </w:divBdr>
        </w:div>
        <w:div w:id="1411846523">
          <w:marLeft w:val="640"/>
          <w:marRight w:val="0"/>
          <w:marTop w:val="0"/>
          <w:marBottom w:val="0"/>
          <w:divBdr>
            <w:top w:val="none" w:sz="0" w:space="0" w:color="auto"/>
            <w:left w:val="none" w:sz="0" w:space="0" w:color="auto"/>
            <w:bottom w:val="none" w:sz="0" w:space="0" w:color="auto"/>
            <w:right w:val="none" w:sz="0" w:space="0" w:color="auto"/>
          </w:divBdr>
        </w:div>
        <w:div w:id="1441417116">
          <w:marLeft w:val="640"/>
          <w:marRight w:val="0"/>
          <w:marTop w:val="0"/>
          <w:marBottom w:val="0"/>
          <w:divBdr>
            <w:top w:val="none" w:sz="0" w:space="0" w:color="auto"/>
            <w:left w:val="none" w:sz="0" w:space="0" w:color="auto"/>
            <w:bottom w:val="none" w:sz="0" w:space="0" w:color="auto"/>
            <w:right w:val="none" w:sz="0" w:space="0" w:color="auto"/>
          </w:divBdr>
        </w:div>
        <w:div w:id="1447387529">
          <w:marLeft w:val="640"/>
          <w:marRight w:val="0"/>
          <w:marTop w:val="0"/>
          <w:marBottom w:val="0"/>
          <w:divBdr>
            <w:top w:val="none" w:sz="0" w:space="0" w:color="auto"/>
            <w:left w:val="none" w:sz="0" w:space="0" w:color="auto"/>
            <w:bottom w:val="none" w:sz="0" w:space="0" w:color="auto"/>
            <w:right w:val="none" w:sz="0" w:space="0" w:color="auto"/>
          </w:divBdr>
        </w:div>
        <w:div w:id="1512069510">
          <w:marLeft w:val="640"/>
          <w:marRight w:val="0"/>
          <w:marTop w:val="0"/>
          <w:marBottom w:val="0"/>
          <w:divBdr>
            <w:top w:val="none" w:sz="0" w:space="0" w:color="auto"/>
            <w:left w:val="none" w:sz="0" w:space="0" w:color="auto"/>
            <w:bottom w:val="none" w:sz="0" w:space="0" w:color="auto"/>
            <w:right w:val="none" w:sz="0" w:space="0" w:color="auto"/>
          </w:divBdr>
        </w:div>
        <w:div w:id="1596860705">
          <w:marLeft w:val="640"/>
          <w:marRight w:val="0"/>
          <w:marTop w:val="0"/>
          <w:marBottom w:val="0"/>
          <w:divBdr>
            <w:top w:val="none" w:sz="0" w:space="0" w:color="auto"/>
            <w:left w:val="none" w:sz="0" w:space="0" w:color="auto"/>
            <w:bottom w:val="none" w:sz="0" w:space="0" w:color="auto"/>
            <w:right w:val="none" w:sz="0" w:space="0" w:color="auto"/>
          </w:divBdr>
        </w:div>
        <w:div w:id="1668823365">
          <w:marLeft w:val="640"/>
          <w:marRight w:val="0"/>
          <w:marTop w:val="0"/>
          <w:marBottom w:val="0"/>
          <w:divBdr>
            <w:top w:val="none" w:sz="0" w:space="0" w:color="auto"/>
            <w:left w:val="none" w:sz="0" w:space="0" w:color="auto"/>
            <w:bottom w:val="none" w:sz="0" w:space="0" w:color="auto"/>
            <w:right w:val="none" w:sz="0" w:space="0" w:color="auto"/>
          </w:divBdr>
        </w:div>
        <w:div w:id="1935045567">
          <w:marLeft w:val="640"/>
          <w:marRight w:val="0"/>
          <w:marTop w:val="0"/>
          <w:marBottom w:val="0"/>
          <w:divBdr>
            <w:top w:val="none" w:sz="0" w:space="0" w:color="auto"/>
            <w:left w:val="none" w:sz="0" w:space="0" w:color="auto"/>
            <w:bottom w:val="none" w:sz="0" w:space="0" w:color="auto"/>
            <w:right w:val="none" w:sz="0" w:space="0" w:color="auto"/>
          </w:divBdr>
        </w:div>
        <w:div w:id="2036618425">
          <w:marLeft w:val="640"/>
          <w:marRight w:val="0"/>
          <w:marTop w:val="0"/>
          <w:marBottom w:val="0"/>
          <w:divBdr>
            <w:top w:val="none" w:sz="0" w:space="0" w:color="auto"/>
            <w:left w:val="none" w:sz="0" w:space="0" w:color="auto"/>
            <w:bottom w:val="none" w:sz="0" w:space="0" w:color="auto"/>
            <w:right w:val="none" w:sz="0" w:space="0" w:color="auto"/>
          </w:divBdr>
        </w:div>
        <w:div w:id="2103913543">
          <w:marLeft w:val="640"/>
          <w:marRight w:val="0"/>
          <w:marTop w:val="0"/>
          <w:marBottom w:val="0"/>
          <w:divBdr>
            <w:top w:val="none" w:sz="0" w:space="0" w:color="auto"/>
            <w:left w:val="none" w:sz="0" w:space="0" w:color="auto"/>
            <w:bottom w:val="none" w:sz="0" w:space="0" w:color="auto"/>
            <w:right w:val="none" w:sz="0" w:space="0" w:color="auto"/>
          </w:divBdr>
        </w:div>
      </w:divsChild>
    </w:div>
    <w:div w:id="809324611">
      <w:bodyDiv w:val="1"/>
      <w:marLeft w:val="0"/>
      <w:marRight w:val="0"/>
      <w:marTop w:val="0"/>
      <w:marBottom w:val="0"/>
      <w:divBdr>
        <w:top w:val="none" w:sz="0" w:space="0" w:color="auto"/>
        <w:left w:val="none" w:sz="0" w:space="0" w:color="auto"/>
        <w:bottom w:val="none" w:sz="0" w:space="0" w:color="auto"/>
        <w:right w:val="none" w:sz="0" w:space="0" w:color="auto"/>
      </w:divBdr>
      <w:divsChild>
        <w:div w:id="854001083">
          <w:marLeft w:val="640"/>
          <w:marRight w:val="0"/>
          <w:marTop w:val="0"/>
          <w:marBottom w:val="0"/>
          <w:divBdr>
            <w:top w:val="none" w:sz="0" w:space="0" w:color="auto"/>
            <w:left w:val="none" w:sz="0" w:space="0" w:color="auto"/>
            <w:bottom w:val="none" w:sz="0" w:space="0" w:color="auto"/>
            <w:right w:val="none" w:sz="0" w:space="0" w:color="auto"/>
          </w:divBdr>
        </w:div>
        <w:div w:id="336200805">
          <w:marLeft w:val="640"/>
          <w:marRight w:val="0"/>
          <w:marTop w:val="0"/>
          <w:marBottom w:val="0"/>
          <w:divBdr>
            <w:top w:val="none" w:sz="0" w:space="0" w:color="auto"/>
            <w:left w:val="none" w:sz="0" w:space="0" w:color="auto"/>
            <w:bottom w:val="none" w:sz="0" w:space="0" w:color="auto"/>
            <w:right w:val="none" w:sz="0" w:space="0" w:color="auto"/>
          </w:divBdr>
        </w:div>
        <w:div w:id="1823498492">
          <w:marLeft w:val="640"/>
          <w:marRight w:val="0"/>
          <w:marTop w:val="0"/>
          <w:marBottom w:val="0"/>
          <w:divBdr>
            <w:top w:val="none" w:sz="0" w:space="0" w:color="auto"/>
            <w:left w:val="none" w:sz="0" w:space="0" w:color="auto"/>
            <w:bottom w:val="none" w:sz="0" w:space="0" w:color="auto"/>
            <w:right w:val="none" w:sz="0" w:space="0" w:color="auto"/>
          </w:divBdr>
        </w:div>
        <w:div w:id="105275291">
          <w:marLeft w:val="640"/>
          <w:marRight w:val="0"/>
          <w:marTop w:val="0"/>
          <w:marBottom w:val="0"/>
          <w:divBdr>
            <w:top w:val="none" w:sz="0" w:space="0" w:color="auto"/>
            <w:left w:val="none" w:sz="0" w:space="0" w:color="auto"/>
            <w:bottom w:val="none" w:sz="0" w:space="0" w:color="auto"/>
            <w:right w:val="none" w:sz="0" w:space="0" w:color="auto"/>
          </w:divBdr>
        </w:div>
        <w:div w:id="263193808">
          <w:marLeft w:val="640"/>
          <w:marRight w:val="0"/>
          <w:marTop w:val="0"/>
          <w:marBottom w:val="0"/>
          <w:divBdr>
            <w:top w:val="none" w:sz="0" w:space="0" w:color="auto"/>
            <w:left w:val="none" w:sz="0" w:space="0" w:color="auto"/>
            <w:bottom w:val="none" w:sz="0" w:space="0" w:color="auto"/>
            <w:right w:val="none" w:sz="0" w:space="0" w:color="auto"/>
          </w:divBdr>
        </w:div>
        <w:div w:id="497188292">
          <w:marLeft w:val="640"/>
          <w:marRight w:val="0"/>
          <w:marTop w:val="0"/>
          <w:marBottom w:val="0"/>
          <w:divBdr>
            <w:top w:val="none" w:sz="0" w:space="0" w:color="auto"/>
            <w:left w:val="none" w:sz="0" w:space="0" w:color="auto"/>
            <w:bottom w:val="none" w:sz="0" w:space="0" w:color="auto"/>
            <w:right w:val="none" w:sz="0" w:space="0" w:color="auto"/>
          </w:divBdr>
        </w:div>
        <w:div w:id="329217697">
          <w:marLeft w:val="640"/>
          <w:marRight w:val="0"/>
          <w:marTop w:val="0"/>
          <w:marBottom w:val="0"/>
          <w:divBdr>
            <w:top w:val="none" w:sz="0" w:space="0" w:color="auto"/>
            <w:left w:val="none" w:sz="0" w:space="0" w:color="auto"/>
            <w:bottom w:val="none" w:sz="0" w:space="0" w:color="auto"/>
            <w:right w:val="none" w:sz="0" w:space="0" w:color="auto"/>
          </w:divBdr>
        </w:div>
        <w:div w:id="788664842">
          <w:marLeft w:val="640"/>
          <w:marRight w:val="0"/>
          <w:marTop w:val="0"/>
          <w:marBottom w:val="0"/>
          <w:divBdr>
            <w:top w:val="none" w:sz="0" w:space="0" w:color="auto"/>
            <w:left w:val="none" w:sz="0" w:space="0" w:color="auto"/>
            <w:bottom w:val="none" w:sz="0" w:space="0" w:color="auto"/>
            <w:right w:val="none" w:sz="0" w:space="0" w:color="auto"/>
          </w:divBdr>
        </w:div>
        <w:div w:id="440951621">
          <w:marLeft w:val="640"/>
          <w:marRight w:val="0"/>
          <w:marTop w:val="0"/>
          <w:marBottom w:val="0"/>
          <w:divBdr>
            <w:top w:val="none" w:sz="0" w:space="0" w:color="auto"/>
            <w:left w:val="none" w:sz="0" w:space="0" w:color="auto"/>
            <w:bottom w:val="none" w:sz="0" w:space="0" w:color="auto"/>
            <w:right w:val="none" w:sz="0" w:space="0" w:color="auto"/>
          </w:divBdr>
        </w:div>
        <w:div w:id="1032729260">
          <w:marLeft w:val="640"/>
          <w:marRight w:val="0"/>
          <w:marTop w:val="0"/>
          <w:marBottom w:val="0"/>
          <w:divBdr>
            <w:top w:val="none" w:sz="0" w:space="0" w:color="auto"/>
            <w:left w:val="none" w:sz="0" w:space="0" w:color="auto"/>
            <w:bottom w:val="none" w:sz="0" w:space="0" w:color="auto"/>
            <w:right w:val="none" w:sz="0" w:space="0" w:color="auto"/>
          </w:divBdr>
        </w:div>
        <w:div w:id="344332408">
          <w:marLeft w:val="640"/>
          <w:marRight w:val="0"/>
          <w:marTop w:val="0"/>
          <w:marBottom w:val="0"/>
          <w:divBdr>
            <w:top w:val="none" w:sz="0" w:space="0" w:color="auto"/>
            <w:left w:val="none" w:sz="0" w:space="0" w:color="auto"/>
            <w:bottom w:val="none" w:sz="0" w:space="0" w:color="auto"/>
            <w:right w:val="none" w:sz="0" w:space="0" w:color="auto"/>
          </w:divBdr>
        </w:div>
        <w:div w:id="1174344277">
          <w:marLeft w:val="640"/>
          <w:marRight w:val="0"/>
          <w:marTop w:val="0"/>
          <w:marBottom w:val="0"/>
          <w:divBdr>
            <w:top w:val="none" w:sz="0" w:space="0" w:color="auto"/>
            <w:left w:val="none" w:sz="0" w:space="0" w:color="auto"/>
            <w:bottom w:val="none" w:sz="0" w:space="0" w:color="auto"/>
            <w:right w:val="none" w:sz="0" w:space="0" w:color="auto"/>
          </w:divBdr>
        </w:div>
        <w:div w:id="539630132">
          <w:marLeft w:val="640"/>
          <w:marRight w:val="0"/>
          <w:marTop w:val="0"/>
          <w:marBottom w:val="0"/>
          <w:divBdr>
            <w:top w:val="none" w:sz="0" w:space="0" w:color="auto"/>
            <w:left w:val="none" w:sz="0" w:space="0" w:color="auto"/>
            <w:bottom w:val="none" w:sz="0" w:space="0" w:color="auto"/>
            <w:right w:val="none" w:sz="0" w:space="0" w:color="auto"/>
          </w:divBdr>
        </w:div>
        <w:div w:id="1467045707">
          <w:marLeft w:val="640"/>
          <w:marRight w:val="0"/>
          <w:marTop w:val="0"/>
          <w:marBottom w:val="0"/>
          <w:divBdr>
            <w:top w:val="none" w:sz="0" w:space="0" w:color="auto"/>
            <w:left w:val="none" w:sz="0" w:space="0" w:color="auto"/>
            <w:bottom w:val="none" w:sz="0" w:space="0" w:color="auto"/>
            <w:right w:val="none" w:sz="0" w:space="0" w:color="auto"/>
          </w:divBdr>
        </w:div>
        <w:div w:id="5906690">
          <w:marLeft w:val="640"/>
          <w:marRight w:val="0"/>
          <w:marTop w:val="0"/>
          <w:marBottom w:val="0"/>
          <w:divBdr>
            <w:top w:val="none" w:sz="0" w:space="0" w:color="auto"/>
            <w:left w:val="none" w:sz="0" w:space="0" w:color="auto"/>
            <w:bottom w:val="none" w:sz="0" w:space="0" w:color="auto"/>
            <w:right w:val="none" w:sz="0" w:space="0" w:color="auto"/>
          </w:divBdr>
        </w:div>
        <w:div w:id="708183712">
          <w:marLeft w:val="640"/>
          <w:marRight w:val="0"/>
          <w:marTop w:val="0"/>
          <w:marBottom w:val="0"/>
          <w:divBdr>
            <w:top w:val="none" w:sz="0" w:space="0" w:color="auto"/>
            <w:left w:val="none" w:sz="0" w:space="0" w:color="auto"/>
            <w:bottom w:val="none" w:sz="0" w:space="0" w:color="auto"/>
            <w:right w:val="none" w:sz="0" w:space="0" w:color="auto"/>
          </w:divBdr>
        </w:div>
        <w:div w:id="317077600">
          <w:marLeft w:val="640"/>
          <w:marRight w:val="0"/>
          <w:marTop w:val="0"/>
          <w:marBottom w:val="0"/>
          <w:divBdr>
            <w:top w:val="none" w:sz="0" w:space="0" w:color="auto"/>
            <w:left w:val="none" w:sz="0" w:space="0" w:color="auto"/>
            <w:bottom w:val="none" w:sz="0" w:space="0" w:color="auto"/>
            <w:right w:val="none" w:sz="0" w:space="0" w:color="auto"/>
          </w:divBdr>
        </w:div>
        <w:div w:id="1312444964">
          <w:marLeft w:val="640"/>
          <w:marRight w:val="0"/>
          <w:marTop w:val="0"/>
          <w:marBottom w:val="0"/>
          <w:divBdr>
            <w:top w:val="none" w:sz="0" w:space="0" w:color="auto"/>
            <w:left w:val="none" w:sz="0" w:space="0" w:color="auto"/>
            <w:bottom w:val="none" w:sz="0" w:space="0" w:color="auto"/>
            <w:right w:val="none" w:sz="0" w:space="0" w:color="auto"/>
          </w:divBdr>
        </w:div>
        <w:div w:id="1298879496">
          <w:marLeft w:val="640"/>
          <w:marRight w:val="0"/>
          <w:marTop w:val="0"/>
          <w:marBottom w:val="0"/>
          <w:divBdr>
            <w:top w:val="none" w:sz="0" w:space="0" w:color="auto"/>
            <w:left w:val="none" w:sz="0" w:space="0" w:color="auto"/>
            <w:bottom w:val="none" w:sz="0" w:space="0" w:color="auto"/>
            <w:right w:val="none" w:sz="0" w:space="0" w:color="auto"/>
          </w:divBdr>
        </w:div>
        <w:div w:id="425540396">
          <w:marLeft w:val="640"/>
          <w:marRight w:val="0"/>
          <w:marTop w:val="0"/>
          <w:marBottom w:val="0"/>
          <w:divBdr>
            <w:top w:val="none" w:sz="0" w:space="0" w:color="auto"/>
            <w:left w:val="none" w:sz="0" w:space="0" w:color="auto"/>
            <w:bottom w:val="none" w:sz="0" w:space="0" w:color="auto"/>
            <w:right w:val="none" w:sz="0" w:space="0" w:color="auto"/>
          </w:divBdr>
        </w:div>
        <w:div w:id="212735498">
          <w:marLeft w:val="640"/>
          <w:marRight w:val="0"/>
          <w:marTop w:val="0"/>
          <w:marBottom w:val="0"/>
          <w:divBdr>
            <w:top w:val="none" w:sz="0" w:space="0" w:color="auto"/>
            <w:left w:val="none" w:sz="0" w:space="0" w:color="auto"/>
            <w:bottom w:val="none" w:sz="0" w:space="0" w:color="auto"/>
            <w:right w:val="none" w:sz="0" w:space="0" w:color="auto"/>
          </w:divBdr>
        </w:div>
        <w:div w:id="1730110683">
          <w:marLeft w:val="640"/>
          <w:marRight w:val="0"/>
          <w:marTop w:val="0"/>
          <w:marBottom w:val="0"/>
          <w:divBdr>
            <w:top w:val="none" w:sz="0" w:space="0" w:color="auto"/>
            <w:left w:val="none" w:sz="0" w:space="0" w:color="auto"/>
            <w:bottom w:val="none" w:sz="0" w:space="0" w:color="auto"/>
            <w:right w:val="none" w:sz="0" w:space="0" w:color="auto"/>
          </w:divBdr>
        </w:div>
        <w:div w:id="582645244">
          <w:marLeft w:val="640"/>
          <w:marRight w:val="0"/>
          <w:marTop w:val="0"/>
          <w:marBottom w:val="0"/>
          <w:divBdr>
            <w:top w:val="none" w:sz="0" w:space="0" w:color="auto"/>
            <w:left w:val="none" w:sz="0" w:space="0" w:color="auto"/>
            <w:bottom w:val="none" w:sz="0" w:space="0" w:color="auto"/>
            <w:right w:val="none" w:sz="0" w:space="0" w:color="auto"/>
          </w:divBdr>
        </w:div>
        <w:div w:id="951982442">
          <w:marLeft w:val="640"/>
          <w:marRight w:val="0"/>
          <w:marTop w:val="0"/>
          <w:marBottom w:val="0"/>
          <w:divBdr>
            <w:top w:val="none" w:sz="0" w:space="0" w:color="auto"/>
            <w:left w:val="none" w:sz="0" w:space="0" w:color="auto"/>
            <w:bottom w:val="none" w:sz="0" w:space="0" w:color="auto"/>
            <w:right w:val="none" w:sz="0" w:space="0" w:color="auto"/>
          </w:divBdr>
        </w:div>
        <w:div w:id="1159539566">
          <w:marLeft w:val="640"/>
          <w:marRight w:val="0"/>
          <w:marTop w:val="0"/>
          <w:marBottom w:val="0"/>
          <w:divBdr>
            <w:top w:val="none" w:sz="0" w:space="0" w:color="auto"/>
            <w:left w:val="none" w:sz="0" w:space="0" w:color="auto"/>
            <w:bottom w:val="none" w:sz="0" w:space="0" w:color="auto"/>
            <w:right w:val="none" w:sz="0" w:space="0" w:color="auto"/>
          </w:divBdr>
        </w:div>
        <w:div w:id="1112282662">
          <w:marLeft w:val="640"/>
          <w:marRight w:val="0"/>
          <w:marTop w:val="0"/>
          <w:marBottom w:val="0"/>
          <w:divBdr>
            <w:top w:val="none" w:sz="0" w:space="0" w:color="auto"/>
            <w:left w:val="none" w:sz="0" w:space="0" w:color="auto"/>
            <w:bottom w:val="none" w:sz="0" w:space="0" w:color="auto"/>
            <w:right w:val="none" w:sz="0" w:space="0" w:color="auto"/>
          </w:divBdr>
        </w:div>
        <w:div w:id="371926975">
          <w:marLeft w:val="640"/>
          <w:marRight w:val="0"/>
          <w:marTop w:val="0"/>
          <w:marBottom w:val="0"/>
          <w:divBdr>
            <w:top w:val="none" w:sz="0" w:space="0" w:color="auto"/>
            <w:left w:val="none" w:sz="0" w:space="0" w:color="auto"/>
            <w:bottom w:val="none" w:sz="0" w:space="0" w:color="auto"/>
            <w:right w:val="none" w:sz="0" w:space="0" w:color="auto"/>
          </w:divBdr>
        </w:div>
        <w:div w:id="1879203471">
          <w:marLeft w:val="640"/>
          <w:marRight w:val="0"/>
          <w:marTop w:val="0"/>
          <w:marBottom w:val="0"/>
          <w:divBdr>
            <w:top w:val="none" w:sz="0" w:space="0" w:color="auto"/>
            <w:left w:val="none" w:sz="0" w:space="0" w:color="auto"/>
            <w:bottom w:val="none" w:sz="0" w:space="0" w:color="auto"/>
            <w:right w:val="none" w:sz="0" w:space="0" w:color="auto"/>
          </w:divBdr>
        </w:div>
        <w:div w:id="986470123">
          <w:marLeft w:val="640"/>
          <w:marRight w:val="0"/>
          <w:marTop w:val="0"/>
          <w:marBottom w:val="0"/>
          <w:divBdr>
            <w:top w:val="none" w:sz="0" w:space="0" w:color="auto"/>
            <w:left w:val="none" w:sz="0" w:space="0" w:color="auto"/>
            <w:bottom w:val="none" w:sz="0" w:space="0" w:color="auto"/>
            <w:right w:val="none" w:sz="0" w:space="0" w:color="auto"/>
          </w:divBdr>
        </w:div>
        <w:div w:id="1030299189">
          <w:marLeft w:val="640"/>
          <w:marRight w:val="0"/>
          <w:marTop w:val="0"/>
          <w:marBottom w:val="0"/>
          <w:divBdr>
            <w:top w:val="none" w:sz="0" w:space="0" w:color="auto"/>
            <w:left w:val="none" w:sz="0" w:space="0" w:color="auto"/>
            <w:bottom w:val="none" w:sz="0" w:space="0" w:color="auto"/>
            <w:right w:val="none" w:sz="0" w:space="0" w:color="auto"/>
          </w:divBdr>
        </w:div>
        <w:div w:id="1437095879">
          <w:marLeft w:val="640"/>
          <w:marRight w:val="0"/>
          <w:marTop w:val="0"/>
          <w:marBottom w:val="0"/>
          <w:divBdr>
            <w:top w:val="none" w:sz="0" w:space="0" w:color="auto"/>
            <w:left w:val="none" w:sz="0" w:space="0" w:color="auto"/>
            <w:bottom w:val="none" w:sz="0" w:space="0" w:color="auto"/>
            <w:right w:val="none" w:sz="0" w:space="0" w:color="auto"/>
          </w:divBdr>
        </w:div>
        <w:div w:id="1418094372">
          <w:marLeft w:val="640"/>
          <w:marRight w:val="0"/>
          <w:marTop w:val="0"/>
          <w:marBottom w:val="0"/>
          <w:divBdr>
            <w:top w:val="none" w:sz="0" w:space="0" w:color="auto"/>
            <w:left w:val="none" w:sz="0" w:space="0" w:color="auto"/>
            <w:bottom w:val="none" w:sz="0" w:space="0" w:color="auto"/>
            <w:right w:val="none" w:sz="0" w:space="0" w:color="auto"/>
          </w:divBdr>
        </w:div>
        <w:div w:id="337998708">
          <w:marLeft w:val="640"/>
          <w:marRight w:val="0"/>
          <w:marTop w:val="0"/>
          <w:marBottom w:val="0"/>
          <w:divBdr>
            <w:top w:val="none" w:sz="0" w:space="0" w:color="auto"/>
            <w:left w:val="none" w:sz="0" w:space="0" w:color="auto"/>
            <w:bottom w:val="none" w:sz="0" w:space="0" w:color="auto"/>
            <w:right w:val="none" w:sz="0" w:space="0" w:color="auto"/>
          </w:divBdr>
        </w:div>
        <w:div w:id="511990147">
          <w:marLeft w:val="640"/>
          <w:marRight w:val="0"/>
          <w:marTop w:val="0"/>
          <w:marBottom w:val="0"/>
          <w:divBdr>
            <w:top w:val="none" w:sz="0" w:space="0" w:color="auto"/>
            <w:left w:val="none" w:sz="0" w:space="0" w:color="auto"/>
            <w:bottom w:val="none" w:sz="0" w:space="0" w:color="auto"/>
            <w:right w:val="none" w:sz="0" w:space="0" w:color="auto"/>
          </w:divBdr>
        </w:div>
        <w:div w:id="1781752353">
          <w:marLeft w:val="640"/>
          <w:marRight w:val="0"/>
          <w:marTop w:val="0"/>
          <w:marBottom w:val="0"/>
          <w:divBdr>
            <w:top w:val="none" w:sz="0" w:space="0" w:color="auto"/>
            <w:left w:val="none" w:sz="0" w:space="0" w:color="auto"/>
            <w:bottom w:val="none" w:sz="0" w:space="0" w:color="auto"/>
            <w:right w:val="none" w:sz="0" w:space="0" w:color="auto"/>
          </w:divBdr>
        </w:div>
        <w:div w:id="1762217095">
          <w:marLeft w:val="640"/>
          <w:marRight w:val="0"/>
          <w:marTop w:val="0"/>
          <w:marBottom w:val="0"/>
          <w:divBdr>
            <w:top w:val="none" w:sz="0" w:space="0" w:color="auto"/>
            <w:left w:val="none" w:sz="0" w:space="0" w:color="auto"/>
            <w:bottom w:val="none" w:sz="0" w:space="0" w:color="auto"/>
            <w:right w:val="none" w:sz="0" w:space="0" w:color="auto"/>
          </w:divBdr>
        </w:div>
        <w:div w:id="21758067">
          <w:marLeft w:val="640"/>
          <w:marRight w:val="0"/>
          <w:marTop w:val="0"/>
          <w:marBottom w:val="0"/>
          <w:divBdr>
            <w:top w:val="none" w:sz="0" w:space="0" w:color="auto"/>
            <w:left w:val="none" w:sz="0" w:space="0" w:color="auto"/>
            <w:bottom w:val="none" w:sz="0" w:space="0" w:color="auto"/>
            <w:right w:val="none" w:sz="0" w:space="0" w:color="auto"/>
          </w:divBdr>
        </w:div>
        <w:div w:id="335379198">
          <w:marLeft w:val="640"/>
          <w:marRight w:val="0"/>
          <w:marTop w:val="0"/>
          <w:marBottom w:val="0"/>
          <w:divBdr>
            <w:top w:val="none" w:sz="0" w:space="0" w:color="auto"/>
            <w:left w:val="none" w:sz="0" w:space="0" w:color="auto"/>
            <w:bottom w:val="none" w:sz="0" w:space="0" w:color="auto"/>
            <w:right w:val="none" w:sz="0" w:space="0" w:color="auto"/>
          </w:divBdr>
        </w:div>
        <w:div w:id="1383793594">
          <w:marLeft w:val="640"/>
          <w:marRight w:val="0"/>
          <w:marTop w:val="0"/>
          <w:marBottom w:val="0"/>
          <w:divBdr>
            <w:top w:val="none" w:sz="0" w:space="0" w:color="auto"/>
            <w:left w:val="none" w:sz="0" w:space="0" w:color="auto"/>
            <w:bottom w:val="none" w:sz="0" w:space="0" w:color="auto"/>
            <w:right w:val="none" w:sz="0" w:space="0" w:color="auto"/>
          </w:divBdr>
        </w:div>
        <w:div w:id="134300326">
          <w:marLeft w:val="640"/>
          <w:marRight w:val="0"/>
          <w:marTop w:val="0"/>
          <w:marBottom w:val="0"/>
          <w:divBdr>
            <w:top w:val="none" w:sz="0" w:space="0" w:color="auto"/>
            <w:left w:val="none" w:sz="0" w:space="0" w:color="auto"/>
            <w:bottom w:val="none" w:sz="0" w:space="0" w:color="auto"/>
            <w:right w:val="none" w:sz="0" w:space="0" w:color="auto"/>
          </w:divBdr>
        </w:div>
        <w:div w:id="419644211">
          <w:marLeft w:val="640"/>
          <w:marRight w:val="0"/>
          <w:marTop w:val="0"/>
          <w:marBottom w:val="0"/>
          <w:divBdr>
            <w:top w:val="none" w:sz="0" w:space="0" w:color="auto"/>
            <w:left w:val="none" w:sz="0" w:space="0" w:color="auto"/>
            <w:bottom w:val="none" w:sz="0" w:space="0" w:color="auto"/>
            <w:right w:val="none" w:sz="0" w:space="0" w:color="auto"/>
          </w:divBdr>
        </w:div>
        <w:div w:id="602691603">
          <w:marLeft w:val="640"/>
          <w:marRight w:val="0"/>
          <w:marTop w:val="0"/>
          <w:marBottom w:val="0"/>
          <w:divBdr>
            <w:top w:val="none" w:sz="0" w:space="0" w:color="auto"/>
            <w:left w:val="none" w:sz="0" w:space="0" w:color="auto"/>
            <w:bottom w:val="none" w:sz="0" w:space="0" w:color="auto"/>
            <w:right w:val="none" w:sz="0" w:space="0" w:color="auto"/>
          </w:divBdr>
        </w:div>
        <w:div w:id="1854150142">
          <w:marLeft w:val="640"/>
          <w:marRight w:val="0"/>
          <w:marTop w:val="0"/>
          <w:marBottom w:val="0"/>
          <w:divBdr>
            <w:top w:val="none" w:sz="0" w:space="0" w:color="auto"/>
            <w:left w:val="none" w:sz="0" w:space="0" w:color="auto"/>
            <w:bottom w:val="none" w:sz="0" w:space="0" w:color="auto"/>
            <w:right w:val="none" w:sz="0" w:space="0" w:color="auto"/>
          </w:divBdr>
        </w:div>
        <w:div w:id="375356833">
          <w:marLeft w:val="640"/>
          <w:marRight w:val="0"/>
          <w:marTop w:val="0"/>
          <w:marBottom w:val="0"/>
          <w:divBdr>
            <w:top w:val="none" w:sz="0" w:space="0" w:color="auto"/>
            <w:left w:val="none" w:sz="0" w:space="0" w:color="auto"/>
            <w:bottom w:val="none" w:sz="0" w:space="0" w:color="auto"/>
            <w:right w:val="none" w:sz="0" w:space="0" w:color="auto"/>
          </w:divBdr>
        </w:div>
        <w:div w:id="1389299803">
          <w:marLeft w:val="640"/>
          <w:marRight w:val="0"/>
          <w:marTop w:val="0"/>
          <w:marBottom w:val="0"/>
          <w:divBdr>
            <w:top w:val="none" w:sz="0" w:space="0" w:color="auto"/>
            <w:left w:val="none" w:sz="0" w:space="0" w:color="auto"/>
            <w:bottom w:val="none" w:sz="0" w:space="0" w:color="auto"/>
            <w:right w:val="none" w:sz="0" w:space="0" w:color="auto"/>
          </w:divBdr>
        </w:div>
        <w:div w:id="2017271526">
          <w:marLeft w:val="640"/>
          <w:marRight w:val="0"/>
          <w:marTop w:val="0"/>
          <w:marBottom w:val="0"/>
          <w:divBdr>
            <w:top w:val="none" w:sz="0" w:space="0" w:color="auto"/>
            <w:left w:val="none" w:sz="0" w:space="0" w:color="auto"/>
            <w:bottom w:val="none" w:sz="0" w:space="0" w:color="auto"/>
            <w:right w:val="none" w:sz="0" w:space="0" w:color="auto"/>
          </w:divBdr>
        </w:div>
        <w:div w:id="1690596274">
          <w:marLeft w:val="640"/>
          <w:marRight w:val="0"/>
          <w:marTop w:val="0"/>
          <w:marBottom w:val="0"/>
          <w:divBdr>
            <w:top w:val="none" w:sz="0" w:space="0" w:color="auto"/>
            <w:left w:val="none" w:sz="0" w:space="0" w:color="auto"/>
            <w:bottom w:val="none" w:sz="0" w:space="0" w:color="auto"/>
            <w:right w:val="none" w:sz="0" w:space="0" w:color="auto"/>
          </w:divBdr>
        </w:div>
        <w:div w:id="1448696866">
          <w:marLeft w:val="640"/>
          <w:marRight w:val="0"/>
          <w:marTop w:val="0"/>
          <w:marBottom w:val="0"/>
          <w:divBdr>
            <w:top w:val="none" w:sz="0" w:space="0" w:color="auto"/>
            <w:left w:val="none" w:sz="0" w:space="0" w:color="auto"/>
            <w:bottom w:val="none" w:sz="0" w:space="0" w:color="auto"/>
            <w:right w:val="none" w:sz="0" w:space="0" w:color="auto"/>
          </w:divBdr>
        </w:div>
        <w:div w:id="989096950">
          <w:marLeft w:val="640"/>
          <w:marRight w:val="0"/>
          <w:marTop w:val="0"/>
          <w:marBottom w:val="0"/>
          <w:divBdr>
            <w:top w:val="none" w:sz="0" w:space="0" w:color="auto"/>
            <w:left w:val="none" w:sz="0" w:space="0" w:color="auto"/>
            <w:bottom w:val="none" w:sz="0" w:space="0" w:color="auto"/>
            <w:right w:val="none" w:sz="0" w:space="0" w:color="auto"/>
          </w:divBdr>
        </w:div>
        <w:div w:id="315426832">
          <w:marLeft w:val="640"/>
          <w:marRight w:val="0"/>
          <w:marTop w:val="0"/>
          <w:marBottom w:val="0"/>
          <w:divBdr>
            <w:top w:val="none" w:sz="0" w:space="0" w:color="auto"/>
            <w:left w:val="none" w:sz="0" w:space="0" w:color="auto"/>
            <w:bottom w:val="none" w:sz="0" w:space="0" w:color="auto"/>
            <w:right w:val="none" w:sz="0" w:space="0" w:color="auto"/>
          </w:divBdr>
        </w:div>
        <w:div w:id="1815443202">
          <w:marLeft w:val="640"/>
          <w:marRight w:val="0"/>
          <w:marTop w:val="0"/>
          <w:marBottom w:val="0"/>
          <w:divBdr>
            <w:top w:val="none" w:sz="0" w:space="0" w:color="auto"/>
            <w:left w:val="none" w:sz="0" w:space="0" w:color="auto"/>
            <w:bottom w:val="none" w:sz="0" w:space="0" w:color="auto"/>
            <w:right w:val="none" w:sz="0" w:space="0" w:color="auto"/>
          </w:divBdr>
        </w:div>
      </w:divsChild>
    </w:div>
    <w:div w:id="809790988">
      <w:bodyDiv w:val="1"/>
      <w:marLeft w:val="0"/>
      <w:marRight w:val="0"/>
      <w:marTop w:val="0"/>
      <w:marBottom w:val="0"/>
      <w:divBdr>
        <w:top w:val="none" w:sz="0" w:space="0" w:color="auto"/>
        <w:left w:val="none" w:sz="0" w:space="0" w:color="auto"/>
        <w:bottom w:val="none" w:sz="0" w:space="0" w:color="auto"/>
        <w:right w:val="none" w:sz="0" w:space="0" w:color="auto"/>
      </w:divBdr>
      <w:divsChild>
        <w:div w:id="127162898">
          <w:marLeft w:val="640"/>
          <w:marRight w:val="0"/>
          <w:marTop w:val="0"/>
          <w:marBottom w:val="0"/>
          <w:divBdr>
            <w:top w:val="none" w:sz="0" w:space="0" w:color="auto"/>
            <w:left w:val="none" w:sz="0" w:space="0" w:color="auto"/>
            <w:bottom w:val="none" w:sz="0" w:space="0" w:color="auto"/>
            <w:right w:val="none" w:sz="0" w:space="0" w:color="auto"/>
          </w:divBdr>
        </w:div>
        <w:div w:id="234626467">
          <w:marLeft w:val="640"/>
          <w:marRight w:val="0"/>
          <w:marTop w:val="0"/>
          <w:marBottom w:val="0"/>
          <w:divBdr>
            <w:top w:val="none" w:sz="0" w:space="0" w:color="auto"/>
            <w:left w:val="none" w:sz="0" w:space="0" w:color="auto"/>
            <w:bottom w:val="none" w:sz="0" w:space="0" w:color="auto"/>
            <w:right w:val="none" w:sz="0" w:space="0" w:color="auto"/>
          </w:divBdr>
        </w:div>
        <w:div w:id="298147578">
          <w:marLeft w:val="640"/>
          <w:marRight w:val="0"/>
          <w:marTop w:val="0"/>
          <w:marBottom w:val="0"/>
          <w:divBdr>
            <w:top w:val="none" w:sz="0" w:space="0" w:color="auto"/>
            <w:left w:val="none" w:sz="0" w:space="0" w:color="auto"/>
            <w:bottom w:val="none" w:sz="0" w:space="0" w:color="auto"/>
            <w:right w:val="none" w:sz="0" w:space="0" w:color="auto"/>
          </w:divBdr>
        </w:div>
        <w:div w:id="633220078">
          <w:marLeft w:val="640"/>
          <w:marRight w:val="0"/>
          <w:marTop w:val="0"/>
          <w:marBottom w:val="0"/>
          <w:divBdr>
            <w:top w:val="none" w:sz="0" w:space="0" w:color="auto"/>
            <w:left w:val="none" w:sz="0" w:space="0" w:color="auto"/>
            <w:bottom w:val="none" w:sz="0" w:space="0" w:color="auto"/>
            <w:right w:val="none" w:sz="0" w:space="0" w:color="auto"/>
          </w:divBdr>
        </w:div>
        <w:div w:id="641737154">
          <w:marLeft w:val="640"/>
          <w:marRight w:val="0"/>
          <w:marTop w:val="0"/>
          <w:marBottom w:val="0"/>
          <w:divBdr>
            <w:top w:val="none" w:sz="0" w:space="0" w:color="auto"/>
            <w:left w:val="none" w:sz="0" w:space="0" w:color="auto"/>
            <w:bottom w:val="none" w:sz="0" w:space="0" w:color="auto"/>
            <w:right w:val="none" w:sz="0" w:space="0" w:color="auto"/>
          </w:divBdr>
        </w:div>
        <w:div w:id="894394269">
          <w:marLeft w:val="640"/>
          <w:marRight w:val="0"/>
          <w:marTop w:val="0"/>
          <w:marBottom w:val="0"/>
          <w:divBdr>
            <w:top w:val="none" w:sz="0" w:space="0" w:color="auto"/>
            <w:left w:val="none" w:sz="0" w:space="0" w:color="auto"/>
            <w:bottom w:val="none" w:sz="0" w:space="0" w:color="auto"/>
            <w:right w:val="none" w:sz="0" w:space="0" w:color="auto"/>
          </w:divBdr>
        </w:div>
        <w:div w:id="935408258">
          <w:marLeft w:val="640"/>
          <w:marRight w:val="0"/>
          <w:marTop w:val="0"/>
          <w:marBottom w:val="0"/>
          <w:divBdr>
            <w:top w:val="none" w:sz="0" w:space="0" w:color="auto"/>
            <w:left w:val="none" w:sz="0" w:space="0" w:color="auto"/>
            <w:bottom w:val="none" w:sz="0" w:space="0" w:color="auto"/>
            <w:right w:val="none" w:sz="0" w:space="0" w:color="auto"/>
          </w:divBdr>
        </w:div>
        <w:div w:id="1021584424">
          <w:marLeft w:val="640"/>
          <w:marRight w:val="0"/>
          <w:marTop w:val="0"/>
          <w:marBottom w:val="0"/>
          <w:divBdr>
            <w:top w:val="none" w:sz="0" w:space="0" w:color="auto"/>
            <w:left w:val="none" w:sz="0" w:space="0" w:color="auto"/>
            <w:bottom w:val="none" w:sz="0" w:space="0" w:color="auto"/>
            <w:right w:val="none" w:sz="0" w:space="0" w:color="auto"/>
          </w:divBdr>
        </w:div>
        <w:div w:id="1027751065">
          <w:marLeft w:val="640"/>
          <w:marRight w:val="0"/>
          <w:marTop w:val="0"/>
          <w:marBottom w:val="0"/>
          <w:divBdr>
            <w:top w:val="none" w:sz="0" w:space="0" w:color="auto"/>
            <w:left w:val="none" w:sz="0" w:space="0" w:color="auto"/>
            <w:bottom w:val="none" w:sz="0" w:space="0" w:color="auto"/>
            <w:right w:val="none" w:sz="0" w:space="0" w:color="auto"/>
          </w:divBdr>
        </w:div>
        <w:div w:id="1152984582">
          <w:marLeft w:val="640"/>
          <w:marRight w:val="0"/>
          <w:marTop w:val="0"/>
          <w:marBottom w:val="0"/>
          <w:divBdr>
            <w:top w:val="none" w:sz="0" w:space="0" w:color="auto"/>
            <w:left w:val="none" w:sz="0" w:space="0" w:color="auto"/>
            <w:bottom w:val="none" w:sz="0" w:space="0" w:color="auto"/>
            <w:right w:val="none" w:sz="0" w:space="0" w:color="auto"/>
          </w:divBdr>
        </w:div>
        <w:div w:id="1250192545">
          <w:marLeft w:val="640"/>
          <w:marRight w:val="0"/>
          <w:marTop w:val="0"/>
          <w:marBottom w:val="0"/>
          <w:divBdr>
            <w:top w:val="none" w:sz="0" w:space="0" w:color="auto"/>
            <w:left w:val="none" w:sz="0" w:space="0" w:color="auto"/>
            <w:bottom w:val="none" w:sz="0" w:space="0" w:color="auto"/>
            <w:right w:val="none" w:sz="0" w:space="0" w:color="auto"/>
          </w:divBdr>
        </w:div>
        <w:div w:id="1436171805">
          <w:marLeft w:val="640"/>
          <w:marRight w:val="0"/>
          <w:marTop w:val="0"/>
          <w:marBottom w:val="0"/>
          <w:divBdr>
            <w:top w:val="none" w:sz="0" w:space="0" w:color="auto"/>
            <w:left w:val="none" w:sz="0" w:space="0" w:color="auto"/>
            <w:bottom w:val="none" w:sz="0" w:space="0" w:color="auto"/>
            <w:right w:val="none" w:sz="0" w:space="0" w:color="auto"/>
          </w:divBdr>
        </w:div>
        <w:div w:id="1507087645">
          <w:marLeft w:val="640"/>
          <w:marRight w:val="0"/>
          <w:marTop w:val="0"/>
          <w:marBottom w:val="0"/>
          <w:divBdr>
            <w:top w:val="none" w:sz="0" w:space="0" w:color="auto"/>
            <w:left w:val="none" w:sz="0" w:space="0" w:color="auto"/>
            <w:bottom w:val="none" w:sz="0" w:space="0" w:color="auto"/>
            <w:right w:val="none" w:sz="0" w:space="0" w:color="auto"/>
          </w:divBdr>
        </w:div>
        <w:div w:id="1651707983">
          <w:marLeft w:val="640"/>
          <w:marRight w:val="0"/>
          <w:marTop w:val="0"/>
          <w:marBottom w:val="0"/>
          <w:divBdr>
            <w:top w:val="none" w:sz="0" w:space="0" w:color="auto"/>
            <w:left w:val="none" w:sz="0" w:space="0" w:color="auto"/>
            <w:bottom w:val="none" w:sz="0" w:space="0" w:color="auto"/>
            <w:right w:val="none" w:sz="0" w:space="0" w:color="auto"/>
          </w:divBdr>
        </w:div>
        <w:div w:id="1710302132">
          <w:marLeft w:val="640"/>
          <w:marRight w:val="0"/>
          <w:marTop w:val="0"/>
          <w:marBottom w:val="0"/>
          <w:divBdr>
            <w:top w:val="none" w:sz="0" w:space="0" w:color="auto"/>
            <w:left w:val="none" w:sz="0" w:space="0" w:color="auto"/>
            <w:bottom w:val="none" w:sz="0" w:space="0" w:color="auto"/>
            <w:right w:val="none" w:sz="0" w:space="0" w:color="auto"/>
          </w:divBdr>
        </w:div>
        <w:div w:id="1730033229">
          <w:marLeft w:val="640"/>
          <w:marRight w:val="0"/>
          <w:marTop w:val="0"/>
          <w:marBottom w:val="0"/>
          <w:divBdr>
            <w:top w:val="none" w:sz="0" w:space="0" w:color="auto"/>
            <w:left w:val="none" w:sz="0" w:space="0" w:color="auto"/>
            <w:bottom w:val="none" w:sz="0" w:space="0" w:color="auto"/>
            <w:right w:val="none" w:sz="0" w:space="0" w:color="auto"/>
          </w:divBdr>
        </w:div>
        <w:div w:id="1849563881">
          <w:marLeft w:val="640"/>
          <w:marRight w:val="0"/>
          <w:marTop w:val="0"/>
          <w:marBottom w:val="0"/>
          <w:divBdr>
            <w:top w:val="none" w:sz="0" w:space="0" w:color="auto"/>
            <w:left w:val="none" w:sz="0" w:space="0" w:color="auto"/>
            <w:bottom w:val="none" w:sz="0" w:space="0" w:color="auto"/>
            <w:right w:val="none" w:sz="0" w:space="0" w:color="auto"/>
          </w:divBdr>
        </w:div>
        <w:div w:id="1857114193">
          <w:marLeft w:val="640"/>
          <w:marRight w:val="0"/>
          <w:marTop w:val="0"/>
          <w:marBottom w:val="0"/>
          <w:divBdr>
            <w:top w:val="none" w:sz="0" w:space="0" w:color="auto"/>
            <w:left w:val="none" w:sz="0" w:space="0" w:color="auto"/>
            <w:bottom w:val="none" w:sz="0" w:space="0" w:color="auto"/>
            <w:right w:val="none" w:sz="0" w:space="0" w:color="auto"/>
          </w:divBdr>
        </w:div>
        <w:div w:id="2033069378">
          <w:marLeft w:val="640"/>
          <w:marRight w:val="0"/>
          <w:marTop w:val="0"/>
          <w:marBottom w:val="0"/>
          <w:divBdr>
            <w:top w:val="none" w:sz="0" w:space="0" w:color="auto"/>
            <w:left w:val="none" w:sz="0" w:space="0" w:color="auto"/>
            <w:bottom w:val="none" w:sz="0" w:space="0" w:color="auto"/>
            <w:right w:val="none" w:sz="0" w:space="0" w:color="auto"/>
          </w:divBdr>
        </w:div>
        <w:div w:id="2083987632">
          <w:marLeft w:val="640"/>
          <w:marRight w:val="0"/>
          <w:marTop w:val="0"/>
          <w:marBottom w:val="0"/>
          <w:divBdr>
            <w:top w:val="none" w:sz="0" w:space="0" w:color="auto"/>
            <w:left w:val="none" w:sz="0" w:space="0" w:color="auto"/>
            <w:bottom w:val="none" w:sz="0" w:space="0" w:color="auto"/>
            <w:right w:val="none" w:sz="0" w:space="0" w:color="auto"/>
          </w:divBdr>
        </w:div>
        <w:div w:id="2104643888">
          <w:marLeft w:val="640"/>
          <w:marRight w:val="0"/>
          <w:marTop w:val="0"/>
          <w:marBottom w:val="0"/>
          <w:divBdr>
            <w:top w:val="none" w:sz="0" w:space="0" w:color="auto"/>
            <w:left w:val="none" w:sz="0" w:space="0" w:color="auto"/>
            <w:bottom w:val="none" w:sz="0" w:space="0" w:color="auto"/>
            <w:right w:val="none" w:sz="0" w:space="0" w:color="auto"/>
          </w:divBdr>
        </w:div>
      </w:divsChild>
    </w:div>
    <w:div w:id="810438250">
      <w:marLeft w:val="0"/>
      <w:marRight w:val="0"/>
      <w:marTop w:val="0"/>
      <w:marBottom w:val="0"/>
      <w:divBdr>
        <w:top w:val="none" w:sz="0" w:space="0" w:color="auto"/>
        <w:left w:val="none" w:sz="0" w:space="0" w:color="auto"/>
        <w:bottom w:val="none" w:sz="0" w:space="0" w:color="auto"/>
        <w:right w:val="none" w:sz="0" w:space="0" w:color="auto"/>
      </w:divBdr>
    </w:div>
    <w:div w:id="816414404">
      <w:bodyDiv w:val="1"/>
      <w:marLeft w:val="0"/>
      <w:marRight w:val="0"/>
      <w:marTop w:val="0"/>
      <w:marBottom w:val="0"/>
      <w:divBdr>
        <w:top w:val="none" w:sz="0" w:space="0" w:color="auto"/>
        <w:left w:val="none" w:sz="0" w:space="0" w:color="auto"/>
        <w:bottom w:val="none" w:sz="0" w:space="0" w:color="auto"/>
        <w:right w:val="none" w:sz="0" w:space="0" w:color="auto"/>
      </w:divBdr>
      <w:divsChild>
        <w:div w:id="99960726">
          <w:marLeft w:val="640"/>
          <w:marRight w:val="0"/>
          <w:marTop w:val="0"/>
          <w:marBottom w:val="0"/>
          <w:divBdr>
            <w:top w:val="none" w:sz="0" w:space="0" w:color="auto"/>
            <w:left w:val="none" w:sz="0" w:space="0" w:color="auto"/>
            <w:bottom w:val="none" w:sz="0" w:space="0" w:color="auto"/>
            <w:right w:val="none" w:sz="0" w:space="0" w:color="auto"/>
          </w:divBdr>
        </w:div>
        <w:div w:id="109127387">
          <w:marLeft w:val="640"/>
          <w:marRight w:val="0"/>
          <w:marTop w:val="0"/>
          <w:marBottom w:val="0"/>
          <w:divBdr>
            <w:top w:val="none" w:sz="0" w:space="0" w:color="auto"/>
            <w:left w:val="none" w:sz="0" w:space="0" w:color="auto"/>
            <w:bottom w:val="none" w:sz="0" w:space="0" w:color="auto"/>
            <w:right w:val="none" w:sz="0" w:space="0" w:color="auto"/>
          </w:divBdr>
        </w:div>
        <w:div w:id="220875138">
          <w:marLeft w:val="640"/>
          <w:marRight w:val="0"/>
          <w:marTop w:val="0"/>
          <w:marBottom w:val="0"/>
          <w:divBdr>
            <w:top w:val="none" w:sz="0" w:space="0" w:color="auto"/>
            <w:left w:val="none" w:sz="0" w:space="0" w:color="auto"/>
            <w:bottom w:val="none" w:sz="0" w:space="0" w:color="auto"/>
            <w:right w:val="none" w:sz="0" w:space="0" w:color="auto"/>
          </w:divBdr>
        </w:div>
        <w:div w:id="233514511">
          <w:marLeft w:val="640"/>
          <w:marRight w:val="0"/>
          <w:marTop w:val="0"/>
          <w:marBottom w:val="0"/>
          <w:divBdr>
            <w:top w:val="none" w:sz="0" w:space="0" w:color="auto"/>
            <w:left w:val="none" w:sz="0" w:space="0" w:color="auto"/>
            <w:bottom w:val="none" w:sz="0" w:space="0" w:color="auto"/>
            <w:right w:val="none" w:sz="0" w:space="0" w:color="auto"/>
          </w:divBdr>
        </w:div>
        <w:div w:id="260573143">
          <w:marLeft w:val="640"/>
          <w:marRight w:val="0"/>
          <w:marTop w:val="0"/>
          <w:marBottom w:val="0"/>
          <w:divBdr>
            <w:top w:val="none" w:sz="0" w:space="0" w:color="auto"/>
            <w:left w:val="none" w:sz="0" w:space="0" w:color="auto"/>
            <w:bottom w:val="none" w:sz="0" w:space="0" w:color="auto"/>
            <w:right w:val="none" w:sz="0" w:space="0" w:color="auto"/>
          </w:divBdr>
        </w:div>
        <w:div w:id="307587581">
          <w:marLeft w:val="640"/>
          <w:marRight w:val="0"/>
          <w:marTop w:val="0"/>
          <w:marBottom w:val="0"/>
          <w:divBdr>
            <w:top w:val="none" w:sz="0" w:space="0" w:color="auto"/>
            <w:left w:val="none" w:sz="0" w:space="0" w:color="auto"/>
            <w:bottom w:val="none" w:sz="0" w:space="0" w:color="auto"/>
            <w:right w:val="none" w:sz="0" w:space="0" w:color="auto"/>
          </w:divBdr>
        </w:div>
        <w:div w:id="330110930">
          <w:marLeft w:val="640"/>
          <w:marRight w:val="0"/>
          <w:marTop w:val="0"/>
          <w:marBottom w:val="0"/>
          <w:divBdr>
            <w:top w:val="none" w:sz="0" w:space="0" w:color="auto"/>
            <w:left w:val="none" w:sz="0" w:space="0" w:color="auto"/>
            <w:bottom w:val="none" w:sz="0" w:space="0" w:color="auto"/>
            <w:right w:val="none" w:sz="0" w:space="0" w:color="auto"/>
          </w:divBdr>
        </w:div>
        <w:div w:id="381635568">
          <w:marLeft w:val="640"/>
          <w:marRight w:val="0"/>
          <w:marTop w:val="0"/>
          <w:marBottom w:val="0"/>
          <w:divBdr>
            <w:top w:val="none" w:sz="0" w:space="0" w:color="auto"/>
            <w:left w:val="none" w:sz="0" w:space="0" w:color="auto"/>
            <w:bottom w:val="none" w:sz="0" w:space="0" w:color="auto"/>
            <w:right w:val="none" w:sz="0" w:space="0" w:color="auto"/>
          </w:divBdr>
        </w:div>
        <w:div w:id="402529920">
          <w:marLeft w:val="640"/>
          <w:marRight w:val="0"/>
          <w:marTop w:val="0"/>
          <w:marBottom w:val="0"/>
          <w:divBdr>
            <w:top w:val="none" w:sz="0" w:space="0" w:color="auto"/>
            <w:left w:val="none" w:sz="0" w:space="0" w:color="auto"/>
            <w:bottom w:val="none" w:sz="0" w:space="0" w:color="auto"/>
            <w:right w:val="none" w:sz="0" w:space="0" w:color="auto"/>
          </w:divBdr>
        </w:div>
        <w:div w:id="402610340">
          <w:marLeft w:val="640"/>
          <w:marRight w:val="0"/>
          <w:marTop w:val="0"/>
          <w:marBottom w:val="0"/>
          <w:divBdr>
            <w:top w:val="none" w:sz="0" w:space="0" w:color="auto"/>
            <w:left w:val="none" w:sz="0" w:space="0" w:color="auto"/>
            <w:bottom w:val="none" w:sz="0" w:space="0" w:color="auto"/>
            <w:right w:val="none" w:sz="0" w:space="0" w:color="auto"/>
          </w:divBdr>
        </w:div>
        <w:div w:id="554973199">
          <w:marLeft w:val="640"/>
          <w:marRight w:val="0"/>
          <w:marTop w:val="0"/>
          <w:marBottom w:val="0"/>
          <w:divBdr>
            <w:top w:val="none" w:sz="0" w:space="0" w:color="auto"/>
            <w:left w:val="none" w:sz="0" w:space="0" w:color="auto"/>
            <w:bottom w:val="none" w:sz="0" w:space="0" w:color="auto"/>
            <w:right w:val="none" w:sz="0" w:space="0" w:color="auto"/>
          </w:divBdr>
        </w:div>
        <w:div w:id="678047410">
          <w:marLeft w:val="640"/>
          <w:marRight w:val="0"/>
          <w:marTop w:val="0"/>
          <w:marBottom w:val="0"/>
          <w:divBdr>
            <w:top w:val="none" w:sz="0" w:space="0" w:color="auto"/>
            <w:left w:val="none" w:sz="0" w:space="0" w:color="auto"/>
            <w:bottom w:val="none" w:sz="0" w:space="0" w:color="auto"/>
            <w:right w:val="none" w:sz="0" w:space="0" w:color="auto"/>
          </w:divBdr>
        </w:div>
        <w:div w:id="757602648">
          <w:marLeft w:val="640"/>
          <w:marRight w:val="0"/>
          <w:marTop w:val="0"/>
          <w:marBottom w:val="0"/>
          <w:divBdr>
            <w:top w:val="none" w:sz="0" w:space="0" w:color="auto"/>
            <w:left w:val="none" w:sz="0" w:space="0" w:color="auto"/>
            <w:bottom w:val="none" w:sz="0" w:space="0" w:color="auto"/>
            <w:right w:val="none" w:sz="0" w:space="0" w:color="auto"/>
          </w:divBdr>
        </w:div>
        <w:div w:id="759986619">
          <w:marLeft w:val="640"/>
          <w:marRight w:val="0"/>
          <w:marTop w:val="0"/>
          <w:marBottom w:val="0"/>
          <w:divBdr>
            <w:top w:val="none" w:sz="0" w:space="0" w:color="auto"/>
            <w:left w:val="none" w:sz="0" w:space="0" w:color="auto"/>
            <w:bottom w:val="none" w:sz="0" w:space="0" w:color="auto"/>
            <w:right w:val="none" w:sz="0" w:space="0" w:color="auto"/>
          </w:divBdr>
        </w:div>
        <w:div w:id="852719290">
          <w:marLeft w:val="640"/>
          <w:marRight w:val="0"/>
          <w:marTop w:val="0"/>
          <w:marBottom w:val="0"/>
          <w:divBdr>
            <w:top w:val="none" w:sz="0" w:space="0" w:color="auto"/>
            <w:left w:val="none" w:sz="0" w:space="0" w:color="auto"/>
            <w:bottom w:val="none" w:sz="0" w:space="0" w:color="auto"/>
            <w:right w:val="none" w:sz="0" w:space="0" w:color="auto"/>
          </w:divBdr>
        </w:div>
        <w:div w:id="913247845">
          <w:marLeft w:val="640"/>
          <w:marRight w:val="0"/>
          <w:marTop w:val="0"/>
          <w:marBottom w:val="0"/>
          <w:divBdr>
            <w:top w:val="none" w:sz="0" w:space="0" w:color="auto"/>
            <w:left w:val="none" w:sz="0" w:space="0" w:color="auto"/>
            <w:bottom w:val="none" w:sz="0" w:space="0" w:color="auto"/>
            <w:right w:val="none" w:sz="0" w:space="0" w:color="auto"/>
          </w:divBdr>
        </w:div>
        <w:div w:id="1067220661">
          <w:marLeft w:val="640"/>
          <w:marRight w:val="0"/>
          <w:marTop w:val="0"/>
          <w:marBottom w:val="0"/>
          <w:divBdr>
            <w:top w:val="none" w:sz="0" w:space="0" w:color="auto"/>
            <w:left w:val="none" w:sz="0" w:space="0" w:color="auto"/>
            <w:bottom w:val="none" w:sz="0" w:space="0" w:color="auto"/>
            <w:right w:val="none" w:sz="0" w:space="0" w:color="auto"/>
          </w:divBdr>
        </w:div>
        <w:div w:id="1073625795">
          <w:marLeft w:val="640"/>
          <w:marRight w:val="0"/>
          <w:marTop w:val="0"/>
          <w:marBottom w:val="0"/>
          <w:divBdr>
            <w:top w:val="none" w:sz="0" w:space="0" w:color="auto"/>
            <w:left w:val="none" w:sz="0" w:space="0" w:color="auto"/>
            <w:bottom w:val="none" w:sz="0" w:space="0" w:color="auto"/>
            <w:right w:val="none" w:sz="0" w:space="0" w:color="auto"/>
          </w:divBdr>
        </w:div>
        <w:div w:id="1122042807">
          <w:marLeft w:val="640"/>
          <w:marRight w:val="0"/>
          <w:marTop w:val="0"/>
          <w:marBottom w:val="0"/>
          <w:divBdr>
            <w:top w:val="none" w:sz="0" w:space="0" w:color="auto"/>
            <w:left w:val="none" w:sz="0" w:space="0" w:color="auto"/>
            <w:bottom w:val="none" w:sz="0" w:space="0" w:color="auto"/>
            <w:right w:val="none" w:sz="0" w:space="0" w:color="auto"/>
          </w:divBdr>
        </w:div>
        <w:div w:id="1125735592">
          <w:marLeft w:val="640"/>
          <w:marRight w:val="0"/>
          <w:marTop w:val="0"/>
          <w:marBottom w:val="0"/>
          <w:divBdr>
            <w:top w:val="none" w:sz="0" w:space="0" w:color="auto"/>
            <w:left w:val="none" w:sz="0" w:space="0" w:color="auto"/>
            <w:bottom w:val="none" w:sz="0" w:space="0" w:color="auto"/>
            <w:right w:val="none" w:sz="0" w:space="0" w:color="auto"/>
          </w:divBdr>
        </w:div>
        <w:div w:id="1192105313">
          <w:marLeft w:val="640"/>
          <w:marRight w:val="0"/>
          <w:marTop w:val="0"/>
          <w:marBottom w:val="0"/>
          <w:divBdr>
            <w:top w:val="none" w:sz="0" w:space="0" w:color="auto"/>
            <w:left w:val="none" w:sz="0" w:space="0" w:color="auto"/>
            <w:bottom w:val="none" w:sz="0" w:space="0" w:color="auto"/>
            <w:right w:val="none" w:sz="0" w:space="0" w:color="auto"/>
          </w:divBdr>
        </w:div>
        <w:div w:id="1329283628">
          <w:marLeft w:val="640"/>
          <w:marRight w:val="0"/>
          <w:marTop w:val="0"/>
          <w:marBottom w:val="0"/>
          <w:divBdr>
            <w:top w:val="none" w:sz="0" w:space="0" w:color="auto"/>
            <w:left w:val="none" w:sz="0" w:space="0" w:color="auto"/>
            <w:bottom w:val="none" w:sz="0" w:space="0" w:color="auto"/>
            <w:right w:val="none" w:sz="0" w:space="0" w:color="auto"/>
          </w:divBdr>
        </w:div>
        <w:div w:id="1345984485">
          <w:marLeft w:val="640"/>
          <w:marRight w:val="0"/>
          <w:marTop w:val="0"/>
          <w:marBottom w:val="0"/>
          <w:divBdr>
            <w:top w:val="none" w:sz="0" w:space="0" w:color="auto"/>
            <w:left w:val="none" w:sz="0" w:space="0" w:color="auto"/>
            <w:bottom w:val="none" w:sz="0" w:space="0" w:color="auto"/>
            <w:right w:val="none" w:sz="0" w:space="0" w:color="auto"/>
          </w:divBdr>
        </w:div>
        <w:div w:id="1366641441">
          <w:marLeft w:val="640"/>
          <w:marRight w:val="0"/>
          <w:marTop w:val="0"/>
          <w:marBottom w:val="0"/>
          <w:divBdr>
            <w:top w:val="none" w:sz="0" w:space="0" w:color="auto"/>
            <w:left w:val="none" w:sz="0" w:space="0" w:color="auto"/>
            <w:bottom w:val="none" w:sz="0" w:space="0" w:color="auto"/>
            <w:right w:val="none" w:sz="0" w:space="0" w:color="auto"/>
          </w:divBdr>
        </w:div>
        <w:div w:id="1397628625">
          <w:marLeft w:val="640"/>
          <w:marRight w:val="0"/>
          <w:marTop w:val="0"/>
          <w:marBottom w:val="0"/>
          <w:divBdr>
            <w:top w:val="none" w:sz="0" w:space="0" w:color="auto"/>
            <w:left w:val="none" w:sz="0" w:space="0" w:color="auto"/>
            <w:bottom w:val="none" w:sz="0" w:space="0" w:color="auto"/>
            <w:right w:val="none" w:sz="0" w:space="0" w:color="auto"/>
          </w:divBdr>
        </w:div>
        <w:div w:id="1400667330">
          <w:marLeft w:val="640"/>
          <w:marRight w:val="0"/>
          <w:marTop w:val="0"/>
          <w:marBottom w:val="0"/>
          <w:divBdr>
            <w:top w:val="none" w:sz="0" w:space="0" w:color="auto"/>
            <w:left w:val="none" w:sz="0" w:space="0" w:color="auto"/>
            <w:bottom w:val="none" w:sz="0" w:space="0" w:color="auto"/>
            <w:right w:val="none" w:sz="0" w:space="0" w:color="auto"/>
          </w:divBdr>
        </w:div>
        <w:div w:id="1463620511">
          <w:marLeft w:val="640"/>
          <w:marRight w:val="0"/>
          <w:marTop w:val="0"/>
          <w:marBottom w:val="0"/>
          <w:divBdr>
            <w:top w:val="none" w:sz="0" w:space="0" w:color="auto"/>
            <w:left w:val="none" w:sz="0" w:space="0" w:color="auto"/>
            <w:bottom w:val="none" w:sz="0" w:space="0" w:color="auto"/>
            <w:right w:val="none" w:sz="0" w:space="0" w:color="auto"/>
          </w:divBdr>
        </w:div>
        <w:div w:id="1488784759">
          <w:marLeft w:val="640"/>
          <w:marRight w:val="0"/>
          <w:marTop w:val="0"/>
          <w:marBottom w:val="0"/>
          <w:divBdr>
            <w:top w:val="none" w:sz="0" w:space="0" w:color="auto"/>
            <w:left w:val="none" w:sz="0" w:space="0" w:color="auto"/>
            <w:bottom w:val="none" w:sz="0" w:space="0" w:color="auto"/>
            <w:right w:val="none" w:sz="0" w:space="0" w:color="auto"/>
          </w:divBdr>
        </w:div>
        <w:div w:id="1537280842">
          <w:marLeft w:val="640"/>
          <w:marRight w:val="0"/>
          <w:marTop w:val="0"/>
          <w:marBottom w:val="0"/>
          <w:divBdr>
            <w:top w:val="none" w:sz="0" w:space="0" w:color="auto"/>
            <w:left w:val="none" w:sz="0" w:space="0" w:color="auto"/>
            <w:bottom w:val="none" w:sz="0" w:space="0" w:color="auto"/>
            <w:right w:val="none" w:sz="0" w:space="0" w:color="auto"/>
          </w:divBdr>
        </w:div>
        <w:div w:id="1584878097">
          <w:marLeft w:val="640"/>
          <w:marRight w:val="0"/>
          <w:marTop w:val="0"/>
          <w:marBottom w:val="0"/>
          <w:divBdr>
            <w:top w:val="none" w:sz="0" w:space="0" w:color="auto"/>
            <w:left w:val="none" w:sz="0" w:space="0" w:color="auto"/>
            <w:bottom w:val="none" w:sz="0" w:space="0" w:color="auto"/>
            <w:right w:val="none" w:sz="0" w:space="0" w:color="auto"/>
          </w:divBdr>
        </w:div>
        <w:div w:id="1585799747">
          <w:marLeft w:val="640"/>
          <w:marRight w:val="0"/>
          <w:marTop w:val="0"/>
          <w:marBottom w:val="0"/>
          <w:divBdr>
            <w:top w:val="none" w:sz="0" w:space="0" w:color="auto"/>
            <w:left w:val="none" w:sz="0" w:space="0" w:color="auto"/>
            <w:bottom w:val="none" w:sz="0" w:space="0" w:color="auto"/>
            <w:right w:val="none" w:sz="0" w:space="0" w:color="auto"/>
          </w:divBdr>
        </w:div>
        <w:div w:id="1618945499">
          <w:marLeft w:val="640"/>
          <w:marRight w:val="0"/>
          <w:marTop w:val="0"/>
          <w:marBottom w:val="0"/>
          <w:divBdr>
            <w:top w:val="none" w:sz="0" w:space="0" w:color="auto"/>
            <w:left w:val="none" w:sz="0" w:space="0" w:color="auto"/>
            <w:bottom w:val="none" w:sz="0" w:space="0" w:color="auto"/>
            <w:right w:val="none" w:sz="0" w:space="0" w:color="auto"/>
          </w:divBdr>
        </w:div>
        <w:div w:id="1637881094">
          <w:marLeft w:val="640"/>
          <w:marRight w:val="0"/>
          <w:marTop w:val="0"/>
          <w:marBottom w:val="0"/>
          <w:divBdr>
            <w:top w:val="none" w:sz="0" w:space="0" w:color="auto"/>
            <w:left w:val="none" w:sz="0" w:space="0" w:color="auto"/>
            <w:bottom w:val="none" w:sz="0" w:space="0" w:color="auto"/>
            <w:right w:val="none" w:sz="0" w:space="0" w:color="auto"/>
          </w:divBdr>
        </w:div>
        <w:div w:id="1680157980">
          <w:marLeft w:val="640"/>
          <w:marRight w:val="0"/>
          <w:marTop w:val="0"/>
          <w:marBottom w:val="0"/>
          <w:divBdr>
            <w:top w:val="none" w:sz="0" w:space="0" w:color="auto"/>
            <w:left w:val="none" w:sz="0" w:space="0" w:color="auto"/>
            <w:bottom w:val="none" w:sz="0" w:space="0" w:color="auto"/>
            <w:right w:val="none" w:sz="0" w:space="0" w:color="auto"/>
          </w:divBdr>
        </w:div>
        <w:div w:id="1687517117">
          <w:marLeft w:val="640"/>
          <w:marRight w:val="0"/>
          <w:marTop w:val="0"/>
          <w:marBottom w:val="0"/>
          <w:divBdr>
            <w:top w:val="none" w:sz="0" w:space="0" w:color="auto"/>
            <w:left w:val="none" w:sz="0" w:space="0" w:color="auto"/>
            <w:bottom w:val="none" w:sz="0" w:space="0" w:color="auto"/>
            <w:right w:val="none" w:sz="0" w:space="0" w:color="auto"/>
          </w:divBdr>
        </w:div>
        <w:div w:id="1699041180">
          <w:marLeft w:val="640"/>
          <w:marRight w:val="0"/>
          <w:marTop w:val="0"/>
          <w:marBottom w:val="0"/>
          <w:divBdr>
            <w:top w:val="none" w:sz="0" w:space="0" w:color="auto"/>
            <w:left w:val="none" w:sz="0" w:space="0" w:color="auto"/>
            <w:bottom w:val="none" w:sz="0" w:space="0" w:color="auto"/>
            <w:right w:val="none" w:sz="0" w:space="0" w:color="auto"/>
          </w:divBdr>
        </w:div>
        <w:div w:id="1705666703">
          <w:marLeft w:val="640"/>
          <w:marRight w:val="0"/>
          <w:marTop w:val="0"/>
          <w:marBottom w:val="0"/>
          <w:divBdr>
            <w:top w:val="none" w:sz="0" w:space="0" w:color="auto"/>
            <w:left w:val="none" w:sz="0" w:space="0" w:color="auto"/>
            <w:bottom w:val="none" w:sz="0" w:space="0" w:color="auto"/>
            <w:right w:val="none" w:sz="0" w:space="0" w:color="auto"/>
          </w:divBdr>
        </w:div>
        <w:div w:id="1744251910">
          <w:marLeft w:val="640"/>
          <w:marRight w:val="0"/>
          <w:marTop w:val="0"/>
          <w:marBottom w:val="0"/>
          <w:divBdr>
            <w:top w:val="none" w:sz="0" w:space="0" w:color="auto"/>
            <w:left w:val="none" w:sz="0" w:space="0" w:color="auto"/>
            <w:bottom w:val="none" w:sz="0" w:space="0" w:color="auto"/>
            <w:right w:val="none" w:sz="0" w:space="0" w:color="auto"/>
          </w:divBdr>
        </w:div>
        <w:div w:id="1809395571">
          <w:marLeft w:val="640"/>
          <w:marRight w:val="0"/>
          <w:marTop w:val="0"/>
          <w:marBottom w:val="0"/>
          <w:divBdr>
            <w:top w:val="none" w:sz="0" w:space="0" w:color="auto"/>
            <w:left w:val="none" w:sz="0" w:space="0" w:color="auto"/>
            <w:bottom w:val="none" w:sz="0" w:space="0" w:color="auto"/>
            <w:right w:val="none" w:sz="0" w:space="0" w:color="auto"/>
          </w:divBdr>
        </w:div>
        <w:div w:id="1809545595">
          <w:marLeft w:val="640"/>
          <w:marRight w:val="0"/>
          <w:marTop w:val="0"/>
          <w:marBottom w:val="0"/>
          <w:divBdr>
            <w:top w:val="none" w:sz="0" w:space="0" w:color="auto"/>
            <w:left w:val="none" w:sz="0" w:space="0" w:color="auto"/>
            <w:bottom w:val="none" w:sz="0" w:space="0" w:color="auto"/>
            <w:right w:val="none" w:sz="0" w:space="0" w:color="auto"/>
          </w:divBdr>
        </w:div>
        <w:div w:id="1879076720">
          <w:marLeft w:val="640"/>
          <w:marRight w:val="0"/>
          <w:marTop w:val="0"/>
          <w:marBottom w:val="0"/>
          <w:divBdr>
            <w:top w:val="none" w:sz="0" w:space="0" w:color="auto"/>
            <w:left w:val="none" w:sz="0" w:space="0" w:color="auto"/>
            <w:bottom w:val="none" w:sz="0" w:space="0" w:color="auto"/>
            <w:right w:val="none" w:sz="0" w:space="0" w:color="auto"/>
          </w:divBdr>
        </w:div>
        <w:div w:id="1901359722">
          <w:marLeft w:val="640"/>
          <w:marRight w:val="0"/>
          <w:marTop w:val="0"/>
          <w:marBottom w:val="0"/>
          <w:divBdr>
            <w:top w:val="none" w:sz="0" w:space="0" w:color="auto"/>
            <w:left w:val="none" w:sz="0" w:space="0" w:color="auto"/>
            <w:bottom w:val="none" w:sz="0" w:space="0" w:color="auto"/>
            <w:right w:val="none" w:sz="0" w:space="0" w:color="auto"/>
          </w:divBdr>
        </w:div>
        <w:div w:id="1952319983">
          <w:marLeft w:val="640"/>
          <w:marRight w:val="0"/>
          <w:marTop w:val="0"/>
          <w:marBottom w:val="0"/>
          <w:divBdr>
            <w:top w:val="none" w:sz="0" w:space="0" w:color="auto"/>
            <w:left w:val="none" w:sz="0" w:space="0" w:color="auto"/>
            <w:bottom w:val="none" w:sz="0" w:space="0" w:color="auto"/>
            <w:right w:val="none" w:sz="0" w:space="0" w:color="auto"/>
          </w:divBdr>
        </w:div>
        <w:div w:id="1970429626">
          <w:marLeft w:val="640"/>
          <w:marRight w:val="0"/>
          <w:marTop w:val="0"/>
          <w:marBottom w:val="0"/>
          <w:divBdr>
            <w:top w:val="none" w:sz="0" w:space="0" w:color="auto"/>
            <w:left w:val="none" w:sz="0" w:space="0" w:color="auto"/>
            <w:bottom w:val="none" w:sz="0" w:space="0" w:color="auto"/>
            <w:right w:val="none" w:sz="0" w:space="0" w:color="auto"/>
          </w:divBdr>
        </w:div>
        <w:div w:id="2029257796">
          <w:marLeft w:val="640"/>
          <w:marRight w:val="0"/>
          <w:marTop w:val="0"/>
          <w:marBottom w:val="0"/>
          <w:divBdr>
            <w:top w:val="none" w:sz="0" w:space="0" w:color="auto"/>
            <w:left w:val="none" w:sz="0" w:space="0" w:color="auto"/>
            <w:bottom w:val="none" w:sz="0" w:space="0" w:color="auto"/>
            <w:right w:val="none" w:sz="0" w:space="0" w:color="auto"/>
          </w:divBdr>
        </w:div>
      </w:divsChild>
    </w:div>
    <w:div w:id="816917004">
      <w:bodyDiv w:val="1"/>
      <w:marLeft w:val="0"/>
      <w:marRight w:val="0"/>
      <w:marTop w:val="0"/>
      <w:marBottom w:val="0"/>
      <w:divBdr>
        <w:top w:val="none" w:sz="0" w:space="0" w:color="auto"/>
        <w:left w:val="none" w:sz="0" w:space="0" w:color="auto"/>
        <w:bottom w:val="none" w:sz="0" w:space="0" w:color="auto"/>
        <w:right w:val="none" w:sz="0" w:space="0" w:color="auto"/>
      </w:divBdr>
      <w:divsChild>
        <w:div w:id="20474764">
          <w:marLeft w:val="640"/>
          <w:marRight w:val="0"/>
          <w:marTop w:val="0"/>
          <w:marBottom w:val="0"/>
          <w:divBdr>
            <w:top w:val="none" w:sz="0" w:space="0" w:color="auto"/>
            <w:left w:val="none" w:sz="0" w:space="0" w:color="auto"/>
            <w:bottom w:val="none" w:sz="0" w:space="0" w:color="auto"/>
            <w:right w:val="none" w:sz="0" w:space="0" w:color="auto"/>
          </w:divBdr>
        </w:div>
        <w:div w:id="34621985">
          <w:marLeft w:val="640"/>
          <w:marRight w:val="0"/>
          <w:marTop w:val="0"/>
          <w:marBottom w:val="0"/>
          <w:divBdr>
            <w:top w:val="none" w:sz="0" w:space="0" w:color="auto"/>
            <w:left w:val="none" w:sz="0" w:space="0" w:color="auto"/>
            <w:bottom w:val="none" w:sz="0" w:space="0" w:color="auto"/>
            <w:right w:val="none" w:sz="0" w:space="0" w:color="auto"/>
          </w:divBdr>
        </w:div>
        <w:div w:id="44065290">
          <w:marLeft w:val="640"/>
          <w:marRight w:val="0"/>
          <w:marTop w:val="0"/>
          <w:marBottom w:val="0"/>
          <w:divBdr>
            <w:top w:val="none" w:sz="0" w:space="0" w:color="auto"/>
            <w:left w:val="none" w:sz="0" w:space="0" w:color="auto"/>
            <w:bottom w:val="none" w:sz="0" w:space="0" w:color="auto"/>
            <w:right w:val="none" w:sz="0" w:space="0" w:color="auto"/>
          </w:divBdr>
        </w:div>
        <w:div w:id="55127502">
          <w:marLeft w:val="640"/>
          <w:marRight w:val="0"/>
          <w:marTop w:val="0"/>
          <w:marBottom w:val="0"/>
          <w:divBdr>
            <w:top w:val="none" w:sz="0" w:space="0" w:color="auto"/>
            <w:left w:val="none" w:sz="0" w:space="0" w:color="auto"/>
            <w:bottom w:val="none" w:sz="0" w:space="0" w:color="auto"/>
            <w:right w:val="none" w:sz="0" w:space="0" w:color="auto"/>
          </w:divBdr>
        </w:div>
        <w:div w:id="55714579">
          <w:marLeft w:val="640"/>
          <w:marRight w:val="0"/>
          <w:marTop w:val="0"/>
          <w:marBottom w:val="0"/>
          <w:divBdr>
            <w:top w:val="none" w:sz="0" w:space="0" w:color="auto"/>
            <w:left w:val="none" w:sz="0" w:space="0" w:color="auto"/>
            <w:bottom w:val="none" w:sz="0" w:space="0" w:color="auto"/>
            <w:right w:val="none" w:sz="0" w:space="0" w:color="auto"/>
          </w:divBdr>
        </w:div>
        <w:div w:id="76640078">
          <w:marLeft w:val="640"/>
          <w:marRight w:val="0"/>
          <w:marTop w:val="0"/>
          <w:marBottom w:val="0"/>
          <w:divBdr>
            <w:top w:val="none" w:sz="0" w:space="0" w:color="auto"/>
            <w:left w:val="none" w:sz="0" w:space="0" w:color="auto"/>
            <w:bottom w:val="none" w:sz="0" w:space="0" w:color="auto"/>
            <w:right w:val="none" w:sz="0" w:space="0" w:color="auto"/>
          </w:divBdr>
        </w:div>
        <w:div w:id="160197405">
          <w:marLeft w:val="640"/>
          <w:marRight w:val="0"/>
          <w:marTop w:val="0"/>
          <w:marBottom w:val="0"/>
          <w:divBdr>
            <w:top w:val="none" w:sz="0" w:space="0" w:color="auto"/>
            <w:left w:val="none" w:sz="0" w:space="0" w:color="auto"/>
            <w:bottom w:val="none" w:sz="0" w:space="0" w:color="auto"/>
            <w:right w:val="none" w:sz="0" w:space="0" w:color="auto"/>
          </w:divBdr>
        </w:div>
        <w:div w:id="195166402">
          <w:marLeft w:val="640"/>
          <w:marRight w:val="0"/>
          <w:marTop w:val="0"/>
          <w:marBottom w:val="0"/>
          <w:divBdr>
            <w:top w:val="none" w:sz="0" w:space="0" w:color="auto"/>
            <w:left w:val="none" w:sz="0" w:space="0" w:color="auto"/>
            <w:bottom w:val="none" w:sz="0" w:space="0" w:color="auto"/>
            <w:right w:val="none" w:sz="0" w:space="0" w:color="auto"/>
          </w:divBdr>
        </w:div>
        <w:div w:id="202327860">
          <w:marLeft w:val="640"/>
          <w:marRight w:val="0"/>
          <w:marTop w:val="0"/>
          <w:marBottom w:val="0"/>
          <w:divBdr>
            <w:top w:val="none" w:sz="0" w:space="0" w:color="auto"/>
            <w:left w:val="none" w:sz="0" w:space="0" w:color="auto"/>
            <w:bottom w:val="none" w:sz="0" w:space="0" w:color="auto"/>
            <w:right w:val="none" w:sz="0" w:space="0" w:color="auto"/>
          </w:divBdr>
        </w:div>
        <w:div w:id="227308859">
          <w:marLeft w:val="640"/>
          <w:marRight w:val="0"/>
          <w:marTop w:val="0"/>
          <w:marBottom w:val="0"/>
          <w:divBdr>
            <w:top w:val="none" w:sz="0" w:space="0" w:color="auto"/>
            <w:left w:val="none" w:sz="0" w:space="0" w:color="auto"/>
            <w:bottom w:val="none" w:sz="0" w:space="0" w:color="auto"/>
            <w:right w:val="none" w:sz="0" w:space="0" w:color="auto"/>
          </w:divBdr>
        </w:div>
        <w:div w:id="248543788">
          <w:marLeft w:val="640"/>
          <w:marRight w:val="0"/>
          <w:marTop w:val="0"/>
          <w:marBottom w:val="0"/>
          <w:divBdr>
            <w:top w:val="none" w:sz="0" w:space="0" w:color="auto"/>
            <w:left w:val="none" w:sz="0" w:space="0" w:color="auto"/>
            <w:bottom w:val="none" w:sz="0" w:space="0" w:color="auto"/>
            <w:right w:val="none" w:sz="0" w:space="0" w:color="auto"/>
          </w:divBdr>
        </w:div>
        <w:div w:id="276640613">
          <w:marLeft w:val="640"/>
          <w:marRight w:val="0"/>
          <w:marTop w:val="0"/>
          <w:marBottom w:val="0"/>
          <w:divBdr>
            <w:top w:val="none" w:sz="0" w:space="0" w:color="auto"/>
            <w:left w:val="none" w:sz="0" w:space="0" w:color="auto"/>
            <w:bottom w:val="none" w:sz="0" w:space="0" w:color="auto"/>
            <w:right w:val="none" w:sz="0" w:space="0" w:color="auto"/>
          </w:divBdr>
        </w:div>
        <w:div w:id="311063869">
          <w:marLeft w:val="640"/>
          <w:marRight w:val="0"/>
          <w:marTop w:val="0"/>
          <w:marBottom w:val="0"/>
          <w:divBdr>
            <w:top w:val="none" w:sz="0" w:space="0" w:color="auto"/>
            <w:left w:val="none" w:sz="0" w:space="0" w:color="auto"/>
            <w:bottom w:val="none" w:sz="0" w:space="0" w:color="auto"/>
            <w:right w:val="none" w:sz="0" w:space="0" w:color="auto"/>
          </w:divBdr>
        </w:div>
        <w:div w:id="412632196">
          <w:marLeft w:val="640"/>
          <w:marRight w:val="0"/>
          <w:marTop w:val="0"/>
          <w:marBottom w:val="0"/>
          <w:divBdr>
            <w:top w:val="none" w:sz="0" w:space="0" w:color="auto"/>
            <w:left w:val="none" w:sz="0" w:space="0" w:color="auto"/>
            <w:bottom w:val="none" w:sz="0" w:space="0" w:color="auto"/>
            <w:right w:val="none" w:sz="0" w:space="0" w:color="auto"/>
          </w:divBdr>
        </w:div>
        <w:div w:id="453981584">
          <w:marLeft w:val="640"/>
          <w:marRight w:val="0"/>
          <w:marTop w:val="0"/>
          <w:marBottom w:val="0"/>
          <w:divBdr>
            <w:top w:val="none" w:sz="0" w:space="0" w:color="auto"/>
            <w:left w:val="none" w:sz="0" w:space="0" w:color="auto"/>
            <w:bottom w:val="none" w:sz="0" w:space="0" w:color="auto"/>
            <w:right w:val="none" w:sz="0" w:space="0" w:color="auto"/>
          </w:divBdr>
        </w:div>
        <w:div w:id="512496452">
          <w:marLeft w:val="640"/>
          <w:marRight w:val="0"/>
          <w:marTop w:val="0"/>
          <w:marBottom w:val="0"/>
          <w:divBdr>
            <w:top w:val="none" w:sz="0" w:space="0" w:color="auto"/>
            <w:left w:val="none" w:sz="0" w:space="0" w:color="auto"/>
            <w:bottom w:val="none" w:sz="0" w:space="0" w:color="auto"/>
            <w:right w:val="none" w:sz="0" w:space="0" w:color="auto"/>
          </w:divBdr>
        </w:div>
        <w:div w:id="542864395">
          <w:marLeft w:val="640"/>
          <w:marRight w:val="0"/>
          <w:marTop w:val="0"/>
          <w:marBottom w:val="0"/>
          <w:divBdr>
            <w:top w:val="none" w:sz="0" w:space="0" w:color="auto"/>
            <w:left w:val="none" w:sz="0" w:space="0" w:color="auto"/>
            <w:bottom w:val="none" w:sz="0" w:space="0" w:color="auto"/>
            <w:right w:val="none" w:sz="0" w:space="0" w:color="auto"/>
          </w:divBdr>
        </w:div>
        <w:div w:id="671951213">
          <w:marLeft w:val="640"/>
          <w:marRight w:val="0"/>
          <w:marTop w:val="0"/>
          <w:marBottom w:val="0"/>
          <w:divBdr>
            <w:top w:val="none" w:sz="0" w:space="0" w:color="auto"/>
            <w:left w:val="none" w:sz="0" w:space="0" w:color="auto"/>
            <w:bottom w:val="none" w:sz="0" w:space="0" w:color="auto"/>
            <w:right w:val="none" w:sz="0" w:space="0" w:color="auto"/>
          </w:divBdr>
        </w:div>
        <w:div w:id="677733021">
          <w:marLeft w:val="640"/>
          <w:marRight w:val="0"/>
          <w:marTop w:val="0"/>
          <w:marBottom w:val="0"/>
          <w:divBdr>
            <w:top w:val="none" w:sz="0" w:space="0" w:color="auto"/>
            <w:left w:val="none" w:sz="0" w:space="0" w:color="auto"/>
            <w:bottom w:val="none" w:sz="0" w:space="0" w:color="auto"/>
            <w:right w:val="none" w:sz="0" w:space="0" w:color="auto"/>
          </w:divBdr>
        </w:div>
        <w:div w:id="754284014">
          <w:marLeft w:val="640"/>
          <w:marRight w:val="0"/>
          <w:marTop w:val="0"/>
          <w:marBottom w:val="0"/>
          <w:divBdr>
            <w:top w:val="none" w:sz="0" w:space="0" w:color="auto"/>
            <w:left w:val="none" w:sz="0" w:space="0" w:color="auto"/>
            <w:bottom w:val="none" w:sz="0" w:space="0" w:color="auto"/>
            <w:right w:val="none" w:sz="0" w:space="0" w:color="auto"/>
          </w:divBdr>
        </w:div>
        <w:div w:id="982151934">
          <w:marLeft w:val="640"/>
          <w:marRight w:val="0"/>
          <w:marTop w:val="0"/>
          <w:marBottom w:val="0"/>
          <w:divBdr>
            <w:top w:val="none" w:sz="0" w:space="0" w:color="auto"/>
            <w:left w:val="none" w:sz="0" w:space="0" w:color="auto"/>
            <w:bottom w:val="none" w:sz="0" w:space="0" w:color="auto"/>
            <w:right w:val="none" w:sz="0" w:space="0" w:color="auto"/>
          </w:divBdr>
        </w:div>
        <w:div w:id="1042050588">
          <w:marLeft w:val="640"/>
          <w:marRight w:val="0"/>
          <w:marTop w:val="0"/>
          <w:marBottom w:val="0"/>
          <w:divBdr>
            <w:top w:val="none" w:sz="0" w:space="0" w:color="auto"/>
            <w:left w:val="none" w:sz="0" w:space="0" w:color="auto"/>
            <w:bottom w:val="none" w:sz="0" w:space="0" w:color="auto"/>
            <w:right w:val="none" w:sz="0" w:space="0" w:color="auto"/>
          </w:divBdr>
        </w:div>
        <w:div w:id="1046641858">
          <w:marLeft w:val="640"/>
          <w:marRight w:val="0"/>
          <w:marTop w:val="0"/>
          <w:marBottom w:val="0"/>
          <w:divBdr>
            <w:top w:val="none" w:sz="0" w:space="0" w:color="auto"/>
            <w:left w:val="none" w:sz="0" w:space="0" w:color="auto"/>
            <w:bottom w:val="none" w:sz="0" w:space="0" w:color="auto"/>
            <w:right w:val="none" w:sz="0" w:space="0" w:color="auto"/>
          </w:divBdr>
        </w:div>
        <w:div w:id="1059327393">
          <w:marLeft w:val="640"/>
          <w:marRight w:val="0"/>
          <w:marTop w:val="0"/>
          <w:marBottom w:val="0"/>
          <w:divBdr>
            <w:top w:val="none" w:sz="0" w:space="0" w:color="auto"/>
            <w:left w:val="none" w:sz="0" w:space="0" w:color="auto"/>
            <w:bottom w:val="none" w:sz="0" w:space="0" w:color="auto"/>
            <w:right w:val="none" w:sz="0" w:space="0" w:color="auto"/>
          </w:divBdr>
        </w:div>
        <w:div w:id="1071391717">
          <w:marLeft w:val="640"/>
          <w:marRight w:val="0"/>
          <w:marTop w:val="0"/>
          <w:marBottom w:val="0"/>
          <w:divBdr>
            <w:top w:val="none" w:sz="0" w:space="0" w:color="auto"/>
            <w:left w:val="none" w:sz="0" w:space="0" w:color="auto"/>
            <w:bottom w:val="none" w:sz="0" w:space="0" w:color="auto"/>
            <w:right w:val="none" w:sz="0" w:space="0" w:color="auto"/>
          </w:divBdr>
        </w:div>
        <w:div w:id="1387949651">
          <w:marLeft w:val="640"/>
          <w:marRight w:val="0"/>
          <w:marTop w:val="0"/>
          <w:marBottom w:val="0"/>
          <w:divBdr>
            <w:top w:val="none" w:sz="0" w:space="0" w:color="auto"/>
            <w:left w:val="none" w:sz="0" w:space="0" w:color="auto"/>
            <w:bottom w:val="none" w:sz="0" w:space="0" w:color="auto"/>
            <w:right w:val="none" w:sz="0" w:space="0" w:color="auto"/>
          </w:divBdr>
        </w:div>
        <w:div w:id="1441291092">
          <w:marLeft w:val="640"/>
          <w:marRight w:val="0"/>
          <w:marTop w:val="0"/>
          <w:marBottom w:val="0"/>
          <w:divBdr>
            <w:top w:val="none" w:sz="0" w:space="0" w:color="auto"/>
            <w:left w:val="none" w:sz="0" w:space="0" w:color="auto"/>
            <w:bottom w:val="none" w:sz="0" w:space="0" w:color="auto"/>
            <w:right w:val="none" w:sz="0" w:space="0" w:color="auto"/>
          </w:divBdr>
        </w:div>
        <w:div w:id="1487090247">
          <w:marLeft w:val="640"/>
          <w:marRight w:val="0"/>
          <w:marTop w:val="0"/>
          <w:marBottom w:val="0"/>
          <w:divBdr>
            <w:top w:val="none" w:sz="0" w:space="0" w:color="auto"/>
            <w:left w:val="none" w:sz="0" w:space="0" w:color="auto"/>
            <w:bottom w:val="none" w:sz="0" w:space="0" w:color="auto"/>
            <w:right w:val="none" w:sz="0" w:space="0" w:color="auto"/>
          </w:divBdr>
        </w:div>
        <w:div w:id="1540971575">
          <w:marLeft w:val="640"/>
          <w:marRight w:val="0"/>
          <w:marTop w:val="0"/>
          <w:marBottom w:val="0"/>
          <w:divBdr>
            <w:top w:val="none" w:sz="0" w:space="0" w:color="auto"/>
            <w:left w:val="none" w:sz="0" w:space="0" w:color="auto"/>
            <w:bottom w:val="none" w:sz="0" w:space="0" w:color="auto"/>
            <w:right w:val="none" w:sz="0" w:space="0" w:color="auto"/>
          </w:divBdr>
        </w:div>
        <w:div w:id="1543906369">
          <w:marLeft w:val="640"/>
          <w:marRight w:val="0"/>
          <w:marTop w:val="0"/>
          <w:marBottom w:val="0"/>
          <w:divBdr>
            <w:top w:val="none" w:sz="0" w:space="0" w:color="auto"/>
            <w:left w:val="none" w:sz="0" w:space="0" w:color="auto"/>
            <w:bottom w:val="none" w:sz="0" w:space="0" w:color="auto"/>
            <w:right w:val="none" w:sz="0" w:space="0" w:color="auto"/>
          </w:divBdr>
        </w:div>
        <w:div w:id="1602301466">
          <w:marLeft w:val="640"/>
          <w:marRight w:val="0"/>
          <w:marTop w:val="0"/>
          <w:marBottom w:val="0"/>
          <w:divBdr>
            <w:top w:val="none" w:sz="0" w:space="0" w:color="auto"/>
            <w:left w:val="none" w:sz="0" w:space="0" w:color="auto"/>
            <w:bottom w:val="none" w:sz="0" w:space="0" w:color="auto"/>
            <w:right w:val="none" w:sz="0" w:space="0" w:color="auto"/>
          </w:divBdr>
        </w:div>
        <w:div w:id="1613365636">
          <w:marLeft w:val="640"/>
          <w:marRight w:val="0"/>
          <w:marTop w:val="0"/>
          <w:marBottom w:val="0"/>
          <w:divBdr>
            <w:top w:val="none" w:sz="0" w:space="0" w:color="auto"/>
            <w:left w:val="none" w:sz="0" w:space="0" w:color="auto"/>
            <w:bottom w:val="none" w:sz="0" w:space="0" w:color="auto"/>
            <w:right w:val="none" w:sz="0" w:space="0" w:color="auto"/>
          </w:divBdr>
        </w:div>
        <w:div w:id="1636594863">
          <w:marLeft w:val="640"/>
          <w:marRight w:val="0"/>
          <w:marTop w:val="0"/>
          <w:marBottom w:val="0"/>
          <w:divBdr>
            <w:top w:val="none" w:sz="0" w:space="0" w:color="auto"/>
            <w:left w:val="none" w:sz="0" w:space="0" w:color="auto"/>
            <w:bottom w:val="none" w:sz="0" w:space="0" w:color="auto"/>
            <w:right w:val="none" w:sz="0" w:space="0" w:color="auto"/>
          </w:divBdr>
        </w:div>
        <w:div w:id="1644843675">
          <w:marLeft w:val="640"/>
          <w:marRight w:val="0"/>
          <w:marTop w:val="0"/>
          <w:marBottom w:val="0"/>
          <w:divBdr>
            <w:top w:val="none" w:sz="0" w:space="0" w:color="auto"/>
            <w:left w:val="none" w:sz="0" w:space="0" w:color="auto"/>
            <w:bottom w:val="none" w:sz="0" w:space="0" w:color="auto"/>
            <w:right w:val="none" w:sz="0" w:space="0" w:color="auto"/>
          </w:divBdr>
        </w:div>
        <w:div w:id="1659528951">
          <w:marLeft w:val="640"/>
          <w:marRight w:val="0"/>
          <w:marTop w:val="0"/>
          <w:marBottom w:val="0"/>
          <w:divBdr>
            <w:top w:val="none" w:sz="0" w:space="0" w:color="auto"/>
            <w:left w:val="none" w:sz="0" w:space="0" w:color="auto"/>
            <w:bottom w:val="none" w:sz="0" w:space="0" w:color="auto"/>
            <w:right w:val="none" w:sz="0" w:space="0" w:color="auto"/>
          </w:divBdr>
        </w:div>
        <w:div w:id="1664701457">
          <w:marLeft w:val="640"/>
          <w:marRight w:val="0"/>
          <w:marTop w:val="0"/>
          <w:marBottom w:val="0"/>
          <w:divBdr>
            <w:top w:val="none" w:sz="0" w:space="0" w:color="auto"/>
            <w:left w:val="none" w:sz="0" w:space="0" w:color="auto"/>
            <w:bottom w:val="none" w:sz="0" w:space="0" w:color="auto"/>
            <w:right w:val="none" w:sz="0" w:space="0" w:color="auto"/>
          </w:divBdr>
        </w:div>
        <w:div w:id="1672954171">
          <w:marLeft w:val="640"/>
          <w:marRight w:val="0"/>
          <w:marTop w:val="0"/>
          <w:marBottom w:val="0"/>
          <w:divBdr>
            <w:top w:val="none" w:sz="0" w:space="0" w:color="auto"/>
            <w:left w:val="none" w:sz="0" w:space="0" w:color="auto"/>
            <w:bottom w:val="none" w:sz="0" w:space="0" w:color="auto"/>
            <w:right w:val="none" w:sz="0" w:space="0" w:color="auto"/>
          </w:divBdr>
        </w:div>
        <w:div w:id="1783694190">
          <w:marLeft w:val="640"/>
          <w:marRight w:val="0"/>
          <w:marTop w:val="0"/>
          <w:marBottom w:val="0"/>
          <w:divBdr>
            <w:top w:val="none" w:sz="0" w:space="0" w:color="auto"/>
            <w:left w:val="none" w:sz="0" w:space="0" w:color="auto"/>
            <w:bottom w:val="none" w:sz="0" w:space="0" w:color="auto"/>
            <w:right w:val="none" w:sz="0" w:space="0" w:color="auto"/>
          </w:divBdr>
        </w:div>
        <w:div w:id="1784180592">
          <w:marLeft w:val="640"/>
          <w:marRight w:val="0"/>
          <w:marTop w:val="0"/>
          <w:marBottom w:val="0"/>
          <w:divBdr>
            <w:top w:val="none" w:sz="0" w:space="0" w:color="auto"/>
            <w:left w:val="none" w:sz="0" w:space="0" w:color="auto"/>
            <w:bottom w:val="none" w:sz="0" w:space="0" w:color="auto"/>
            <w:right w:val="none" w:sz="0" w:space="0" w:color="auto"/>
          </w:divBdr>
        </w:div>
        <w:div w:id="1830749640">
          <w:marLeft w:val="640"/>
          <w:marRight w:val="0"/>
          <w:marTop w:val="0"/>
          <w:marBottom w:val="0"/>
          <w:divBdr>
            <w:top w:val="none" w:sz="0" w:space="0" w:color="auto"/>
            <w:left w:val="none" w:sz="0" w:space="0" w:color="auto"/>
            <w:bottom w:val="none" w:sz="0" w:space="0" w:color="auto"/>
            <w:right w:val="none" w:sz="0" w:space="0" w:color="auto"/>
          </w:divBdr>
        </w:div>
        <w:div w:id="1838306848">
          <w:marLeft w:val="640"/>
          <w:marRight w:val="0"/>
          <w:marTop w:val="0"/>
          <w:marBottom w:val="0"/>
          <w:divBdr>
            <w:top w:val="none" w:sz="0" w:space="0" w:color="auto"/>
            <w:left w:val="none" w:sz="0" w:space="0" w:color="auto"/>
            <w:bottom w:val="none" w:sz="0" w:space="0" w:color="auto"/>
            <w:right w:val="none" w:sz="0" w:space="0" w:color="auto"/>
          </w:divBdr>
        </w:div>
        <w:div w:id="1964775091">
          <w:marLeft w:val="640"/>
          <w:marRight w:val="0"/>
          <w:marTop w:val="0"/>
          <w:marBottom w:val="0"/>
          <w:divBdr>
            <w:top w:val="none" w:sz="0" w:space="0" w:color="auto"/>
            <w:left w:val="none" w:sz="0" w:space="0" w:color="auto"/>
            <w:bottom w:val="none" w:sz="0" w:space="0" w:color="auto"/>
            <w:right w:val="none" w:sz="0" w:space="0" w:color="auto"/>
          </w:divBdr>
        </w:div>
        <w:div w:id="1986928754">
          <w:marLeft w:val="640"/>
          <w:marRight w:val="0"/>
          <w:marTop w:val="0"/>
          <w:marBottom w:val="0"/>
          <w:divBdr>
            <w:top w:val="none" w:sz="0" w:space="0" w:color="auto"/>
            <w:left w:val="none" w:sz="0" w:space="0" w:color="auto"/>
            <w:bottom w:val="none" w:sz="0" w:space="0" w:color="auto"/>
            <w:right w:val="none" w:sz="0" w:space="0" w:color="auto"/>
          </w:divBdr>
        </w:div>
        <w:div w:id="2009939989">
          <w:marLeft w:val="640"/>
          <w:marRight w:val="0"/>
          <w:marTop w:val="0"/>
          <w:marBottom w:val="0"/>
          <w:divBdr>
            <w:top w:val="none" w:sz="0" w:space="0" w:color="auto"/>
            <w:left w:val="none" w:sz="0" w:space="0" w:color="auto"/>
            <w:bottom w:val="none" w:sz="0" w:space="0" w:color="auto"/>
            <w:right w:val="none" w:sz="0" w:space="0" w:color="auto"/>
          </w:divBdr>
        </w:div>
      </w:divsChild>
    </w:div>
    <w:div w:id="824318931">
      <w:bodyDiv w:val="1"/>
      <w:marLeft w:val="0"/>
      <w:marRight w:val="0"/>
      <w:marTop w:val="0"/>
      <w:marBottom w:val="0"/>
      <w:divBdr>
        <w:top w:val="none" w:sz="0" w:space="0" w:color="auto"/>
        <w:left w:val="none" w:sz="0" w:space="0" w:color="auto"/>
        <w:bottom w:val="none" w:sz="0" w:space="0" w:color="auto"/>
        <w:right w:val="none" w:sz="0" w:space="0" w:color="auto"/>
      </w:divBdr>
    </w:div>
    <w:div w:id="827672567">
      <w:bodyDiv w:val="1"/>
      <w:marLeft w:val="0"/>
      <w:marRight w:val="0"/>
      <w:marTop w:val="0"/>
      <w:marBottom w:val="0"/>
      <w:divBdr>
        <w:top w:val="none" w:sz="0" w:space="0" w:color="auto"/>
        <w:left w:val="none" w:sz="0" w:space="0" w:color="auto"/>
        <w:bottom w:val="none" w:sz="0" w:space="0" w:color="auto"/>
        <w:right w:val="none" w:sz="0" w:space="0" w:color="auto"/>
      </w:divBdr>
      <w:divsChild>
        <w:div w:id="38434577">
          <w:marLeft w:val="640"/>
          <w:marRight w:val="0"/>
          <w:marTop w:val="0"/>
          <w:marBottom w:val="0"/>
          <w:divBdr>
            <w:top w:val="none" w:sz="0" w:space="0" w:color="auto"/>
            <w:left w:val="none" w:sz="0" w:space="0" w:color="auto"/>
            <w:bottom w:val="none" w:sz="0" w:space="0" w:color="auto"/>
            <w:right w:val="none" w:sz="0" w:space="0" w:color="auto"/>
          </w:divBdr>
        </w:div>
        <w:div w:id="59253054">
          <w:marLeft w:val="640"/>
          <w:marRight w:val="0"/>
          <w:marTop w:val="0"/>
          <w:marBottom w:val="0"/>
          <w:divBdr>
            <w:top w:val="none" w:sz="0" w:space="0" w:color="auto"/>
            <w:left w:val="none" w:sz="0" w:space="0" w:color="auto"/>
            <w:bottom w:val="none" w:sz="0" w:space="0" w:color="auto"/>
            <w:right w:val="none" w:sz="0" w:space="0" w:color="auto"/>
          </w:divBdr>
        </w:div>
        <w:div w:id="108865999">
          <w:marLeft w:val="640"/>
          <w:marRight w:val="0"/>
          <w:marTop w:val="0"/>
          <w:marBottom w:val="0"/>
          <w:divBdr>
            <w:top w:val="none" w:sz="0" w:space="0" w:color="auto"/>
            <w:left w:val="none" w:sz="0" w:space="0" w:color="auto"/>
            <w:bottom w:val="none" w:sz="0" w:space="0" w:color="auto"/>
            <w:right w:val="none" w:sz="0" w:space="0" w:color="auto"/>
          </w:divBdr>
        </w:div>
        <w:div w:id="156462857">
          <w:marLeft w:val="640"/>
          <w:marRight w:val="0"/>
          <w:marTop w:val="0"/>
          <w:marBottom w:val="0"/>
          <w:divBdr>
            <w:top w:val="none" w:sz="0" w:space="0" w:color="auto"/>
            <w:left w:val="none" w:sz="0" w:space="0" w:color="auto"/>
            <w:bottom w:val="none" w:sz="0" w:space="0" w:color="auto"/>
            <w:right w:val="none" w:sz="0" w:space="0" w:color="auto"/>
          </w:divBdr>
        </w:div>
        <w:div w:id="186988113">
          <w:marLeft w:val="640"/>
          <w:marRight w:val="0"/>
          <w:marTop w:val="0"/>
          <w:marBottom w:val="0"/>
          <w:divBdr>
            <w:top w:val="none" w:sz="0" w:space="0" w:color="auto"/>
            <w:left w:val="none" w:sz="0" w:space="0" w:color="auto"/>
            <w:bottom w:val="none" w:sz="0" w:space="0" w:color="auto"/>
            <w:right w:val="none" w:sz="0" w:space="0" w:color="auto"/>
          </w:divBdr>
        </w:div>
        <w:div w:id="197279141">
          <w:marLeft w:val="640"/>
          <w:marRight w:val="0"/>
          <w:marTop w:val="0"/>
          <w:marBottom w:val="0"/>
          <w:divBdr>
            <w:top w:val="none" w:sz="0" w:space="0" w:color="auto"/>
            <w:left w:val="none" w:sz="0" w:space="0" w:color="auto"/>
            <w:bottom w:val="none" w:sz="0" w:space="0" w:color="auto"/>
            <w:right w:val="none" w:sz="0" w:space="0" w:color="auto"/>
          </w:divBdr>
        </w:div>
        <w:div w:id="324404275">
          <w:marLeft w:val="640"/>
          <w:marRight w:val="0"/>
          <w:marTop w:val="0"/>
          <w:marBottom w:val="0"/>
          <w:divBdr>
            <w:top w:val="none" w:sz="0" w:space="0" w:color="auto"/>
            <w:left w:val="none" w:sz="0" w:space="0" w:color="auto"/>
            <w:bottom w:val="none" w:sz="0" w:space="0" w:color="auto"/>
            <w:right w:val="none" w:sz="0" w:space="0" w:color="auto"/>
          </w:divBdr>
        </w:div>
        <w:div w:id="331185012">
          <w:marLeft w:val="640"/>
          <w:marRight w:val="0"/>
          <w:marTop w:val="0"/>
          <w:marBottom w:val="0"/>
          <w:divBdr>
            <w:top w:val="none" w:sz="0" w:space="0" w:color="auto"/>
            <w:left w:val="none" w:sz="0" w:space="0" w:color="auto"/>
            <w:bottom w:val="none" w:sz="0" w:space="0" w:color="auto"/>
            <w:right w:val="none" w:sz="0" w:space="0" w:color="auto"/>
          </w:divBdr>
        </w:div>
        <w:div w:id="474690077">
          <w:marLeft w:val="640"/>
          <w:marRight w:val="0"/>
          <w:marTop w:val="0"/>
          <w:marBottom w:val="0"/>
          <w:divBdr>
            <w:top w:val="none" w:sz="0" w:space="0" w:color="auto"/>
            <w:left w:val="none" w:sz="0" w:space="0" w:color="auto"/>
            <w:bottom w:val="none" w:sz="0" w:space="0" w:color="auto"/>
            <w:right w:val="none" w:sz="0" w:space="0" w:color="auto"/>
          </w:divBdr>
        </w:div>
        <w:div w:id="539559648">
          <w:marLeft w:val="640"/>
          <w:marRight w:val="0"/>
          <w:marTop w:val="0"/>
          <w:marBottom w:val="0"/>
          <w:divBdr>
            <w:top w:val="none" w:sz="0" w:space="0" w:color="auto"/>
            <w:left w:val="none" w:sz="0" w:space="0" w:color="auto"/>
            <w:bottom w:val="none" w:sz="0" w:space="0" w:color="auto"/>
            <w:right w:val="none" w:sz="0" w:space="0" w:color="auto"/>
          </w:divBdr>
        </w:div>
        <w:div w:id="663123341">
          <w:marLeft w:val="640"/>
          <w:marRight w:val="0"/>
          <w:marTop w:val="0"/>
          <w:marBottom w:val="0"/>
          <w:divBdr>
            <w:top w:val="none" w:sz="0" w:space="0" w:color="auto"/>
            <w:left w:val="none" w:sz="0" w:space="0" w:color="auto"/>
            <w:bottom w:val="none" w:sz="0" w:space="0" w:color="auto"/>
            <w:right w:val="none" w:sz="0" w:space="0" w:color="auto"/>
          </w:divBdr>
        </w:div>
        <w:div w:id="690956134">
          <w:marLeft w:val="640"/>
          <w:marRight w:val="0"/>
          <w:marTop w:val="0"/>
          <w:marBottom w:val="0"/>
          <w:divBdr>
            <w:top w:val="none" w:sz="0" w:space="0" w:color="auto"/>
            <w:left w:val="none" w:sz="0" w:space="0" w:color="auto"/>
            <w:bottom w:val="none" w:sz="0" w:space="0" w:color="auto"/>
            <w:right w:val="none" w:sz="0" w:space="0" w:color="auto"/>
          </w:divBdr>
        </w:div>
        <w:div w:id="713163355">
          <w:marLeft w:val="640"/>
          <w:marRight w:val="0"/>
          <w:marTop w:val="0"/>
          <w:marBottom w:val="0"/>
          <w:divBdr>
            <w:top w:val="none" w:sz="0" w:space="0" w:color="auto"/>
            <w:left w:val="none" w:sz="0" w:space="0" w:color="auto"/>
            <w:bottom w:val="none" w:sz="0" w:space="0" w:color="auto"/>
            <w:right w:val="none" w:sz="0" w:space="0" w:color="auto"/>
          </w:divBdr>
        </w:div>
        <w:div w:id="763259108">
          <w:marLeft w:val="640"/>
          <w:marRight w:val="0"/>
          <w:marTop w:val="0"/>
          <w:marBottom w:val="0"/>
          <w:divBdr>
            <w:top w:val="none" w:sz="0" w:space="0" w:color="auto"/>
            <w:left w:val="none" w:sz="0" w:space="0" w:color="auto"/>
            <w:bottom w:val="none" w:sz="0" w:space="0" w:color="auto"/>
            <w:right w:val="none" w:sz="0" w:space="0" w:color="auto"/>
          </w:divBdr>
        </w:div>
        <w:div w:id="802843654">
          <w:marLeft w:val="640"/>
          <w:marRight w:val="0"/>
          <w:marTop w:val="0"/>
          <w:marBottom w:val="0"/>
          <w:divBdr>
            <w:top w:val="none" w:sz="0" w:space="0" w:color="auto"/>
            <w:left w:val="none" w:sz="0" w:space="0" w:color="auto"/>
            <w:bottom w:val="none" w:sz="0" w:space="0" w:color="auto"/>
            <w:right w:val="none" w:sz="0" w:space="0" w:color="auto"/>
          </w:divBdr>
        </w:div>
        <w:div w:id="812404997">
          <w:marLeft w:val="640"/>
          <w:marRight w:val="0"/>
          <w:marTop w:val="0"/>
          <w:marBottom w:val="0"/>
          <w:divBdr>
            <w:top w:val="none" w:sz="0" w:space="0" w:color="auto"/>
            <w:left w:val="none" w:sz="0" w:space="0" w:color="auto"/>
            <w:bottom w:val="none" w:sz="0" w:space="0" w:color="auto"/>
            <w:right w:val="none" w:sz="0" w:space="0" w:color="auto"/>
          </w:divBdr>
        </w:div>
        <w:div w:id="863439916">
          <w:marLeft w:val="640"/>
          <w:marRight w:val="0"/>
          <w:marTop w:val="0"/>
          <w:marBottom w:val="0"/>
          <w:divBdr>
            <w:top w:val="none" w:sz="0" w:space="0" w:color="auto"/>
            <w:left w:val="none" w:sz="0" w:space="0" w:color="auto"/>
            <w:bottom w:val="none" w:sz="0" w:space="0" w:color="auto"/>
            <w:right w:val="none" w:sz="0" w:space="0" w:color="auto"/>
          </w:divBdr>
        </w:div>
        <w:div w:id="880286915">
          <w:marLeft w:val="640"/>
          <w:marRight w:val="0"/>
          <w:marTop w:val="0"/>
          <w:marBottom w:val="0"/>
          <w:divBdr>
            <w:top w:val="none" w:sz="0" w:space="0" w:color="auto"/>
            <w:left w:val="none" w:sz="0" w:space="0" w:color="auto"/>
            <w:bottom w:val="none" w:sz="0" w:space="0" w:color="auto"/>
            <w:right w:val="none" w:sz="0" w:space="0" w:color="auto"/>
          </w:divBdr>
        </w:div>
        <w:div w:id="908925860">
          <w:marLeft w:val="640"/>
          <w:marRight w:val="0"/>
          <w:marTop w:val="0"/>
          <w:marBottom w:val="0"/>
          <w:divBdr>
            <w:top w:val="none" w:sz="0" w:space="0" w:color="auto"/>
            <w:left w:val="none" w:sz="0" w:space="0" w:color="auto"/>
            <w:bottom w:val="none" w:sz="0" w:space="0" w:color="auto"/>
            <w:right w:val="none" w:sz="0" w:space="0" w:color="auto"/>
          </w:divBdr>
        </w:div>
        <w:div w:id="928121122">
          <w:marLeft w:val="640"/>
          <w:marRight w:val="0"/>
          <w:marTop w:val="0"/>
          <w:marBottom w:val="0"/>
          <w:divBdr>
            <w:top w:val="none" w:sz="0" w:space="0" w:color="auto"/>
            <w:left w:val="none" w:sz="0" w:space="0" w:color="auto"/>
            <w:bottom w:val="none" w:sz="0" w:space="0" w:color="auto"/>
            <w:right w:val="none" w:sz="0" w:space="0" w:color="auto"/>
          </w:divBdr>
        </w:div>
        <w:div w:id="958412859">
          <w:marLeft w:val="640"/>
          <w:marRight w:val="0"/>
          <w:marTop w:val="0"/>
          <w:marBottom w:val="0"/>
          <w:divBdr>
            <w:top w:val="none" w:sz="0" w:space="0" w:color="auto"/>
            <w:left w:val="none" w:sz="0" w:space="0" w:color="auto"/>
            <w:bottom w:val="none" w:sz="0" w:space="0" w:color="auto"/>
            <w:right w:val="none" w:sz="0" w:space="0" w:color="auto"/>
          </w:divBdr>
        </w:div>
        <w:div w:id="972491050">
          <w:marLeft w:val="640"/>
          <w:marRight w:val="0"/>
          <w:marTop w:val="0"/>
          <w:marBottom w:val="0"/>
          <w:divBdr>
            <w:top w:val="none" w:sz="0" w:space="0" w:color="auto"/>
            <w:left w:val="none" w:sz="0" w:space="0" w:color="auto"/>
            <w:bottom w:val="none" w:sz="0" w:space="0" w:color="auto"/>
            <w:right w:val="none" w:sz="0" w:space="0" w:color="auto"/>
          </w:divBdr>
        </w:div>
        <w:div w:id="974674564">
          <w:marLeft w:val="640"/>
          <w:marRight w:val="0"/>
          <w:marTop w:val="0"/>
          <w:marBottom w:val="0"/>
          <w:divBdr>
            <w:top w:val="none" w:sz="0" w:space="0" w:color="auto"/>
            <w:left w:val="none" w:sz="0" w:space="0" w:color="auto"/>
            <w:bottom w:val="none" w:sz="0" w:space="0" w:color="auto"/>
            <w:right w:val="none" w:sz="0" w:space="0" w:color="auto"/>
          </w:divBdr>
        </w:div>
        <w:div w:id="980228227">
          <w:marLeft w:val="640"/>
          <w:marRight w:val="0"/>
          <w:marTop w:val="0"/>
          <w:marBottom w:val="0"/>
          <w:divBdr>
            <w:top w:val="none" w:sz="0" w:space="0" w:color="auto"/>
            <w:left w:val="none" w:sz="0" w:space="0" w:color="auto"/>
            <w:bottom w:val="none" w:sz="0" w:space="0" w:color="auto"/>
            <w:right w:val="none" w:sz="0" w:space="0" w:color="auto"/>
          </w:divBdr>
        </w:div>
        <w:div w:id="1174950436">
          <w:marLeft w:val="640"/>
          <w:marRight w:val="0"/>
          <w:marTop w:val="0"/>
          <w:marBottom w:val="0"/>
          <w:divBdr>
            <w:top w:val="none" w:sz="0" w:space="0" w:color="auto"/>
            <w:left w:val="none" w:sz="0" w:space="0" w:color="auto"/>
            <w:bottom w:val="none" w:sz="0" w:space="0" w:color="auto"/>
            <w:right w:val="none" w:sz="0" w:space="0" w:color="auto"/>
          </w:divBdr>
        </w:div>
        <w:div w:id="1189179139">
          <w:marLeft w:val="640"/>
          <w:marRight w:val="0"/>
          <w:marTop w:val="0"/>
          <w:marBottom w:val="0"/>
          <w:divBdr>
            <w:top w:val="none" w:sz="0" w:space="0" w:color="auto"/>
            <w:left w:val="none" w:sz="0" w:space="0" w:color="auto"/>
            <w:bottom w:val="none" w:sz="0" w:space="0" w:color="auto"/>
            <w:right w:val="none" w:sz="0" w:space="0" w:color="auto"/>
          </w:divBdr>
        </w:div>
        <w:div w:id="1241715292">
          <w:marLeft w:val="640"/>
          <w:marRight w:val="0"/>
          <w:marTop w:val="0"/>
          <w:marBottom w:val="0"/>
          <w:divBdr>
            <w:top w:val="none" w:sz="0" w:space="0" w:color="auto"/>
            <w:left w:val="none" w:sz="0" w:space="0" w:color="auto"/>
            <w:bottom w:val="none" w:sz="0" w:space="0" w:color="auto"/>
            <w:right w:val="none" w:sz="0" w:space="0" w:color="auto"/>
          </w:divBdr>
        </w:div>
        <w:div w:id="1249802229">
          <w:marLeft w:val="640"/>
          <w:marRight w:val="0"/>
          <w:marTop w:val="0"/>
          <w:marBottom w:val="0"/>
          <w:divBdr>
            <w:top w:val="none" w:sz="0" w:space="0" w:color="auto"/>
            <w:left w:val="none" w:sz="0" w:space="0" w:color="auto"/>
            <w:bottom w:val="none" w:sz="0" w:space="0" w:color="auto"/>
            <w:right w:val="none" w:sz="0" w:space="0" w:color="auto"/>
          </w:divBdr>
        </w:div>
        <w:div w:id="1365591200">
          <w:marLeft w:val="640"/>
          <w:marRight w:val="0"/>
          <w:marTop w:val="0"/>
          <w:marBottom w:val="0"/>
          <w:divBdr>
            <w:top w:val="none" w:sz="0" w:space="0" w:color="auto"/>
            <w:left w:val="none" w:sz="0" w:space="0" w:color="auto"/>
            <w:bottom w:val="none" w:sz="0" w:space="0" w:color="auto"/>
            <w:right w:val="none" w:sz="0" w:space="0" w:color="auto"/>
          </w:divBdr>
        </w:div>
        <w:div w:id="1418944858">
          <w:marLeft w:val="640"/>
          <w:marRight w:val="0"/>
          <w:marTop w:val="0"/>
          <w:marBottom w:val="0"/>
          <w:divBdr>
            <w:top w:val="none" w:sz="0" w:space="0" w:color="auto"/>
            <w:left w:val="none" w:sz="0" w:space="0" w:color="auto"/>
            <w:bottom w:val="none" w:sz="0" w:space="0" w:color="auto"/>
            <w:right w:val="none" w:sz="0" w:space="0" w:color="auto"/>
          </w:divBdr>
        </w:div>
        <w:div w:id="1419136176">
          <w:marLeft w:val="640"/>
          <w:marRight w:val="0"/>
          <w:marTop w:val="0"/>
          <w:marBottom w:val="0"/>
          <w:divBdr>
            <w:top w:val="none" w:sz="0" w:space="0" w:color="auto"/>
            <w:left w:val="none" w:sz="0" w:space="0" w:color="auto"/>
            <w:bottom w:val="none" w:sz="0" w:space="0" w:color="auto"/>
            <w:right w:val="none" w:sz="0" w:space="0" w:color="auto"/>
          </w:divBdr>
        </w:div>
        <w:div w:id="1571696553">
          <w:marLeft w:val="640"/>
          <w:marRight w:val="0"/>
          <w:marTop w:val="0"/>
          <w:marBottom w:val="0"/>
          <w:divBdr>
            <w:top w:val="none" w:sz="0" w:space="0" w:color="auto"/>
            <w:left w:val="none" w:sz="0" w:space="0" w:color="auto"/>
            <w:bottom w:val="none" w:sz="0" w:space="0" w:color="auto"/>
            <w:right w:val="none" w:sz="0" w:space="0" w:color="auto"/>
          </w:divBdr>
        </w:div>
        <w:div w:id="1601718982">
          <w:marLeft w:val="640"/>
          <w:marRight w:val="0"/>
          <w:marTop w:val="0"/>
          <w:marBottom w:val="0"/>
          <w:divBdr>
            <w:top w:val="none" w:sz="0" w:space="0" w:color="auto"/>
            <w:left w:val="none" w:sz="0" w:space="0" w:color="auto"/>
            <w:bottom w:val="none" w:sz="0" w:space="0" w:color="auto"/>
            <w:right w:val="none" w:sz="0" w:space="0" w:color="auto"/>
          </w:divBdr>
        </w:div>
        <w:div w:id="1709406352">
          <w:marLeft w:val="640"/>
          <w:marRight w:val="0"/>
          <w:marTop w:val="0"/>
          <w:marBottom w:val="0"/>
          <w:divBdr>
            <w:top w:val="none" w:sz="0" w:space="0" w:color="auto"/>
            <w:left w:val="none" w:sz="0" w:space="0" w:color="auto"/>
            <w:bottom w:val="none" w:sz="0" w:space="0" w:color="auto"/>
            <w:right w:val="none" w:sz="0" w:space="0" w:color="auto"/>
          </w:divBdr>
        </w:div>
        <w:div w:id="1748965333">
          <w:marLeft w:val="640"/>
          <w:marRight w:val="0"/>
          <w:marTop w:val="0"/>
          <w:marBottom w:val="0"/>
          <w:divBdr>
            <w:top w:val="none" w:sz="0" w:space="0" w:color="auto"/>
            <w:left w:val="none" w:sz="0" w:space="0" w:color="auto"/>
            <w:bottom w:val="none" w:sz="0" w:space="0" w:color="auto"/>
            <w:right w:val="none" w:sz="0" w:space="0" w:color="auto"/>
          </w:divBdr>
        </w:div>
        <w:div w:id="1753969409">
          <w:marLeft w:val="640"/>
          <w:marRight w:val="0"/>
          <w:marTop w:val="0"/>
          <w:marBottom w:val="0"/>
          <w:divBdr>
            <w:top w:val="none" w:sz="0" w:space="0" w:color="auto"/>
            <w:left w:val="none" w:sz="0" w:space="0" w:color="auto"/>
            <w:bottom w:val="none" w:sz="0" w:space="0" w:color="auto"/>
            <w:right w:val="none" w:sz="0" w:space="0" w:color="auto"/>
          </w:divBdr>
        </w:div>
        <w:div w:id="1835686171">
          <w:marLeft w:val="640"/>
          <w:marRight w:val="0"/>
          <w:marTop w:val="0"/>
          <w:marBottom w:val="0"/>
          <w:divBdr>
            <w:top w:val="none" w:sz="0" w:space="0" w:color="auto"/>
            <w:left w:val="none" w:sz="0" w:space="0" w:color="auto"/>
            <w:bottom w:val="none" w:sz="0" w:space="0" w:color="auto"/>
            <w:right w:val="none" w:sz="0" w:space="0" w:color="auto"/>
          </w:divBdr>
        </w:div>
        <w:div w:id="1868636076">
          <w:marLeft w:val="640"/>
          <w:marRight w:val="0"/>
          <w:marTop w:val="0"/>
          <w:marBottom w:val="0"/>
          <w:divBdr>
            <w:top w:val="none" w:sz="0" w:space="0" w:color="auto"/>
            <w:left w:val="none" w:sz="0" w:space="0" w:color="auto"/>
            <w:bottom w:val="none" w:sz="0" w:space="0" w:color="auto"/>
            <w:right w:val="none" w:sz="0" w:space="0" w:color="auto"/>
          </w:divBdr>
        </w:div>
        <w:div w:id="1896161017">
          <w:marLeft w:val="640"/>
          <w:marRight w:val="0"/>
          <w:marTop w:val="0"/>
          <w:marBottom w:val="0"/>
          <w:divBdr>
            <w:top w:val="none" w:sz="0" w:space="0" w:color="auto"/>
            <w:left w:val="none" w:sz="0" w:space="0" w:color="auto"/>
            <w:bottom w:val="none" w:sz="0" w:space="0" w:color="auto"/>
            <w:right w:val="none" w:sz="0" w:space="0" w:color="auto"/>
          </w:divBdr>
        </w:div>
        <w:div w:id="2002734381">
          <w:marLeft w:val="640"/>
          <w:marRight w:val="0"/>
          <w:marTop w:val="0"/>
          <w:marBottom w:val="0"/>
          <w:divBdr>
            <w:top w:val="none" w:sz="0" w:space="0" w:color="auto"/>
            <w:left w:val="none" w:sz="0" w:space="0" w:color="auto"/>
            <w:bottom w:val="none" w:sz="0" w:space="0" w:color="auto"/>
            <w:right w:val="none" w:sz="0" w:space="0" w:color="auto"/>
          </w:divBdr>
        </w:div>
        <w:div w:id="2020499008">
          <w:marLeft w:val="640"/>
          <w:marRight w:val="0"/>
          <w:marTop w:val="0"/>
          <w:marBottom w:val="0"/>
          <w:divBdr>
            <w:top w:val="none" w:sz="0" w:space="0" w:color="auto"/>
            <w:left w:val="none" w:sz="0" w:space="0" w:color="auto"/>
            <w:bottom w:val="none" w:sz="0" w:space="0" w:color="auto"/>
            <w:right w:val="none" w:sz="0" w:space="0" w:color="auto"/>
          </w:divBdr>
        </w:div>
        <w:div w:id="2080596126">
          <w:marLeft w:val="640"/>
          <w:marRight w:val="0"/>
          <w:marTop w:val="0"/>
          <w:marBottom w:val="0"/>
          <w:divBdr>
            <w:top w:val="none" w:sz="0" w:space="0" w:color="auto"/>
            <w:left w:val="none" w:sz="0" w:space="0" w:color="auto"/>
            <w:bottom w:val="none" w:sz="0" w:space="0" w:color="auto"/>
            <w:right w:val="none" w:sz="0" w:space="0" w:color="auto"/>
          </w:divBdr>
        </w:div>
        <w:div w:id="2106804290">
          <w:marLeft w:val="640"/>
          <w:marRight w:val="0"/>
          <w:marTop w:val="0"/>
          <w:marBottom w:val="0"/>
          <w:divBdr>
            <w:top w:val="none" w:sz="0" w:space="0" w:color="auto"/>
            <w:left w:val="none" w:sz="0" w:space="0" w:color="auto"/>
            <w:bottom w:val="none" w:sz="0" w:space="0" w:color="auto"/>
            <w:right w:val="none" w:sz="0" w:space="0" w:color="auto"/>
          </w:divBdr>
        </w:div>
      </w:divsChild>
    </w:div>
    <w:div w:id="828058887">
      <w:bodyDiv w:val="1"/>
      <w:marLeft w:val="0"/>
      <w:marRight w:val="0"/>
      <w:marTop w:val="0"/>
      <w:marBottom w:val="0"/>
      <w:divBdr>
        <w:top w:val="none" w:sz="0" w:space="0" w:color="auto"/>
        <w:left w:val="none" w:sz="0" w:space="0" w:color="auto"/>
        <w:bottom w:val="none" w:sz="0" w:space="0" w:color="auto"/>
        <w:right w:val="none" w:sz="0" w:space="0" w:color="auto"/>
      </w:divBdr>
      <w:divsChild>
        <w:div w:id="1943412692">
          <w:marLeft w:val="640"/>
          <w:marRight w:val="0"/>
          <w:marTop w:val="0"/>
          <w:marBottom w:val="0"/>
          <w:divBdr>
            <w:top w:val="none" w:sz="0" w:space="0" w:color="auto"/>
            <w:left w:val="none" w:sz="0" w:space="0" w:color="auto"/>
            <w:bottom w:val="none" w:sz="0" w:space="0" w:color="auto"/>
            <w:right w:val="none" w:sz="0" w:space="0" w:color="auto"/>
          </w:divBdr>
        </w:div>
        <w:div w:id="102576095">
          <w:marLeft w:val="640"/>
          <w:marRight w:val="0"/>
          <w:marTop w:val="0"/>
          <w:marBottom w:val="0"/>
          <w:divBdr>
            <w:top w:val="none" w:sz="0" w:space="0" w:color="auto"/>
            <w:left w:val="none" w:sz="0" w:space="0" w:color="auto"/>
            <w:bottom w:val="none" w:sz="0" w:space="0" w:color="auto"/>
            <w:right w:val="none" w:sz="0" w:space="0" w:color="auto"/>
          </w:divBdr>
        </w:div>
        <w:div w:id="438717893">
          <w:marLeft w:val="640"/>
          <w:marRight w:val="0"/>
          <w:marTop w:val="0"/>
          <w:marBottom w:val="0"/>
          <w:divBdr>
            <w:top w:val="none" w:sz="0" w:space="0" w:color="auto"/>
            <w:left w:val="none" w:sz="0" w:space="0" w:color="auto"/>
            <w:bottom w:val="none" w:sz="0" w:space="0" w:color="auto"/>
            <w:right w:val="none" w:sz="0" w:space="0" w:color="auto"/>
          </w:divBdr>
        </w:div>
        <w:div w:id="1510484310">
          <w:marLeft w:val="640"/>
          <w:marRight w:val="0"/>
          <w:marTop w:val="0"/>
          <w:marBottom w:val="0"/>
          <w:divBdr>
            <w:top w:val="none" w:sz="0" w:space="0" w:color="auto"/>
            <w:left w:val="none" w:sz="0" w:space="0" w:color="auto"/>
            <w:bottom w:val="none" w:sz="0" w:space="0" w:color="auto"/>
            <w:right w:val="none" w:sz="0" w:space="0" w:color="auto"/>
          </w:divBdr>
        </w:div>
        <w:div w:id="471598008">
          <w:marLeft w:val="640"/>
          <w:marRight w:val="0"/>
          <w:marTop w:val="0"/>
          <w:marBottom w:val="0"/>
          <w:divBdr>
            <w:top w:val="none" w:sz="0" w:space="0" w:color="auto"/>
            <w:left w:val="none" w:sz="0" w:space="0" w:color="auto"/>
            <w:bottom w:val="none" w:sz="0" w:space="0" w:color="auto"/>
            <w:right w:val="none" w:sz="0" w:space="0" w:color="auto"/>
          </w:divBdr>
        </w:div>
        <w:div w:id="639967832">
          <w:marLeft w:val="640"/>
          <w:marRight w:val="0"/>
          <w:marTop w:val="0"/>
          <w:marBottom w:val="0"/>
          <w:divBdr>
            <w:top w:val="none" w:sz="0" w:space="0" w:color="auto"/>
            <w:left w:val="none" w:sz="0" w:space="0" w:color="auto"/>
            <w:bottom w:val="none" w:sz="0" w:space="0" w:color="auto"/>
            <w:right w:val="none" w:sz="0" w:space="0" w:color="auto"/>
          </w:divBdr>
        </w:div>
        <w:div w:id="1788742710">
          <w:marLeft w:val="640"/>
          <w:marRight w:val="0"/>
          <w:marTop w:val="0"/>
          <w:marBottom w:val="0"/>
          <w:divBdr>
            <w:top w:val="none" w:sz="0" w:space="0" w:color="auto"/>
            <w:left w:val="none" w:sz="0" w:space="0" w:color="auto"/>
            <w:bottom w:val="none" w:sz="0" w:space="0" w:color="auto"/>
            <w:right w:val="none" w:sz="0" w:space="0" w:color="auto"/>
          </w:divBdr>
        </w:div>
        <w:div w:id="1307006352">
          <w:marLeft w:val="640"/>
          <w:marRight w:val="0"/>
          <w:marTop w:val="0"/>
          <w:marBottom w:val="0"/>
          <w:divBdr>
            <w:top w:val="none" w:sz="0" w:space="0" w:color="auto"/>
            <w:left w:val="none" w:sz="0" w:space="0" w:color="auto"/>
            <w:bottom w:val="none" w:sz="0" w:space="0" w:color="auto"/>
            <w:right w:val="none" w:sz="0" w:space="0" w:color="auto"/>
          </w:divBdr>
        </w:div>
        <w:div w:id="2033412881">
          <w:marLeft w:val="640"/>
          <w:marRight w:val="0"/>
          <w:marTop w:val="0"/>
          <w:marBottom w:val="0"/>
          <w:divBdr>
            <w:top w:val="none" w:sz="0" w:space="0" w:color="auto"/>
            <w:left w:val="none" w:sz="0" w:space="0" w:color="auto"/>
            <w:bottom w:val="none" w:sz="0" w:space="0" w:color="auto"/>
            <w:right w:val="none" w:sz="0" w:space="0" w:color="auto"/>
          </w:divBdr>
        </w:div>
        <w:div w:id="859515706">
          <w:marLeft w:val="640"/>
          <w:marRight w:val="0"/>
          <w:marTop w:val="0"/>
          <w:marBottom w:val="0"/>
          <w:divBdr>
            <w:top w:val="none" w:sz="0" w:space="0" w:color="auto"/>
            <w:left w:val="none" w:sz="0" w:space="0" w:color="auto"/>
            <w:bottom w:val="none" w:sz="0" w:space="0" w:color="auto"/>
            <w:right w:val="none" w:sz="0" w:space="0" w:color="auto"/>
          </w:divBdr>
        </w:div>
        <w:div w:id="1937909169">
          <w:marLeft w:val="640"/>
          <w:marRight w:val="0"/>
          <w:marTop w:val="0"/>
          <w:marBottom w:val="0"/>
          <w:divBdr>
            <w:top w:val="none" w:sz="0" w:space="0" w:color="auto"/>
            <w:left w:val="none" w:sz="0" w:space="0" w:color="auto"/>
            <w:bottom w:val="none" w:sz="0" w:space="0" w:color="auto"/>
            <w:right w:val="none" w:sz="0" w:space="0" w:color="auto"/>
          </w:divBdr>
        </w:div>
        <w:div w:id="526796896">
          <w:marLeft w:val="640"/>
          <w:marRight w:val="0"/>
          <w:marTop w:val="0"/>
          <w:marBottom w:val="0"/>
          <w:divBdr>
            <w:top w:val="none" w:sz="0" w:space="0" w:color="auto"/>
            <w:left w:val="none" w:sz="0" w:space="0" w:color="auto"/>
            <w:bottom w:val="none" w:sz="0" w:space="0" w:color="auto"/>
            <w:right w:val="none" w:sz="0" w:space="0" w:color="auto"/>
          </w:divBdr>
        </w:div>
        <w:div w:id="221910174">
          <w:marLeft w:val="640"/>
          <w:marRight w:val="0"/>
          <w:marTop w:val="0"/>
          <w:marBottom w:val="0"/>
          <w:divBdr>
            <w:top w:val="none" w:sz="0" w:space="0" w:color="auto"/>
            <w:left w:val="none" w:sz="0" w:space="0" w:color="auto"/>
            <w:bottom w:val="none" w:sz="0" w:space="0" w:color="auto"/>
            <w:right w:val="none" w:sz="0" w:space="0" w:color="auto"/>
          </w:divBdr>
        </w:div>
        <w:div w:id="1422293337">
          <w:marLeft w:val="640"/>
          <w:marRight w:val="0"/>
          <w:marTop w:val="0"/>
          <w:marBottom w:val="0"/>
          <w:divBdr>
            <w:top w:val="none" w:sz="0" w:space="0" w:color="auto"/>
            <w:left w:val="none" w:sz="0" w:space="0" w:color="auto"/>
            <w:bottom w:val="none" w:sz="0" w:space="0" w:color="auto"/>
            <w:right w:val="none" w:sz="0" w:space="0" w:color="auto"/>
          </w:divBdr>
        </w:div>
        <w:div w:id="723410912">
          <w:marLeft w:val="640"/>
          <w:marRight w:val="0"/>
          <w:marTop w:val="0"/>
          <w:marBottom w:val="0"/>
          <w:divBdr>
            <w:top w:val="none" w:sz="0" w:space="0" w:color="auto"/>
            <w:left w:val="none" w:sz="0" w:space="0" w:color="auto"/>
            <w:bottom w:val="none" w:sz="0" w:space="0" w:color="auto"/>
            <w:right w:val="none" w:sz="0" w:space="0" w:color="auto"/>
          </w:divBdr>
        </w:div>
        <w:div w:id="489830286">
          <w:marLeft w:val="640"/>
          <w:marRight w:val="0"/>
          <w:marTop w:val="0"/>
          <w:marBottom w:val="0"/>
          <w:divBdr>
            <w:top w:val="none" w:sz="0" w:space="0" w:color="auto"/>
            <w:left w:val="none" w:sz="0" w:space="0" w:color="auto"/>
            <w:bottom w:val="none" w:sz="0" w:space="0" w:color="auto"/>
            <w:right w:val="none" w:sz="0" w:space="0" w:color="auto"/>
          </w:divBdr>
        </w:div>
        <w:div w:id="661786017">
          <w:marLeft w:val="640"/>
          <w:marRight w:val="0"/>
          <w:marTop w:val="0"/>
          <w:marBottom w:val="0"/>
          <w:divBdr>
            <w:top w:val="none" w:sz="0" w:space="0" w:color="auto"/>
            <w:left w:val="none" w:sz="0" w:space="0" w:color="auto"/>
            <w:bottom w:val="none" w:sz="0" w:space="0" w:color="auto"/>
            <w:right w:val="none" w:sz="0" w:space="0" w:color="auto"/>
          </w:divBdr>
        </w:div>
        <w:div w:id="555626070">
          <w:marLeft w:val="640"/>
          <w:marRight w:val="0"/>
          <w:marTop w:val="0"/>
          <w:marBottom w:val="0"/>
          <w:divBdr>
            <w:top w:val="none" w:sz="0" w:space="0" w:color="auto"/>
            <w:left w:val="none" w:sz="0" w:space="0" w:color="auto"/>
            <w:bottom w:val="none" w:sz="0" w:space="0" w:color="auto"/>
            <w:right w:val="none" w:sz="0" w:space="0" w:color="auto"/>
          </w:divBdr>
        </w:div>
        <w:div w:id="186986572">
          <w:marLeft w:val="640"/>
          <w:marRight w:val="0"/>
          <w:marTop w:val="0"/>
          <w:marBottom w:val="0"/>
          <w:divBdr>
            <w:top w:val="none" w:sz="0" w:space="0" w:color="auto"/>
            <w:left w:val="none" w:sz="0" w:space="0" w:color="auto"/>
            <w:bottom w:val="none" w:sz="0" w:space="0" w:color="auto"/>
            <w:right w:val="none" w:sz="0" w:space="0" w:color="auto"/>
          </w:divBdr>
        </w:div>
        <w:div w:id="1209729487">
          <w:marLeft w:val="640"/>
          <w:marRight w:val="0"/>
          <w:marTop w:val="0"/>
          <w:marBottom w:val="0"/>
          <w:divBdr>
            <w:top w:val="none" w:sz="0" w:space="0" w:color="auto"/>
            <w:left w:val="none" w:sz="0" w:space="0" w:color="auto"/>
            <w:bottom w:val="none" w:sz="0" w:space="0" w:color="auto"/>
            <w:right w:val="none" w:sz="0" w:space="0" w:color="auto"/>
          </w:divBdr>
        </w:div>
        <w:div w:id="1296714752">
          <w:marLeft w:val="640"/>
          <w:marRight w:val="0"/>
          <w:marTop w:val="0"/>
          <w:marBottom w:val="0"/>
          <w:divBdr>
            <w:top w:val="none" w:sz="0" w:space="0" w:color="auto"/>
            <w:left w:val="none" w:sz="0" w:space="0" w:color="auto"/>
            <w:bottom w:val="none" w:sz="0" w:space="0" w:color="auto"/>
            <w:right w:val="none" w:sz="0" w:space="0" w:color="auto"/>
          </w:divBdr>
        </w:div>
        <w:div w:id="1544321915">
          <w:marLeft w:val="640"/>
          <w:marRight w:val="0"/>
          <w:marTop w:val="0"/>
          <w:marBottom w:val="0"/>
          <w:divBdr>
            <w:top w:val="none" w:sz="0" w:space="0" w:color="auto"/>
            <w:left w:val="none" w:sz="0" w:space="0" w:color="auto"/>
            <w:bottom w:val="none" w:sz="0" w:space="0" w:color="auto"/>
            <w:right w:val="none" w:sz="0" w:space="0" w:color="auto"/>
          </w:divBdr>
        </w:div>
        <w:div w:id="1472821592">
          <w:marLeft w:val="640"/>
          <w:marRight w:val="0"/>
          <w:marTop w:val="0"/>
          <w:marBottom w:val="0"/>
          <w:divBdr>
            <w:top w:val="none" w:sz="0" w:space="0" w:color="auto"/>
            <w:left w:val="none" w:sz="0" w:space="0" w:color="auto"/>
            <w:bottom w:val="none" w:sz="0" w:space="0" w:color="auto"/>
            <w:right w:val="none" w:sz="0" w:space="0" w:color="auto"/>
          </w:divBdr>
        </w:div>
        <w:div w:id="1888374240">
          <w:marLeft w:val="640"/>
          <w:marRight w:val="0"/>
          <w:marTop w:val="0"/>
          <w:marBottom w:val="0"/>
          <w:divBdr>
            <w:top w:val="none" w:sz="0" w:space="0" w:color="auto"/>
            <w:left w:val="none" w:sz="0" w:space="0" w:color="auto"/>
            <w:bottom w:val="none" w:sz="0" w:space="0" w:color="auto"/>
            <w:right w:val="none" w:sz="0" w:space="0" w:color="auto"/>
          </w:divBdr>
        </w:div>
        <w:div w:id="1795248439">
          <w:marLeft w:val="640"/>
          <w:marRight w:val="0"/>
          <w:marTop w:val="0"/>
          <w:marBottom w:val="0"/>
          <w:divBdr>
            <w:top w:val="none" w:sz="0" w:space="0" w:color="auto"/>
            <w:left w:val="none" w:sz="0" w:space="0" w:color="auto"/>
            <w:bottom w:val="none" w:sz="0" w:space="0" w:color="auto"/>
            <w:right w:val="none" w:sz="0" w:space="0" w:color="auto"/>
          </w:divBdr>
        </w:div>
        <w:div w:id="245579335">
          <w:marLeft w:val="640"/>
          <w:marRight w:val="0"/>
          <w:marTop w:val="0"/>
          <w:marBottom w:val="0"/>
          <w:divBdr>
            <w:top w:val="none" w:sz="0" w:space="0" w:color="auto"/>
            <w:left w:val="none" w:sz="0" w:space="0" w:color="auto"/>
            <w:bottom w:val="none" w:sz="0" w:space="0" w:color="auto"/>
            <w:right w:val="none" w:sz="0" w:space="0" w:color="auto"/>
          </w:divBdr>
        </w:div>
        <w:div w:id="1396589969">
          <w:marLeft w:val="640"/>
          <w:marRight w:val="0"/>
          <w:marTop w:val="0"/>
          <w:marBottom w:val="0"/>
          <w:divBdr>
            <w:top w:val="none" w:sz="0" w:space="0" w:color="auto"/>
            <w:left w:val="none" w:sz="0" w:space="0" w:color="auto"/>
            <w:bottom w:val="none" w:sz="0" w:space="0" w:color="auto"/>
            <w:right w:val="none" w:sz="0" w:space="0" w:color="auto"/>
          </w:divBdr>
        </w:div>
        <w:div w:id="1186017558">
          <w:marLeft w:val="640"/>
          <w:marRight w:val="0"/>
          <w:marTop w:val="0"/>
          <w:marBottom w:val="0"/>
          <w:divBdr>
            <w:top w:val="none" w:sz="0" w:space="0" w:color="auto"/>
            <w:left w:val="none" w:sz="0" w:space="0" w:color="auto"/>
            <w:bottom w:val="none" w:sz="0" w:space="0" w:color="auto"/>
            <w:right w:val="none" w:sz="0" w:space="0" w:color="auto"/>
          </w:divBdr>
        </w:div>
        <w:div w:id="1508322610">
          <w:marLeft w:val="640"/>
          <w:marRight w:val="0"/>
          <w:marTop w:val="0"/>
          <w:marBottom w:val="0"/>
          <w:divBdr>
            <w:top w:val="none" w:sz="0" w:space="0" w:color="auto"/>
            <w:left w:val="none" w:sz="0" w:space="0" w:color="auto"/>
            <w:bottom w:val="none" w:sz="0" w:space="0" w:color="auto"/>
            <w:right w:val="none" w:sz="0" w:space="0" w:color="auto"/>
          </w:divBdr>
        </w:div>
        <w:div w:id="1053309324">
          <w:marLeft w:val="640"/>
          <w:marRight w:val="0"/>
          <w:marTop w:val="0"/>
          <w:marBottom w:val="0"/>
          <w:divBdr>
            <w:top w:val="none" w:sz="0" w:space="0" w:color="auto"/>
            <w:left w:val="none" w:sz="0" w:space="0" w:color="auto"/>
            <w:bottom w:val="none" w:sz="0" w:space="0" w:color="auto"/>
            <w:right w:val="none" w:sz="0" w:space="0" w:color="auto"/>
          </w:divBdr>
        </w:div>
        <w:div w:id="891961007">
          <w:marLeft w:val="640"/>
          <w:marRight w:val="0"/>
          <w:marTop w:val="0"/>
          <w:marBottom w:val="0"/>
          <w:divBdr>
            <w:top w:val="none" w:sz="0" w:space="0" w:color="auto"/>
            <w:left w:val="none" w:sz="0" w:space="0" w:color="auto"/>
            <w:bottom w:val="none" w:sz="0" w:space="0" w:color="auto"/>
            <w:right w:val="none" w:sz="0" w:space="0" w:color="auto"/>
          </w:divBdr>
        </w:div>
        <w:div w:id="1967733785">
          <w:marLeft w:val="640"/>
          <w:marRight w:val="0"/>
          <w:marTop w:val="0"/>
          <w:marBottom w:val="0"/>
          <w:divBdr>
            <w:top w:val="none" w:sz="0" w:space="0" w:color="auto"/>
            <w:left w:val="none" w:sz="0" w:space="0" w:color="auto"/>
            <w:bottom w:val="none" w:sz="0" w:space="0" w:color="auto"/>
            <w:right w:val="none" w:sz="0" w:space="0" w:color="auto"/>
          </w:divBdr>
        </w:div>
        <w:div w:id="62029680">
          <w:marLeft w:val="640"/>
          <w:marRight w:val="0"/>
          <w:marTop w:val="0"/>
          <w:marBottom w:val="0"/>
          <w:divBdr>
            <w:top w:val="none" w:sz="0" w:space="0" w:color="auto"/>
            <w:left w:val="none" w:sz="0" w:space="0" w:color="auto"/>
            <w:bottom w:val="none" w:sz="0" w:space="0" w:color="auto"/>
            <w:right w:val="none" w:sz="0" w:space="0" w:color="auto"/>
          </w:divBdr>
        </w:div>
        <w:div w:id="1667633049">
          <w:marLeft w:val="640"/>
          <w:marRight w:val="0"/>
          <w:marTop w:val="0"/>
          <w:marBottom w:val="0"/>
          <w:divBdr>
            <w:top w:val="none" w:sz="0" w:space="0" w:color="auto"/>
            <w:left w:val="none" w:sz="0" w:space="0" w:color="auto"/>
            <w:bottom w:val="none" w:sz="0" w:space="0" w:color="auto"/>
            <w:right w:val="none" w:sz="0" w:space="0" w:color="auto"/>
          </w:divBdr>
        </w:div>
        <w:div w:id="1781602163">
          <w:marLeft w:val="640"/>
          <w:marRight w:val="0"/>
          <w:marTop w:val="0"/>
          <w:marBottom w:val="0"/>
          <w:divBdr>
            <w:top w:val="none" w:sz="0" w:space="0" w:color="auto"/>
            <w:left w:val="none" w:sz="0" w:space="0" w:color="auto"/>
            <w:bottom w:val="none" w:sz="0" w:space="0" w:color="auto"/>
            <w:right w:val="none" w:sz="0" w:space="0" w:color="auto"/>
          </w:divBdr>
        </w:div>
        <w:div w:id="1683050651">
          <w:marLeft w:val="640"/>
          <w:marRight w:val="0"/>
          <w:marTop w:val="0"/>
          <w:marBottom w:val="0"/>
          <w:divBdr>
            <w:top w:val="none" w:sz="0" w:space="0" w:color="auto"/>
            <w:left w:val="none" w:sz="0" w:space="0" w:color="auto"/>
            <w:bottom w:val="none" w:sz="0" w:space="0" w:color="auto"/>
            <w:right w:val="none" w:sz="0" w:space="0" w:color="auto"/>
          </w:divBdr>
        </w:div>
        <w:div w:id="380398045">
          <w:marLeft w:val="640"/>
          <w:marRight w:val="0"/>
          <w:marTop w:val="0"/>
          <w:marBottom w:val="0"/>
          <w:divBdr>
            <w:top w:val="none" w:sz="0" w:space="0" w:color="auto"/>
            <w:left w:val="none" w:sz="0" w:space="0" w:color="auto"/>
            <w:bottom w:val="none" w:sz="0" w:space="0" w:color="auto"/>
            <w:right w:val="none" w:sz="0" w:space="0" w:color="auto"/>
          </w:divBdr>
        </w:div>
        <w:div w:id="1098138077">
          <w:marLeft w:val="640"/>
          <w:marRight w:val="0"/>
          <w:marTop w:val="0"/>
          <w:marBottom w:val="0"/>
          <w:divBdr>
            <w:top w:val="none" w:sz="0" w:space="0" w:color="auto"/>
            <w:left w:val="none" w:sz="0" w:space="0" w:color="auto"/>
            <w:bottom w:val="none" w:sz="0" w:space="0" w:color="auto"/>
            <w:right w:val="none" w:sz="0" w:space="0" w:color="auto"/>
          </w:divBdr>
        </w:div>
        <w:div w:id="943154170">
          <w:marLeft w:val="640"/>
          <w:marRight w:val="0"/>
          <w:marTop w:val="0"/>
          <w:marBottom w:val="0"/>
          <w:divBdr>
            <w:top w:val="none" w:sz="0" w:space="0" w:color="auto"/>
            <w:left w:val="none" w:sz="0" w:space="0" w:color="auto"/>
            <w:bottom w:val="none" w:sz="0" w:space="0" w:color="auto"/>
            <w:right w:val="none" w:sz="0" w:space="0" w:color="auto"/>
          </w:divBdr>
        </w:div>
        <w:div w:id="1054235704">
          <w:marLeft w:val="640"/>
          <w:marRight w:val="0"/>
          <w:marTop w:val="0"/>
          <w:marBottom w:val="0"/>
          <w:divBdr>
            <w:top w:val="none" w:sz="0" w:space="0" w:color="auto"/>
            <w:left w:val="none" w:sz="0" w:space="0" w:color="auto"/>
            <w:bottom w:val="none" w:sz="0" w:space="0" w:color="auto"/>
            <w:right w:val="none" w:sz="0" w:space="0" w:color="auto"/>
          </w:divBdr>
        </w:div>
        <w:div w:id="469058174">
          <w:marLeft w:val="640"/>
          <w:marRight w:val="0"/>
          <w:marTop w:val="0"/>
          <w:marBottom w:val="0"/>
          <w:divBdr>
            <w:top w:val="none" w:sz="0" w:space="0" w:color="auto"/>
            <w:left w:val="none" w:sz="0" w:space="0" w:color="auto"/>
            <w:bottom w:val="none" w:sz="0" w:space="0" w:color="auto"/>
            <w:right w:val="none" w:sz="0" w:space="0" w:color="auto"/>
          </w:divBdr>
        </w:div>
        <w:div w:id="1440881089">
          <w:marLeft w:val="640"/>
          <w:marRight w:val="0"/>
          <w:marTop w:val="0"/>
          <w:marBottom w:val="0"/>
          <w:divBdr>
            <w:top w:val="none" w:sz="0" w:space="0" w:color="auto"/>
            <w:left w:val="none" w:sz="0" w:space="0" w:color="auto"/>
            <w:bottom w:val="none" w:sz="0" w:space="0" w:color="auto"/>
            <w:right w:val="none" w:sz="0" w:space="0" w:color="auto"/>
          </w:divBdr>
        </w:div>
        <w:div w:id="697584998">
          <w:marLeft w:val="640"/>
          <w:marRight w:val="0"/>
          <w:marTop w:val="0"/>
          <w:marBottom w:val="0"/>
          <w:divBdr>
            <w:top w:val="none" w:sz="0" w:space="0" w:color="auto"/>
            <w:left w:val="none" w:sz="0" w:space="0" w:color="auto"/>
            <w:bottom w:val="none" w:sz="0" w:space="0" w:color="auto"/>
            <w:right w:val="none" w:sz="0" w:space="0" w:color="auto"/>
          </w:divBdr>
        </w:div>
        <w:div w:id="806554405">
          <w:marLeft w:val="640"/>
          <w:marRight w:val="0"/>
          <w:marTop w:val="0"/>
          <w:marBottom w:val="0"/>
          <w:divBdr>
            <w:top w:val="none" w:sz="0" w:space="0" w:color="auto"/>
            <w:left w:val="none" w:sz="0" w:space="0" w:color="auto"/>
            <w:bottom w:val="none" w:sz="0" w:space="0" w:color="auto"/>
            <w:right w:val="none" w:sz="0" w:space="0" w:color="auto"/>
          </w:divBdr>
        </w:div>
        <w:div w:id="1814642165">
          <w:marLeft w:val="640"/>
          <w:marRight w:val="0"/>
          <w:marTop w:val="0"/>
          <w:marBottom w:val="0"/>
          <w:divBdr>
            <w:top w:val="none" w:sz="0" w:space="0" w:color="auto"/>
            <w:left w:val="none" w:sz="0" w:space="0" w:color="auto"/>
            <w:bottom w:val="none" w:sz="0" w:space="0" w:color="auto"/>
            <w:right w:val="none" w:sz="0" w:space="0" w:color="auto"/>
          </w:divBdr>
        </w:div>
        <w:div w:id="622619454">
          <w:marLeft w:val="640"/>
          <w:marRight w:val="0"/>
          <w:marTop w:val="0"/>
          <w:marBottom w:val="0"/>
          <w:divBdr>
            <w:top w:val="none" w:sz="0" w:space="0" w:color="auto"/>
            <w:left w:val="none" w:sz="0" w:space="0" w:color="auto"/>
            <w:bottom w:val="none" w:sz="0" w:space="0" w:color="auto"/>
            <w:right w:val="none" w:sz="0" w:space="0" w:color="auto"/>
          </w:divBdr>
        </w:div>
        <w:div w:id="1145245711">
          <w:marLeft w:val="640"/>
          <w:marRight w:val="0"/>
          <w:marTop w:val="0"/>
          <w:marBottom w:val="0"/>
          <w:divBdr>
            <w:top w:val="none" w:sz="0" w:space="0" w:color="auto"/>
            <w:left w:val="none" w:sz="0" w:space="0" w:color="auto"/>
            <w:bottom w:val="none" w:sz="0" w:space="0" w:color="auto"/>
            <w:right w:val="none" w:sz="0" w:space="0" w:color="auto"/>
          </w:divBdr>
        </w:div>
        <w:div w:id="929700727">
          <w:marLeft w:val="640"/>
          <w:marRight w:val="0"/>
          <w:marTop w:val="0"/>
          <w:marBottom w:val="0"/>
          <w:divBdr>
            <w:top w:val="none" w:sz="0" w:space="0" w:color="auto"/>
            <w:left w:val="none" w:sz="0" w:space="0" w:color="auto"/>
            <w:bottom w:val="none" w:sz="0" w:space="0" w:color="auto"/>
            <w:right w:val="none" w:sz="0" w:space="0" w:color="auto"/>
          </w:divBdr>
        </w:div>
        <w:div w:id="12727767">
          <w:marLeft w:val="640"/>
          <w:marRight w:val="0"/>
          <w:marTop w:val="0"/>
          <w:marBottom w:val="0"/>
          <w:divBdr>
            <w:top w:val="none" w:sz="0" w:space="0" w:color="auto"/>
            <w:left w:val="none" w:sz="0" w:space="0" w:color="auto"/>
            <w:bottom w:val="none" w:sz="0" w:space="0" w:color="auto"/>
            <w:right w:val="none" w:sz="0" w:space="0" w:color="auto"/>
          </w:divBdr>
        </w:div>
        <w:div w:id="1484276490">
          <w:marLeft w:val="640"/>
          <w:marRight w:val="0"/>
          <w:marTop w:val="0"/>
          <w:marBottom w:val="0"/>
          <w:divBdr>
            <w:top w:val="none" w:sz="0" w:space="0" w:color="auto"/>
            <w:left w:val="none" w:sz="0" w:space="0" w:color="auto"/>
            <w:bottom w:val="none" w:sz="0" w:space="0" w:color="auto"/>
            <w:right w:val="none" w:sz="0" w:space="0" w:color="auto"/>
          </w:divBdr>
        </w:div>
        <w:div w:id="1689091791">
          <w:marLeft w:val="640"/>
          <w:marRight w:val="0"/>
          <w:marTop w:val="0"/>
          <w:marBottom w:val="0"/>
          <w:divBdr>
            <w:top w:val="none" w:sz="0" w:space="0" w:color="auto"/>
            <w:left w:val="none" w:sz="0" w:space="0" w:color="auto"/>
            <w:bottom w:val="none" w:sz="0" w:space="0" w:color="auto"/>
            <w:right w:val="none" w:sz="0" w:space="0" w:color="auto"/>
          </w:divBdr>
        </w:div>
      </w:divsChild>
    </w:div>
    <w:div w:id="829906576">
      <w:bodyDiv w:val="1"/>
      <w:marLeft w:val="0"/>
      <w:marRight w:val="0"/>
      <w:marTop w:val="0"/>
      <w:marBottom w:val="0"/>
      <w:divBdr>
        <w:top w:val="none" w:sz="0" w:space="0" w:color="auto"/>
        <w:left w:val="none" w:sz="0" w:space="0" w:color="auto"/>
        <w:bottom w:val="none" w:sz="0" w:space="0" w:color="auto"/>
        <w:right w:val="none" w:sz="0" w:space="0" w:color="auto"/>
      </w:divBdr>
    </w:div>
    <w:div w:id="833958369">
      <w:bodyDiv w:val="1"/>
      <w:marLeft w:val="0"/>
      <w:marRight w:val="0"/>
      <w:marTop w:val="0"/>
      <w:marBottom w:val="0"/>
      <w:divBdr>
        <w:top w:val="none" w:sz="0" w:space="0" w:color="auto"/>
        <w:left w:val="none" w:sz="0" w:space="0" w:color="auto"/>
        <w:bottom w:val="none" w:sz="0" w:space="0" w:color="auto"/>
        <w:right w:val="none" w:sz="0" w:space="0" w:color="auto"/>
      </w:divBdr>
      <w:divsChild>
        <w:div w:id="18702183">
          <w:marLeft w:val="640"/>
          <w:marRight w:val="0"/>
          <w:marTop w:val="0"/>
          <w:marBottom w:val="0"/>
          <w:divBdr>
            <w:top w:val="none" w:sz="0" w:space="0" w:color="auto"/>
            <w:left w:val="none" w:sz="0" w:space="0" w:color="auto"/>
            <w:bottom w:val="none" w:sz="0" w:space="0" w:color="auto"/>
            <w:right w:val="none" w:sz="0" w:space="0" w:color="auto"/>
          </w:divBdr>
        </w:div>
        <w:div w:id="240870698">
          <w:marLeft w:val="640"/>
          <w:marRight w:val="0"/>
          <w:marTop w:val="0"/>
          <w:marBottom w:val="0"/>
          <w:divBdr>
            <w:top w:val="none" w:sz="0" w:space="0" w:color="auto"/>
            <w:left w:val="none" w:sz="0" w:space="0" w:color="auto"/>
            <w:bottom w:val="none" w:sz="0" w:space="0" w:color="auto"/>
            <w:right w:val="none" w:sz="0" w:space="0" w:color="auto"/>
          </w:divBdr>
        </w:div>
        <w:div w:id="336346248">
          <w:marLeft w:val="640"/>
          <w:marRight w:val="0"/>
          <w:marTop w:val="0"/>
          <w:marBottom w:val="0"/>
          <w:divBdr>
            <w:top w:val="none" w:sz="0" w:space="0" w:color="auto"/>
            <w:left w:val="none" w:sz="0" w:space="0" w:color="auto"/>
            <w:bottom w:val="none" w:sz="0" w:space="0" w:color="auto"/>
            <w:right w:val="none" w:sz="0" w:space="0" w:color="auto"/>
          </w:divBdr>
        </w:div>
        <w:div w:id="465123650">
          <w:marLeft w:val="640"/>
          <w:marRight w:val="0"/>
          <w:marTop w:val="0"/>
          <w:marBottom w:val="0"/>
          <w:divBdr>
            <w:top w:val="none" w:sz="0" w:space="0" w:color="auto"/>
            <w:left w:val="none" w:sz="0" w:space="0" w:color="auto"/>
            <w:bottom w:val="none" w:sz="0" w:space="0" w:color="auto"/>
            <w:right w:val="none" w:sz="0" w:space="0" w:color="auto"/>
          </w:divBdr>
        </w:div>
        <w:div w:id="501045513">
          <w:marLeft w:val="640"/>
          <w:marRight w:val="0"/>
          <w:marTop w:val="0"/>
          <w:marBottom w:val="0"/>
          <w:divBdr>
            <w:top w:val="none" w:sz="0" w:space="0" w:color="auto"/>
            <w:left w:val="none" w:sz="0" w:space="0" w:color="auto"/>
            <w:bottom w:val="none" w:sz="0" w:space="0" w:color="auto"/>
            <w:right w:val="none" w:sz="0" w:space="0" w:color="auto"/>
          </w:divBdr>
        </w:div>
        <w:div w:id="566960021">
          <w:marLeft w:val="640"/>
          <w:marRight w:val="0"/>
          <w:marTop w:val="0"/>
          <w:marBottom w:val="0"/>
          <w:divBdr>
            <w:top w:val="none" w:sz="0" w:space="0" w:color="auto"/>
            <w:left w:val="none" w:sz="0" w:space="0" w:color="auto"/>
            <w:bottom w:val="none" w:sz="0" w:space="0" w:color="auto"/>
            <w:right w:val="none" w:sz="0" w:space="0" w:color="auto"/>
          </w:divBdr>
        </w:div>
        <w:div w:id="724568083">
          <w:marLeft w:val="640"/>
          <w:marRight w:val="0"/>
          <w:marTop w:val="0"/>
          <w:marBottom w:val="0"/>
          <w:divBdr>
            <w:top w:val="none" w:sz="0" w:space="0" w:color="auto"/>
            <w:left w:val="none" w:sz="0" w:space="0" w:color="auto"/>
            <w:bottom w:val="none" w:sz="0" w:space="0" w:color="auto"/>
            <w:right w:val="none" w:sz="0" w:space="0" w:color="auto"/>
          </w:divBdr>
        </w:div>
        <w:div w:id="743455072">
          <w:marLeft w:val="640"/>
          <w:marRight w:val="0"/>
          <w:marTop w:val="0"/>
          <w:marBottom w:val="0"/>
          <w:divBdr>
            <w:top w:val="none" w:sz="0" w:space="0" w:color="auto"/>
            <w:left w:val="none" w:sz="0" w:space="0" w:color="auto"/>
            <w:bottom w:val="none" w:sz="0" w:space="0" w:color="auto"/>
            <w:right w:val="none" w:sz="0" w:space="0" w:color="auto"/>
          </w:divBdr>
        </w:div>
        <w:div w:id="756556463">
          <w:marLeft w:val="640"/>
          <w:marRight w:val="0"/>
          <w:marTop w:val="0"/>
          <w:marBottom w:val="0"/>
          <w:divBdr>
            <w:top w:val="none" w:sz="0" w:space="0" w:color="auto"/>
            <w:left w:val="none" w:sz="0" w:space="0" w:color="auto"/>
            <w:bottom w:val="none" w:sz="0" w:space="0" w:color="auto"/>
            <w:right w:val="none" w:sz="0" w:space="0" w:color="auto"/>
          </w:divBdr>
        </w:div>
        <w:div w:id="763651830">
          <w:marLeft w:val="640"/>
          <w:marRight w:val="0"/>
          <w:marTop w:val="0"/>
          <w:marBottom w:val="0"/>
          <w:divBdr>
            <w:top w:val="none" w:sz="0" w:space="0" w:color="auto"/>
            <w:left w:val="none" w:sz="0" w:space="0" w:color="auto"/>
            <w:bottom w:val="none" w:sz="0" w:space="0" w:color="auto"/>
            <w:right w:val="none" w:sz="0" w:space="0" w:color="auto"/>
          </w:divBdr>
        </w:div>
        <w:div w:id="783884462">
          <w:marLeft w:val="640"/>
          <w:marRight w:val="0"/>
          <w:marTop w:val="0"/>
          <w:marBottom w:val="0"/>
          <w:divBdr>
            <w:top w:val="none" w:sz="0" w:space="0" w:color="auto"/>
            <w:left w:val="none" w:sz="0" w:space="0" w:color="auto"/>
            <w:bottom w:val="none" w:sz="0" w:space="0" w:color="auto"/>
            <w:right w:val="none" w:sz="0" w:space="0" w:color="auto"/>
          </w:divBdr>
        </w:div>
        <w:div w:id="804469995">
          <w:marLeft w:val="640"/>
          <w:marRight w:val="0"/>
          <w:marTop w:val="0"/>
          <w:marBottom w:val="0"/>
          <w:divBdr>
            <w:top w:val="none" w:sz="0" w:space="0" w:color="auto"/>
            <w:left w:val="none" w:sz="0" w:space="0" w:color="auto"/>
            <w:bottom w:val="none" w:sz="0" w:space="0" w:color="auto"/>
            <w:right w:val="none" w:sz="0" w:space="0" w:color="auto"/>
          </w:divBdr>
        </w:div>
        <w:div w:id="901986711">
          <w:marLeft w:val="640"/>
          <w:marRight w:val="0"/>
          <w:marTop w:val="0"/>
          <w:marBottom w:val="0"/>
          <w:divBdr>
            <w:top w:val="none" w:sz="0" w:space="0" w:color="auto"/>
            <w:left w:val="none" w:sz="0" w:space="0" w:color="auto"/>
            <w:bottom w:val="none" w:sz="0" w:space="0" w:color="auto"/>
            <w:right w:val="none" w:sz="0" w:space="0" w:color="auto"/>
          </w:divBdr>
        </w:div>
        <w:div w:id="1145701695">
          <w:marLeft w:val="640"/>
          <w:marRight w:val="0"/>
          <w:marTop w:val="0"/>
          <w:marBottom w:val="0"/>
          <w:divBdr>
            <w:top w:val="none" w:sz="0" w:space="0" w:color="auto"/>
            <w:left w:val="none" w:sz="0" w:space="0" w:color="auto"/>
            <w:bottom w:val="none" w:sz="0" w:space="0" w:color="auto"/>
            <w:right w:val="none" w:sz="0" w:space="0" w:color="auto"/>
          </w:divBdr>
        </w:div>
        <w:div w:id="1185048891">
          <w:marLeft w:val="640"/>
          <w:marRight w:val="0"/>
          <w:marTop w:val="0"/>
          <w:marBottom w:val="0"/>
          <w:divBdr>
            <w:top w:val="none" w:sz="0" w:space="0" w:color="auto"/>
            <w:left w:val="none" w:sz="0" w:space="0" w:color="auto"/>
            <w:bottom w:val="none" w:sz="0" w:space="0" w:color="auto"/>
            <w:right w:val="none" w:sz="0" w:space="0" w:color="auto"/>
          </w:divBdr>
        </w:div>
        <w:div w:id="1242716016">
          <w:marLeft w:val="640"/>
          <w:marRight w:val="0"/>
          <w:marTop w:val="0"/>
          <w:marBottom w:val="0"/>
          <w:divBdr>
            <w:top w:val="none" w:sz="0" w:space="0" w:color="auto"/>
            <w:left w:val="none" w:sz="0" w:space="0" w:color="auto"/>
            <w:bottom w:val="none" w:sz="0" w:space="0" w:color="auto"/>
            <w:right w:val="none" w:sz="0" w:space="0" w:color="auto"/>
          </w:divBdr>
        </w:div>
        <w:div w:id="1388720437">
          <w:marLeft w:val="640"/>
          <w:marRight w:val="0"/>
          <w:marTop w:val="0"/>
          <w:marBottom w:val="0"/>
          <w:divBdr>
            <w:top w:val="none" w:sz="0" w:space="0" w:color="auto"/>
            <w:left w:val="none" w:sz="0" w:space="0" w:color="auto"/>
            <w:bottom w:val="none" w:sz="0" w:space="0" w:color="auto"/>
            <w:right w:val="none" w:sz="0" w:space="0" w:color="auto"/>
          </w:divBdr>
        </w:div>
        <w:div w:id="1542552696">
          <w:marLeft w:val="640"/>
          <w:marRight w:val="0"/>
          <w:marTop w:val="0"/>
          <w:marBottom w:val="0"/>
          <w:divBdr>
            <w:top w:val="none" w:sz="0" w:space="0" w:color="auto"/>
            <w:left w:val="none" w:sz="0" w:space="0" w:color="auto"/>
            <w:bottom w:val="none" w:sz="0" w:space="0" w:color="auto"/>
            <w:right w:val="none" w:sz="0" w:space="0" w:color="auto"/>
          </w:divBdr>
        </w:div>
        <w:div w:id="1606571236">
          <w:marLeft w:val="640"/>
          <w:marRight w:val="0"/>
          <w:marTop w:val="0"/>
          <w:marBottom w:val="0"/>
          <w:divBdr>
            <w:top w:val="none" w:sz="0" w:space="0" w:color="auto"/>
            <w:left w:val="none" w:sz="0" w:space="0" w:color="auto"/>
            <w:bottom w:val="none" w:sz="0" w:space="0" w:color="auto"/>
            <w:right w:val="none" w:sz="0" w:space="0" w:color="auto"/>
          </w:divBdr>
        </w:div>
        <w:div w:id="1614703700">
          <w:marLeft w:val="640"/>
          <w:marRight w:val="0"/>
          <w:marTop w:val="0"/>
          <w:marBottom w:val="0"/>
          <w:divBdr>
            <w:top w:val="none" w:sz="0" w:space="0" w:color="auto"/>
            <w:left w:val="none" w:sz="0" w:space="0" w:color="auto"/>
            <w:bottom w:val="none" w:sz="0" w:space="0" w:color="auto"/>
            <w:right w:val="none" w:sz="0" w:space="0" w:color="auto"/>
          </w:divBdr>
        </w:div>
        <w:div w:id="1766532657">
          <w:marLeft w:val="640"/>
          <w:marRight w:val="0"/>
          <w:marTop w:val="0"/>
          <w:marBottom w:val="0"/>
          <w:divBdr>
            <w:top w:val="none" w:sz="0" w:space="0" w:color="auto"/>
            <w:left w:val="none" w:sz="0" w:space="0" w:color="auto"/>
            <w:bottom w:val="none" w:sz="0" w:space="0" w:color="auto"/>
            <w:right w:val="none" w:sz="0" w:space="0" w:color="auto"/>
          </w:divBdr>
        </w:div>
        <w:div w:id="1924950697">
          <w:marLeft w:val="640"/>
          <w:marRight w:val="0"/>
          <w:marTop w:val="0"/>
          <w:marBottom w:val="0"/>
          <w:divBdr>
            <w:top w:val="none" w:sz="0" w:space="0" w:color="auto"/>
            <w:left w:val="none" w:sz="0" w:space="0" w:color="auto"/>
            <w:bottom w:val="none" w:sz="0" w:space="0" w:color="auto"/>
            <w:right w:val="none" w:sz="0" w:space="0" w:color="auto"/>
          </w:divBdr>
        </w:div>
        <w:div w:id="1990940319">
          <w:marLeft w:val="640"/>
          <w:marRight w:val="0"/>
          <w:marTop w:val="0"/>
          <w:marBottom w:val="0"/>
          <w:divBdr>
            <w:top w:val="none" w:sz="0" w:space="0" w:color="auto"/>
            <w:left w:val="none" w:sz="0" w:space="0" w:color="auto"/>
            <w:bottom w:val="none" w:sz="0" w:space="0" w:color="auto"/>
            <w:right w:val="none" w:sz="0" w:space="0" w:color="auto"/>
          </w:divBdr>
        </w:div>
        <w:div w:id="2080201964">
          <w:marLeft w:val="640"/>
          <w:marRight w:val="0"/>
          <w:marTop w:val="0"/>
          <w:marBottom w:val="0"/>
          <w:divBdr>
            <w:top w:val="none" w:sz="0" w:space="0" w:color="auto"/>
            <w:left w:val="none" w:sz="0" w:space="0" w:color="auto"/>
            <w:bottom w:val="none" w:sz="0" w:space="0" w:color="auto"/>
            <w:right w:val="none" w:sz="0" w:space="0" w:color="auto"/>
          </w:divBdr>
        </w:div>
      </w:divsChild>
    </w:div>
    <w:div w:id="842429455">
      <w:bodyDiv w:val="1"/>
      <w:marLeft w:val="0"/>
      <w:marRight w:val="0"/>
      <w:marTop w:val="0"/>
      <w:marBottom w:val="0"/>
      <w:divBdr>
        <w:top w:val="none" w:sz="0" w:space="0" w:color="auto"/>
        <w:left w:val="none" w:sz="0" w:space="0" w:color="auto"/>
        <w:bottom w:val="none" w:sz="0" w:space="0" w:color="auto"/>
        <w:right w:val="none" w:sz="0" w:space="0" w:color="auto"/>
      </w:divBdr>
      <w:divsChild>
        <w:div w:id="62414953">
          <w:marLeft w:val="640"/>
          <w:marRight w:val="0"/>
          <w:marTop w:val="0"/>
          <w:marBottom w:val="0"/>
          <w:divBdr>
            <w:top w:val="none" w:sz="0" w:space="0" w:color="auto"/>
            <w:left w:val="none" w:sz="0" w:space="0" w:color="auto"/>
            <w:bottom w:val="none" w:sz="0" w:space="0" w:color="auto"/>
            <w:right w:val="none" w:sz="0" w:space="0" w:color="auto"/>
          </w:divBdr>
        </w:div>
        <w:div w:id="96993823">
          <w:marLeft w:val="640"/>
          <w:marRight w:val="0"/>
          <w:marTop w:val="0"/>
          <w:marBottom w:val="0"/>
          <w:divBdr>
            <w:top w:val="none" w:sz="0" w:space="0" w:color="auto"/>
            <w:left w:val="none" w:sz="0" w:space="0" w:color="auto"/>
            <w:bottom w:val="none" w:sz="0" w:space="0" w:color="auto"/>
            <w:right w:val="none" w:sz="0" w:space="0" w:color="auto"/>
          </w:divBdr>
        </w:div>
        <w:div w:id="120418147">
          <w:marLeft w:val="640"/>
          <w:marRight w:val="0"/>
          <w:marTop w:val="0"/>
          <w:marBottom w:val="0"/>
          <w:divBdr>
            <w:top w:val="none" w:sz="0" w:space="0" w:color="auto"/>
            <w:left w:val="none" w:sz="0" w:space="0" w:color="auto"/>
            <w:bottom w:val="none" w:sz="0" w:space="0" w:color="auto"/>
            <w:right w:val="none" w:sz="0" w:space="0" w:color="auto"/>
          </w:divBdr>
        </w:div>
        <w:div w:id="169872413">
          <w:marLeft w:val="640"/>
          <w:marRight w:val="0"/>
          <w:marTop w:val="0"/>
          <w:marBottom w:val="0"/>
          <w:divBdr>
            <w:top w:val="none" w:sz="0" w:space="0" w:color="auto"/>
            <w:left w:val="none" w:sz="0" w:space="0" w:color="auto"/>
            <w:bottom w:val="none" w:sz="0" w:space="0" w:color="auto"/>
            <w:right w:val="none" w:sz="0" w:space="0" w:color="auto"/>
          </w:divBdr>
        </w:div>
        <w:div w:id="186064059">
          <w:marLeft w:val="640"/>
          <w:marRight w:val="0"/>
          <w:marTop w:val="0"/>
          <w:marBottom w:val="0"/>
          <w:divBdr>
            <w:top w:val="none" w:sz="0" w:space="0" w:color="auto"/>
            <w:left w:val="none" w:sz="0" w:space="0" w:color="auto"/>
            <w:bottom w:val="none" w:sz="0" w:space="0" w:color="auto"/>
            <w:right w:val="none" w:sz="0" w:space="0" w:color="auto"/>
          </w:divBdr>
        </w:div>
        <w:div w:id="222063890">
          <w:marLeft w:val="640"/>
          <w:marRight w:val="0"/>
          <w:marTop w:val="0"/>
          <w:marBottom w:val="0"/>
          <w:divBdr>
            <w:top w:val="none" w:sz="0" w:space="0" w:color="auto"/>
            <w:left w:val="none" w:sz="0" w:space="0" w:color="auto"/>
            <w:bottom w:val="none" w:sz="0" w:space="0" w:color="auto"/>
            <w:right w:val="none" w:sz="0" w:space="0" w:color="auto"/>
          </w:divBdr>
        </w:div>
        <w:div w:id="225651085">
          <w:marLeft w:val="640"/>
          <w:marRight w:val="0"/>
          <w:marTop w:val="0"/>
          <w:marBottom w:val="0"/>
          <w:divBdr>
            <w:top w:val="none" w:sz="0" w:space="0" w:color="auto"/>
            <w:left w:val="none" w:sz="0" w:space="0" w:color="auto"/>
            <w:bottom w:val="none" w:sz="0" w:space="0" w:color="auto"/>
            <w:right w:val="none" w:sz="0" w:space="0" w:color="auto"/>
          </w:divBdr>
        </w:div>
        <w:div w:id="251361444">
          <w:marLeft w:val="640"/>
          <w:marRight w:val="0"/>
          <w:marTop w:val="0"/>
          <w:marBottom w:val="0"/>
          <w:divBdr>
            <w:top w:val="none" w:sz="0" w:space="0" w:color="auto"/>
            <w:left w:val="none" w:sz="0" w:space="0" w:color="auto"/>
            <w:bottom w:val="none" w:sz="0" w:space="0" w:color="auto"/>
            <w:right w:val="none" w:sz="0" w:space="0" w:color="auto"/>
          </w:divBdr>
        </w:div>
        <w:div w:id="255213847">
          <w:marLeft w:val="640"/>
          <w:marRight w:val="0"/>
          <w:marTop w:val="0"/>
          <w:marBottom w:val="0"/>
          <w:divBdr>
            <w:top w:val="none" w:sz="0" w:space="0" w:color="auto"/>
            <w:left w:val="none" w:sz="0" w:space="0" w:color="auto"/>
            <w:bottom w:val="none" w:sz="0" w:space="0" w:color="auto"/>
            <w:right w:val="none" w:sz="0" w:space="0" w:color="auto"/>
          </w:divBdr>
        </w:div>
        <w:div w:id="309217076">
          <w:marLeft w:val="640"/>
          <w:marRight w:val="0"/>
          <w:marTop w:val="0"/>
          <w:marBottom w:val="0"/>
          <w:divBdr>
            <w:top w:val="none" w:sz="0" w:space="0" w:color="auto"/>
            <w:left w:val="none" w:sz="0" w:space="0" w:color="auto"/>
            <w:bottom w:val="none" w:sz="0" w:space="0" w:color="auto"/>
            <w:right w:val="none" w:sz="0" w:space="0" w:color="auto"/>
          </w:divBdr>
        </w:div>
        <w:div w:id="329869121">
          <w:marLeft w:val="640"/>
          <w:marRight w:val="0"/>
          <w:marTop w:val="0"/>
          <w:marBottom w:val="0"/>
          <w:divBdr>
            <w:top w:val="none" w:sz="0" w:space="0" w:color="auto"/>
            <w:left w:val="none" w:sz="0" w:space="0" w:color="auto"/>
            <w:bottom w:val="none" w:sz="0" w:space="0" w:color="auto"/>
            <w:right w:val="none" w:sz="0" w:space="0" w:color="auto"/>
          </w:divBdr>
        </w:div>
        <w:div w:id="354574238">
          <w:marLeft w:val="640"/>
          <w:marRight w:val="0"/>
          <w:marTop w:val="0"/>
          <w:marBottom w:val="0"/>
          <w:divBdr>
            <w:top w:val="none" w:sz="0" w:space="0" w:color="auto"/>
            <w:left w:val="none" w:sz="0" w:space="0" w:color="auto"/>
            <w:bottom w:val="none" w:sz="0" w:space="0" w:color="auto"/>
            <w:right w:val="none" w:sz="0" w:space="0" w:color="auto"/>
          </w:divBdr>
        </w:div>
        <w:div w:id="360908017">
          <w:marLeft w:val="640"/>
          <w:marRight w:val="0"/>
          <w:marTop w:val="0"/>
          <w:marBottom w:val="0"/>
          <w:divBdr>
            <w:top w:val="none" w:sz="0" w:space="0" w:color="auto"/>
            <w:left w:val="none" w:sz="0" w:space="0" w:color="auto"/>
            <w:bottom w:val="none" w:sz="0" w:space="0" w:color="auto"/>
            <w:right w:val="none" w:sz="0" w:space="0" w:color="auto"/>
          </w:divBdr>
        </w:div>
        <w:div w:id="502160638">
          <w:marLeft w:val="640"/>
          <w:marRight w:val="0"/>
          <w:marTop w:val="0"/>
          <w:marBottom w:val="0"/>
          <w:divBdr>
            <w:top w:val="none" w:sz="0" w:space="0" w:color="auto"/>
            <w:left w:val="none" w:sz="0" w:space="0" w:color="auto"/>
            <w:bottom w:val="none" w:sz="0" w:space="0" w:color="auto"/>
            <w:right w:val="none" w:sz="0" w:space="0" w:color="auto"/>
          </w:divBdr>
        </w:div>
        <w:div w:id="588074870">
          <w:marLeft w:val="640"/>
          <w:marRight w:val="0"/>
          <w:marTop w:val="0"/>
          <w:marBottom w:val="0"/>
          <w:divBdr>
            <w:top w:val="none" w:sz="0" w:space="0" w:color="auto"/>
            <w:left w:val="none" w:sz="0" w:space="0" w:color="auto"/>
            <w:bottom w:val="none" w:sz="0" w:space="0" w:color="auto"/>
            <w:right w:val="none" w:sz="0" w:space="0" w:color="auto"/>
          </w:divBdr>
        </w:div>
        <w:div w:id="647134032">
          <w:marLeft w:val="640"/>
          <w:marRight w:val="0"/>
          <w:marTop w:val="0"/>
          <w:marBottom w:val="0"/>
          <w:divBdr>
            <w:top w:val="none" w:sz="0" w:space="0" w:color="auto"/>
            <w:left w:val="none" w:sz="0" w:space="0" w:color="auto"/>
            <w:bottom w:val="none" w:sz="0" w:space="0" w:color="auto"/>
            <w:right w:val="none" w:sz="0" w:space="0" w:color="auto"/>
          </w:divBdr>
        </w:div>
        <w:div w:id="733742029">
          <w:marLeft w:val="640"/>
          <w:marRight w:val="0"/>
          <w:marTop w:val="0"/>
          <w:marBottom w:val="0"/>
          <w:divBdr>
            <w:top w:val="none" w:sz="0" w:space="0" w:color="auto"/>
            <w:left w:val="none" w:sz="0" w:space="0" w:color="auto"/>
            <w:bottom w:val="none" w:sz="0" w:space="0" w:color="auto"/>
            <w:right w:val="none" w:sz="0" w:space="0" w:color="auto"/>
          </w:divBdr>
        </w:div>
        <w:div w:id="956713716">
          <w:marLeft w:val="640"/>
          <w:marRight w:val="0"/>
          <w:marTop w:val="0"/>
          <w:marBottom w:val="0"/>
          <w:divBdr>
            <w:top w:val="none" w:sz="0" w:space="0" w:color="auto"/>
            <w:left w:val="none" w:sz="0" w:space="0" w:color="auto"/>
            <w:bottom w:val="none" w:sz="0" w:space="0" w:color="auto"/>
            <w:right w:val="none" w:sz="0" w:space="0" w:color="auto"/>
          </w:divBdr>
        </w:div>
        <w:div w:id="996881213">
          <w:marLeft w:val="640"/>
          <w:marRight w:val="0"/>
          <w:marTop w:val="0"/>
          <w:marBottom w:val="0"/>
          <w:divBdr>
            <w:top w:val="none" w:sz="0" w:space="0" w:color="auto"/>
            <w:left w:val="none" w:sz="0" w:space="0" w:color="auto"/>
            <w:bottom w:val="none" w:sz="0" w:space="0" w:color="auto"/>
            <w:right w:val="none" w:sz="0" w:space="0" w:color="auto"/>
          </w:divBdr>
        </w:div>
        <w:div w:id="1011104033">
          <w:marLeft w:val="640"/>
          <w:marRight w:val="0"/>
          <w:marTop w:val="0"/>
          <w:marBottom w:val="0"/>
          <w:divBdr>
            <w:top w:val="none" w:sz="0" w:space="0" w:color="auto"/>
            <w:left w:val="none" w:sz="0" w:space="0" w:color="auto"/>
            <w:bottom w:val="none" w:sz="0" w:space="0" w:color="auto"/>
            <w:right w:val="none" w:sz="0" w:space="0" w:color="auto"/>
          </w:divBdr>
        </w:div>
        <w:div w:id="1021511317">
          <w:marLeft w:val="640"/>
          <w:marRight w:val="0"/>
          <w:marTop w:val="0"/>
          <w:marBottom w:val="0"/>
          <w:divBdr>
            <w:top w:val="none" w:sz="0" w:space="0" w:color="auto"/>
            <w:left w:val="none" w:sz="0" w:space="0" w:color="auto"/>
            <w:bottom w:val="none" w:sz="0" w:space="0" w:color="auto"/>
            <w:right w:val="none" w:sz="0" w:space="0" w:color="auto"/>
          </w:divBdr>
        </w:div>
        <w:div w:id="1029137373">
          <w:marLeft w:val="640"/>
          <w:marRight w:val="0"/>
          <w:marTop w:val="0"/>
          <w:marBottom w:val="0"/>
          <w:divBdr>
            <w:top w:val="none" w:sz="0" w:space="0" w:color="auto"/>
            <w:left w:val="none" w:sz="0" w:space="0" w:color="auto"/>
            <w:bottom w:val="none" w:sz="0" w:space="0" w:color="auto"/>
            <w:right w:val="none" w:sz="0" w:space="0" w:color="auto"/>
          </w:divBdr>
        </w:div>
        <w:div w:id="1049300441">
          <w:marLeft w:val="640"/>
          <w:marRight w:val="0"/>
          <w:marTop w:val="0"/>
          <w:marBottom w:val="0"/>
          <w:divBdr>
            <w:top w:val="none" w:sz="0" w:space="0" w:color="auto"/>
            <w:left w:val="none" w:sz="0" w:space="0" w:color="auto"/>
            <w:bottom w:val="none" w:sz="0" w:space="0" w:color="auto"/>
            <w:right w:val="none" w:sz="0" w:space="0" w:color="auto"/>
          </w:divBdr>
        </w:div>
        <w:div w:id="1108550125">
          <w:marLeft w:val="640"/>
          <w:marRight w:val="0"/>
          <w:marTop w:val="0"/>
          <w:marBottom w:val="0"/>
          <w:divBdr>
            <w:top w:val="none" w:sz="0" w:space="0" w:color="auto"/>
            <w:left w:val="none" w:sz="0" w:space="0" w:color="auto"/>
            <w:bottom w:val="none" w:sz="0" w:space="0" w:color="auto"/>
            <w:right w:val="none" w:sz="0" w:space="0" w:color="auto"/>
          </w:divBdr>
        </w:div>
        <w:div w:id="1119451039">
          <w:marLeft w:val="640"/>
          <w:marRight w:val="0"/>
          <w:marTop w:val="0"/>
          <w:marBottom w:val="0"/>
          <w:divBdr>
            <w:top w:val="none" w:sz="0" w:space="0" w:color="auto"/>
            <w:left w:val="none" w:sz="0" w:space="0" w:color="auto"/>
            <w:bottom w:val="none" w:sz="0" w:space="0" w:color="auto"/>
            <w:right w:val="none" w:sz="0" w:space="0" w:color="auto"/>
          </w:divBdr>
        </w:div>
        <w:div w:id="1214387426">
          <w:marLeft w:val="640"/>
          <w:marRight w:val="0"/>
          <w:marTop w:val="0"/>
          <w:marBottom w:val="0"/>
          <w:divBdr>
            <w:top w:val="none" w:sz="0" w:space="0" w:color="auto"/>
            <w:left w:val="none" w:sz="0" w:space="0" w:color="auto"/>
            <w:bottom w:val="none" w:sz="0" w:space="0" w:color="auto"/>
            <w:right w:val="none" w:sz="0" w:space="0" w:color="auto"/>
          </w:divBdr>
        </w:div>
        <w:div w:id="1246108234">
          <w:marLeft w:val="640"/>
          <w:marRight w:val="0"/>
          <w:marTop w:val="0"/>
          <w:marBottom w:val="0"/>
          <w:divBdr>
            <w:top w:val="none" w:sz="0" w:space="0" w:color="auto"/>
            <w:left w:val="none" w:sz="0" w:space="0" w:color="auto"/>
            <w:bottom w:val="none" w:sz="0" w:space="0" w:color="auto"/>
            <w:right w:val="none" w:sz="0" w:space="0" w:color="auto"/>
          </w:divBdr>
        </w:div>
        <w:div w:id="1253247044">
          <w:marLeft w:val="640"/>
          <w:marRight w:val="0"/>
          <w:marTop w:val="0"/>
          <w:marBottom w:val="0"/>
          <w:divBdr>
            <w:top w:val="none" w:sz="0" w:space="0" w:color="auto"/>
            <w:left w:val="none" w:sz="0" w:space="0" w:color="auto"/>
            <w:bottom w:val="none" w:sz="0" w:space="0" w:color="auto"/>
            <w:right w:val="none" w:sz="0" w:space="0" w:color="auto"/>
          </w:divBdr>
        </w:div>
        <w:div w:id="1349215198">
          <w:marLeft w:val="640"/>
          <w:marRight w:val="0"/>
          <w:marTop w:val="0"/>
          <w:marBottom w:val="0"/>
          <w:divBdr>
            <w:top w:val="none" w:sz="0" w:space="0" w:color="auto"/>
            <w:left w:val="none" w:sz="0" w:space="0" w:color="auto"/>
            <w:bottom w:val="none" w:sz="0" w:space="0" w:color="auto"/>
            <w:right w:val="none" w:sz="0" w:space="0" w:color="auto"/>
          </w:divBdr>
        </w:div>
        <w:div w:id="1440639894">
          <w:marLeft w:val="640"/>
          <w:marRight w:val="0"/>
          <w:marTop w:val="0"/>
          <w:marBottom w:val="0"/>
          <w:divBdr>
            <w:top w:val="none" w:sz="0" w:space="0" w:color="auto"/>
            <w:left w:val="none" w:sz="0" w:space="0" w:color="auto"/>
            <w:bottom w:val="none" w:sz="0" w:space="0" w:color="auto"/>
            <w:right w:val="none" w:sz="0" w:space="0" w:color="auto"/>
          </w:divBdr>
        </w:div>
        <w:div w:id="1442069315">
          <w:marLeft w:val="640"/>
          <w:marRight w:val="0"/>
          <w:marTop w:val="0"/>
          <w:marBottom w:val="0"/>
          <w:divBdr>
            <w:top w:val="none" w:sz="0" w:space="0" w:color="auto"/>
            <w:left w:val="none" w:sz="0" w:space="0" w:color="auto"/>
            <w:bottom w:val="none" w:sz="0" w:space="0" w:color="auto"/>
            <w:right w:val="none" w:sz="0" w:space="0" w:color="auto"/>
          </w:divBdr>
        </w:div>
        <w:div w:id="1478838324">
          <w:marLeft w:val="640"/>
          <w:marRight w:val="0"/>
          <w:marTop w:val="0"/>
          <w:marBottom w:val="0"/>
          <w:divBdr>
            <w:top w:val="none" w:sz="0" w:space="0" w:color="auto"/>
            <w:left w:val="none" w:sz="0" w:space="0" w:color="auto"/>
            <w:bottom w:val="none" w:sz="0" w:space="0" w:color="auto"/>
            <w:right w:val="none" w:sz="0" w:space="0" w:color="auto"/>
          </w:divBdr>
        </w:div>
        <w:div w:id="1513302107">
          <w:marLeft w:val="640"/>
          <w:marRight w:val="0"/>
          <w:marTop w:val="0"/>
          <w:marBottom w:val="0"/>
          <w:divBdr>
            <w:top w:val="none" w:sz="0" w:space="0" w:color="auto"/>
            <w:left w:val="none" w:sz="0" w:space="0" w:color="auto"/>
            <w:bottom w:val="none" w:sz="0" w:space="0" w:color="auto"/>
            <w:right w:val="none" w:sz="0" w:space="0" w:color="auto"/>
          </w:divBdr>
        </w:div>
        <w:div w:id="1555508911">
          <w:marLeft w:val="640"/>
          <w:marRight w:val="0"/>
          <w:marTop w:val="0"/>
          <w:marBottom w:val="0"/>
          <w:divBdr>
            <w:top w:val="none" w:sz="0" w:space="0" w:color="auto"/>
            <w:left w:val="none" w:sz="0" w:space="0" w:color="auto"/>
            <w:bottom w:val="none" w:sz="0" w:space="0" w:color="auto"/>
            <w:right w:val="none" w:sz="0" w:space="0" w:color="auto"/>
          </w:divBdr>
        </w:div>
        <w:div w:id="1573005114">
          <w:marLeft w:val="640"/>
          <w:marRight w:val="0"/>
          <w:marTop w:val="0"/>
          <w:marBottom w:val="0"/>
          <w:divBdr>
            <w:top w:val="none" w:sz="0" w:space="0" w:color="auto"/>
            <w:left w:val="none" w:sz="0" w:space="0" w:color="auto"/>
            <w:bottom w:val="none" w:sz="0" w:space="0" w:color="auto"/>
            <w:right w:val="none" w:sz="0" w:space="0" w:color="auto"/>
          </w:divBdr>
        </w:div>
        <w:div w:id="1573198019">
          <w:marLeft w:val="640"/>
          <w:marRight w:val="0"/>
          <w:marTop w:val="0"/>
          <w:marBottom w:val="0"/>
          <w:divBdr>
            <w:top w:val="none" w:sz="0" w:space="0" w:color="auto"/>
            <w:left w:val="none" w:sz="0" w:space="0" w:color="auto"/>
            <w:bottom w:val="none" w:sz="0" w:space="0" w:color="auto"/>
            <w:right w:val="none" w:sz="0" w:space="0" w:color="auto"/>
          </w:divBdr>
        </w:div>
        <w:div w:id="1614358058">
          <w:marLeft w:val="640"/>
          <w:marRight w:val="0"/>
          <w:marTop w:val="0"/>
          <w:marBottom w:val="0"/>
          <w:divBdr>
            <w:top w:val="none" w:sz="0" w:space="0" w:color="auto"/>
            <w:left w:val="none" w:sz="0" w:space="0" w:color="auto"/>
            <w:bottom w:val="none" w:sz="0" w:space="0" w:color="auto"/>
            <w:right w:val="none" w:sz="0" w:space="0" w:color="auto"/>
          </w:divBdr>
        </w:div>
        <w:div w:id="1646423961">
          <w:marLeft w:val="640"/>
          <w:marRight w:val="0"/>
          <w:marTop w:val="0"/>
          <w:marBottom w:val="0"/>
          <w:divBdr>
            <w:top w:val="none" w:sz="0" w:space="0" w:color="auto"/>
            <w:left w:val="none" w:sz="0" w:space="0" w:color="auto"/>
            <w:bottom w:val="none" w:sz="0" w:space="0" w:color="auto"/>
            <w:right w:val="none" w:sz="0" w:space="0" w:color="auto"/>
          </w:divBdr>
        </w:div>
        <w:div w:id="1672751448">
          <w:marLeft w:val="640"/>
          <w:marRight w:val="0"/>
          <w:marTop w:val="0"/>
          <w:marBottom w:val="0"/>
          <w:divBdr>
            <w:top w:val="none" w:sz="0" w:space="0" w:color="auto"/>
            <w:left w:val="none" w:sz="0" w:space="0" w:color="auto"/>
            <w:bottom w:val="none" w:sz="0" w:space="0" w:color="auto"/>
            <w:right w:val="none" w:sz="0" w:space="0" w:color="auto"/>
          </w:divBdr>
        </w:div>
        <w:div w:id="1682776767">
          <w:marLeft w:val="640"/>
          <w:marRight w:val="0"/>
          <w:marTop w:val="0"/>
          <w:marBottom w:val="0"/>
          <w:divBdr>
            <w:top w:val="none" w:sz="0" w:space="0" w:color="auto"/>
            <w:left w:val="none" w:sz="0" w:space="0" w:color="auto"/>
            <w:bottom w:val="none" w:sz="0" w:space="0" w:color="auto"/>
            <w:right w:val="none" w:sz="0" w:space="0" w:color="auto"/>
          </w:divBdr>
        </w:div>
        <w:div w:id="1772121372">
          <w:marLeft w:val="640"/>
          <w:marRight w:val="0"/>
          <w:marTop w:val="0"/>
          <w:marBottom w:val="0"/>
          <w:divBdr>
            <w:top w:val="none" w:sz="0" w:space="0" w:color="auto"/>
            <w:left w:val="none" w:sz="0" w:space="0" w:color="auto"/>
            <w:bottom w:val="none" w:sz="0" w:space="0" w:color="auto"/>
            <w:right w:val="none" w:sz="0" w:space="0" w:color="auto"/>
          </w:divBdr>
        </w:div>
        <w:div w:id="1893154598">
          <w:marLeft w:val="640"/>
          <w:marRight w:val="0"/>
          <w:marTop w:val="0"/>
          <w:marBottom w:val="0"/>
          <w:divBdr>
            <w:top w:val="none" w:sz="0" w:space="0" w:color="auto"/>
            <w:left w:val="none" w:sz="0" w:space="0" w:color="auto"/>
            <w:bottom w:val="none" w:sz="0" w:space="0" w:color="auto"/>
            <w:right w:val="none" w:sz="0" w:space="0" w:color="auto"/>
          </w:divBdr>
        </w:div>
        <w:div w:id="1961494254">
          <w:marLeft w:val="640"/>
          <w:marRight w:val="0"/>
          <w:marTop w:val="0"/>
          <w:marBottom w:val="0"/>
          <w:divBdr>
            <w:top w:val="none" w:sz="0" w:space="0" w:color="auto"/>
            <w:left w:val="none" w:sz="0" w:space="0" w:color="auto"/>
            <w:bottom w:val="none" w:sz="0" w:space="0" w:color="auto"/>
            <w:right w:val="none" w:sz="0" w:space="0" w:color="auto"/>
          </w:divBdr>
        </w:div>
        <w:div w:id="2018800876">
          <w:marLeft w:val="640"/>
          <w:marRight w:val="0"/>
          <w:marTop w:val="0"/>
          <w:marBottom w:val="0"/>
          <w:divBdr>
            <w:top w:val="none" w:sz="0" w:space="0" w:color="auto"/>
            <w:left w:val="none" w:sz="0" w:space="0" w:color="auto"/>
            <w:bottom w:val="none" w:sz="0" w:space="0" w:color="auto"/>
            <w:right w:val="none" w:sz="0" w:space="0" w:color="auto"/>
          </w:divBdr>
        </w:div>
        <w:div w:id="2044477670">
          <w:marLeft w:val="640"/>
          <w:marRight w:val="0"/>
          <w:marTop w:val="0"/>
          <w:marBottom w:val="0"/>
          <w:divBdr>
            <w:top w:val="none" w:sz="0" w:space="0" w:color="auto"/>
            <w:left w:val="none" w:sz="0" w:space="0" w:color="auto"/>
            <w:bottom w:val="none" w:sz="0" w:space="0" w:color="auto"/>
            <w:right w:val="none" w:sz="0" w:space="0" w:color="auto"/>
          </w:divBdr>
        </w:div>
        <w:div w:id="2112821463">
          <w:marLeft w:val="640"/>
          <w:marRight w:val="0"/>
          <w:marTop w:val="0"/>
          <w:marBottom w:val="0"/>
          <w:divBdr>
            <w:top w:val="none" w:sz="0" w:space="0" w:color="auto"/>
            <w:left w:val="none" w:sz="0" w:space="0" w:color="auto"/>
            <w:bottom w:val="none" w:sz="0" w:space="0" w:color="auto"/>
            <w:right w:val="none" w:sz="0" w:space="0" w:color="auto"/>
          </w:divBdr>
        </w:div>
      </w:divsChild>
    </w:div>
    <w:div w:id="847601110">
      <w:bodyDiv w:val="1"/>
      <w:marLeft w:val="0"/>
      <w:marRight w:val="0"/>
      <w:marTop w:val="0"/>
      <w:marBottom w:val="0"/>
      <w:divBdr>
        <w:top w:val="none" w:sz="0" w:space="0" w:color="auto"/>
        <w:left w:val="none" w:sz="0" w:space="0" w:color="auto"/>
        <w:bottom w:val="none" w:sz="0" w:space="0" w:color="auto"/>
        <w:right w:val="none" w:sz="0" w:space="0" w:color="auto"/>
      </w:divBdr>
      <w:divsChild>
        <w:div w:id="18242464">
          <w:marLeft w:val="640"/>
          <w:marRight w:val="0"/>
          <w:marTop w:val="0"/>
          <w:marBottom w:val="0"/>
          <w:divBdr>
            <w:top w:val="none" w:sz="0" w:space="0" w:color="auto"/>
            <w:left w:val="none" w:sz="0" w:space="0" w:color="auto"/>
            <w:bottom w:val="none" w:sz="0" w:space="0" w:color="auto"/>
            <w:right w:val="none" w:sz="0" w:space="0" w:color="auto"/>
          </w:divBdr>
        </w:div>
        <w:div w:id="39062638">
          <w:marLeft w:val="640"/>
          <w:marRight w:val="0"/>
          <w:marTop w:val="0"/>
          <w:marBottom w:val="0"/>
          <w:divBdr>
            <w:top w:val="none" w:sz="0" w:space="0" w:color="auto"/>
            <w:left w:val="none" w:sz="0" w:space="0" w:color="auto"/>
            <w:bottom w:val="none" w:sz="0" w:space="0" w:color="auto"/>
            <w:right w:val="none" w:sz="0" w:space="0" w:color="auto"/>
          </w:divBdr>
        </w:div>
        <w:div w:id="91710417">
          <w:marLeft w:val="640"/>
          <w:marRight w:val="0"/>
          <w:marTop w:val="0"/>
          <w:marBottom w:val="0"/>
          <w:divBdr>
            <w:top w:val="none" w:sz="0" w:space="0" w:color="auto"/>
            <w:left w:val="none" w:sz="0" w:space="0" w:color="auto"/>
            <w:bottom w:val="none" w:sz="0" w:space="0" w:color="auto"/>
            <w:right w:val="none" w:sz="0" w:space="0" w:color="auto"/>
          </w:divBdr>
        </w:div>
        <w:div w:id="157230139">
          <w:marLeft w:val="640"/>
          <w:marRight w:val="0"/>
          <w:marTop w:val="0"/>
          <w:marBottom w:val="0"/>
          <w:divBdr>
            <w:top w:val="none" w:sz="0" w:space="0" w:color="auto"/>
            <w:left w:val="none" w:sz="0" w:space="0" w:color="auto"/>
            <w:bottom w:val="none" w:sz="0" w:space="0" w:color="auto"/>
            <w:right w:val="none" w:sz="0" w:space="0" w:color="auto"/>
          </w:divBdr>
        </w:div>
        <w:div w:id="242641312">
          <w:marLeft w:val="640"/>
          <w:marRight w:val="0"/>
          <w:marTop w:val="0"/>
          <w:marBottom w:val="0"/>
          <w:divBdr>
            <w:top w:val="none" w:sz="0" w:space="0" w:color="auto"/>
            <w:left w:val="none" w:sz="0" w:space="0" w:color="auto"/>
            <w:bottom w:val="none" w:sz="0" w:space="0" w:color="auto"/>
            <w:right w:val="none" w:sz="0" w:space="0" w:color="auto"/>
          </w:divBdr>
        </w:div>
        <w:div w:id="266158413">
          <w:marLeft w:val="640"/>
          <w:marRight w:val="0"/>
          <w:marTop w:val="0"/>
          <w:marBottom w:val="0"/>
          <w:divBdr>
            <w:top w:val="none" w:sz="0" w:space="0" w:color="auto"/>
            <w:left w:val="none" w:sz="0" w:space="0" w:color="auto"/>
            <w:bottom w:val="none" w:sz="0" w:space="0" w:color="auto"/>
            <w:right w:val="none" w:sz="0" w:space="0" w:color="auto"/>
          </w:divBdr>
        </w:div>
        <w:div w:id="286738673">
          <w:marLeft w:val="640"/>
          <w:marRight w:val="0"/>
          <w:marTop w:val="0"/>
          <w:marBottom w:val="0"/>
          <w:divBdr>
            <w:top w:val="none" w:sz="0" w:space="0" w:color="auto"/>
            <w:left w:val="none" w:sz="0" w:space="0" w:color="auto"/>
            <w:bottom w:val="none" w:sz="0" w:space="0" w:color="auto"/>
            <w:right w:val="none" w:sz="0" w:space="0" w:color="auto"/>
          </w:divBdr>
        </w:div>
        <w:div w:id="289014840">
          <w:marLeft w:val="640"/>
          <w:marRight w:val="0"/>
          <w:marTop w:val="0"/>
          <w:marBottom w:val="0"/>
          <w:divBdr>
            <w:top w:val="none" w:sz="0" w:space="0" w:color="auto"/>
            <w:left w:val="none" w:sz="0" w:space="0" w:color="auto"/>
            <w:bottom w:val="none" w:sz="0" w:space="0" w:color="auto"/>
            <w:right w:val="none" w:sz="0" w:space="0" w:color="auto"/>
          </w:divBdr>
        </w:div>
        <w:div w:id="321127657">
          <w:marLeft w:val="640"/>
          <w:marRight w:val="0"/>
          <w:marTop w:val="0"/>
          <w:marBottom w:val="0"/>
          <w:divBdr>
            <w:top w:val="none" w:sz="0" w:space="0" w:color="auto"/>
            <w:left w:val="none" w:sz="0" w:space="0" w:color="auto"/>
            <w:bottom w:val="none" w:sz="0" w:space="0" w:color="auto"/>
            <w:right w:val="none" w:sz="0" w:space="0" w:color="auto"/>
          </w:divBdr>
        </w:div>
        <w:div w:id="383453537">
          <w:marLeft w:val="640"/>
          <w:marRight w:val="0"/>
          <w:marTop w:val="0"/>
          <w:marBottom w:val="0"/>
          <w:divBdr>
            <w:top w:val="none" w:sz="0" w:space="0" w:color="auto"/>
            <w:left w:val="none" w:sz="0" w:space="0" w:color="auto"/>
            <w:bottom w:val="none" w:sz="0" w:space="0" w:color="auto"/>
            <w:right w:val="none" w:sz="0" w:space="0" w:color="auto"/>
          </w:divBdr>
        </w:div>
        <w:div w:id="388456501">
          <w:marLeft w:val="640"/>
          <w:marRight w:val="0"/>
          <w:marTop w:val="0"/>
          <w:marBottom w:val="0"/>
          <w:divBdr>
            <w:top w:val="none" w:sz="0" w:space="0" w:color="auto"/>
            <w:left w:val="none" w:sz="0" w:space="0" w:color="auto"/>
            <w:bottom w:val="none" w:sz="0" w:space="0" w:color="auto"/>
            <w:right w:val="none" w:sz="0" w:space="0" w:color="auto"/>
          </w:divBdr>
        </w:div>
        <w:div w:id="485362949">
          <w:marLeft w:val="640"/>
          <w:marRight w:val="0"/>
          <w:marTop w:val="0"/>
          <w:marBottom w:val="0"/>
          <w:divBdr>
            <w:top w:val="none" w:sz="0" w:space="0" w:color="auto"/>
            <w:left w:val="none" w:sz="0" w:space="0" w:color="auto"/>
            <w:bottom w:val="none" w:sz="0" w:space="0" w:color="auto"/>
            <w:right w:val="none" w:sz="0" w:space="0" w:color="auto"/>
          </w:divBdr>
        </w:div>
        <w:div w:id="595789766">
          <w:marLeft w:val="640"/>
          <w:marRight w:val="0"/>
          <w:marTop w:val="0"/>
          <w:marBottom w:val="0"/>
          <w:divBdr>
            <w:top w:val="none" w:sz="0" w:space="0" w:color="auto"/>
            <w:left w:val="none" w:sz="0" w:space="0" w:color="auto"/>
            <w:bottom w:val="none" w:sz="0" w:space="0" w:color="auto"/>
            <w:right w:val="none" w:sz="0" w:space="0" w:color="auto"/>
          </w:divBdr>
        </w:div>
        <w:div w:id="650251309">
          <w:marLeft w:val="640"/>
          <w:marRight w:val="0"/>
          <w:marTop w:val="0"/>
          <w:marBottom w:val="0"/>
          <w:divBdr>
            <w:top w:val="none" w:sz="0" w:space="0" w:color="auto"/>
            <w:left w:val="none" w:sz="0" w:space="0" w:color="auto"/>
            <w:bottom w:val="none" w:sz="0" w:space="0" w:color="auto"/>
            <w:right w:val="none" w:sz="0" w:space="0" w:color="auto"/>
          </w:divBdr>
        </w:div>
        <w:div w:id="952828371">
          <w:marLeft w:val="640"/>
          <w:marRight w:val="0"/>
          <w:marTop w:val="0"/>
          <w:marBottom w:val="0"/>
          <w:divBdr>
            <w:top w:val="none" w:sz="0" w:space="0" w:color="auto"/>
            <w:left w:val="none" w:sz="0" w:space="0" w:color="auto"/>
            <w:bottom w:val="none" w:sz="0" w:space="0" w:color="auto"/>
            <w:right w:val="none" w:sz="0" w:space="0" w:color="auto"/>
          </w:divBdr>
        </w:div>
        <w:div w:id="1049646992">
          <w:marLeft w:val="640"/>
          <w:marRight w:val="0"/>
          <w:marTop w:val="0"/>
          <w:marBottom w:val="0"/>
          <w:divBdr>
            <w:top w:val="none" w:sz="0" w:space="0" w:color="auto"/>
            <w:left w:val="none" w:sz="0" w:space="0" w:color="auto"/>
            <w:bottom w:val="none" w:sz="0" w:space="0" w:color="auto"/>
            <w:right w:val="none" w:sz="0" w:space="0" w:color="auto"/>
          </w:divBdr>
        </w:div>
        <w:div w:id="1093434905">
          <w:marLeft w:val="640"/>
          <w:marRight w:val="0"/>
          <w:marTop w:val="0"/>
          <w:marBottom w:val="0"/>
          <w:divBdr>
            <w:top w:val="none" w:sz="0" w:space="0" w:color="auto"/>
            <w:left w:val="none" w:sz="0" w:space="0" w:color="auto"/>
            <w:bottom w:val="none" w:sz="0" w:space="0" w:color="auto"/>
            <w:right w:val="none" w:sz="0" w:space="0" w:color="auto"/>
          </w:divBdr>
        </w:div>
        <w:div w:id="1170605842">
          <w:marLeft w:val="640"/>
          <w:marRight w:val="0"/>
          <w:marTop w:val="0"/>
          <w:marBottom w:val="0"/>
          <w:divBdr>
            <w:top w:val="none" w:sz="0" w:space="0" w:color="auto"/>
            <w:left w:val="none" w:sz="0" w:space="0" w:color="auto"/>
            <w:bottom w:val="none" w:sz="0" w:space="0" w:color="auto"/>
            <w:right w:val="none" w:sz="0" w:space="0" w:color="auto"/>
          </w:divBdr>
        </w:div>
        <w:div w:id="1196964096">
          <w:marLeft w:val="640"/>
          <w:marRight w:val="0"/>
          <w:marTop w:val="0"/>
          <w:marBottom w:val="0"/>
          <w:divBdr>
            <w:top w:val="none" w:sz="0" w:space="0" w:color="auto"/>
            <w:left w:val="none" w:sz="0" w:space="0" w:color="auto"/>
            <w:bottom w:val="none" w:sz="0" w:space="0" w:color="auto"/>
            <w:right w:val="none" w:sz="0" w:space="0" w:color="auto"/>
          </w:divBdr>
        </w:div>
        <w:div w:id="1211696462">
          <w:marLeft w:val="640"/>
          <w:marRight w:val="0"/>
          <w:marTop w:val="0"/>
          <w:marBottom w:val="0"/>
          <w:divBdr>
            <w:top w:val="none" w:sz="0" w:space="0" w:color="auto"/>
            <w:left w:val="none" w:sz="0" w:space="0" w:color="auto"/>
            <w:bottom w:val="none" w:sz="0" w:space="0" w:color="auto"/>
            <w:right w:val="none" w:sz="0" w:space="0" w:color="auto"/>
          </w:divBdr>
        </w:div>
        <w:div w:id="1245646891">
          <w:marLeft w:val="640"/>
          <w:marRight w:val="0"/>
          <w:marTop w:val="0"/>
          <w:marBottom w:val="0"/>
          <w:divBdr>
            <w:top w:val="none" w:sz="0" w:space="0" w:color="auto"/>
            <w:left w:val="none" w:sz="0" w:space="0" w:color="auto"/>
            <w:bottom w:val="none" w:sz="0" w:space="0" w:color="auto"/>
            <w:right w:val="none" w:sz="0" w:space="0" w:color="auto"/>
          </w:divBdr>
        </w:div>
        <w:div w:id="1314527944">
          <w:marLeft w:val="640"/>
          <w:marRight w:val="0"/>
          <w:marTop w:val="0"/>
          <w:marBottom w:val="0"/>
          <w:divBdr>
            <w:top w:val="none" w:sz="0" w:space="0" w:color="auto"/>
            <w:left w:val="none" w:sz="0" w:space="0" w:color="auto"/>
            <w:bottom w:val="none" w:sz="0" w:space="0" w:color="auto"/>
            <w:right w:val="none" w:sz="0" w:space="0" w:color="auto"/>
          </w:divBdr>
        </w:div>
        <w:div w:id="1358432201">
          <w:marLeft w:val="640"/>
          <w:marRight w:val="0"/>
          <w:marTop w:val="0"/>
          <w:marBottom w:val="0"/>
          <w:divBdr>
            <w:top w:val="none" w:sz="0" w:space="0" w:color="auto"/>
            <w:left w:val="none" w:sz="0" w:space="0" w:color="auto"/>
            <w:bottom w:val="none" w:sz="0" w:space="0" w:color="auto"/>
            <w:right w:val="none" w:sz="0" w:space="0" w:color="auto"/>
          </w:divBdr>
        </w:div>
        <w:div w:id="1524635305">
          <w:marLeft w:val="640"/>
          <w:marRight w:val="0"/>
          <w:marTop w:val="0"/>
          <w:marBottom w:val="0"/>
          <w:divBdr>
            <w:top w:val="none" w:sz="0" w:space="0" w:color="auto"/>
            <w:left w:val="none" w:sz="0" w:space="0" w:color="auto"/>
            <w:bottom w:val="none" w:sz="0" w:space="0" w:color="auto"/>
            <w:right w:val="none" w:sz="0" w:space="0" w:color="auto"/>
          </w:divBdr>
        </w:div>
        <w:div w:id="1574702079">
          <w:marLeft w:val="640"/>
          <w:marRight w:val="0"/>
          <w:marTop w:val="0"/>
          <w:marBottom w:val="0"/>
          <w:divBdr>
            <w:top w:val="none" w:sz="0" w:space="0" w:color="auto"/>
            <w:left w:val="none" w:sz="0" w:space="0" w:color="auto"/>
            <w:bottom w:val="none" w:sz="0" w:space="0" w:color="auto"/>
            <w:right w:val="none" w:sz="0" w:space="0" w:color="auto"/>
          </w:divBdr>
        </w:div>
        <w:div w:id="1634365249">
          <w:marLeft w:val="640"/>
          <w:marRight w:val="0"/>
          <w:marTop w:val="0"/>
          <w:marBottom w:val="0"/>
          <w:divBdr>
            <w:top w:val="none" w:sz="0" w:space="0" w:color="auto"/>
            <w:left w:val="none" w:sz="0" w:space="0" w:color="auto"/>
            <w:bottom w:val="none" w:sz="0" w:space="0" w:color="auto"/>
            <w:right w:val="none" w:sz="0" w:space="0" w:color="auto"/>
          </w:divBdr>
        </w:div>
        <w:div w:id="1634796587">
          <w:marLeft w:val="640"/>
          <w:marRight w:val="0"/>
          <w:marTop w:val="0"/>
          <w:marBottom w:val="0"/>
          <w:divBdr>
            <w:top w:val="none" w:sz="0" w:space="0" w:color="auto"/>
            <w:left w:val="none" w:sz="0" w:space="0" w:color="auto"/>
            <w:bottom w:val="none" w:sz="0" w:space="0" w:color="auto"/>
            <w:right w:val="none" w:sz="0" w:space="0" w:color="auto"/>
          </w:divBdr>
        </w:div>
        <w:div w:id="1654872901">
          <w:marLeft w:val="640"/>
          <w:marRight w:val="0"/>
          <w:marTop w:val="0"/>
          <w:marBottom w:val="0"/>
          <w:divBdr>
            <w:top w:val="none" w:sz="0" w:space="0" w:color="auto"/>
            <w:left w:val="none" w:sz="0" w:space="0" w:color="auto"/>
            <w:bottom w:val="none" w:sz="0" w:space="0" w:color="auto"/>
            <w:right w:val="none" w:sz="0" w:space="0" w:color="auto"/>
          </w:divBdr>
        </w:div>
        <w:div w:id="1664622105">
          <w:marLeft w:val="640"/>
          <w:marRight w:val="0"/>
          <w:marTop w:val="0"/>
          <w:marBottom w:val="0"/>
          <w:divBdr>
            <w:top w:val="none" w:sz="0" w:space="0" w:color="auto"/>
            <w:left w:val="none" w:sz="0" w:space="0" w:color="auto"/>
            <w:bottom w:val="none" w:sz="0" w:space="0" w:color="auto"/>
            <w:right w:val="none" w:sz="0" w:space="0" w:color="auto"/>
          </w:divBdr>
        </w:div>
        <w:div w:id="1695770800">
          <w:marLeft w:val="640"/>
          <w:marRight w:val="0"/>
          <w:marTop w:val="0"/>
          <w:marBottom w:val="0"/>
          <w:divBdr>
            <w:top w:val="none" w:sz="0" w:space="0" w:color="auto"/>
            <w:left w:val="none" w:sz="0" w:space="0" w:color="auto"/>
            <w:bottom w:val="none" w:sz="0" w:space="0" w:color="auto"/>
            <w:right w:val="none" w:sz="0" w:space="0" w:color="auto"/>
          </w:divBdr>
        </w:div>
        <w:div w:id="1721594538">
          <w:marLeft w:val="640"/>
          <w:marRight w:val="0"/>
          <w:marTop w:val="0"/>
          <w:marBottom w:val="0"/>
          <w:divBdr>
            <w:top w:val="none" w:sz="0" w:space="0" w:color="auto"/>
            <w:left w:val="none" w:sz="0" w:space="0" w:color="auto"/>
            <w:bottom w:val="none" w:sz="0" w:space="0" w:color="auto"/>
            <w:right w:val="none" w:sz="0" w:space="0" w:color="auto"/>
          </w:divBdr>
        </w:div>
        <w:div w:id="1760828348">
          <w:marLeft w:val="640"/>
          <w:marRight w:val="0"/>
          <w:marTop w:val="0"/>
          <w:marBottom w:val="0"/>
          <w:divBdr>
            <w:top w:val="none" w:sz="0" w:space="0" w:color="auto"/>
            <w:left w:val="none" w:sz="0" w:space="0" w:color="auto"/>
            <w:bottom w:val="none" w:sz="0" w:space="0" w:color="auto"/>
            <w:right w:val="none" w:sz="0" w:space="0" w:color="auto"/>
          </w:divBdr>
        </w:div>
        <w:div w:id="1864123682">
          <w:marLeft w:val="640"/>
          <w:marRight w:val="0"/>
          <w:marTop w:val="0"/>
          <w:marBottom w:val="0"/>
          <w:divBdr>
            <w:top w:val="none" w:sz="0" w:space="0" w:color="auto"/>
            <w:left w:val="none" w:sz="0" w:space="0" w:color="auto"/>
            <w:bottom w:val="none" w:sz="0" w:space="0" w:color="auto"/>
            <w:right w:val="none" w:sz="0" w:space="0" w:color="auto"/>
          </w:divBdr>
        </w:div>
        <w:div w:id="1907380304">
          <w:marLeft w:val="640"/>
          <w:marRight w:val="0"/>
          <w:marTop w:val="0"/>
          <w:marBottom w:val="0"/>
          <w:divBdr>
            <w:top w:val="none" w:sz="0" w:space="0" w:color="auto"/>
            <w:left w:val="none" w:sz="0" w:space="0" w:color="auto"/>
            <w:bottom w:val="none" w:sz="0" w:space="0" w:color="auto"/>
            <w:right w:val="none" w:sz="0" w:space="0" w:color="auto"/>
          </w:divBdr>
        </w:div>
        <w:div w:id="1934779898">
          <w:marLeft w:val="640"/>
          <w:marRight w:val="0"/>
          <w:marTop w:val="0"/>
          <w:marBottom w:val="0"/>
          <w:divBdr>
            <w:top w:val="none" w:sz="0" w:space="0" w:color="auto"/>
            <w:left w:val="none" w:sz="0" w:space="0" w:color="auto"/>
            <w:bottom w:val="none" w:sz="0" w:space="0" w:color="auto"/>
            <w:right w:val="none" w:sz="0" w:space="0" w:color="auto"/>
          </w:divBdr>
        </w:div>
        <w:div w:id="2014840899">
          <w:marLeft w:val="640"/>
          <w:marRight w:val="0"/>
          <w:marTop w:val="0"/>
          <w:marBottom w:val="0"/>
          <w:divBdr>
            <w:top w:val="none" w:sz="0" w:space="0" w:color="auto"/>
            <w:left w:val="none" w:sz="0" w:space="0" w:color="auto"/>
            <w:bottom w:val="none" w:sz="0" w:space="0" w:color="auto"/>
            <w:right w:val="none" w:sz="0" w:space="0" w:color="auto"/>
          </w:divBdr>
        </w:div>
        <w:div w:id="2068185604">
          <w:marLeft w:val="640"/>
          <w:marRight w:val="0"/>
          <w:marTop w:val="0"/>
          <w:marBottom w:val="0"/>
          <w:divBdr>
            <w:top w:val="none" w:sz="0" w:space="0" w:color="auto"/>
            <w:left w:val="none" w:sz="0" w:space="0" w:color="auto"/>
            <w:bottom w:val="none" w:sz="0" w:space="0" w:color="auto"/>
            <w:right w:val="none" w:sz="0" w:space="0" w:color="auto"/>
          </w:divBdr>
        </w:div>
        <w:div w:id="2072577229">
          <w:marLeft w:val="640"/>
          <w:marRight w:val="0"/>
          <w:marTop w:val="0"/>
          <w:marBottom w:val="0"/>
          <w:divBdr>
            <w:top w:val="none" w:sz="0" w:space="0" w:color="auto"/>
            <w:left w:val="none" w:sz="0" w:space="0" w:color="auto"/>
            <w:bottom w:val="none" w:sz="0" w:space="0" w:color="auto"/>
            <w:right w:val="none" w:sz="0" w:space="0" w:color="auto"/>
          </w:divBdr>
        </w:div>
        <w:div w:id="2126806805">
          <w:marLeft w:val="640"/>
          <w:marRight w:val="0"/>
          <w:marTop w:val="0"/>
          <w:marBottom w:val="0"/>
          <w:divBdr>
            <w:top w:val="none" w:sz="0" w:space="0" w:color="auto"/>
            <w:left w:val="none" w:sz="0" w:space="0" w:color="auto"/>
            <w:bottom w:val="none" w:sz="0" w:space="0" w:color="auto"/>
            <w:right w:val="none" w:sz="0" w:space="0" w:color="auto"/>
          </w:divBdr>
        </w:div>
        <w:div w:id="2145615662">
          <w:marLeft w:val="640"/>
          <w:marRight w:val="0"/>
          <w:marTop w:val="0"/>
          <w:marBottom w:val="0"/>
          <w:divBdr>
            <w:top w:val="none" w:sz="0" w:space="0" w:color="auto"/>
            <w:left w:val="none" w:sz="0" w:space="0" w:color="auto"/>
            <w:bottom w:val="none" w:sz="0" w:space="0" w:color="auto"/>
            <w:right w:val="none" w:sz="0" w:space="0" w:color="auto"/>
          </w:divBdr>
        </w:div>
      </w:divsChild>
    </w:div>
    <w:div w:id="848837717">
      <w:marLeft w:val="0"/>
      <w:marRight w:val="0"/>
      <w:marTop w:val="0"/>
      <w:marBottom w:val="0"/>
      <w:divBdr>
        <w:top w:val="none" w:sz="0" w:space="0" w:color="auto"/>
        <w:left w:val="none" w:sz="0" w:space="0" w:color="auto"/>
        <w:bottom w:val="none" w:sz="0" w:space="0" w:color="auto"/>
        <w:right w:val="none" w:sz="0" w:space="0" w:color="auto"/>
      </w:divBdr>
    </w:div>
    <w:div w:id="851989194">
      <w:bodyDiv w:val="1"/>
      <w:marLeft w:val="0"/>
      <w:marRight w:val="0"/>
      <w:marTop w:val="0"/>
      <w:marBottom w:val="0"/>
      <w:divBdr>
        <w:top w:val="none" w:sz="0" w:space="0" w:color="auto"/>
        <w:left w:val="none" w:sz="0" w:space="0" w:color="auto"/>
        <w:bottom w:val="none" w:sz="0" w:space="0" w:color="auto"/>
        <w:right w:val="none" w:sz="0" w:space="0" w:color="auto"/>
      </w:divBdr>
      <w:divsChild>
        <w:div w:id="999843176">
          <w:marLeft w:val="640"/>
          <w:marRight w:val="0"/>
          <w:marTop w:val="0"/>
          <w:marBottom w:val="0"/>
          <w:divBdr>
            <w:top w:val="none" w:sz="0" w:space="0" w:color="auto"/>
            <w:left w:val="none" w:sz="0" w:space="0" w:color="auto"/>
            <w:bottom w:val="none" w:sz="0" w:space="0" w:color="auto"/>
            <w:right w:val="none" w:sz="0" w:space="0" w:color="auto"/>
          </w:divBdr>
        </w:div>
        <w:div w:id="601381258">
          <w:marLeft w:val="640"/>
          <w:marRight w:val="0"/>
          <w:marTop w:val="0"/>
          <w:marBottom w:val="0"/>
          <w:divBdr>
            <w:top w:val="none" w:sz="0" w:space="0" w:color="auto"/>
            <w:left w:val="none" w:sz="0" w:space="0" w:color="auto"/>
            <w:bottom w:val="none" w:sz="0" w:space="0" w:color="auto"/>
            <w:right w:val="none" w:sz="0" w:space="0" w:color="auto"/>
          </w:divBdr>
        </w:div>
        <w:div w:id="707070806">
          <w:marLeft w:val="640"/>
          <w:marRight w:val="0"/>
          <w:marTop w:val="0"/>
          <w:marBottom w:val="0"/>
          <w:divBdr>
            <w:top w:val="none" w:sz="0" w:space="0" w:color="auto"/>
            <w:left w:val="none" w:sz="0" w:space="0" w:color="auto"/>
            <w:bottom w:val="none" w:sz="0" w:space="0" w:color="auto"/>
            <w:right w:val="none" w:sz="0" w:space="0" w:color="auto"/>
          </w:divBdr>
        </w:div>
        <w:div w:id="954677058">
          <w:marLeft w:val="640"/>
          <w:marRight w:val="0"/>
          <w:marTop w:val="0"/>
          <w:marBottom w:val="0"/>
          <w:divBdr>
            <w:top w:val="none" w:sz="0" w:space="0" w:color="auto"/>
            <w:left w:val="none" w:sz="0" w:space="0" w:color="auto"/>
            <w:bottom w:val="none" w:sz="0" w:space="0" w:color="auto"/>
            <w:right w:val="none" w:sz="0" w:space="0" w:color="auto"/>
          </w:divBdr>
        </w:div>
        <w:div w:id="118186569">
          <w:marLeft w:val="640"/>
          <w:marRight w:val="0"/>
          <w:marTop w:val="0"/>
          <w:marBottom w:val="0"/>
          <w:divBdr>
            <w:top w:val="none" w:sz="0" w:space="0" w:color="auto"/>
            <w:left w:val="none" w:sz="0" w:space="0" w:color="auto"/>
            <w:bottom w:val="none" w:sz="0" w:space="0" w:color="auto"/>
            <w:right w:val="none" w:sz="0" w:space="0" w:color="auto"/>
          </w:divBdr>
        </w:div>
        <w:div w:id="1018239688">
          <w:marLeft w:val="640"/>
          <w:marRight w:val="0"/>
          <w:marTop w:val="0"/>
          <w:marBottom w:val="0"/>
          <w:divBdr>
            <w:top w:val="none" w:sz="0" w:space="0" w:color="auto"/>
            <w:left w:val="none" w:sz="0" w:space="0" w:color="auto"/>
            <w:bottom w:val="none" w:sz="0" w:space="0" w:color="auto"/>
            <w:right w:val="none" w:sz="0" w:space="0" w:color="auto"/>
          </w:divBdr>
        </w:div>
        <w:div w:id="1575310219">
          <w:marLeft w:val="640"/>
          <w:marRight w:val="0"/>
          <w:marTop w:val="0"/>
          <w:marBottom w:val="0"/>
          <w:divBdr>
            <w:top w:val="none" w:sz="0" w:space="0" w:color="auto"/>
            <w:left w:val="none" w:sz="0" w:space="0" w:color="auto"/>
            <w:bottom w:val="none" w:sz="0" w:space="0" w:color="auto"/>
            <w:right w:val="none" w:sz="0" w:space="0" w:color="auto"/>
          </w:divBdr>
        </w:div>
        <w:div w:id="1680816929">
          <w:marLeft w:val="640"/>
          <w:marRight w:val="0"/>
          <w:marTop w:val="0"/>
          <w:marBottom w:val="0"/>
          <w:divBdr>
            <w:top w:val="none" w:sz="0" w:space="0" w:color="auto"/>
            <w:left w:val="none" w:sz="0" w:space="0" w:color="auto"/>
            <w:bottom w:val="none" w:sz="0" w:space="0" w:color="auto"/>
            <w:right w:val="none" w:sz="0" w:space="0" w:color="auto"/>
          </w:divBdr>
        </w:div>
        <w:div w:id="1182284254">
          <w:marLeft w:val="640"/>
          <w:marRight w:val="0"/>
          <w:marTop w:val="0"/>
          <w:marBottom w:val="0"/>
          <w:divBdr>
            <w:top w:val="none" w:sz="0" w:space="0" w:color="auto"/>
            <w:left w:val="none" w:sz="0" w:space="0" w:color="auto"/>
            <w:bottom w:val="none" w:sz="0" w:space="0" w:color="auto"/>
            <w:right w:val="none" w:sz="0" w:space="0" w:color="auto"/>
          </w:divBdr>
        </w:div>
        <w:div w:id="1719822374">
          <w:marLeft w:val="640"/>
          <w:marRight w:val="0"/>
          <w:marTop w:val="0"/>
          <w:marBottom w:val="0"/>
          <w:divBdr>
            <w:top w:val="none" w:sz="0" w:space="0" w:color="auto"/>
            <w:left w:val="none" w:sz="0" w:space="0" w:color="auto"/>
            <w:bottom w:val="none" w:sz="0" w:space="0" w:color="auto"/>
            <w:right w:val="none" w:sz="0" w:space="0" w:color="auto"/>
          </w:divBdr>
        </w:div>
        <w:div w:id="1278902218">
          <w:marLeft w:val="640"/>
          <w:marRight w:val="0"/>
          <w:marTop w:val="0"/>
          <w:marBottom w:val="0"/>
          <w:divBdr>
            <w:top w:val="none" w:sz="0" w:space="0" w:color="auto"/>
            <w:left w:val="none" w:sz="0" w:space="0" w:color="auto"/>
            <w:bottom w:val="none" w:sz="0" w:space="0" w:color="auto"/>
            <w:right w:val="none" w:sz="0" w:space="0" w:color="auto"/>
          </w:divBdr>
        </w:div>
        <w:div w:id="189298753">
          <w:marLeft w:val="640"/>
          <w:marRight w:val="0"/>
          <w:marTop w:val="0"/>
          <w:marBottom w:val="0"/>
          <w:divBdr>
            <w:top w:val="none" w:sz="0" w:space="0" w:color="auto"/>
            <w:left w:val="none" w:sz="0" w:space="0" w:color="auto"/>
            <w:bottom w:val="none" w:sz="0" w:space="0" w:color="auto"/>
            <w:right w:val="none" w:sz="0" w:space="0" w:color="auto"/>
          </w:divBdr>
        </w:div>
        <w:div w:id="1204367705">
          <w:marLeft w:val="640"/>
          <w:marRight w:val="0"/>
          <w:marTop w:val="0"/>
          <w:marBottom w:val="0"/>
          <w:divBdr>
            <w:top w:val="none" w:sz="0" w:space="0" w:color="auto"/>
            <w:left w:val="none" w:sz="0" w:space="0" w:color="auto"/>
            <w:bottom w:val="none" w:sz="0" w:space="0" w:color="auto"/>
            <w:right w:val="none" w:sz="0" w:space="0" w:color="auto"/>
          </w:divBdr>
        </w:div>
        <w:div w:id="1498884236">
          <w:marLeft w:val="640"/>
          <w:marRight w:val="0"/>
          <w:marTop w:val="0"/>
          <w:marBottom w:val="0"/>
          <w:divBdr>
            <w:top w:val="none" w:sz="0" w:space="0" w:color="auto"/>
            <w:left w:val="none" w:sz="0" w:space="0" w:color="auto"/>
            <w:bottom w:val="none" w:sz="0" w:space="0" w:color="auto"/>
            <w:right w:val="none" w:sz="0" w:space="0" w:color="auto"/>
          </w:divBdr>
        </w:div>
        <w:div w:id="1339389813">
          <w:marLeft w:val="640"/>
          <w:marRight w:val="0"/>
          <w:marTop w:val="0"/>
          <w:marBottom w:val="0"/>
          <w:divBdr>
            <w:top w:val="none" w:sz="0" w:space="0" w:color="auto"/>
            <w:left w:val="none" w:sz="0" w:space="0" w:color="auto"/>
            <w:bottom w:val="none" w:sz="0" w:space="0" w:color="auto"/>
            <w:right w:val="none" w:sz="0" w:space="0" w:color="auto"/>
          </w:divBdr>
        </w:div>
        <w:div w:id="710543363">
          <w:marLeft w:val="640"/>
          <w:marRight w:val="0"/>
          <w:marTop w:val="0"/>
          <w:marBottom w:val="0"/>
          <w:divBdr>
            <w:top w:val="none" w:sz="0" w:space="0" w:color="auto"/>
            <w:left w:val="none" w:sz="0" w:space="0" w:color="auto"/>
            <w:bottom w:val="none" w:sz="0" w:space="0" w:color="auto"/>
            <w:right w:val="none" w:sz="0" w:space="0" w:color="auto"/>
          </w:divBdr>
        </w:div>
        <w:div w:id="1743720889">
          <w:marLeft w:val="640"/>
          <w:marRight w:val="0"/>
          <w:marTop w:val="0"/>
          <w:marBottom w:val="0"/>
          <w:divBdr>
            <w:top w:val="none" w:sz="0" w:space="0" w:color="auto"/>
            <w:left w:val="none" w:sz="0" w:space="0" w:color="auto"/>
            <w:bottom w:val="none" w:sz="0" w:space="0" w:color="auto"/>
            <w:right w:val="none" w:sz="0" w:space="0" w:color="auto"/>
          </w:divBdr>
        </w:div>
        <w:div w:id="2134009348">
          <w:marLeft w:val="640"/>
          <w:marRight w:val="0"/>
          <w:marTop w:val="0"/>
          <w:marBottom w:val="0"/>
          <w:divBdr>
            <w:top w:val="none" w:sz="0" w:space="0" w:color="auto"/>
            <w:left w:val="none" w:sz="0" w:space="0" w:color="auto"/>
            <w:bottom w:val="none" w:sz="0" w:space="0" w:color="auto"/>
            <w:right w:val="none" w:sz="0" w:space="0" w:color="auto"/>
          </w:divBdr>
        </w:div>
        <w:div w:id="1935673635">
          <w:marLeft w:val="640"/>
          <w:marRight w:val="0"/>
          <w:marTop w:val="0"/>
          <w:marBottom w:val="0"/>
          <w:divBdr>
            <w:top w:val="none" w:sz="0" w:space="0" w:color="auto"/>
            <w:left w:val="none" w:sz="0" w:space="0" w:color="auto"/>
            <w:bottom w:val="none" w:sz="0" w:space="0" w:color="auto"/>
            <w:right w:val="none" w:sz="0" w:space="0" w:color="auto"/>
          </w:divBdr>
        </w:div>
        <w:div w:id="1622804014">
          <w:marLeft w:val="640"/>
          <w:marRight w:val="0"/>
          <w:marTop w:val="0"/>
          <w:marBottom w:val="0"/>
          <w:divBdr>
            <w:top w:val="none" w:sz="0" w:space="0" w:color="auto"/>
            <w:left w:val="none" w:sz="0" w:space="0" w:color="auto"/>
            <w:bottom w:val="none" w:sz="0" w:space="0" w:color="auto"/>
            <w:right w:val="none" w:sz="0" w:space="0" w:color="auto"/>
          </w:divBdr>
        </w:div>
        <w:div w:id="725372104">
          <w:marLeft w:val="640"/>
          <w:marRight w:val="0"/>
          <w:marTop w:val="0"/>
          <w:marBottom w:val="0"/>
          <w:divBdr>
            <w:top w:val="none" w:sz="0" w:space="0" w:color="auto"/>
            <w:left w:val="none" w:sz="0" w:space="0" w:color="auto"/>
            <w:bottom w:val="none" w:sz="0" w:space="0" w:color="auto"/>
            <w:right w:val="none" w:sz="0" w:space="0" w:color="auto"/>
          </w:divBdr>
        </w:div>
        <w:div w:id="136457287">
          <w:marLeft w:val="640"/>
          <w:marRight w:val="0"/>
          <w:marTop w:val="0"/>
          <w:marBottom w:val="0"/>
          <w:divBdr>
            <w:top w:val="none" w:sz="0" w:space="0" w:color="auto"/>
            <w:left w:val="none" w:sz="0" w:space="0" w:color="auto"/>
            <w:bottom w:val="none" w:sz="0" w:space="0" w:color="auto"/>
            <w:right w:val="none" w:sz="0" w:space="0" w:color="auto"/>
          </w:divBdr>
        </w:div>
        <w:div w:id="744767714">
          <w:marLeft w:val="640"/>
          <w:marRight w:val="0"/>
          <w:marTop w:val="0"/>
          <w:marBottom w:val="0"/>
          <w:divBdr>
            <w:top w:val="none" w:sz="0" w:space="0" w:color="auto"/>
            <w:left w:val="none" w:sz="0" w:space="0" w:color="auto"/>
            <w:bottom w:val="none" w:sz="0" w:space="0" w:color="auto"/>
            <w:right w:val="none" w:sz="0" w:space="0" w:color="auto"/>
          </w:divBdr>
        </w:div>
        <w:div w:id="332492579">
          <w:marLeft w:val="640"/>
          <w:marRight w:val="0"/>
          <w:marTop w:val="0"/>
          <w:marBottom w:val="0"/>
          <w:divBdr>
            <w:top w:val="none" w:sz="0" w:space="0" w:color="auto"/>
            <w:left w:val="none" w:sz="0" w:space="0" w:color="auto"/>
            <w:bottom w:val="none" w:sz="0" w:space="0" w:color="auto"/>
            <w:right w:val="none" w:sz="0" w:space="0" w:color="auto"/>
          </w:divBdr>
        </w:div>
        <w:div w:id="1824006747">
          <w:marLeft w:val="640"/>
          <w:marRight w:val="0"/>
          <w:marTop w:val="0"/>
          <w:marBottom w:val="0"/>
          <w:divBdr>
            <w:top w:val="none" w:sz="0" w:space="0" w:color="auto"/>
            <w:left w:val="none" w:sz="0" w:space="0" w:color="auto"/>
            <w:bottom w:val="none" w:sz="0" w:space="0" w:color="auto"/>
            <w:right w:val="none" w:sz="0" w:space="0" w:color="auto"/>
          </w:divBdr>
        </w:div>
        <w:div w:id="1320772384">
          <w:marLeft w:val="640"/>
          <w:marRight w:val="0"/>
          <w:marTop w:val="0"/>
          <w:marBottom w:val="0"/>
          <w:divBdr>
            <w:top w:val="none" w:sz="0" w:space="0" w:color="auto"/>
            <w:left w:val="none" w:sz="0" w:space="0" w:color="auto"/>
            <w:bottom w:val="none" w:sz="0" w:space="0" w:color="auto"/>
            <w:right w:val="none" w:sz="0" w:space="0" w:color="auto"/>
          </w:divBdr>
        </w:div>
        <w:div w:id="1084490249">
          <w:marLeft w:val="640"/>
          <w:marRight w:val="0"/>
          <w:marTop w:val="0"/>
          <w:marBottom w:val="0"/>
          <w:divBdr>
            <w:top w:val="none" w:sz="0" w:space="0" w:color="auto"/>
            <w:left w:val="none" w:sz="0" w:space="0" w:color="auto"/>
            <w:bottom w:val="none" w:sz="0" w:space="0" w:color="auto"/>
            <w:right w:val="none" w:sz="0" w:space="0" w:color="auto"/>
          </w:divBdr>
        </w:div>
        <w:div w:id="2073698446">
          <w:marLeft w:val="640"/>
          <w:marRight w:val="0"/>
          <w:marTop w:val="0"/>
          <w:marBottom w:val="0"/>
          <w:divBdr>
            <w:top w:val="none" w:sz="0" w:space="0" w:color="auto"/>
            <w:left w:val="none" w:sz="0" w:space="0" w:color="auto"/>
            <w:bottom w:val="none" w:sz="0" w:space="0" w:color="auto"/>
            <w:right w:val="none" w:sz="0" w:space="0" w:color="auto"/>
          </w:divBdr>
        </w:div>
        <w:div w:id="989744898">
          <w:marLeft w:val="640"/>
          <w:marRight w:val="0"/>
          <w:marTop w:val="0"/>
          <w:marBottom w:val="0"/>
          <w:divBdr>
            <w:top w:val="none" w:sz="0" w:space="0" w:color="auto"/>
            <w:left w:val="none" w:sz="0" w:space="0" w:color="auto"/>
            <w:bottom w:val="none" w:sz="0" w:space="0" w:color="auto"/>
            <w:right w:val="none" w:sz="0" w:space="0" w:color="auto"/>
          </w:divBdr>
        </w:div>
        <w:div w:id="1785614045">
          <w:marLeft w:val="640"/>
          <w:marRight w:val="0"/>
          <w:marTop w:val="0"/>
          <w:marBottom w:val="0"/>
          <w:divBdr>
            <w:top w:val="none" w:sz="0" w:space="0" w:color="auto"/>
            <w:left w:val="none" w:sz="0" w:space="0" w:color="auto"/>
            <w:bottom w:val="none" w:sz="0" w:space="0" w:color="auto"/>
            <w:right w:val="none" w:sz="0" w:space="0" w:color="auto"/>
          </w:divBdr>
        </w:div>
        <w:div w:id="1289509677">
          <w:marLeft w:val="640"/>
          <w:marRight w:val="0"/>
          <w:marTop w:val="0"/>
          <w:marBottom w:val="0"/>
          <w:divBdr>
            <w:top w:val="none" w:sz="0" w:space="0" w:color="auto"/>
            <w:left w:val="none" w:sz="0" w:space="0" w:color="auto"/>
            <w:bottom w:val="none" w:sz="0" w:space="0" w:color="auto"/>
            <w:right w:val="none" w:sz="0" w:space="0" w:color="auto"/>
          </w:divBdr>
        </w:div>
        <w:div w:id="424544162">
          <w:marLeft w:val="640"/>
          <w:marRight w:val="0"/>
          <w:marTop w:val="0"/>
          <w:marBottom w:val="0"/>
          <w:divBdr>
            <w:top w:val="none" w:sz="0" w:space="0" w:color="auto"/>
            <w:left w:val="none" w:sz="0" w:space="0" w:color="auto"/>
            <w:bottom w:val="none" w:sz="0" w:space="0" w:color="auto"/>
            <w:right w:val="none" w:sz="0" w:space="0" w:color="auto"/>
          </w:divBdr>
        </w:div>
        <w:div w:id="1809542605">
          <w:marLeft w:val="640"/>
          <w:marRight w:val="0"/>
          <w:marTop w:val="0"/>
          <w:marBottom w:val="0"/>
          <w:divBdr>
            <w:top w:val="none" w:sz="0" w:space="0" w:color="auto"/>
            <w:left w:val="none" w:sz="0" w:space="0" w:color="auto"/>
            <w:bottom w:val="none" w:sz="0" w:space="0" w:color="auto"/>
            <w:right w:val="none" w:sz="0" w:space="0" w:color="auto"/>
          </w:divBdr>
        </w:div>
        <w:div w:id="1141119903">
          <w:marLeft w:val="640"/>
          <w:marRight w:val="0"/>
          <w:marTop w:val="0"/>
          <w:marBottom w:val="0"/>
          <w:divBdr>
            <w:top w:val="none" w:sz="0" w:space="0" w:color="auto"/>
            <w:left w:val="none" w:sz="0" w:space="0" w:color="auto"/>
            <w:bottom w:val="none" w:sz="0" w:space="0" w:color="auto"/>
            <w:right w:val="none" w:sz="0" w:space="0" w:color="auto"/>
          </w:divBdr>
        </w:div>
        <w:div w:id="841315603">
          <w:marLeft w:val="640"/>
          <w:marRight w:val="0"/>
          <w:marTop w:val="0"/>
          <w:marBottom w:val="0"/>
          <w:divBdr>
            <w:top w:val="none" w:sz="0" w:space="0" w:color="auto"/>
            <w:left w:val="none" w:sz="0" w:space="0" w:color="auto"/>
            <w:bottom w:val="none" w:sz="0" w:space="0" w:color="auto"/>
            <w:right w:val="none" w:sz="0" w:space="0" w:color="auto"/>
          </w:divBdr>
        </w:div>
        <w:div w:id="305626796">
          <w:marLeft w:val="640"/>
          <w:marRight w:val="0"/>
          <w:marTop w:val="0"/>
          <w:marBottom w:val="0"/>
          <w:divBdr>
            <w:top w:val="none" w:sz="0" w:space="0" w:color="auto"/>
            <w:left w:val="none" w:sz="0" w:space="0" w:color="auto"/>
            <w:bottom w:val="none" w:sz="0" w:space="0" w:color="auto"/>
            <w:right w:val="none" w:sz="0" w:space="0" w:color="auto"/>
          </w:divBdr>
        </w:div>
        <w:div w:id="1615399077">
          <w:marLeft w:val="640"/>
          <w:marRight w:val="0"/>
          <w:marTop w:val="0"/>
          <w:marBottom w:val="0"/>
          <w:divBdr>
            <w:top w:val="none" w:sz="0" w:space="0" w:color="auto"/>
            <w:left w:val="none" w:sz="0" w:space="0" w:color="auto"/>
            <w:bottom w:val="none" w:sz="0" w:space="0" w:color="auto"/>
            <w:right w:val="none" w:sz="0" w:space="0" w:color="auto"/>
          </w:divBdr>
        </w:div>
        <w:div w:id="528421251">
          <w:marLeft w:val="640"/>
          <w:marRight w:val="0"/>
          <w:marTop w:val="0"/>
          <w:marBottom w:val="0"/>
          <w:divBdr>
            <w:top w:val="none" w:sz="0" w:space="0" w:color="auto"/>
            <w:left w:val="none" w:sz="0" w:space="0" w:color="auto"/>
            <w:bottom w:val="none" w:sz="0" w:space="0" w:color="auto"/>
            <w:right w:val="none" w:sz="0" w:space="0" w:color="auto"/>
          </w:divBdr>
        </w:div>
        <w:div w:id="1104617961">
          <w:marLeft w:val="640"/>
          <w:marRight w:val="0"/>
          <w:marTop w:val="0"/>
          <w:marBottom w:val="0"/>
          <w:divBdr>
            <w:top w:val="none" w:sz="0" w:space="0" w:color="auto"/>
            <w:left w:val="none" w:sz="0" w:space="0" w:color="auto"/>
            <w:bottom w:val="none" w:sz="0" w:space="0" w:color="auto"/>
            <w:right w:val="none" w:sz="0" w:space="0" w:color="auto"/>
          </w:divBdr>
        </w:div>
        <w:div w:id="1257709005">
          <w:marLeft w:val="640"/>
          <w:marRight w:val="0"/>
          <w:marTop w:val="0"/>
          <w:marBottom w:val="0"/>
          <w:divBdr>
            <w:top w:val="none" w:sz="0" w:space="0" w:color="auto"/>
            <w:left w:val="none" w:sz="0" w:space="0" w:color="auto"/>
            <w:bottom w:val="none" w:sz="0" w:space="0" w:color="auto"/>
            <w:right w:val="none" w:sz="0" w:space="0" w:color="auto"/>
          </w:divBdr>
        </w:div>
        <w:div w:id="283460896">
          <w:marLeft w:val="640"/>
          <w:marRight w:val="0"/>
          <w:marTop w:val="0"/>
          <w:marBottom w:val="0"/>
          <w:divBdr>
            <w:top w:val="none" w:sz="0" w:space="0" w:color="auto"/>
            <w:left w:val="none" w:sz="0" w:space="0" w:color="auto"/>
            <w:bottom w:val="none" w:sz="0" w:space="0" w:color="auto"/>
            <w:right w:val="none" w:sz="0" w:space="0" w:color="auto"/>
          </w:divBdr>
        </w:div>
        <w:div w:id="386805637">
          <w:marLeft w:val="640"/>
          <w:marRight w:val="0"/>
          <w:marTop w:val="0"/>
          <w:marBottom w:val="0"/>
          <w:divBdr>
            <w:top w:val="none" w:sz="0" w:space="0" w:color="auto"/>
            <w:left w:val="none" w:sz="0" w:space="0" w:color="auto"/>
            <w:bottom w:val="none" w:sz="0" w:space="0" w:color="auto"/>
            <w:right w:val="none" w:sz="0" w:space="0" w:color="auto"/>
          </w:divBdr>
        </w:div>
        <w:div w:id="61568191">
          <w:marLeft w:val="640"/>
          <w:marRight w:val="0"/>
          <w:marTop w:val="0"/>
          <w:marBottom w:val="0"/>
          <w:divBdr>
            <w:top w:val="none" w:sz="0" w:space="0" w:color="auto"/>
            <w:left w:val="none" w:sz="0" w:space="0" w:color="auto"/>
            <w:bottom w:val="none" w:sz="0" w:space="0" w:color="auto"/>
            <w:right w:val="none" w:sz="0" w:space="0" w:color="auto"/>
          </w:divBdr>
        </w:div>
        <w:div w:id="1311055824">
          <w:marLeft w:val="640"/>
          <w:marRight w:val="0"/>
          <w:marTop w:val="0"/>
          <w:marBottom w:val="0"/>
          <w:divBdr>
            <w:top w:val="none" w:sz="0" w:space="0" w:color="auto"/>
            <w:left w:val="none" w:sz="0" w:space="0" w:color="auto"/>
            <w:bottom w:val="none" w:sz="0" w:space="0" w:color="auto"/>
            <w:right w:val="none" w:sz="0" w:space="0" w:color="auto"/>
          </w:divBdr>
        </w:div>
        <w:div w:id="978608085">
          <w:marLeft w:val="640"/>
          <w:marRight w:val="0"/>
          <w:marTop w:val="0"/>
          <w:marBottom w:val="0"/>
          <w:divBdr>
            <w:top w:val="none" w:sz="0" w:space="0" w:color="auto"/>
            <w:left w:val="none" w:sz="0" w:space="0" w:color="auto"/>
            <w:bottom w:val="none" w:sz="0" w:space="0" w:color="auto"/>
            <w:right w:val="none" w:sz="0" w:space="0" w:color="auto"/>
          </w:divBdr>
        </w:div>
        <w:div w:id="408429831">
          <w:marLeft w:val="640"/>
          <w:marRight w:val="0"/>
          <w:marTop w:val="0"/>
          <w:marBottom w:val="0"/>
          <w:divBdr>
            <w:top w:val="none" w:sz="0" w:space="0" w:color="auto"/>
            <w:left w:val="none" w:sz="0" w:space="0" w:color="auto"/>
            <w:bottom w:val="none" w:sz="0" w:space="0" w:color="auto"/>
            <w:right w:val="none" w:sz="0" w:space="0" w:color="auto"/>
          </w:divBdr>
        </w:div>
        <w:div w:id="1611011191">
          <w:marLeft w:val="640"/>
          <w:marRight w:val="0"/>
          <w:marTop w:val="0"/>
          <w:marBottom w:val="0"/>
          <w:divBdr>
            <w:top w:val="none" w:sz="0" w:space="0" w:color="auto"/>
            <w:left w:val="none" w:sz="0" w:space="0" w:color="auto"/>
            <w:bottom w:val="none" w:sz="0" w:space="0" w:color="auto"/>
            <w:right w:val="none" w:sz="0" w:space="0" w:color="auto"/>
          </w:divBdr>
        </w:div>
        <w:div w:id="2008557162">
          <w:marLeft w:val="640"/>
          <w:marRight w:val="0"/>
          <w:marTop w:val="0"/>
          <w:marBottom w:val="0"/>
          <w:divBdr>
            <w:top w:val="none" w:sz="0" w:space="0" w:color="auto"/>
            <w:left w:val="none" w:sz="0" w:space="0" w:color="auto"/>
            <w:bottom w:val="none" w:sz="0" w:space="0" w:color="auto"/>
            <w:right w:val="none" w:sz="0" w:space="0" w:color="auto"/>
          </w:divBdr>
        </w:div>
        <w:div w:id="751973841">
          <w:marLeft w:val="640"/>
          <w:marRight w:val="0"/>
          <w:marTop w:val="0"/>
          <w:marBottom w:val="0"/>
          <w:divBdr>
            <w:top w:val="none" w:sz="0" w:space="0" w:color="auto"/>
            <w:left w:val="none" w:sz="0" w:space="0" w:color="auto"/>
            <w:bottom w:val="none" w:sz="0" w:space="0" w:color="auto"/>
            <w:right w:val="none" w:sz="0" w:space="0" w:color="auto"/>
          </w:divBdr>
        </w:div>
      </w:divsChild>
    </w:div>
    <w:div w:id="854925604">
      <w:marLeft w:val="0"/>
      <w:marRight w:val="0"/>
      <w:marTop w:val="0"/>
      <w:marBottom w:val="0"/>
      <w:divBdr>
        <w:top w:val="none" w:sz="0" w:space="0" w:color="auto"/>
        <w:left w:val="none" w:sz="0" w:space="0" w:color="auto"/>
        <w:bottom w:val="none" w:sz="0" w:space="0" w:color="auto"/>
        <w:right w:val="none" w:sz="0" w:space="0" w:color="auto"/>
      </w:divBdr>
    </w:div>
    <w:div w:id="858011871">
      <w:bodyDiv w:val="1"/>
      <w:marLeft w:val="0"/>
      <w:marRight w:val="0"/>
      <w:marTop w:val="0"/>
      <w:marBottom w:val="0"/>
      <w:divBdr>
        <w:top w:val="none" w:sz="0" w:space="0" w:color="auto"/>
        <w:left w:val="none" w:sz="0" w:space="0" w:color="auto"/>
        <w:bottom w:val="none" w:sz="0" w:space="0" w:color="auto"/>
        <w:right w:val="none" w:sz="0" w:space="0" w:color="auto"/>
      </w:divBdr>
      <w:divsChild>
        <w:div w:id="190725111">
          <w:marLeft w:val="640"/>
          <w:marRight w:val="0"/>
          <w:marTop w:val="0"/>
          <w:marBottom w:val="0"/>
          <w:divBdr>
            <w:top w:val="none" w:sz="0" w:space="0" w:color="auto"/>
            <w:left w:val="none" w:sz="0" w:space="0" w:color="auto"/>
            <w:bottom w:val="none" w:sz="0" w:space="0" w:color="auto"/>
            <w:right w:val="none" w:sz="0" w:space="0" w:color="auto"/>
          </w:divBdr>
        </w:div>
        <w:div w:id="204802087">
          <w:marLeft w:val="640"/>
          <w:marRight w:val="0"/>
          <w:marTop w:val="0"/>
          <w:marBottom w:val="0"/>
          <w:divBdr>
            <w:top w:val="none" w:sz="0" w:space="0" w:color="auto"/>
            <w:left w:val="none" w:sz="0" w:space="0" w:color="auto"/>
            <w:bottom w:val="none" w:sz="0" w:space="0" w:color="auto"/>
            <w:right w:val="none" w:sz="0" w:space="0" w:color="auto"/>
          </w:divBdr>
        </w:div>
        <w:div w:id="205798849">
          <w:marLeft w:val="640"/>
          <w:marRight w:val="0"/>
          <w:marTop w:val="0"/>
          <w:marBottom w:val="0"/>
          <w:divBdr>
            <w:top w:val="none" w:sz="0" w:space="0" w:color="auto"/>
            <w:left w:val="none" w:sz="0" w:space="0" w:color="auto"/>
            <w:bottom w:val="none" w:sz="0" w:space="0" w:color="auto"/>
            <w:right w:val="none" w:sz="0" w:space="0" w:color="auto"/>
          </w:divBdr>
        </w:div>
        <w:div w:id="205988908">
          <w:marLeft w:val="640"/>
          <w:marRight w:val="0"/>
          <w:marTop w:val="0"/>
          <w:marBottom w:val="0"/>
          <w:divBdr>
            <w:top w:val="none" w:sz="0" w:space="0" w:color="auto"/>
            <w:left w:val="none" w:sz="0" w:space="0" w:color="auto"/>
            <w:bottom w:val="none" w:sz="0" w:space="0" w:color="auto"/>
            <w:right w:val="none" w:sz="0" w:space="0" w:color="auto"/>
          </w:divBdr>
        </w:div>
        <w:div w:id="223757598">
          <w:marLeft w:val="640"/>
          <w:marRight w:val="0"/>
          <w:marTop w:val="0"/>
          <w:marBottom w:val="0"/>
          <w:divBdr>
            <w:top w:val="none" w:sz="0" w:space="0" w:color="auto"/>
            <w:left w:val="none" w:sz="0" w:space="0" w:color="auto"/>
            <w:bottom w:val="none" w:sz="0" w:space="0" w:color="auto"/>
            <w:right w:val="none" w:sz="0" w:space="0" w:color="auto"/>
          </w:divBdr>
        </w:div>
        <w:div w:id="239759994">
          <w:marLeft w:val="640"/>
          <w:marRight w:val="0"/>
          <w:marTop w:val="0"/>
          <w:marBottom w:val="0"/>
          <w:divBdr>
            <w:top w:val="none" w:sz="0" w:space="0" w:color="auto"/>
            <w:left w:val="none" w:sz="0" w:space="0" w:color="auto"/>
            <w:bottom w:val="none" w:sz="0" w:space="0" w:color="auto"/>
            <w:right w:val="none" w:sz="0" w:space="0" w:color="auto"/>
          </w:divBdr>
        </w:div>
        <w:div w:id="316039746">
          <w:marLeft w:val="640"/>
          <w:marRight w:val="0"/>
          <w:marTop w:val="0"/>
          <w:marBottom w:val="0"/>
          <w:divBdr>
            <w:top w:val="none" w:sz="0" w:space="0" w:color="auto"/>
            <w:left w:val="none" w:sz="0" w:space="0" w:color="auto"/>
            <w:bottom w:val="none" w:sz="0" w:space="0" w:color="auto"/>
            <w:right w:val="none" w:sz="0" w:space="0" w:color="auto"/>
          </w:divBdr>
        </w:div>
        <w:div w:id="617414960">
          <w:marLeft w:val="640"/>
          <w:marRight w:val="0"/>
          <w:marTop w:val="0"/>
          <w:marBottom w:val="0"/>
          <w:divBdr>
            <w:top w:val="none" w:sz="0" w:space="0" w:color="auto"/>
            <w:left w:val="none" w:sz="0" w:space="0" w:color="auto"/>
            <w:bottom w:val="none" w:sz="0" w:space="0" w:color="auto"/>
            <w:right w:val="none" w:sz="0" w:space="0" w:color="auto"/>
          </w:divBdr>
        </w:div>
        <w:div w:id="626668097">
          <w:marLeft w:val="640"/>
          <w:marRight w:val="0"/>
          <w:marTop w:val="0"/>
          <w:marBottom w:val="0"/>
          <w:divBdr>
            <w:top w:val="none" w:sz="0" w:space="0" w:color="auto"/>
            <w:left w:val="none" w:sz="0" w:space="0" w:color="auto"/>
            <w:bottom w:val="none" w:sz="0" w:space="0" w:color="auto"/>
            <w:right w:val="none" w:sz="0" w:space="0" w:color="auto"/>
          </w:divBdr>
        </w:div>
        <w:div w:id="663901144">
          <w:marLeft w:val="640"/>
          <w:marRight w:val="0"/>
          <w:marTop w:val="0"/>
          <w:marBottom w:val="0"/>
          <w:divBdr>
            <w:top w:val="none" w:sz="0" w:space="0" w:color="auto"/>
            <w:left w:val="none" w:sz="0" w:space="0" w:color="auto"/>
            <w:bottom w:val="none" w:sz="0" w:space="0" w:color="auto"/>
            <w:right w:val="none" w:sz="0" w:space="0" w:color="auto"/>
          </w:divBdr>
        </w:div>
        <w:div w:id="671832409">
          <w:marLeft w:val="640"/>
          <w:marRight w:val="0"/>
          <w:marTop w:val="0"/>
          <w:marBottom w:val="0"/>
          <w:divBdr>
            <w:top w:val="none" w:sz="0" w:space="0" w:color="auto"/>
            <w:left w:val="none" w:sz="0" w:space="0" w:color="auto"/>
            <w:bottom w:val="none" w:sz="0" w:space="0" w:color="auto"/>
            <w:right w:val="none" w:sz="0" w:space="0" w:color="auto"/>
          </w:divBdr>
        </w:div>
        <w:div w:id="742800813">
          <w:marLeft w:val="640"/>
          <w:marRight w:val="0"/>
          <w:marTop w:val="0"/>
          <w:marBottom w:val="0"/>
          <w:divBdr>
            <w:top w:val="none" w:sz="0" w:space="0" w:color="auto"/>
            <w:left w:val="none" w:sz="0" w:space="0" w:color="auto"/>
            <w:bottom w:val="none" w:sz="0" w:space="0" w:color="auto"/>
            <w:right w:val="none" w:sz="0" w:space="0" w:color="auto"/>
          </w:divBdr>
        </w:div>
        <w:div w:id="752553889">
          <w:marLeft w:val="640"/>
          <w:marRight w:val="0"/>
          <w:marTop w:val="0"/>
          <w:marBottom w:val="0"/>
          <w:divBdr>
            <w:top w:val="none" w:sz="0" w:space="0" w:color="auto"/>
            <w:left w:val="none" w:sz="0" w:space="0" w:color="auto"/>
            <w:bottom w:val="none" w:sz="0" w:space="0" w:color="auto"/>
            <w:right w:val="none" w:sz="0" w:space="0" w:color="auto"/>
          </w:divBdr>
        </w:div>
        <w:div w:id="759371535">
          <w:marLeft w:val="640"/>
          <w:marRight w:val="0"/>
          <w:marTop w:val="0"/>
          <w:marBottom w:val="0"/>
          <w:divBdr>
            <w:top w:val="none" w:sz="0" w:space="0" w:color="auto"/>
            <w:left w:val="none" w:sz="0" w:space="0" w:color="auto"/>
            <w:bottom w:val="none" w:sz="0" w:space="0" w:color="auto"/>
            <w:right w:val="none" w:sz="0" w:space="0" w:color="auto"/>
          </w:divBdr>
        </w:div>
        <w:div w:id="793405423">
          <w:marLeft w:val="640"/>
          <w:marRight w:val="0"/>
          <w:marTop w:val="0"/>
          <w:marBottom w:val="0"/>
          <w:divBdr>
            <w:top w:val="none" w:sz="0" w:space="0" w:color="auto"/>
            <w:left w:val="none" w:sz="0" w:space="0" w:color="auto"/>
            <w:bottom w:val="none" w:sz="0" w:space="0" w:color="auto"/>
            <w:right w:val="none" w:sz="0" w:space="0" w:color="auto"/>
          </w:divBdr>
        </w:div>
        <w:div w:id="851528406">
          <w:marLeft w:val="640"/>
          <w:marRight w:val="0"/>
          <w:marTop w:val="0"/>
          <w:marBottom w:val="0"/>
          <w:divBdr>
            <w:top w:val="none" w:sz="0" w:space="0" w:color="auto"/>
            <w:left w:val="none" w:sz="0" w:space="0" w:color="auto"/>
            <w:bottom w:val="none" w:sz="0" w:space="0" w:color="auto"/>
            <w:right w:val="none" w:sz="0" w:space="0" w:color="auto"/>
          </w:divBdr>
        </w:div>
        <w:div w:id="971056907">
          <w:marLeft w:val="640"/>
          <w:marRight w:val="0"/>
          <w:marTop w:val="0"/>
          <w:marBottom w:val="0"/>
          <w:divBdr>
            <w:top w:val="none" w:sz="0" w:space="0" w:color="auto"/>
            <w:left w:val="none" w:sz="0" w:space="0" w:color="auto"/>
            <w:bottom w:val="none" w:sz="0" w:space="0" w:color="auto"/>
            <w:right w:val="none" w:sz="0" w:space="0" w:color="auto"/>
          </w:divBdr>
        </w:div>
        <w:div w:id="1097825615">
          <w:marLeft w:val="640"/>
          <w:marRight w:val="0"/>
          <w:marTop w:val="0"/>
          <w:marBottom w:val="0"/>
          <w:divBdr>
            <w:top w:val="none" w:sz="0" w:space="0" w:color="auto"/>
            <w:left w:val="none" w:sz="0" w:space="0" w:color="auto"/>
            <w:bottom w:val="none" w:sz="0" w:space="0" w:color="auto"/>
            <w:right w:val="none" w:sz="0" w:space="0" w:color="auto"/>
          </w:divBdr>
        </w:div>
        <w:div w:id="1138496062">
          <w:marLeft w:val="640"/>
          <w:marRight w:val="0"/>
          <w:marTop w:val="0"/>
          <w:marBottom w:val="0"/>
          <w:divBdr>
            <w:top w:val="none" w:sz="0" w:space="0" w:color="auto"/>
            <w:left w:val="none" w:sz="0" w:space="0" w:color="auto"/>
            <w:bottom w:val="none" w:sz="0" w:space="0" w:color="auto"/>
            <w:right w:val="none" w:sz="0" w:space="0" w:color="auto"/>
          </w:divBdr>
        </w:div>
        <w:div w:id="1211067344">
          <w:marLeft w:val="640"/>
          <w:marRight w:val="0"/>
          <w:marTop w:val="0"/>
          <w:marBottom w:val="0"/>
          <w:divBdr>
            <w:top w:val="none" w:sz="0" w:space="0" w:color="auto"/>
            <w:left w:val="none" w:sz="0" w:space="0" w:color="auto"/>
            <w:bottom w:val="none" w:sz="0" w:space="0" w:color="auto"/>
            <w:right w:val="none" w:sz="0" w:space="0" w:color="auto"/>
          </w:divBdr>
        </w:div>
        <w:div w:id="1284842636">
          <w:marLeft w:val="640"/>
          <w:marRight w:val="0"/>
          <w:marTop w:val="0"/>
          <w:marBottom w:val="0"/>
          <w:divBdr>
            <w:top w:val="none" w:sz="0" w:space="0" w:color="auto"/>
            <w:left w:val="none" w:sz="0" w:space="0" w:color="auto"/>
            <w:bottom w:val="none" w:sz="0" w:space="0" w:color="auto"/>
            <w:right w:val="none" w:sz="0" w:space="0" w:color="auto"/>
          </w:divBdr>
        </w:div>
        <w:div w:id="1302733514">
          <w:marLeft w:val="640"/>
          <w:marRight w:val="0"/>
          <w:marTop w:val="0"/>
          <w:marBottom w:val="0"/>
          <w:divBdr>
            <w:top w:val="none" w:sz="0" w:space="0" w:color="auto"/>
            <w:left w:val="none" w:sz="0" w:space="0" w:color="auto"/>
            <w:bottom w:val="none" w:sz="0" w:space="0" w:color="auto"/>
            <w:right w:val="none" w:sz="0" w:space="0" w:color="auto"/>
          </w:divBdr>
        </w:div>
        <w:div w:id="1399325942">
          <w:marLeft w:val="640"/>
          <w:marRight w:val="0"/>
          <w:marTop w:val="0"/>
          <w:marBottom w:val="0"/>
          <w:divBdr>
            <w:top w:val="none" w:sz="0" w:space="0" w:color="auto"/>
            <w:left w:val="none" w:sz="0" w:space="0" w:color="auto"/>
            <w:bottom w:val="none" w:sz="0" w:space="0" w:color="auto"/>
            <w:right w:val="none" w:sz="0" w:space="0" w:color="auto"/>
          </w:divBdr>
        </w:div>
        <w:div w:id="1407730236">
          <w:marLeft w:val="640"/>
          <w:marRight w:val="0"/>
          <w:marTop w:val="0"/>
          <w:marBottom w:val="0"/>
          <w:divBdr>
            <w:top w:val="none" w:sz="0" w:space="0" w:color="auto"/>
            <w:left w:val="none" w:sz="0" w:space="0" w:color="auto"/>
            <w:bottom w:val="none" w:sz="0" w:space="0" w:color="auto"/>
            <w:right w:val="none" w:sz="0" w:space="0" w:color="auto"/>
          </w:divBdr>
        </w:div>
        <w:div w:id="1458789888">
          <w:marLeft w:val="640"/>
          <w:marRight w:val="0"/>
          <w:marTop w:val="0"/>
          <w:marBottom w:val="0"/>
          <w:divBdr>
            <w:top w:val="none" w:sz="0" w:space="0" w:color="auto"/>
            <w:left w:val="none" w:sz="0" w:space="0" w:color="auto"/>
            <w:bottom w:val="none" w:sz="0" w:space="0" w:color="auto"/>
            <w:right w:val="none" w:sz="0" w:space="0" w:color="auto"/>
          </w:divBdr>
        </w:div>
        <w:div w:id="1524174803">
          <w:marLeft w:val="640"/>
          <w:marRight w:val="0"/>
          <w:marTop w:val="0"/>
          <w:marBottom w:val="0"/>
          <w:divBdr>
            <w:top w:val="none" w:sz="0" w:space="0" w:color="auto"/>
            <w:left w:val="none" w:sz="0" w:space="0" w:color="auto"/>
            <w:bottom w:val="none" w:sz="0" w:space="0" w:color="auto"/>
            <w:right w:val="none" w:sz="0" w:space="0" w:color="auto"/>
          </w:divBdr>
        </w:div>
        <w:div w:id="1528720001">
          <w:marLeft w:val="640"/>
          <w:marRight w:val="0"/>
          <w:marTop w:val="0"/>
          <w:marBottom w:val="0"/>
          <w:divBdr>
            <w:top w:val="none" w:sz="0" w:space="0" w:color="auto"/>
            <w:left w:val="none" w:sz="0" w:space="0" w:color="auto"/>
            <w:bottom w:val="none" w:sz="0" w:space="0" w:color="auto"/>
            <w:right w:val="none" w:sz="0" w:space="0" w:color="auto"/>
          </w:divBdr>
        </w:div>
        <w:div w:id="1550916296">
          <w:marLeft w:val="640"/>
          <w:marRight w:val="0"/>
          <w:marTop w:val="0"/>
          <w:marBottom w:val="0"/>
          <w:divBdr>
            <w:top w:val="none" w:sz="0" w:space="0" w:color="auto"/>
            <w:left w:val="none" w:sz="0" w:space="0" w:color="auto"/>
            <w:bottom w:val="none" w:sz="0" w:space="0" w:color="auto"/>
            <w:right w:val="none" w:sz="0" w:space="0" w:color="auto"/>
          </w:divBdr>
        </w:div>
        <w:div w:id="1555702976">
          <w:marLeft w:val="640"/>
          <w:marRight w:val="0"/>
          <w:marTop w:val="0"/>
          <w:marBottom w:val="0"/>
          <w:divBdr>
            <w:top w:val="none" w:sz="0" w:space="0" w:color="auto"/>
            <w:left w:val="none" w:sz="0" w:space="0" w:color="auto"/>
            <w:bottom w:val="none" w:sz="0" w:space="0" w:color="auto"/>
            <w:right w:val="none" w:sz="0" w:space="0" w:color="auto"/>
          </w:divBdr>
        </w:div>
        <w:div w:id="1639334165">
          <w:marLeft w:val="640"/>
          <w:marRight w:val="0"/>
          <w:marTop w:val="0"/>
          <w:marBottom w:val="0"/>
          <w:divBdr>
            <w:top w:val="none" w:sz="0" w:space="0" w:color="auto"/>
            <w:left w:val="none" w:sz="0" w:space="0" w:color="auto"/>
            <w:bottom w:val="none" w:sz="0" w:space="0" w:color="auto"/>
            <w:right w:val="none" w:sz="0" w:space="0" w:color="auto"/>
          </w:divBdr>
        </w:div>
        <w:div w:id="1653219339">
          <w:marLeft w:val="640"/>
          <w:marRight w:val="0"/>
          <w:marTop w:val="0"/>
          <w:marBottom w:val="0"/>
          <w:divBdr>
            <w:top w:val="none" w:sz="0" w:space="0" w:color="auto"/>
            <w:left w:val="none" w:sz="0" w:space="0" w:color="auto"/>
            <w:bottom w:val="none" w:sz="0" w:space="0" w:color="auto"/>
            <w:right w:val="none" w:sz="0" w:space="0" w:color="auto"/>
          </w:divBdr>
        </w:div>
        <w:div w:id="1656646495">
          <w:marLeft w:val="640"/>
          <w:marRight w:val="0"/>
          <w:marTop w:val="0"/>
          <w:marBottom w:val="0"/>
          <w:divBdr>
            <w:top w:val="none" w:sz="0" w:space="0" w:color="auto"/>
            <w:left w:val="none" w:sz="0" w:space="0" w:color="auto"/>
            <w:bottom w:val="none" w:sz="0" w:space="0" w:color="auto"/>
            <w:right w:val="none" w:sz="0" w:space="0" w:color="auto"/>
          </w:divBdr>
        </w:div>
        <w:div w:id="1727991209">
          <w:marLeft w:val="640"/>
          <w:marRight w:val="0"/>
          <w:marTop w:val="0"/>
          <w:marBottom w:val="0"/>
          <w:divBdr>
            <w:top w:val="none" w:sz="0" w:space="0" w:color="auto"/>
            <w:left w:val="none" w:sz="0" w:space="0" w:color="auto"/>
            <w:bottom w:val="none" w:sz="0" w:space="0" w:color="auto"/>
            <w:right w:val="none" w:sz="0" w:space="0" w:color="auto"/>
          </w:divBdr>
        </w:div>
        <w:div w:id="1728140451">
          <w:marLeft w:val="640"/>
          <w:marRight w:val="0"/>
          <w:marTop w:val="0"/>
          <w:marBottom w:val="0"/>
          <w:divBdr>
            <w:top w:val="none" w:sz="0" w:space="0" w:color="auto"/>
            <w:left w:val="none" w:sz="0" w:space="0" w:color="auto"/>
            <w:bottom w:val="none" w:sz="0" w:space="0" w:color="auto"/>
            <w:right w:val="none" w:sz="0" w:space="0" w:color="auto"/>
          </w:divBdr>
        </w:div>
        <w:div w:id="1750694844">
          <w:marLeft w:val="640"/>
          <w:marRight w:val="0"/>
          <w:marTop w:val="0"/>
          <w:marBottom w:val="0"/>
          <w:divBdr>
            <w:top w:val="none" w:sz="0" w:space="0" w:color="auto"/>
            <w:left w:val="none" w:sz="0" w:space="0" w:color="auto"/>
            <w:bottom w:val="none" w:sz="0" w:space="0" w:color="auto"/>
            <w:right w:val="none" w:sz="0" w:space="0" w:color="auto"/>
          </w:divBdr>
        </w:div>
        <w:div w:id="1812795267">
          <w:marLeft w:val="640"/>
          <w:marRight w:val="0"/>
          <w:marTop w:val="0"/>
          <w:marBottom w:val="0"/>
          <w:divBdr>
            <w:top w:val="none" w:sz="0" w:space="0" w:color="auto"/>
            <w:left w:val="none" w:sz="0" w:space="0" w:color="auto"/>
            <w:bottom w:val="none" w:sz="0" w:space="0" w:color="auto"/>
            <w:right w:val="none" w:sz="0" w:space="0" w:color="auto"/>
          </w:divBdr>
        </w:div>
        <w:div w:id="1823497205">
          <w:marLeft w:val="640"/>
          <w:marRight w:val="0"/>
          <w:marTop w:val="0"/>
          <w:marBottom w:val="0"/>
          <w:divBdr>
            <w:top w:val="none" w:sz="0" w:space="0" w:color="auto"/>
            <w:left w:val="none" w:sz="0" w:space="0" w:color="auto"/>
            <w:bottom w:val="none" w:sz="0" w:space="0" w:color="auto"/>
            <w:right w:val="none" w:sz="0" w:space="0" w:color="auto"/>
          </w:divBdr>
        </w:div>
        <w:div w:id="1873609480">
          <w:marLeft w:val="640"/>
          <w:marRight w:val="0"/>
          <w:marTop w:val="0"/>
          <w:marBottom w:val="0"/>
          <w:divBdr>
            <w:top w:val="none" w:sz="0" w:space="0" w:color="auto"/>
            <w:left w:val="none" w:sz="0" w:space="0" w:color="auto"/>
            <w:bottom w:val="none" w:sz="0" w:space="0" w:color="auto"/>
            <w:right w:val="none" w:sz="0" w:space="0" w:color="auto"/>
          </w:divBdr>
        </w:div>
        <w:div w:id="1893881027">
          <w:marLeft w:val="640"/>
          <w:marRight w:val="0"/>
          <w:marTop w:val="0"/>
          <w:marBottom w:val="0"/>
          <w:divBdr>
            <w:top w:val="none" w:sz="0" w:space="0" w:color="auto"/>
            <w:left w:val="none" w:sz="0" w:space="0" w:color="auto"/>
            <w:bottom w:val="none" w:sz="0" w:space="0" w:color="auto"/>
            <w:right w:val="none" w:sz="0" w:space="0" w:color="auto"/>
          </w:divBdr>
        </w:div>
        <w:div w:id="2039814558">
          <w:marLeft w:val="640"/>
          <w:marRight w:val="0"/>
          <w:marTop w:val="0"/>
          <w:marBottom w:val="0"/>
          <w:divBdr>
            <w:top w:val="none" w:sz="0" w:space="0" w:color="auto"/>
            <w:left w:val="none" w:sz="0" w:space="0" w:color="auto"/>
            <w:bottom w:val="none" w:sz="0" w:space="0" w:color="auto"/>
            <w:right w:val="none" w:sz="0" w:space="0" w:color="auto"/>
          </w:divBdr>
        </w:div>
        <w:div w:id="2052994235">
          <w:marLeft w:val="640"/>
          <w:marRight w:val="0"/>
          <w:marTop w:val="0"/>
          <w:marBottom w:val="0"/>
          <w:divBdr>
            <w:top w:val="none" w:sz="0" w:space="0" w:color="auto"/>
            <w:left w:val="none" w:sz="0" w:space="0" w:color="auto"/>
            <w:bottom w:val="none" w:sz="0" w:space="0" w:color="auto"/>
            <w:right w:val="none" w:sz="0" w:space="0" w:color="auto"/>
          </w:divBdr>
        </w:div>
        <w:div w:id="2082948711">
          <w:marLeft w:val="640"/>
          <w:marRight w:val="0"/>
          <w:marTop w:val="0"/>
          <w:marBottom w:val="0"/>
          <w:divBdr>
            <w:top w:val="none" w:sz="0" w:space="0" w:color="auto"/>
            <w:left w:val="none" w:sz="0" w:space="0" w:color="auto"/>
            <w:bottom w:val="none" w:sz="0" w:space="0" w:color="auto"/>
            <w:right w:val="none" w:sz="0" w:space="0" w:color="auto"/>
          </w:divBdr>
        </w:div>
        <w:div w:id="2096707005">
          <w:marLeft w:val="640"/>
          <w:marRight w:val="0"/>
          <w:marTop w:val="0"/>
          <w:marBottom w:val="0"/>
          <w:divBdr>
            <w:top w:val="none" w:sz="0" w:space="0" w:color="auto"/>
            <w:left w:val="none" w:sz="0" w:space="0" w:color="auto"/>
            <w:bottom w:val="none" w:sz="0" w:space="0" w:color="auto"/>
            <w:right w:val="none" w:sz="0" w:space="0" w:color="auto"/>
          </w:divBdr>
        </w:div>
      </w:divsChild>
    </w:div>
    <w:div w:id="869101974">
      <w:bodyDiv w:val="1"/>
      <w:marLeft w:val="0"/>
      <w:marRight w:val="0"/>
      <w:marTop w:val="0"/>
      <w:marBottom w:val="0"/>
      <w:divBdr>
        <w:top w:val="none" w:sz="0" w:space="0" w:color="auto"/>
        <w:left w:val="none" w:sz="0" w:space="0" w:color="auto"/>
        <w:bottom w:val="none" w:sz="0" w:space="0" w:color="auto"/>
        <w:right w:val="none" w:sz="0" w:space="0" w:color="auto"/>
      </w:divBdr>
      <w:divsChild>
        <w:div w:id="602348986">
          <w:marLeft w:val="0"/>
          <w:marRight w:val="150"/>
          <w:marTop w:val="0"/>
          <w:marBottom w:val="0"/>
          <w:divBdr>
            <w:top w:val="none" w:sz="0" w:space="0" w:color="auto"/>
            <w:left w:val="none" w:sz="0" w:space="0" w:color="auto"/>
            <w:bottom w:val="none" w:sz="0" w:space="0" w:color="auto"/>
            <w:right w:val="none" w:sz="0" w:space="0" w:color="auto"/>
          </w:divBdr>
          <w:divsChild>
            <w:div w:id="783504267">
              <w:marLeft w:val="0"/>
              <w:marRight w:val="150"/>
              <w:marTop w:val="0"/>
              <w:marBottom w:val="0"/>
              <w:divBdr>
                <w:top w:val="none" w:sz="0" w:space="0" w:color="auto"/>
                <w:left w:val="none" w:sz="0" w:space="0" w:color="auto"/>
                <w:bottom w:val="none" w:sz="0" w:space="0" w:color="auto"/>
                <w:right w:val="none" w:sz="0" w:space="0" w:color="auto"/>
              </w:divBdr>
              <w:divsChild>
                <w:div w:id="154761195">
                  <w:marLeft w:val="0"/>
                  <w:marRight w:val="0"/>
                  <w:marTop w:val="0"/>
                  <w:marBottom w:val="0"/>
                  <w:divBdr>
                    <w:top w:val="none" w:sz="0" w:space="0" w:color="auto"/>
                    <w:left w:val="none" w:sz="0" w:space="0" w:color="auto"/>
                    <w:bottom w:val="none" w:sz="0" w:space="0" w:color="auto"/>
                    <w:right w:val="none" w:sz="0" w:space="0" w:color="auto"/>
                  </w:divBdr>
                  <w:divsChild>
                    <w:div w:id="3894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095554">
          <w:marLeft w:val="0"/>
          <w:marRight w:val="150"/>
          <w:marTop w:val="0"/>
          <w:marBottom w:val="0"/>
          <w:divBdr>
            <w:top w:val="none" w:sz="0" w:space="0" w:color="auto"/>
            <w:left w:val="none" w:sz="0" w:space="0" w:color="auto"/>
            <w:bottom w:val="none" w:sz="0" w:space="0" w:color="auto"/>
            <w:right w:val="none" w:sz="0" w:space="0" w:color="auto"/>
          </w:divBdr>
        </w:div>
        <w:div w:id="2110656353">
          <w:marLeft w:val="0"/>
          <w:marRight w:val="150"/>
          <w:marTop w:val="0"/>
          <w:marBottom w:val="0"/>
          <w:divBdr>
            <w:top w:val="none" w:sz="0" w:space="0" w:color="auto"/>
            <w:left w:val="none" w:sz="0" w:space="0" w:color="auto"/>
            <w:bottom w:val="none" w:sz="0" w:space="0" w:color="auto"/>
            <w:right w:val="none" w:sz="0" w:space="0" w:color="auto"/>
          </w:divBdr>
        </w:div>
        <w:div w:id="38556752">
          <w:marLeft w:val="0"/>
          <w:marRight w:val="150"/>
          <w:marTop w:val="0"/>
          <w:marBottom w:val="0"/>
          <w:divBdr>
            <w:top w:val="none" w:sz="0" w:space="0" w:color="auto"/>
            <w:left w:val="none" w:sz="0" w:space="0" w:color="auto"/>
            <w:bottom w:val="none" w:sz="0" w:space="0" w:color="auto"/>
            <w:right w:val="none" w:sz="0" w:space="0" w:color="auto"/>
          </w:divBdr>
        </w:div>
      </w:divsChild>
    </w:div>
    <w:div w:id="872159351">
      <w:marLeft w:val="0"/>
      <w:marRight w:val="0"/>
      <w:marTop w:val="0"/>
      <w:marBottom w:val="0"/>
      <w:divBdr>
        <w:top w:val="none" w:sz="0" w:space="0" w:color="auto"/>
        <w:left w:val="none" w:sz="0" w:space="0" w:color="auto"/>
        <w:bottom w:val="none" w:sz="0" w:space="0" w:color="auto"/>
        <w:right w:val="none" w:sz="0" w:space="0" w:color="auto"/>
      </w:divBdr>
    </w:div>
    <w:div w:id="882207310">
      <w:bodyDiv w:val="1"/>
      <w:marLeft w:val="0"/>
      <w:marRight w:val="0"/>
      <w:marTop w:val="0"/>
      <w:marBottom w:val="0"/>
      <w:divBdr>
        <w:top w:val="none" w:sz="0" w:space="0" w:color="auto"/>
        <w:left w:val="none" w:sz="0" w:space="0" w:color="auto"/>
        <w:bottom w:val="none" w:sz="0" w:space="0" w:color="auto"/>
        <w:right w:val="none" w:sz="0" w:space="0" w:color="auto"/>
      </w:divBdr>
      <w:divsChild>
        <w:div w:id="1366371062">
          <w:marLeft w:val="640"/>
          <w:marRight w:val="0"/>
          <w:marTop w:val="0"/>
          <w:marBottom w:val="0"/>
          <w:divBdr>
            <w:top w:val="none" w:sz="0" w:space="0" w:color="auto"/>
            <w:left w:val="none" w:sz="0" w:space="0" w:color="auto"/>
            <w:bottom w:val="none" w:sz="0" w:space="0" w:color="auto"/>
            <w:right w:val="none" w:sz="0" w:space="0" w:color="auto"/>
          </w:divBdr>
        </w:div>
        <w:div w:id="1530416732">
          <w:marLeft w:val="640"/>
          <w:marRight w:val="0"/>
          <w:marTop w:val="0"/>
          <w:marBottom w:val="0"/>
          <w:divBdr>
            <w:top w:val="none" w:sz="0" w:space="0" w:color="auto"/>
            <w:left w:val="none" w:sz="0" w:space="0" w:color="auto"/>
            <w:bottom w:val="none" w:sz="0" w:space="0" w:color="auto"/>
            <w:right w:val="none" w:sz="0" w:space="0" w:color="auto"/>
          </w:divBdr>
        </w:div>
        <w:div w:id="1830174877">
          <w:marLeft w:val="640"/>
          <w:marRight w:val="0"/>
          <w:marTop w:val="0"/>
          <w:marBottom w:val="0"/>
          <w:divBdr>
            <w:top w:val="none" w:sz="0" w:space="0" w:color="auto"/>
            <w:left w:val="none" w:sz="0" w:space="0" w:color="auto"/>
            <w:bottom w:val="none" w:sz="0" w:space="0" w:color="auto"/>
            <w:right w:val="none" w:sz="0" w:space="0" w:color="auto"/>
          </w:divBdr>
        </w:div>
        <w:div w:id="568342949">
          <w:marLeft w:val="640"/>
          <w:marRight w:val="0"/>
          <w:marTop w:val="0"/>
          <w:marBottom w:val="0"/>
          <w:divBdr>
            <w:top w:val="none" w:sz="0" w:space="0" w:color="auto"/>
            <w:left w:val="none" w:sz="0" w:space="0" w:color="auto"/>
            <w:bottom w:val="none" w:sz="0" w:space="0" w:color="auto"/>
            <w:right w:val="none" w:sz="0" w:space="0" w:color="auto"/>
          </w:divBdr>
        </w:div>
        <w:div w:id="866407775">
          <w:marLeft w:val="640"/>
          <w:marRight w:val="0"/>
          <w:marTop w:val="0"/>
          <w:marBottom w:val="0"/>
          <w:divBdr>
            <w:top w:val="none" w:sz="0" w:space="0" w:color="auto"/>
            <w:left w:val="none" w:sz="0" w:space="0" w:color="auto"/>
            <w:bottom w:val="none" w:sz="0" w:space="0" w:color="auto"/>
            <w:right w:val="none" w:sz="0" w:space="0" w:color="auto"/>
          </w:divBdr>
        </w:div>
        <w:div w:id="1475021046">
          <w:marLeft w:val="640"/>
          <w:marRight w:val="0"/>
          <w:marTop w:val="0"/>
          <w:marBottom w:val="0"/>
          <w:divBdr>
            <w:top w:val="none" w:sz="0" w:space="0" w:color="auto"/>
            <w:left w:val="none" w:sz="0" w:space="0" w:color="auto"/>
            <w:bottom w:val="none" w:sz="0" w:space="0" w:color="auto"/>
            <w:right w:val="none" w:sz="0" w:space="0" w:color="auto"/>
          </w:divBdr>
        </w:div>
        <w:div w:id="1572228233">
          <w:marLeft w:val="640"/>
          <w:marRight w:val="0"/>
          <w:marTop w:val="0"/>
          <w:marBottom w:val="0"/>
          <w:divBdr>
            <w:top w:val="none" w:sz="0" w:space="0" w:color="auto"/>
            <w:left w:val="none" w:sz="0" w:space="0" w:color="auto"/>
            <w:bottom w:val="none" w:sz="0" w:space="0" w:color="auto"/>
            <w:right w:val="none" w:sz="0" w:space="0" w:color="auto"/>
          </w:divBdr>
        </w:div>
        <w:div w:id="889268611">
          <w:marLeft w:val="640"/>
          <w:marRight w:val="0"/>
          <w:marTop w:val="0"/>
          <w:marBottom w:val="0"/>
          <w:divBdr>
            <w:top w:val="none" w:sz="0" w:space="0" w:color="auto"/>
            <w:left w:val="none" w:sz="0" w:space="0" w:color="auto"/>
            <w:bottom w:val="none" w:sz="0" w:space="0" w:color="auto"/>
            <w:right w:val="none" w:sz="0" w:space="0" w:color="auto"/>
          </w:divBdr>
        </w:div>
        <w:div w:id="1034817559">
          <w:marLeft w:val="640"/>
          <w:marRight w:val="0"/>
          <w:marTop w:val="0"/>
          <w:marBottom w:val="0"/>
          <w:divBdr>
            <w:top w:val="none" w:sz="0" w:space="0" w:color="auto"/>
            <w:left w:val="none" w:sz="0" w:space="0" w:color="auto"/>
            <w:bottom w:val="none" w:sz="0" w:space="0" w:color="auto"/>
            <w:right w:val="none" w:sz="0" w:space="0" w:color="auto"/>
          </w:divBdr>
        </w:div>
        <w:div w:id="1678340986">
          <w:marLeft w:val="640"/>
          <w:marRight w:val="0"/>
          <w:marTop w:val="0"/>
          <w:marBottom w:val="0"/>
          <w:divBdr>
            <w:top w:val="none" w:sz="0" w:space="0" w:color="auto"/>
            <w:left w:val="none" w:sz="0" w:space="0" w:color="auto"/>
            <w:bottom w:val="none" w:sz="0" w:space="0" w:color="auto"/>
            <w:right w:val="none" w:sz="0" w:space="0" w:color="auto"/>
          </w:divBdr>
        </w:div>
        <w:div w:id="1439107991">
          <w:marLeft w:val="640"/>
          <w:marRight w:val="0"/>
          <w:marTop w:val="0"/>
          <w:marBottom w:val="0"/>
          <w:divBdr>
            <w:top w:val="none" w:sz="0" w:space="0" w:color="auto"/>
            <w:left w:val="none" w:sz="0" w:space="0" w:color="auto"/>
            <w:bottom w:val="none" w:sz="0" w:space="0" w:color="auto"/>
            <w:right w:val="none" w:sz="0" w:space="0" w:color="auto"/>
          </w:divBdr>
        </w:div>
        <w:div w:id="918172541">
          <w:marLeft w:val="640"/>
          <w:marRight w:val="0"/>
          <w:marTop w:val="0"/>
          <w:marBottom w:val="0"/>
          <w:divBdr>
            <w:top w:val="none" w:sz="0" w:space="0" w:color="auto"/>
            <w:left w:val="none" w:sz="0" w:space="0" w:color="auto"/>
            <w:bottom w:val="none" w:sz="0" w:space="0" w:color="auto"/>
            <w:right w:val="none" w:sz="0" w:space="0" w:color="auto"/>
          </w:divBdr>
        </w:div>
        <w:div w:id="174927857">
          <w:marLeft w:val="640"/>
          <w:marRight w:val="0"/>
          <w:marTop w:val="0"/>
          <w:marBottom w:val="0"/>
          <w:divBdr>
            <w:top w:val="none" w:sz="0" w:space="0" w:color="auto"/>
            <w:left w:val="none" w:sz="0" w:space="0" w:color="auto"/>
            <w:bottom w:val="none" w:sz="0" w:space="0" w:color="auto"/>
            <w:right w:val="none" w:sz="0" w:space="0" w:color="auto"/>
          </w:divBdr>
        </w:div>
        <w:div w:id="2126658526">
          <w:marLeft w:val="640"/>
          <w:marRight w:val="0"/>
          <w:marTop w:val="0"/>
          <w:marBottom w:val="0"/>
          <w:divBdr>
            <w:top w:val="none" w:sz="0" w:space="0" w:color="auto"/>
            <w:left w:val="none" w:sz="0" w:space="0" w:color="auto"/>
            <w:bottom w:val="none" w:sz="0" w:space="0" w:color="auto"/>
            <w:right w:val="none" w:sz="0" w:space="0" w:color="auto"/>
          </w:divBdr>
        </w:div>
        <w:div w:id="855076275">
          <w:marLeft w:val="640"/>
          <w:marRight w:val="0"/>
          <w:marTop w:val="0"/>
          <w:marBottom w:val="0"/>
          <w:divBdr>
            <w:top w:val="none" w:sz="0" w:space="0" w:color="auto"/>
            <w:left w:val="none" w:sz="0" w:space="0" w:color="auto"/>
            <w:bottom w:val="none" w:sz="0" w:space="0" w:color="auto"/>
            <w:right w:val="none" w:sz="0" w:space="0" w:color="auto"/>
          </w:divBdr>
        </w:div>
        <w:div w:id="1158157360">
          <w:marLeft w:val="640"/>
          <w:marRight w:val="0"/>
          <w:marTop w:val="0"/>
          <w:marBottom w:val="0"/>
          <w:divBdr>
            <w:top w:val="none" w:sz="0" w:space="0" w:color="auto"/>
            <w:left w:val="none" w:sz="0" w:space="0" w:color="auto"/>
            <w:bottom w:val="none" w:sz="0" w:space="0" w:color="auto"/>
            <w:right w:val="none" w:sz="0" w:space="0" w:color="auto"/>
          </w:divBdr>
        </w:div>
        <w:div w:id="1247761026">
          <w:marLeft w:val="640"/>
          <w:marRight w:val="0"/>
          <w:marTop w:val="0"/>
          <w:marBottom w:val="0"/>
          <w:divBdr>
            <w:top w:val="none" w:sz="0" w:space="0" w:color="auto"/>
            <w:left w:val="none" w:sz="0" w:space="0" w:color="auto"/>
            <w:bottom w:val="none" w:sz="0" w:space="0" w:color="auto"/>
            <w:right w:val="none" w:sz="0" w:space="0" w:color="auto"/>
          </w:divBdr>
        </w:div>
        <w:div w:id="1863860813">
          <w:marLeft w:val="640"/>
          <w:marRight w:val="0"/>
          <w:marTop w:val="0"/>
          <w:marBottom w:val="0"/>
          <w:divBdr>
            <w:top w:val="none" w:sz="0" w:space="0" w:color="auto"/>
            <w:left w:val="none" w:sz="0" w:space="0" w:color="auto"/>
            <w:bottom w:val="none" w:sz="0" w:space="0" w:color="auto"/>
            <w:right w:val="none" w:sz="0" w:space="0" w:color="auto"/>
          </w:divBdr>
        </w:div>
        <w:div w:id="1007369145">
          <w:marLeft w:val="640"/>
          <w:marRight w:val="0"/>
          <w:marTop w:val="0"/>
          <w:marBottom w:val="0"/>
          <w:divBdr>
            <w:top w:val="none" w:sz="0" w:space="0" w:color="auto"/>
            <w:left w:val="none" w:sz="0" w:space="0" w:color="auto"/>
            <w:bottom w:val="none" w:sz="0" w:space="0" w:color="auto"/>
            <w:right w:val="none" w:sz="0" w:space="0" w:color="auto"/>
          </w:divBdr>
        </w:div>
        <w:div w:id="1203790533">
          <w:marLeft w:val="640"/>
          <w:marRight w:val="0"/>
          <w:marTop w:val="0"/>
          <w:marBottom w:val="0"/>
          <w:divBdr>
            <w:top w:val="none" w:sz="0" w:space="0" w:color="auto"/>
            <w:left w:val="none" w:sz="0" w:space="0" w:color="auto"/>
            <w:bottom w:val="none" w:sz="0" w:space="0" w:color="auto"/>
            <w:right w:val="none" w:sz="0" w:space="0" w:color="auto"/>
          </w:divBdr>
        </w:div>
        <w:div w:id="1093168542">
          <w:marLeft w:val="640"/>
          <w:marRight w:val="0"/>
          <w:marTop w:val="0"/>
          <w:marBottom w:val="0"/>
          <w:divBdr>
            <w:top w:val="none" w:sz="0" w:space="0" w:color="auto"/>
            <w:left w:val="none" w:sz="0" w:space="0" w:color="auto"/>
            <w:bottom w:val="none" w:sz="0" w:space="0" w:color="auto"/>
            <w:right w:val="none" w:sz="0" w:space="0" w:color="auto"/>
          </w:divBdr>
        </w:div>
        <w:div w:id="380907297">
          <w:marLeft w:val="640"/>
          <w:marRight w:val="0"/>
          <w:marTop w:val="0"/>
          <w:marBottom w:val="0"/>
          <w:divBdr>
            <w:top w:val="none" w:sz="0" w:space="0" w:color="auto"/>
            <w:left w:val="none" w:sz="0" w:space="0" w:color="auto"/>
            <w:bottom w:val="none" w:sz="0" w:space="0" w:color="auto"/>
            <w:right w:val="none" w:sz="0" w:space="0" w:color="auto"/>
          </w:divBdr>
        </w:div>
        <w:div w:id="233903627">
          <w:marLeft w:val="640"/>
          <w:marRight w:val="0"/>
          <w:marTop w:val="0"/>
          <w:marBottom w:val="0"/>
          <w:divBdr>
            <w:top w:val="none" w:sz="0" w:space="0" w:color="auto"/>
            <w:left w:val="none" w:sz="0" w:space="0" w:color="auto"/>
            <w:bottom w:val="none" w:sz="0" w:space="0" w:color="auto"/>
            <w:right w:val="none" w:sz="0" w:space="0" w:color="auto"/>
          </w:divBdr>
        </w:div>
        <w:div w:id="480394371">
          <w:marLeft w:val="640"/>
          <w:marRight w:val="0"/>
          <w:marTop w:val="0"/>
          <w:marBottom w:val="0"/>
          <w:divBdr>
            <w:top w:val="none" w:sz="0" w:space="0" w:color="auto"/>
            <w:left w:val="none" w:sz="0" w:space="0" w:color="auto"/>
            <w:bottom w:val="none" w:sz="0" w:space="0" w:color="auto"/>
            <w:right w:val="none" w:sz="0" w:space="0" w:color="auto"/>
          </w:divBdr>
        </w:div>
        <w:div w:id="1251306820">
          <w:marLeft w:val="640"/>
          <w:marRight w:val="0"/>
          <w:marTop w:val="0"/>
          <w:marBottom w:val="0"/>
          <w:divBdr>
            <w:top w:val="none" w:sz="0" w:space="0" w:color="auto"/>
            <w:left w:val="none" w:sz="0" w:space="0" w:color="auto"/>
            <w:bottom w:val="none" w:sz="0" w:space="0" w:color="auto"/>
            <w:right w:val="none" w:sz="0" w:space="0" w:color="auto"/>
          </w:divBdr>
        </w:div>
        <w:div w:id="990711496">
          <w:marLeft w:val="640"/>
          <w:marRight w:val="0"/>
          <w:marTop w:val="0"/>
          <w:marBottom w:val="0"/>
          <w:divBdr>
            <w:top w:val="none" w:sz="0" w:space="0" w:color="auto"/>
            <w:left w:val="none" w:sz="0" w:space="0" w:color="auto"/>
            <w:bottom w:val="none" w:sz="0" w:space="0" w:color="auto"/>
            <w:right w:val="none" w:sz="0" w:space="0" w:color="auto"/>
          </w:divBdr>
        </w:div>
        <w:div w:id="1447197075">
          <w:marLeft w:val="640"/>
          <w:marRight w:val="0"/>
          <w:marTop w:val="0"/>
          <w:marBottom w:val="0"/>
          <w:divBdr>
            <w:top w:val="none" w:sz="0" w:space="0" w:color="auto"/>
            <w:left w:val="none" w:sz="0" w:space="0" w:color="auto"/>
            <w:bottom w:val="none" w:sz="0" w:space="0" w:color="auto"/>
            <w:right w:val="none" w:sz="0" w:space="0" w:color="auto"/>
          </w:divBdr>
        </w:div>
        <w:div w:id="383910624">
          <w:marLeft w:val="640"/>
          <w:marRight w:val="0"/>
          <w:marTop w:val="0"/>
          <w:marBottom w:val="0"/>
          <w:divBdr>
            <w:top w:val="none" w:sz="0" w:space="0" w:color="auto"/>
            <w:left w:val="none" w:sz="0" w:space="0" w:color="auto"/>
            <w:bottom w:val="none" w:sz="0" w:space="0" w:color="auto"/>
            <w:right w:val="none" w:sz="0" w:space="0" w:color="auto"/>
          </w:divBdr>
        </w:div>
        <w:div w:id="2036341521">
          <w:marLeft w:val="640"/>
          <w:marRight w:val="0"/>
          <w:marTop w:val="0"/>
          <w:marBottom w:val="0"/>
          <w:divBdr>
            <w:top w:val="none" w:sz="0" w:space="0" w:color="auto"/>
            <w:left w:val="none" w:sz="0" w:space="0" w:color="auto"/>
            <w:bottom w:val="none" w:sz="0" w:space="0" w:color="auto"/>
            <w:right w:val="none" w:sz="0" w:space="0" w:color="auto"/>
          </w:divBdr>
        </w:div>
        <w:div w:id="1172838310">
          <w:marLeft w:val="640"/>
          <w:marRight w:val="0"/>
          <w:marTop w:val="0"/>
          <w:marBottom w:val="0"/>
          <w:divBdr>
            <w:top w:val="none" w:sz="0" w:space="0" w:color="auto"/>
            <w:left w:val="none" w:sz="0" w:space="0" w:color="auto"/>
            <w:bottom w:val="none" w:sz="0" w:space="0" w:color="auto"/>
            <w:right w:val="none" w:sz="0" w:space="0" w:color="auto"/>
          </w:divBdr>
        </w:div>
        <w:div w:id="2038499785">
          <w:marLeft w:val="640"/>
          <w:marRight w:val="0"/>
          <w:marTop w:val="0"/>
          <w:marBottom w:val="0"/>
          <w:divBdr>
            <w:top w:val="none" w:sz="0" w:space="0" w:color="auto"/>
            <w:left w:val="none" w:sz="0" w:space="0" w:color="auto"/>
            <w:bottom w:val="none" w:sz="0" w:space="0" w:color="auto"/>
            <w:right w:val="none" w:sz="0" w:space="0" w:color="auto"/>
          </w:divBdr>
        </w:div>
        <w:div w:id="1242444803">
          <w:marLeft w:val="640"/>
          <w:marRight w:val="0"/>
          <w:marTop w:val="0"/>
          <w:marBottom w:val="0"/>
          <w:divBdr>
            <w:top w:val="none" w:sz="0" w:space="0" w:color="auto"/>
            <w:left w:val="none" w:sz="0" w:space="0" w:color="auto"/>
            <w:bottom w:val="none" w:sz="0" w:space="0" w:color="auto"/>
            <w:right w:val="none" w:sz="0" w:space="0" w:color="auto"/>
          </w:divBdr>
        </w:div>
        <w:div w:id="846410628">
          <w:marLeft w:val="640"/>
          <w:marRight w:val="0"/>
          <w:marTop w:val="0"/>
          <w:marBottom w:val="0"/>
          <w:divBdr>
            <w:top w:val="none" w:sz="0" w:space="0" w:color="auto"/>
            <w:left w:val="none" w:sz="0" w:space="0" w:color="auto"/>
            <w:bottom w:val="none" w:sz="0" w:space="0" w:color="auto"/>
            <w:right w:val="none" w:sz="0" w:space="0" w:color="auto"/>
          </w:divBdr>
        </w:div>
        <w:div w:id="2035693797">
          <w:marLeft w:val="640"/>
          <w:marRight w:val="0"/>
          <w:marTop w:val="0"/>
          <w:marBottom w:val="0"/>
          <w:divBdr>
            <w:top w:val="none" w:sz="0" w:space="0" w:color="auto"/>
            <w:left w:val="none" w:sz="0" w:space="0" w:color="auto"/>
            <w:bottom w:val="none" w:sz="0" w:space="0" w:color="auto"/>
            <w:right w:val="none" w:sz="0" w:space="0" w:color="auto"/>
          </w:divBdr>
        </w:div>
        <w:div w:id="1540892399">
          <w:marLeft w:val="640"/>
          <w:marRight w:val="0"/>
          <w:marTop w:val="0"/>
          <w:marBottom w:val="0"/>
          <w:divBdr>
            <w:top w:val="none" w:sz="0" w:space="0" w:color="auto"/>
            <w:left w:val="none" w:sz="0" w:space="0" w:color="auto"/>
            <w:bottom w:val="none" w:sz="0" w:space="0" w:color="auto"/>
            <w:right w:val="none" w:sz="0" w:space="0" w:color="auto"/>
          </w:divBdr>
        </w:div>
        <w:div w:id="1310283778">
          <w:marLeft w:val="640"/>
          <w:marRight w:val="0"/>
          <w:marTop w:val="0"/>
          <w:marBottom w:val="0"/>
          <w:divBdr>
            <w:top w:val="none" w:sz="0" w:space="0" w:color="auto"/>
            <w:left w:val="none" w:sz="0" w:space="0" w:color="auto"/>
            <w:bottom w:val="none" w:sz="0" w:space="0" w:color="auto"/>
            <w:right w:val="none" w:sz="0" w:space="0" w:color="auto"/>
          </w:divBdr>
        </w:div>
        <w:div w:id="571044134">
          <w:marLeft w:val="640"/>
          <w:marRight w:val="0"/>
          <w:marTop w:val="0"/>
          <w:marBottom w:val="0"/>
          <w:divBdr>
            <w:top w:val="none" w:sz="0" w:space="0" w:color="auto"/>
            <w:left w:val="none" w:sz="0" w:space="0" w:color="auto"/>
            <w:bottom w:val="none" w:sz="0" w:space="0" w:color="auto"/>
            <w:right w:val="none" w:sz="0" w:space="0" w:color="auto"/>
          </w:divBdr>
        </w:div>
        <w:div w:id="27335799">
          <w:marLeft w:val="640"/>
          <w:marRight w:val="0"/>
          <w:marTop w:val="0"/>
          <w:marBottom w:val="0"/>
          <w:divBdr>
            <w:top w:val="none" w:sz="0" w:space="0" w:color="auto"/>
            <w:left w:val="none" w:sz="0" w:space="0" w:color="auto"/>
            <w:bottom w:val="none" w:sz="0" w:space="0" w:color="auto"/>
            <w:right w:val="none" w:sz="0" w:space="0" w:color="auto"/>
          </w:divBdr>
        </w:div>
        <w:div w:id="435177983">
          <w:marLeft w:val="640"/>
          <w:marRight w:val="0"/>
          <w:marTop w:val="0"/>
          <w:marBottom w:val="0"/>
          <w:divBdr>
            <w:top w:val="none" w:sz="0" w:space="0" w:color="auto"/>
            <w:left w:val="none" w:sz="0" w:space="0" w:color="auto"/>
            <w:bottom w:val="none" w:sz="0" w:space="0" w:color="auto"/>
            <w:right w:val="none" w:sz="0" w:space="0" w:color="auto"/>
          </w:divBdr>
        </w:div>
        <w:div w:id="1292515562">
          <w:marLeft w:val="640"/>
          <w:marRight w:val="0"/>
          <w:marTop w:val="0"/>
          <w:marBottom w:val="0"/>
          <w:divBdr>
            <w:top w:val="none" w:sz="0" w:space="0" w:color="auto"/>
            <w:left w:val="none" w:sz="0" w:space="0" w:color="auto"/>
            <w:bottom w:val="none" w:sz="0" w:space="0" w:color="auto"/>
            <w:right w:val="none" w:sz="0" w:space="0" w:color="auto"/>
          </w:divBdr>
        </w:div>
        <w:div w:id="1365908047">
          <w:marLeft w:val="640"/>
          <w:marRight w:val="0"/>
          <w:marTop w:val="0"/>
          <w:marBottom w:val="0"/>
          <w:divBdr>
            <w:top w:val="none" w:sz="0" w:space="0" w:color="auto"/>
            <w:left w:val="none" w:sz="0" w:space="0" w:color="auto"/>
            <w:bottom w:val="none" w:sz="0" w:space="0" w:color="auto"/>
            <w:right w:val="none" w:sz="0" w:space="0" w:color="auto"/>
          </w:divBdr>
        </w:div>
        <w:div w:id="1476531061">
          <w:marLeft w:val="640"/>
          <w:marRight w:val="0"/>
          <w:marTop w:val="0"/>
          <w:marBottom w:val="0"/>
          <w:divBdr>
            <w:top w:val="none" w:sz="0" w:space="0" w:color="auto"/>
            <w:left w:val="none" w:sz="0" w:space="0" w:color="auto"/>
            <w:bottom w:val="none" w:sz="0" w:space="0" w:color="auto"/>
            <w:right w:val="none" w:sz="0" w:space="0" w:color="auto"/>
          </w:divBdr>
        </w:div>
        <w:div w:id="1931113290">
          <w:marLeft w:val="640"/>
          <w:marRight w:val="0"/>
          <w:marTop w:val="0"/>
          <w:marBottom w:val="0"/>
          <w:divBdr>
            <w:top w:val="none" w:sz="0" w:space="0" w:color="auto"/>
            <w:left w:val="none" w:sz="0" w:space="0" w:color="auto"/>
            <w:bottom w:val="none" w:sz="0" w:space="0" w:color="auto"/>
            <w:right w:val="none" w:sz="0" w:space="0" w:color="auto"/>
          </w:divBdr>
        </w:div>
        <w:div w:id="1634943871">
          <w:marLeft w:val="640"/>
          <w:marRight w:val="0"/>
          <w:marTop w:val="0"/>
          <w:marBottom w:val="0"/>
          <w:divBdr>
            <w:top w:val="none" w:sz="0" w:space="0" w:color="auto"/>
            <w:left w:val="none" w:sz="0" w:space="0" w:color="auto"/>
            <w:bottom w:val="none" w:sz="0" w:space="0" w:color="auto"/>
            <w:right w:val="none" w:sz="0" w:space="0" w:color="auto"/>
          </w:divBdr>
        </w:div>
        <w:div w:id="1561939316">
          <w:marLeft w:val="640"/>
          <w:marRight w:val="0"/>
          <w:marTop w:val="0"/>
          <w:marBottom w:val="0"/>
          <w:divBdr>
            <w:top w:val="none" w:sz="0" w:space="0" w:color="auto"/>
            <w:left w:val="none" w:sz="0" w:space="0" w:color="auto"/>
            <w:bottom w:val="none" w:sz="0" w:space="0" w:color="auto"/>
            <w:right w:val="none" w:sz="0" w:space="0" w:color="auto"/>
          </w:divBdr>
        </w:div>
        <w:div w:id="2005618351">
          <w:marLeft w:val="640"/>
          <w:marRight w:val="0"/>
          <w:marTop w:val="0"/>
          <w:marBottom w:val="0"/>
          <w:divBdr>
            <w:top w:val="none" w:sz="0" w:space="0" w:color="auto"/>
            <w:left w:val="none" w:sz="0" w:space="0" w:color="auto"/>
            <w:bottom w:val="none" w:sz="0" w:space="0" w:color="auto"/>
            <w:right w:val="none" w:sz="0" w:space="0" w:color="auto"/>
          </w:divBdr>
        </w:div>
        <w:div w:id="1341539562">
          <w:marLeft w:val="640"/>
          <w:marRight w:val="0"/>
          <w:marTop w:val="0"/>
          <w:marBottom w:val="0"/>
          <w:divBdr>
            <w:top w:val="none" w:sz="0" w:space="0" w:color="auto"/>
            <w:left w:val="none" w:sz="0" w:space="0" w:color="auto"/>
            <w:bottom w:val="none" w:sz="0" w:space="0" w:color="auto"/>
            <w:right w:val="none" w:sz="0" w:space="0" w:color="auto"/>
          </w:divBdr>
        </w:div>
        <w:div w:id="1184174332">
          <w:marLeft w:val="640"/>
          <w:marRight w:val="0"/>
          <w:marTop w:val="0"/>
          <w:marBottom w:val="0"/>
          <w:divBdr>
            <w:top w:val="none" w:sz="0" w:space="0" w:color="auto"/>
            <w:left w:val="none" w:sz="0" w:space="0" w:color="auto"/>
            <w:bottom w:val="none" w:sz="0" w:space="0" w:color="auto"/>
            <w:right w:val="none" w:sz="0" w:space="0" w:color="auto"/>
          </w:divBdr>
        </w:div>
      </w:divsChild>
    </w:div>
    <w:div w:id="883055424">
      <w:bodyDiv w:val="1"/>
      <w:marLeft w:val="0"/>
      <w:marRight w:val="0"/>
      <w:marTop w:val="0"/>
      <w:marBottom w:val="0"/>
      <w:divBdr>
        <w:top w:val="none" w:sz="0" w:space="0" w:color="auto"/>
        <w:left w:val="none" w:sz="0" w:space="0" w:color="auto"/>
        <w:bottom w:val="none" w:sz="0" w:space="0" w:color="auto"/>
        <w:right w:val="none" w:sz="0" w:space="0" w:color="auto"/>
      </w:divBdr>
    </w:div>
    <w:div w:id="889995656">
      <w:marLeft w:val="0"/>
      <w:marRight w:val="0"/>
      <w:marTop w:val="0"/>
      <w:marBottom w:val="0"/>
      <w:divBdr>
        <w:top w:val="none" w:sz="0" w:space="0" w:color="auto"/>
        <w:left w:val="none" w:sz="0" w:space="0" w:color="auto"/>
        <w:bottom w:val="none" w:sz="0" w:space="0" w:color="auto"/>
        <w:right w:val="none" w:sz="0" w:space="0" w:color="auto"/>
      </w:divBdr>
    </w:div>
    <w:div w:id="896624539">
      <w:bodyDiv w:val="1"/>
      <w:marLeft w:val="0"/>
      <w:marRight w:val="0"/>
      <w:marTop w:val="0"/>
      <w:marBottom w:val="0"/>
      <w:divBdr>
        <w:top w:val="none" w:sz="0" w:space="0" w:color="auto"/>
        <w:left w:val="none" w:sz="0" w:space="0" w:color="auto"/>
        <w:bottom w:val="none" w:sz="0" w:space="0" w:color="auto"/>
        <w:right w:val="none" w:sz="0" w:space="0" w:color="auto"/>
      </w:divBdr>
      <w:divsChild>
        <w:div w:id="1778330015">
          <w:marLeft w:val="640"/>
          <w:marRight w:val="0"/>
          <w:marTop w:val="0"/>
          <w:marBottom w:val="0"/>
          <w:divBdr>
            <w:top w:val="none" w:sz="0" w:space="0" w:color="auto"/>
            <w:left w:val="none" w:sz="0" w:space="0" w:color="auto"/>
            <w:bottom w:val="none" w:sz="0" w:space="0" w:color="auto"/>
            <w:right w:val="none" w:sz="0" w:space="0" w:color="auto"/>
          </w:divBdr>
        </w:div>
        <w:div w:id="388456398">
          <w:marLeft w:val="640"/>
          <w:marRight w:val="0"/>
          <w:marTop w:val="0"/>
          <w:marBottom w:val="0"/>
          <w:divBdr>
            <w:top w:val="none" w:sz="0" w:space="0" w:color="auto"/>
            <w:left w:val="none" w:sz="0" w:space="0" w:color="auto"/>
            <w:bottom w:val="none" w:sz="0" w:space="0" w:color="auto"/>
            <w:right w:val="none" w:sz="0" w:space="0" w:color="auto"/>
          </w:divBdr>
        </w:div>
        <w:div w:id="1371764996">
          <w:marLeft w:val="640"/>
          <w:marRight w:val="0"/>
          <w:marTop w:val="0"/>
          <w:marBottom w:val="0"/>
          <w:divBdr>
            <w:top w:val="none" w:sz="0" w:space="0" w:color="auto"/>
            <w:left w:val="none" w:sz="0" w:space="0" w:color="auto"/>
            <w:bottom w:val="none" w:sz="0" w:space="0" w:color="auto"/>
            <w:right w:val="none" w:sz="0" w:space="0" w:color="auto"/>
          </w:divBdr>
        </w:div>
        <w:div w:id="492718239">
          <w:marLeft w:val="640"/>
          <w:marRight w:val="0"/>
          <w:marTop w:val="0"/>
          <w:marBottom w:val="0"/>
          <w:divBdr>
            <w:top w:val="none" w:sz="0" w:space="0" w:color="auto"/>
            <w:left w:val="none" w:sz="0" w:space="0" w:color="auto"/>
            <w:bottom w:val="none" w:sz="0" w:space="0" w:color="auto"/>
            <w:right w:val="none" w:sz="0" w:space="0" w:color="auto"/>
          </w:divBdr>
        </w:div>
        <w:div w:id="532958203">
          <w:marLeft w:val="640"/>
          <w:marRight w:val="0"/>
          <w:marTop w:val="0"/>
          <w:marBottom w:val="0"/>
          <w:divBdr>
            <w:top w:val="none" w:sz="0" w:space="0" w:color="auto"/>
            <w:left w:val="none" w:sz="0" w:space="0" w:color="auto"/>
            <w:bottom w:val="none" w:sz="0" w:space="0" w:color="auto"/>
            <w:right w:val="none" w:sz="0" w:space="0" w:color="auto"/>
          </w:divBdr>
        </w:div>
        <w:div w:id="1937008912">
          <w:marLeft w:val="640"/>
          <w:marRight w:val="0"/>
          <w:marTop w:val="0"/>
          <w:marBottom w:val="0"/>
          <w:divBdr>
            <w:top w:val="none" w:sz="0" w:space="0" w:color="auto"/>
            <w:left w:val="none" w:sz="0" w:space="0" w:color="auto"/>
            <w:bottom w:val="none" w:sz="0" w:space="0" w:color="auto"/>
            <w:right w:val="none" w:sz="0" w:space="0" w:color="auto"/>
          </w:divBdr>
        </w:div>
        <w:div w:id="871771504">
          <w:marLeft w:val="640"/>
          <w:marRight w:val="0"/>
          <w:marTop w:val="0"/>
          <w:marBottom w:val="0"/>
          <w:divBdr>
            <w:top w:val="none" w:sz="0" w:space="0" w:color="auto"/>
            <w:left w:val="none" w:sz="0" w:space="0" w:color="auto"/>
            <w:bottom w:val="none" w:sz="0" w:space="0" w:color="auto"/>
            <w:right w:val="none" w:sz="0" w:space="0" w:color="auto"/>
          </w:divBdr>
        </w:div>
        <w:div w:id="1692492176">
          <w:marLeft w:val="640"/>
          <w:marRight w:val="0"/>
          <w:marTop w:val="0"/>
          <w:marBottom w:val="0"/>
          <w:divBdr>
            <w:top w:val="none" w:sz="0" w:space="0" w:color="auto"/>
            <w:left w:val="none" w:sz="0" w:space="0" w:color="auto"/>
            <w:bottom w:val="none" w:sz="0" w:space="0" w:color="auto"/>
            <w:right w:val="none" w:sz="0" w:space="0" w:color="auto"/>
          </w:divBdr>
        </w:div>
        <w:div w:id="1863350642">
          <w:marLeft w:val="640"/>
          <w:marRight w:val="0"/>
          <w:marTop w:val="0"/>
          <w:marBottom w:val="0"/>
          <w:divBdr>
            <w:top w:val="none" w:sz="0" w:space="0" w:color="auto"/>
            <w:left w:val="none" w:sz="0" w:space="0" w:color="auto"/>
            <w:bottom w:val="none" w:sz="0" w:space="0" w:color="auto"/>
            <w:right w:val="none" w:sz="0" w:space="0" w:color="auto"/>
          </w:divBdr>
        </w:div>
        <w:div w:id="939220499">
          <w:marLeft w:val="640"/>
          <w:marRight w:val="0"/>
          <w:marTop w:val="0"/>
          <w:marBottom w:val="0"/>
          <w:divBdr>
            <w:top w:val="none" w:sz="0" w:space="0" w:color="auto"/>
            <w:left w:val="none" w:sz="0" w:space="0" w:color="auto"/>
            <w:bottom w:val="none" w:sz="0" w:space="0" w:color="auto"/>
            <w:right w:val="none" w:sz="0" w:space="0" w:color="auto"/>
          </w:divBdr>
        </w:div>
        <w:div w:id="913902435">
          <w:marLeft w:val="640"/>
          <w:marRight w:val="0"/>
          <w:marTop w:val="0"/>
          <w:marBottom w:val="0"/>
          <w:divBdr>
            <w:top w:val="none" w:sz="0" w:space="0" w:color="auto"/>
            <w:left w:val="none" w:sz="0" w:space="0" w:color="auto"/>
            <w:bottom w:val="none" w:sz="0" w:space="0" w:color="auto"/>
            <w:right w:val="none" w:sz="0" w:space="0" w:color="auto"/>
          </w:divBdr>
        </w:div>
        <w:div w:id="795559666">
          <w:marLeft w:val="640"/>
          <w:marRight w:val="0"/>
          <w:marTop w:val="0"/>
          <w:marBottom w:val="0"/>
          <w:divBdr>
            <w:top w:val="none" w:sz="0" w:space="0" w:color="auto"/>
            <w:left w:val="none" w:sz="0" w:space="0" w:color="auto"/>
            <w:bottom w:val="none" w:sz="0" w:space="0" w:color="auto"/>
            <w:right w:val="none" w:sz="0" w:space="0" w:color="auto"/>
          </w:divBdr>
        </w:div>
        <w:div w:id="1329485190">
          <w:marLeft w:val="640"/>
          <w:marRight w:val="0"/>
          <w:marTop w:val="0"/>
          <w:marBottom w:val="0"/>
          <w:divBdr>
            <w:top w:val="none" w:sz="0" w:space="0" w:color="auto"/>
            <w:left w:val="none" w:sz="0" w:space="0" w:color="auto"/>
            <w:bottom w:val="none" w:sz="0" w:space="0" w:color="auto"/>
            <w:right w:val="none" w:sz="0" w:space="0" w:color="auto"/>
          </w:divBdr>
        </w:div>
        <w:div w:id="2132900361">
          <w:marLeft w:val="640"/>
          <w:marRight w:val="0"/>
          <w:marTop w:val="0"/>
          <w:marBottom w:val="0"/>
          <w:divBdr>
            <w:top w:val="none" w:sz="0" w:space="0" w:color="auto"/>
            <w:left w:val="none" w:sz="0" w:space="0" w:color="auto"/>
            <w:bottom w:val="none" w:sz="0" w:space="0" w:color="auto"/>
            <w:right w:val="none" w:sz="0" w:space="0" w:color="auto"/>
          </w:divBdr>
        </w:div>
        <w:div w:id="1597128095">
          <w:marLeft w:val="640"/>
          <w:marRight w:val="0"/>
          <w:marTop w:val="0"/>
          <w:marBottom w:val="0"/>
          <w:divBdr>
            <w:top w:val="none" w:sz="0" w:space="0" w:color="auto"/>
            <w:left w:val="none" w:sz="0" w:space="0" w:color="auto"/>
            <w:bottom w:val="none" w:sz="0" w:space="0" w:color="auto"/>
            <w:right w:val="none" w:sz="0" w:space="0" w:color="auto"/>
          </w:divBdr>
        </w:div>
        <w:div w:id="1426681728">
          <w:marLeft w:val="640"/>
          <w:marRight w:val="0"/>
          <w:marTop w:val="0"/>
          <w:marBottom w:val="0"/>
          <w:divBdr>
            <w:top w:val="none" w:sz="0" w:space="0" w:color="auto"/>
            <w:left w:val="none" w:sz="0" w:space="0" w:color="auto"/>
            <w:bottom w:val="none" w:sz="0" w:space="0" w:color="auto"/>
            <w:right w:val="none" w:sz="0" w:space="0" w:color="auto"/>
          </w:divBdr>
        </w:div>
        <w:div w:id="1397318287">
          <w:marLeft w:val="640"/>
          <w:marRight w:val="0"/>
          <w:marTop w:val="0"/>
          <w:marBottom w:val="0"/>
          <w:divBdr>
            <w:top w:val="none" w:sz="0" w:space="0" w:color="auto"/>
            <w:left w:val="none" w:sz="0" w:space="0" w:color="auto"/>
            <w:bottom w:val="none" w:sz="0" w:space="0" w:color="auto"/>
            <w:right w:val="none" w:sz="0" w:space="0" w:color="auto"/>
          </w:divBdr>
        </w:div>
        <w:div w:id="1636443373">
          <w:marLeft w:val="640"/>
          <w:marRight w:val="0"/>
          <w:marTop w:val="0"/>
          <w:marBottom w:val="0"/>
          <w:divBdr>
            <w:top w:val="none" w:sz="0" w:space="0" w:color="auto"/>
            <w:left w:val="none" w:sz="0" w:space="0" w:color="auto"/>
            <w:bottom w:val="none" w:sz="0" w:space="0" w:color="auto"/>
            <w:right w:val="none" w:sz="0" w:space="0" w:color="auto"/>
          </w:divBdr>
        </w:div>
        <w:div w:id="113788831">
          <w:marLeft w:val="640"/>
          <w:marRight w:val="0"/>
          <w:marTop w:val="0"/>
          <w:marBottom w:val="0"/>
          <w:divBdr>
            <w:top w:val="none" w:sz="0" w:space="0" w:color="auto"/>
            <w:left w:val="none" w:sz="0" w:space="0" w:color="auto"/>
            <w:bottom w:val="none" w:sz="0" w:space="0" w:color="auto"/>
            <w:right w:val="none" w:sz="0" w:space="0" w:color="auto"/>
          </w:divBdr>
        </w:div>
        <w:div w:id="156000735">
          <w:marLeft w:val="640"/>
          <w:marRight w:val="0"/>
          <w:marTop w:val="0"/>
          <w:marBottom w:val="0"/>
          <w:divBdr>
            <w:top w:val="none" w:sz="0" w:space="0" w:color="auto"/>
            <w:left w:val="none" w:sz="0" w:space="0" w:color="auto"/>
            <w:bottom w:val="none" w:sz="0" w:space="0" w:color="auto"/>
            <w:right w:val="none" w:sz="0" w:space="0" w:color="auto"/>
          </w:divBdr>
        </w:div>
        <w:div w:id="15885326">
          <w:marLeft w:val="640"/>
          <w:marRight w:val="0"/>
          <w:marTop w:val="0"/>
          <w:marBottom w:val="0"/>
          <w:divBdr>
            <w:top w:val="none" w:sz="0" w:space="0" w:color="auto"/>
            <w:left w:val="none" w:sz="0" w:space="0" w:color="auto"/>
            <w:bottom w:val="none" w:sz="0" w:space="0" w:color="auto"/>
            <w:right w:val="none" w:sz="0" w:space="0" w:color="auto"/>
          </w:divBdr>
        </w:div>
        <w:div w:id="740831504">
          <w:marLeft w:val="640"/>
          <w:marRight w:val="0"/>
          <w:marTop w:val="0"/>
          <w:marBottom w:val="0"/>
          <w:divBdr>
            <w:top w:val="none" w:sz="0" w:space="0" w:color="auto"/>
            <w:left w:val="none" w:sz="0" w:space="0" w:color="auto"/>
            <w:bottom w:val="none" w:sz="0" w:space="0" w:color="auto"/>
            <w:right w:val="none" w:sz="0" w:space="0" w:color="auto"/>
          </w:divBdr>
        </w:div>
        <w:div w:id="1434205109">
          <w:marLeft w:val="640"/>
          <w:marRight w:val="0"/>
          <w:marTop w:val="0"/>
          <w:marBottom w:val="0"/>
          <w:divBdr>
            <w:top w:val="none" w:sz="0" w:space="0" w:color="auto"/>
            <w:left w:val="none" w:sz="0" w:space="0" w:color="auto"/>
            <w:bottom w:val="none" w:sz="0" w:space="0" w:color="auto"/>
            <w:right w:val="none" w:sz="0" w:space="0" w:color="auto"/>
          </w:divBdr>
        </w:div>
        <w:div w:id="456682924">
          <w:marLeft w:val="640"/>
          <w:marRight w:val="0"/>
          <w:marTop w:val="0"/>
          <w:marBottom w:val="0"/>
          <w:divBdr>
            <w:top w:val="none" w:sz="0" w:space="0" w:color="auto"/>
            <w:left w:val="none" w:sz="0" w:space="0" w:color="auto"/>
            <w:bottom w:val="none" w:sz="0" w:space="0" w:color="auto"/>
            <w:right w:val="none" w:sz="0" w:space="0" w:color="auto"/>
          </w:divBdr>
        </w:div>
        <w:div w:id="493886009">
          <w:marLeft w:val="640"/>
          <w:marRight w:val="0"/>
          <w:marTop w:val="0"/>
          <w:marBottom w:val="0"/>
          <w:divBdr>
            <w:top w:val="none" w:sz="0" w:space="0" w:color="auto"/>
            <w:left w:val="none" w:sz="0" w:space="0" w:color="auto"/>
            <w:bottom w:val="none" w:sz="0" w:space="0" w:color="auto"/>
            <w:right w:val="none" w:sz="0" w:space="0" w:color="auto"/>
          </w:divBdr>
        </w:div>
        <w:div w:id="597295242">
          <w:marLeft w:val="640"/>
          <w:marRight w:val="0"/>
          <w:marTop w:val="0"/>
          <w:marBottom w:val="0"/>
          <w:divBdr>
            <w:top w:val="none" w:sz="0" w:space="0" w:color="auto"/>
            <w:left w:val="none" w:sz="0" w:space="0" w:color="auto"/>
            <w:bottom w:val="none" w:sz="0" w:space="0" w:color="auto"/>
            <w:right w:val="none" w:sz="0" w:space="0" w:color="auto"/>
          </w:divBdr>
        </w:div>
        <w:div w:id="1580016040">
          <w:marLeft w:val="640"/>
          <w:marRight w:val="0"/>
          <w:marTop w:val="0"/>
          <w:marBottom w:val="0"/>
          <w:divBdr>
            <w:top w:val="none" w:sz="0" w:space="0" w:color="auto"/>
            <w:left w:val="none" w:sz="0" w:space="0" w:color="auto"/>
            <w:bottom w:val="none" w:sz="0" w:space="0" w:color="auto"/>
            <w:right w:val="none" w:sz="0" w:space="0" w:color="auto"/>
          </w:divBdr>
        </w:div>
        <w:div w:id="237861424">
          <w:marLeft w:val="640"/>
          <w:marRight w:val="0"/>
          <w:marTop w:val="0"/>
          <w:marBottom w:val="0"/>
          <w:divBdr>
            <w:top w:val="none" w:sz="0" w:space="0" w:color="auto"/>
            <w:left w:val="none" w:sz="0" w:space="0" w:color="auto"/>
            <w:bottom w:val="none" w:sz="0" w:space="0" w:color="auto"/>
            <w:right w:val="none" w:sz="0" w:space="0" w:color="auto"/>
          </w:divBdr>
        </w:div>
        <w:div w:id="211892457">
          <w:marLeft w:val="640"/>
          <w:marRight w:val="0"/>
          <w:marTop w:val="0"/>
          <w:marBottom w:val="0"/>
          <w:divBdr>
            <w:top w:val="none" w:sz="0" w:space="0" w:color="auto"/>
            <w:left w:val="none" w:sz="0" w:space="0" w:color="auto"/>
            <w:bottom w:val="none" w:sz="0" w:space="0" w:color="auto"/>
            <w:right w:val="none" w:sz="0" w:space="0" w:color="auto"/>
          </w:divBdr>
        </w:div>
        <w:div w:id="1139346590">
          <w:marLeft w:val="640"/>
          <w:marRight w:val="0"/>
          <w:marTop w:val="0"/>
          <w:marBottom w:val="0"/>
          <w:divBdr>
            <w:top w:val="none" w:sz="0" w:space="0" w:color="auto"/>
            <w:left w:val="none" w:sz="0" w:space="0" w:color="auto"/>
            <w:bottom w:val="none" w:sz="0" w:space="0" w:color="auto"/>
            <w:right w:val="none" w:sz="0" w:space="0" w:color="auto"/>
          </w:divBdr>
        </w:div>
        <w:div w:id="154958335">
          <w:marLeft w:val="640"/>
          <w:marRight w:val="0"/>
          <w:marTop w:val="0"/>
          <w:marBottom w:val="0"/>
          <w:divBdr>
            <w:top w:val="none" w:sz="0" w:space="0" w:color="auto"/>
            <w:left w:val="none" w:sz="0" w:space="0" w:color="auto"/>
            <w:bottom w:val="none" w:sz="0" w:space="0" w:color="auto"/>
            <w:right w:val="none" w:sz="0" w:space="0" w:color="auto"/>
          </w:divBdr>
        </w:div>
        <w:div w:id="79760374">
          <w:marLeft w:val="640"/>
          <w:marRight w:val="0"/>
          <w:marTop w:val="0"/>
          <w:marBottom w:val="0"/>
          <w:divBdr>
            <w:top w:val="none" w:sz="0" w:space="0" w:color="auto"/>
            <w:left w:val="none" w:sz="0" w:space="0" w:color="auto"/>
            <w:bottom w:val="none" w:sz="0" w:space="0" w:color="auto"/>
            <w:right w:val="none" w:sz="0" w:space="0" w:color="auto"/>
          </w:divBdr>
        </w:div>
        <w:div w:id="181668779">
          <w:marLeft w:val="640"/>
          <w:marRight w:val="0"/>
          <w:marTop w:val="0"/>
          <w:marBottom w:val="0"/>
          <w:divBdr>
            <w:top w:val="none" w:sz="0" w:space="0" w:color="auto"/>
            <w:left w:val="none" w:sz="0" w:space="0" w:color="auto"/>
            <w:bottom w:val="none" w:sz="0" w:space="0" w:color="auto"/>
            <w:right w:val="none" w:sz="0" w:space="0" w:color="auto"/>
          </w:divBdr>
        </w:div>
        <w:div w:id="1351492377">
          <w:marLeft w:val="640"/>
          <w:marRight w:val="0"/>
          <w:marTop w:val="0"/>
          <w:marBottom w:val="0"/>
          <w:divBdr>
            <w:top w:val="none" w:sz="0" w:space="0" w:color="auto"/>
            <w:left w:val="none" w:sz="0" w:space="0" w:color="auto"/>
            <w:bottom w:val="none" w:sz="0" w:space="0" w:color="auto"/>
            <w:right w:val="none" w:sz="0" w:space="0" w:color="auto"/>
          </w:divBdr>
        </w:div>
        <w:div w:id="783157190">
          <w:marLeft w:val="640"/>
          <w:marRight w:val="0"/>
          <w:marTop w:val="0"/>
          <w:marBottom w:val="0"/>
          <w:divBdr>
            <w:top w:val="none" w:sz="0" w:space="0" w:color="auto"/>
            <w:left w:val="none" w:sz="0" w:space="0" w:color="auto"/>
            <w:bottom w:val="none" w:sz="0" w:space="0" w:color="auto"/>
            <w:right w:val="none" w:sz="0" w:space="0" w:color="auto"/>
          </w:divBdr>
        </w:div>
        <w:div w:id="571356307">
          <w:marLeft w:val="640"/>
          <w:marRight w:val="0"/>
          <w:marTop w:val="0"/>
          <w:marBottom w:val="0"/>
          <w:divBdr>
            <w:top w:val="none" w:sz="0" w:space="0" w:color="auto"/>
            <w:left w:val="none" w:sz="0" w:space="0" w:color="auto"/>
            <w:bottom w:val="none" w:sz="0" w:space="0" w:color="auto"/>
            <w:right w:val="none" w:sz="0" w:space="0" w:color="auto"/>
          </w:divBdr>
        </w:div>
        <w:div w:id="1283069915">
          <w:marLeft w:val="640"/>
          <w:marRight w:val="0"/>
          <w:marTop w:val="0"/>
          <w:marBottom w:val="0"/>
          <w:divBdr>
            <w:top w:val="none" w:sz="0" w:space="0" w:color="auto"/>
            <w:left w:val="none" w:sz="0" w:space="0" w:color="auto"/>
            <w:bottom w:val="none" w:sz="0" w:space="0" w:color="auto"/>
            <w:right w:val="none" w:sz="0" w:space="0" w:color="auto"/>
          </w:divBdr>
        </w:div>
        <w:div w:id="1191072893">
          <w:marLeft w:val="640"/>
          <w:marRight w:val="0"/>
          <w:marTop w:val="0"/>
          <w:marBottom w:val="0"/>
          <w:divBdr>
            <w:top w:val="none" w:sz="0" w:space="0" w:color="auto"/>
            <w:left w:val="none" w:sz="0" w:space="0" w:color="auto"/>
            <w:bottom w:val="none" w:sz="0" w:space="0" w:color="auto"/>
            <w:right w:val="none" w:sz="0" w:space="0" w:color="auto"/>
          </w:divBdr>
        </w:div>
        <w:div w:id="481701892">
          <w:marLeft w:val="640"/>
          <w:marRight w:val="0"/>
          <w:marTop w:val="0"/>
          <w:marBottom w:val="0"/>
          <w:divBdr>
            <w:top w:val="none" w:sz="0" w:space="0" w:color="auto"/>
            <w:left w:val="none" w:sz="0" w:space="0" w:color="auto"/>
            <w:bottom w:val="none" w:sz="0" w:space="0" w:color="auto"/>
            <w:right w:val="none" w:sz="0" w:space="0" w:color="auto"/>
          </w:divBdr>
        </w:div>
        <w:div w:id="432284231">
          <w:marLeft w:val="640"/>
          <w:marRight w:val="0"/>
          <w:marTop w:val="0"/>
          <w:marBottom w:val="0"/>
          <w:divBdr>
            <w:top w:val="none" w:sz="0" w:space="0" w:color="auto"/>
            <w:left w:val="none" w:sz="0" w:space="0" w:color="auto"/>
            <w:bottom w:val="none" w:sz="0" w:space="0" w:color="auto"/>
            <w:right w:val="none" w:sz="0" w:space="0" w:color="auto"/>
          </w:divBdr>
        </w:div>
        <w:div w:id="1209339597">
          <w:marLeft w:val="640"/>
          <w:marRight w:val="0"/>
          <w:marTop w:val="0"/>
          <w:marBottom w:val="0"/>
          <w:divBdr>
            <w:top w:val="none" w:sz="0" w:space="0" w:color="auto"/>
            <w:left w:val="none" w:sz="0" w:space="0" w:color="auto"/>
            <w:bottom w:val="none" w:sz="0" w:space="0" w:color="auto"/>
            <w:right w:val="none" w:sz="0" w:space="0" w:color="auto"/>
          </w:divBdr>
        </w:div>
        <w:div w:id="437912992">
          <w:marLeft w:val="640"/>
          <w:marRight w:val="0"/>
          <w:marTop w:val="0"/>
          <w:marBottom w:val="0"/>
          <w:divBdr>
            <w:top w:val="none" w:sz="0" w:space="0" w:color="auto"/>
            <w:left w:val="none" w:sz="0" w:space="0" w:color="auto"/>
            <w:bottom w:val="none" w:sz="0" w:space="0" w:color="auto"/>
            <w:right w:val="none" w:sz="0" w:space="0" w:color="auto"/>
          </w:divBdr>
        </w:div>
        <w:div w:id="1771007443">
          <w:marLeft w:val="640"/>
          <w:marRight w:val="0"/>
          <w:marTop w:val="0"/>
          <w:marBottom w:val="0"/>
          <w:divBdr>
            <w:top w:val="none" w:sz="0" w:space="0" w:color="auto"/>
            <w:left w:val="none" w:sz="0" w:space="0" w:color="auto"/>
            <w:bottom w:val="none" w:sz="0" w:space="0" w:color="auto"/>
            <w:right w:val="none" w:sz="0" w:space="0" w:color="auto"/>
          </w:divBdr>
        </w:div>
        <w:div w:id="289362056">
          <w:marLeft w:val="640"/>
          <w:marRight w:val="0"/>
          <w:marTop w:val="0"/>
          <w:marBottom w:val="0"/>
          <w:divBdr>
            <w:top w:val="none" w:sz="0" w:space="0" w:color="auto"/>
            <w:left w:val="none" w:sz="0" w:space="0" w:color="auto"/>
            <w:bottom w:val="none" w:sz="0" w:space="0" w:color="auto"/>
            <w:right w:val="none" w:sz="0" w:space="0" w:color="auto"/>
          </w:divBdr>
        </w:div>
        <w:div w:id="854808075">
          <w:marLeft w:val="640"/>
          <w:marRight w:val="0"/>
          <w:marTop w:val="0"/>
          <w:marBottom w:val="0"/>
          <w:divBdr>
            <w:top w:val="none" w:sz="0" w:space="0" w:color="auto"/>
            <w:left w:val="none" w:sz="0" w:space="0" w:color="auto"/>
            <w:bottom w:val="none" w:sz="0" w:space="0" w:color="auto"/>
            <w:right w:val="none" w:sz="0" w:space="0" w:color="auto"/>
          </w:divBdr>
        </w:div>
        <w:div w:id="1127116264">
          <w:marLeft w:val="640"/>
          <w:marRight w:val="0"/>
          <w:marTop w:val="0"/>
          <w:marBottom w:val="0"/>
          <w:divBdr>
            <w:top w:val="none" w:sz="0" w:space="0" w:color="auto"/>
            <w:left w:val="none" w:sz="0" w:space="0" w:color="auto"/>
            <w:bottom w:val="none" w:sz="0" w:space="0" w:color="auto"/>
            <w:right w:val="none" w:sz="0" w:space="0" w:color="auto"/>
          </w:divBdr>
        </w:div>
        <w:div w:id="756830226">
          <w:marLeft w:val="640"/>
          <w:marRight w:val="0"/>
          <w:marTop w:val="0"/>
          <w:marBottom w:val="0"/>
          <w:divBdr>
            <w:top w:val="none" w:sz="0" w:space="0" w:color="auto"/>
            <w:left w:val="none" w:sz="0" w:space="0" w:color="auto"/>
            <w:bottom w:val="none" w:sz="0" w:space="0" w:color="auto"/>
            <w:right w:val="none" w:sz="0" w:space="0" w:color="auto"/>
          </w:divBdr>
        </w:div>
        <w:div w:id="744229397">
          <w:marLeft w:val="640"/>
          <w:marRight w:val="0"/>
          <w:marTop w:val="0"/>
          <w:marBottom w:val="0"/>
          <w:divBdr>
            <w:top w:val="none" w:sz="0" w:space="0" w:color="auto"/>
            <w:left w:val="none" w:sz="0" w:space="0" w:color="auto"/>
            <w:bottom w:val="none" w:sz="0" w:space="0" w:color="auto"/>
            <w:right w:val="none" w:sz="0" w:space="0" w:color="auto"/>
          </w:divBdr>
        </w:div>
        <w:div w:id="1675111950">
          <w:marLeft w:val="640"/>
          <w:marRight w:val="0"/>
          <w:marTop w:val="0"/>
          <w:marBottom w:val="0"/>
          <w:divBdr>
            <w:top w:val="none" w:sz="0" w:space="0" w:color="auto"/>
            <w:left w:val="none" w:sz="0" w:space="0" w:color="auto"/>
            <w:bottom w:val="none" w:sz="0" w:space="0" w:color="auto"/>
            <w:right w:val="none" w:sz="0" w:space="0" w:color="auto"/>
          </w:divBdr>
        </w:div>
        <w:div w:id="993946750">
          <w:marLeft w:val="640"/>
          <w:marRight w:val="0"/>
          <w:marTop w:val="0"/>
          <w:marBottom w:val="0"/>
          <w:divBdr>
            <w:top w:val="none" w:sz="0" w:space="0" w:color="auto"/>
            <w:left w:val="none" w:sz="0" w:space="0" w:color="auto"/>
            <w:bottom w:val="none" w:sz="0" w:space="0" w:color="auto"/>
            <w:right w:val="none" w:sz="0" w:space="0" w:color="auto"/>
          </w:divBdr>
        </w:div>
        <w:div w:id="744109508">
          <w:marLeft w:val="640"/>
          <w:marRight w:val="0"/>
          <w:marTop w:val="0"/>
          <w:marBottom w:val="0"/>
          <w:divBdr>
            <w:top w:val="none" w:sz="0" w:space="0" w:color="auto"/>
            <w:left w:val="none" w:sz="0" w:space="0" w:color="auto"/>
            <w:bottom w:val="none" w:sz="0" w:space="0" w:color="auto"/>
            <w:right w:val="none" w:sz="0" w:space="0" w:color="auto"/>
          </w:divBdr>
        </w:div>
      </w:divsChild>
    </w:div>
    <w:div w:id="902571069">
      <w:bodyDiv w:val="1"/>
      <w:marLeft w:val="0"/>
      <w:marRight w:val="0"/>
      <w:marTop w:val="0"/>
      <w:marBottom w:val="0"/>
      <w:divBdr>
        <w:top w:val="none" w:sz="0" w:space="0" w:color="auto"/>
        <w:left w:val="none" w:sz="0" w:space="0" w:color="auto"/>
        <w:bottom w:val="none" w:sz="0" w:space="0" w:color="auto"/>
        <w:right w:val="none" w:sz="0" w:space="0" w:color="auto"/>
      </w:divBdr>
      <w:divsChild>
        <w:div w:id="99616070">
          <w:marLeft w:val="640"/>
          <w:marRight w:val="0"/>
          <w:marTop w:val="0"/>
          <w:marBottom w:val="0"/>
          <w:divBdr>
            <w:top w:val="none" w:sz="0" w:space="0" w:color="auto"/>
            <w:left w:val="none" w:sz="0" w:space="0" w:color="auto"/>
            <w:bottom w:val="none" w:sz="0" w:space="0" w:color="auto"/>
            <w:right w:val="none" w:sz="0" w:space="0" w:color="auto"/>
          </w:divBdr>
        </w:div>
        <w:div w:id="368920902">
          <w:marLeft w:val="640"/>
          <w:marRight w:val="0"/>
          <w:marTop w:val="0"/>
          <w:marBottom w:val="0"/>
          <w:divBdr>
            <w:top w:val="none" w:sz="0" w:space="0" w:color="auto"/>
            <w:left w:val="none" w:sz="0" w:space="0" w:color="auto"/>
            <w:bottom w:val="none" w:sz="0" w:space="0" w:color="auto"/>
            <w:right w:val="none" w:sz="0" w:space="0" w:color="auto"/>
          </w:divBdr>
        </w:div>
        <w:div w:id="1138570128">
          <w:marLeft w:val="640"/>
          <w:marRight w:val="0"/>
          <w:marTop w:val="0"/>
          <w:marBottom w:val="0"/>
          <w:divBdr>
            <w:top w:val="none" w:sz="0" w:space="0" w:color="auto"/>
            <w:left w:val="none" w:sz="0" w:space="0" w:color="auto"/>
            <w:bottom w:val="none" w:sz="0" w:space="0" w:color="auto"/>
            <w:right w:val="none" w:sz="0" w:space="0" w:color="auto"/>
          </w:divBdr>
        </w:div>
        <w:div w:id="446047113">
          <w:marLeft w:val="640"/>
          <w:marRight w:val="0"/>
          <w:marTop w:val="0"/>
          <w:marBottom w:val="0"/>
          <w:divBdr>
            <w:top w:val="none" w:sz="0" w:space="0" w:color="auto"/>
            <w:left w:val="none" w:sz="0" w:space="0" w:color="auto"/>
            <w:bottom w:val="none" w:sz="0" w:space="0" w:color="auto"/>
            <w:right w:val="none" w:sz="0" w:space="0" w:color="auto"/>
          </w:divBdr>
        </w:div>
        <w:div w:id="2123378982">
          <w:marLeft w:val="640"/>
          <w:marRight w:val="0"/>
          <w:marTop w:val="0"/>
          <w:marBottom w:val="0"/>
          <w:divBdr>
            <w:top w:val="none" w:sz="0" w:space="0" w:color="auto"/>
            <w:left w:val="none" w:sz="0" w:space="0" w:color="auto"/>
            <w:bottom w:val="none" w:sz="0" w:space="0" w:color="auto"/>
            <w:right w:val="none" w:sz="0" w:space="0" w:color="auto"/>
          </w:divBdr>
        </w:div>
        <w:div w:id="1183864662">
          <w:marLeft w:val="640"/>
          <w:marRight w:val="0"/>
          <w:marTop w:val="0"/>
          <w:marBottom w:val="0"/>
          <w:divBdr>
            <w:top w:val="none" w:sz="0" w:space="0" w:color="auto"/>
            <w:left w:val="none" w:sz="0" w:space="0" w:color="auto"/>
            <w:bottom w:val="none" w:sz="0" w:space="0" w:color="auto"/>
            <w:right w:val="none" w:sz="0" w:space="0" w:color="auto"/>
          </w:divBdr>
        </w:div>
        <w:div w:id="1238982572">
          <w:marLeft w:val="640"/>
          <w:marRight w:val="0"/>
          <w:marTop w:val="0"/>
          <w:marBottom w:val="0"/>
          <w:divBdr>
            <w:top w:val="none" w:sz="0" w:space="0" w:color="auto"/>
            <w:left w:val="none" w:sz="0" w:space="0" w:color="auto"/>
            <w:bottom w:val="none" w:sz="0" w:space="0" w:color="auto"/>
            <w:right w:val="none" w:sz="0" w:space="0" w:color="auto"/>
          </w:divBdr>
        </w:div>
        <w:div w:id="1812671998">
          <w:marLeft w:val="640"/>
          <w:marRight w:val="0"/>
          <w:marTop w:val="0"/>
          <w:marBottom w:val="0"/>
          <w:divBdr>
            <w:top w:val="none" w:sz="0" w:space="0" w:color="auto"/>
            <w:left w:val="none" w:sz="0" w:space="0" w:color="auto"/>
            <w:bottom w:val="none" w:sz="0" w:space="0" w:color="auto"/>
            <w:right w:val="none" w:sz="0" w:space="0" w:color="auto"/>
          </w:divBdr>
        </w:div>
        <w:div w:id="1643851696">
          <w:marLeft w:val="640"/>
          <w:marRight w:val="0"/>
          <w:marTop w:val="0"/>
          <w:marBottom w:val="0"/>
          <w:divBdr>
            <w:top w:val="none" w:sz="0" w:space="0" w:color="auto"/>
            <w:left w:val="none" w:sz="0" w:space="0" w:color="auto"/>
            <w:bottom w:val="none" w:sz="0" w:space="0" w:color="auto"/>
            <w:right w:val="none" w:sz="0" w:space="0" w:color="auto"/>
          </w:divBdr>
        </w:div>
        <w:div w:id="1950549817">
          <w:marLeft w:val="640"/>
          <w:marRight w:val="0"/>
          <w:marTop w:val="0"/>
          <w:marBottom w:val="0"/>
          <w:divBdr>
            <w:top w:val="none" w:sz="0" w:space="0" w:color="auto"/>
            <w:left w:val="none" w:sz="0" w:space="0" w:color="auto"/>
            <w:bottom w:val="none" w:sz="0" w:space="0" w:color="auto"/>
            <w:right w:val="none" w:sz="0" w:space="0" w:color="auto"/>
          </w:divBdr>
        </w:div>
        <w:div w:id="2139371837">
          <w:marLeft w:val="640"/>
          <w:marRight w:val="0"/>
          <w:marTop w:val="0"/>
          <w:marBottom w:val="0"/>
          <w:divBdr>
            <w:top w:val="none" w:sz="0" w:space="0" w:color="auto"/>
            <w:left w:val="none" w:sz="0" w:space="0" w:color="auto"/>
            <w:bottom w:val="none" w:sz="0" w:space="0" w:color="auto"/>
            <w:right w:val="none" w:sz="0" w:space="0" w:color="auto"/>
          </w:divBdr>
        </w:div>
        <w:div w:id="1170372994">
          <w:marLeft w:val="640"/>
          <w:marRight w:val="0"/>
          <w:marTop w:val="0"/>
          <w:marBottom w:val="0"/>
          <w:divBdr>
            <w:top w:val="none" w:sz="0" w:space="0" w:color="auto"/>
            <w:left w:val="none" w:sz="0" w:space="0" w:color="auto"/>
            <w:bottom w:val="none" w:sz="0" w:space="0" w:color="auto"/>
            <w:right w:val="none" w:sz="0" w:space="0" w:color="auto"/>
          </w:divBdr>
        </w:div>
        <w:div w:id="1342853079">
          <w:marLeft w:val="640"/>
          <w:marRight w:val="0"/>
          <w:marTop w:val="0"/>
          <w:marBottom w:val="0"/>
          <w:divBdr>
            <w:top w:val="none" w:sz="0" w:space="0" w:color="auto"/>
            <w:left w:val="none" w:sz="0" w:space="0" w:color="auto"/>
            <w:bottom w:val="none" w:sz="0" w:space="0" w:color="auto"/>
            <w:right w:val="none" w:sz="0" w:space="0" w:color="auto"/>
          </w:divBdr>
        </w:div>
        <w:div w:id="1779988005">
          <w:marLeft w:val="640"/>
          <w:marRight w:val="0"/>
          <w:marTop w:val="0"/>
          <w:marBottom w:val="0"/>
          <w:divBdr>
            <w:top w:val="none" w:sz="0" w:space="0" w:color="auto"/>
            <w:left w:val="none" w:sz="0" w:space="0" w:color="auto"/>
            <w:bottom w:val="none" w:sz="0" w:space="0" w:color="auto"/>
            <w:right w:val="none" w:sz="0" w:space="0" w:color="auto"/>
          </w:divBdr>
        </w:div>
        <w:div w:id="1929844539">
          <w:marLeft w:val="640"/>
          <w:marRight w:val="0"/>
          <w:marTop w:val="0"/>
          <w:marBottom w:val="0"/>
          <w:divBdr>
            <w:top w:val="none" w:sz="0" w:space="0" w:color="auto"/>
            <w:left w:val="none" w:sz="0" w:space="0" w:color="auto"/>
            <w:bottom w:val="none" w:sz="0" w:space="0" w:color="auto"/>
            <w:right w:val="none" w:sz="0" w:space="0" w:color="auto"/>
          </w:divBdr>
        </w:div>
        <w:div w:id="1392582704">
          <w:marLeft w:val="640"/>
          <w:marRight w:val="0"/>
          <w:marTop w:val="0"/>
          <w:marBottom w:val="0"/>
          <w:divBdr>
            <w:top w:val="none" w:sz="0" w:space="0" w:color="auto"/>
            <w:left w:val="none" w:sz="0" w:space="0" w:color="auto"/>
            <w:bottom w:val="none" w:sz="0" w:space="0" w:color="auto"/>
            <w:right w:val="none" w:sz="0" w:space="0" w:color="auto"/>
          </w:divBdr>
        </w:div>
        <w:div w:id="531311829">
          <w:marLeft w:val="640"/>
          <w:marRight w:val="0"/>
          <w:marTop w:val="0"/>
          <w:marBottom w:val="0"/>
          <w:divBdr>
            <w:top w:val="none" w:sz="0" w:space="0" w:color="auto"/>
            <w:left w:val="none" w:sz="0" w:space="0" w:color="auto"/>
            <w:bottom w:val="none" w:sz="0" w:space="0" w:color="auto"/>
            <w:right w:val="none" w:sz="0" w:space="0" w:color="auto"/>
          </w:divBdr>
        </w:div>
        <w:div w:id="494610293">
          <w:marLeft w:val="640"/>
          <w:marRight w:val="0"/>
          <w:marTop w:val="0"/>
          <w:marBottom w:val="0"/>
          <w:divBdr>
            <w:top w:val="none" w:sz="0" w:space="0" w:color="auto"/>
            <w:left w:val="none" w:sz="0" w:space="0" w:color="auto"/>
            <w:bottom w:val="none" w:sz="0" w:space="0" w:color="auto"/>
            <w:right w:val="none" w:sz="0" w:space="0" w:color="auto"/>
          </w:divBdr>
        </w:div>
        <w:div w:id="1769504453">
          <w:marLeft w:val="640"/>
          <w:marRight w:val="0"/>
          <w:marTop w:val="0"/>
          <w:marBottom w:val="0"/>
          <w:divBdr>
            <w:top w:val="none" w:sz="0" w:space="0" w:color="auto"/>
            <w:left w:val="none" w:sz="0" w:space="0" w:color="auto"/>
            <w:bottom w:val="none" w:sz="0" w:space="0" w:color="auto"/>
            <w:right w:val="none" w:sz="0" w:space="0" w:color="auto"/>
          </w:divBdr>
        </w:div>
        <w:div w:id="1212157115">
          <w:marLeft w:val="640"/>
          <w:marRight w:val="0"/>
          <w:marTop w:val="0"/>
          <w:marBottom w:val="0"/>
          <w:divBdr>
            <w:top w:val="none" w:sz="0" w:space="0" w:color="auto"/>
            <w:left w:val="none" w:sz="0" w:space="0" w:color="auto"/>
            <w:bottom w:val="none" w:sz="0" w:space="0" w:color="auto"/>
            <w:right w:val="none" w:sz="0" w:space="0" w:color="auto"/>
          </w:divBdr>
        </w:div>
        <w:div w:id="1009866771">
          <w:marLeft w:val="640"/>
          <w:marRight w:val="0"/>
          <w:marTop w:val="0"/>
          <w:marBottom w:val="0"/>
          <w:divBdr>
            <w:top w:val="none" w:sz="0" w:space="0" w:color="auto"/>
            <w:left w:val="none" w:sz="0" w:space="0" w:color="auto"/>
            <w:bottom w:val="none" w:sz="0" w:space="0" w:color="auto"/>
            <w:right w:val="none" w:sz="0" w:space="0" w:color="auto"/>
          </w:divBdr>
        </w:div>
        <w:div w:id="676857075">
          <w:marLeft w:val="640"/>
          <w:marRight w:val="0"/>
          <w:marTop w:val="0"/>
          <w:marBottom w:val="0"/>
          <w:divBdr>
            <w:top w:val="none" w:sz="0" w:space="0" w:color="auto"/>
            <w:left w:val="none" w:sz="0" w:space="0" w:color="auto"/>
            <w:bottom w:val="none" w:sz="0" w:space="0" w:color="auto"/>
            <w:right w:val="none" w:sz="0" w:space="0" w:color="auto"/>
          </w:divBdr>
        </w:div>
        <w:div w:id="1229724719">
          <w:marLeft w:val="640"/>
          <w:marRight w:val="0"/>
          <w:marTop w:val="0"/>
          <w:marBottom w:val="0"/>
          <w:divBdr>
            <w:top w:val="none" w:sz="0" w:space="0" w:color="auto"/>
            <w:left w:val="none" w:sz="0" w:space="0" w:color="auto"/>
            <w:bottom w:val="none" w:sz="0" w:space="0" w:color="auto"/>
            <w:right w:val="none" w:sz="0" w:space="0" w:color="auto"/>
          </w:divBdr>
        </w:div>
        <w:div w:id="607395269">
          <w:marLeft w:val="640"/>
          <w:marRight w:val="0"/>
          <w:marTop w:val="0"/>
          <w:marBottom w:val="0"/>
          <w:divBdr>
            <w:top w:val="none" w:sz="0" w:space="0" w:color="auto"/>
            <w:left w:val="none" w:sz="0" w:space="0" w:color="auto"/>
            <w:bottom w:val="none" w:sz="0" w:space="0" w:color="auto"/>
            <w:right w:val="none" w:sz="0" w:space="0" w:color="auto"/>
          </w:divBdr>
        </w:div>
        <w:div w:id="1813132680">
          <w:marLeft w:val="640"/>
          <w:marRight w:val="0"/>
          <w:marTop w:val="0"/>
          <w:marBottom w:val="0"/>
          <w:divBdr>
            <w:top w:val="none" w:sz="0" w:space="0" w:color="auto"/>
            <w:left w:val="none" w:sz="0" w:space="0" w:color="auto"/>
            <w:bottom w:val="none" w:sz="0" w:space="0" w:color="auto"/>
            <w:right w:val="none" w:sz="0" w:space="0" w:color="auto"/>
          </w:divBdr>
        </w:div>
        <w:div w:id="1025444947">
          <w:marLeft w:val="640"/>
          <w:marRight w:val="0"/>
          <w:marTop w:val="0"/>
          <w:marBottom w:val="0"/>
          <w:divBdr>
            <w:top w:val="none" w:sz="0" w:space="0" w:color="auto"/>
            <w:left w:val="none" w:sz="0" w:space="0" w:color="auto"/>
            <w:bottom w:val="none" w:sz="0" w:space="0" w:color="auto"/>
            <w:right w:val="none" w:sz="0" w:space="0" w:color="auto"/>
          </w:divBdr>
        </w:div>
        <w:div w:id="109517582">
          <w:marLeft w:val="640"/>
          <w:marRight w:val="0"/>
          <w:marTop w:val="0"/>
          <w:marBottom w:val="0"/>
          <w:divBdr>
            <w:top w:val="none" w:sz="0" w:space="0" w:color="auto"/>
            <w:left w:val="none" w:sz="0" w:space="0" w:color="auto"/>
            <w:bottom w:val="none" w:sz="0" w:space="0" w:color="auto"/>
            <w:right w:val="none" w:sz="0" w:space="0" w:color="auto"/>
          </w:divBdr>
        </w:div>
        <w:div w:id="1057048820">
          <w:marLeft w:val="640"/>
          <w:marRight w:val="0"/>
          <w:marTop w:val="0"/>
          <w:marBottom w:val="0"/>
          <w:divBdr>
            <w:top w:val="none" w:sz="0" w:space="0" w:color="auto"/>
            <w:left w:val="none" w:sz="0" w:space="0" w:color="auto"/>
            <w:bottom w:val="none" w:sz="0" w:space="0" w:color="auto"/>
            <w:right w:val="none" w:sz="0" w:space="0" w:color="auto"/>
          </w:divBdr>
        </w:div>
        <w:div w:id="1041130090">
          <w:marLeft w:val="640"/>
          <w:marRight w:val="0"/>
          <w:marTop w:val="0"/>
          <w:marBottom w:val="0"/>
          <w:divBdr>
            <w:top w:val="none" w:sz="0" w:space="0" w:color="auto"/>
            <w:left w:val="none" w:sz="0" w:space="0" w:color="auto"/>
            <w:bottom w:val="none" w:sz="0" w:space="0" w:color="auto"/>
            <w:right w:val="none" w:sz="0" w:space="0" w:color="auto"/>
          </w:divBdr>
        </w:div>
        <w:div w:id="2096977752">
          <w:marLeft w:val="640"/>
          <w:marRight w:val="0"/>
          <w:marTop w:val="0"/>
          <w:marBottom w:val="0"/>
          <w:divBdr>
            <w:top w:val="none" w:sz="0" w:space="0" w:color="auto"/>
            <w:left w:val="none" w:sz="0" w:space="0" w:color="auto"/>
            <w:bottom w:val="none" w:sz="0" w:space="0" w:color="auto"/>
            <w:right w:val="none" w:sz="0" w:space="0" w:color="auto"/>
          </w:divBdr>
        </w:div>
        <w:div w:id="1385761615">
          <w:marLeft w:val="640"/>
          <w:marRight w:val="0"/>
          <w:marTop w:val="0"/>
          <w:marBottom w:val="0"/>
          <w:divBdr>
            <w:top w:val="none" w:sz="0" w:space="0" w:color="auto"/>
            <w:left w:val="none" w:sz="0" w:space="0" w:color="auto"/>
            <w:bottom w:val="none" w:sz="0" w:space="0" w:color="auto"/>
            <w:right w:val="none" w:sz="0" w:space="0" w:color="auto"/>
          </w:divBdr>
        </w:div>
        <w:div w:id="1944216558">
          <w:marLeft w:val="640"/>
          <w:marRight w:val="0"/>
          <w:marTop w:val="0"/>
          <w:marBottom w:val="0"/>
          <w:divBdr>
            <w:top w:val="none" w:sz="0" w:space="0" w:color="auto"/>
            <w:left w:val="none" w:sz="0" w:space="0" w:color="auto"/>
            <w:bottom w:val="none" w:sz="0" w:space="0" w:color="auto"/>
            <w:right w:val="none" w:sz="0" w:space="0" w:color="auto"/>
          </w:divBdr>
        </w:div>
        <w:div w:id="770273535">
          <w:marLeft w:val="640"/>
          <w:marRight w:val="0"/>
          <w:marTop w:val="0"/>
          <w:marBottom w:val="0"/>
          <w:divBdr>
            <w:top w:val="none" w:sz="0" w:space="0" w:color="auto"/>
            <w:left w:val="none" w:sz="0" w:space="0" w:color="auto"/>
            <w:bottom w:val="none" w:sz="0" w:space="0" w:color="auto"/>
            <w:right w:val="none" w:sz="0" w:space="0" w:color="auto"/>
          </w:divBdr>
        </w:div>
        <w:div w:id="712846200">
          <w:marLeft w:val="640"/>
          <w:marRight w:val="0"/>
          <w:marTop w:val="0"/>
          <w:marBottom w:val="0"/>
          <w:divBdr>
            <w:top w:val="none" w:sz="0" w:space="0" w:color="auto"/>
            <w:left w:val="none" w:sz="0" w:space="0" w:color="auto"/>
            <w:bottom w:val="none" w:sz="0" w:space="0" w:color="auto"/>
            <w:right w:val="none" w:sz="0" w:space="0" w:color="auto"/>
          </w:divBdr>
        </w:div>
        <w:div w:id="521945023">
          <w:marLeft w:val="640"/>
          <w:marRight w:val="0"/>
          <w:marTop w:val="0"/>
          <w:marBottom w:val="0"/>
          <w:divBdr>
            <w:top w:val="none" w:sz="0" w:space="0" w:color="auto"/>
            <w:left w:val="none" w:sz="0" w:space="0" w:color="auto"/>
            <w:bottom w:val="none" w:sz="0" w:space="0" w:color="auto"/>
            <w:right w:val="none" w:sz="0" w:space="0" w:color="auto"/>
          </w:divBdr>
        </w:div>
        <w:div w:id="690760502">
          <w:marLeft w:val="640"/>
          <w:marRight w:val="0"/>
          <w:marTop w:val="0"/>
          <w:marBottom w:val="0"/>
          <w:divBdr>
            <w:top w:val="none" w:sz="0" w:space="0" w:color="auto"/>
            <w:left w:val="none" w:sz="0" w:space="0" w:color="auto"/>
            <w:bottom w:val="none" w:sz="0" w:space="0" w:color="auto"/>
            <w:right w:val="none" w:sz="0" w:space="0" w:color="auto"/>
          </w:divBdr>
        </w:div>
        <w:div w:id="304819513">
          <w:marLeft w:val="640"/>
          <w:marRight w:val="0"/>
          <w:marTop w:val="0"/>
          <w:marBottom w:val="0"/>
          <w:divBdr>
            <w:top w:val="none" w:sz="0" w:space="0" w:color="auto"/>
            <w:left w:val="none" w:sz="0" w:space="0" w:color="auto"/>
            <w:bottom w:val="none" w:sz="0" w:space="0" w:color="auto"/>
            <w:right w:val="none" w:sz="0" w:space="0" w:color="auto"/>
          </w:divBdr>
        </w:div>
        <w:div w:id="33239245">
          <w:marLeft w:val="640"/>
          <w:marRight w:val="0"/>
          <w:marTop w:val="0"/>
          <w:marBottom w:val="0"/>
          <w:divBdr>
            <w:top w:val="none" w:sz="0" w:space="0" w:color="auto"/>
            <w:left w:val="none" w:sz="0" w:space="0" w:color="auto"/>
            <w:bottom w:val="none" w:sz="0" w:space="0" w:color="auto"/>
            <w:right w:val="none" w:sz="0" w:space="0" w:color="auto"/>
          </w:divBdr>
        </w:div>
        <w:div w:id="1249075997">
          <w:marLeft w:val="640"/>
          <w:marRight w:val="0"/>
          <w:marTop w:val="0"/>
          <w:marBottom w:val="0"/>
          <w:divBdr>
            <w:top w:val="none" w:sz="0" w:space="0" w:color="auto"/>
            <w:left w:val="none" w:sz="0" w:space="0" w:color="auto"/>
            <w:bottom w:val="none" w:sz="0" w:space="0" w:color="auto"/>
            <w:right w:val="none" w:sz="0" w:space="0" w:color="auto"/>
          </w:divBdr>
        </w:div>
        <w:div w:id="1396706110">
          <w:marLeft w:val="640"/>
          <w:marRight w:val="0"/>
          <w:marTop w:val="0"/>
          <w:marBottom w:val="0"/>
          <w:divBdr>
            <w:top w:val="none" w:sz="0" w:space="0" w:color="auto"/>
            <w:left w:val="none" w:sz="0" w:space="0" w:color="auto"/>
            <w:bottom w:val="none" w:sz="0" w:space="0" w:color="auto"/>
            <w:right w:val="none" w:sz="0" w:space="0" w:color="auto"/>
          </w:divBdr>
        </w:div>
        <w:div w:id="1855880196">
          <w:marLeft w:val="640"/>
          <w:marRight w:val="0"/>
          <w:marTop w:val="0"/>
          <w:marBottom w:val="0"/>
          <w:divBdr>
            <w:top w:val="none" w:sz="0" w:space="0" w:color="auto"/>
            <w:left w:val="none" w:sz="0" w:space="0" w:color="auto"/>
            <w:bottom w:val="none" w:sz="0" w:space="0" w:color="auto"/>
            <w:right w:val="none" w:sz="0" w:space="0" w:color="auto"/>
          </w:divBdr>
        </w:div>
        <w:div w:id="1812406694">
          <w:marLeft w:val="640"/>
          <w:marRight w:val="0"/>
          <w:marTop w:val="0"/>
          <w:marBottom w:val="0"/>
          <w:divBdr>
            <w:top w:val="none" w:sz="0" w:space="0" w:color="auto"/>
            <w:left w:val="none" w:sz="0" w:space="0" w:color="auto"/>
            <w:bottom w:val="none" w:sz="0" w:space="0" w:color="auto"/>
            <w:right w:val="none" w:sz="0" w:space="0" w:color="auto"/>
          </w:divBdr>
        </w:div>
        <w:div w:id="1243680717">
          <w:marLeft w:val="640"/>
          <w:marRight w:val="0"/>
          <w:marTop w:val="0"/>
          <w:marBottom w:val="0"/>
          <w:divBdr>
            <w:top w:val="none" w:sz="0" w:space="0" w:color="auto"/>
            <w:left w:val="none" w:sz="0" w:space="0" w:color="auto"/>
            <w:bottom w:val="none" w:sz="0" w:space="0" w:color="auto"/>
            <w:right w:val="none" w:sz="0" w:space="0" w:color="auto"/>
          </w:divBdr>
        </w:div>
        <w:div w:id="435246935">
          <w:marLeft w:val="640"/>
          <w:marRight w:val="0"/>
          <w:marTop w:val="0"/>
          <w:marBottom w:val="0"/>
          <w:divBdr>
            <w:top w:val="none" w:sz="0" w:space="0" w:color="auto"/>
            <w:left w:val="none" w:sz="0" w:space="0" w:color="auto"/>
            <w:bottom w:val="none" w:sz="0" w:space="0" w:color="auto"/>
            <w:right w:val="none" w:sz="0" w:space="0" w:color="auto"/>
          </w:divBdr>
        </w:div>
        <w:div w:id="924801100">
          <w:marLeft w:val="640"/>
          <w:marRight w:val="0"/>
          <w:marTop w:val="0"/>
          <w:marBottom w:val="0"/>
          <w:divBdr>
            <w:top w:val="none" w:sz="0" w:space="0" w:color="auto"/>
            <w:left w:val="none" w:sz="0" w:space="0" w:color="auto"/>
            <w:bottom w:val="none" w:sz="0" w:space="0" w:color="auto"/>
            <w:right w:val="none" w:sz="0" w:space="0" w:color="auto"/>
          </w:divBdr>
        </w:div>
        <w:div w:id="1009331110">
          <w:marLeft w:val="640"/>
          <w:marRight w:val="0"/>
          <w:marTop w:val="0"/>
          <w:marBottom w:val="0"/>
          <w:divBdr>
            <w:top w:val="none" w:sz="0" w:space="0" w:color="auto"/>
            <w:left w:val="none" w:sz="0" w:space="0" w:color="auto"/>
            <w:bottom w:val="none" w:sz="0" w:space="0" w:color="auto"/>
            <w:right w:val="none" w:sz="0" w:space="0" w:color="auto"/>
          </w:divBdr>
        </w:div>
        <w:div w:id="310333944">
          <w:marLeft w:val="640"/>
          <w:marRight w:val="0"/>
          <w:marTop w:val="0"/>
          <w:marBottom w:val="0"/>
          <w:divBdr>
            <w:top w:val="none" w:sz="0" w:space="0" w:color="auto"/>
            <w:left w:val="none" w:sz="0" w:space="0" w:color="auto"/>
            <w:bottom w:val="none" w:sz="0" w:space="0" w:color="auto"/>
            <w:right w:val="none" w:sz="0" w:space="0" w:color="auto"/>
          </w:divBdr>
        </w:div>
        <w:div w:id="2070880248">
          <w:marLeft w:val="640"/>
          <w:marRight w:val="0"/>
          <w:marTop w:val="0"/>
          <w:marBottom w:val="0"/>
          <w:divBdr>
            <w:top w:val="none" w:sz="0" w:space="0" w:color="auto"/>
            <w:left w:val="none" w:sz="0" w:space="0" w:color="auto"/>
            <w:bottom w:val="none" w:sz="0" w:space="0" w:color="auto"/>
            <w:right w:val="none" w:sz="0" w:space="0" w:color="auto"/>
          </w:divBdr>
        </w:div>
        <w:div w:id="1654329733">
          <w:marLeft w:val="640"/>
          <w:marRight w:val="0"/>
          <w:marTop w:val="0"/>
          <w:marBottom w:val="0"/>
          <w:divBdr>
            <w:top w:val="none" w:sz="0" w:space="0" w:color="auto"/>
            <w:left w:val="none" w:sz="0" w:space="0" w:color="auto"/>
            <w:bottom w:val="none" w:sz="0" w:space="0" w:color="auto"/>
            <w:right w:val="none" w:sz="0" w:space="0" w:color="auto"/>
          </w:divBdr>
        </w:div>
        <w:div w:id="1844004163">
          <w:marLeft w:val="640"/>
          <w:marRight w:val="0"/>
          <w:marTop w:val="0"/>
          <w:marBottom w:val="0"/>
          <w:divBdr>
            <w:top w:val="none" w:sz="0" w:space="0" w:color="auto"/>
            <w:left w:val="none" w:sz="0" w:space="0" w:color="auto"/>
            <w:bottom w:val="none" w:sz="0" w:space="0" w:color="auto"/>
            <w:right w:val="none" w:sz="0" w:space="0" w:color="auto"/>
          </w:divBdr>
        </w:div>
        <w:div w:id="1788501088">
          <w:marLeft w:val="640"/>
          <w:marRight w:val="0"/>
          <w:marTop w:val="0"/>
          <w:marBottom w:val="0"/>
          <w:divBdr>
            <w:top w:val="none" w:sz="0" w:space="0" w:color="auto"/>
            <w:left w:val="none" w:sz="0" w:space="0" w:color="auto"/>
            <w:bottom w:val="none" w:sz="0" w:space="0" w:color="auto"/>
            <w:right w:val="none" w:sz="0" w:space="0" w:color="auto"/>
          </w:divBdr>
        </w:div>
      </w:divsChild>
    </w:div>
    <w:div w:id="903755953">
      <w:marLeft w:val="0"/>
      <w:marRight w:val="0"/>
      <w:marTop w:val="0"/>
      <w:marBottom w:val="0"/>
      <w:divBdr>
        <w:top w:val="none" w:sz="0" w:space="0" w:color="auto"/>
        <w:left w:val="none" w:sz="0" w:space="0" w:color="auto"/>
        <w:bottom w:val="none" w:sz="0" w:space="0" w:color="auto"/>
        <w:right w:val="none" w:sz="0" w:space="0" w:color="auto"/>
      </w:divBdr>
    </w:div>
    <w:div w:id="906577477">
      <w:bodyDiv w:val="1"/>
      <w:marLeft w:val="0"/>
      <w:marRight w:val="0"/>
      <w:marTop w:val="0"/>
      <w:marBottom w:val="0"/>
      <w:divBdr>
        <w:top w:val="none" w:sz="0" w:space="0" w:color="auto"/>
        <w:left w:val="none" w:sz="0" w:space="0" w:color="auto"/>
        <w:bottom w:val="none" w:sz="0" w:space="0" w:color="auto"/>
        <w:right w:val="none" w:sz="0" w:space="0" w:color="auto"/>
      </w:divBdr>
      <w:divsChild>
        <w:div w:id="9062810">
          <w:marLeft w:val="640"/>
          <w:marRight w:val="0"/>
          <w:marTop w:val="0"/>
          <w:marBottom w:val="0"/>
          <w:divBdr>
            <w:top w:val="none" w:sz="0" w:space="0" w:color="auto"/>
            <w:left w:val="none" w:sz="0" w:space="0" w:color="auto"/>
            <w:bottom w:val="none" w:sz="0" w:space="0" w:color="auto"/>
            <w:right w:val="none" w:sz="0" w:space="0" w:color="auto"/>
          </w:divBdr>
        </w:div>
        <w:div w:id="71972931">
          <w:marLeft w:val="640"/>
          <w:marRight w:val="0"/>
          <w:marTop w:val="0"/>
          <w:marBottom w:val="0"/>
          <w:divBdr>
            <w:top w:val="none" w:sz="0" w:space="0" w:color="auto"/>
            <w:left w:val="none" w:sz="0" w:space="0" w:color="auto"/>
            <w:bottom w:val="none" w:sz="0" w:space="0" w:color="auto"/>
            <w:right w:val="none" w:sz="0" w:space="0" w:color="auto"/>
          </w:divBdr>
        </w:div>
        <w:div w:id="107087468">
          <w:marLeft w:val="640"/>
          <w:marRight w:val="0"/>
          <w:marTop w:val="0"/>
          <w:marBottom w:val="0"/>
          <w:divBdr>
            <w:top w:val="none" w:sz="0" w:space="0" w:color="auto"/>
            <w:left w:val="none" w:sz="0" w:space="0" w:color="auto"/>
            <w:bottom w:val="none" w:sz="0" w:space="0" w:color="auto"/>
            <w:right w:val="none" w:sz="0" w:space="0" w:color="auto"/>
          </w:divBdr>
        </w:div>
        <w:div w:id="139688666">
          <w:marLeft w:val="640"/>
          <w:marRight w:val="0"/>
          <w:marTop w:val="0"/>
          <w:marBottom w:val="0"/>
          <w:divBdr>
            <w:top w:val="none" w:sz="0" w:space="0" w:color="auto"/>
            <w:left w:val="none" w:sz="0" w:space="0" w:color="auto"/>
            <w:bottom w:val="none" w:sz="0" w:space="0" w:color="auto"/>
            <w:right w:val="none" w:sz="0" w:space="0" w:color="auto"/>
          </w:divBdr>
        </w:div>
        <w:div w:id="139856434">
          <w:marLeft w:val="640"/>
          <w:marRight w:val="0"/>
          <w:marTop w:val="0"/>
          <w:marBottom w:val="0"/>
          <w:divBdr>
            <w:top w:val="none" w:sz="0" w:space="0" w:color="auto"/>
            <w:left w:val="none" w:sz="0" w:space="0" w:color="auto"/>
            <w:bottom w:val="none" w:sz="0" w:space="0" w:color="auto"/>
            <w:right w:val="none" w:sz="0" w:space="0" w:color="auto"/>
          </w:divBdr>
        </w:div>
        <w:div w:id="276760439">
          <w:marLeft w:val="640"/>
          <w:marRight w:val="0"/>
          <w:marTop w:val="0"/>
          <w:marBottom w:val="0"/>
          <w:divBdr>
            <w:top w:val="none" w:sz="0" w:space="0" w:color="auto"/>
            <w:left w:val="none" w:sz="0" w:space="0" w:color="auto"/>
            <w:bottom w:val="none" w:sz="0" w:space="0" w:color="auto"/>
            <w:right w:val="none" w:sz="0" w:space="0" w:color="auto"/>
          </w:divBdr>
        </w:div>
        <w:div w:id="297688011">
          <w:marLeft w:val="640"/>
          <w:marRight w:val="0"/>
          <w:marTop w:val="0"/>
          <w:marBottom w:val="0"/>
          <w:divBdr>
            <w:top w:val="none" w:sz="0" w:space="0" w:color="auto"/>
            <w:left w:val="none" w:sz="0" w:space="0" w:color="auto"/>
            <w:bottom w:val="none" w:sz="0" w:space="0" w:color="auto"/>
            <w:right w:val="none" w:sz="0" w:space="0" w:color="auto"/>
          </w:divBdr>
        </w:div>
        <w:div w:id="323627968">
          <w:marLeft w:val="640"/>
          <w:marRight w:val="0"/>
          <w:marTop w:val="0"/>
          <w:marBottom w:val="0"/>
          <w:divBdr>
            <w:top w:val="none" w:sz="0" w:space="0" w:color="auto"/>
            <w:left w:val="none" w:sz="0" w:space="0" w:color="auto"/>
            <w:bottom w:val="none" w:sz="0" w:space="0" w:color="auto"/>
            <w:right w:val="none" w:sz="0" w:space="0" w:color="auto"/>
          </w:divBdr>
        </w:div>
        <w:div w:id="420567415">
          <w:marLeft w:val="640"/>
          <w:marRight w:val="0"/>
          <w:marTop w:val="0"/>
          <w:marBottom w:val="0"/>
          <w:divBdr>
            <w:top w:val="none" w:sz="0" w:space="0" w:color="auto"/>
            <w:left w:val="none" w:sz="0" w:space="0" w:color="auto"/>
            <w:bottom w:val="none" w:sz="0" w:space="0" w:color="auto"/>
            <w:right w:val="none" w:sz="0" w:space="0" w:color="auto"/>
          </w:divBdr>
        </w:div>
        <w:div w:id="486097088">
          <w:marLeft w:val="640"/>
          <w:marRight w:val="0"/>
          <w:marTop w:val="0"/>
          <w:marBottom w:val="0"/>
          <w:divBdr>
            <w:top w:val="none" w:sz="0" w:space="0" w:color="auto"/>
            <w:left w:val="none" w:sz="0" w:space="0" w:color="auto"/>
            <w:bottom w:val="none" w:sz="0" w:space="0" w:color="auto"/>
            <w:right w:val="none" w:sz="0" w:space="0" w:color="auto"/>
          </w:divBdr>
        </w:div>
        <w:div w:id="556740324">
          <w:marLeft w:val="640"/>
          <w:marRight w:val="0"/>
          <w:marTop w:val="0"/>
          <w:marBottom w:val="0"/>
          <w:divBdr>
            <w:top w:val="none" w:sz="0" w:space="0" w:color="auto"/>
            <w:left w:val="none" w:sz="0" w:space="0" w:color="auto"/>
            <w:bottom w:val="none" w:sz="0" w:space="0" w:color="auto"/>
            <w:right w:val="none" w:sz="0" w:space="0" w:color="auto"/>
          </w:divBdr>
        </w:div>
        <w:div w:id="564610485">
          <w:marLeft w:val="640"/>
          <w:marRight w:val="0"/>
          <w:marTop w:val="0"/>
          <w:marBottom w:val="0"/>
          <w:divBdr>
            <w:top w:val="none" w:sz="0" w:space="0" w:color="auto"/>
            <w:left w:val="none" w:sz="0" w:space="0" w:color="auto"/>
            <w:bottom w:val="none" w:sz="0" w:space="0" w:color="auto"/>
            <w:right w:val="none" w:sz="0" w:space="0" w:color="auto"/>
          </w:divBdr>
        </w:div>
        <w:div w:id="570890489">
          <w:marLeft w:val="640"/>
          <w:marRight w:val="0"/>
          <w:marTop w:val="0"/>
          <w:marBottom w:val="0"/>
          <w:divBdr>
            <w:top w:val="none" w:sz="0" w:space="0" w:color="auto"/>
            <w:left w:val="none" w:sz="0" w:space="0" w:color="auto"/>
            <w:bottom w:val="none" w:sz="0" w:space="0" w:color="auto"/>
            <w:right w:val="none" w:sz="0" w:space="0" w:color="auto"/>
          </w:divBdr>
        </w:div>
        <w:div w:id="593367479">
          <w:marLeft w:val="640"/>
          <w:marRight w:val="0"/>
          <w:marTop w:val="0"/>
          <w:marBottom w:val="0"/>
          <w:divBdr>
            <w:top w:val="none" w:sz="0" w:space="0" w:color="auto"/>
            <w:left w:val="none" w:sz="0" w:space="0" w:color="auto"/>
            <w:bottom w:val="none" w:sz="0" w:space="0" w:color="auto"/>
            <w:right w:val="none" w:sz="0" w:space="0" w:color="auto"/>
          </w:divBdr>
        </w:div>
        <w:div w:id="608707782">
          <w:marLeft w:val="640"/>
          <w:marRight w:val="0"/>
          <w:marTop w:val="0"/>
          <w:marBottom w:val="0"/>
          <w:divBdr>
            <w:top w:val="none" w:sz="0" w:space="0" w:color="auto"/>
            <w:left w:val="none" w:sz="0" w:space="0" w:color="auto"/>
            <w:bottom w:val="none" w:sz="0" w:space="0" w:color="auto"/>
            <w:right w:val="none" w:sz="0" w:space="0" w:color="auto"/>
          </w:divBdr>
        </w:div>
        <w:div w:id="628823989">
          <w:marLeft w:val="640"/>
          <w:marRight w:val="0"/>
          <w:marTop w:val="0"/>
          <w:marBottom w:val="0"/>
          <w:divBdr>
            <w:top w:val="none" w:sz="0" w:space="0" w:color="auto"/>
            <w:left w:val="none" w:sz="0" w:space="0" w:color="auto"/>
            <w:bottom w:val="none" w:sz="0" w:space="0" w:color="auto"/>
            <w:right w:val="none" w:sz="0" w:space="0" w:color="auto"/>
          </w:divBdr>
        </w:div>
        <w:div w:id="645398867">
          <w:marLeft w:val="640"/>
          <w:marRight w:val="0"/>
          <w:marTop w:val="0"/>
          <w:marBottom w:val="0"/>
          <w:divBdr>
            <w:top w:val="none" w:sz="0" w:space="0" w:color="auto"/>
            <w:left w:val="none" w:sz="0" w:space="0" w:color="auto"/>
            <w:bottom w:val="none" w:sz="0" w:space="0" w:color="auto"/>
            <w:right w:val="none" w:sz="0" w:space="0" w:color="auto"/>
          </w:divBdr>
        </w:div>
        <w:div w:id="691492500">
          <w:marLeft w:val="640"/>
          <w:marRight w:val="0"/>
          <w:marTop w:val="0"/>
          <w:marBottom w:val="0"/>
          <w:divBdr>
            <w:top w:val="none" w:sz="0" w:space="0" w:color="auto"/>
            <w:left w:val="none" w:sz="0" w:space="0" w:color="auto"/>
            <w:bottom w:val="none" w:sz="0" w:space="0" w:color="auto"/>
            <w:right w:val="none" w:sz="0" w:space="0" w:color="auto"/>
          </w:divBdr>
        </w:div>
        <w:div w:id="715202849">
          <w:marLeft w:val="640"/>
          <w:marRight w:val="0"/>
          <w:marTop w:val="0"/>
          <w:marBottom w:val="0"/>
          <w:divBdr>
            <w:top w:val="none" w:sz="0" w:space="0" w:color="auto"/>
            <w:left w:val="none" w:sz="0" w:space="0" w:color="auto"/>
            <w:bottom w:val="none" w:sz="0" w:space="0" w:color="auto"/>
            <w:right w:val="none" w:sz="0" w:space="0" w:color="auto"/>
          </w:divBdr>
        </w:div>
        <w:div w:id="739445777">
          <w:marLeft w:val="640"/>
          <w:marRight w:val="0"/>
          <w:marTop w:val="0"/>
          <w:marBottom w:val="0"/>
          <w:divBdr>
            <w:top w:val="none" w:sz="0" w:space="0" w:color="auto"/>
            <w:left w:val="none" w:sz="0" w:space="0" w:color="auto"/>
            <w:bottom w:val="none" w:sz="0" w:space="0" w:color="auto"/>
            <w:right w:val="none" w:sz="0" w:space="0" w:color="auto"/>
          </w:divBdr>
        </w:div>
        <w:div w:id="740754852">
          <w:marLeft w:val="640"/>
          <w:marRight w:val="0"/>
          <w:marTop w:val="0"/>
          <w:marBottom w:val="0"/>
          <w:divBdr>
            <w:top w:val="none" w:sz="0" w:space="0" w:color="auto"/>
            <w:left w:val="none" w:sz="0" w:space="0" w:color="auto"/>
            <w:bottom w:val="none" w:sz="0" w:space="0" w:color="auto"/>
            <w:right w:val="none" w:sz="0" w:space="0" w:color="auto"/>
          </w:divBdr>
        </w:div>
        <w:div w:id="745883045">
          <w:marLeft w:val="640"/>
          <w:marRight w:val="0"/>
          <w:marTop w:val="0"/>
          <w:marBottom w:val="0"/>
          <w:divBdr>
            <w:top w:val="none" w:sz="0" w:space="0" w:color="auto"/>
            <w:left w:val="none" w:sz="0" w:space="0" w:color="auto"/>
            <w:bottom w:val="none" w:sz="0" w:space="0" w:color="auto"/>
            <w:right w:val="none" w:sz="0" w:space="0" w:color="auto"/>
          </w:divBdr>
        </w:div>
        <w:div w:id="765269314">
          <w:marLeft w:val="640"/>
          <w:marRight w:val="0"/>
          <w:marTop w:val="0"/>
          <w:marBottom w:val="0"/>
          <w:divBdr>
            <w:top w:val="none" w:sz="0" w:space="0" w:color="auto"/>
            <w:left w:val="none" w:sz="0" w:space="0" w:color="auto"/>
            <w:bottom w:val="none" w:sz="0" w:space="0" w:color="auto"/>
            <w:right w:val="none" w:sz="0" w:space="0" w:color="auto"/>
          </w:divBdr>
        </w:div>
        <w:div w:id="796140894">
          <w:marLeft w:val="640"/>
          <w:marRight w:val="0"/>
          <w:marTop w:val="0"/>
          <w:marBottom w:val="0"/>
          <w:divBdr>
            <w:top w:val="none" w:sz="0" w:space="0" w:color="auto"/>
            <w:left w:val="none" w:sz="0" w:space="0" w:color="auto"/>
            <w:bottom w:val="none" w:sz="0" w:space="0" w:color="auto"/>
            <w:right w:val="none" w:sz="0" w:space="0" w:color="auto"/>
          </w:divBdr>
        </w:div>
        <w:div w:id="815073072">
          <w:marLeft w:val="640"/>
          <w:marRight w:val="0"/>
          <w:marTop w:val="0"/>
          <w:marBottom w:val="0"/>
          <w:divBdr>
            <w:top w:val="none" w:sz="0" w:space="0" w:color="auto"/>
            <w:left w:val="none" w:sz="0" w:space="0" w:color="auto"/>
            <w:bottom w:val="none" w:sz="0" w:space="0" w:color="auto"/>
            <w:right w:val="none" w:sz="0" w:space="0" w:color="auto"/>
          </w:divBdr>
        </w:div>
        <w:div w:id="862598817">
          <w:marLeft w:val="640"/>
          <w:marRight w:val="0"/>
          <w:marTop w:val="0"/>
          <w:marBottom w:val="0"/>
          <w:divBdr>
            <w:top w:val="none" w:sz="0" w:space="0" w:color="auto"/>
            <w:left w:val="none" w:sz="0" w:space="0" w:color="auto"/>
            <w:bottom w:val="none" w:sz="0" w:space="0" w:color="auto"/>
            <w:right w:val="none" w:sz="0" w:space="0" w:color="auto"/>
          </w:divBdr>
        </w:div>
        <w:div w:id="872578261">
          <w:marLeft w:val="640"/>
          <w:marRight w:val="0"/>
          <w:marTop w:val="0"/>
          <w:marBottom w:val="0"/>
          <w:divBdr>
            <w:top w:val="none" w:sz="0" w:space="0" w:color="auto"/>
            <w:left w:val="none" w:sz="0" w:space="0" w:color="auto"/>
            <w:bottom w:val="none" w:sz="0" w:space="0" w:color="auto"/>
            <w:right w:val="none" w:sz="0" w:space="0" w:color="auto"/>
          </w:divBdr>
        </w:div>
        <w:div w:id="886991671">
          <w:marLeft w:val="640"/>
          <w:marRight w:val="0"/>
          <w:marTop w:val="0"/>
          <w:marBottom w:val="0"/>
          <w:divBdr>
            <w:top w:val="none" w:sz="0" w:space="0" w:color="auto"/>
            <w:left w:val="none" w:sz="0" w:space="0" w:color="auto"/>
            <w:bottom w:val="none" w:sz="0" w:space="0" w:color="auto"/>
            <w:right w:val="none" w:sz="0" w:space="0" w:color="auto"/>
          </w:divBdr>
        </w:div>
        <w:div w:id="1085110810">
          <w:marLeft w:val="640"/>
          <w:marRight w:val="0"/>
          <w:marTop w:val="0"/>
          <w:marBottom w:val="0"/>
          <w:divBdr>
            <w:top w:val="none" w:sz="0" w:space="0" w:color="auto"/>
            <w:left w:val="none" w:sz="0" w:space="0" w:color="auto"/>
            <w:bottom w:val="none" w:sz="0" w:space="0" w:color="auto"/>
            <w:right w:val="none" w:sz="0" w:space="0" w:color="auto"/>
          </w:divBdr>
        </w:div>
        <w:div w:id="1091976652">
          <w:marLeft w:val="640"/>
          <w:marRight w:val="0"/>
          <w:marTop w:val="0"/>
          <w:marBottom w:val="0"/>
          <w:divBdr>
            <w:top w:val="none" w:sz="0" w:space="0" w:color="auto"/>
            <w:left w:val="none" w:sz="0" w:space="0" w:color="auto"/>
            <w:bottom w:val="none" w:sz="0" w:space="0" w:color="auto"/>
            <w:right w:val="none" w:sz="0" w:space="0" w:color="auto"/>
          </w:divBdr>
        </w:div>
        <w:div w:id="1198785028">
          <w:marLeft w:val="640"/>
          <w:marRight w:val="0"/>
          <w:marTop w:val="0"/>
          <w:marBottom w:val="0"/>
          <w:divBdr>
            <w:top w:val="none" w:sz="0" w:space="0" w:color="auto"/>
            <w:left w:val="none" w:sz="0" w:space="0" w:color="auto"/>
            <w:bottom w:val="none" w:sz="0" w:space="0" w:color="auto"/>
            <w:right w:val="none" w:sz="0" w:space="0" w:color="auto"/>
          </w:divBdr>
        </w:div>
        <w:div w:id="1199661776">
          <w:marLeft w:val="640"/>
          <w:marRight w:val="0"/>
          <w:marTop w:val="0"/>
          <w:marBottom w:val="0"/>
          <w:divBdr>
            <w:top w:val="none" w:sz="0" w:space="0" w:color="auto"/>
            <w:left w:val="none" w:sz="0" w:space="0" w:color="auto"/>
            <w:bottom w:val="none" w:sz="0" w:space="0" w:color="auto"/>
            <w:right w:val="none" w:sz="0" w:space="0" w:color="auto"/>
          </w:divBdr>
        </w:div>
        <w:div w:id="1208562572">
          <w:marLeft w:val="640"/>
          <w:marRight w:val="0"/>
          <w:marTop w:val="0"/>
          <w:marBottom w:val="0"/>
          <w:divBdr>
            <w:top w:val="none" w:sz="0" w:space="0" w:color="auto"/>
            <w:left w:val="none" w:sz="0" w:space="0" w:color="auto"/>
            <w:bottom w:val="none" w:sz="0" w:space="0" w:color="auto"/>
            <w:right w:val="none" w:sz="0" w:space="0" w:color="auto"/>
          </w:divBdr>
        </w:div>
        <w:div w:id="1231380493">
          <w:marLeft w:val="640"/>
          <w:marRight w:val="0"/>
          <w:marTop w:val="0"/>
          <w:marBottom w:val="0"/>
          <w:divBdr>
            <w:top w:val="none" w:sz="0" w:space="0" w:color="auto"/>
            <w:left w:val="none" w:sz="0" w:space="0" w:color="auto"/>
            <w:bottom w:val="none" w:sz="0" w:space="0" w:color="auto"/>
            <w:right w:val="none" w:sz="0" w:space="0" w:color="auto"/>
          </w:divBdr>
        </w:div>
        <w:div w:id="1231694060">
          <w:marLeft w:val="640"/>
          <w:marRight w:val="0"/>
          <w:marTop w:val="0"/>
          <w:marBottom w:val="0"/>
          <w:divBdr>
            <w:top w:val="none" w:sz="0" w:space="0" w:color="auto"/>
            <w:left w:val="none" w:sz="0" w:space="0" w:color="auto"/>
            <w:bottom w:val="none" w:sz="0" w:space="0" w:color="auto"/>
            <w:right w:val="none" w:sz="0" w:space="0" w:color="auto"/>
          </w:divBdr>
        </w:div>
        <w:div w:id="1254777276">
          <w:marLeft w:val="640"/>
          <w:marRight w:val="0"/>
          <w:marTop w:val="0"/>
          <w:marBottom w:val="0"/>
          <w:divBdr>
            <w:top w:val="none" w:sz="0" w:space="0" w:color="auto"/>
            <w:left w:val="none" w:sz="0" w:space="0" w:color="auto"/>
            <w:bottom w:val="none" w:sz="0" w:space="0" w:color="auto"/>
            <w:right w:val="none" w:sz="0" w:space="0" w:color="auto"/>
          </w:divBdr>
        </w:div>
        <w:div w:id="1266424491">
          <w:marLeft w:val="640"/>
          <w:marRight w:val="0"/>
          <w:marTop w:val="0"/>
          <w:marBottom w:val="0"/>
          <w:divBdr>
            <w:top w:val="none" w:sz="0" w:space="0" w:color="auto"/>
            <w:left w:val="none" w:sz="0" w:space="0" w:color="auto"/>
            <w:bottom w:val="none" w:sz="0" w:space="0" w:color="auto"/>
            <w:right w:val="none" w:sz="0" w:space="0" w:color="auto"/>
          </w:divBdr>
        </w:div>
        <w:div w:id="1309897938">
          <w:marLeft w:val="640"/>
          <w:marRight w:val="0"/>
          <w:marTop w:val="0"/>
          <w:marBottom w:val="0"/>
          <w:divBdr>
            <w:top w:val="none" w:sz="0" w:space="0" w:color="auto"/>
            <w:left w:val="none" w:sz="0" w:space="0" w:color="auto"/>
            <w:bottom w:val="none" w:sz="0" w:space="0" w:color="auto"/>
            <w:right w:val="none" w:sz="0" w:space="0" w:color="auto"/>
          </w:divBdr>
        </w:div>
        <w:div w:id="1387071129">
          <w:marLeft w:val="640"/>
          <w:marRight w:val="0"/>
          <w:marTop w:val="0"/>
          <w:marBottom w:val="0"/>
          <w:divBdr>
            <w:top w:val="none" w:sz="0" w:space="0" w:color="auto"/>
            <w:left w:val="none" w:sz="0" w:space="0" w:color="auto"/>
            <w:bottom w:val="none" w:sz="0" w:space="0" w:color="auto"/>
            <w:right w:val="none" w:sz="0" w:space="0" w:color="auto"/>
          </w:divBdr>
        </w:div>
        <w:div w:id="1397163277">
          <w:marLeft w:val="640"/>
          <w:marRight w:val="0"/>
          <w:marTop w:val="0"/>
          <w:marBottom w:val="0"/>
          <w:divBdr>
            <w:top w:val="none" w:sz="0" w:space="0" w:color="auto"/>
            <w:left w:val="none" w:sz="0" w:space="0" w:color="auto"/>
            <w:bottom w:val="none" w:sz="0" w:space="0" w:color="auto"/>
            <w:right w:val="none" w:sz="0" w:space="0" w:color="auto"/>
          </w:divBdr>
        </w:div>
        <w:div w:id="1424033625">
          <w:marLeft w:val="640"/>
          <w:marRight w:val="0"/>
          <w:marTop w:val="0"/>
          <w:marBottom w:val="0"/>
          <w:divBdr>
            <w:top w:val="none" w:sz="0" w:space="0" w:color="auto"/>
            <w:left w:val="none" w:sz="0" w:space="0" w:color="auto"/>
            <w:bottom w:val="none" w:sz="0" w:space="0" w:color="auto"/>
            <w:right w:val="none" w:sz="0" w:space="0" w:color="auto"/>
          </w:divBdr>
        </w:div>
        <w:div w:id="1474172642">
          <w:marLeft w:val="640"/>
          <w:marRight w:val="0"/>
          <w:marTop w:val="0"/>
          <w:marBottom w:val="0"/>
          <w:divBdr>
            <w:top w:val="none" w:sz="0" w:space="0" w:color="auto"/>
            <w:left w:val="none" w:sz="0" w:space="0" w:color="auto"/>
            <w:bottom w:val="none" w:sz="0" w:space="0" w:color="auto"/>
            <w:right w:val="none" w:sz="0" w:space="0" w:color="auto"/>
          </w:divBdr>
        </w:div>
        <w:div w:id="1518739113">
          <w:marLeft w:val="640"/>
          <w:marRight w:val="0"/>
          <w:marTop w:val="0"/>
          <w:marBottom w:val="0"/>
          <w:divBdr>
            <w:top w:val="none" w:sz="0" w:space="0" w:color="auto"/>
            <w:left w:val="none" w:sz="0" w:space="0" w:color="auto"/>
            <w:bottom w:val="none" w:sz="0" w:space="0" w:color="auto"/>
            <w:right w:val="none" w:sz="0" w:space="0" w:color="auto"/>
          </w:divBdr>
        </w:div>
        <w:div w:id="1535457631">
          <w:marLeft w:val="640"/>
          <w:marRight w:val="0"/>
          <w:marTop w:val="0"/>
          <w:marBottom w:val="0"/>
          <w:divBdr>
            <w:top w:val="none" w:sz="0" w:space="0" w:color="auto"/>
            <w:left w:val="none" w:sz="0" w:space="0" w:color="auto"/>
            <w:bottom w:val="none" w:sz="0" w:space="0" w:color="auto"/>
            <w:right w:val="none" w:sz="0" w:space="0" w:color="auto"/>
          </w:divBdr>
        </w:div>
        <w:div w:id="1572543429">
          <w:marLeft w:val="640"/>
          <w:marRight w:val="0"/>
          <w:marTop w:val="0"/>
          <w:marBottom w:val="0"/>
          <w:divBdr>
            <w:top w:val="none" w:sz="0" w:space="0" w:color="auto"/>
            <w:left w:val="none" w:sz="0" w:space="0" w:color="auto"/>
            <w:bottom w:val="none" w:sz="0" w:space="0" w:color="auto"/>
            <w:right w:val="none" w:sz="0" w:space="0" w:color="auto"/>
          </w:divBdr>
        </w:div>
        <w:div w:id="1572690871">
          <w:marLeft w:val="640"/>
          <w:marRight w:val="0"/>
          <w:marTop w:val="0"/>
          <w:marBottom w:val="0"/>
          <w:divBdr>
            <w:top w:val="none" w:sz="0" w:space="0" w:color="auto"/>
            <w:left w:val="none" w:sz="0" w:space="0" w:color="auto"/>
            <w:bottom w:val="none" w:sz="0" w:space="0" w:color="auto"/>
            <w:right w:val="none" w:sz="0" w:space="0" w:color="auto"/>
          </w:divBdr>
        </w:div>
        <w:div w:id="1596472180">
          <w:marLeft w:val="640"/>
          <w:marRight w:val="0"/>
          <w:marTop w:val="0"/>
          <w:marBottom w:val="0"/>
          <w:divBdr>
            <w:top w:val="none" w:sz="0" w:space="0" w:color="auto"/>
            <w:left w:val="none" w:sz="0" w:space="0" w:color="auto"/>
            <w:bottom w:val="none" w:sz="0" w:space="0" w:color="auto"/>
            <w:right w:val="none" w:sz="0" w:space="0" w:color="auto"/>
          </w:divBdr>
        </w:div>
        <w:div w:id="1650134550">
          <w:marLeft w:val="640"/>
          <w:marRight w:val="0"/>
          <w:marTop w:val="0"/>
          <w:marBottom w:val="0"/>
          <w:divBdr>
            <w:top w:val="none" w:sz="0" w:space="0" w:color="auto"/>
            <w:left w:val="none" w:sz="0" w:space="0" w:color="auto"/>
            <w:bottom w:val="none" w:sz="0" w:space="0" w:color="auto"/>
            <w:right w:val="none" w:sz="0" w:space="0" w:color="auto"/>
          </w:divBdr>
        </w:div>
        <w:div w:id="1681348367">
          <w:marLeft w:val="640"/>
          <w:marRight w:val="0"/>
          <w:marTop w:val="0"/>
          <w:marBottom w:val="0"/>
          <w:divBdr>
            <w:top w:val="none" w:sz="0" w:space="0" w:color="auto"/>
            <w:left w:val="none" w:sz="0" w:space="0" w:color="auto"/>
            <w:bottom w:val="none" w:sz="0" w:space="0" w:color="auto"/>
            <w:right w:val="none" w:sz="0" w:space="0" w:color="auto"/>
          </w:divBdr>
        </w:div>
        <w:div w:id="1759473352">
          <w:marLeft w:val="640"/>
          <w:marRight w:val="0"/>
          <w:marTop w:val="0"/>
          <w:marBottom w:val="0"/>
          <w:divBdr>
            <w:top w:val="none" w:sz="0" w:space="0" w:color="auto"/>
            <w:left w:val="none" w:sz="0" w:space="0" w:color="auto"/>
            <w:bottom w:val="none" w:sz="0" w:space="0" w:color="auto"/>
            <w:right w:val="none" w:sz="0" w:space="0" w:color="auto"/>
          </w:divBdr>
        </w:div>
        <w:div w:id="1803694143">
          <w:marLeft w:val="640"/>
          <w:marRight w:val="0"/>
          <w:marTop w:val="0"/>
          <w:marBottom w:val="0"/>
          <w:divBdr>
            <w:top w:val="none" w:sz="0" w:space="0" w:color="auto"/>
            <w:left w:val="none" w:sz="0" w:space="0" w:color="auto"/>
            <w:bottom w:val="none" w:sz="0" w:space="0" w:color="auto"/>
            <w:right w:val="none" w:sz="0" w:space="0" w:color="auto"/>
          </w:divBdr>
        </w:div>
        <w:div w:id="1823738086">
          <w:marLeft w:val="640"/>
          <w:marRight w:val="0"/>
          <w:marTop w:val="0"/>
          <w:marBottom w:val="0"/>
          <w:divBdr>
            <w:top w:val="none" w:sz="0" w:space="0" w:color="auto"/>
            <w:left w:val="none" w:sz="0" w:space="0" w:color="auto"/>
            <w:bottom w:val="none" w:sz="0" w:space="0" w:color="auto"/>
            <w:right w:val="none" w:sz="0" w:space="0" w:color="auto"/>
          </w:divBdr>
        </w:div>
        <w:div w:id="1928270832">
          <w:marLeft w:val="640"/>
          <w:marRight w:val="0"/>
          <w:marTop w:val="0"/>
          <w:marBottom w:val="0"/>
          <w:divBdr>
            <w:top w:val="none" w:sz="0" w:space="0" w:color="auto"/>
            <w:left w:val="none" w:sz="0" w:space="0" w:color="auto"/>
            <w:bottom w:val="none" w:sz="0" w:space="0" w:color="auto"/>
            <w:right w:val="none" w:sz="0" w:space="0" w:color="auto"/>
          </w:divBdr>
        </w:div>
        <w:div w:id="1941596421">
          <w:marLeft w:val="640"/>
          <w:marRight w:val="0"/>
          <w:marTop w:val="0"/>
          <w:marBottom w:val="0"/>
          <w:divBdr>
            <w:top w:val="none" w:sz="0" w:space="0" w:color="auto"/>
            <w:left w:val="none" w:sz="0" w:space="0" w:color="auto"/>
            <w:bottom w:val="none" w:sz="0" w:space="0" w:color="auto"/>
            <w:right w:val="none" w:sz="0" w:space="0" w:color="auto"/>
          </w:divBdr>
        </w:div>
        <w:div w:id="1955096460">
          <w:marLeft w:val="640"/>
          <w:marRight w:val="0"/>
          <w:marTop w:val="0"/>
          <w:marBottom w:val="0"/>
          <w:divBdr>
            <w:top w:val="none" w:sz="0" w:space="0" w:color="auto"/>
            <w:left w:val="none" w:sz="0" w:space="0" w:color="auto"/>
            <w:bottom w:val="none" w:sz="0" w:space="0" w:color="auto"/>
            <w:right w:val="none" w:sz="0" w:space="0" w:color="auto"/>
          </w:divBdr>
        </w:div>
        <w:div w:id="1970431995">
          <w:marLeft w:val="640"/>
          <w:marRight w:val="0"/>
          <w:marTop w:val="0"/>
          <w:marBottom w:val="0"/>
          <w:divBdr>
            <w:top w:val="none" w:sz="0" w:space="0" w:color="auto"/>
            <w:left w:val="none" w:sz="0" w:space="0" w:color="auto"/>
            <w:bottom w:val="none" w:sz="0" w:space="0" w:color="auto"/>
            <w:right w:val="none" w:sz="0" w:space="0" w:color="auto"/>
          </w:divBdr>
        </w:div>
        <w:div w:id="2049067440">
          <w:marLeft w:val="640"/>
          <w:marRight w:val="0"/>
          <w:marTop w:val="0"/>
          <w:marBottom w:val="0"/>
          <w:divBdr>
            <w:top w:val="none" w:sz="0" w:space="0" w:color="auto"/>
            <w:left w:val="none" w:sz="0" w:space="0" w:color="auto"/>
            <w:bottom w:val="none" w:sz="0" w:space="0" w:color="auto"/>
            <w:right w:val="none" w:sz="0" w:space="0" w:color="auto"/>
          </w:divBdr>
        </w:div>
      </w:divsChild>
    </w:div>
    <w:div w:id="918714584">
      <w:bodyDiv w:val="1"/>
      <w:marLeft w:val="0"/>
      <w:marRight w:val="0"/>
      <w:marTop w:val="0"/>
      <w:marBottom w:val="0"/>
      <w:divBdr>
        <w:top w:val="none" w:sz="0" w:space="0" w:color="auto"/>
        <w:left w:val="none" w:sz="0" w:space="0" w:color="auto"/>
        <w:bottom w:val="none" w:sz="0" w:space="0" w:color="auto"/>
        <w:right w:val="none" w:sz="0" w:space="0" w:color="auto"/>
      </w:divBdr>
      <w:divsChild>
        <w:div w:id="447358856">
          <w:marLeft w:val="640"/>
          <w:marRight w:val="0"/>
          <w:marTop w:val="0"/>
          <w:marBottom w:val="0"/>
          <w:divBdr>
            <w:top w:val="none" w:sz="0" w:space="0" w:color="auto"/>
            <w:left w:val="none" w:sz="0" w:space="0" w:color="auto"/>
            <w:bottom w:val="none" w:sz="0" w:space="0" w:color="auto"/>
            <w:right w:val="none" w:sz="0" w:space="0" w:color="auto"/>
          </w:divBdr>
        </w:div>
        <w:div w:id="1558930064">
          <w:marLeft w:val="640"/>
          <w:marRight w:val="0"/>
          <w:marTop w:val="0"/>
          <w:marBottom w:val="0"/>
          <w:divBdr>
            <w:top w:val="none" w:sz="0" w:space="0" w:color="auto"/>
            <w:left w:val="none" w:sz="0" w:space="0" w:color="auto"/>
            <w:bottom w:val="none" w:sz="0" w:space="0" w:color="auto"/>
            <w:right w:val="none" w:sz="0" w:space="0" w:color="auto"/>
          </w:divBdr>
        </w:div>
        <w:div w:id="825557448">
          <w:marLeft w:val="640"/>
          <w:marRight w:val="0"/>
          <w:marTop w:val="0"/>
          <w:marBottom w:val="0"/>
          <w:divBdr>
            <w:top w:val="none" w:sz="0" w:space="0" w:color="auto"/>
            <w:left w:val="none" w:sz="0" w:space="0" w:color="auto"/>
            <w:bottom w:val="none" w:sz="0" w:space="0" w:color="auto"/>
            <w:right w:val="none" w:sz="0" w:space="0" w:color="auto"/>
          </w:divBdr>
        </w:div>
        <w:div w:id="1004555861">
          <w:marLeft w:val="640"/>
          <w:marRight w:val="0"/>
          <w:marTop w:val="0"/>
          <w:marBottom w:val="0"/>
          <w:divBdr>
            <w:top w:val="none" w:sz="0" w:space="0" w:color="auto"/>
            <w:left w:val="none" w:sz="0" w:space="0" w:color="auto"/>
            <w:bottom w:val="none" w:sz="0" w:space="0" w:color="auto"/>
            <w:right w:val="none" w:sz="0" w:space="0" w:color="auto"/>
          </w:divBdr>
        </w:div>
        <w:div w:id="575209893">
          <w:marLeft w:val="640"/>
          <w:marRight w:val="0"/>
          <w:marTop w:val="0"/>
          <w:marBottom w:val="0"/>
          <w:divBdr>
            <w:top w:val="none" w:sz="0" w:space="0" w:color="auto"/>
            <w:left w:val="none" w:sz="0" w:space="0" w:color="auto"/>
            <w:bottom w:val="none" w:sz="0" w:space="0" w:color="auto"/>
            <w:right w:val="none" w:sz="0" w:space="0" w:color="auto"/>
          </w:divBdr>
        </w:div>
        <w:div w:id="17238605">
          <w:marLeft w:val="640"/>
          <w:marRight w:val="0"/>
          <w:marTop w:val="0"/>
          <w:marBottom w:val="0"/>
          <w:divBdr>
            <w:top w:val="none" w:sz="0" w:space="0" w:color="auto"/>
            <w:left w:val="none" w:sz="0" w:space="0" w:color="auto"/>
            <w:bottom w:val="none" w:sz="0" w:space="0" w:color="auto"/>
            <w:right w:val="none" w:sz="0" w:space="0" w:color="auto"/>
          </w:divBdr>
        </w:div>
        <w:div w:id="1345205632">
          <w:marLeft w:val="640"/>
          <w:marRight w:val="0"/>
          <w:marTop w:val="0"/>
          <w:marBottom w:val="0"/>
          <w:divBdr>
            <w:top w:val="none" w:sz="0" w:space="0" w:color="auto"/>
            <w:left w:val="none" w:sz="0" w:space="0" w:color="auto"/>
            <w:bottom w:val="none" w:sz="0" w:space="0" w:color="auto"/>
            <w:right w:val="none" w:sz="0" w:space="0" w:color="auto"/>
          </w:divBdr>
        </w:div>
        <w:div w:id="1564755512">
          <w:marLeft w:val="640"/>
          <w:marRight w:val="0"/>
          <w:marTop w:val="0"/>
          <w:marBottom w:val="0"/>
          <w:divBdr>
            <w:top w:val="none" w:sz="0" w:space="0" w:color="auto"/>
            <w:left w:val="none" w:sz="0" w:space="0" w:color="auto"/>
            <w:bottom w:val="none" w:sz="0" w:space="0" w:color="auto"/>
            <w:right w:val="none" w:sz="0" w:space="0" w:color="auto"/>
          </w:divBdr>
        </w:div>
        <w:div w:id="971446059">
          <w:marLeft w:val="640"/>
          <w:marRight w:val="0"/>
          <w:marTop w:val="0"/>
          <w:marBottom w:val="0"/>
          <w:divBdr>
            <w:top w:val="none" w:sz="0" w:space="0" w:color="auto"/>
            <w:left w:val="none" w:sz="0" w:space="0" w:color="auto"/>
            <w:bottom w:val="none" w:sz="0" w:space="0" w:color="auto"/>
            <w:right w:val="none" w:sz="0" w:space="0" w:color="auto"/>
          </w:divBdr>
        </w:div>
        <w:div w:id="377514852">
          <w:marLeft w:val="640"/>
          <w:marRight w:val="0"/>
          <w:marTop w:val="0"/>
          <w:marBottom w:val="0"/>
          <w:divBdr>
            <w:top w:val="none" w:sz="0" w:space="0" w:color="auto"/>
            <w:left w:val="none" w:sz="0" w:space="0" w:color="auto"/>
            <w:bottom w:val="none" w:sz="0" w:space="0" w:color="auto"/>
            <w:right w:val="none" w:sz="0" w:space="0" w:color="auto"/>
          </w:divBdr>
        </w:div>
        <w:div w:id="1679188676">
          <w:marLeft w:val="640"/>
          <w:marRight w:val="0"/>
          <w:marTop w:val="0"/>
          <w:marBottom w:val="0"/>
          <w:divBdr>
            <w:top w:val="none" w:sz="0" w:space="0" w:color="auto"/>
            <w:left w:val="none" w:sz="0" w:space="0" w:color="auto"/>
            <w:bottom w:val="none" w:sz="0" w:space="0" w:color="auto"/>
            <w:right w:val="none" w:sz="0" w:space="0" w:color="auto"/>
          </w:divBdr>
        </w:div>
        <w:div w:id="613362455">
          <w:marLeft w:val="640"/>
          <w:marRight w:val="0"/>
          <w:marTop w:val="0"/>
          <w:marBottom w:val="0"/>
          <w:divBdr>
            <w:top w:val="none" w:sz="0" w:space="0" w:color="auto"/>
            <w:left w:val="none" w:sz="0" w:space="0" w:color="auto"/>
            <w:bottom w:val="none" w:sz="0" w:space="0" w:color="auto"/>
            <w:right w:val="none" w:sz="0" w:space="0" w:color="auto"/>
          </w:divBdr>
        </w:div>
        <w:div w:id="1531259794">
          <w:marLeft w:val="640"/>
          <w:marRight w:val="0"/>
          <w:marTop w:val="0"/>
          <w:marBottom w:val="0"/>
          <w:divBdr>
            <w:top w:val="none" w:sz="0" w:space="0" w:color="auto"/>
            <w:left w:val="none" w:sz="0" w:space="0" w:color="auto"/>
            <w:bottom w:val="none" w:sz="0" w:space="0" w:color="auto"/>
            <w:right w:val="none" w:sz="0" w:space="0" w:color="auto"/>
          </w:divBdr>
        </w:div>
        <w:div w:id="134957338">
          <w:marLeft w:val="640"/>
          <w:marRight w:val="0"/>
          <w:marTop w:val="0"/>
          <w:marBottom w:val="0"/>
          <w:divBdr>
            <w:top w:val="none" w:sz="0" w:space="0" w:color="auto"/>
            <w:left w:val="none" w:sz="0" w:space="0" w:color="auto"/>
            <w:bottom w:val="none" w:sz="0" w:space="0" w:color="auto"/>
            <w:right w:val="none" w:sz="0" w:space="0" w:color="auto"/>
          </w:divBdr>
        </w:div>
        <w:div w:id="415833809">
          <w:marLeft w:val="640"/>
          <w:marRight w:val="0"/>
          <w:marTop w:val="0"/>
          <w:marBottom w:val="0"/>
          <w:divBdr>
            <w:top w:val="none" w:sz="0" w:space="0" w:color="auto"/>
            <w:left w:val="none" w:sz="0" w:space="0" w:color="auto"/>
            <w:bottom w:val="none" w:sz="0" w:space="0" w:color="auto"/>
            <w:right w:val="none" w:sz="0" w:space="0" w:color="auto"/>
          </w:divBdr>
        </w:div>
        <w:div w:id="581140388">
          <w:marLeft w:val="640"/>
          <w:marRight w:val="0"/>
          <w:marTop w:val="0"/>
          <w:marBottom w:val="0"/>
          <w:divBdr>
            <w:top w:val="none" w:sz="0" w:space="0" w:color="auto"/>
            <w:left w:val="none" w:sz="0" w:space="0" w:color="auto"/>
            <w:bottom w:val="none" w:sz="0" w:space="0" w:color="auto"/>
            <w:right w:val="none" w:sz="0" w:space="0" w:color="auto"/>
          </w:divBdr>
        </w:div>
        <w:div w:id="274604186">
          <w:marLeft w:val="640"/>
          <w:marRight w:val="0"/>
          <w:marTop w:val="0"/>
          <w:marBottom w:val="0"/>
          <w:divBdr>
            <w:top w:val="none" w:sz="0" w:space="0" w:color="auto"/>
            <w:left w:val="none" w:sz="0" w:space="0" w:color="auto"/>
            <w:bottom w:val="none" w:sz="0" w:space="0" w:color="auto"/>
            <w:right w:val="none" w:sz="0" w:space="0" w:color="auto"/>
          </w:divBdr>
        </w:div>
        <w:div w:id="1940410892">
          <w:marLeft w:val="640"/>
          <w:marRight w:val="0"/>
          <w:marTop w:val="0"/>
          <w:marBottom w:val="0"/>
          <w:divBdr>
            <w:top w:val="none" w:sz="0" w:space="0" w:color="auto"/>
            <w:left w:val="none" w:sz="0" w:space="0" w:color="auto"/>
            <w:bottom w:val="none" w:sz="0" w:space="0" w:color="auto"/>
            <w:right w:val="none" w:sz="0" w:space="0" w:color="auto"/>
          </w:divBdr>
        </w:div>
        <w:div w:id="263222230">
          <w:marLeft w:val="640"/>
          <w:marRight w:val="0"/>
          <w:marTop w:val="0"/>
          <w:marBottom w:val="0"/>
          <w:divBdr>
            <w:top w:val="none" w:sz="0" w:space="0" w:color="auto"/>
            <w:left w:val="none" w:sz="0" w:space="0" w:color="auto"/>
            <w:bottom w:val="none" w:sz="0" w:space="0" w:color="auto"/>
            <w:right w:val="none" w:sz="0" w:space="0" w:color="auto"/>
          </w:divBdr>
        </w:div>
        <w:div w:id="574969923">
          <w:marLeft w:val="640"/>
          <w:marRight w:val="0"/>
          <w:marTop w:val="0"/>
          <w:marBottom w:val="0"/>
          <w:divBdr>
            <w:top w:val="none" w:sz="0" w:space="0" w:color="auto"/>
            <w:left w:val="none" w:sz="0" w:space="0" w:color="auto"/>
            <w:bottom w:val="none" w:sz="0" w:space="0" w:color="auto"/>
            <w:right w:val="none" w:sz="0" w:space="0" w:color="auto"/>
          </w:divBdr>
        </w:div>
        <w:div w:id="872813582">
          <w:marLeft w:val="640"/>
          <w:marRight w:val="0"/>
          <w:marTop w:val="0"/>
          <w:marBottom w:val="0"/>
          <w:divBdr>
            <w:top w:val="none" w:sz="0" w:space="0" w:color="auto"/>
            <w:left w:val="none" w:sz="0" w:space="0" w:color="auto"/>
            <w:bottom w:val="none" w:sz="0" w:space="0" w:color="auto"/>
            <w:right w:val="none" w:sz="0" w:space="0" w:color="auto"/>
          </w:divBdr>
        </w:div>
        <w:div w:id="992489092">
          <w:marLeft w:val="640"/>
          <w:marRight w:val="0"/>
          <w:marTop w:val="0"/>
          <w:marBottom w:val="0"/>
          <w:divBdr>
            <w:top w:val="none" w:sz="0" w:space="0" w:color="auto"/>
            <w:left w:val="none" w:sz="0" w:space="0" w:color="auto"/>
            <w:bottom w:val="none" w:sz="0" w:space="0" w:color="auto"/>
            <w:right w:val="none" w:sz="0" w:space="0" w:color="auto"/>
          </w:divBdr>
        </w:div>
        <w:div w:id="483544773">
          <w:marLeft w:val="640"/>
          <w:marRight w:val="0"/>
          <w:marTop w:val="0"/>
          <w:marBottom w:val="0"/>
          <w:divBdr>
            <w:top w:val="none" w:sz="0" w:space="0" w:color="auto"/>
            <w:left w:val="none" w:sz="0" w:space="0" w:color="auto"/>
            <w:bottom w:val="none" w:sz="0" w:space="0" w:color="auto"/>
            <w:right w:val="none" w:sz="0" w:space="0" w:color="auto"/>
          </w:divBdr>
        </w:div>
        <w:div w:id="732966994">
          <w:marLeft w:val="640"/>
          <w:marRight w:val="0"/>
          <w:marTop w:val="0"/>
          <w:marBottom w:val="0"/>
          <w:divBdr>
            <w:top w:val="none" w:sz="0" w:space="0" w:color="auto"/>
            <w:left w:val="none" w:sz="0" w:space="0" w:color="auto"/>
            <w:bottom w:val="none" w:sz="0" w:space="0" w:color="auto"/>
            <w:right w:val="none" w:sz="0" w:space="0" w:color="auto"/>
          </w:divBdr>
        </w:div>
        <w:div w:id="682131008">
          <w:marLeft w:val="640"/>
          <w:marRight w:val="0"/>
          <w:marTop w:val="0"/>
          <w:marBottom w:val="0"/>
          <w:divBdr>
            <w:top w:val="none" w:sz="0" w:space="0" w:color="auto"/>
            <w:left w:val="none" w:sz="0" w:space="0" w:color="auto"/>
            <w:bottom w:val="none" w:sz="0" w:space="0" w:color="auto"/>
            <w:right w:val="none" w:sz="0" w:space="0" w:color="auto"/>
          </w:divBdr>
        </w:div>
        <w:div w:id="1433672640">
          <w:marLeft w:val="640"/>
          <w:marRight w:val="0"/>
          <w:marTop w:val="0"/>
          <w:marBottom w:val="0"/>
          <w:divBdr>
            <w:top w:val="none" w:sz="0" w:space="0" w:color="auto"/>
            <w:left w:val="none" w:sz="0" w:space="0" w:color="auto"/>
            <w:bottom w:val="none" w:sz="0" w:space="0" w:color="auto"/>
            <w:right w:val="none" w:sz="0" w:space="0" w:color="auto"/>
          </w:divBdr>
        </w:div>
        <w:div w:id="1282998350">
          <w:marLeft w:val="640"/>
          <w:marRight w:val="0"/>
          <w:marTop w:val="0"/>
          <w:marBottom w:val="0"/>
          <w:divBdr>
            <w:top w:val="none" w:sz="0" w:space="0" w:color="auto"/>
            <w:left w:val="none" w:sz="0" w:space="0" w:color="auto"/>
            <w:bottom w:val="none" w:sz="0" w:space="0" w:color="auto"/>
            <w:right w:val="none" w:sz="0" w:space="0" w:color="auto"/>
          </w:divBdr>
        </w:div>
        <w:div w:id="1937514458">
          <w:marLeft w:val="640"/>
          <w:marRight w:val="0"/>
          <w:marTop w:val="0"/>
          <w:marBottom w:val="0"/>
          <w:divBdr>
            <w:top w:val="none" w:sz="0" w:space="0" w:color="auto"/>
            <w:left w:val="none" w:sz="0" w:space="0" w:color="auto"/>
            <w:bottom w:val="none" w:sz="0" w:space="0" w:color="auto"/>
            <w:right w:val="none" w:sz="0" w:space="0" w:color="auto"/>
          </w:divBdr>
        </w:div>
        <w:div w:id="74282095">
          <w:marLeft w:val="640"/>
          <w:marRight w:val="0"/>
          <w:marTop w:val="0"/>
          <w:marBottom w:val="0"/>
          <w:divBdr>
            <w:top w:val="none" w:sz="0" w:space="0" w:color="auto"/>
            <w:left w:val="none" w:sz="0" w:space="0" w:color="auto"/>
            <w:bottom w:val="none" w:sz="0" w:space="0" w:color="auto"/>
            <w:right w:val="none" w:sz="0" w:space="0" w:color="auto"/>
          </w:divBdr>
        </w:div>
        <w:div w:id="942761370">
          <w:marLeft w:val="640"/>
          <w:marRight w:val="0"/>
          <w:marTop w:val="0"/>
          <w:marBottom w:val="0"/>
          <w:divBdr>
            <w:top w:val="none" w:sz="0" w:space="0" w:color="auto"/>
            <w:left w:val="none" w:sz="0" w:space="0" w:color="auto"/>
            <w:bottom w:val="none" w:sz="0" w:space="0" w:color="auto"/>
            <w:right w:val="none" w:sz="0" w:space="0" w:color="auto"/>
          </w:divBdr>
        </w:div>
        <w:div w:id="1163396860">
          <w:marLeft w:val="640"/>
          <w:marRight w:val="0"/>
          <w:marTop w:val="0"/>
          <w:marBottom w:val="0"/>
          <w:divBdr>
            <w:top w:val="none" w:sz="0" w:space="0" w:color="auto"/>
            <w:left w:val="none" w:sz="0" w:space="0" w:color="auto"/>
            <w:bottom w:val="none" w:sz="0" w:space="0" w:color="auto"/>
            <w:right w:val="none" w:sz="0" w:space="0" w:color="auto"/>
          </w:divBdr>
        </w:div>
        <w:div w:id="1611083672">
          <w:marLeft w:val="640"/>
          <w:marRight w:val="0"/>
          <w:marTop w:val="0"/>
          <w:marBottom w:val="0"/>
          <w:divBdr>
            <w:top w:val="none" w:sz="0" w:space="0" w:color="auto"/>
            <w:left w:val="none" w:sz="0" w:space="0" w:color="auto"/>
            <w:bottom w:val="none" w:sz="0" w:space="0" w:color="auto"/>
            <w:right w:val="none" w:sz="0" w:space="0" w:color="auto"/>
          </w:divBdr>
        </w:div>
        <w:div w:id="1711298220">
          <w:marLeft w:val="640"/>
          <w:marRight w:val="0"/>
          <w:marTop w:val="0"/>
          <w:marBottom w:val="0"/>
          <w:divBdr>
            <w:top w:val="none" w:sz="0" w:space="0" w:color="auto"/>
            <w:left w:val="none" w:sz="0" w:space="0" w:color="auto"/>
            <w:bottom w:val="none" w:sz="0" w:space="0" w:color="auto"/>
            <w:right w:val="none" w:sz="0" w:space="0" w:color="auto"/>
          </w:divBdr>
        </w:div>
        <w:div w:id="411245700">
          <w:marLeft w:val="640"/>
          <w:marRight w:val="0"/>
          <w:marTop w:val="0"/>
          <w:marBottom w:val="0"/>
          <w:divBdr>
            <w:top w:val="none" w:sz="0" w:space="0" w:color="auto"/>
            <w:left w:val="none" w:sz="0" w:space="0" w:color="auto"/>
            <w:bottom w:val="none" w:sz="0" w:space="0" w:color="auto"/>
            <w:right w:val="none" w:sz="0" w:space="0" w:color="auto"/>
          </w:divBdr>
        </w:div>
        <w:div w:id="1493527146">
          <w:marLeft w:val="640"/>
          <w:marRight w:val="0"/>
          <w:marTop w:val="0"/>
          <w:marBottom w:val="0"/>
          <w:divBdr>
            <w:top w:val="none" w:sz="0" w:space="0" w:color="auto"/>
            <w:left w:val="none" w:sz="0" w:space="0" w:color="auto"/>
            <w:bottom w:val="none" w:sz="0" w:space="0" w:color="auto"/>
            <w:right w:val="none" w:sz="0" w:space="0" w:color="auto"/>
          </w:divBdr>
        </w:div>
        <w:div w:id="273101307">
          <w:marLeft w:val="640"/>
          <w:marRight w:val="0"/>
          <w:marTop w:val="0"/>
          <w:marBottom w:val="0"/>
          <w:divBdr>
            <w:top w:val="none" w:sz="0" w:space="0" w:color="auto"/>
            <w:left w:val="none" w:sz="0" w:space="0" w:color="auto"/>
            <w:bottom w:val="none" w:sz="0" w:space="0" w:color="auto"/>
            <w:right w:val="none" w:sz="0" w:space="0" w:color="auto"/>
          </w:divBdr>
        </w:div>
        <w:div w:id="301077655">
          <w:marLeft w:val="640"/>
          <w:marRight w:val="0"/>
          <w:marTop w:val="0"/>
          <w:marBottom w:val="0"/>
          <w:divBdr>
            <w:top w:val="none" w:sz="0" w:space="0" w:color="auto"/>
            <w:left w:val="none" w:sz="0" w:space="0" w:color="auto"/>
            <w:bottom w:val="none" w:sz="0" w:space="0" w:color="auto"/>
            <w:right w:val="none" w:sz="0" w:space="0" w:color="auto"/>
          </w:divBdr>
        </w:div>
        <w:div w:id="1316572072">
          <w:marLeft w:val="640"/>
          <w:marRight w:val="0"/>
          <w:marTop w:val="0"/>
          <w:marBottom w:val="0"/>
          <w:divBdr>
            <w:top w:val="none" w:sz="0" w:space="0" w:color="auto"/>
            <w:left w:val="none" w:sz="0" w:space="0" w:color="auto"/>
            <w:bottom w:val="none" w:sz="0" w:space="0" w:color="auto"/>
            <w:right w:val="none" w:sz="0" w:space="0" w:color="auto"/>
          </w:divBdr>
        </w:div>
        <w:div w:id="912086064">
          <w:marLeft w:val="640"/>
          <w:marRight w:val="0"/>
          <w:marTop w:val="0"/>
          <w:marBottom w:val="0"/>
          <w:divBdr>
            <w:top w:val="none" w:sz="0" w:space="0" w:color="auto"/>
            <w:left w:val="none" w:sz="0" w:space="0" w:color="auto"/>
            <w:bottom w:val="none" w:sz="0" w:space="0" w:color="auto"/>
            <w:right w:val="none" w:sz="0" w:space="0" w:color="auto"/>
          </w:divBdr>
        </w:div>
        <w:div w:id="730080128">
          <w:marLeft w:val="640"/>
          <w:marRight w:val="0"/>
          <w:marTop w:val="0"/>
          <w:marBottom w:val="0"/>
          <w:divBdr>
            <w:top w:val="none" w:sz="0" w:space="0" w:color="auto"/>
            <w:left w:val="none" w:sz="0" w:space="0" w:color="auto"/>
            <w:bottom w:val="none" w:sz="0" w:space="0" w:color="auto"/>
            <w:right w:val="none" w:sz="0" w:space="0" w:color="auto"/>
          </w:divBdr>
        </w:div>
        <w:div w:id="420680364">
          <w:marLeft w:val="640"/>
          <w:marRight w:val="0"/>
          <w:marTop w:val="0"/>
          <w:marBottom w:val="0"/>
          <w:divBdr>
            <w:top w:val="none" w:sz="0" w:space="0" w:color="auto"/>
            <w:left w:val="none" w:sz="0" w:space="0" w:color="auto"/>
            <w:bottom w:val="none" w:sz="0" w:space="0" w:color="auto"/>
            <w:right w:val="none" w:sz="0" w:space="0" w:color="auto"/>
          </w:divBdr>
        </w:div>
        <w:div w:id="1485120135">
          <w:marLeft w:val="640"/>
          <w:marRight w:val="0"/>
          <w:marTop w:val="0"/>
          <w:marBottom w:val="0"/>
          <w:divBdr>
            <w:top w:val="none" w:sz="0" w:space="0" w:color="auto"/>
            <w:left w:val="none" w:sz="0" w:space="0" w:color="auto"/>
            <w:bottom w:val="none" w:sz="0" w:space="0" w:color="auto"/>
            <w:right w:val="none" w:sz="0" w:space="0" w:color="auto"/>
          </w:divBdr>
        </w:div>
        <w:div w:id="1764447237">
          <w:marLeft w:val="640"/>
          <w:marRight w:val="0"/>
          <w:marTop w:val="0"/>
          <w:marBottom w:val="0"/>
          <w:divBdr>
            <w:top w:val="none" w:sz="0" w:space="0" w:color="auto"/>
            <w:left w:val="none" w:sz="0" w:space="0" w:color="auto"/>
            <w:bottom w:val="none" w:sz="0" w:space="0" w:color="auto"/>
            <w:right w:val="none" w:sz="0" w:space="0" w:color="auto"/>
          </w:divBdr>
        </w:div>
        <w:div w:id="387384051">
          <w:marLeft w:val="640"/>
          <w:marRight w:val="0"/>
          <w:marTop w:val="0"/>
          <w:marBottom w:val="0"/>
          <w:divBdr>
            <w:top w:val="none" w:sz="0" w:space="0" w:color="auto"/>
            <w:left w:val="none" w:sz="0" w:space="0" w:color="auto"/>
            <w:bottom w:val="none" w:sz="0" w:space="0" w:color="auto"/>
            <w:right w:val="none" w:sz="0" w:space="0" w:color="auto"/>
          </w:divBdr>
        </w:div>
        <w:div w:id="1370297233">
          <w:marLeft w:val="640"/>
          <w:marRight w:val="0"/>
          <w:marTop w:val="0"/>
          <w:marBottom w:val="0"/>
          <w:divBdr>
            <w:top w:val="none" w:sz="0" w:space="0" w:color="auto"/>
            <w:left w:val="none" w:sz="0" w:space="0" w:color="auto"/>
            <w:bottom w:val="none" w:sz="0" w:space="0" w:color="auto"/>
            <w:right w:val="none" w:sz="0" w:space="0" w:color="auto"/>
          </w:divBdr>
        </w:div>
        <w:div w:id="48265132">
          <w:marLeft w:val="640"/>
          <w:marRight w:val="0"/>
          <w:marTop w:val="0"/>
          <w:marBottom w:val="0"/>
          <w:divBdr>
            <w:top w:val="none" w:sz="0" w:space="0" w:color="auto"/>
            <w:left w:val="none" w:sz="0" w:space="0" w:color="auto"/>
            <w:bottom w:val="none" w:sz="0" w:space="0" w:color="auto"/>
            <w:right w:val="none" w:sz="0" w:space="0" w:color="auto"/>
          </w:divBdr>
        </w:div>
        <w:div w:id="1122917487">
          <w:marLeft w:val="640"/>
          <w:marRight w:val="0"/>
          <w:marTop w:val="0"/>
          <w:marBottom w:val="0"/>
          <w:divBdr>
            <w:top w:val="none" w:sz="0" w:space="0" w:color="auto"/>
            <w:left w:val="none" w:sz="0" w:space="0" w:color="auto"/>
            <w:bottom w:val="none" w:sz="0" w:space="0" w:color="auto"/>
            <w:right w:val="none" w:sz="0" w:space="0" w:color="auto"/>
          </w:divBdr>
        </w:div>
        <w:div w:id="652367339">
          <w:marLeft w:val="640"/>
          <w:marRight w:val="0"/>
          <w:marTop w:val="0"/>
          <w:marBottom w:val="0"/>
          <w:divBdr>
            <w:top w:val="none" w:sz="0" w:space="0" w:color="auto"/>
            <w:left w:val="none" w:sz="0" w:space="0" w:color="auto"/>
            <w:bottom w:val="none" w:sz="0" w:space="0" w:color="auto"/>
            <w:right w:val="none" w:sz="0" w:space="0" w:color="auto"/>
          </w:divBdr>
        </w:div>
        <w:div w:id="1348866645">
          <w:marLeft w:val="640"/>
          <w:marRight w:val="0"/>
          <w:marTop w:val="0"/>
          <w:marBottom w:val="0"/>
          <w:divBdr>
            <w:top w:val="none" w:sz="0" w:space="0" w:color="auto"/>
            <w:left w:val="none" w:sz="0" w:space="0" w:color="auto"/>
            <w:bottom w:val="none" w:sz="0" w:space="0" w:color="auto"/>
            <w:right w:val="none" w:sz="0" w:space="0" w:color="auto"/>
          </w:divBdr>
        </w:div>
        <w:div w:id="1448235108">
          <w:marLeft w:val="640"/>
          <w:marRight w:val="0"/>
          <w:marTop w:val="0"/>
          <w:marBottom w:val="0"/>
          <w:divBdr>
            <w:top w:val="none" w:sz="0" w:space="0" w:color="auto"/>
            <w:left w:val="none" w:sz="0" w:space="0" w:color="auto"/>
            <w:bottom w:val="none" w:sz="0" w:space="0" w:color="auto"/>
            <w:right w:val="none" w:sz="0" w:space="0" w:color="auto"/>
          </w:divBdr>
        </w:div>
        <w:div w:id="1015308956">
          <w:marLeft w:val="640"/>
          <w:marRight w:val="0"/>
          <w:marTop w:val="0"/>
          <w:marBottom w:val="0"/>
          <w:divBdr>
            <w:top w:val="none" w:sz="0" w:space="0" w:color="auto"/>
            <w:left w:val="none" w:sz="0" w:space="0" w:color="auto"/>
            <w:bottom w:val="none" w:sz="0" w:space="0" w:color="auto"/>
            <w:right w:val="none" w:sz="0" w:space="0" w:color="auto"/>
          </w:divBdr>
        </w:div>
      </w:divsChild>
    </w:div>
    <w:div w:id="925531800">
      <w:bodyDiv w:val="1"/>
      <w:marLeft w:val="0"/>
      <w:marRight w:val="0"/>
      <w:marTop w:val="0"/>
      <w:marBottom w:val="0"/>
      <w:divBdr>
        <w:top w:val="none" w:sz="0" w:space="0" w:color="auto"/>
        <w:left w:val="none" w:sz="0" w:space="0" w:color="auto"/>
        <w:bottom w:val="none" w:sz="0" w:space="0" w:color="auto"/>
        <w:right w:val="none" w:sz="0" w:space="0" w:color="auto"/>
      </w:divBdr>
      <w:divsChild>
        <w:div w:id="343173550">
          <w:marLeft w:val="640"/>
          <w:marRight w:val="0"/>
          <w:marTop w:val="0"/>
          <w:marBottom w:val="0"/>
          <w:divBdr>
            <w:top w:val="none" w:sz="0" w:space="0" w:color="auto"/>
            <w:left w:val="none" w:sz="0" w:space="0" w:color="auto"/>
            <w:bottom w:val="none" w:sz="0" w:space="0" w:color="auto"/>
            <w:right w:val="none" w:sz="0" w:space="0" w:color="auto"/>
          </w:divBdr>
        </w:div>
        <w:div w:id="1026559972">
          <w:marLeft w:val="640"/>
          <w:marRight w:val="0"/>
          <w:marTop w:val="0"/>
          <w:marBottom w:val="0"/>
          <w:divBdr>
            <w:top w:val="none" w:sz="0" w:space="0" w:color="auto"/>
            <w:left w:val="none" w:sz="0" w:space="0" w:color="auto"/>
            <w:bottom w:val="none" w:sz="0" w:space="0" w:color="auto"/>
            <w:right w:val="none" w:sz="0" w:space="0" w:color="auto"/>
          </w:divBdr>
        </w:div>
        <w:div w:id="1377270552">
          <w:marLeft w:val="640"/>
          <w:marRight w:val="0"/>
          <w:marTop w:val="0"/>
          <w:marBottom w:val="0"/>
          <w:divBdr>
            <w:top w:val="none" w:sz="0" w:space="0" w:color="auto"/>
            <w:left w:val="none" w:sz="0" w:space="0" w:color="auto"/>
            <w:bottom w:val="none" w:sz="0" w:space="0" w:color="auto"/>
            <w:right w:val="none" w:sz="0" w:space="0" w:color="auto"/>
          </w:divBdr>
        </w:div>
        <w:div w:id="903833799">
          <w:marLeft w:val="640"/>
          <w:marRight w:val="0"/>
          <w:marTop w:val="0"/>
          <w:marBottom w:val="0"/>
          <w:divBdr>
            <w:top w:val="none" w:sz="0" w:space="0" w:color="auto"/>
            <w:left w:val="none" w:sz="0" w:space="0" w:color="auto"/>
            <w:bottom w:val="none" w:sz="0" w:space="0" w:color="auto"/>
            <w:right w:val="none" w:sz="0" w:space="0" w:color="auto"/>
          </w:divBdr>
        </w:div>
        <w:div w:id="344794511">
          <w:marLeft w:val="640"/>
          <w:marRight w:val="0"/>
          <w:marTop w:val="0"/>
          <w:marBottom w:val="0"/>
          <w:divBdr>
            <w:top w:val="none" w:sz="0" w:space="0" w:color="auto"/>
            <w:left w:val="none" w:sz="0" w:space="0" w:color="auto"/>
            <w:bottom w:val="none" w:sz="0" w:space="0" w:color="auto"/>
            <w:right w:val="none" w:sz="0" w:space="0" w:color="auto"/>
          </w:divBdr>
        </w:div>
        <w:div w:id="1297687642">
          <w:marLeft w:val="640"/>
          <w:marRight w:val="0"/>
          <w:marTop w:val="0"/>
          <w:marBottom w:val="0"/>
          <w:divBdr>
            <w:top w:val="none" w:sz="0" w:space="0" w:color="auto"/>
            <w:left w:val="none" w:sz="0" w:space="0" w:color="auto"/>
            <w:bottom w:val="none" w:sz="0" w:space="0" w:color="auto"/>
            <w:right w:val="none" w:sz="0" w:space="0" w:color="auto"/>
          </w:divBdr>
        </w:div>
        <w:div w:id="1239827181">
          <w:marLeft w:val="640"/>
          <w:marRight w:val="0"/>
          <w:marTop w:val="0"/>
          <w:marBottom w:val="0"/>
          <w:divBdr>
            <w:top w:val="none" w:sz="0" w:space="0" w:color="auto"/>
            <w:left w:val="none" w:sz="0" w:space="0" w:color="auto"/>
            <w:bottom w:val="none" w:sz="0" w:space="0" w:color="auto"/>
            <w:right w:val="none" w:sz="0" w:space="0" w:color="auto"/>
          </w:divBdr>
        </w:div>
        <w:div w:id="2002853673">
          <w:marLeft w:val="640"/>
          <w:marRight w:val="0"/>
          <w:marTop w:val="0"/>
          <w:marBottom w:val="0"/>
          <w:divBdr>
            <w:top w:val="none" w:sz="0" w:space="0" w:color="auto"/>
            <w:left w:val="none" w:sz="0" w:space="0" w:color="auto"/>
            <w:bottom w:val="none" w:sz="0" w:space="0" w:color="auto"/>
            <w:right w:val="none" w:sz="0" w:space="0" w:color="auto"/>
          </w:divBdr>
        </w:div>
        <w:div w:id="559679913">
          <w:marLeft w:val="640"/>
          <w:marRight w:val="0"/>
          <w:marTop w:val="0"/>
          <w:marBottom w:val="0"/>
          <w:divBdr>
            <w:top w:val="none" w:sz="0" w:space="0" w:color="auto"/>
            <w:left w:val="none" w:sz="0" w:space="0" w:color="auto"/>
            <w:bottom w:val="none" w:sz="0" w:space="0" w:color="auto"/>
            <w:right w:val="none" w:sz="0" w:space="0" w:color="auto"/>
          </w:divBdr>
        </w:div>
        <w:div w:id="745883880">
          <w:marLeft w:val="640"/>
          <w:marRight w:val="0"/>
          <w:marTop w:val="0"/>
          <w:marBottom w:val="0"/>
          <w:divBdr>
            <w:top w:val="none" w:sz="0" w:space="0" w:color="auto"/>
            <w:left w:val="none" w:sz="0" w:space="0" w:color="auto"/>
            <w:bottom w:val="none" w:sz="0" w:space="0" w:color="auto"/>
            <w:right w:val="none" w:sz="0" w:space="0" w:color="auto"/>
          </w:divBdr>
        </w:div>
        <w:div w:id="1579823061">
          <w:marLeft w:val="640"/>
          <w:marRight w:val="0"/>
          <w:marTop w:val="0"/>
          <w:marBottom w:val="0"/>
          <w:divBdr>
            <w:top w:val="none" w:sz="0" w:space="0" w:color="auto"/>
            <w:left w:val="none" w:sz="0" w:space="0" w:color="auto"/>
            <w:bottom w:val="none" w:sz="0" w:space="0" w:color="auto"/>
            <w:right w:val="none" w:sz="0" w:space="0" w:color="auto"/>
          </w:divBdr>
        </w:div>
        <w:div w:id="1604416158">
          <w:marLeft w:val="640"/>
          <w:marRight w:val="0"/>
          <w:marTop w:val="0"/>
          <w:marBottom w:val="0"/>
          <w:divBdr>
            <w:top w:val="none" w:sz="0" w:space="0" w:color="auto"/>
            <w:left w:val="none" w:sz="0" w:space="0" w:color="auto"/>
            <w:bottom w:val="none" w:sz="0" w:space="0" w:color="auto"/>
            <w:right w:val="none" w:sz="0" w:space="0" w:color="auto"/>
          </w:divBdr>
        </w:div>
        <w:div w:id="775099350">
          <w:marLeft w:val="640"/>
          <w:marRight w:val="0"/>
          <w:marTop w:val="0"/>
          <w:marBottom w:val="0"/>
          <w:divBdr>
            <w:top w:val="none" w:sz="0" w:space="0" w:color="auto"/>
            <w:left w:val="none" w:sz="0" w:space="0" w:color="auto"/>
            <w:bottom w:val="none" w:sz="0" w:space="0" w:color="auto"/>
            <w:right w:val="none" w:sz="0" w:space="0" w:color="auto"/>
          </w:divBdr>
        </w:div>
        <w:div w:id="738788537">
          <w:marLeft w:val="640"/>
          <w:marRight w:val="0"/>
          <w:marTop w:val="0"/>
          <w:marBottom w:val="0"/>
          <w:divBdr>
            <w:top w:val="none" w:sz="0" w:space="0" w:color="auto"/>
            <w:left w:val="none" w:sz="0" w:space="0" w:color="auto"/>
            <w:bottom w:val="none" w:sz="0" w:space="0" w:color="auto"/>
            <w:right w:val="none" w:sz="0" w:space="0" w:color="auto"/>
          </w:divBdr>
        </w:div>
        <w:div w:id="1549949486">
          <w:marLeft w:val="640"/>
          <w:marRight w:val="0"/>
          <w:marTop w:val="0"/>
          <w:marBottom w:val="0"/>
          <w:divBdr>
            <w:top w:val="none" w:sz="0" w:space="0" w:color="auto"/>
            <w:left w:val="none" w:sz="0" w:space="0" w:color="auto"/>
            <w:bottom w:val="none" w:sz="0" w:space="0" w:color="auto"/>
            <w:right w:val="none" w:sz="0" w:space="0" w:color="auto"/>
          </w:divBdr>
        </w:div>
        <w:div w:id="1732148609">
          <w:marLeft w:val="640"/>
          <w:marRight w:val="0"/>
          <w:marTop w:val="0"/>
          <w:marBottom w:val="0"/>
          <w:divBdr>
            <w:top w:val="none" w:sz="0" w:space="0" w:color="auto"/>
            <w:left w:val="none" w:sz="0" w:space="0" w:color="auto"/>
            <w:bottom w:val="none" w:sz="0" w:space="0" w:color="auto"/>
            <w:right w:val="none" w:sz="0" w:space="0" w:color="auto"/>
          </w:divBdr>
        </w:div>
        <w:div w:id="320696860">
          <w:marLeft w:val="640"/>
          <w:marRight w:val="0"/>
          <w:marTop w:val="0"/>
          <w:marBottom w:val="0"/>
          <w:divBdr>
            <w:top w:val="none" w:sz="0" w:space="0" w:color="auto"/>
            <w:left w:val="none" w:sz="0" w:space="0" w:color="auto"/>
            <w:bottom w:val="none" w:sz="0" w:space="0" w:color="auto"/>
            <w:right w:val="none" w:sz="0" w:space="0" w:color="auto"/>
          </w:divBdr>
        </w:div>
        <w:div w:id="543491944">
          <w:marLeft w:val="640"/>
          <w:marRight w:val="0"/>
          <w:marTop w:val="0"/>
          <w:marBottom w:val="0"/>
          <w:divBdr>
            <w:top w:val="none" w:sz="0" w:space="0" w:color="auto"/>
            <w:left w:val="none" w:sz="0" w:space="0" w:color="auto"/>
            <w:bottom w:val="none" w:sz="0" w:space="0" w:color="auto"/>
            <w:right w:val="none" w:sz="0" w:space="0" w:color="auto"/>
          </w:divBdr>
        </w:div>
        <w:div w:id="823550993">
          <w:marLeft w:val="640"/>
          <w:marRight w:val="0"/>
          <w:marTop w:val="0"/>
          <w:marBottom w:val="0"/>
          <w:divBdr>
            <w:top w:val="none" w:sz="0" w:space="0" w:color="auto"/>
            <w:left w:val="none" w:sz="0" w:space="0" w:color="auto"/>
            <w:bottom w:val="none" w:sz="0" w:space="0" w:color="auto"/>
            <w:right w:val="none" w:sz="0" w:space="0" w:color="auto"/>
          </w:divBdr>
        </w:div>
        <w:div w:id="1227691311">
          <w:marLeft w:val="640"/>
          <w:marRight w:val="0"/>
          <w:marTop w:val="0"/>
          <w:marBottom w:val="0"/>
          <w:divBdr>
            <w:top w:val="none" w:sz="0" w:space="0" w:color="auto"/>
            <w:left w:val="none" w:sz="0" w:space="0" w:color="auto"/>
            <w:bottom w:val="none" w:sz="0" w:space="0" w:color="auto"/>
            <w:right w:val="none" w:sz="0" w:space="0" w:color="auto"/>
          </w:divBdr>
        </w:div>
        <w:div w:id="266743043">
          <w:marLeft w:val="640"/>
          <w:marRight w:val="0"/>
          <w:marTop w:val="0"/>
          <w:marBottom w:val="0"/>
          <w:divBdr>
            <w:top w:val="none" w:sz="0" w:space="0" w:color="auto"/>
            <w:left w:val="none" w:sz="0" w:space="0" w:color="auto"/>
            <w:bottom w:val="none" w:sz="0" w:space="0" w:color="auto"/>
            <w:right w:val="none" w:sz="0" w:space="0" w:color="auto"/>
          </w:divBdr>
        </w:div>
        <w:div w:id="1067416772">
          <w:marLeft w:val="640"/>
          <w:marRight w:val="0"/>
          <w:marTop w:val="0"/>
          <w:marBottom w:val="0"/>
          <w:divBdr>
            <w:top w:val="none" w:sz="0" w:space="0" w:color="auto"/>
            <w:left w:val="none" w:sz="0" w:space="0" w:color="auto"/>
            <w:bottom w:val="none" w:sz="0" w:space="0" w:color="auto"/>
            <w:right w:val="none" w:sz="0" w:space="0" w:color="auto"/>
          </w:divBdr>
        </w:div>
        <w:div w:id="1408260316">
          <w:marLeft w:val="640"/>
          <w:marRight w:val="0"/>
          <w:marTop w:val="0"/>
          <w:marBottom w:val="0"/>
          <w:divBdr>
            <w:top w:val="none" w:sz="0" w:space="0" w:color="auto"/>
            <w:left w:val="none" w:sz="0" w:space="0" w:color="auto"/>
            <w:bottom w:val="none" w:sz="0" w:space="0" w:color="auto"/>
            <w:right w:val="none" w:sz="0" w:space="0" w:color="auto"/>
          </w:divBdr>
        </w:div>
        <w:div w:id="1904949550">
          <w:marLeft w:val="640"/>
          <w:marRight w:val="0"/>
          <w:marTop w:val="0"/>
          <w:marBottom w:val="0"/>
          <w:divBdr>
            <w:top w:val="none" w:sz="0" w:space="0" w:color="auto"/>
            <w:left w:val="none" w:sz="0" w:space="0" w:color="auto"/>
            <w:bottom w:val="none" w:sz="0" w:space="0" w:color="auto"/>
            <w:right w:val="none" w:sz="0" w:space="0" w:color="auto"/>
          </w:divBdr>
        </w:div>
        <w:div w:id="1758792702">
          <w:marLeft w:val="640"/>
          <w:marRight w:val="0"/>
          <w:marTop w:val="0"/>
          <w:marBottom w:val="0"/>
          <w:divBdr>
            <w:top w:val="none" w:sz="0" w:space="0" w:color="auto"/>
            <w:left w:val="none" w:sz="0" w:space="0" w:color="auto"/>
            <w:bottom w:val="none" w:sz="0" w:space="0" w:color="auto"/>
            <w:right w:val="none" w:sz="0" w:space="0" w:color="auto"/>
          </w:divBdr>
        </w:div>
        <w:div w:id="867834665">
          <w:marLeft w:val="640"/>
          <w:marRight w:val="0"/>
          <w:marTop w:val="0"/>
          <w:marBottom w:val="0"/>
          <w:divBdr>
            <w:top w:val="none" w:sz="0" w:space="0" w:color="auto"/>
            <w:left w:val="none" w:sz="0" w:space="0" w:color="auto"/>
            <w:bottom w:val="none" w:sz="0" w:space="0" w:color="auto"/>
            <w:right w:val="none" w:sz="0" w:space="0" w:color="auto"/>
          </w:divBdr>
        </w:div>
        <w:div w:id="330566473">
          <w:marLeft w:val="640"/>
          <w:marRight w:val="0"/>
          <w:marTop w:val="0"/>
          <w:marBottom w:val="0"/>
          <w:divBdr>
            <w:top w:val="none" w:sz="0" w:space="0" w:color="auto"/>
            <w:left w:val="none" w:sz="0" w:space="0" w:color="auto"/>
            <w:bottom w:val="none" w:sz="0" w:space="0" w:color="auto"/>
            <w:right w:val="none" w:sz="0" w:space="0" w:color="auto"/>
          </w:divBdr>
        </w:div>
        <w:div w:id="191961169">
          <w:marLeft w:val="640"/>
          <w:marRight w:val="0"/>
          <w:marTop w:val="0"/>
          <w:marBottom w:val="0"/>
          <w:divBdr>
            <w:top w:val="none" w:sz="0" w:space="0" w:color="auto"/>
            <w:left w:val="none" w:sz="0" w:space="0" w:color="auto"/>
            <w:bottom w:val="none" w:sz="0" w:space="0" w:color="auto"/>
            <w:right w:val="none" w:sz="0" w:space="0" w:color="auto"/>
          </w:divBdr>
        </w:div>
        <w:div w:id="1924601700">
          <w:marLeft w:val="640"/>
          <w:marRight w:val="0"/>
          <w:marTop w:val="0"/>
          <w:marBottom w:val="0"/>
          <w:divBdr>
            <w:top w:val="none" w:sz="0" w:space="0" w:color="auto"/>
            <w:left w:val="none" w:sz="0" w:space="0" w:color="auto"/>
            <w:bottom w:val="none" w:sz="0" w:space="0" w:color="auto"/>
            <w:right w:val="none" w:sz="0" w:space="0" w:color="auto"/>
          </w:divBdr>
        </w:div>
        <w:div w:id="2110159196">
          <w:marLeft w:val="640"/>
          <w:marRight w:val="0"/>
          <w:marTop w:val="0"/>
          <w:marBottom w:val="0"/>
          <w:divBdr>
            <w:top w:val="none" w:sz="0" w:space="0" w:color="auto"/>
            <w:left w:val="none" w:sz="0" w:space="0" w:color="auto"/>
            <w:bottom w:val="none" w:sz="0" w:space="0" w:color="auto"/>
            <w:right w:val="none" w:sz="0" w:space="0" w:color="auto"/>
          </w:divBdr>
        </w:div>
        <w:div w:id="114300464">
          <w:marLeft w:val="640"/>
          <w:marRight w:val="0"/>
          <w:marTop w:val="0"/>
          <w:marBottom w:val="0"/>
          <w:divBdr>
            <w:top w:val="none" w:sz="0" w:space="0" w:color="auto"/>
            <w:left w:val="none" w:sz="0" w:space="0" w:color="auto"/>
            <w:bottom w:val="none" w:sz="0" w:space="0" w:color="auto"/>
            <w:right w:val="none" w:sz="0" w:space="0" w:color="auto"/>
          </w:divBdr>
        </w:div>
        <w:div w:id="626206422">
          <w:marLeft w:val="640"/>
          <w:marRight w:val="0"/>
          <w:marTop w:val="0"/>
          <w:marBottom w:val="0"/>
          <w:divBdr>
            <w:top w:val="none" w:sz="0" w:space="0" w:color="auto"/>
            <w:left w:val="none" w:sz="0" w:space="0" w:color="auto"/>
            <w:bottom w:val="none" w:sz="0" w:space="0" w:color="auto"/>
            <w:right w:val="none" w:sz="0" w:space="0" w:color="auto"/>
          </w:divBdr>
        </w:div>
        <w:div w:id="2020766856">
          <w:marLeft w:val="640"/>
          <w:marRight w:val="0"/>
          <w:marTop w:val="0"/>
          <w:marBottom w:val="0"/>
          <w:divBdr>
            <w:top w:val="none" w:sz="0" w:space="0" w:color="auto"/>
            <w:left w:val="none" w:sz="0" w:space="0" w:color="auto"/>
            <w:bottom w:val="none" w:sz="0" w:space="0" w:color="auto"/>
            <w:right w:val="none" w:sz="0" w:space="0" w:color="auto"/>
          </w:divBdr>
        </w:div>
        <w:div w:id="1414936267">
          <w:marLeft w:val="640"/>
          <w:marRight w:val="0"/>
          <w:marTop w:val="0"/>
          <w:marBottom w:val="0"/>
          <w:divBdr>
            <w:top w:val="none" w:sz="0" w:space="0" w:color="auto"/>
            <w:left w:val="none" w:sz="0" w:space="0" w:color="auto"/>
            <w:bottom w:val="none" w:sz="0" w:space="0" w:color="auto"/>
            <w:right w:val="none" w:sz="0" w:space="0" w:color="auto"/>
          </w:divBdr>
        </w:div>
        <w:div w:id="2064401704">
          <w:marLeft w:val="640"/>
          <w:marRight w:val="0"/>
          <w:marTop w:val="0"/>
          <w:marBottom w:val="0"/>
          <w:divBdr>
            <w:top w:val="none" w:sz="0" w:space="0" w:color="auto"/>
            <w:left w:val="none" w:sz="0" w:space="0" w:color="auto"/>
            <w:bottom w:val="none" w:sz="0" w:space="0" w:color="auto"/>
            <w:right w:val="none" w:sz="0" w:space="0" w:color="auto"/>
          </w:divBdr>
        </w:div>
        <w:div w:id="2097970578">
          <w:marLeft w:val="640"/>
          <w:marRight w:val="0"/>
          <w:marTop w:val="0"/>
          <w:marBottom w:val="0"/>
          <w:divBdr>
            <w:top w:val="none" w:sz="0" w:space="0" w:color="auto"/>
            <w:left w:val="none" w:sz="0" w:space="0" w:color="auto"/>
            <w:bottom w:val="none" w:sz="0" w:space="0" w:color="auto"/>
            <w:right w:val="none" w:sz="0" w:space="0" w:color="auto"/>
          </w:divBdr>
        </w:div>
        <w:div w:id="1467238221">
          <w:marLeft w:val="640"/>
          <w:marRight w:val="0"/>
          <w:marTop w:val="0"/>
          <w:marBottom w:val="0"/>
          <w:divBdr>
            <w:top w:val="none" w:sz="0" w:space="0" w:color="auto"/>
            <w:left w:val="none" w:sz="0" w:space="0" w:color="auto"/>
            <w:bottom w:val="none" w:sz="0" w:space="0" w:color="auto"/>
            <w:right w:val="none" w:sz="0" w:space="0" w:color="auto"/>
          </w:divBdr>
        </w:div>
        <w:div w:id="2105832038">
          <w:marLeft w:val="640"/>
          <w:marRight w:val="0"/>
          <w:marTop w:val="0"/>
          <w:marBottom w:val="0"/>
          <w:divBdr>
            <w:top w:val="none" w:sz="0" w:space="0" w:color="auto"/>
            <w:left w:val="none" w:sz="0" w:space="0" w:color="auto"/>
            <w:bottom w:val="none" w:sz="0" w:space="0" w:color="auto"/>
            <w:right w:val="none" w:sz="0" w:space="0" w:color="auto"/>
          </w:divBdr>
        </w:div>
        <w:div w:id="266692202">
          <w:marLeft w:val="640"/>
          <w:marRight w:val="0"/>
          <w:marTop w:val="0"/>
          <w:marBottom w:val="0"/>
          <w:divBdr>
            <w:top w:val="none" w:sz="0" w:space="0" w:color="auto"/>
            <w:left w:val="none" w:sz="0" w:space="0" w:color="auto"/>
            <w:bottom w:val="none" w:sz="0" w:space="0" w:color="auto"/>
            <w:right w:val="none" w:sz="0" w:space="0" w:color="auto"/>
          </w:divBdr>
        </w:div>
        <w:div w:id="683433679">
          <w:marLeft w:val="640"/>
          <w:marRight w:val="0"/>
          <w:marTop w:val="0"/>
          <w:marBottom w:val="0"/>
          <w:divBdr>
            <w:top w:val="none" w:sz="0" w:space="0" w:color="auto"/>
            <w:left w:val="none" w:sz="0" w:space="0" w:color="auto"/>
            <w:bottom w:val="none" w:sz="0" w:space="0" w:color="auto"/>
            <w:right w:val="none" w:sz="0" w:space="0" w:color="auto"/>
          </w:divBdr>
        </w:div>
        <w:div w:id="604071080">
          <w:marLeft w:val="640"/>
          <w:marRight w:val="0"/>
          <w:marTop w:val="0"/>
          <w:marBottom w:val="0"/>
          <w:divBdr>
            <w:top w:val="none" w:sz="0" w:space="0" w:color="auto"/>
            <w:left w:val="none" w:sz="0" w:space="0" w:color="auto"/>
            <w:bottom w:val="none" w:sz="0" w:space="0" w:color="auto"/>
            <w:right w:val="none" w:sz="0" w:space="0" w:color="auto"/>
          </w:divBdr>
        </w:div>
        <w:div w:id="1748501192">
          <w:marLeft w:val="640"/>
          <w:marRight w:val="0"/>
          <w:marTop w:val="0"/>
          <w:marBottom w:val="0"/>
          <w:divBdr>
            <w:top w:val="none" w:sz="0" w:space="0" w:color="auto"/>
            <w:left w:val="none" w:sz="0" w:space="0" w:color="auto"/>
            <w:bottom w:val="none" w:sz="0" w:space="0" w:color="auto"/>
            <w:right w:val="none" w:sz="0" w:space="0" w:color="auto"/>
          </w:divBdr>
        </w:div>
        <w:div w:id="1786463941">
          <w:marLeft w:val="640"/>
          <w:marRight w:val="0"/>
          <w:marTop w:val="0"/>
          <w:marBottom w:val="0"/>
          <w:divBdr>
            <w:top w:val="none" w:sz="0" w:space="0" w:color="auto"/>
            <w:left w:val="none" w:sz="0" w:space="0" w:color="auto"/>
            <w:bottom w:val="none" w:sz="0" w:space="0" w:color="auto"/>
            <w:right w:val="none" w:sz="0" w:space="0" w:color="auto"/>
          </w:divBdr>
        </w:div>
        <w:div w:id="1181117908">
          <w:marLeft w:val="640"/>
          <w:marRight w:val="0"/>
          <w:marTop w:val="0"/>
          <w:marBottom w:val="0"/>
          <w:divBdr>
            <w:top w:val="none" w:sz="0" w:space="0" w:color="auto"/>
            <w:left w:val="none" w:sz="0" w:space="0" w:color="auto"/>
            <w:bottom w:val="none" w:sz="0" w:space="0" w:color="auto"/>
            <w:right w:val="none" w:sz="0" w:space="0" w:color="auto"/>
          </w:divBdr>
        </w:div>
      </w:divsChild>
    </w:div>
    <w:div w:id="926696980">
      <w:marLeft w:val="0"/>
      <w:marRight w:val="0"/>
      <w:marTop w:val="0"/>
      <w:marBottom w:val="0"/>
      <w:divBdr>
        <w:top w:val="none" w:sz="0" w:space="0" w:color="auto"/>
        <w:left w:val="none" w:sz="0" w:space="0" w:color="auto"/>
        <w:bottom w:val="none" w:sz="0" w:space="0" w:color="auto"/>
        <w:right w:val="none" w:sz="0" w:space="0" w:color="auto"/>
      </w:divBdr>
    </w:div>
    <w:div w:id="927537670">
      <w:bodyDiv w:val="1"/>
      <w:marLeft w:val="0"/>
      <w:marRight w:val="0"/>
      <w:marTop w:val="0"/>
      <w:marBottom w:val="0"/>
      <w:divBdr>
        <w:top w:val="none" w:sz="0" w:space="0" w:color="auto"/>
        <w:left w:val="none" w:sz="0" w:space="0" w:color="auto"/>
        <w:bottom w:val="none" w:sz="0" w:space="0" w:color="auto"/>
        <w:right w:val="none" w:sz="0" w:space="0" w:color="auto"/>
      </w:divBdr>
      <w:divsChild>
        <w:div w:id="64762038">
          <w:marLeft w:val="640"/>
          <w:marRight w:val="0"/>
          <w:marTop w:val="0"/>
          <w:marBottom w:val="0"/>
          <w:divBdr>
            <w:top w:val="none" w:sz="0" w:space="0" w:color="auto"/>
            <w:left w:val="none" w:sz="0" w:space="0" w:color="auto"/>
            <w:bottom w:val="none" w:sz="0" w:space="0" w:color="auto"/>
            <w:right w:val="none" w:sz="0" w:space="0" w:color="auto"/>
          </w:divBdr>
        </w:div>
        <w:div w:id="113910248">
          <w:marLeft w:val="640"/>
          <w:marRight w:val="0"/>
          <w:marTop w:val="0"/>
          <w:marBottom w:val="0"/>
          <w:divBdr>
            <w:top w:val="none" w:sz="0" w:space="0" w:color="auto"/>
            <w:left w:val="none" w:sz="0" w:space="0" w:color="auto"/>
            <w:bottom w:val="none" w:sz="0" w:space="0" w:color="auto"/>
            <w:right w:val="none" w:sz="0" w:space="0" w:color="auto"/>
          </w:divBdr>
        </w:div>
        <w:div w:id="121074612">
          <w:marLeft w:val="640"/>
          <w:marRight w:val="0"/>
          <w:marTop w:val="0"/>
          <w:marBottom w:val="0"/>
          <w:divBdr>
            <w:top w:val="none" w:sz="0" w:space="0" w:color="auto"/>
            <w:left w:val="none" w:sz="0" w:space="0" w:color="auto"/>
            <w:bottom w:val="none" w:sz="0" w:space="0" w:color="auto"/>
            <w:right w:val="none" w:sz="0" w:space="0" w:color="auto"/>
          </w:divBdr>
        </w:div>
        <w:div w:id="287393557">
          <w:marLeft w:val="640"/>
          <w:marRight w:val="0"/>
          <w:marTop w:val="0"/>
          <w:marBottom w:val="0"/>
          <w:divBdr>
            <w:top w:val="none" w:sz="0" w:space="0" w:color="auto"/>
            <w:left w:val="none" w:sz="0" w:space="0" w:color="auto"/>
            <w:bottom w:val="none" w:sz="0" w:space="0" w:color="auto"/>
            <w:right w:val="none" w:sz="0" w:space="0" w:color="auto"/>
          </w:divBdr>
        </w:div>
        <w:div w:id="307326138">
          <w:marLeft w:val="640"/>
          <w:marRight w:val="0"/>
          <w:marTop w:val="0"/>
          <w:marBottom w:val="0"/>
          <w:divBdr>
            <w:top w:val="none" w:sz="0" w:space="0" w:color="auto"/>
            <w:left w:val="none" w:sz="0" w:space="0" w:color="auto"/>
            <w:bottom w:val="none" w:sz="0" w:space="0" w:color="auto"/>
            <w:right w:val="none" w:sz="0" w:space="0" w:color="auto"/>
          </w:divBdr>
        </w:div>
        <w:div w:id="348872075">
          <w:marLeft w:val="640"/>
          <w:marRight w:val="0"/>
          <w:marTop w:val="0"/>
          <w:marBottom w:val="0"/>
          <w:divBdr>
            <w:top w:val="none" w:sz="0" w:space="0" w:color="auto"/>
            <w:left w:val="none" w:sz="0" w:space="0" w:color="auto"/>
            <w:bottom w:val="none" w:sz="0" w:space="0" w:color="auto"/>
            <w:right w:val="none" w:sz="0" w:space="0" w:color="auto"/>
          </w:divBdr>
        </w:div>
        <w:div w:id="352265473">
          <w:marLeft w:val="640"/>
          <w:marRight w:val="0"/>
          <w:marTop w:val="0"/>
          <w:marBottom w:val="0"/>
          <w:divBdr>
            <w:top w:val="none" w:sz="0" w:space="0" w:color="auto"/>
            <w:left w:val="none" w:sz="0" w:space="0" w:color="auto"/>
            <w:bottom w:val="none" w:sz="0" w:space="0" w:color="auto"/>
            <w:right w:val="none" w:sz="0" w:space="0" w:color="auto"/>
          </w:divBdr>
        </w:div>
        <w:div w:id="371079944">
          <w:marLeft w:val="640"/>
          <w:marRight w:val="0"/>
          <w:marTop w:val="0"/>
          <w:marBottom w:val="0"/>
          <w:divBdr>
            <w:top w:val="none" w:sz="0" w:space="0" w:color="auto"/>
            <w:left w:val="none" w:sz="0" w:space="0" w:color="auto"/>
            <w:bottom w:val="none" w:sz="0" w:space="0" w:color="auto"/>
            <w:right w:val="none" w:sz="0" w:space="0" w:color="auto"/>
          </w:divBdr>
        </w:div>
        <w:div w:id="375349810">
          <w:marLeft w:val="640"/>
          <w:marRight w:val="0"/>
          <w:marTop w:val="0"/>
          <w:marBottom w:val="0"/>
          <w:divBdr>
            <w:top w:val="none" w:sz="0" w:space="0" w:color="auto"/>
            <w:left w:val="none" w:sz="0" w:space="0" w:color="auto"/>
            <w:bottom w:val="none" w:sz="0" w:space="0" w:color="auto"/>
            <w:right w:val="none" w:sz="0" w:space="0" w:color="auto"/>
          </w:divBdr>
        </w:div>
        <w:div w:id="513113469">
          <w:marLeft w:val="640"/>
          <w:marRight w:val="0"/>
          <w:marTop w:val="0"/>
          <w:marBottom w:val="0"/>
          <w:divBdr>
            <w:top w:val="none" w:sz="0" w:space="0" w:color="auto"/>
            <w:left w:val="none" w:sz="0" w:space="0" w:color="auto"/>
            <w:bottom w:val="none" w:sz="0" w:space="0" w:color="auto"/>
            <w:right w:val="none" w:sz="0" w:space="0" w:color="auto"/>
          </w:divBdr>
        </w:div>
        <w:div w:id="561211018">
          <w:marLeft w:val="640"/>
          <w:marRight w:val="0"/>
          <w:marTop w:val="0"/>
          <w:marBottom w:val="0"/>
          <w:divBdr>
            <w:top w:val="none" w:sz="0" w:space="0" w:color="auto"/>
            <w:left w:val="none" w:sz="0" w:space="0" w:color="auto"/>
            <w:bottom w:val="none" w:sz="0" w:space="0" w:color="auto"/>
            <w:right w:val="none" w:sz="0" w:space="0" w:color="auto"/>
          </w:divBdr>
        </w:div>
        <w:div w:id="633293446">
          <w:marLeft w:val="640"/>
          <w:marRight w:val="0"/>
          <w:marTop w:val="0"/>
          <w:marBottom w:val="0"/>
          <w:divBdr>
            <w:top w:val="none" w:sz="0" w:space="0" w:color="auto"/>
            <w:left w:val="none" w:sz="0" w:space="0" w:color="auto"/>
            <w:bottom w:val="none" w:sz="0" w:space="0" w:color="auto"/>
            <w:right w:val="none" w:sz="0" w:space="0" w:color="auto"/>
          </w:divBdr>
        </w:div>
        <w:div w:id="778568284">
          <w:marLeft w:val="640"/>
          <w:marRight w:val="0"/>
          <w:marTop w:val="0"/>
          <w:marBottom w:val="0"/>
          <w:divBdr>
            <w:top w:val="none" w:sz="0" w:space="0" w:color="auto"/>
            <w:left w:val="none" w:sz="0" w:space="0" w:color="auto"/>
            <w:bottom w:val="none" w:sz="0" w:space="0" w:color="auto"/>
            <w:right w:val="none" w:sz="0" w:space="0" w:color="auto"/>
          </w:divBdr>
        </w:div>
        <w:div w:id="797140566">
          <w:marLeft w:val="640"/>
          <w:marRight w:val="0"/>
          <w:marTop w:val="0"/>
          <w:marBottom w:val="0"/>
          <w:divBdr>
            <w:top w:val="none" w:sz="0" w:space="0" w:color="auto"/>
            <w:left w:val="none" w:sz="0" w:space="0" w:color="auto"/>
            <w:bottom w:val="none" w:sz="0" w:space="0" w:color="auto"/>
            <w:right w:val="none" w:sz="0" w:space="0" w:color="auto"/>
          </w:divBdr>
        </w:div>
        <w:div w:id="854347397">
          <w:marLeft w:val="640"/>
          <w:marRight w:val="0"/>
          <w:marTop w:val="0"/>
          <w:marBottom w:val="0"/>
          <w:divBdr>
            <w:top w:val="none" w:sz="0" w:space="0" w:color="auto"/>
            <w:left w:val="none" w:sz="0" w:space="0" w:color="auto"/>
            <w:bottom w:val="none" w:sz="0" w:space="0" w:color="auto"/>
            <w:right w:val="none" w:sz="0" w:space="0" w:color="auto"/>
          </w:divBdr>
        </w:div>
        <w:div w:id="905535688">
          <w:marLeft w:val="640"/>
          <w:marRight w:val="0"/>
          <w:marTop w:val="0"/>
          <w:marBottom w:val="0"/>
          <w:divBdr>
            <w:top w:val="none" w:sz="0" w:space="0" w:color="auto"/>
            <w:left w:val="none" w:sz="0" w:space="0" w:color="auto"/>
            <w:bottom w:val="none" w:sz="0" w:space="0" w:color="auto"/>
            <w:right w:val="none" w:sz="0" w:space="0" w:color="auto"/>
          </w:divBdr>
        </w:div>
        <w:div w:id="957025943">
          <w:marLeft w:val="640"/>
          <w:marRight w:val="0"/>
          <w:marTop w:val="0"/>
          <w:marBottom w:val="0"/>
          <w:divBdr>
            <w:top w:val="none" w:sz="0" w:space="0" w:color="auto"/>
            <w:left w:val="none" w:sz="0" w:space="0" w:color="auto"/>
            <w:bottom w:val="none" w:sz="0" w:space="0" w:color="auto"/>
            <w:right w:val="none" w:sz="0" w:space="0" w:color="auto"/>
          </w:divBdr>
        </w:div>
        <w:div w:id="1121072289">
          <w:marLeft w:val="640"/>
          <w:marRight w:val="0"/>
          <w:marTop w:val="0"/>
          <w:marBottom w:val="0"/>
          <w:divBdr>
            <w:top w:val="none" w:sz="0" w:space="0" w:color="auto"/>
            <w:left w:val="none" w:sz="0" w:space="0" w:color="auto"/>
            <w:bottom w:val="none" w:sz="0" w:space="0" w:color="auto"/>
            <w:right w:val="none" w:sz="0" w:space="0" w:color="auto"/>
          </w:divBdr>
        </w:div>
        <w:div w:id="1272396143">
          <w:marLeft w:val="640"/>
          <w:marRight w:val="0"/>
          <w:marTop w:val="0"/>
          <w:marBottom w:val="0"/>
          <w:divBdr>
            <w:top w:val="none" w:sz="0" w:space="0" w:color="auto"/>
            <w:left w:val="none" w:sz="0" w:space="0" w:color="auto"/>
            <w:bottom w:val="none" w:sz="0" w:space="0" w:color="auto"/>
            <w:right w:val="none" w:sz="0" w:space="0" w:color="auto"/>
          </w:divBdr>
        </w:div>
        <w:div w:id="1282109096">
          <w:marLeft w:val="640"/>
          <w:marRight w:val="0"/>
          <w:marTop w:val="0"/>
          <w:marBottom w:val="0"/>
          <w:divBdr>
            <w:top w:val="none" w:sz="0" w:space="0" w:color="auto"/>
            <w:left w:val="none" w:sz="0" w:space="0" w:color="auto"/>
            <w:bottom w:val="none" w:sz="0" w:space="0" w:color="auto"/>
            <w:right w:val="none" w:sz="0" w:space="0" w:color="auto"/>
          </w:divBdr>
        </w:div>
        <w:div w:id="1319110215">
          <w:marLeft w:val="640"/>
          <w:marRight w:val="0"/>
          <w:marTop w:val="0"/>
          <w:marBottom w:val="0"/>
          <w:divBdr>
            <w:top w:val="none" w:sz="0" w:space="0" w:color="auto"/>
            <w:left w:val="none" w:sz="0" w:space="0" w:color="auto"/>
            <w:bottom w:val="none" w:sz="0" w:space="0" w:color="auto"/>
            <w:right w:val="none" w:sz="0" w:space="0" w:color="auto"/>
          </w:divBdr>
        </w:div>
        <w:div w:id="1357462748">
          <w:marLeft w:val="640"/>
          <w:marRight w:val="0"/>
          <w:marTop w:val="0"/>
          <w:marBottom w:val="0"/>
          <w:divBdr>
            <w:top w:val="none" w:sz="0" w:space="0" w:color="auto"/>
            <w:left w:val="none" w:sz="0" w:space="0" w:color="auto"/>
            <w:bottom w:val="none" w:sz="0" w:space="0" w:color="auto"/>
            <w:right w:val="none" w:sz="0" w:space="0" w:color="auto"/>
          </w:divBdr>
        </w:div>
        <w:div w:id="1558855112">
          <w:marLeft w:val="640"/>
          <w:marRight w:val="0"/>
          <w:marTop w:val="0"/>
          <w:marBottom w:val="0"/>
          <w:divBdr>
            <w:top w:val="none" w:sz="0" w:space="0" w:color="auto"/>
            <w:left w:val="none" w:sz="0" w:space="0" w:color="auto"/>
            <w:bottom w:val="none" w:sz="0" w:space="0" w:color="auto"/>
            <w:right w:val="none" w:sz="0" w:space="0" w:color="auto"/>
          </w:divBdr>
        </w:div>
        <w:div w:id="1591547951">
          <w:marLeft w:val="640"/>
          <w:marRight w:val="0"/>
          <w:marTop w:val="0"/>
          <w:marBottom w:val="0"/>
          <w:divBdr>
            <w:top w:val="none" w:sz="0" w:space="0" w:color="auto"/>
            <w:left w:val="none" w:sz="0" w:space="0" w:color="auto"/>
            <w:bottom w:val="none" w:sz="0" w:space="0" w:color="auto"/>
            <w:right w:val="none" w:sz="0" w:space="0" w:color="auto"/>
          </w:divBdr>
        </w:div>
        <w:div w:id="1630089765">
          <w:marLeft w:val="640"/>
          <w:marRight w:val="0"/>
          <w:marTop w:val="0"/>
          <w:marBottom w:val="0"/>
          <w:divBdr>
            <w:top w:val="none" w:sz="0" w:space="0" w:color="auto"/>
            <w:left w:val="none" w:sz="0" w:space="0" w:color="auto"/>
            <w:bottom w:val="none" w:sz="0" w:space="0" w:color="auto"/>
            <w:right w:val="none" w:sz="0" w:space="0" w:color="auto"/>
          </w:divBdr>
        </w:div>
        <w:div w:id="1676570664">
          <w:marLeft w:val="640"/>
          <w:marRight w:val="0"/>
          <w:marTop w:val="0"/>
          <w:marBottom w:val="0"/>
          <w:divBdr>
            <w:top w:val="none" w:sz="0" w:space="0" w:color="auto"/>
            <w:left w:val="none" w:sz="0" w:space="0" w:color="auto"/>
            <w:bottom w:val="none" w:sz="0" w:space="0" w:color="auto"/>
            <w:right w:val="none" w:sz="0" w:space="0" w:color="auto"/>
          </w:divBdr>
        </w:div>
        <w:div w:id="1704016957">
          <w:marLeft w:val="640"/>
          <w:marRight w:val="0"/>
          <w:marTop w:val="0"/>
          <w:marBottom w:val="0"/>
          <w:divBdr>
            <w:top w:val="none" w:sz="0" w:space="0" w:color="auto"/>
            <w:left w:val="none" w:sz="0" w:space="0" w:color="auto"/>
            <w:bottom w:val="none" w:sz="0" w:space="0" w:color="auto"/>
            <w:right w:val="none" w:sz="0" w:space="0" w:color="auto"/>
          </w:divBdr>
        </w:div>
        <w:div w:id="1821188006">
          <w:marLeft w:val="640"/>
          <w:marRight w:val="0"/>
          <w:marTop w:val="0"/>
          <w:marBottom w:val="0"/>
          <w:divBdr>
            <w:top w:val="none" w:sz="0" w:space="0" w:color="auto"/>
            <w:left w:val="none" w:sz="0" w:space="0" w:color="auto"/>
            <w:bottom w:val="none" w:sz="0" w:space="0" w:color="auto"/>
            <w:right w:val="none" w:sz="0" w:space="0" w:color="auto"/>
          </w:divBdr>
        </w:div>
        <w:div w:id="1875340349">
          <w:marLeft w:val="640"/>
          <w:marRight w:val="0"/>
          <w:marTop w:val="0"/>
          <w:marBottom w:val="0"/>
          <w:divBdr>
            <w:top w:val="none" w:sz="0" w:space="0" w:color="auto"/>
            <w:left w:val="none" w:sz="0" w:space="0" w:color="auto"/>
            <w:bottom w:val="none" w:sz="0" w:space="0" w:color="auto"/>
            <w:right w:val="none" w:sz="0" w:space="0" w:color="auto"/>
          </w:divBdr>
        </w:div>
        <w:div w:id="1893611684">
          <w:marLeft w:val="640"/>
          <w:marRight w:val="0"/>
          <w:marTop w:val="0"/>
          <w:marBottom w:val="0"/>
          <w:divBdr>
            <w:top w:val="none" w:sz="0" w:space="0" w:color="auto"/>
            <w:left w:val="none" w:sz="0" w:space="0" w:color="auto"/>
            <w:bottom w:val="none" w:sz="0" w:space="0" w:color="auto"/>
            <w:right w:val="none" w:sz="0" w:space="0" w:color="auto"/>
          </w:divBdr>
        </w:div>
        <w:div w:id="1931814493">
          <w:marLeft w:val="640"/>
          <w:marRight w:val="0"/>
          <w:marTop w:val="0"/>
          <w:marBottom w:val="0"/>
          <w:divBdr>
            <w:top w:val="none" w:sz="0" w:space="0" w:color="auto"/>
            <w:left w:val="none" w:sz="0" w:space="0" w:color="auto"/>
            <w:bottom w:val="none" w:sz="0" w:space="0" w:color="auto"/>
            <w:right w:val="none" w:sz="0" w:space="0" w:color="auto"/>
          </w:divBdr>
        </w:div>
        <w:div w:id="1938563681">
          <w:marLeft w:val="640"/>
          <w:marRight w:val="0"/>
          <w:marTop w:val="0"/>
          <w:marBottom w:val="0"/>
          <w:divBdr>
            <w:top w:val="none" w:sz="0" w:space="0" w:color="auto"/>
            <w:left w:val="none" w:sz="0" w:space="0" w:color="auto"/>
            <w:bottom w:val="none" w:sz="0" w:space="0" w:color="auto"/>
            <w:right w:val="none" w:sz="0" w:space="0" w:color="auto"/>
          </w:divBdr>
        </w:div>
        <w:div w:id="2024669427">
          <w:marLeft w:val="640"/>
          <w:marRight w:val="0"/>
          <w:marTop w:val="0"/>
          <w:marBottom w:val="0"/>
          <w:divBdr>
            <w:top w:val="none" w:sz="0" w:space="0" w:color="auto"/>
            <w:left w:val="none" w:sz="0" w:space="0" w:color="auto"/>
            <w:bottom w:val="none" w:sz="0" w:space="0" w:color="auto"/>
            <w:right w:val="none" w:sz="0" w:space="0" w:color="auto"/>
          </w:divBdr>
        </w:div>
        <w:div w:id="2086755543">
          <w:marLeft w:val="640"/>
          <w:marRight w:val="0"/>
          <w:marTop w:val="0"/>
          <w:marBottom w:val="0"/>
          <w:divBdr>
            <w:top w:val="none" w:sz="0" w:space="0" w:color="auto"/>
            <w:left w:val="none" w:sz="0" w:space="0" w:color="auto"/>
            <w:bottom w:val="none" w:sz="0" w:space="0" w:color="auto"/>
            <w:right w:val="none" w:sz="0" w:space="0" w:color="auto"/>
          </w:divBdr>
        </w:div>
        <w:div w:id="2124104201">
          <w:marLeft w:val="640"/>
          <w:marRight w:val="0"/>
          <w:marTop w:val="0"/>
          <w:marBottom w:val="0"/>
          <w:divBdr>
            <w:top w:val="none" w:sz="0" w:space="0" w:color="auto"/>
            <w:left w:val="none" w:sz="0" w:space="0" w:color="auto"/>
            <w:bottom w:val="none" w:sz="0" w:space="0" w:color="auto"/>
            <w:right w:val="none" w:sz="0" w:space="0" w:color="auto"/>
          </w:divBdr>
        </w:div>
      </w:divsChild>
    </w:div>
    <w:div w:id="929119579">
      <w:bodyDiv w:val="1"/>
      <w:marLeft w:val="0"/>
      <w:marRight w:val="0"/>
      <w:marTop w:val="0"/>
      <w:marBottom w:val="0"/>
      <w:divBdr>
        <w:top w:val="none" w:sz="0" w:space="0" w:color="auto"/>
        <w:left w:val="none" w:sz="0" w:space="0" w:color="auto"/>
        <w:bottom w:val="none" w:sz="0" w:space="0" w:color="auto"/>
        <w:right w:val="none" w:sz="0" w:space="0" w:color="auto"/>
      </w:divBdr>
      <w:divsChild>
        <w:div w:id="1450589162">
          <w:marLeft w:val="640"/>
          <w:marRight w:val="0"/>
          <w:marTop w:val="0"/>
          <w:marBottom w:val="0"/>
          <w:divBdr>
            <w:top w:val="none" w:sz="0" w:space="0" w:color="auto"/>
            <w:left w:val="none" w:sz="0" w:space="0" w:color="auto"/>
            <w:bottom w:val="none" w:sz="0" w:space="0" w:color="auto"/>
            <w:right w:val="none" w:sz="0" w:space="0" w:color="auto"/>
          </w:divBdr>
        </w:div>
        <w:div w:id="194125848">
          <w:marLeft w:val="640"/>
          <w:marRight w:val="0"/>
          <w:marTop w:val="0"/>
          <w:marBottom w:val="0"/>
          <w:divBdr>
            <w:top w:val="none" w:sz="0" w:space="0" w:color="auto"/>
            <w:left w:val="none" w:sz="0" w:space="0" w:color="auto"/>
            <w:bottom w:val="none" w:sz="0" w:space="0" w:color="auto"/>
            <w:right w:val="none" w:sz="0" w:space="0" w:color="auto"/>
          </w:divBdr>
        </w:div>
        <w:div w:id="524246269">
          <w:marLeft w:val="640"/>
          <w:marRight w:val="0"/>
          <w:marTop w:val="0"/>
          <w:marBottom w:val="0"/>
          <w:divBdr>
            <w:top w:val="none" w:sz="0" w:space="0" w:color="auto"/>
            <w:left w:val="none" w:sz="0" w:space="0" w:color="auto"/>
            <w:bottom w:val="none" w:sz="0" w:space="0" w:color="auto"/>
            <w:right w:val="none" w:sz="0" w:space="0" w:color="auto"/>
          </w:divBdr>
        </w:div>
        <w:div w:id="353967505">
          <w:marLeft w:val="640"/>
          <w:marRight w:val="0"/>
          <w:marTop w:val="0"/>
          <w:marBottom w:val="0"/>
          <w:divBdr>
            <w:top w:val="none" w:sz="0" w:space="0" w:color="auto"/>
            <w:left w:val="none" w:sz="0" w:space="0" w:color="auto"/>
            <w:bottom w:val="none" w:sz="0" w:space="0" w:color="auto"/>
            <w:right w:val="none" w:sz="0" w:space="0" w:color="auto"/>
          </w:divBdr>
        </w:div>
        <w:div w:id="597834864">
          <w:marLeft w:val="640"/>
          <w:marRight w:val="0"/>
          <w:marTop w:val="0"/>
          <w:marBottom w:val="0"/>
          <w:divBdr>
            <w:top w:val="none" w:sz="0" w:space="0" w:color="auto"/>
            <w:left w:val="none" w:sz="0" w:space="0" w:color="auto"/>
            <w:bottom w:val="none" w:sz="0" w:space="0" w:color="auto"/>
            <w:right w:val="none" w:sz="0" w:space="0" w:color="auto"/>
          </w:divBdr>
        </w:div>
        <w:div w:id="1248735401">
          <w:marLeft w:val="640"/>
          <w:marRight w:val="0"/>
          <w:marTop w:val="0"/>
          <w:marBottom w:val="0"/>
          <w:divBdr>
            <w:top w:val="none" w:sz="0" w:space="0" w:color="auto"/>
            <w:left w:val="none" w:sz="0" w:space="0" w:color="auto"/>
            <w:bottom w:val="none" w:sz="0" w:space="0" w:color="auto"/>
            <w:right w:val="none" w:sz="0" w:space="0" w:color="auto"/>
          </w:divBdr>
        </w:div>
        <w:div w:id="351032212">
          <w:marLeft w:val="640"/>
          <w:marRight w:val="0"/>
          <w:marTop w:val="0"/>
          <w:marBottom w:val="0"/>
          <w:divBdr>
            <w:top w:val="none" w:sz="0" w:space="0" w:color="auto"/>
            <w:left w:val="none" w:sz="0" w:space="0" w:color="auto"/>
            <w:bottom w:val="none" w:sz="0" w:space="0" w:color="auto"/>
            <w:right w:val="none" w:sz="0" w:space="0" w:color="auto"/>
          </w:divBdr>
        </w:div>
        <w:div w:id="114494594">
          <w:marLeft w:val="640"/>
          <w:marRight w:val="0"/>
          <w:marTop w:val="0"/>
          <w:marBottom w:val="0"/>
          <w:divBdr>
            <w:top w:val="none" w:sz="0" w:space="0" w:color="auto"/>
            <w:left w:val="none" w:sz="0" w:space="0" w:color="auto"/>
            <w:bottom w:val="none" w:sz="0" w:space="0" w:color="auto"/>
            <w:right w:val="none" w:sz="0" w:space="0" w:color="auto"/>
          </w:divBdr>
        </w:div>
        <w:div w:id="1013146087">
          <w:marLeft w:val="640"/>
          <w:marRight w:val="0"/>
          <w:marTop w:val="0"/>
          <w:marBottom w:val="0"/>
          <w:divBdr>
            <w:top w:val="none" w:sz="0" w:space="0" w:color="auto"/>
            <w:left w:val="none" w:sz="0" w:space="0" w:color="auto"/>
            <w:bottom w:val="none" w:sz="0" w:space="0" w:color="auto"/>
            <w:right w:val="none" w:sz="0" w:space="0" w:color="auto"/>
          </w:divBdr>
        </w:div>
        <w:div w:id="1766266326">
          <w:marLeft w:val="640"/>
          <w:marRight w:val="0"/>
          <w:marTop w:val="0"/>
          <w:marBottom w:val="0"/>
          <w:divBdr>
            <w:top w:val="none" w:sz="0" w:space="0" w:color="auto"/>
            <w:left w:val="none" w:sz="0" w:space="0" w:color="auto"/>
            <w:bottom w:val="none" w:sz="0" w:space="0" w:color="auto"/>
            <w:right w:val="none" w:sz="0" w:space="0" w:color="auto"/>
          </w:divBdr>
        </w:div>
        <w:div w:id="1076243754">
          <w:marLeft w:val="640"/>
          <w:marRight w:val="0"/>
          <w:marTop w:val="0"/>
          <w:marBottom w:val="0"/>
          <w:divBdr>
            <w:top w:val="none" w:sz="0" w:space="0" w:color="auto"/>
            <w:left w:val="none" w:sz="0" w:space="0" w:color="auto"/>
            <w:bottom w:val="none" w:sz="0" w:space="0" w:color="auto"/>
            <w:right w:val="none" w:sz="0" w:space="0" w:color="auto"/>
          </w:divBdr>
        </w:div>
        <w:div w:id="1301115227">
          <w:marLeft w:val="640"/>
          <w:marRight w:val="0"/>
          <w:marTop w:val="0"/>
          <w:marBottom w:val="0"/>
          <w:divBdr>
            <w:top w:val="none" w:sz="0" w:space="0" w:color="auto"/>
            <w:left w:val="none" w:sz="0" w:space="0" w:color="auto"/>
            <w:bottom w:val="none" w:sz="0" w:space="0" w:color="auto"/>
            <w:right w:val="none" w:sz="0" w:space="0" w:color="auto"/>
          </w:divBdr>
        </w:div>
        <w:div w:id="329451340">
          <w:marLeft w:val="640"/>
          <w:marRight w:val="0"/>
          <w:marTop w:val="0"/>
          <w:marBottom w:val="0"/>
          <w:divBdr>
            <w:top w:val="none" w:sz="0" w:space="0" w:color="auto"/>
            <w:left w:val="none" w:sz="0" w:space="0" w:color="auto"/>
            <w:bottom w:val="none" w:sz="0" w:space="0" w:color="auto"/>
            <w:right w:val="none" w:sz="0" w:space="0" w:color="auto"/>
          </w:divBdr>
        </w:div>
        <w:div w:id="1046367309">
          <w:marLeft w:val="640"/>
          <w:marRight w:val="0"/>
          <w:marTop w:val="0"/>
          <w:marBottom w:val="0"/>
          <w:divBdr>
            <w:top w:val="none" w:sz="0" w:space="0" w:color="auto"/>
            <w:left w:val="none" w:sz="0" w:space="0" w:color="auto"/>
            <w:bottom w:val="none" w:sz="0" w:space="0" w:color="auto"/>
            <w:right w:val="none" w:sz="0" w:space="0" w:color="auto"/>
          </w:divBdr>
        </w:div>
        <w:div w:id="761415168">
          <w:marLeft w:val="640"/>
          <w:marRight w:val="0"/>
          <w:marTop w:val="0"/>
          <w:marBottom w:val="0"/>
          <w:divBdr>
            <w:top w:val="none" w:sz="0" w:space="0" w:color="auto"/>
            <w:left w:val="none" w:sz="0" w:space="0" w:color="auto"/>
            <w:bottom w:val="none" w:sz="0" w:space="0" w:color="auto"/>
            <w:right w:val="none" w:sz="0" w:space="0" w:color="auto"/>
          </w:divBdr>
        </w:div>
        <w:div w:id="1769933664">
          <w:marLeft w:val="640"/>
          <w:marRight w:val="0"/>
          <w:marTop w:val="0"/>
          <w:marBottom w:val="0"/>
          <w:divBdr>
            <w:top w:val="none" w:sz="0" w:space="0" w:color="auto"/>
            <w:left w:val="none" w:sz="0" w:space="0" w:color="auto"/>
            <w:bottom w:val="none" w:sz="0" w:space="0" w:color="auto"/>
            <w:right w:val="none" w:sz="0" w:space="0" w:color="auto"/>
          </w:divBdr>
        </w:div>
        <w:div w:id="628047571">
          <w:marLeft w:val="640"/>
          <w:marRight w:val="0"/>
          <w:marTop w:val="0"/>
          <w:marBottom w:val="0"/>
          <w:divBdr>
            <w:top w:val="none" w:sz="0" w:space="0" w:color="auto"/>
            <w:left w:val="none" w:sz="0" w:space="0" w:color="auto"/>
            <w:bottom w:val="none" w:sz="0" w:space="0" w:color="auto"/>
            <w:right w:val="none" w:sz="0" w:space="0" w:color="auto"/>
          </w:divBdr>
        </w:div>
        <w:div w:id="1238442350">
          <w:marLeft w:val="640"/>
          <w:marRight w:val="0"/>
          <w:marTop w:val="0"/>
          <w:marBottom w:val="0"/>
          <w:divBdr>
            <w:top w:val="none" w:sz="0" w:space="0" w:color="auto"/>
            <w:left w:val="none" w:sz="0" w:space="0" w:color="auto"/>
            <w:bottom w:val="none" w:sz="0" w:space="0" w:color="auto"/>
            <w:right w:val="none" w:sz="0" w:space="0" w:color="auto"/>
          </w:divBdr>
        </w:div>
        <w:div w:id="660933812">
          <w:marLeft w:val="640"/>
          <w:marRight w:val="0"/>
          <w:marTop w:val="0"/>
          <w:marBottom w:val="0"/>
          <w:divBdr>
            <w:top w:val="none" w:sz="0" w:space="0" w:color="auto"/>
            <w:left w:val="none" w:sz="0" w:space="0" w:color="auto"/>
            <w:bottom w:val="none" w:sz="0" w:space="0" w:color="auto"/>
            <w:right w:val="none" w:sz="0" w:space="0" w:color="auto"/>
          </w:divBdr>
        </w:div>
        <w:div w:id="82847117">
          <w:marLeft w:val="640"/>
          <w:marRight w:val="0"/>
          <w:marTop w:val="0"/>
          <w:marBottom w:val="0"/>
          <w:divBdr>
            <w:top w:val="none" w:sz="0" w:space="0" w:color="auto"/>
            <w:left w:val="none" w:sz="0" w:space="0" w:color="auto"/>
            <w:bottom w:val="none" w:sz="0" w:space="0" w:color="auto"/>
            <w:right w:val="none" w:sz="0" w:space="0" w:color="auto"/>
          </w:divBdr>
        </w:div>
        <w:div w:id="1626739186">
          <w:marLeft w:val="640"/>
          <w:marRight w:val="0"/>
          <w:marTop w:val="0"/>
          <w:marBottom w:val="0"/>
          <w:divBdr>
            <w:top w:val="none" w:sz="0" w:space="0" w:color="auto"/>
            <w:left w:val="none" w:sz="0" w:space="0" w:color="auto"/>
            <w:bottom w:val="none" w:sz="0" w:space="0" w:color="auto"/>
            <w:right w:val="none" w:sz="0" w:space="0" w:color="auto"/>
          </w:divBdr>
        </w:div>
        <w:div w:id="1655135294">
          <w:marLeft w:val="640"/>
          <w:marRight w:val="0"/>
          <w:marTop w:val="0"/>
          <w:marBottom w:val="0"/>
          <w:divBdr>
            <w:top w:val="none" w:sz="0" w:space="0" w:color="auto"/>
            <w:left w:val="none" w:sz="0" w:space="0" w:color="auto"/>
            <w:bottom w:val="none" w:sz="0" w:space="0" w:color="auto"/>
            <w:right w:val="none" w:sz="0" w:space="0" w:color="auto"/>
          </w:divBdr>
        </w:div>
        <w:div w:id="1329167944">
          <w:marLeft w:val="640"/>
          <w:marRight w:val="0"/>
          <w:marTop w:val="0"/>
          <w:marBottom w:val="0"/>
          <w:divBdr>
            <w:top w:val="none" w:sz="0" w:space="0" w:color="auto"/>
            <w:left w:val="none" w:sz="0" w:space="0" w:color="auto"/>
            <w:bottom w:val="none" w:sz="0" w:space="0" w:color="auto"/>
            <w:right w:val="none" w:sz="0" w:space="0" w:color="auto"/>
          </w:divBdr>
        </w:div>
        <w:div w:id="1901672845">
          <w:marLeft w:val="640"/>
          <w:marRight w:val="0"/>
          <w:marTop w:val="0"/>
          <w:marBottom w:val="0"/>
          <w:divBdr>
            <w:top w:val="none" w:sz="0" w:space="0" w:color="auto"/>
            <w:left w:val="none" w:sz="0" w:space="0" w:color="auto"/>
            <w:bottom w:val="none" w:sz="0" w:space="0" w:color="auto"/>
            <w:right w:val="none" w:sz="0" w:space="0" w:color="auto"/>
          </w:divBdr>
        </w:div>
        <w:div w:id="653877613">
          <w:marLeft w:val="640"/>
          <w:marRight w:val="0"/>
          <w:marTop w:val="0"/>
          <w:marBottom w:val="0"/>
          <w:divBdr>
            <w:top w:val="none" w:sz="0" w:space="0" w:color="auto"/>
            <w:left w:val="none" w:sz="0" w:space="0" w:color="auto"/>
            <w:bottom w:val="none" w:sz="0" w:space="0" w:color="auto"/>
            <w:right w:val="none" w:sz="0" w:space="0" w:color="auto"/>
          </w:divBdr>
        </w:div>
        <w:div w:id="2037922765">
          <w:marLeft w:val="640"/>
          <w:marRight w:val="0"/>
          <w:marTop w:val="0"/>
          <w:marBottom w:val="0"/>
          <w:divBdr>
            <w:top w:val="none" w:sz="0" w:space="0" w:color="auto"/>
            <w:left w:val="none" w:sz="0" w:space="0" w:color="auto"/>
            <w:bottom w:val="none" w:sz="0" w:space="0" w:color="auto"/>
            <w:right w:val="none" w:sz="0" w:space="0" w:color="auto"/>
          </w:divBdr>
        </w:div>
        <w:div w:id="611476318">
          <w:marLeft w:val="640"/>
          <w:marRight w:val="0"/>
          <w:marTop w:val="0"/>
          <w:marBottom w:val="0"/>
          <w:divBdr>
            <w:top w:val="none" w:sz="0" w:space="0" w:color="auto"/>
            <w:left w:val="none" w:sz="0" w:space="0" w:color="auto"/>
            <w:bottom w:val="none" w:sz="0" w:space="0" w:color="auto"/>
            <w:right w:val="none" w:sz="0" w:space="0" w:color="auto"/>
          </w:divBdr>
        </w:div>
        <w:div w:id="1594902027">
          <w:marLeft w:val="640"/>
          <w:marRight w:val="0"/>
          <w:marTop w:val="0"/>
          <w:marBottom w:val="0"/>
          <w:divBdr>
            <w:top w:val="none" w:sz="0" w:space="0" w:color="auto"/>
            <w:left w:val="none" w:sz="0" w:space="0" w:color="auto"/>
            <w:bottom w:val="none" w:sz="0" w:space="0" w:color="auto"/>
            <w:right w:val="none" w:sz="0" w:space="0" w:color="auto"/>
          </w:divBdr>
        </w:div>
        <w:div w:id="493451918">
          <w:marLeft w:val="640"/>
          <w:marRight w:val="0"/>
          <w:marTop w:val="0"/>
          <w:marBottom w:val="0"/>
          <w:divBdr>
            <w:top w:val="none" w:sz="0" w:space="0" w:color="auto"/>
            <w:left w:val="none" w:sz="0" w:space="0" w:color="auto"/>
            <w:bottom w:val="none" w:sz="0" w:space="0" w:color="auto"/>
            <w:right w:val="none" w:sz="0" w:space="0" w:color="auto"/>
          </w:divBdr>
        </w:div>
        <w:div w:id="2044868871">
          <w:marLeft w:val="640"/>
          <w:marRight w:val="0"/>
          <w:marTop w:val="0"/>
          <w:marBottom w:val="0"/>
          <w:divBdr>
            <w:top w:val="none" w:sz="0" w:space="0" w:color="auto"/>
            <w:left w:val="none" w:sz="0" w:space="0" w:color="auto"/>
            <w:bottom w:val="none" w:sz="0" w:space="0" w:color="auto"/>
            <w:right w:val="none" w:sz="0" w:space="0" w:color="auto"/>
          </w:divBdr>
        </w:div>
        <w:div w:id="1260140554">
          <w:marLeft w:val="640"/>
          <w:marRight w:val="0"/>
          <w:marTop w:val="0"/>
          <w:marBottom w:val="0"/>
          <w:divBdr>
            <w:top w:val="none" w:sz="0" w:space="0" w:color="auto"/>
            <w:left w:val="none" w:sz="0" w:space="0" w:color="auto"/>
            <w:bottom w:val="none" w:sz="0" w:space="0" w:color="auto"/>
            <w:right w:val="none" w:sz="0" w:space="0" w:color="auto"/>
          </w:divBdr>
        </w:div>
        <w:div w:id="165947565">
          <w:marLeft w:val="640"/>
          <w:marRight w:val="0"/>
          <w:marTop w:val="0"/>
          <w:marBottom w:val="0"/>
          <w:divBdr>
            <w:top w:val="none" w:sz="0" w:space="0" w:color="auto"/>
            <w:left w:val="none" w:sz="0" w:space="0" w:color="auto"/>
            <w:bottom w:val="none" w:sz="0" w:space="0" w:color="auto"/>
            <w:right w:val="none" w:sz="0" w:space="0" w:color="auto"/>
          </w:divBdr>
        </w:div>
        <w:div w:id="1580367691">
          <w:marLeft w:val="640"/>
          <w:marRight w:val="0"/>
          <w:marTop w:val="0"/>
          <w:marBottom w:val="0"/>
          <w:divBdr>
            <w:top w:val="none" w:sz="0" w:space="0" w:color="auto"/>
            <w:left w:val="none" w:sz="0" w:space="0" w:color="auto"/>
            <w:bottom w:val="none" w:sz="0" w:space="0" w:color="auto"/>
            <w:right w:val="none" w:sz="0" w:space="0" w:color="auto"/>
          </w:divBdr>
        </w:div>
        <w:div w:id="1184394273">
          <w:marLeft w:val="640"/>
          <w:marRight w:val="0"/>
          <w:marTop w:val="0"/>
          <w:marBottom w:val="0"/>
          <w:divBdr>
            <w:top w:val="none" w:sz="0" w:space="0" w:color="auto"/>
            <w:left w:val="none" w:sz="0" w:space="0" w:color="auto"/>
            <w:bottom w:val="none" w:sz="0" w:space="0" w:color="auto"/>
            <w:right w:val="none" w:sz="0" w:space="0" w:color="auto"/>
          </w:divBdr>
        </w:div>
        <w:div w:id="237131555">
          <w:marLeft w:val="640"/>
          <w:marRight w:val="0"/>
          <w:marTop w:val="0"/>
          <w:marBottom w:val="0"/>
          <w:divBdr>
            <w:top w:val="none" w:sz="0" w:space="0" w:color="auto"/>
            <w:left w:val="none" w:sz="0" w:space="0" w:color="auto"/>
            <w:bottom w:val="none" w:sz="0" w:space="0" w:color="auto"/>
            <w:right w:val="none" w:sz="0" w:space="0" w:color="auto"/>
          </w:divBdr>
        </w:div>
        <w:div w:id="910385208">
          <w:marLeft w:val="640"/>
          <w:marRight w:val="0"/>
          <w:marTop w:val="0"/>
          <w:marBottom w:val="0"/>
          <w:divBdr>
            <w:top w:val="none" w:sz="0" w:space="0" w:color="auto"/>
            <w:left w:val="none" w:sz="0" w:space="0" w:color="auto"/>
            <w:bottom w:val="none" w:sz="0" w:space="0" w:color="auto"/>
            <w:right w:val="none" w:sz="0" w:space="0" w:color="auto"/>
          </w:divBdr>
        </w:div>
        <w:div w:id="688675984">
          <w:marLeft w:val="640"/>
          <w:marRight w:val="0"/>
          <w:marTop w:val="0"/>
          <w:marBottom w:val="0"/>
          <w:divBdr>
            <w:top w:val="none" w:sz="0" w:space="0" w:color="auto"/>
            <w:left w:val="none" w:sz="0" w:space="0" w:color="auto"/>
            <w:bottom w:val="none" w:sz="0" w:space="0" w:color="auto"/>
            <w:right w:val="none" w:sz="0" w:space="0" w:color="auto"/>
          </w:divBdr>
        </w:div>
        <w:div w:id="1747339407">
          <w:marLeft w:val="640"/>
          <w:marRight w:val="0"/>
          <w:marTop w:val="0"/>
          <w:marBottom w:val="0"/>
          <w:divBdr>
            <w:top w:val="none" w:sz="0" w:space="0" w:color="auto"/>
            <w:left w:val="none" w:sz="0" w:space="0" w:color="auto"/>
            <w:bottom w:val="none" w:sz="0" w:space="0" w:color="auto"/>
            <w:right w:val="none" w:sz="0" w:space="0" w:color="auto"/>
          </w:divBdr>
        </w:div>
        <w:div w:id="891690833">
          <w:marLeft w:val="640"/>
          <w:marRight w:val="0"/>
          <w:marTop w:val="0"/>
          <w:marBottom w:val="0"/>
          <w:divBdr>
            <w:top w:val="none" w:sz="0" w:space="0" w:color="auto"/>
            <w:left w:val="none" w:sz="0" w:space="0" w:color="auto"/>
            <w:bottom w:val="none" w:sz="0" w:space="0" w:color="auto"/>
            <w:right w:val="none" w:sz="0" w:space="0" w:color="auto"/>
          </w:divBdr>
        </w:div>
        <w:div w:id="1559854481">
          <w:marLeft w:val="640"/>
          <w:marRight w:val="0"/>
          <w:marTop w:val="0"/>
          <w:marBottom w:val="0"/>
          <w:divBdr>
            <w:top w:val="none" w:sz="0" w:space="0" w:color="auto"/>
            <w:left w:val="none" w:sz="0" w:space="0" w:color="auto"/>
            <w:bottom w:val="none" w:sz="0" w:space="0" w:color="auto"/>
            <w:right w:val="none" w:sz="0" w:space="0" w:color="auto"/>
          </w:divBdr>
        </w:div>
        <w:div w:id="2074499630">
          <w:marLeft w:val="640"/>
          <w:marRight w:val="0"/>
          <w:marTop w:val="0"/>
          <w:marBottom w:val="0"/>
          <w:divBdr>
            <w:top w:val="none" w:sz="0" w:space="0" w:color="auto"/>
            <w:left w:val="none" w:sz="0" w:space="0" w:color="auto"/>
            <w:bottom w:val="none" w:sz="0" w:space="0" w:color="auto"/>
            <w:right w:val="none" w:sz="0" w:space="0" w:color="auto"/>
          </w:divBdr>
        </w:div>
        <w:div w:id="1679189574">
          <w:marLeft w:val="640"/>
          <w:marRight w:val="0"/>
          <w:marTop w:val="0"/>
          <w:marBottom w:val="0"/>
          <w:divBdr>
            <w:top w:val="none" w:sz="0" w:space="0" w:color="auto"/>
            <w:left w:val="none" w:sz="0" w:space="0" w:color="auto"/>
            <w:bottom w:val="none" w:sz="0" w:space="0" w:color="auto"/>
            <w:right w:val="none" w:sz="0" w:space="0" w:color="auto"/>
          </w:divBdr>
        </w:div>
        <w:div w:id="740367512">
          <w:marLeft w:val="640"/>
          <w:marRight w:val="0"/>
          <w:marTop w:val="0"/>
          <w:marBottom w:val="0"/>
          <w:divBdr>
            <w:top w:val="none" w:sz="0" w:space="0" w:color="auto"/>
            <w:left w:val="none" w:sz="0" w:space="0" w:color="auto"/>
            <w:bottom w:val="none" w:sz="0" w:space="0" w:color="auto"/>
            <w:right w:val="none" w:sz="0" w:space="0" w:color="auto"/>
          </w:divBdr>
        </w:div>
        <w:div w:id="1939558398">
          <w:marLeft w:val="640"/>
          <w:marRight w:val="0"/>
          <w:marTop w:val="0"/>
          <w:marBottom w:val="0"/>
          <w:divBdr>
            <w:top w:val="none" w:sz="0" w:space="0" w:color="auto"/>
            <w:left w:val="none" w:sz="0" w:space="0" w:color="auto"/>
            <w:bottom w:val="none" w:sz="0" w:space="0" w:color="auto"/>
            <w:right w:val="none" w:sz="0" w:space="0" w:color="auto"/>
          </w:divBdr>
        </w:div>
        <w:div w:id="1025985688">
          <w:marLeft w:val="640"/>
          <w:marRight w:val="0"/>
          <w:marTop w:val="0"/>
          <w:marBottom w:val="0"/>
          <w:divBdr>
            <w:top w:val="none" w:sz="0" w:space="0" w:color="auto"/>
            <w:left w:val="none" w:sz="0" w:space="0" w:color="auto"/>
            <w:bottom w:val="none" w:sz="0" w:space="0" w:color="auto"/>
            <w:right w:val="none" w:sz="0" w:space="0" w:color="auto"/>
          </w:divBdr>
        </w:div>
        <w:div w:id="1975283344">
          <w:marLeft w:val="640"/>
          <w:marRight w:val="0"/>
          <w:marTop w:val="0"/>
          <w:marBottom w:val="0"/>
          <w:divBdr>
            <w:top w:val="none" w:sz="0" w:space="0" w:color="auto"/>
            <w:left w:val="none" w:sz="0" w:space="0" w:color="auto"/>
            <w:bottom w:val="none" w:sz="0" w:space="0" w:color="auto"/>
            <w:right w:val="none" w:sz="0" w:space="0" w:color="auto"/>
          </w:divBdr>
        </w:div>
        <w:div w:id="1427341034">
          <w:marLeft w:val="640"/>
          <w:marRight w:val="0"/>
          <w:marTop w:val="0"/>
          <w:marBottom w:val="0"/>
          <w:divBdr>
            <w:top w:val="none" w:sz="0" w:space="0" w:color="auto"/>
            <w:left w:val="none" w:sz="0" w:space="0" w:color="auto"/>
            <w:bottom w:val="none" w:sz="0" w:space="0" w:color="auto"/>
            <w:right w:val="none" w:sz="0" w:space="0" w:color="auto"/>
          </w:divBdr>
        </w:div>
        <w:div w:id="222562758">
          <w:marLeft w:val="640"/>
          <w:marRight w:val="0"/>
          <w:marTop w:val="0"/>
          <w:marBottom w:val="0"/>
          <w:divBdr>
            <w:top w:val="none" w:sz="0" w:space="0" w:color="auto"/>
            <w:left w:val="none" w:sz="0" w:space="0" w:color="auto"/>
            <w:bottom w:val="none" w:sz="0" w:space="0" w:color="auto"/>
            <w:right w:val="none" w:sz="0" w:space="0" w:color="auto"/>
          </w:divBdr>
        </w:div>
        <w:div w:id="2079592772">
          <w:marLeft w:val="640"/>
          <w:marRight w:val="0"/>
          <w:marTop w:val="0"/>
          <w:marBottom w:val="0"/>
          <w:divBdr>
            <w:top w:val="none" w:sz="0" w:space="0" w:color="auto"/>
            <w:left w:val="none" w:sz="0" w:space="0" w:color="auto"/>
            <w:bottom w:val="none" w:sz="0" w:space="0" w:color="auto"/>
            <w:right w:val="none" w:sz="0" w:space="0" w:color="auto"/>
          </w:divBdr>
        </w:div>
        <w:div w:id="936209063">
          <w:marLeft w:val="640"/>
          <w:marRight w:val="0"/>
          <w:marTop w:val="0"/>
          <w:marBottom w:val="0"/>
          <w:divBdr>
            <w:top w:val="none" w:sz="0" w:space="0" w:color="auto"/>
            <w:left w:val="none" w:sz="0" w:space="0" w:color="auto"/>
            <w:bottom w:val="none" w:sz="0" w:space="0" w:color="auto"/>
            <w:right w:val="none" w:sz="0" w:space="0" w:color="auto"/>
          </w:divBdr>
        </w:div>
        <w:div w:id="1835760767">
          <w:marLeft w:val="640"/>
          <w:marRight w:val="0"/>
          <w:marTop w:val="0"/>
          <w:marBottom w:val="0"/>
          <w:divBdr>
            <w:top w:val="none" w:sz="0" w:space="0" w:color="auto"/>
            <w:left w:val="none" w:sz="0" w:space="0" w:color="auto"/>
            <w:bottom w:val="none" w:sz="0" w:space="0" w:color="auto"/>
            <w:right w:val="none" w:sz="0" w:space="0" w:color="auto"/>
          </w:divBdr>
        </w:div>
      </w:divsChild>
    </w:div>
    <w:div w:id="930577562">
      <w:marLeft w:val="0"/>
      <w:marRight w:val="0"/>
      <w:marTop w:val="0"/>
      <w:marBottom w:val="0"/>
      <w:divBdr>
        <w:top w:val="none" w:sz="0" w:space="0" w:color="auto"/>
        <w:left w:val="none" w:sz="0" w:space="0" w:color="auto"/>
        <w:bottom w:val="none" w:sz="0" w:space="0" w:color="auto"/>
        <w:right w:val="none" w:sz="0" w:space="0" w:color="auto"/>
      </w:divBdr>
    </w:div>
    <w:div w:id="934240488">
      <w:bodyDiv w:val="1"/>
      <w:marLeft w:val="0"/>
      <w:marRight w:val="0"/>
      <w:marTop w:val="0"/>
      <w:marBottom w:val="0"/>
      <w:divBdr>
        <w:top w:val="none" w:sz="0" w:space="0" w:color="auto"/>
        <w:left w:val="none" w:sz="0" w:space="0" w:color="auto"/>
        <w:bottom w:val="none" w:sz="0" w:space="0" w:color="auto"/>
        <w:right w:val="none" w:sz="0" w:space="0" w:color="auto"/>
      </w:divBdr>
      <w:divsChild>
        <w:div w:id="100733194">
          <w:marLeft w:val="640"/>
          <w:marRight w:val="0"/>
          <w:marTop w:val="0"/>
          <w:marBottom w:val="0"/>
          <w:divBdr>
            <w:top w:val="none" w:sz="0" w:space="0" w:color="auto"/>
            <w:left w:val="none" w:sz="0" w:space="0" w:color="auto"/>
            <w:bottom w:val="none" w:sz="0" w:space="0" w:color="auto"/>
            <w:right w:val="none" w:sz="0" w:space="0" w:color="auto"/>
          </w:divBdr>
        </w:div>
        <w:div w:id="110324335">
          <w:marLeft w:val="640"/>
          <w:marRight w:val="0"/>
          <w:marTop w:val="0"/>
          <w:marBottom w:val="0"/>
          <w:divBdr>
            <w:top w:val="none" w:sz="0" w:space="0" w:color="auto"/>
            <w:left w:val="none" w:sz="0" w:space="0" w:color="auto"/>
            <w:bottom w:val="none" w:sz="0" w:space="0" w:color="auto"/>
            <w:right w:val="none" w:sz="0" w:space="0" w:color="auto"/>
          </w:divBdr>
        </w:div>
        <w:div w:id="167450508">
          <w:marLeft w:val="640"/>
          <w:marRight w:val="0"/>
          <w:marTop w:val="0"/>
          <w:marBottom w:val="0"/>
          <w:divBdr>
            <w:top w:val="none" w:sz="0" w:space="0" w:color="auto"/>
            <w:left w:val="none" w:sz="0" w:space="0" w:color="auto"/>
            <w:bottom w:val="none" w:sz="0" w:space="0" w:color="auto"/>
            <w:right w:val="none" w:sz="0" w:space="0" w:color="auto"/>
          </w:divBdr>
        </w:div>
        <w:div w:id="181476750">
          <w:marLeft w:val="640"/>
          <w:marRight w:val="0"/>
          <w:marTop w:val="0"/>
          <w:marBottom w:val="0"/>
          <w:divBdr>
            <w:top w:val="none" w:sz="0" w:space="0" w:color="auto"/>
            <w:left w:val="none" w:sz="0" w:space="0" w:color="auto"/>
            <w:bottom w:val="none" w:sz="0" w:space="0" w:color="auto"/>
            <w:right w:val="none" w:sz="0" w:space="0" w:color="auto"/>
          </w:divBdr>
        </w:div>
        <w:div w:id="235942359">
          <w:marLeft w:val="640"/>
          <w:marRight w:val="0"/>
          <w:marTop w:val="0"/>
          <w:marBottom w:val="0"/>
          <w:divBdr>
            <w:top w:val="none" w:sz="0" w:space="0" w:color="auto"/>
            <w:left w:val="none" w:sz="0" w:space="0" w:color="auto"/>
            <w:bottom w:val="none" w:sz="0" w:space="0" w:color="auto"/>
            <w:right w:val="none" w:sz="0" w:space="0" w:color="auto"/>
          </w:divBdr>
        </w:div>
        <w:div w:id="436145039">
          <w:marLeft w:val="640"/>
          <w:marRight w:val="0"/>
          <w:marTop w:val="0"/>
          <w:marBottom w:val="0"/>
          <w:divBdr>
            <w:top w:val="none" w:sz="0" w:space="0" w:color="auto"/>
            <w:left w:val="none" w:sz="0" w:space="0" w:color="auto"/>
            <w:bottom w:val="none" w:sz="0" w:space="0" w:color="auto"/>
            <w:right w:val="none" w:sz="0" w:space="0" w:color="auto"/>
          </w:divBdr>
        </w:div>
        <w:div w:id="450975707">
          <w:marLeft w:val="640"/>
          <w:marRight w:val="0"/>
          <w:marTop w:val="0"/>
          <w:marBottom w:val="0"/>
          <w:divBdr>
            <w:top w:val="none" w:sz="0" w:space="0" w:color="auto"/>
            <w:left w:val="none" w:sz="0" w:space="0" w:color="auto"/>
            <w:bottom w:val="none" w:sz="0" w:space="0" w:color="auto"/>
            <w:right w:val="none" w:sz="0" w:space="0" w:color="auto"/>
          </w:divBdr>
        </w:div>
        <w:div w:id="452097726">
          <w:marLeft w:val="640"/>
          <w:marRight w:val="0"/>
          <w:marTop w:val="0"/>
          <w:marBottom w:val="0"/>
          <w:divBdr>
            <w:top w:val="none" w:sz="0" w:space="0" w:color="auto"/>
            <w:left w:val="none" w:sz="0" w:space="0" w:color="auto"/>
            <w:bottom w:val="none" w:sz="0" w:space="0" w:color="auto"/>
            <w:right w:val="none" w:sz="0" w:space="0" w:color="auto"/>
          </w:divBdr>
        </w:div>
        <w:div w:id="472135207">
          <w:marLeft w:val="640"/>
          <w:marRight w:val="0"/>
          <w:marTop w:val="0"/>
          <w:marBottom w:val="0"/>
          <w:divBdr>
            <w:top w:val="none" w:sz="0" w:space="0" w:color="auto"/>
            <w:left w:val="none" w:sz="0" w:space="0" w:color="auto"/>
            <w:bottom w:val="none" w:sz="0" w:space="0" w:color="auto"/>
            <w:right w:val="none" w:sz="0" w:space="0" w:color="auto"/>
          </w:divBdr>
        </w:div>
        <w:div w:id="490567412">
          <w:marLeft w:val="640"/>
          <w:marRight w:val="0"/>
          <w:marTop w:val="0"/>
          <w:marBottom w:val="0"/>
          <w:divBdr>
            <w:top w:val="none" w:sz="0" w:space="0" w:color="auto"/>
            <w:left w:val="none" w:sz="0" w:space="0" w:color="auto"/>
            <w:bottom w:val="none" w:sz="0" w:space="0" w:color="auto"/>
            <w:right w:val="none" w:sz="0" w:space="0" w:color="auto"/>
          </w:divBdr>
        </w:div>
        <w:div w:id="491874301">
          <w:marLeft w:val="640"/>
          <w:marRight w:val="0"/>
          <w:marTop w:val="0"/>
          <w:marBottom w:val="0"/>
          <w:divBdr>
            <w:top w:val="none" w:sz="0" w:space="0" w:color="auto"/>
            <w:left w:val="none" w:sz="0" w:space="0" w:color="auto"/>
            <w:bottom w:val="none" w:sz="0" w:space="0" w:color="auto"/>
            <w:right w:val="none" w:sz="0" w:space="0" w:color="auto"/>
          </w:divBdr>
        </w:div>
        <w:div w:id="511651407">
          <w:marLeft w:val="640"/>
          <w:marRight w:val="0"/>
          <w:marTop w:val="0"/>
          <w:marBottom w:val="0"/>
          <w:divBdr>
            <w:top w:val="none" w:sz="0" w:space="0" w:color="auto"/>
            <w:left w:val="none" w:sz="0" w:space="0" w:color="auto"/>
            <w:bottom w:val="none" w:sz="0" w:space="0" w:color="auto"/>
            <w:right w:val="none" w:sz="0" w:space="0" w:color="auto"/>
          </w:divBdr>
        </w:div>
        <w:div w:id="644971229">
          <w:marLeft w:val="640"/>
          <w:marRight w:val="0"/>
          <w:marTop w:val="0"/>
          <w:marBottom w:val="0"/>
          <w:divBdr>
            <w:top w:val="none" w:sz="0" w:space="0" w:color="auto"/>
            <w:left w:val="none" w:sz="0" w:space="0" w:color="auto"/>
            <w:bottom w:val="none" w:sz="0" w:space="0" w:color="auto"/>
            <w:right w:val="none" w:sz="0" w:space="0" w:color="auto"/>
          </w:divBdr>
        </w:div>
        <w:div w:id="680738670">
          <w:marLeft w:val="640"/>
          <w:marRight w:val="0"/>
          <w:marTop w:val="0"/>
          <w:marBottom w:val="0"/>
          <w:divBdr>
            <w:top w:val="none" w:sz="0" w:space="0" w:color="auto"/>
            <w:left w:val="none" w:sz="0" w:space="0" w:color="auto"/>
            <w:bottom w:val="none" w:sz="0" w:space="0" w:color="auto"/>
            <w:right w:val="none" w:sz="0" w:space="0" w:color="auto"/>
          </w:divBdr>
        </w:div>
        <w:div w:id="788625893">
          <w:marLeft w:val="640"/>
          <w:marRight w:val="0"/>
          <w:marTop w:val="0"/>
          <w:marBottom w:val="0"/>
          <w:divBdr>
            <w:top w:val="none" w:sz="0" w:space="0" w:color="auto"/>
            <w:left w:val="none" w:sz="0" w:space="0" w:color="auto"/>
            <w:bottom w:val="none" w:sz="0" w:space="0" w:color="auto"/>
            <w:right w:val="none" w:sz="0" w:space="0" w:color="auto"/>
          </w:divBdr>
        </w:div>
        <w:div w:id="806823272">
          <w:marLeft w:val="640"/>
          <w:marRight w:val="0"/>
          <w:marTop w:val="0"/>
          <w:marBottom w:val="0"/>
          <w:divBdr>
            <w:top w:val="none" w:sz="0" w:space="0" w:color="auto"/>
            <w:left w:val="none" w:sz="0" w:space="0" w:color="auto"/>
            <w:bottom w:val="none" w:sz="0" w:space="0" w:color="auto"/>
            <w:right w:val="none" w:sz="0" w:space="0" w:color="auto"/>
          </w:divBdr>
        </w:div>
        <w:div w:id="809707801">
          <w:marLeft w:val="640"/>
          <w:marRight w:val="0"/>
          <w:marTop w:val="0"/>
          <w:marBottom w:val="0"/>
          <w:divBdr>
            <w:top w:val="none" w:sz="0" w:space="0" w:color="auto"/>
            <w:left w:val="none" w:sz="0" w:space="0" w:color="auto"/>
            <w:bottom w:val="none" w:sz="0" w:space="0" w:color="auto"/>
            <w:right w:val="none" w:sz="0" w:space="0" w:color="auto"/>
          </w:divBdr>
        </w:div>
        <w:div w:id="840704907">
          <w:marLeft w:val="640"/>
          <w:marRight w:val="0"/>
          <w:marTop w:val="0"/>
          <w:marBottom w:val="0"/>
          <w:divBdr>
            <w:top w:val="none" w:sz="0" w:space="0" w:color="auto"/>
            <w:left w:val="none" w:sz="0" w:space="0" w:color="auto"/>
            <w:bottom w:val="none" w:sz="0" w:space="0" w:color="auto"/>
            <w:right w:val="none" w:sz="0" w:space="0" w:color="auto"/>
          </w:divBdr>
        </w:div>
        <w:div w:id="953252584">
          <w:marLeft w:val="640"/>
          <w:marRight w:val="0"/>
          <w:marTop w:val="0"/>
          <w:marBottom w:val="0"/>
          <w:divBdr>
            <w:top w:val="none" w:sz="0" w:space="0" w:color="auto"/>
            <w:left w:val="none" w:sz="0" w:space="0" w:color="auto"/>
            <w:bottom w:val="none" w:sz="0" w:space="0" w:color="auto"/>
            <w:right w:val="none" w:sz="0" w:space="0" w:color="auto"/>
          </w:divBdr>
        </w:div>
        <w:div w:id="983855231">
          <w:marLeft w:val="640"/>
          <w:marRight w:val="0"/>
          <w:marTop w:val="0"/>
          <w:marBottom w:val="0"/>
          <w:divBdr>
            <w:top w:val="none" w:sz="0" w:space="0" w:color="auto"/>
            <w:left w:val="none" w:sz="0" w:space="0" w:color="auto"/>
            <w:bottom w:val="none" w:sz="0" w:space="0" w:color="auto"/>
            <w:right w:val="none" w:sz="0" w:space="0" w:color="auto"/>
          </w:divBdr>
        </w:div>
        <w:div w:id="986667131">
          <w:marLeft w:val="640"/>
          <w:marRight w:val="0"/>
          <w:marTop w:val="0"/>
          <w:marBottom w:val="0"/>
          <w:divBdr>
            <w:top w:val="none" w:sz="0" w:space="0" w:color="auto"/>
            <w:left w:val="none" w:sz="0" w:space="0" w:color="auto"/>
            <w:bottom w:val="none" w:sz="0" w:space="0" w:color="auto"/>
            <w:right w:val="none" w:sz="0" w:space="0" w:color="auto"/>
          </w:divBdr>
        </w:div>
        <w:div w:id="1026906744">
          <w:marLeft w:val="640"/>
          <w:marRight w:val="0"/>
          <w:marTop w:val="0"/>
          <w:marBottom w:val="0"/>
          <w:divBdr>
            <w:top w:val="none" w:sz="0" w:space="0" w:color="auto"/>
            <w:left w:val="none" w:sz="0" w:space="0" w:color="auto"/>
            <w:bottom w:val="none" w:sz="0" w:space="0" w:color="auto"/>
            <w:right w:val="none" w:sz="0" w:space="0" w:color="auto"/>
          </w:divBdr>
        </w:div>
        <w:div w:id="1047100239">
          <w:marLeft w:val="640"/>
          <w:marRight w:val="0"/>
          <w:marTop w:val="0"/>
          <w:marBottom w:val="0"/>
          <w:divBdr>
            <w:top w:val="none" w:sz="0" w:space="0" w:color="auto"/>
            <w:left w:val="none" w:sz="0" w:space="0" w:color="auto"/>
            <w:bottom w:val="none" w:sz="0" w:space="0" w:color="auto"/>
            <w:right w:val="none" w:sz="0" w:space="0" w:color="auto"/>
          </w:divBdr>
        </w:div>
        <w:div w:id="1052577741">
          <w:marLeft w:val="640"/>
          <w:marRight w:val="0"/>
          <w:marTop w:val="0"/>
          <w:marBottom w:val="0"/>
          <w:divBdr>
            <w:top w:val="none" w:sz="0" w:space="0" w:color="auto"/>
            <w:left w:val="none" w:sz="0" w:space="0" w:color="auto"/>
            <w:bottom w:val="none" w:sz="0" w:space="0" w:color="auto"/>
            <w:right w:val="none" w:sz="0" w:space="0" w:color="auto"/>
          </w:divBdr>
        </w:div>
        <w:div w:id="1086732105">
          <w:marLeft w:val="640"/>
          <w:marRight w:val="0"/>
          <w:marTop w:val="0"/>
          <w:marBottom w:val="0"/>
          <w:divBdr>
            <w:top w:val="none" w:sz="0" w:space="0" w:color="auto"/>
            <w:left w:val="none" w:sz="0" w:space="0" w:color="auto"/>
            <w:bottom w:val="none" w:sz="0" w:space="0" w:color="auto"/>
            <w:right w:val="none" w:sz="0" w:space="0" w:color="auto"/>
          </w:divBdr>
        </w:div>
        <w:div w:id="1173571714">
          <w:marLeft w:val="640"/>
          <w:marRight w:val="0"/>
          <w:marTop w:val="0"/>
          <w:marBottom w:val="0"/>
          <w:divBdr>
            <w:top w:val="none" w:sz="0" w:space="0" w:color="auto"/>
            <w:left w:val="none" w:sz="0" w:space="0" w:color="auto"/>
            <w:bottom w:val="none" w:sz="0" w:space="0" w:color="auto"/>
            <w:right w:val="none" w:sz="0" w:space="0" w:color="auto"/>
          </w:divBdr>
        </w:div>
        <w:div w:id="1185747039">
          <w:marLeft w:val="640"/>
          <w:marRight w:val="0"/>
          <w:marTop w:val="0"/>
          <w:marBottom w:val="0"/>
          <w:divBdr>
            <w:top w:val="none" w:sz="0" w:space="0" w:color="auto"/>
            <w:left w:val="none" w:sz="0" w:space="0" w:color="auto"/>
            <w:bottom w:val="none" w:sz="0" w:space="0" w:color="auto"/>
            <w:right w:val="none" w:sz="0" w:space="0" w:color="auto"/>
          </w:divBdr>
        </w:div>
        <w:div w:id="1197809883">
          <w:marLeft w:val="640"/>
          <w:marRight w:val="0"/>
          <w:marTop w:val="0"/>
          <w:marBottom w:val="0"/>
          <w:divBdr>
            <w:top w:val="none" w:sz="0" w:space="0" w:color="auto"/>
            <w:left w:val="none" w:sz="0" w:space="0" w:color="auto"/>
            <w:bottom w:val="none" w:sz="0" w:space="0" w:color="auto"/>
            <w:right w:val="none" w:sz="0" w:space="0" w:color="auto"/>
          </w:divBdr>
        </w:div>
        <w:div w:id="1209879248">
          <w:marLeft w:val="640"/>
          <w:marRight w:val="0"/>
          <w:marTop w:val="0"/>
          <w:marBottom w:val="0"/>
          <w:divBdr>
            <w:top w:val="none" w:sz="0" w:space="0" w:color="auto"/>
            <w:left w:val="none" w:sz="0" w:space="0" w:color="auto"/>
            <w:bottom w:val="none" w:sz="0" w:space="0" w:color="auto"/>
            <w:right w:val="none" w:sz="0" w:space="0" w:color="auto"/>
          </w:divBdr>
        </w:div>
        <w:div w:id="1212114360">
          <w:marLeft w:val="640"/>
          <w:marRight w:val="0"/>
          <w:marTop w:val="0"/>
          <w:marBottom w:val="0"/>
          <w:divBdr>
            <w:top w:val="none" w:sz="0" w:space="0" w:color="auto"/>
            <w:left w:val="none" w:sz="0" w:space="0" w:color="auto"/>
            <w:bottom w:val="none" w:sz="0" w:space="0" w:color="auto"/>
            <w:right w:val="none" w:sz="0" w:space="0" w:color="auto"/>
          </w:divBdr>
        </w:div>
        <w:div w:id="1233927518">
          <w:marLeft w:val="640"/>
          <w:marRight w:val="0"/>
          <w:marTop w:val="0"/>
          <w:marBottom w:val="0"/>
          <w:divBdr>
            <w:top w:val="none" w:sz="0" w:space="0" w:color="auto"/>
            <w:left w:val="none" w:sz="0" w:space="0" w:color="auto"/>
            <w:bottom w:val="none" w:sz="0" w:space="0" w:color="auto"/>
            <w:right w:val="none" w:sz="0" w:space="0" w:color="auto"/>
          </w:divBdr>
        </w:div>
        <w:div w:id="1335645236">
          <w:marLeft w:val="640"/>
          <w:marRight w:val="0"/>
          <w:marTop w:val="0"/>
          <w:marBottom w:val="0"/>
          <w:divBdr>
            <w:top w:val="none" w:sz="0" w:space="0" w:color="auto"/>
            <w:left w:val="none" w:sz="0" w:space="0" w:color="auto"/>
            <w:bottom w:val="none" w:sz="0" w:space="0" w:color="auto"/>
            <w:right w:val="none" w:sz="0" w:space="0" w:color="auto"/>
          </w:divBdr>
        </w:div>
        <w:div w:id="1346058252">
          <w:marLeft w:val="640"/>
          <w:marRight w:val="0"/>
          <w:marTop w:val="0"/>
          <w:marBottom w:val="0"/>
          <w:divBdr>
            <w:top w:val="none" w:sz="0" w:space="0" w:color="auto"/>
            <w:left w:val="none" w:sz="0" w:space="0" w:color="auto"/>
            <w:bottom w:val="none" w:sz="0" w:space="0" w:color="auto"/>
            <w:right w:val="none" w:sz="0" w:space="0" w:color="auto"/>
          </w:divBdr>
        </w:div>
        <w:div w:id="1357268978">
          <w:marLeft w:val="640"/>
          <w:marRight w:val="0"/>
          <w:marTop w:val="0"/>
          <w:marBottom w:val="0"/>
          <w:divBdr>
            <w:top w:val="none" w:sz="0" w:space="0" w:color="auto"/>
            <w:left w:val="none" w:sz="0" w:space="0" w:color="auto"/>
            <w:bottom w:val="none" w:sz="0" w:space="0" w:color="auto"/>
            <w:right w:val="none" w:sz="0" w:space="0" w:color="auto"/>
          </w:divBdr>
        </w:div>
        <w:div w:id="1362628638">
          <w:marLeft w:val="640"/>
          <w:marRight w:val="0"/>
          <w:marTop w:val="0"/>
          <w:marBottom w:val="0"/>
          <w:divBdr>
            <w:top w:val="none" w:sz="0" w:space="0" w:color="auto"/>
            <w:left w:val="none" w:sz="0" w:space="0" w:color="auto"/>
            <w:bottom w:val="none" w:sz="0" w:space="0" w:color="auto"/>
            <w:right w:val="none" w:sz="0" w:space="0" w:color="auto"/>
          </w:divBdr>
        </w:div>
        <w:div w:id="1362709251">
          <w:marLeft w:val="640"/>
          <w:marRight w:val="0"/>
          <w:marTop w:val="0"/>
          <w:marBottom w:val="0"/>
          <w:divBdr>
            <w:top w:val="none" w:sz="0" w:space="0" w:color="auto"/>
            <w:left w:val="none" w:sz="0" w:space="0" w:color="auto"/>
            <w:bottom w:val="none" w:sz="0" w:space="0" w:color="auto"/>
            <w:right w:val="none" w:sz="0" w:space="0" w:color="auto"/>
          </w:divBdr>
        </w:div>
        <w:div w:id="1384212765">
          <w:marLeft w:val="640"/>
          <w:marRight w:val="0"/>
          <w:marTop w:val="0"/>
          <w:marBottom w:val="0"/>
          <w:divBdr>
            <w:top w:val="none" w:sz="0" w:space="0" w:color="auto"/>
            <w:left w:val="none" w:sz="0" w:space="0" w:color="auto"/>
            <w:bottom w:val="none" w:sz="0" w:space="0" w:color="auto"/>
            <w:right w:val="none" w:sz="0" w:space="0" w:color="auto"/>
          </w:divBdr>
        </w:div>
        <w:div w:id="1427072619">
          <w:marLeft w:val="640"/>
          <w:marRight w:val="0"/>
          <w:marTop w:val="0"/>
          <w:marBottom w:val="0"/>
          <w:divBdr>
            <w:top w:val="none" w:sz="0" w:space="0" w:color="auto"/>
            <w:left w:val="none" w:sz="0" w:space="0" w:color="auto"/>
            <w:bottom w:val="none" w:sz="0" w:space="0" w:color="auto"/>
            <w:right w:val="none" w:sz="0" w:space="0" w:color="auto"/>
          </w:divBdr>
        </w:div>
        <w:div w:id="1460535569">
          <w:marLeft w:val="640"/>
          <w:marRight w:val="0"/>
          <w:marTop w:val="0"/>
          <w:marBottom w:val="0"/>
          <w:divBdr>
            <w:top w:val="none" w:sz="0" w:space="0" w:color="auto"/>
            <w:left w:val="none" w:sz="0" w:space="0" w:color="auto"/>
            <w:bottom w:val="none" w:sz="0" w:space="0" w:color="auto"/>
            <w:right w:val="none" w:sz="0" w:space="0" w:color="auto"/>
          </w:divBdr>
        </w:div>
        <w:div w:id="1478179771">
          <w:marLeft w:val="640"/>
          <w:marRight w:val="0"/>
          <w:marTop w:val="0"/>
          <w:marBottom w:val="0"/>
          <w:divBdr>
            <w:top w:val="none" w:sz="0" w:space="0" w:color="auto"/>
            <w:left w:val="none" w:sz="0" w:space="0" w:color="auto"/>
            <w:bottom w:val="none" w:sz="0" w:space="0" w:color="auto"/>
            <w:right w:val="none" w:sz="0" w:space="0" w:color="auto"/>
          </w:divBdr>
        </w:div>
        <w:div w:id="1483081778">
          <w:marLeft w:val="640"/>
          <w:marRight w:val="0"/>
          <w:marTop w:val="0"/>
          <w:marBottom w:val="0"/>
          <w:divBdr>
            <w:top w:val="none" w:sz="0" w:space="0" w:color="auto"/>
            <w:left w:val="none" w:sz="0" w:space="0" w:color="auto"/>
            <w:bottom w:val="none" w:sz="0" w:space="0" w:color="auto"/>
            <w:right w:val="none" w:sz="0" w:space="0" w:color="auto"/>
          </w:divBdr>
        </w:div>
        <w:div w:id="1501000862">
          <w:marLeft w:val="640"/>
          <w:marRight w:val="0"/>
          <w:marTop w:val="0"/>
          <w:marBottom w:val="0"/>
          <w:divBdr>
            <w:top w:val="none" w:sz="0" w:space="0" w:color="auto"/>
            <w:left w:val="none" w:sz="0" w:space="0" w:color="auto"/>
            <w:bottom w:val="none" w:sz="0" w:space="0" w:color="auto"/>
            <w:right w:val="none" w:sz="0" w:space="0" w:color="auto"/>
          </w:divBdr>
        </w:div>
        <w:div w:id="1665890669">
          <w:marLeft w:val="640"/>
          <w:marRight w:val="0"/>
          <w:marTop w:val="0"/>
          <w:marBottom w:val="0"/>
          <w:divBdr>
            <w:top w:val="none" w:sz="0" w:space="0" w:color="auto"/>
            <w:left w:val="none" w:sz="0" w:space="0" w:color="auto"/>
            <w:bottom w:val="none" w:sz="0" w:space="0" w:color="auto"/>
            <w:right w:val="none" w:sz="0" w:space="0" w:color="auto"/>
          </w:divBdr>
        </w:div>
        <w:div w:id="1699699042">
          <w:marLeft w:val="640"/>
          <w:marRight w:val="0"/>
          <w:marTop w:val="0"/>
          <w:marBottom w:val="0"/>
          <w:divBdr>
            <w:top w:val="none" w:sz="0" w:space="0" w:color="auto"/>
            <w:left w:val="none" w:sz="0" w:space="0" w:color="auto"/>
            <w:bottom w:val="none" w:sz="0" w:space="0" w:color="auto"/>
            <w:right w:val="none" w:sz="0" w:space="0" w:color="auto"/>
          </w:divBdr>
        </w:div>
        <w:div w:id="1716389297">
          <w:marLeft w:val="640"/>
          <w:marRight w:val="0"/>
          <w:marTop w:val="0"/>
          <w:marBottom w:val="0"/>
          <w:divBdr>
            <w:top w:val="none" w:sz="0" w:space="0" w:color="auto"/>
            <w:left w:val="none" w:sz="0" w:space="0" w:color="auto"/>
            <w:bottom w:val="none" w:sz="0" w:space="0" w:color="auto"/>
            <w:right w:val="none" w:sz="0" w:space="0" w:color="auto"/>
          </w:divBdr>
        </w:div>
        <w:div w:id="1734891038">
          <w:marLeft w:val="640"/>
          <w:marRight w:val="0"/>
          <w:marTop w:val="0"/>
          <w:marBottom w:val="0"/>
          <w:divBdr>
            <w:top w:val="none" w:sz="0" w:space="0" w:color="auto"/>
            <w:left w:val="none" w:sz="0" w:space="0" w:color="auto"/>
            <w:bottom w:val="none" w:sz="0" w:space="0" w:color="auto"/>
            <w:right w:val="none" w:sz="0" w:space="0" w:color="auto"/>
          </w:divBdr>
        </w:div>
        <w:div w:id="1738085323">
          <w:marLeft w:val="640"/>
          <w:marRight w:val="0"/>
          <w:marTop w:val="0"/>
          <w:marBottom w:val="0"/>
          <w:divBdr>
            <w:top w:val="none" w:sz="0" w:space="0" w:color="auto"/>
            <w:left w:val="none" w:sz="0" w:space="0" w:color="auto"/>
            <w:bottom w:val="none" w:sz="0" w:space="0" w:color="auto"/>
            <w:right w:val="none" w:sz="0" w:space="0" w:color="auto"/>
          </w:divBdr>
        </w:div>
        <w:div w:id="1745838062">
          <w:marLeft w:val="640"/>
          <w:marRight w:val="0"/>
          <w:marTop w:val="0"/>
          <w:marBottom w:val="0"/>
          <w:divBdr>
            <w:top w:val="none" w:sz="0" w:space="0" w:color="auto"/>
            <w:left w:val="none" w:sz="0" w:space="0" w:color="auto"/>
            <w:bottom w:val="none" w:sz="0" w:space="0" w:color="auto"/>
            <w:right w:val="none" w:sz="0" w:space="0" w:color="auto"/>
          </w:divBdr>
        </w:div>
        <w:div w:id="1854488945">
          <w:marLeft w:val="640"/>
          <w:marRight w:val="0"/>
          <w:marTop w:val="0"/>
          <w:marBottom w:val="0"/>
          <w:divBdr>
            <w:top w:val="none" w:sz="0" w:space="0" w:color="auto"/>
            <w:left w:val="none" w:sz="0" w:space="0" w:color="auto"/>
            <w:bottom w:val="none" w:sz="0" w:space="0" w:color="auto"/>
            <w:right w:val="none" w:sz="0" w:space="0" w:color="auto"/>
          </w:divBdr>
        </w:div>
        <w:div w:id="1900247107">
          <w:marLeft w:val="640"/>
          <w:marRight w:val="0"/>
          <w:marTop w:val="0"/>
          <w:marBottom w:val="0"/>
          <w:divBdr>
            <w:top w:val="none" w:sz="0" w:space="0" w:color="auto"/>
            <w:left w:val="none" w:sz="0" w:space="0" w:color="auto"/>
            <w:bottom w:val="none" w:sz="0" w:space="0" w:color="auto"/>
            <w:right w:val="none" w:sz="0" w:space="0" w:color="auto"/>
          </w:divBdr>
        </w:div>
        <w:div w:id="1954702807">
          <w:marLeft w:val="640"/>
          <w:marRight w:val="0"/>
          <w:marTop w:val="0"/>
          <w:marBottom w:val="0"/>
          <w:divBdr>
            <w:top w:val="none" w:sz="0" w:space="0" w:color="auto"/>
            <w:left w:val="none" w:sz="0" w:space="0" w:color="auto"/>
            <w:bottom w:val="none" w:sz="0" w:space="0" w:color="auto"/>
            <w:right w:val="none" w:sz="0" w:space="0" w:color="auto"/>
          </w:divBdr>
        </w:div>
        <w:div w:id="1985038863">
          <w:marLeft w:val="640"/>
          <w:marRight w:val="0"/>
          <w:marTop w:val="0"/>
          <w:marBottom w:val="0"/>
          <w:divBdr>
            <w:top w:val="none" w:sz="0" w:space="0" w:color="auto"/>
            <w:left w:val="none" w:sz="0" w:space="0" w:color="auto"/>
            <w:bottom w:val="none" w:sz="0" w:space="0" w:color="auto"/>
            <w:right w:val="none" w:sz="0" w:space="0" w:color="auto"/>
          </w:divBdr>
        </w:div>
        <w:div w:id="2013799813">
          <w:marLeft w:val="640"/>
          <w:marRight w:val="0"/>
          <w:marTop w:val="0"/>
          <w:marBottom w:val="0"/>
          <w:divBdr>
            <w:top w:val="none" w:sz="0" w:space="0" w:color="auto"/>
            <w:left w:val="none" w:sz="0" w:space="0" w:color="auto"/>
            <w:bottom w:val="none" w:sz="0" w:space="0" w:color="auto"/>
            <w:right w:val="none" w:sz="0" w:space="0" w:color="auto"/>
          </w:divBdr>
        </w:div>
        <w:div w:id="2034647345">
          <w:marLeft w:val="640"/>
          <w:marRight w:val="0"/>
          <w:marTop w:val="0"/>
          <w:marBottom w:val="0"/>
          <w:divBdr>
            <w:top w:val="none" w:sz="0" w:space="0" w:color="auto"/>
            <w:left w:val="none" w:sz="0" w:space="0" w:color="auto"/>
            <w:bottom w:val="none" w:sz="0" w:space="0" w:color="auto"/>
            <w:right w:val="none" w:sz="0" w:space="0" w:color="auto"/>
          </w:divBdr>
        </w:div>
        <w:div w:id="2086218410">
          <w:marLeft w:val="640"/>
          <w:marRight w:val="0"/>
          <w:marTop w:val="0"/>
          <w:marBottom w:val="0"/>
          <w:divBdr>
            <w:top w:val="none" w:sz="0" w:space="0" w:color="auto"/>
            <w:left w:val="none" w:sz="0" w:space="0" w:color="auto"/>
            <w:bottom w:val="none" w:sz="0" w:space="0" w:color="auto"/>
            <w:right w:val="none" w:sz="0" w:space="0" w:color="auto"/>
          </w:divBdr>
        </w:div>
        <w:div w:id="2089572342">
          <w:marLeft w:val="640"/>
          <w:marRight w:val="0"/>
          <w:marTop w:val="0"/>
          <w:marBottom w:val="0"/>
          <w:divBdr>
            <w:top w:val="none" w:sz="0" w:space="0" w:color="auto"/>
            <w:left w:val="none" w:sz="0" w:space="0" w:color="auto"/>
            <w:bottom w:val="none" w:sz="0" w:space="0" w:color="auto"/>
            <w:right w:val="none" w:sz="0" w:space="0" w:color="auto"/>
          </w:divBdr>
        </w:div>
        <w:div w:id="2114813590">
          <w:marLeft w:val="640"/>
          <w:marRight w:val="0"/>
          <w:marTop w:val="0"/>
          <w:marBottom w:val="0"/>
          <w:divBdr>
            <w:top w:val="none" w:sz="0" w:space="0" w:color="auto"/>
            <w:left w:val="none" w:sz="0" w:space="0" w:color="auto"/>
            <w:bottom w:val="none" w:sz="0" w:space="0" w:color="auto"/>
            <w:right w:val="none" w:sz="0" w:space="0" w:color="auto"/>
          </w:divBdr>
        </w:div>
      </w:divsChild>
    </w:div>
    <w:div w:id="938484347">
      <w:bodyDiv w:val="1"/>
      <w:marLeft w:val="0"/>
      <w:marRight w:val="0"/>
      <w:marTop w:val="0"/>
      <w:marBottom w:val="0"/>
      <w:divBdr>
        <w:top w:val="none" w:sz="0" w:space="0" w:color="auto"/>
        <w:left w:val="none" w:sz="0" w:space="0" w:color="auto"/>
        <w:bottom w:val="none" w:sz="0" w:space="0" w:color="auto"/>
        <w:right w:val="none" w:sz="0" w:space="0" w:color="auto"/>
      </w:divBdr>
      <w:divsChild>
        <w:div w:id="14430368">
          <w:marLeft w:val="640"/>
          <w:marRight w:val="0"/>
          <w:marTop w:val="0"/>
          <w:marBottom w:val="0"/>
          <w:divBdr>
            <w:top w:val="none" w:sz="0" w:space="0" w:color="auto"/>
            <w:left w:val="none" w:sz="0" w:space="0" w:color="auto"/>
            <w:bottom w:val="none" w:sz="0" w:space="0" w:color="auto"/>
            <w:right w:val="none" w:sz="0" w:space="0" w:color="auto"/>
          </w:divBdr>
        </w:div>
        <w:div w:id="146217002">
          <w:marLeft w:val="640"/>
          <w:marRight w:val="0"/>
          <w:marTop w:val="0"/>
          <w:marBottom w:val="0"/>
          <w:divBdr>
            <w:top w:val="none" w:sz="0" w:space="0" w:color="auto"/>
            <w:left w:val="none" w:sz="0" w:space="0" w:color="auto"/>
            <w:bottom w:val="none" w:sz="0" w:space="0" w:color="auto"/>
            <w:right w:val="none" w:sz="0" w:space="0" w:color="auto"/>
          </w:divBdr>
        </w:div>
        <w:div w:id="202061802">
          <w:marLeft w:val="640"/>
          <w:marRight w:val="0"/>
          <w:marTop w:val="0"/>
          <w:marBottom w:val="0"/>
          <w:divBdr>
            <w:top w:val="none" w:sz="0" w:space="0" w:color="auto"/>
            <w:left w:val="none" w:sz="0" w:space="0" w:color="auto"/>
            <w:bottom w:val="none" w:sz="0" w:space="0" w:color="auto"/>
            <w:right w:val="none" w:sz="0" w:space="0" w:color="auto"/>
          </w:divBdr>
        </w:div>
        <w:div w:id="335423031">
          <w:marLeft w:val="640"/>
          <w:marRight w:val="0"/>
          <w:marTop w:val="0"/>
          <w:marBottom w:val="0"/>
          <w:divBdr>
            <w:top w:val="none" w:sz="0" w:space="0" w:color="auto"/>
            <w:left w:val="none" w:sz="0" w:space="0" w:color="auto"/>
            <w:bottom w:val="none" w:sz="0" w:space="0" w:color="auto"/>
            <w:right w:val="none" w:sz="0" w:space="0" w:color="auto"/>
          </w:divBdr>
        </w:div>
        <w:div w:id="475343205">
          <w:marLeft w:val="640"/>
          <w:marRight w:val="0"/>
          <w:marTop w:val="0"/>
          <w:marBottom w:val="0"/>
          <w:divBdr>
            <w:top w:val="none" w:sz="0" w:space="0" w:color="auto"/>
            <w:left w:val="none" w:sz="0" w:space="0" w:color="auto"/>
            <w:bottom w:val="none" w:sz="0" w:space="0" w:color="auto"/>
            <w:right w:val="none" w:sz="0" w:space="0" w:color="auto"/>
          </w:divBdr>
        </w:div>
        <w:div w:id="619189158">
          <w:marLeft w:val="640"/>
          <w:marRight w:val="0"/>
          <w:marTop w:val="0"/>
          <w:marBottom w:val="0"/>
          <w:divBdr>
            <w:top w:val="none" w:sz="0" w:space="0" w:color="auto"/>
            <w:left w:val="none" w:sz="0" w:space="0" w:color="auto"/>
            <w:bottom w:val="none" w:sz="0" w:space="0" w:color="auto"/>
            <w:right w:val="none" w:sz="0" w:space="0" w:color="auto"/>
          </w:divBdr>
        </w:div>
        <w:div w:id="669870878">
          <w:marLeft w:val="640"/>
          <w:marRight w:val="0"/>
          <w:marTop w:val="0"/>
          <w:marBottom w:val="0"/>
          <w:divBdr>
            <w:top w:val="none" w:sz="0" w:space="0" w:color="auto"/>
            <w:left w:val="none" w:sz="0" w:space="0" w:color="auto"/>
            <w:bottom w:val="none" w:sz="0" w:space="0" w:color="auto"/>
            <w:right w:val="none" w:sz="0" w:space="0" w:color="auto"/>
          </w:divBdr>
        </w:div>
        <w:div w:id="679282540">
          <w:marLeft w:val="640"/>
          <w:marRight w:val="0"/>
          <w:marTop w:val="0"/>
          <w:marBottom w:val="0"/>
          <w:divBdr>
            <w:top w:val="none" w:sz="0" w:space="0" w:color="auto"/>
            <w:left w:val="none" w:sz="0" w:space="0" w:color="auto"/>
            <w:bottom w:val="none" w:sz="0" w:space="0" w:color="auto"/>
            <w:right w:val="none" w:sz="0" w:space="0" w:color="auto"/>
          </w:divBdr>
        </w:div>
        <w:div w:id="728772353">
          <w:marLeft w:val="640"/>
          <w:marRight w:val="0"/>
          <w:marTop w:val="0"/>
          <w:marBottom w:val="0"/>
          <w:divBdr>
            <w:top w:val="none" w:sz="0" w:space="0" w:color="auto"/>
            <w:left w:val="none" w:sz="0" w:space="0" w:color="auto"/>
            <w:bottom w:val="none" w:sz="0" w:space="0" w:color="auto"/>
            <w:right w:val="none" w:sz="0" w:space="0" w:color="auto"/>
          </w:divBdr>
        </w:div>
        <w:div w:id="757600337">
          <w:marLeft w:val="640"/>
          <w:marRight w:val="0"/>
          <w:marTop w:val="0"/>
          <w:marBottom w:val="0"/>
          <w:divBdr>
            <w:top w:val="none" w:sz="0" w:space="0" w:color="auto"/>
            <w:left w:val="none" w:sz="0" w:space="0" w:color="auto"/>
            <w:bottom w:val="none" w:sz="0" w:space="0" w:color="auto"/>
            <w:right w:val="none" w:sz="0" w:space="0" w:color="auto"/>
          </w:divBdr>
        </w:div>
        <w:div w:id="807892840">
          <w:marLeft w:val="640"/>
          <w:marRight w:val="0"/>
          <w:marTop w:val="0"/>
          <w:marBottom w:val="0"/>
          <w:divBdr>
            <w:top w:val="none" w:sz="0" w:space="0" w:color="auto"/>
            <w:left w:val="none" w:sz="0" w:space="0" w:color="auto"/>
            <w:bottom w:val="none" w:sz="0" w:space="0" w:color="auto"/>
            <w:right w:val="none" w:sz="0" w:space="0" w:color="auto"/>
          </w:divBdr>
        </w:div>
        <w:div w:id="891690908">
          <w:marLeft w:val="640"/>
          <w:marRight w:val="0"/>
          <w:marTop w:val="0"/>
          <w:marBottom w:val="0"/>
          <w:divBdr>
            <w:top w:val="none" w:sz="0" w:space="0" w:color="auto"/>
            <w:left w:val="none" w:sz="0" w:space="0" w:color="auto"/>
            <w:bottom w:val="none" w:sz="0" w:space="0" w:color="auto"/>
            <w:right w:val="none" w:sz="0" w:space="0" w:color="auto"/>
          </w:divBdr>
        </w:div>
        <w:div w:id="941109169">
          <w:marLeft w:val="640"/>
          <w:marRight w:val="0"/>
          <w:marTop w:val="0"/>
          <w:marBottom w:val="0"/>
          <w:divBdr>
            <w:top w:val="none" w:sz="0" w:space="0" w:color="auto"/>
            <w:left w:val="none" w:sz="0" w:space="0" w:color="auto"/>
            <w:bottom w:val="none" w:sz="0" w:space="0" w:color="auto"/>
            <w:right w:val="none" w:sz="0" w:space="0" w:color="auto"/>
          </w:divBdr>
        </w:div>
        <w:div w:id="950432201">
          <w:marLeft w:val="640"/>
          <w:marRight w:val="0"/>
          <w:marTop w:val="0"/>
          <w:marBottom w:val="0"/>
          <w:divBdr>
            <w:top w:val="none" w:sz="0" w:space="0" w:color="auto"/>
            <w:left w:val="none" w:sz="0" w:space="0" w:color="auto"/>
            <w:bottom w:val="none" w:sz="0" w:space="0" w:color="auto"/>
            <w:right w:val="none" w:sz="0" w:space="0" w:color="auto"/>
          </w:divBdr>
        </w:div>
        <w:div w:id="951127905">
          <w:marLeft w:val="640"/>
          <w:marRight w:val="0"/>
          <w:marTop w:val="0"/>
          <w:marBottom w:val="0"/>
          <w:divBdr>
            <w:top w:val="none" w:sz="0" w:space="0" w:color="auto"/>
            <w:left w:val="none" w:sz="0" w:space="0" w:color="auto"/>
            <w:bottom w:val="none" w:sz="0" w:space="0" w:color="auto"/>
            <w:right w:val="none" w:sz="0" w:space="0" w:color="auto"/>
          </w:divBdr>
        </w:div>
        <w:div w:id="952983997">
          <w:marLeft w:val="640"/>
          <w:marRight w:val="0"/>
          <w:marTop w:val="0"/>
          <w:marBottom w:val="0"/>
          <w:divBdr>
            <w:top w:val="none" w:sz="0" w:space="0" w:color="auto"/>
            <w:left w:val="none" w:sz="0" w:space="0" w:color="auto"/>
            <w:bottom w:val="none" w:sz="0" w:space="0" w:color="auto"/>
            <w:right w:val="none" w:sz="0" w:space="0" w:color="auto"/>
          </w:divBdr>
        </w:div>
        <w:div w:id="958413176">
          <w:marLeft w:val="640"/>
          <w:marRight w:val="0"/>
          <w:marTop w:val="0"/>
          <w:marBottom w:val="0"/>
          <w:divBdr>
            <w:top w:val="none" w:sz="0" w:space="0" w:color="auto"/>
            <w:left w:val="none" w:sz="0" w:space="0" w:color="auto"/>
            <w:bottom w:val="none" w:sz="0" w:space="0" w:color="auto"/>
            <w:right w:val="none" w:sz="0" w:space="0" w:color="auto"/>
          </w:divBdr>
        </w:div>
        <w:div w:id="995450762">
          <w:marLeft w:val="640"/>
          <w:marRight w:val="0"/>
          <w:marTop w:val="0"/>
          <w:marBottom w:val="0"/>
          <w:divBdr>
            <w:top w:val="none" w:sz="0" w:space="0" w:color="auto"/>
            <w:left w:val="none" w:sz="0" w:space="0" w:color="auto"/>
            <w:bottom w:val="none" w:sz="0" w:space="0" w:color="auto"/>
            <w:right w:val="none" w:sz="0" w:space="0" w:color="auto"/>
          </w:divBdr>
        </w:div>
        <w:div w:id="1019770568">
          <w:marLeft w:val="640"/>
          <w:marRight w:val="0"/>
          <w:marTop w:val="0"/>
          <w:marBottom w:val="0"/>
          <w:divBdr>
            <w:top w:val="none" w:sz="0" w:space="0" w:color="auto"/>
            <w:left w:val="none" w:sz="0" w:space="0" w:color="auto"/>
            <w:bottom w:val="none" w:sz="0" w:space="0" w:color="auto"/>
            <w:right w:val="none" w:sz="0" w:space="0" w:color="auto"/>
          </w:divBdr>
        </w:div>
        <w:div w:id="1026951101">
          <w:marLeft w:val="640"/>
          <w:marRight w:val="0"/>
          <w:marTop w:val="0"/>
          <w:marBottom w:val="0"/>
          <w:divBdr>
            <w:top w:val="none" w:sz="0" w:space="0" w:color="auto"/>
            <w:left w:val="none" w:sz="0" w:space="0" w:color="auto"/>
            <w:bottom w:val="none" w:sz="0" w:space="0" w:color="auto"/>
            <w:right w:val="none" w:sz="0" w:space="0" w:color="auto"/>
          </w:divBdr>
        </w:div>
        <w:div w:id="1034232936">
          <w:marLeft w:val="640"/>
          <w:marRight w:val="0"/>
          <w:marTop w:val="0"/>
          <w:marBottom w:val="0"/>
          <w:divBdr>
            <w:top w:val="none" w:sz="0" w:space="0" w:color="auto"/>
            <w:left w:val="none" w:sz="0" w:space="0" w:color="auto"/>
            <w:bottom w:val="none" w:sz="0" w:space="0" w:color="auto"/>
            <w:right w:val="none" w:sz="0" w:space="0" w:color="auto"/>
          </w:divBdr>
        </w:div>
        <w:div w:id="1226144067">
          <w:marLeft w:val="640"/>
          <w:marRight w:val="0"/>
          <w:marTop w:val="0"/>
          <w:marBottom w:val="0"/>
          <w:divBdr>
            <w:top w:val="none" w:sz="0" w:space="0" w:color="auto"/>
            <w:left w:val="none" w:sz="0" w:space="0" w:color="auto"/>
            <w:bottom w:val="none" w:sz="0" w:space="0" w:color="auto"/>
            <w:right w:val="none" w:sz="0" w:space="0" w:color="auto"/>
          </w:divBdr>
        </w:div>
        <w:div w:id="1285696807">
          <w:marLeft w:val="640"/>
          <w:marRight w:val="0"/>
          <w:marTop w:val="0"/>
          <w:marBottom w:val="0"/>
          <w:divBdr>
            <w:top w:val="none" w:sz="0" w:space="0" w:color="auto"/>
            <w:left w:val="none" w:sz="0" w:space="0" w:color="auto"/>
            <w:bottom w:val="none" w:sz="0" w:space="0" w:color="auto"/>
            <w:right w:val="none" w:sz="0" w:space="0" w:color="auto"/>
          </w:divBdr>
        </w:div>
        <w:div w:id="1322731476">
          <w:marLeft w:val="640"/>
          <w:marRight w:val="0"/>
          <w:marTop w:val="0"/>
          <w:marBottom w:val="0"/>
          <w:divBdr>
            <w:top w:val="none" w:sz="0" w:space="0" w:color="auto"/>
            <w:left w:val="none" w:sz="0" w:space="0" w:color="auto"/>
            <w:bottom w:val="none" w:sz="0" w:space="0" w:color="auto"/>
            <w:right w:val="none" w:sz="0" w:space="0" w:color="auto"/>
          </w:divBdr>
        </w:div>
        <w:div w:id="1463353608">
          <w:marLeft w:val="640"/>
          <w:marRight w:val="0"/>
          <w:marTop w:val="0"/>
          <w:marBottom w:val="0"/>
          <w:divBdr>
            <w:top w:val="none" w:sz="0" w:space="0" w:color="auto"/>
            <w:left w:val="none" w:sz="0" w:space="0" w:color="auto"/>
            <w:bottom w:val="none" w:sz="0" w:space="0" w:color="auto"/>
            <w:right w:val="none" w:sz="0" w:space="0" w:color="auto"/>
          </w:divBdr>
        </w:div>
        <w:div w:id="1478454684">
          <w:marLeft w:val="640"/>
          <w:marRight w:val="0"/>
          <w:marTop w:val="0"/>
          <w:marBottom w:val="0"/>
          <w:divBdr>
            <w:top w:val="none" w:sz="0" w:space="0" w:color="auto"/>
            <w:left w:val="none" w:sz="0" w:space="0" w:color="auto"/>
            <w:bottom w:val="none" w:sz="0" w:space="0" w:color="auto"/>
            <w:right w:val="none" w:sz="0" w:space="0" w:color="auto"/>
          </w:divBdr>
        </w:div>
        <w:div w:id="1481532002">
          <w:marLeft w:val="640"/>
          <w:marRight w:val="0"/>
          <w:marTop w:val="0"/>
          <w:marBottom w:val="0"/>
          <w:divBdr>
            <w:top w:val="none" w:sz="0" w:space="0" w:color="auto"/>
            <w:left w:val="none" w:sz="0" w:space="0" w:color="auto"/>
            <w:bottom w:val="none" w:sz="0" w:space="0" w:color="auto"/>
            <w:right w:val="none" w:sz="0" w:space="0" w:color="auto"/>
          </w:divBdr>
        </w:div>
        <w:div w:id="1507743848">
          <w:marLeft w:val="640"/>
          <w:marRight w:val="0"/>
          <w:marTop w:val="0"/>
          <w:marBottom w:val="0"/>
          <w:divBdr>
            <w:top w:val="none" w:sz="0" w:space="0" w:color="auto"/>
            <w:left w:val="none" w:sz="0" w:space="0" w:color="auto"/>
            <w:bottom w:val="none" w:sz="0" w:space="0" w:color="auto"/>
            <w:right w:val="none" w:sz="0" w:space="0" w:color="auto"/>
          </w:divBdr>
        </w:div>
        <w:div w:id="1556889994">
          <w:marLeft w:val="640"/>
          <w:marRight w:val="0"/>
          <w:marTop w:val="0"/>
          <w:marBottom w:val="0"/>
          <w:divBdr>
            <w:top w:val="none" w:sz="0" w:space="0" w:color="auto"/>
            <w:left w:val="none" w:sz="0" w:space="0" w:color="auto"/>
            <w:bottom w:val="none" w:sz="0" w:space="0" w:color="auto"/>
            <w:right w:val="none" w:sz="0" w:space="0" w:color="auto"/>
          </w:divBdr>
        </w:div>
        <w:div w:id="1562667794">
          <w:marLeft w:val="640"/>
          <w:marRight w:val="0"/>
          <w:marTop w:val="0"/>
          <w:marBottom w:val="0"/>
          <w:divBdr>
            <w:top w:val="none" w:sz="0" w:space="0" w:color="auto"/>
            <w:left w:val="none" w:sz="0" w:space="0" w:color="auto"/>
            <w:bottom w:val="none" w:sz="0" w:space="0" w:color="auto"/>
            <w:right w:val="none" w:sz="0" w:space="0" w:color="auto"/>
          </w:divBdr>
        </w:div>
        <w:div w:id="1567913001">
          <w:marLeft w:val="640"/>
          <w:marRight w:val="0"/>
          <w:marTop w:val="0"/>
          <w:marBottom w:val="0"/>
          <w:divBdr>
            <w:top w:val="none" w:sz="0" w:space="0" w:color="auto"/>
            <w:left w:val="none" w:sz="0" w:space="0" w:color="auto"/>
            <w:bottom w:val="none" w:sz="0" w:space="0" w:color="auto"/>
            <w:right w:val="none" w:sz="0" w:space="0" w:color="auto"/>
          </w:divBdr>
        </w:div>
        <w:div w:id="1585797924">
          <w:marLeft w:val="640"/>
          <w:marRight w:val="0"/>
          <w:marTop w:val="0"/>
          <w:marBottom w:val="0"/>
          <w:divBdr>
            <w:top w:val="none" w:sz="0" w:space="0" w:color="auto"/>
            <w:left w:val="none" w:sz="0" w:space="0" w:color="auto"/>
            <w:bottom w:val="none" w:sz="0" w:space="0" w:color="auto"/>
            <w:right w:val="none" w:sz="0" w:space="0" w:color="auto"/>
          </w:divBdr>
        </w:div>
        <w:div w:id="1613437475">
          <w:marLeft w:val="640"/>
          <w:marRight w:val="0"/>
          <w:marTop w:val="0"/>
          <w:marBottom w:val="0"/>
          <w:divBdr>
            <w:top w:val="none" w:sz="0" w:space="0" w:color="auto"/>
            <w:left w:val="none" w:sz="0" w:space="0" w:color="auto"/>
            <w:bottom w:val="none" w:sz="0" w:space="0" w:color="auto"/>
            <w:right w:val="none" w:sz="0" w:space="0" w:color="auto"/>
          </w:divBdr>
        </w:div>
        <w:div w:id="1712726571">
          <w:marLeft w:val="640"/>
          <w:marRight w:val="0"/>
          <w:marTop w:val="0"/>
          <w:marBottom w:val="0"/>
          <w:divBdr>
            <w:top w:val="none" w:sz="0" w:space="0" w:color="auto"/>
            <w:left w:val="none" w:sz="0" w:space="0" w:color="auto"/>
            <w:bottom w:val="none" w:sz="0" w:space="0" w:color="auto"/>
            <w:right w:val="none" w:sz="0" w:space="0" w:color="auto"/>
          </w:divBdr>
        </w:div>
        <w:div w:id="1790321577">
          <w:marLeft w:val="640"/>
          <w:marRight w:val="0"/>
          <w:marTop w:val="0"/>
          <w:marBottom w:val="0"/>
          <w:divBdr>
            <w:top w:val="none" w:sz="0" w:space="0" w:color="auto"/>
            <w:left w:val="none" w:sz="0" w:space="0" w:color="auto"/>
            <w:bottom w:val="none" w:sz="0" w:space="0" w:color="auto"/>
            <w:right w:val="none" w:sz="0" w:space="0" w:color="auto"/>
          </w:divBdr>
        </w:div>
        <w:div w:id="1802454864">
          <w:marLeft w:val="640"/>
          <w:marRight w:val="0"/>
          <w:marTop w:val="0"/>
          <w:marBottom w:val="0"/>
          <w:divBdr>
            <w:top w:val="none" w:sz="0" w:space="0" w:color="auto"/>
            <w:left w:val="none" w:sz="0" w:space="0" w:color="auto"/>
            <w:bottom w:val="none" w:sz="0" w:space="0" w:color="auto"/>
            <w:right w:val="none" w:sz="0" w:space="0" w:color="auto"/>
          </w:divBdr>
        </w:div>
        <w:div w:id="1810439067">
          <w:marLeft w:val="640"/>
          <w:marRight w:val="0"/>
          <w:marTop w:val="0"/>
          <w:marBottom w:val="0"/>
          <w:divBdr>
            <w:top w:val="none" w:sz="0" w:space="0" w:color="auto"/>
            <w:left w:val="none" w:sz="0" w:space="0" w:color="auto"/>
            <w:bottom w:val="none" w:sz="0" w:space="0" w:color="auto"/>
            <w:right w:val="none" w:sz="0" w:space="0" w:color="auto"/>
          </w:divBdr>
        </w:div>
        <w:div w:id="1848981366">
          <w:marLeft w:val="640"/>
          <w:marRight w:val="0"/>
          <w:marTop w:val="0"/>
          <w:marBottom w:val="0"/>
          <w:divBdr>
            <w:top w:val="none" w:sz="0" w:space="0" w:color="auto"/>
            <w:left w:val="none" w:sz="0" w:space="0" w:color="auto"/>
            <w:bottom w:val="none" w:sz="0" w:space="0" w:color="auto"/>
            <w:right w:val="none" w:sz="0" w:space="0" w:color="auto"/>
          </w:divBdr>
        </w:div>
        <w:div w:id="1978606730">
          <w:marLeft w:val="640"/>
          <w:marRight w:val="0"/>
          <w:marTop w:val="0"/>
          <w:marBottom w:val="0"/>
          <w:divBdr>
            <w:top w:val="none" w:sz="0" w:space="0" w:color="auto"/>
            <w:left w:val="none" w:sz="0" w:space="0" w:color="auto"/>
            <w:bottom w:val="none" w:sz="0" w:space="0" w:color="auto"/>
            <w:right w:val="none" w:sz="0" w:space="0" w:color="auto"/>
          </w:divBdr>
        </w:div>
        <w:div w:id="2077311732">
          <w:marLeft w:val="640"/>
          <w:marRight w:val="0"/>
          <w:marTop w:val="0"/>
          <w:marBottom w:val="0"/>
          <w:divBdr>
            <w:top w:val="none" w:sz="0" w:space="0" w:color="auto"/>
            <w:left w:val="none" w:sz="0" w:space="0" w:color="auto"/>
            <w:bottom w:val="none" w:sz="0" w:space="0" w:color="auto"/>
            <w:right w:val="none" w:sz="0" w:space="0" w:color="auto"/>
          </w:divBdr>
        </w:div>
      </w:divsChild>
    </w:div>
    <w:div w:id="943612423">
      <w:marLeft w:val="0"/>
      <w:marRight w:val="0"/>
      <w:marTop w:val="0"/>
      <w:marBottom w:val="0"/>
      <w:divBdr>
        <w:top w:val="none" w:sz="0" w:space="0" w:color="auto"/>
        <w:left w:val="none" w:sz="0" w:space="0" w:color="auto"/>
        <w:bottom w:val="none" w:sz="0" w:space="0" w:color="auto"/>
        <w:right w:val="none" w:sz="0" w:space="0" w:color="auto"/>
      </w:divBdr>
    </w:div>
    <w:div w:id="947198655">
      <w:bodyDiv w:val="1"/>
      <w:marLeft w:val="0"/>
      <w:marRight w:val="0"/>
      <w:marTop w:val="0"/>
      <w:marBottom w:val="0"/>
      <w:divBdr>
        <w:top w:val="none" w:sz="0" w:space="0" w:color="auto"/>
        <w:left w:val="none" w:sz="0" w:space="0" w:color="auto"/>
        <w:bottom w:val="none" w:sz="0" w:space="0" w:color="auto"/>
        <w:right w:val="none" w:sz="0" w:space="0" w:color="auto"/>
      </w:divBdr>
      <w:divsChild>
        <w:div w:id="31149418">
          <w:marLeft w:val="640"/>
          <w:marRight w:val="0"/>
          <w:marTop w:val="0"/>
          <w:marBottom w:val="0"/>
          <w:divBdr>
            <w:top w:val="none" w:sz="0" w:space="0" w:color="auto"/>
            <w:left w:val="none" w:sz="0" w:space="0" w:color="auto"/>
            <w:bottom w:val="none" w:sz="0" w:space="0" w:color="auto"/>
            <w:right w:val="none" w:sz="0" w:space="0" w:color="auto"/>
          </w:divBdr>
        </w:div>
        <w:div w:id="140734177">
          <w:marLeft w:val="640"/>
          <w:marRight w:val="0"/>
          <w:marTop w:val="0"/>
          <w:marBottom w:val="0"/>
          <w:divBdr>
            <w:top w:val="none" w:sz="0" w:space="0" w:color="auto"/>
            <w:left w:val="none" w:sz="0" w:space="0" w:color="auto"/>
            <w:bottom w:val="none" w:sz="0" w:space="0" w:color="auto"/>
            <w:right w:val="none" w:sz="0" w:space="0" w:color="auto"/>
          </w:divBdr>
        </w:div>
        <w:div w:id="205265470">
          <w:marLeft w:val="640"/>
          <w:marRight w:val="0"/>
          <w:marTop w:val="0"/>
          <w:marBottom w:val="0"/>
          <w:divBdr>
            <w:top w:val="none" w:sz="0" w:space="0" w:color="auto"/>
            <w:left w:val="none" w:sz="0" w:space="0" w:color="auto"/>
            <w:bottom w:val="none" w:sz="0" w:space="0" w:color="auto"/>
            <w:right w:val="none" w:sz="0" w:space="0" w:color="auto"/>
          </w:divBdr>
        </w:div>
        <w:div w:id="205797365">
          <w:marLeft w:val="640"/>
          <w:marRight w:val="0"/>
          <w:marTop w:val="0"/>
          <w:marBottom w:val="0"/>
          <w:divBdr>
            <w:top w:val="none" w:sz="0" w:space="0" w:color="auto"/>
            <w:left w:val="none" w:sz="0" w:space="0" w:color="auto"/>
            <w:bottom w:val="none" w:sz="0" w:space="0" w:color="auto"/>
            <w:right w:val="none" w:sz="0" w:space="0" w:color="auto"/>
          </w:divBdr>
        </w:div>
        <w:div w:id="206257742">
          <w:marLeft w:val="640"/>
          <w:marRight w:val="0"/>
          <w:marTop w:val="0"/>
          <w:marBottom w:val="0"/>
          <w:divBdr>
            <w:top w:val="none" w:sz="0" w:space="0" w:color="auto"/>
            <w:left w:val="none" w:sz="0" w:space="0" w:color="auto"/>
            <w:bottom w:val="none" w:sz="0" w:space="0" w:color="auto"/>
            <w:right w:val="none" w:sz="0" w:space="0" w:color="auto"/>
          </w:divBdr>
        </w:div>
        <w:div w:id="300231715">
          <w:marLeft w:val="640"/>
          <w:marRight w:val="0"/>
          <w:marTop w:val="0"/>
          <w:marBottom w:val="0"/>
          <w:divBdr>
            <w:top w:val="none" w:sz="0" w:space="0" w:color="auto"/>
            <w:left w:val="none" w:sz="0" w:space="0" w:color="auto"/>
            <w:bottom w:val="none" w:sz="0" w:space="0" w:color="auto"/>
            <w:right w:val="none" w:sz="0" w:space="0" w:color="auto"/>
          </w:divBdr>
        </w:div>
        <w:div w:id="316809344">
          <w:marLeft w:val="640"/>
          <w:marRight w:val="0"/>
          <w:marTop w:val="0"/>
          <w:marBottom w:val="0"/>
          <w:divBdr>
            <w:top w:val="none" w:sz="0" w:space="0" w:color="auto"/>
            <w:left w:val="none" w:sz="0" w:space="0" w:color="auto"/>
            <w:bottom w:val="none" w:sz="0" w:space="0" w:color="auto"/>
            <w:right w:val="none" w:sz="0" w:space="0" w:color="auto"/>
          </w:divBdr>
        </w:div>
        <w:div w:id="322197557">
          <w:marLeft w:val="640"/>
          <w:marRight w:val="0"/>
          <w:marTop w:val="0"/>
          <w:marBottom w:val="0"/>
          <w:divBdr>
            <w:top w:val="none" w:sz="0" w:space="0" w:color="auto"/>
            <w:left w:val="none" w:sz="0" w:space="0" w:color="auto"/>
            <w:bottom w:val="none" w:sz="0" w:space="0" w:color="auto"/>
            <w:right w:val="none" w:sz="0" w:space="0" w:color="auto"/>
          </w:divBdr>
        </w:div>
        <w:div w:id="373390556">
          <w:marLeft w:val="640"/>
          <w:marRight w:val="0"/>
          <w:marTop w:val="0"/>
          <w:marBottom w:val="0"/>
          <w:divBdr>
            <w:top w:val="none" w:sz="0" w:space="0" w:color="auto"/>
            <w:left w:val="none" w:sz="0" w:space="0" w:color="auto"/>
            <w:bottom w:val="none" w:sz="0" w:space="0" w:color="auto"/>
            <w:right w:val="none" w:sz="0" w:space="0" w:color="auto"/>
          </w:divBdr>
        </w:div>
        <w:div w:id="385295524">
          <w:marLeft w:val="640"/>
          <w:marRight w:val="0"/>
          <w:marTop w:val="0"/>
          <w:marBottom w:val="0"/>
          <w:divBdr>
            <w:top w:val="none" w:sz="0" w:space="0" w:color="auto"/>
            <w:left w:val="none" w:sz="0" w:space="0" w:color="auto"/>
            <w:bottom w:val="none" w:sz="0" w:space="0" w:color="auto"/>
            <w:right w:val="none" w:sz="0" w:space="0" w:color="auto"/>
          </w:divBdr>
        </w:div>
        <w:div w:id="430129756">
          <w:marLeft w:val="640"/>
          <w:marRight w:val="0"/>
          <w:marTop w:val="0"/>
          <w:marBottom w:val="0"/>
          <w:divBdr>
            <w:top w:val="none" w:sz="0" w:space="0" w:color="auto"/>
            <w:left w:val="none" w:sz="0" w:space="0" w:color="auto"/>
            <w:bottom w:val="none" w:sz="0" w:space="0" w:color="auto"/>
            <w:right w:val="none" w:sz="0" w:space="0" w:color="auto"/>
          </w:divBdr>
        </w:div>
        <w:div w:id="498886293">
          <w:marLeft w:val="640"/>
          <w:marRight w:val="0"/>
          <w:marTop w:val="0"/>
          <w:marBottom w:val="0"/>
          <w:divBdr>
            <w:top w:val="none" w:sz="0" w:space="0" w:color="auto"/>
            <w:left w:val="none" w:sz="0" w:space="0" w:color="auto"/>
            <w:bottom w:val="none" w:sz="0" w:space="0" w:color="auto"/>
            <w:right w:val="none" w:sz="0" w:space="0" w:color="auto"/>
          </w:divBdr>
        </w:div>
        <w:div w:id="589654952">
          <w:marLeft w:val="640"/>
          <w:marRight w:val="0"/>
          <w:marTop w:val="0"/>
          <w:marBottom w:val="0"/>
          <w:divBdr>
            <w:top w:val="none" w:sz="0" w:space="0" w:color="auto"/>
            <w:left w:val="none" w:sz="0" w:space="0" w:color="auto"/>
            <w:bottom w:val="none" w:sz="0" w:space="0" w:color="auto"/>
            <w:right w:val="none" w:sz="0" w:space="0" w:color="auto"/>
          </w:divBdr>
        </w:div>
        <w:div w:id="655451997">
          <w:marLeft w:val="640"/>
          <w:marRight w:val="0"/>
          <w:marTop w:val="0"/>
          <w:marBottom w:val="0"/>
          <w:divBdr>
            <w:top w:val="none" w:sz="0" w:space="0" w:color="auto"/>
            <w:left w:val="none" w:sz="0" w:space="0" w:color="auto"/>
            <w:bottom w:val="none" w:sz="0" w:space="0" w:color="auto"/>
            <w:right w:val="none" w:sz="0" w:space="0" w:color="auto"/>
          </w:divBdr>
        </w:div>
        <w:div w:id="662199967">
          <w:marLeft w:val="640"/>
          <w:marRight w:val="0"/>
          <w:marTop w:val="0"/>
          <w:marBottom w:val="0"/>
          <w:divBdr>
            <w:top w:val="none" w:sz="0" w:space="0" w:color="auto"/>
            <w:left w:val="none" w:sz="0" w:space="0" w:color="auto"/>
            <w:bottom w:val="none" w:sz="0" w:space="0" w:color="auto"/>
            <w:right w:val="none" w:sz="0" w:space="0" w:color="auto"/>
          </w:divBdr>
        </w:div>
        <w:div w:id="669063026">
          <w:marLeft w:val="640"/>
          <w:marRight w:val="0"/>
          <w:marTop w:val="0"/>
          <w:marBottom w:val="0"/>
          <w:divBdr>
            <w:top w:val="none" w:sz="0" w:space="0" w:color="auto"/>
            <w:left w:val="none" w:sz="0" w:space="0" w:color="auto"/>
            <w:bottom w:val="none" w:sz="0" w:space="0" w:color="auto"/>
            <w:right w:val="none" w:sz="0" w:space="0" w:color="auto"/>
          </w:divBdr>
        </w:div>
        <w:div w:id="688456720">
          <w:marLeft w:val="640"/>
          <w:marRight w:val="0"/>
          <w:marTop w:val="0"/>
          <w:marBottom w:val="0"/>
          <w:divBdr>
            <w:top w:val="none" w:sz="0" w:space="0" w:color="auto"/>
            <w:left w:val="none" w:sz="0" w:space="0" w:color="auto"/>
            <w:bottom w:val="none" w:sz="0" w:space="0" w:color="auto"/>
            <w:right w:val="none" w:sz="0" w:space="0" w:color="auto"/>
          </w:divBdr>
        </w:div>
        <w:div w:id="734012859">
          <w:marLeft w:val="640"/>
          <w:marRight w:val="0"/>
          <w:marTop w:val="0"/>
          <w:marBottom w:val="0"/>
          <w:divBdr>
            <w:top w:val="none" w:sz="0" w:space="0" w:color="auto"/>
            <w:left w:val="none" w:sz="0" w:space="0" w:color="auto"/>
            <w:bottom w:val="none" w:sz="0" w:space="0" w:color="auto"/>
            <w:right w:val="none" w:sz="0" w:space="0" w:color="auto"/>
          </w:divBdr>
        </w:div>
        <w:div w:id="787821962">
          <w:marLeft w:val="640"/>
          <w:marRight w:val="0"/>
          <w:marTop w:val="0"/>
          <w:marBottom w:val="0"/>
          <w:divBdr>
            <w:top w:val="none" w:sz="0" w:space="0" w:color="auto"/>
            <w:left w:val="none" w:sz="0" w:space="0" w:color="auto"/>
            <w:bottom w:val="none" w:sz="0" w:space="0" w:color="auto"/>
            <w:right w:val="none" w:sz="0" w:space="0" w:color="auto"/>
          </w:divBdr>
        </w:div>
        <w:div w:id="916088416">
          <w:marLeft w:val="640"/>
          <w:marRight w:val="0"/>
          <w:marTop w:val="0"/>
          <w:marBottom w:val="0"/>
          <w:divBdr>
            <w:top w:val="none" w:sz="0" w:space="0" w:color="auto"/>
            <w:left w:val="none" w:sz="0" w:space="0" w:color="auto"/>
            <w:bottom w:val="none" w:sz="0" w:space="0" w:color="auto"/>
            <w:right w:val="none" w:sz="0" w:space="0" w:color="auto"/>
          </w:divBdr>
        </w:div>
        <w:div w:id="930819049">
          <w:marLeft w:val="640"/>
          <w:marRight w:val="0"/>
          <w:marTop w:val="0"/>
          <w:marBottom w:val="0"/>
          <w:divBdr>
            <w:top w:val="none" w:sz="0" w:space="0" w:color="auto"/>
            <w:left w:val="none" w:sz="0" w:space="0" w:color="auto"/>
            <w:bottom w:val="none" w:sz="0" w:space="0" w:color="auto"/>
            <w:right w:val="none" w:sz="0" w:space="0" w:color="auto"/>
          </w:divBdr>
        </w:div>
        <w:div w:id="938414085">
          <w:marLeft w:val="640"/>
          <w:marRight w:val="0"/>
          <w:marTop w:val="0"/>
          <w:marBottom w:val="0"/>
          <w:divBdr>
            <w:top w:val="none" w:sz="0" w:space="0" w:color="auto"/>
            <w:left w:val="none" w:sz="0" w:space="0" w:color="auto"/>
            <w:bottom w:val="none" w:sz="0" w:space="0" w:color="auto"/>
            <w:right w:val="none" w:sz="0" w:space="0" w:color="auto"/>
          </w:divBdr>
        </w:div>
        <w:div w:id="1140422500">
          <w:marLeft w:val="640"/>
          <w:marRight w:val="0"/>
          <w:marTop w:val="0"/>
          <w:marBottom w:val="0"/>
          <w:divBdr>
            <w:top w:val="none" w:sz="0" w:space="0" w:color="auto"/>
            <w:left w:val="none" w:sz="0" w:space="0" w:color="auto"/>
            <w:bottom w:val="none" w:sz="0" w:space="0" w:color="auto"/>
            <w:right w:val="none" w:sz="0" w:space="0" w:color="auto"/>
          </w:divBdr>
        </w:div>
        <w:div w:id="1141843793">
          <w:marLeft w:val="640"/>
          <w:marRight w:val="0"/>
          <w:marTop w:val="0"/>
          <w:marBottom w:val="0"/>
          <w:divBdr>
            <w:top w:val="none" w:sz="0" w:space="0" w:color="auto"/>
            <w:left w:val="none" w:sz="0" w:space="0" w:color="auto"/>
            <w:bottom w:val="none" w:sz="0" w:space="0" w:color="auto"/>
            <w:right w:val="none" w:sz="0" w:space="0" w:color="auto"/>
          </w:divBdr>
        </w:div>
        <w:div w:id="1257641167">
          <w:marLeft w:val="640"/>
          <w:marRight w:val="0"/>
          <w:marTop w:val="0"/>
          <w:marBottom w:val="0"/>
          <w:divBdr>
            <w:top w:val="none" w:sz="0" w:space="0" w:color="auto"/>
            <w:left w:val="none" w:sz="0" w:space="0" w:color="auto"/>
            <w:bottom w:val="none" w:sz="0" w:space="0" w:color="auto"/>
            <w:right w:val="none" w:sz="0" w:space="0" w:color="auto"/>
          </w:divBdr>
        </w:div>
        <w:div w:id="1259102371">
          <w:marLeft w:val="640"/>
          <w:marRight w:val="0"/>
          <w:marTop w:val="0"/>
          <w:marBottom w:val="0"/>
          <w:divBdr>
            <w:top w:val="none" w:sz="0" w:space="0" w:color="auto"/>
            <w:left w:val="none" w:sz="0" w:space="0" w:color="auto"/>
            <w:bottom w:val="none" w:sz="0" w:space="0" w:color="auto"/>
            <w:right w:val="none" w:sz="0" w:space="0" w:color="auto"/>
          </w:divBdr>
        </w:div>
        <w:div w:id="1264150769">
          <w:marLeft w:val="640"/>
          <w:marRight w:val="0"/>
          <w:marTop w:val="0"/>
          <w:marBottom w:val="0"/>
          <w:divBdr>
            <w:top w:val="none" w:sz="0" w:space="0" w:color="auto"/>
            <w:left w:val="none" w:sz="0" w:space="0" w:color="auto"/>
            <w:bottom w:val="none" w:sz="0" w:space="0" w:color="auto"/>
            <w:right w:val="none" w:sz="0" w:space="0" w:color="auto"/>
          </w:divBdr>
        </w:div>
        <w:div w:id="1266498694">
          <w:marLeft w:val="640"/>
          <w:marRight w:val="0"/>
          <w:marTop w:val="0"/>
          <w:marBottom w:val="0"/>
          <w:divBdr>
            <w:top w:val="none" w:sz="0" w:space="0" w:color="auto"/>
            <w:left w:val="none" w:sz="0" w:space="0" w:color="auto"/>
            <w:bottom w:val="none" w:sz="0" w:space="0" w:color="auto"/>
            <w:right w:val="none" w:sz="0" w:space="0" w:color="auto"/>
          </w:divBdr>
        </w:div>
        <w:div w:id="1305433202">
          <w:marLeft w:val="640"/>
          <w:marRight w:val="0"/>
          <w:marTop w:val="0"/>
          <w:marBottom w:val="0"/>
          <w:divBdr>
            <w:top w:val="none" w:sz="0" w:space="0" w:color="auto"/>
            <w:left w:val="none" w:sz="0" w:space="0" w:color="auto"/>
            <w:bottom w:val="none" w:sz="0" w:space="0" w:color="auto"/>
            <w:right w:val="none" w:sz="0" w:space="0" w:color="auto"/>
          </w:divBdr>
        </w:div>
        <w:div w:id="1404527307">
          <w:marLeft w:val="640"/>
          <w:marRight w:val="0"/>
          <w:marTop w:val="0"/>
          <w:marBottom w:val="0"/>
          <w:divBdr>
            <w:top w:val="none" w:sz="0" w:space="0" w:color="auto"/>
            <w:left w:val="none" w:sz="0" w:space="0" w:color="auto"/>
            <w:bottom w:val="none" w:sz="0" w:space="0" w:color="auto"/>
            <w:right w:val="none" w:sz="0" w:space="0" w:color="auto"/>
          </w:divBdr>
        </w:div>
        <w:div w:id="1407146782">
          <w:marLeft w:val="640"/>
          <w:marRight w:val="0"/>
          <w:marTop w:val="0"/>
          <w:marBottom w:val="0"/>
          <w:divBdr>
            <w:top w:val="none" w:sz="0" w:space="0" w:color="auto"/>
            <w:left w:val="none" w:sz="0" w:space="0" w:color="auto"/>
            <w:bottom w:val="none" w:sz="0" w:space="0" w:color="auto"/>
            <w:right w:val="none" w:sz="0" w:space="0" w:color="auto"/>
          </w:divBdr>
        </w:div>
        <w:div w:id="1433089944">
          <w:marLeft w:val="640"/>
          <w:marRight w:val="0"/>
          <w:marTop w:val="0"/>
          <w:marBottom w:val="0"/>
          <w:divBdr>
            <w:top w:val="none" w:sz="0" w:space="0" w:color="auto"/>
            <w:left w:val="none" w:sz="0" w:space="0" w:color="auto"/>
            <w:bottom w:val="none" w:sz="0" w:space="0" w:color="auto"/>
            <w:right w:val="none" w:sz="0" w:space="0" w:color="auto"/>
          </w:divBdr>
        </w:div>
        <w:div w:id="1487939991">
          <w:marLeft w:val="640"/>
          <w:marRight w:val="0"/>
          <w:marTop w:val="0"/>
          <w:marBottom w:val="0"/>
          <w:divBdr>
            <w:top w:val="none" w:sz="0" w:space="0" w:color="auto"/>
            <w:left w:val="none" w:sz="0" w:space="0" w:color="auto"/>
            <w:bottom w:val="none" w:sz="0" w:space="0" w:color="auto"/>
            <w:right w:val="none" w:sz="0" w:space="0" w:color="auto"/>
          </w:divBdr>
        </w:div>
        <w:div w:id="1552233179">
          <w:marLeft w:val="640"/>
          <w:marRight w:val="0"/>
          <w:marTop w:val="0"/>
          <w:marBottom w:val="0"/>
          <w:divBdr>
            <w:top w:val="none" w:sz="0" w:space="0" w:color="auto"/>
            <w:left w:val="none" w:sz="0" w:space="0" w:color="auto"/>
            <w:bottom w:val="none" w:sz="0" w:space="0" w:color="auto"/>
            <w:right w:val="none" w:sz="0" w:space="0" w:color="auto"/>
          </w:divBdr>
        </w:div>
        <w:div w:id="1566599413">
          <w:marLeft w:val="640"/>
          <w:marRight w:val="0"/>
          <w:marTop w:val="0"/>
          <w:marBottom w:val="0"/>
          <w:divBdr>
            <w:top w:val="none" w:sz="0" w:space="0" w:color="auto"/>
            <w:left w:val="none" w:sz="0" w:space="0" w:color="auto"/>
            <w:bottom w:val="none" w:sz="0" w:space="0" w:color="auto"/>
            <w:right w:val="none" w:sz="0" w:space="0" w:color="auto"/>
          </w:divBdr>
        </w:div>
        <w:div w:id="1581522190">
          <w:marLeft w:val="640"/>
          <w:marRight w:val="0"/>
          <w:marTop w:val="0"/>
          <w:marBottom w:val="0"/>
          <w:divBdr>
            <w:top w:val="none" w:sz="0" w:space="0" w:color="auto"/>
            <w:left w:val="none" w:sz="0" w:space="0" w:color="auto"/>
            <w:bottom w:val="none" w:sz="0" w:space="0" w:color="auto"/>
            <w:right w:val="none" w:sz="0" w:space="0" w:color="auto"/>
          </w:divBdr>
        </w:div>
        <w:div w:id="1605960606">
          <w:marLeft w:val="640"/>
          <w:marRight w:val="0"/>
          <w:marTop w:val="0"/>
          <w:marBottom w:val="0"/>
          <w:divBdr>
            <w:top w:val="none" w:sz="0" w:space="0" w:color="auto"/>
            <w:left w:val="none" w:sz="0" w:space="0" w:color="auto"/>
            <w:bottom w:val="none" w:sz="0" w:space="0" w:color="auto"/>
            <w:right w:val="none" w:sz="0" w:space="0" w:color="auto"/>
          </w:divBdr>
        </w:div>
        <w:div w:id="1825705453">
          <w:marLeft w:val="640"/>
          <w:marRight w:val="0"/>
          <w:marTop w:val="0"/>
          <w:marBottom w:val="0"/>
          <w:divBdr>
            <w:top w:val="none" w:sz="0" w:space="0" w:color="auto"/>
            <w:left w:val="none" w:sz="0" w:space="0" w:color="auto"/>
            <w:bottom w:val="none" w:sz="0" w:space="0" w:color="auto"/>
            <w:right w:val="none" w:sz="0" w:space="0" w:color="auto"/>
          </w:divBdr>
        </w:div>
        <w:div w:id="1933732284">
          <w:marLeft w:val="640"/>
          <w:marRight w:val="0"/>
          <w:marTop w:val="0"/>
          <w:marBottom w:val="0"/>
          <w:divBdr>
            <w:top w:val="none" w:sz="0" w:space="0" w:color="auto"/>
            <w:left w:val="none" w:sz="0" w:space="0" w:color="auto"/>
            <w:bottom w:val="none" w:sz="0" w:space="0" w:color="auto"/>
            <w:right w:val="none" w:sz="0" w:space="0" w:color="auto"/>
          </w:divBdr>
        </w:div>
        <w:div w:id="1945652141">
          <w:marLeft w:val="640"/>
          <w:marRight w:val="0"/>
          <w:marTop w:val="0"/>
          <w:marBottom w:val="0"/>
          <w:divBdr>
            <w:top w:val="none" w:sz="0" w:space="0" w:color="auto"/>
            <w:left w:val="none" w:sz="0" w:space="0" w:color="auto"/>
            <w:bottom w:val="none" w:sz="0" w:space="0" w:color="auto"/>
            <w:right w:val="none" w:sz="0" w:space="0" w:color="auto"/>
          </w:divBdr>
        </w:div>
        <w:div w:id="1954047507">
          <w:marLeft w:val="640"/>
          <w:marRight w:val="0"/>
          <w:marTop w:val="0"/>
          <w:marBottom w:val="0"/>
          <w:divBdr>
            <w:top w:val="none" w:sz="0" w:space="0" w:color="auto"/>
            <w:left w:val="none" w:sz="0" w:space="0" w:color="auto"/>
            <w:bottom w:val="none" w:sz="0" w:space="0" w:color="auto"/>
            <w:right w:val="none" w:sz="0" w:space="0" w:color="auto"/>
          </w:divBdr>
        </w:div>
        <w:div w:id="1985429342">
          <w:marLeft w:val="640"/>
          <w:marRight w:val="0"/>
          <w:marTop w:val="0"/>
          <w:marBottom w:val="0"/>
          <w:divBdr>
            <w:top w:val="none" w:sz="0" w:space="0" w:color="auto"/>
            <w:left w:val="none" w:sz="0" w:space="0" w:color="auto"/>
            <w:bottom w:val="none" w:sz="0" w:space="0" w:color="auto"/>
            <w:right w:val="none" w:sz="0" w:space="0" w:color="auto"/>
          </w:divBdr>
        </w:div>
        <w:div w:id="2037803288">
          <w:marLeft w:val="640"/>
          <w:marRight w:val="0"/>
          <w:marTop w:val="0"/>
          <w:marBottom w:val="0"/>
          <w:divBdr>
            <w:top w:val="none" w:sz="0" w:space="0" w:color="auto"/>
            <w:left w:val="none" w:sz="0" w:space="0" w:color="auto"/>
            <w:bottom w:val="none" w:sz="0" w:space="0" w:color="auto"/>
            <w:right w:val="none" w:sz="0" w:space="0" w:color="auto"/>
          </w:divBdr>
        </w:div>
        <w:div w:id="2139838987">
          <w:marLeft w:val="640"/>
          <w:marRight w:val="0"/>
          <w:marTop w:val="0"/>
          <w:marBottom w:val="0"/>
          <w:divBdr>
            <w:top w:val="none" w:sz="0" w:space="0" w:color="auto"/>
            <w:left w:val="none" w:sz="0" w:space="0" w:color="auto"/>
            <w:bottom w:val="none" w:sz="0" w:space="0" w:color="auto"/>
            <w:right w:val="none" w:sz="0" w:space="0" w:color="auto"/>
          </w:divBdr>
        </w:div>
      </w:divsChild>
    </w:div>
    <w:div w:id="956716055">
      <w:marLeft w:val="0"/>
      <w:marRight w:val="0"/>
      <w:marTop w:val="0"/>
      <w:marBottom w:val="0"/>
      <w:divBdr>
        <w:top w:val="none" w:sz="0" w:space="0" w:color="auto"/>
        <w:left w:val="none" w:sz="0" w:space="0" w:color="auto"/>
        <w:bottom w:val="none" w:sz="0" w:space="0" w:color="auto"/>
        <w:right w:val="none" w:sz="0" w:space="0" w:color="auto"/>
      </w:divBdr>
    </w:div>
    <w:div w:id="957419766">
      <w:bodyDiv w:val="1"/>
      <w:marLeft w:val="0"/>
      <w:marRight w:val="0"/>
      <w:marTop w:val="0"/>
      <w:marBottom w:val="0"/>
      <w:divBdr>
        <w:top w:val="none" w:sz="0" w:space="0" w:color="auto"/>
        <w:left w:val="none" w:sz="0" w:space="0" w:color="auto"/>
        <w:bottom w:val="none" w:sz="0" w:space="0" w:color="auto"/>
        <w:right w:val="none" w:sz="0" w:space="0" w:color="auto"/>
      </w:divBdr>
      <w:divsChild>
        <w:div w:id="9114923">
          <w:marLeft w:val="640"/>
          <w:marRight w:val="0"/>
          <w:marTop w:val="0"/>
          <w:marBottom w:val="0"/>
          <w:divBdr>
            <w:top w:val="none" w:sz="0" w:space="0" w:color="auto"/>
            <w:left w:val="none" w:sz="0" w:space="0" w:color="auto"/>
            <w:bottom w:val="none" w:sz="0" w:space="0" w:color="auto"/>
            <w:right w:val="none" w:sz="0" w:space="0" w:color="auto"/>
          </w:divBdr>
        </w:div>
        <w:div w:id="201330189">
          <w:marLeft w:val="640"/>
          <w:marRight w:val="0"/>
          <w:marTop w:val="0"/>
          <w:marBottom w:val="0"/>
          <w:divBdr>
            <w:top w:val="none" w:sz="0" w:space="0" w:color="auto"/>
            <w:left w:val="none" w:sz="0" w:space="0" w:color="auto"/>
            <w:bottom w:val="none" w:sz="0" w:space="0" w:color="auto"/>
            <w:right w:val="none" w:sz="0" w:space="0" w:color="auto"/>
          </w:divBdr>
        </w:div>
        <w:div w:id="290945534">
          <w:marLeft w:val="640"/>
          <w:marRight w:val="0"/>
          <w:marTop w:val="0"/>
          <w:marBottom w:val="0"/>
          <w:divBdr>
            <w:top w:val="none" w:sz="0" w:space="0" w:color="auto"/>
            <w:left w:val="none" w:sz="0" w:space="0" w:color="auto"/>
            <w:bottom w:val="none" w:sz="0" w:space="0" w:color="auto"/>
            <w:right w:val="none" w:sz="0" w:space="0" w:color="auto"/>
          </w:divBdr>
        </w:div>
        <w:div w:id="375011966">
          <w:marLeft w:val="640"/>
          <w:marRight w:val="0"/>
          <w:marTop w:val="0"/>
          <w:marBottom w:val="0"/>
          <w:divBdr>
            <w:top w:val="none" w:sz="0" w:space="0" w:color="auto"/>
            <w:left w:val="none" w:sz="0" w:space="0" w:color="auto"/>
            <w:bottom w:val="none" w:sz="0" w:space="0" w:color="auto"/>
            <w:right w:val="none" w:sz="0" w:space="0" w:color="auto"/>
          </w:divBdr>
        </w:div>
        <w:div w:id="380792267">
          <w:marLeft w:val="640"/>
          <w:marRight w:val="0"/>
          <w:marTop w:val="0"/>
          <w:marBottom w:val="0"/>
          <w:divBdr>
            <w:top w:val="none" w:sz="0" w:space="0" w:color="auto"/>
            <w:left w:val="none" w:sz="0" w:space="0" w:color="auto"/>
            <w:bottom w:val="none" w:sz="0" w:space="0" w:color="auto"/>
            <w:right w:val="none" w:sz="0" w:space="0" w:color="auto"/>
          </w:divBdr>
        </w:div>
        <w:div w:id="478812339">
          <w:marLeft w:val="640"/>
          <w:marRight w:val="0"/>
          <w:marTop w:val="0"/>
          <w:marBottom w:val="0"/>
          <w:divBdr>
            <w:top w:val="none" w:sz="0" w:space="0" w:color="auto"/>
            <w:left w:val="none" w:sz="0" w:space="0" w:color="auto"/>
            <w:bottom w:val="none" w:sz="0" w:space="0" w:color="auto"/>
            <w:right w:val="none" w:sz="0" w:space="0" w:color="auto"/>
          </w:divBdr>
        </w:div>
        <w:div w:id="482815193">
          <w:marLeft w:val="640"/>
          <w:marRight w:val="0"/>
          <w:marTop w:val="0"/>
          <w:marBottom w:val="0"/>
          <w:divBdr>
            <w:top w:val="none" w:sz="0" w:space="0" w:color="auto"/>
            <w:left w:val="none" w:sz="0" w:space="0" w:color="auto"/>
            <w:bottom w:val="none" w:sz="0" w:space="0" w:color="auto"/>
            <w:right w:val="none" w:sz="0" w:space="0" w:color="auto"/>
          </w:divBdr>
        </w:div>
        <w:div w:id="501967832">
          <w:marLeft w:val="640"/>
          <w:marRight w:val="0"/>
          <w:marTop w:val="0"/>
          <w:marBottom w:val="0"/>
          <w:divBdr>
            <w:top w:val="none" w:sz="0" w:space="0" w:color="auto"/>
            <w:left w:val="none" w:sz="0" w:space="0" w:color="auto"/>
            <w:bottom w:val="none" w:sz="0" w:space="0" w:color="auto"/>
            <w:right w:val="none" w:sz="0" w:space="0" w:color="auto"/>
          </w:divBdr>
        </w:div>
        <w:div w:id="661812744">
          <w:marLeft w:val="640"/>
          <w:marRight w:val="0"/>
          <w:marTop w:val="0"/>
          <w:marBottom w:val="0"/>
          <w:divBdr>
            <w:top w:val="none" w:sz="0" w:space="0" w:color="auto"/>
            <w:left w:val="none" w:sz="0" w:space="0" w:color="auto"/>
            <w:bottom w:val="none" w:sz="0" w:space="0" w:color="auto"/>
            <w:right w:val="none" w:sz="0" w:space="0" w:color="auto"/>
          </w:divBdr>
        </w:div>
        <w:div w:id="726957726">
          <w:marLeft w:val="640"/>
          <w:marRight w:val="0"/>
          <w:marTop w:val="0"/>
          <w:marBottom w:val="0"/>
          <w:divBdr>
            <w:top w:val="none" w:sz="0" w:space="0" w:color="auto"/>
            <w:left w:val="none" w:sz="0" w:space="0" w:color="auto"/>
            <w:bottom w:val="none" w:sz="0" w:space="0" w:color="auto"/>
            <w:right w:val="none" w:sz="0" w:space="0" w:color="auto"/>
          </w:divBdr>
        </w:div>
        <w:div w:id="794638086">
          <w:marLeft w:val="640"/>
          <w:marRight w:val="0"/>
          <w:marTop w:val="0"/>
          <w:marBottom w:val="0"/>
          <w:divBdr>
            <w:top w:val="none" w:sz="0" w:space="0" w:color="auto"/>
            <w:left w:val="none" w:sz="0" w:space="0" w:color="auto"/>
            <w:bottom w:val="none" w:sz="0" w:space="0" w:color="auto"/>
            <w:right w:val="none" w:sz="0" w:space="0" w:color="auto"/>
          </w:divBdr>
        </w:div>
        <w:div w:id="833372708">
          <w:marLeft w:val="640"/>
          <w:marRight w:val="0"/>
          <w:marTop w:val="0"/>
          <w:marBottom w:val="0"/>
          <w:divBdr>
            <w:top w:val="none" w:sz="0" w:space="0" w:color="auto"/>
            <w:left w:val="none" w:sz="0" w:space="0" w:color="auto"/>
            <w:bottom w:val="none" w:sz="0" w:space="0" w:color="auto"/>
            <w:right w:val="none" w:sz="0" w:space="0" w:color="auto"/>
          </w:divBdr>
        </w:div>
        <w:div w:id="882325797">
          <w:marLeft w:val="640"/>
          <w:marRight w:val="0"/>
          <w:marTop w:val="0"/>
          <w:marBottom w:val="0"/>
          <w:divBdr>
            <w:top w:val="none" w:sz="0" w:space="0" w:color="auto"/>
            <w:left w:val="none" w:sz="0" w:space="0" w:color="auto"/>
            <w:bottom w:val="none" w:sz="0" w:space="0" w:color="auto"/>
            <w:right w:val="none" w:sz="0" w:space="0" w:color="auto"/>
          </w:divBdr>
        </w:div>
        <w:div w:id="910042626">
          <w:marLeft w:val="640"/>
          <w:marRight w:val="0"/>
          <w:marTop w:val="0"/>
          <w:marBottom w:val="0"/>
          <w:divBdr>
            <w:top w:val="none" w:sz="0" w:space="0" w:color="auto"/>
            <w:left w:val="none" w:sz="0" w:space="0" w:color="auto"/>
            <w:bottom w:val="none" w:sz="0" w:space="0" w:color="auto"/>
            <w:right w:val="none" w:sz="0" w:space="0" w:color="auto"/>
          </w:divBdr>
        </w:div>
        <w:div w:id="942499093">
          <w:marLeft w:val="640"/>
          <w:marRight w:val="0"/>
          <w:marTop w:val="0"/>
          <w:marBottom w:val="0"/>
          <w:divBdr>
            <w:top w:val="none" w:sz="0" w:space="0" w:color="auto"/>
            <w:left w:val="none" w:sz="0" w:space="0" w:color="auto"/>
            <w:bottom w:val="none" w:sz="0" w:space="0" w:color="auto"/>
            <w:right w:val="none" w:sz="0" w:space="0" w:color="auto"/>
          </w:divBdr>
        </w:div>
        <w:div w:id="962618562">
          <w:marLeft w:val="640"/>
          <w:marRight w:val="0"/>
          <w:marTop w:val="0"/>
          <w:marBottom w:val="0"/>
          <w:divBdr>
            <w:top w:val="none" w:sz="0" w:space="0" w:color="auto"/>
            <w:left w:val="none" w:sz="0" w:space="0" w:color="auto"/>
            <w:bottom w:val="none" w:sz="0" w:space="0" w:color="auto"/>
            <w:right w:val="none" w:sz="0" w:space="0" w:color="auto"/>
          </w:divBdr>
        </w:div>
        <w:div w:id="987049634">
          <w:marLeft w:val="640"/>
          <w:marRight w:val="0"/>
          <w:marTop w:val="0"/>
          <w:marBottom w:val="0"/>
          <w:divBdr>
            <w:top w:val="none" w:sz="0" w:space="0" w:color="auto"/>
            <w:left w:val="none" w:sz="0" w:space="0" w:color="auto"/>
            <w:bottom w:val="none" w:sz="0" w:space="0" w:color="auto"/>
            <w:right w:val="none" w:sz="0" w:space="0" w:color="auto"/>
          </w:divBdr>
        </w:div>
        <w:div w:id="1042631705">
          <w:marLeft w:val="640"/>
          <w:marRight w:val="0"/>
          <w:marTop w:val="0"/>
          <w:marBottom w:val="0"/>
          <w:divBdr>
            <w:top w:val="none" w:sz="0" w:space="0" w:color="auto"/>
            <w:left w:val="none" w:sz="0" w:space="0" w:color="auto"/>
            <w:bottom w:val="none" w:sz="0" w:space="0" w:color="auto"/>
            <w:right w:val="none" w:sz="0" w:space="0" w:color="auto"/>
          </w:divBdr>
        </w:div>
        <w:div w:id="1096825937">
          <w:marLeft w:val="640"/>
          <w:marRight w:val="0"/>
          <w:marTop w:val="0"/>
          <w:marBottom w:val="0"/>
          <w:divBdr>
            <w:top w:val="none" w:sz="0" w:space="0" w:color="auto"/>
            <w:left w:val="none" w:sz="0" w:space="0" w:color="auto"/>
            <w:bottom w:val="none" w:sz="0" w:space="0" w:color="auto"/>
            <w:right w:val="none" w:sz="0" w:space="0" w:color="auto"/>
          </w:divBdr>
        </w:div>
        <w:div w:id="1106928987">
          <w:marLeft w:val="640"/>
          <w:marRight w:val="0"/>
          <w:marTop w:val="0"/>
          <w:marBottom w:val="0"/>
          <w:divBdr>
            <w:top w:val="none" w:sz="0" w:space="0" w:color="auto"/>
            <w:left w:val="none" w:sz="0" w:space="0" w:color="auto"/>
            <w:bottom w:val="none" w:sz="0" w:space="0" w:color="auto"/>
            <w:right w:val="none" w:sz="0" w:space="0" w:color="auto"/>
          </w:divBdr>
        </w:div>
        <w:div w:id="1128006892">
          <w:marLeft w:val="640"/>
          <w:marRight w:val="0"/>
          <w:marTop w:val="0"/>
          <w:marBottom w:val="0"/>
          <w:divBdr>
            <w:top w:val="none" w:sz="0" w:space="0" w:color="auto"/>
            <w:left w:val="none" w:sz="0" w:space="0" w:color="auto"/>
            <w:bottom w:val="none" w:sz="0" w:space="0" w:color="auto"/>
            <w:right w:val="none" w:sz="0" w:space="0" w:color="auto"/>
          </w:divBdr>
        </w:div>
        <w:div w:id="1158229727">
          <w:marLeft w:val="640"/>
          <w:marRight w:val="0"/>
          <w:marTop w:val="0"/>
          <w:marBottom w:val="0"/>
          <w:divBdr>
            <w:top w:val="none" w:sz="0" w:space="0" w:color="auto"/>
            <w:left w:val="none" w:sz="0" w:space="0" w:color="auto"/>
            <w:bottom w:val="none" w:sz="0" w:space="0" w:color="auto"/>
            <w:right w:val="none" w:sz="0" w:space="0" w:color="auto"/>
          </w:divBdr>
        </w:div>
        <w:div w:id="1272468691">
          <w:marLeft w:val="640"/>
          <w:marRight w:val="0"/>
          <w:marTop w:val="0"/>
          <w:marBottom w:val="0"/>
          <w:divBdr>
            <w:top w:val="none" w:sz="0" w:space="0" w:color="auto"/>
            <w:left w:val="none" w:sz="0" w:space="0" w:color="auto"/>
            <w:bottom w:val="none" w:sz="0" w:space="0" w:color="auto"/>
            <w:right w:val="none" w:sz="0" w:space="0" w:color="auto"/>
          </w:divBdr>
        </w:div>
        <w:div w:id="1373917120">
          <w:marLeft w:val="640"/>
          <w:marRight w:val="0"/>
          <w:marTop w:val="0"/>
          <w:marBottom w:val="0"/>
          <w:divBdr>
            <w:top w:val="none" w:sz="0" w:space="0" w:color="auto"/>
            <w:left w:val="none" w:sz="0" w:space="0" w:color="auto"/>
            <w:bottom w:val="none" w:sz="0" w:space="0" w:color="auto"/>
            <w:right w:val="none" w:sz="0" w:space="0" w:color="auto"/>
          </w:divBdr>
        </w:div>
        <w:div w:id="1407145624">
          <w:marLeft w:val="640"/>
          <w:marRight w:val="0"/>
          <w:marTop w:val="0"/>
          <w:marBottom w:val="0"/>
          <w:divBdr>
            <w:top w:val="none" w:sz="0" w:space="0" w:color="auto"/>
            <w:left w:val="none" w:sz="0" w:space="0" w:color="auto"/>
            <w:bottom w:val="none" w:sz="0" w:space="0" w:color="auto"/>
            <w:right w:val="none" w:sz="0" w:space="0" w:color="auto"/>
          </w:divBdr>
        </w:div>
        <w:div w:id="1408530031">
          <w:marLeft w:val="640"/>
          <w:marRight w:val="0"/>
          <w:marTop w:val="0"/>
          <w:marBottom w:val="0"/>
          <w:divBdr>
            <w:top w:val="none" w:sz="0" w:space="0" w:color="auto"/>
            <w:left w:val="none" w:sz="0" w:space="0" w:color="auto"/>
            <w:bottom w:val="none" w:sz="0" w:space="0" w:color="auto"/>
            <w:right w:val="none" w:sz="0" w:space="0" w:color="auto"/>
          </w:divBdr>
        </w:div>
        <w:div w:id="1468353440">
          <w:marLeft w:val="640"/>
          <w:marRight w:val="0"/>
          <w:marTop w:val="0"/>
          <w:marBottom w:val="0"/>
          <w:divBdr>
            <w:top w:val="none" w:sz="0" w:space="0" w:color="auto"/>
            <w:left w:val="none" w:sz="0" w:space="0" w:color="auto"/>
            <w:bottom w:val="none" w:sz="0" w:space="0" w:color="auto"/>
            <w:right w:val="none" w:sz="0" w:space="0" w:color="auto"/>
          </w:divBdr>
        </w:div>
        <w:div w:id="1499299360">
          <w:marLeft w:val="640"/>
          <w:marRight w:val="0"/>
          <w:marTop w:val="0"/>
          <w:marBottom w:val="0"/>
          <w:divBdr>
            <w:top w:val="none" w:sz="0" w:space="0" w:color="auto"/>
            <w:left w:val="none" w:sz="0" w:space="0" w:color="auto"/>
            <w:bottom w:val="none" w:sz="0" w:space="0" w:color="auto"/>
            <w:right w:val="none" w:sz="0" w:space="0" w:color="auto"/>
          </w:divBdr>
        </w:div>
        <w:div w:id="1665545485">
          <w:marLeft w:val="640"/>
          <w:marRight w:val="0"/>
          <w:marTop w:val="0"/>
          <w:marBottom w:val="0"/>
          <w:divBdr>
            <w:top w:val="none" w:sz="0" w:space="0" w:color="auto"/>
            <w:left w:val="none" w:sz="0" w:space="0" w:color="auto"/>
            <w:bottom w:val="none" w:sz="0" w:space="0" w:color="auto"/>
            <w:right w:val="none" w:sz="0" w:space="0" w:color="auto"/>
          </w:divBdr>
        </w:div>
        <w:div w:id="1732846507">
          <w:marLeft w:val="640"/>
          <w:marRight w:val="0"/>
          <w:marTop w:val="0"/>
          <w:marBottom w:val="0"/>
          <w:divBdr>
            <w:top w:val="none" w:sz="0" w:space="0" w:color="auto"/>
            <w:left w:val="none" w:sz="0" w:space="0" w:color="auto"/>
            <w:bottom w:val="none" w:sz="0" w:space="0" w:color="auto"/>
            <w:right w:val="none" w:sz="0" w:space="0" w:color="auto"/>
          </w:divBdr>
        </w:div>
        <w:div w:id="1782256739">
          <w:marLeft w:val="640"/>
          <w:marRight w:val="0"/>
          <w:marTop w:val="0"/>
          <w:marBottom w:val="0"/>
          <w:divBdr>
            <w:top w:val="none" w:sz="0" w:space="0" w:color="auto"/>
            <w:left w:val="none" w:sz="0" w:space="0" w:color="auto"/>
            <w:bottom w:val="none" w:sz="0" w:space="0" w:color="auto"/>
            <w:right w:val="none" w:sz="0" w:space="0" w:color="auto"/>
          </w:divBdr>
        </w:div>
        <w:div w:id="1784422942">
          <w:marLeft w:val="640"/>
          <w:marRight w:val="0"/>
          <w:marTop w:val="0"/>
          <w:marBottom w:val="0"/>
          <w:divBdr>
            <w:top w:val="none" w:sz="0" w:space="0" w:color="auto"/>
            <w:left w:val="none" w:sz="0" w:space="0" w:color="auto"/>
            <w:bottom w:val="none" w:sz="0" w:space="0" w:color="auto"/>
            <w:right w:val="none" w:sz="0" w:space="0" w:color="auto"/>
          </w:divBdr>
        </w:div>
        <w:div w:id="1787001182">
          <w:marLeft w:val="640"/>
          <w:marRight w:val="0"/>
          <w:marTop w:val="0"/>
          <w:marBottom w:val="0"/>
          <w:divBdr>
            <w:top w:val="none" w:sz="0" w:space="0" w:color="auto"/>
            <w:left w:val="none" w:sz="0" w:space="0" w:color="auto"/>
            <w:bottom w:val="none" w:sz="0" w:space="0" w:color="auto"/>
            <w:right w:val="none" w:sz="0" w:space="0" w:color="auto"/>
          </w:divBdr>
        </w:div>
        <w:div w:id="1824202843">
          <w:marLeft w:val="640"/>
          <w:marRight w:val="0"/>
          <w:marTop w:val="0"/>
          <w:marBottom w:val="0"/>
          <w:divBdr>
            <w:top w:val="none" w:sz="0" w:space="0" w:color="auto"/>
            <w:left w:val="none" w:sz="0" w:space="0" w:color="auto"/>
            <w:bottom w:val="none" w:sz="0" w:space="0" w:color="auto"/>
            <w:right w:val="none" w:sz="0" w:space="0" w:color="auto"/>
          </w:divBdr>
        </w:div>
        <w:div w:id="1829438989">
          <w:marLeft w:val="640"/>
          <w:marRight w:val="0"/>
          <w:marTop w:val="0"/>
          <w:marBottom w:val="0"/>
          <w:divBdr>
            <w:top w:val="none" w:sz="0" w:space="0" w:color="auto"/>
            <w:left w:val="none" w:sz="0" w:space="0" w:color="auto"/>
            <w:bottom w:val="none" w:sz="0" w:space="0" w:color="auto"/>
            <w:right w:val="none" w:sz="0" w:space="0" w:color="auto"/>
          </w:divBdr>
        </w:div>
        <w:div w:id="1891258627">
          <w:marLeft w:val="640"/>
          <w:marRight w:val="0"/>
          <w:marTop w:val="0"/>
          <w:marBottom w:val="0"/>
          <w:divBdr>
            <w:top w:val="none" w:sz="0" w:space="0" w:color="auto"/>
            <w:left w:val="none" w:sz="0" w:space="0" w:color="auto"/>
            <w:bottom w:val="none" w:sz="0" w:space="0" w:color="auto"/>
            <w:right w:val="none" w:sz="0" w:space="0" w:color="auto"/>
          </w:divBdr>
        </w:div>
        <w:div w:id="1920208953">
          <w:marLeft w:val="640"/>
          <w:marRight w:val="0"/>
          <w:marTop w:val="0"/>
          <w:marBottom w:val="0"/>
          <w:divBdr>
            <w:top w:val="none" w:sz="0" w:space="0" w:color="auto"/>
            <w:left w:val="none" w:sz="0" w:space="0" w:color="auto"/>
            <w:bottom w:val="none" w:sz="0" w:space="0" w:color="auto"/>
            <w:right w:val="none" w:sz="0" w:space="0" w:color="auto"/>
          </w:divBdr>
        </w:div>
        <w:div w:id="1949778463">
          <w:marLeft w:val="640"/>
          <w:marRight w:val="0"/>
          <w:marTop w:val="0"/>
          <w:marBottom w:val="0"/>
          <w:divBdr>
            <w:top w:val="none" w:sz="0" w:space="0" w:color="auto"/>
            <w:left w:val="none" w:sz="0" w:space="0" w:color="auto"/>
            <w:bottom w:val="none" w:sz="0" w:space="0" w:color="auto"/>
            <w:right w:val="none" w:sz="0" w:space="0" w:color="auto"/>
          </w:divBdr>
        </w:div>
        <w:div w:id="1986466001">
          <w:marLeft w:val="640"/>
          <w:marRight w:val="0"/>
          <w:marTop w:val="0"/>
          <w:marBottom w:val="0"/>
          <w:divBdr>
            <w:top w:val="none" w:sz="0" w:space="0" w:color="auto"/>
            <w:left w:val="none" w:sz="0" w:space="0" w:color="auto"/>
            <w:bottom w:val="none" w:sz="0" w:space="0" w:color="auto"/>
            <w:right w:val="none" w:sz="0" w:space="0" w:color="auto"/>
          </w:divBdr>
        </w:div>
        <w:div w:id="2043826441">
          <w:marLeft w:val="640"/>
          <w:marRight w:val="0"/>
          <w:marTop w:val="0"/>
          <w:marBottom w:val="0"/>
          <w:divBdr>
            <w:top w:val="none" w:sz="0" w:space="0" w:color="auto"/>
            <w:left w:val="none" w:sz="0" w:space="0" w:color="auto"/>
            <w:bottom w:val="none" w:sz="0" w:space="0" w:color="auto"/>
            <w:right w:val="none" w:sz="0" w:space="0" w:color="auto"/>
          </w:divBdr>
        </w:div>
      </w:divsChild>
    </w:div>
    <w:div w:id="959990388">
      <w:bodyDiv w:val="1"/>
      <w:marLeft w:val="0"/>
      <w:marRight w:val="0"/>
      <w:marTop w:val="0"/>
      <w:marBottom w:val="0"/>
      <w:divBdr>
        <w:top w:val="none" w:sz="0" w:space="0" w:color="auto"/>
        <w:left w:val="none" w:sz="0" w:space="0" w:color="auto"/>
        <w:bottom w:val="none" w:sz="0" w:space="0" w:color="auto"/>
        <w:right w:val="none" w:sz="0" w:space="0" w:color="auto"/>
      </w:divBdr>
      <w:divsChild>
        <w:div w:id="11302440">
          <w:marLeft w:val="640"/>
          <w:marRight w:val="0"/>
          <w:marTop w:val="0"/>
          <w:marBottom w:val="0"/>
          <w:divBdr>
            <w:top w:val="none" w:sz="0" w:space="0" w:color="auto"/>
            <w:left w:val="none" w:sz="0" w:space="0" w:color="auto"/>
            <w:bottom w:val="none" w:sz="0" w:space="0" w:color="auto"/>
            <w:right w:val="none" w:sz="0" w:space="0" w:color="auto"/>
          </w:divBdr>
        </w:div>
        <w:div w:id="30154106">
          <w:marLeft w:val="640"/>
          <w:marRight w:val="0"/>
          <w:marTop w:val="0"/>
          <w:marBottom w:val="0"/>
          <w:divBdr>
            <w:top w:val="none" w:sz="0" w:space="0" w:color="auto"/>
            <w:left w:val="none" w:sz="0" w:space="0" w:color="auto"/>
            <w:bottom w:val="none" w:sz="0" w:space="0" w:color="auto"/>
            <w:right w:val="none" w:sz="0" w:space="0" w:color="auto"/>
          </w:divBdr>
        </w:div>
        <w:div w:id="101807754">
          <w:marLeft w:val="640"/>
          <w:marRight w:val="0"/>
          <w:marTop w:val="0"/>
          <w:marBottom w:val="0"/>
          <w:divBdr>
            <w:top w:val="none" w:sz="0" w:space="0" w:color="auto"/>
            <w:left w:val="none" w:sz="0" w:space="0" w:color="auto"/>
            <w:bottom w:val="none" w:sz="0" w:space="0" w:color="auto"/>
            <w:right w:val="none" w:sz="0" w:space="0" w:color="auto"/>
          </w:divBdr>
        </w:div>
        <w:div w:id="218437622">
          <w:marLeft w:val="640"/>
          <w:marRight w:val="0"/>
          <w:marTop w:val="0"/>
          <w:marBottom w:val="0"/>
          <w:divBdr>
            <w:top w:val="none" w:sz="0" w:space="0" w:color="auto"/>
            <w:left w:val="none" w:sz="0" w:space="0" w:color="auto"/>
            <w:bottom w:val="none" w:sz="0" w:space="0" w:color="auto"/>
            <w:right w:val="none" w:sz="0" w:space="0" w:color="auto"/>
          </w:divBdr>
        </w:div>
        <w:div w:id="250049451">
          <w:marLeft w:val="640"/>
          <w:marRight w:val="0"/>
          <w:marTop w:val="0"/>
          <w:marBottom w:val="0"/>
          <w:divBdr>
            <w:top w:val="none" w:sz="0" w:space="0" w:color="auto"/>
            <w:left w:val="none" w:sz="0" w:space="0" w:color="auto"/>
            <w:bottom w:val="none" w:sz="0" w:space="0" w:color="auto"/>
            <w:right w:val="none" w:sz="0" w:space="0" w:color="auto"/>
          </w:divBdr>
        </w:div>
        <w:div w:id="305167490">
          <w:marLeft w:val="640"/>
          <w:marRight w:val="0"/>
          <w:marTop w:val="0"/>
          <w:marBottom w:val="0"/>
          <w:divBdr>
            <w:top w:val="none" w:sz="0" w:space="0" w:color="auto"/>
            <w:left w:val="none" w:sz="0" w:space="0" w:color="auto"/>
            <w:bottom w:val="none" w:sz="0" w:space="0" w:color="auto"/>
            <w:right w:val="none" w:sz="0" w:space="0" w:color="auto"/>
          </w:divBdr>
        </w:div>
        <w:div w:id="380520374">
          <w:marLeft w:val="640"/>
          <w:marRight w:val="0"/>
          <w:marTop w:val="0"/>
          <w:marBottom w:val="0"/>
          <w:divBdr>
            <w:top w:val="none" w:sz="0" w:space="0" w:color="auto"/>
            <w:left w:val="none" w:sz="0" w:space="0" w:color="auto"/>
            <w:bottom w:val="none" w:sz="0" w:space="0" w:color="auto"/>
            <w:right w:val="none" w:sz="0" w:space="0" w:color="auto"/>
          </w:divBdr>
        </w:div>
        <w:div w:id="383990737">
          <w:marLeft w:val="640"/>
          <w:marRight w:val="0"/>
          <w:marTop w:val="0"/>
          <w:marBottom w:val="0"/>
          <w:divBdr>
            <w:top w:val="none" w:sz="0" w:space="0" w:color="auto"/>
            <w:left w:val="none" w:sz="0" w:space="0" w:color="auto"/>
            <w:bottom w:val="none" w:sz="0" w:space="0" w:color="auto"/>
            <w:right w:val="none" w:sz="0" w:space="0" w:color="auto"/>
          </w:divBdr>
        </w:div>
        <w:div w:id="416439305">
          <w:marLeft w:val="640"/>
          <w:marRight w:val="0"/>
          <w:marTop w:val="0"/>
          <w:marBottom w:val="0"/>
          <w:divBdr>
            <w:top w:val="none" w:sz="0" w:space="0" w:color="auto"/>
            <w:left w:val="none" w:sz="0" w:space="0" w:color="auto"/>
            <w:bottom w:val="none" w:sz="0" w:space="0" w:color="auto"/>
            <w:right w:val="none" w:sz="0" w:space="0" w:color="auto"/>
          </w:divBdr>
        </w:div>
        <w:div w:id="420487048">
          <w:marLeft w:val="640"/>
          <w:marRight w:val="0"/>
          <w:marTop w:val="0"/>
          <w:marBottom w:val="0"/>
          <w:divBdr>
            <w:top w:val="none" w:sz="0" w:space="0" w:color="auto"/>
            <w:left w:val="none" w:sz="0" w:space="0" w:color="auto"/>
            <w:bottom w:val="none" w:sz="0" w:space="0" w:color="auto"/>
            <w:right w:val="none" w:sz="0" w:space="0" w:color="auto"/>
          </w:divBdr>
        </w:div>
        <w:div w:id="489179523">
          <w:marLeft w:val="640"/>
          <w:marRight w:val="0"/>
          <w:marTop w:val="0"/>
          <w:marBottom w:val="0"/>
          <w:divBdr>
            <w:top w:val="none" w:sz="0" w:space="0" w:color="auto"/>
            <w:left w:val="none" w:sz="0" w:space="0" w:color="auto"/>
            <w:bottom w:val="none" w:sz="0" w:space="0" w:color="auto"/>
            <w:right w:val="none" w:sz="0" w:space="0" w:color="auto"/>
          </w:divBdr>
        </w:div>
        <w:div w:id="515657737">
          <w:marLeft w:val="640"/>
          <w:marRight w:val="0"/>
          <w:marTop w:val="0"/>
          <w:marBottom w:val="0"/>
          <w:divBdr>
            <w:top w:val="none" w:sz="0" w:space="0" w:color="auto"/>
            <w:left w:val="none" w:sz="0" w:space="0" w:color="auto"/>
            <w:bottom w:val="none" w:sz="0" w:space="0" w:color="auto"/>
            <w:right w:val="none" w:sz="0" w:space="0" w:color="auto"/>
          </w:divBdr>
        </w:div>
        <w:div w:id="527792279">
          <w:marLeft w:val="640"/>
          <w:marRight w:val="0"/>
          <w:marTop w:val="0"/>
          <w:marBottom w:val="0"/>
          <w:divBdr>
            <w:top w:val="none" w:sz="0" w:space="0" w:color="auto"/>
            <w:left w:val="none" w:sz="0" w:space="0" w:color="auto"/>
            <w:bottom w:val="none" w:sz="0" w:space="0" w:color="auto"/>
            <w:right w:val="none" w:sz="0" w:space="0" w:color="auto"/>
          </w:divBdr>
        </w:div>
        <w:div w:id="547648111">
          <w:marLeft w:val="640"/>
          <w:marRight w:val="0"/>
          <w:marTop w:val="0"/>
          <w:marBottom w:val="0"/>
          <w:divBdr>
            <w:top w:val="none" w:sz="0" w:space="0" w:color="auto"/>
            <w:left w:val="none" w:sz="0" w:space="0" w:color="auto"/>
            <w:bottom w:val="none" w:sz="0" w:space="0" w:color="auto"/>
            <w:right w:val="none" w:sz="0" w:space="0" w:color="auto"/>
          </w:divBdr>
        </w:div>
        <w:div w:id="617222390">
          <w:marLeft w:val="640"/>
          <w:marRight w:val="0"/>
          <w:marTop w:val="0"/>
          <w:marBottom w:val="0"/>
          <w:divBdr>
            <w:top w:val="none" w:sz="0" w:space="0" w:color="auto"/>
            <w:left w:val="none" w:sz="0" w:space="0" w:color="auto"/>
            <w:bottom w:val="none" w:sz="0" w:space="0" w:color="auto"/>
            <w:right w:val="none" w:sz="0" w:space="0" w:color="auto"/>
          </w:divBdr>
        </w:div>
        <w:div w:id="620962494">
          <w:marLeft w:val="640"/>
          <w:marRight w:val="0"/>
          <w:marTop w:val="0"/>
          <w:marBottom w:val="0"/>
          <w:divBdr>
            <w:top w:val="none" w:sz="0" w:space="0" w:color="auto"/>
            <w:left w:val="none" w:sz="0" w:space="0" w:color="auto"/>
            <w:bottom w:val="none" w:sz="0" w:space="0" w:color="auto"/>
            <w:right w:val="none" w:sz="0" w:space="0" w:color="auto"/>
          </w:divBdr>
        </w:div>
        <w:div w:id="805202897">
          <w:marLeft w:val="640"/>
          <w:marRight w:val="0"/>
          <w:marTop w:val="0"/>
          <w:marBottom w:val="0"/>
          <w:divBdr>
            <w:top w:val="none" w:sz="0" w:space="0" w:color="auto"/>
            <w:left w:val="none" w:sz="0" w:space="0" w:color="auto"/>
            <w:bottom w:val="none" w:sz="0" w:space="0" w:color="auto"/>
            <w:right w:val="none" w:sz="0" w:space="0" w:color="auto"/>
          </w:divBdr>
        </w:div>
        <w:div w:id="888766344">
          <w:marLeft w:val="640"/>
          <w:marRight w:val="0"/>
          <w:marTop w:val="0"/>
          <w:marBottom w:val="0"/>
          <w:divBdr>
            <w:top w:val="none" w:sz="0" w:space="0" w:color="auto"/>
            <w:left w:val="none" w:sz="0" w:space="0" w:color="auto"/>
            <w:bottom w:val="none" w:sz="0" w:space="0" w:color="auto"/>
            <w:right w:val="none" w:sz="0" w:space="0" w:color="auto"/>
          </w:divBdr>
        </w:div>
        <w:div w:id="938635829">
          <w:marLeft w:val="640"/>
          <w:marRight w:val="0"/>
          <w:marTop w:val="0"/>
          <w:marBottom w:val="0"/>
          <w:divBdr>
            <w:top w:val="none" w:sz="0" w:space="0" w:color="auto"/>
            <w:left w:val="none" w:sz="0" w:space="0" w:color="auto"/>
            <w:bottom w:val="none" w:sz="0" w:space="0" w:color="auto"/>
            <w:right w:val="none" w:sz="0" w:space="0" w:color="auto"/>
          </w:divBdr>
        </w:div>
        <w:div w:id="1029724300">
          <w:marLeft w:val="640"/>
          <w:marRight w:val="0"/>
          <w:marTop w:val="0"/>
          <w:marBottom w:val="0"/>
          <w:divBdr>
            <w:top w:val="none" w:sz="0" w:space="0" w:color="auto"/>
            <w:left w:val="none" w:sz="0" w:space="0" w:color="auto"/>
            <w:bottom w:val="none" w:sz="0" w:space="0" w:color="auto"/>
            <w:right w:val="none" w:sz="0" w:space="0" w:color="auto"/>
          </w:divBdr>
        </w:div>
        <w:div w:id="1041903773">
          <w:marLeft w:val="640"/>
          <w:marRight w:val="0"/>
          <w:marTop w:val="0"/>
          <w:marBottom w:val="0"/>
          <w:divBdr>
            <w:top w:val="none" w:sz="0" w:space="0" w:color="auto"/>
            <w:left w:val="none" w:sz="0" w:space="0" w:color="auto"/>
            <w:bottom w:val="none" w:sz="0" w:space="0" w:color="auto"/>
            <w:right w:val="none" w:sz="0" w:space="0" w:color="auto"/>
          </w:divBdr>
        </w:div>
        <w:div w:id="1048992459">
          <w:marLeft w:val="640"/>
          <w:marRight w:val="0"/>
          <w:marTop w:val="0"/>
          <w:marBottom w:val="0"/>
          <w:divBdr>
            <w:top w:val="none" w:sz="0" w:space="0" w:color="auto"/>
            <w:left w:val="none" w:sz="0" w:space="0" w:color="auto"/>
            <w:bottom w:val="none" w:sz="0" w:space="0" w:color="auto"/>
            <w:right w:val="none" w:sz="0" w:space="0" w:color="auto"/>
          </w:divBdr>
        </w:div>
        <w:div w:id="1098015051">
          <w:marLeft w:val="640"/>
          <w:marRight w:val="0"/>
          <w:marTop w:val="0"/>
          <w:marBottom w:val="0"/>
          <w:divBdr>
            <w:top w:val="none" w:sz="0" w:space="0" w:color="auto"/>
            <w:left w:val="none" w:sz="0" w:space="0" w:color="auto"/>
            <w:bottom w:val="none" w:sz="0" w:space="0" w:color="auto"/>
            <w:right w:val="none" w:sz="0" w:space="0" w:color="auto"/>
          </w:divBdr>
        </w:div>
        <w:div w:id="1171338061">
          <w:marLeft w:val="640"/>
          <w:marRight w:val="0"/>
          <w:marTop w:val="0"/>
          <w:marBottom w:val="0"/>
          <w:divBdr>
            <w:top w:val="none" w:sz="0" w:space="0" w:color="auto"/>
            <w:left w:val="none" w:sz="0" w:space="0" w:color="auto"/>
            <w:bottom w:val="none" w:sz="0" w:space="0" w:color="auto"/>
            <w:right w:val="none" w:sz="0" w:space="0" w:color="auto"/>
          </w:divBdr>
        </w:div>
        <w:div w:id="1188251824">
          <w:marLeft w:val="640"/>
          <w:marRight w:val="0"/>
          <w:marTop w:val="0"/>
          <w:marBottom w:val="0"/>
          <w:divBdr>
            <w:top w:val="none" w:sz="0" w:space="0" w:color="auto"/>
            <w:left w:val="none" w:sz="0" w:space="0" w:color="auto"/>
            <w:bottom w:val="none" w:sz="0" w:space="0" w:color="auto"/>
            <w:right w:val="none" w:sz="0" w:space="0" w:color="auto"/>
          </w:divBdr>
        </w:div>
        <w:div w:id="1240408975">
          <w:marLeft w:val="640"/>
          <w:marRight w:val="0"/>
          <w:marTop w:val="0"/>
          <w:marBottom w:val="0"/>
          <w:divBdr>
            <w:top w:val="none" w:sz="0" w:space="0" w:color="auto"/>
            <w:left w:val="none" w:sz="0" w:space="0" w:color="auto"/>
            <w:bottom w:val="none" w:sz="0" w:space="0" w:color="auto"/>
            <w:right w:val="none" w:sz="0" w:space="0" w:color="auto"/>
          </w:divBdr>
        </w:div>
        <w:div w:id="1305163430">
          <w:marLeft w:val="640"/>
          <w:marRight w:val="0"/>
          <w:marTop w:val="0"/>
          <w:marBottom w:val="0"/>
          <w:divBdr>
            <w:top w:val="none" w:sz="0" w:space="0" w:color="auto"/>
            <w:left w:val="none" w:sz="0" w:space="0" w:color="auto"/>
            <w:bottom w:val="none" w:sz="0" w:space="0" w:color="auto"/>
            <w:right w:val="none" w:sz="0" w:space="0" w:color="auto"/>
          </w:divBdr>
        </w:div>
        <w:div w:id="1311473194">
          <w:marLeft w:val="640"/>
          <w:marRight w:val="0"/>
          <w:marTop w:val="0"/>
          <w:marBottom w:val="0"/>
          <w:divBdr>
            <w:top w:val="none" w:sz="0" w:space="0" w:color="auto"/>
            <w:left w:val="none" w:sz="0" w:space="0" w:color="auto"/>
            <w:bottom w:val="none" w:sz="0" w:space="0" w:color="auto"/>
            <w:right w:val="none" w:sz="0" w:space="0" w:color="auto"/>
          </w:divBdr>
        </w:div>
        <w:div w:id="1363943541">
          <w:marLeft w:val="640"/>
          <w:marRight w:val="0"/>
          <w:marTop w:val="0"/>
          <w:marBottom w:val="0"/>
          <w:divBdr>
            <w:top w:val="none" w:sz="0" w:space="0" w:color="auto"/>
            <w:left w:val="none" w:sz="0" w:space="0" w:color="auto"/>
            <w:bottom w:val="none" w:sz="0" w:space="0" w:color="auto"/>
            <w:right w:val="none" w:sz="0" w:space="0" w:color="auto"/>
          </w:divBdr>
        </w:div>
        <w:div w:id="1365212217">
          <w:marLeft w:val="640"/>
          <w:marRight w:val="0"/>
          <w:marTop w:val="0"/>
          <w:marBottom w:val="0"/>
          <w:divBdr>
            <w:top w:val="none" w:sz="0" w:space="0" w:color="auto"/>
            <w:left w:val="none" w:sz="0" w:space="0" w:color="auto"/>
            <w:bottom w:val="none" w:sz="0" w:space="0" w:color="auto"/>
            <w:right w:val="none" w:sz="0" w:space="0" w:color="auto"/>
          </w:divBdr>
        </w:div>
        <w:div w:id="1376855512">
          <w:marLeft w:val="640"/>
          <w:marRight w:val="0"/>
          <w:marTop w:val="0"/>
          <w:marBottom w:val="0"/>
          <w:divBdr>
            <w:top w:val="none" w:sz="0" w:space="0" w:color="auto"/>
            <w:left w:val="none" w:sz="0" w:space="0" w:color="auto"/>
            <w:bottom w:val="none" w:sz="0" w:space="0" w:color="auto"/>
            <w:right w:val="none" w:sz="0" w:space="0" w:color="auto"/>
          </w:divBdr>
        </w:div>
        <w:div w:id="1496456732">
          <w:marLeft w:val="640"/>
          <w:marRight w:val="0"/>
          <w:marTop w:val="0"/>
          <w:marBottom w:val="0"/>
          <w:divBdr>
            <w:top w:val="none" w:sz="0" w:space="0" w:color="auto"/>
            <w:left w:val="none" w:sz="0" w:space="0" w:color="auto"/>
            <w:bottom w:val="none" w:sz="0" w:space="0" w:color="auto"/>
            <w:right w:val="none" w:sz="0" w:space="0" w:color="auto"/>
          </w:divBdr>
        </w:div>
        <w:div w:id="1501504582">
          <w:marLeft w:val="640"/>
          <w:marRight w:val="0"/>
          <w:marTop w:val="0"/>
          <w:marBottom w:val="0"/>
          <w:divBdr>
            <w:top w:val="none" w:sz="0" w:space="0" w:color="auto"/>
            <w:left w:val="none" w:sz="0" w:space="0" w:color="auto"/>
            <w:bottom w:val="none" w:sz="0" w:space="0" w:color="auto"/>
            <w:right w:val="none" w:sz="0" w:space="0" w:color="auto"/>
          </w:divBdr>
        </w:div>
        <w:div w:id="1674793705">
          <w:marLeft w:val="640"/>
          <w:marRight w:val="0"/>
          <w:marTop w:val="0"/>
          <w:marBottom w:val="0"/>
          <w:divBdr>
            <w:top w:val="none" w:sz="0" w:space="0" w:color="auto"/>
            <w:left w:val="none" w:sz="0" w:space="0" w:color="auto"/>
            <w:bottom w:val="none" w:sz="0" w:space="0" w:color="auto"/>
            <w:right w:val="none" w:sz="0" w:space="0" w:color="auto"/>
          </w:divBdr>
        </w:div>
        <w:div w:id="1718040570">
          <w:marLeft w:val="640"/>
          <w:marRight w:val="0"/>
          <w:marTop w:val="0"/>
          <w:marBottom w:val="0"/>
          <w:divBdr>
            <w:top w:val="none" w:sz="0" w:space="0" w:color="auto"/>
            <w:left w:val="none" w:sz="0" w:space="0" w:color="auto"/>
            <w:bottom w:val="none" w:sz="0" w:space="0" w:color="auto"/>
            <w:right w:val="none" w:sz="0" w:space="0" w:color="auto"/>
          </w:divBdr>
        </w:div>
        <w:div w:id="1830947647">
          <w:marLeft w:val="640"/>
          <w:marRight w:val="0"/>
          <w:marTop w:val="0"/>
          <w:marBottom w:val="0"/>
          <w:divBdr>
            <w:top w:val="none" w:sz="0" w:space="0" w:color="auto"/>
            <w:left w:val="none" w:sz="0" w:space="0" w:color="auto"/>
            <w:bottom w:val="none" w:sz="0" w:space="0" w:color="auto"/>
            <w:right w:val="none" w:sz="0" w:space="0" w:color="auto"/>
          </w:divBdr>
        </w:div>
        <w:div w:id="1905482464">
          <w:marLeft w:val="640"/>
          <w:marRight w:val="0"/>
          <w:marTop w:val="0"/>
          <w:marBottom w:val="0"/>
          <w:divBdr>
            <w:top w:val="none" w:sz="0" w:space="0" w:color="auto"/>
            <w:left w:val="none" w:sz="0" w:space="0" w:color="auto"/>
            <w:bottom w:val="none" w:sz="0" w:space="0" w:color="auto"/>
            <w:right w:val="none" w:sz="0" w:space="0" w:color="auto"/>
          </w:divBdr>
        </w:div>
        <w:div w:id="1973632685">
          <w:marLeft w:val="640"/>
          <w:marRight w:val="0"/>
          <w:marTop w:val="0"/>
          <w:marBottom w:val="0"/>
          <w:divBdr>
            <w:top w:val="none" w:sz="0" w:space="0" w:color="auto"/>
            <w:left w:val="none" w:sz="0" w:space="0" w:color="auto"/>
            <w:bottom w:val="none" w:sz="0" w:space="0" w:color="auto"/>
            <w:right w:val="none" w:sz="0" w:space="0" w:color="auto"/>
          </w:divBdr>
        </w:div>
        <w:div w:id="1981811586">
          <w:marLeft w:val="640"/>
          <w:marRight w:val="0"/>
          <w:marTop w:val="0"/>
          <w:marBottom w:val="0"/>
          <w:divBdr>
            <w:top w:val="none" w:sz="0" w:space="0" w:color="auto"/>
            <w:left w:val="none" w:sz="0" w:space="0" w:color="auto"/>
            <w:bottom w:val="none" w:sz="0" w:space="0" w:color="auto"/>
            <w:right w:val="none" w:sz="0" w:space="0" w:color="auto"/>
          </w:divBdr>
        </w:div>
        <w:div w:id="2076735802">
          <w:marLeft w:val="640"/>
          <w:marRight w:val="0"/>
          <w:marTop w:val="0"/>
          <w:marBottom w:val="0"/>
          <w:divBdr>
            <w:top w:val="none" w:sz="0" w:space="0" w:color="auto"/>
            <w:left w:val="none" w:sz="0" w:space="0" w:color="auto"/>
            <w:bottom w:val="none" w:sz="0" w:space="0" w:color="auto"/>
            <w:right w:val="none" w:sz="0" w:space="0" w:color="auto"/>
          </w:divBdr>
        </w:div>
        <w:div w:id="2105999876">
          <w:marLeft w:val="640"/>
          <w:marRight w:val="0"/>
          <w:marTop w:val="0"/>
          <w:marBottom w:val="0"/>
          <w:divBdr>
            <w:top w:val="none" w:sz="0" w:space="0" w:color="auto"/>
            <w:left w:val="none" w:sz="0" w:space="0" w:color="auto"/>
            <w:bottom w:val="none" w:sz="0" w:space="0" w:color="auto"/>
            <w:right w:val="none" w:sz="0" w:space="0" w:color="auto"/>
          </w:divBdr>
        </w:div>
      </w:divsChild>
    </w:div>
    <w:div w:id="961692899">
      <w:marLeft w:val="0"/>
      <w:marRight w:val="0"/>
      <w:marTop w:val="0"/>
      <w:marBottom w:val="0"/>
      <w:divBdr>
        <w:top w:val="none" w:sz="0" w:space="0" w:color="auto"/>
        <w:left w:val="none" w:sz="0" w:space="0" w:color="auto"/>
        <w:bottom w:val="none" w:sz="0" w:space="0" w:color="auto"/>
        <w:right w:val="none" w:sz="0" w:space="0" w:color="auto"/>
      </w:divBdr>
    </w:div>
    <w:div w:id="966158069">
      <w:bodyDiv w:val="1"/>
      <w:marLeft w:val="0"/>
      <w:marRight w:val="0"/>
      <w:marTop w:val="0"/>
      <w:marBottom w:val="0"/>
      <w:divBdr>
        <w:top w:val="none" w:sz="0" w:space="0" w:color="auto"/>
        <w:left w:val="none" w:sz="0" w:space="0" w:color="auto"/>
        <w:bottom w:val="none" w:sz="0" w:space="0" w:color="auto"/>
        <w:right w:val="none" w:sz="0" w:space="0" w:color="auto"/>
      </w:divBdr>
      <w:divsChild>
        <w:div w:id="1239559442">
          <w:marLeft w:val="640"/>
          <w:marRight w:val="0"/>
          <w:marTop w:val="0"/>
          <w:marBottom w:val="0"/>
          <w:divBdr>
            <w:top w:val="none" w:sz="0" w:space="0" w:color="auto"/>
            <w:left w:val="none" w:sz="0" w:space="0" w:color="auto"/>
            <w:bottom w:val="none" w:sz="0" w:space="0" w:color="auto"/>
            <w:right w:val="none" w:sz="0" w:space="0" w:color="auto"/>
          </w:divBdr>
        </w:div>
        <w:div w:id="1498304608">
          <w:marLeft w:val="640"/>
          <w:marRight w:val="0"/>
          <w:marTop w:val="0"/>
          <w:marBottom w:val="0"/>
          <w:divBdr>
            <w:top w:val="none" w:sz="0" w:space="0" w:color="auto"/>
            <w:left w:val="none" w:sz="0" w:space="0" w:color="auto"/>
            <w:bottom w:val="none" w:sz="0" w:space="0" w:color="auto"/>
            <w:right w:val="none" w:sz="0" w:space="0" w:color="auto"/>
          </w:divBdr>
        </w:div>
        <w:div w:id="240529709">
          <w:marLeft w:val="640"/>
          <w:marRight w:val="0"/>
          <w:marTop w:val="0"/>
          <w:marBottom w:val="0"/>
          <w:divBdr>
            <w:top w:val="none" w:sz="0" w:space="0" w:color="auto"/>
            <w:left w:val="none" w:sz="0" w:space="0" w:color="auto"/>
            <w:bottom w:val="none" w:sz="0" w:space="0" w:color="auto"/>
            <w:right w:val="none" w:sz="0" w:space="0" w:color="auto"/>
          </w:divBdr>
        </w:div>
        <w:div w:id="987051788">
          <w:marLeft w:val="640"/>
          <w:marRight w:val="0"/>
          <w:marTop w:val="0"/>
          <w:marBottom w:val="0"/>
          <w:divBdr>
            <w:top w:val="none" w:sz="0" w:space="0" w:color="auto"/>
            <w:left w:val="none" w:sz="0" w:space="0" w:color="auto"/>
            <w:bottom w:val="none" w:sz="0" w:space="0" w:color="auto"/>
            <w:right w:val="none" w:sz="0" w:space="0" w:color="auto"/>
          </w:divBdr>
        </w:div>
        <w:div w:id="1532451203">
          <w:marLeft w:val="640"/>
          <w:marRight w:val="0"/>
          <w:marTop w:val="0"/>
          <w:marBottom w:val="0"/>
          <w:divBdr>
            <w:top w:val="none" w:sz="0" w:space="0" w:color="auto"/>
            <w:left w:val="none" w:sz="0" w:space="0" w:color="auto"/>
            <w:bottom w:val="none" w:sz="0" w:space="0" w:color="auto"/>
            <w:right w:val="none" w:sz="0" w:space="0" w:color="auto"/>
          </w:divBdr>
        </w:div>
        <w:div w:id="1568032476">
          <w:marLeft w:val="640"/>
          <w:marRight w:val="0"/>
          <w:marTop w:val="0"/>
          <w:marBottom w:val="0"/>
          <w:divBdr>
            <w:top w:val="none" w:sz="0" w:space="0" w:color="auto"/>
            <w:left w:val="none" w:sz="0" w:space="0" w:color="auto"/>
            <w:bottom w:val="none" w:sz="0" w:space="0" w:color="auto"/>
            <w:right w:val="none" w:sz="0" w:space="0" w:color="auto"/>
          </w:divBdr>
        </w:div>
        <w:div w:id="1954705809">
          <w:marLeft w:val="640"/>
          <w:marRight w:val="0"/>
          <w:marTop w:val="0"/>
          <w:marBottom w:val="0"/>
          <w:divBdr>
            <w:top w:val="none" w:sz="0" w:space="0" w:color="auto"/>
            <w:left w:val="none" w:sz="0" w:space="0" w:color="auto"/>
            <w:bottom w:val="none" w:sz="0" w:space="0" w:color="auto"/>
            <w:right w:val="none" w:sz="0" w:space="0" w:color="auto"/>
          </w:divBdr>
        </w:div>
        <w:div w:id="2055538977">
          <w:marLeft w:val="640"/>
          <w:marRight w:val="0"/>
          <w:marTop w:val="0"/>
          <w:marBottom w:val="0"/>
          <w:divBdr>
            <w:top w:val="none" w:sz="0" w:space="0" w:color="auto"/>
            <w:left w:val="none" w:sz="0" w:space="0" w:color="auto"/>
            <w:bottom w:val="none" w:sz="0" w:space="0" w:color="auto"/>
            <w:right w:val="none" w:sz="0" w:space="0" w:color="auto"/>
          </w:divBdr>
        </w:div>
        <w:div w:id="1997144596">
          <w:marLeft w:val="640"/>
          <w:marRight w:val="0"/>
          <w:marTop w:val="0"/>
          <w:marBottom w:val="0"/>
          <w:divBdr>
            <w:top w:val="none" w:sz="0" w:space="0" w:color="auto"/>
            <w:left w:val="none" w:sz="0" w:space="0" w:color="auto"/>
            <w:bottom w:val="none" w:sz="0" w:space="0" w:color="auto"/>
            <w:right w:val="none" w:sz="0" w:space="0" w:color="auto"/>
          </w:divBdr>
        </w:div>
        <w:div w:id="1373920352">
          <w:marLeft w:val="640"/>
          <w:marRight w:val="0"/>
          <w:marTop w:val="0"/>
          <w:marBottom w:val="0"/>
          <w:divBdr>
            <w:top w:val="none" w:sz="0" w:space="0" w:color="auto"/>
            <w:left w:val="none" w:sz="0" w:space="0" w:color="auto"/>
            <w:bottom w:val="none" w:sz="0" w:space="0" w:color="auto"/>
            <w:right w:val="none" w:sz="0" w:space="0" w:color="auto"/>
          </w:divBdr>
        </w:div>
        <w:div w:id="1204440865">
          <w:marLeft w:val="640"/>
          <w:marRight w:val="0"/>
          <w:marTop w:val="0"/>
          <w:marBottom w:val="0"/>
          <w:divBdr>
            <w:top w:val="none" w:sz="0" w:space="0" w:color="auto"/>
            <w:left w:val="none" w:sz="0" w:space="0" w:color="auto"/>
            <w:bottom w:val="none" w:sz="0" w:space="0" w:color="auto"/>
            <w:right w:val="none" w:sz="0" w:space="0" w:color="auto"/>
          </w:divBdr>
        </w:div>
        <w:div w:id="395397739">
          <w:marLeft w:val="640"/>
          <w:marRight w:val="0"/>
          <w:marTop w:val="0"/>
          <w:marBottom w:val="0"/>
          <w:divBdr>
            <w:top w:val="none" w:sz="0" w:space="0" w:color="auto"/>
            <w:left w:val="none" w:sz="0" w:space="0" w:color="auto"/>
            <w:bottom w:val="none" w:sz="0" w:space="0" w:color="auto"/>
            <w:right w:val="none" w:sz="0" w:space="0" w:color="auto"/>
          </w:divBdr>
        </w:div>
        <w:div w:id="1991135376">
          <w:marLeft w:val="640"/>
          <w:marRight w:val="0"/>
          <w:marTop w:val="0"/>
          <w:marBottom w:val="0"/>
          <w:divBdr>
            <w:top w:val="none" w:sz="0" w:space="0" w:color="auto"/>
            <w:left w:val="none" w:sz="0" w:space="0" w:color="auto"/>
            <w:bottom w:val="none" w:sz="0" w:space="0" w:color="auto"/>
            <w:right w:val="none" w:sz="0" w:space="0" w:color="auto"/>
          </w:divBdr>
        </w:div>
        <w:div w:id="447773774">
          <w:marLeft w:val="640"/>
          <w:marRight w:val="0"/>
          <w:marTop w:val="0"/>
          <w:marBottom w:val="0"/>
          <w:divBdr>
            <w:top w:val="none" w:sz="0" w:space="0" w:color="auto"/>
            <w:left w:val="none" w:sz="0" w:space="0" w:color="auto"/>
            <w:bottom w:val="none" w:sz="0" w:space="0" w:color="auto"/>
            <w:right w:val="none" w:sz="0" w:space="0" w:color="auto"/>
          </w:divBdr>
        </w:div>
        <w:div w:id="111246952">
          <w:marLeft w:val="640"/>
          <w:marRight w:val="0"/>
          <w:marTop w:val="0"/>
          <w:marBottom w:val="0"/>
          <w:divBdr>
            <w:top w:val="none" w:sz="0" w:space="0" w:color="auto"/>
            <w:left w:val="none" w:sz="0" w:space="0" w:color="auto"/>
            <w:bottom w:val="none" w:sz="0" w:space="0" w:color="auto"/>
            <w:right w:val="none" w:sz="0" w:space="0" w:color="auto"/>
          </w:divBdr>
        </w:div>
        <w:div w:id="96223017">
          <w:marLeft w:val="640"/>
          <w:marRight w:val="0"/>
          <w:marTop w:val="0"/>
          <w:marBottom w:val="0"/>
          <w:divBdr>
            <w:top w:val="none" w:sz="0" w:space="0" w:color="auto"/>
            <w:left w:val="none" w:sz="0" w:space="0" w:color="auto"/>
            <w:bottom w:val="none" w:sz="0" w:space="0" w:color="auto"/>
            <w:right w:val="none" w:sz="0" w:space="0" w:color="auto"/>
          </w:divBdr>
        </w:div>
        <w:div w:id="1711102239">
          <w:marLeft w:val="640"/>
          <w:marRight w:val="0"/>
          <w:marTop w:val="0"/>
          <w:marBottom w:val="0"/>
          <w:divBdr>
            <w:top w:val="none" w:sz="0" w:space="0" w:color="auto"/>
            <w:left w:val="none" w:sz="0" w:space="0" w:color="auto"/>
            <w:bottom w:val="none" w:sz="0" w:space="0" w:color="auto"/>
            <w:right w:val="none" w:sz="0" w:space="0" w:color="auto"/>
          </w:divBdr>
        </w:div>
        <w:div w:id="1826580059">
          <w:marLeft w:val="640"/>
          <w:marRight w:val="0"/>
          <w:marTop w:val="0"/>
          <w:marBottom w:val="0"/>
          <w:divBdr>
            <w:top w:val="none" w:sz="0" w:space="0" w:color="auto"/>
            <w:left w:val="none" w:sz="0" w:space="0" w:color="auto"/>
            <w:bottom w:val="none" w:sz="0" w:space="0" w:color="auto"/>
            <w:right w:val="none" w:sz="0" w:space="0" w:color="auto"/>
          </w:divBdr>
        </w:div>
        <w:div w:id="1340502543">
          <w:marLeft w:val="640"/>
          <w:marRight w:val="0"/>
          <w:marTop w:val="0"/>
          <w:marBottom w:val="0"/>
          <w:divBdr>
            <w:top w:val="none" w:sz="0" w:space="0" w:color="auto"/>
            <w:left w:val="none" w:sz="0" w:space="0" w:color="auto"/>
            <w:bottom w:val="none" w:sz="0" w:space="0" w:color="auto"/>
            <w:right w:val="none" w:sz="0" w:space="0" w:color="auto"/>
          </w:divBdr>
        </w:div>
        <w:div w:id="11037428">
          <w:marLeft w:val="640"/>
          <w:marRight w:val="0"/>
          <w:marTop w:val="0"/>
          <w:marBottom w:val="0"/>
          <w:divBdr>
            <w:top w:val="none" w:sz="0" w:space="0" w:color="auto"/>
            <w:left w:val="none" w:sz="0" w:space="0" w:color="auto"/>
            <w:bottom w:val="none" w:sz="0" w:space="0" w:color="auto"/>
            <w:right w:val="none" w:sz="0" w:space="0" w:color="auto"/>
          </w:divBdr>
        </w:div>
        <w:div w:id="849561788">
          <w:marLeft w:val="640"/>
          <w:marRight w:val="0"/>
          <w:marTop w:val="0"/>
          <w:marBottom w:val="0"/>
          <w:divBdr>
            <w:top w:val="none" w:sz="0" w:space="0" w:color="auto"/>
            <w:left w:val="none" w:sz="0" w:space="0" w:color="auto"/>
            <w:bottom w:val="none" w:sz="0" w:space="0" w:color="auto"/>
            <w:right w:val="none" w:sz="0" w:space="0" w:color="auto"/>
          </w:divBdr>
        </w:div>
        <w:div w:id="683824113">
          <w:marLeft w:val="640"/>
          <w:marRight w:val="0"/>
          <w:marTop w:val="0"/>
          <w:marBottom w:val="0"/>
          <w:divBdr>
            <w:top w:val="none" w:sz="0" w:space="0" w:color="auto"/>
            <w:left w:val="none" w:sz="0" w:space="0" w:color="auto"/>
            <w:bottom w:val="none" w:sz="0" w:space="0" w:color="auto"/>
            <w:right w:val="none" w:sz="0" w:space="0" w:color="auto"/>
          </w:divBdr>
        </w:div>
        <w:div w:id="77406334">
          <w:marLeft w:val="640"/>
          <w:marRight w:val="0"/>
          <w:marTop w:val="0"/>
          <w:marBottom w:val="0"/>
          <w:divBdr>
            <w:top w:val="none" w:sz="0" w:space="0" w:color="auto"/>
            <w:left w:val="none" w:sz="0" w:space="0" w:color="auto"/>
            <w:bottom w:val="none" w:sz="0" w:space="0" w:color="auto"/>
            <w:right w:val="none" w:sz="0" w:space="0" w:color="auto"/>
          </w:divBdr>
        </w:div>
        <w:div w:id="329647631">
          <w:marLeft w:val="640"/>
          <w:marRight w:val="0"/>
          <w:marTop w:val="0"/>
          <w:marBottom w:val="0"/>
          <w:divBdr>
            <w:top w:val="none" w:sz="0" w:space="0" w:color="auto"/>
            <w:left w:val="none" w:sz="0" w:space="0" w:color="auto"/>
            <w:bottom w:val="none" w:sz="0" w:space="0" w:color="auto"/>
            <w:right w:val="none" w:sz="0" w:space="0" w:color="auto"/>
          </w:divBdr>
        </w:div>
        <w:div w:id="145247453">
          <w:marLeft w:val="640"/>
          <w:marRight w:val="0"/>
          <w:marTop w:val="0"/>
          <w:marBottom w:val="0"/>
          <w:divBdr>
            <w:top w:val="none" w:sz="0" w:space="0" w:color="auto"/>
            <w:left w:val="none" w:sz="0" w:space="0" w:color="auto"/>
            <w:bottom w:val="none" w:sz="0" w:space="0" w:color="auto"/>
            <w:right w:val="none" w:sz="0" w:space="0" w:color="auto"/>
          </w:divBdr>
        </w:div>
        <w:div w:id="307368003">
          <w:marLeft w:val="640"/>
          <w:marRight w:val="0"/>
          <w:marTop w:val="0"/>
          <w:marBottom w:val="0"/>
          <w:divBdr>
            <w:top w:val="none" w:sz="0" w:space="0" w:color="auto"/>
            <w:left w:val="none" w:sz="0" w:space="0" w:color="auto"/>
            <w:bottom w:val="none" w:sz="0" w:space="0" w:color="auto"/>
            <w:right w:val="none" w:sz="0" w:space="0" w:color="auto"/>
          </w:divBdr>
        </w:div>
        <w:div w:id="1494686631">
          <w:marLeft w:val="640"/>
          <w:marRight w:val="0"/>
          <w:marTop w:val="0"/>
          <w:marBottom w:val="0"/>
          <w:divBdr>
            <w:top w:val="none" w:sz="0" w:space="0" w:color="auto"/>
            <w:left w:val="none" w:sz="0" w:space="0" w:color="auto"/>
            <w:bottom w:val="none" w:sz="0" w:space="0" w:color="auto"/>
            <w:right w:val="none" w:sz="0" w:space="0" w:color="auto"/>
          </w:divBdr>
        </w:div>
        <w:div w:id="896865759">
          <w:marLeft w:val="640"/>
          <w:marRight w:val="0"/>
          <w:marTop w:val="0"/>
          <w:marBottom w:val="0"/>
          <w:divBdr>
            <w:top w:val="none" w:sz="0" w:space="0" w:color="auto"/>
            <w:left w:val="none" w:sz="0" w:space="0" w:color="auto"/>
            <w:bottom w:val="none" w:sz="0" w:space="0" w:color="auto"/>
            <w:right w:val="none" w:sz="0" w:space="0" w:color="auto"/>
          </w:divBdr>
        </w:div>
        <w:div w:id="1563757669">
          <w:marLeft w:val="640"/>
          <w:marRight w:val="0"/>
          <w:marTop w:val="0"/>
          <w:marBottom w:val="0"/>
          <w:divBdr>
            <w:top w:val="none" w:sz="0" w:space="0" w:color="auto"/>
            <w:left w:val="none" w:sz="0" w:space="0" w:color="auto"/>
            <w:bottom w:val="none" w:sz="0" w:space="0" w:color="auto"/>
            <w:right w:val="none" w:sz="0" w:space="0" w:color="auto"/>
          </w:divBdr>
        </w:div>
        <w:div w:id="726224068">
          <w:marLeft w:val="640"/>
          <w:marRight w:val="0"/>
          <w:marTop w:val="0"/>
          <w:marBottom w:val="0"/>
          <w:divBdr>
            <w:top w:val="none" w:sz="0" w:space="0" w:color="auto"/>
            <w:left w:val="none" w:sz="0" w:space="0" w:color="auto"/>
            <w:bottom w:val="none" w:sz="0" w:space="0" w:color="auto"/>
            <w:right w:val="none" w:sz="0" w:space="0" w:color="auto"/>
          </w:divBdr>
        </w:div>
        <w:div w:id="602305282">
          <w:marLeft w:val="640"/>
          <w:marRight w:val="0"/>
          <w:marTop w:val="0"/>
          <w:marBottom w:val="0"/>
          <w:divBdr>
            <w:top w:val="none" w:sz="0" w:space="0" w:color="auto"/>
            <w:left w:val="none" w:sz="0" w:space="0" w:color="auto"/>
            <w:bottom w:val="none" w:sz="0" w:space="0" w:color="auto"/>
            <w:right w:val="none" w:sz="0" w:space="0" w:color="auto"/>
          </w:divBdr>
        </w:div>
        <w:div w:id="631710952">
          <w:marLeft w:val="640"/>
          <w:marRight w:val="0"/>
          <w:marTop w:val="0"/>
          <w:marBottom w:val="0"/>
          <w:divBdr>
            <w:top w:val="none" w:sz="0" w:space="0" w:color="auto"/>
            <w:left w:val="none" w:sz="0" w:space="0" w:color="auto"/>
            <w:bottom w:val="none" w:sz="0" w:space="0" w:color="auto"/>
            <w:right w:val="none" w:sz="0" w:space="0" w:color="auto"/>
          </w:divBdr>
        </w:div>
        <w:div w:id="424884317">
          <w:marLeft w:val="640"/>
          <w:marRight w:val="0"/>
          <w:marTop w:val="0"/>
          <w:marBottom w:val="0"/>
          <w:divBdr>
            <w:top w:val="none" w:sz="0" w:space="0" w:color="auto"/>
            <w:left w:val="none" w:sz="0" w:space="0" w:color="auto"/>
            <w:bottom w:val="none" w:sz="0" w:space="0" w:color="auto"/>
            <w:right w:val="none" w:sz="0" w:space="0" w:color="auto"/>
          </w:divBdr>
        </w:div>
        <w:div w:id="1639914873">
          <w:marLeft w:val="640"/>
          <w:marRight w:val="0"/>
          <w:marTop w:val="0"/>
          <w:marBottom w:val="0"/>
          <w:divBdr>
            <w:top w:val="none" w:sz="0" w:space="0" w:color="auto"/>
            <w:left w:val="none" w:sz="0" w:space="0" w:color="auto"/>
            <w:bottom w:val="none" w:sz="0" w:space="0" w:color="auto"/>
            <w:right w:val="none" w:sz="0" w:space="0" w:color="auto"/>
          </w:divBdr>
        </w:div>
        <w:div w:id="1698966467">
          <w:marLeft w:val="640"/>
          <w:marRight w:val="0"/>
          <w:marTop w:val="0"/>
          <w:marBottom w:val="0"/>
          <w:divBdr>
            <w:top w:val="none" w:sz="0" w:space="0" w:color="auto"/>
            <w:left w:val="none" w:sz="0" w:space="0" w:color="auto"/>
            <w:bottom w:val="none" w:sz="0" w:space="0" w:color="auto"/>
            <w:right w:val="none" w:sz="0" w:space="0" w:color="auto"/>
          </w:divBdr>
        </w:div>
        <w:div w:id="837966838">
          <w:marLeft w:val="640"/>
          <w:marRight w:val="0"/>
          <w:marTop w:val="0"/>
          <w:marBottom w:val="0"/>
          <w:divBdr>
            <w:top w:val="none" w:sz="0" w:space="0" w:color="auto"/>
            <w:left w:val="none" w:sz="0" w:space="0" w:color="auto"/>
            <w:bottom w:val="none" w:sz="0" w:space="0" w:color="auto"/>
            <w:right w:val="none" w:sz="0" w:space="0" w:color="auto"/>
          </w:divBdr>
        </w:div>
        <w:div w:id="1507868138">
          <w:marLeft w:val="640"/>
          <w:marRight w:val="0"/>
          <w:marTop w:val="0"/>
          <w:marBottom w:val="0"/>
          <w:divBdr>
            <w:top w:val="none" w:sz="0" w:space="0" w:color="auto"/>
            <w:left w:val="none" w:sz="0" w:space="0" w:color="auto"/>
            <w:bottom w:val="none" w:sz="0" w:space="0" w:color="auto"/>
            <w:right w:val="none" w:sz="0" w:space="0" w:color="auto"/>
          </w:divBdr>
        </w:div>
        <w:div w:id="958414490">
          <w:marLeft w:val="640"/>
          <w:marRight w:val="0"/>
          <w:marTop w:val="0"/>
          <w:marBottom w:val="0"/>
          <w:divBdr>
            <w:top w:val="none" w:sz="0" w:space="0" w:color="auto"/>
            <w:left w:val="none" w:sz="0" w:space="0" w:color="auto"/>
            <w:bottom w:val="none" w:sz="0" w:space="0" w:color="auto"/>
            <w:right w:val="none" w:sz="0" w:space="0" w:color="auto"/>
          </w:divBdr>
        </w:div>
        <w:div w:id="897325819">
          <w:marLeft w:val="640"/>
          <w:marRight w:val="0"/>
          <w:marTop w:val="0"/>
          <w:marBottom w:val="0"/>
          <w:divBdr>
            <w:top w:val="none" w:sz="0" w:space="0" w:color="auto"/>
            <w:left w:val="none" w:sz="0" w:space="0" w:color="auto"/>
            <w:bottom w:val="none" w:sz="0" w:space="0" w:color="auto"/>
            <w:right w:val="none" w:sz="0" w:space="0" w:color="auto"/>
          </w:divBdr>
        </w:div>
        <w:div w:id="940605260">
          <w:marLeft w:val="640"/>
          <w:marRight w:val="0"/>
          <w:marTop w:val="0"/>
          <w:marBottom w:val="0"/>
          <w:divBdr>
            <w:top w:val="none" w:sz="0" w:space="0" w:color="auto"/>
            <w:left w:val="none" w:sz="0" w:space="0" w:color="auto"/>
            <w:bottom w:val="none" w:sz="0" w:space="0" w:color="auto"/>
            <w:right w:val="none" w:sz="0" w:space="0" w:color="auto"/>
          </w:divBdr>
        </w:div>
        <w:div w:id="989790335">
          <w:marLeft w:val="640"/>
          <w:marRight w:val="0"/>
          <w:marTop w:val="0"/>
          <w:marBottom w:val="0"/>
          <w:divBdr>
            <w:top w:val="none" w:sz="0" w:space="0" w:color="auto"/>
            <w:left w:val="none" w:sz="0" w:space="0" w:color="auto"/>
            <w:bottom w:val="none" w:sz="0" w:space="0" w:color="auto"/>
            <w:right w:val="none" w:sz="0" w:space="0" w:color="auto"/>
          </w:divBdr>
        </w:div>
        <w:div w:id="741761164">
          <w:marLeft w:val="640"/>
          <w:marRight w:val="0"/>
          <w:marTop w:val="0"/>
          <w:marBottom w:val="0"/>
          <w:divBdr>
            <w:top w:val="none" w:sz="0" w:space="0" w:color="auto"/>
            <w:left w:val="none" w:sz="0" w:space="0" w:color="auto"/>
            <w:bottom w:val="none" w:sz="0" w:space="0" w:color="auto"/>
            <w:right w:val="none" w:sz="0" w:space="0" w:color="auto"/>
          </w:divBdr>
        </w:div>
        <w:div w:id="52240569">
          <w:marLeft w:val="640"/>
          <w:marRight w:val="0"/>
          <w:marTop w:val="0"/>
          <w:marBottom w:val="0"/>
          <w:divBdr>
            <w:top w:val="none" w:sz="0" w:space="0" w:color="auto"/>
            <w:left w:val="none" w:sz="0" w:space="0" w:color="auto"/>
            <w:bottom w:val="none" w:sz="0" w:space="0" w:color="auto"/>
            <w:right w:val="none" w:sz="0" w:space="0" w:color="auto"/>
          </w:divBdr>
        </w:div>
        <w:div w:id="1376157196">
          <w:marLeft w:val="640"/>
          <w:marRight w:val="0"/>
          <w:marTop w:val="0"/>
          <w:marBottom w:val="0"/>
          <w:divBdr>
            <w:top w:val="none" w:sz="0" w:space="0" w:color="auto"/>
            <w:left w:val="none" w:sz="0" w:space="0" w:color="auto"/>
            <w:bottom w:val="none" w:sz="0" w:space="0" w:color="auto"/>
            <w:right w:val="none" w:sz="0" w:space="0" w:color="auto"/>
          </w:divBdr>
        </w:div>
        <w:div w:id="508370702">
          <w:marLeft w:val="640"/>
          <w:marRight w:val="0"/>
          <w:marTop w:val="0"/>
          <w:marBottom w:val="0"/>
          <w:divBdr>
            <w:top w:val="none" w:sz="0" w:space="0" w:color="auto"/>
            <w:left w:val="none" w:sz="0" w:space="0" w:color="auto"/>
            <w:bottom w:val="none" w:sz="0" w:space="0" w:color="auto"/>
            <w:right w:val="none" w:sz="0" w:space="0" w:color="auto"/>
          </w:divBdr>
        </w:div>
        <w:div w:id="2031909412">
          <w:marLeft w:val="640"/>
          <w:marRight w:val="0"/>
          <w:marTop w:val="0"/>
          <w:marBottom w:val="0"/>
          <w:divBdr>
            <w:top w:val="none" w:sz="0" w:space="0" w:color="auto"/>
            <w:left w:val="none" w:sz="0" w:space="0" w:color="auto"/>
            <w:bottom w:val="none" w:sz="0" w:space="0" w:color="auto"/>
            <w:right w:val="none" w:sz="0" w:space="0" w:color="auto"/>
          </w:divBdr>
        </w:div>
        <w:div w:id="2051760865">
          <w:marLeft w:val="640"/>
          <w:marRight w:val="0"/>
          <w:marTop w:val="0"/>
          <w:marBottom w:val="0"/>
          <w:divBdr>
            <w:top w:val="none" w:sz="0" w:space="0" w:color="auto"/>
            <w:left w:val="none" w:sz="0" w:space="0" w:color="auto"/>
            <w:bottom w:val="none" w:sz="0" w:space="0" w:color="auto"/>
            <w:right w:val="none" w:sz="0" w:space="0" w:color="auto"/>
          </w:divBdr>
        </w:div>
        <w:div w:id="1774326183">
          <w:marLeft w:val="640"/>
          <w:marRight w:val="0"/>
          <w:marTop w:val="0"/>
          <w:marBottom w:val="0"/>
          <w:divBdr>
            <w:top w:val="none" w:sz="0" w:space="0" w:color="auto"/>
            <w:left w:val="none" w:sz="0" w:space="0" w:color="auto"/>
            <w:bottom w:val="none" w:sz="0" w:space="0" w:color="auto"/>
            <w:right w:val="none" w:sz="0" w:space="0" w:color="auto"/>
          </w:divBdr>
        </w:div>
        <w:div w:id="1807158920">
          <w:marLeft w:val="640"/>
          <w:marRight w:val="0"/>
          <w:marTop w:val="0"/>
          <w:marBottom w:val="0"/>
          <w:divBdr>
            <w:top w:val="none" w:sz="0" w:space="0" w:color="auto"/>
            <w:left w:val="none" w:sz="0" w:space="0" w:color="auto"/>
            <w:bottom w:val="none" w:sz="0" w:space="0" w:color="auto"/>
            <w:right w:val="none" w:sz="0" w:space="0" w:color="auto"/>
          </w:divBdr>
        </w:div>
        <w:div w:id="1537817901">
          <w:marLeft w:val="640"/>
          <w:marRight w:val="0"/>
          <w:marTop w:val="0"/>
          <w:marBottom w:val="0"/>
          <w:divBdr>
            <w:top w:val="none" w:sz="0" w:space="0" w:color="auto"/>
            <w:left w:val="none" w:sz="0" w:space="0" w:color="auto"/>
            <w:bottom w:val="none" w:sz="0" w:space="0" w:color="auto"/>
            <w:right w:val="none" w:sz="0" w:space="0" w:color="auto"/>
          </w:divBdr>
        </w:div>
      </w:divsChild>
    </w:div>
    <w:div w:id="967247692">
      <w:bodyDiv w:val="1"/>
      <w:marLeft w:val="0"/>
      <w:marRight w:val="0"/>
      <w:marTop w:val="0"/>
      <w:marBottom w:val="0"/>
      <w:divBdr>
        <w:top w:val="none" w:sz="0" w:space="0" w:color="auto"/>
        <w:left w:val="none" w:sz="0" w:space="0" w:color="auto"/>
        <w:bottom w:val="none" w:sz="0" w:space="0" w:color="auto"/>
        <w:right w:val="none" w:sz="0" w:space="0" w:color="auto"/>
      </w:divBdr>
      <w:divsChild>
        <w:div w:id="2043824039">
          <w:marLeft w:val="640"/>
          <w:marRight w:val="0"/>
          <w:marTop w:val="0"/>
          <w:marBottom w:val="0"/>
          <w:divBdr>
            <w:top w:val="none" w:sz="0" w:space="0" w:color="auto"/>
            <w:left w:val="none" w:sz="0" w:space="0" w:color="auto"/>
            <w:bottom w:val="none" w:sz="0" w:space="0" w:color="auto"/>
            <w:right w:val="none" w:sz="0" w:space="0" w:color="auto"/>
          </w:divBdr>
        </w:div>
        <w:div w:id="1006399263">
          <w:marLeft w:val="640"/>
          <w:marRight w:val="0"/>
          <w:marTop w:val="0"/>
          <w:marBottom w:val="0"/>
          <w:divBdr>
            <w:top w:val="none" w:sz="0" w:space="0" w:color="auto"/>
            <w:left w:val="none" w:sz="0" w:space="0" w:color="auto"/>
            <w:bottom w:val="none" w:sz="0" w:space="0" w:color="auto"/>
            <w:right w:val="none" w:sz="0" w:space="0" w:color="auto"/>
          </w:divBdr>
        </w:div>
        <w:div w:id="1221594864">
          <w:marLeft w:val="640"/>
          <w:marRight w:val="0"/>
          <w:marTop w:val="0"/>
          <w:marBottom w:val="0"/>
          <w:divBdr>
            <w:top w:val="none" w:sz="0" w:space="0" w:color="auto"/>
            <w:left w:val="none" w:sz="0" w:space="0" w:color="auto"/>
            <w:bottom w:val="none" w:sz="0" w:space="0" w:color="auto"/>
            <w:right w:val="none" w:sz="0" w:space="0" w:color="auto"/>
          </w:divBdr>
        </w:div>
        <w:div w:id="1361275323">
          <w:marLeft w:val="640"/>
          <w:marRight w:val="0"/>
          <w:marTop w:val="0"/>
          <w:marBottom w:val="0"/>
          <w:divBdr>
            <w:top w:val="none" w:sz="0" w:space="0" w:color="auto"/>
            <w:left w:val="none" w:sz="0" w:space="0" w:color="auto"/>
            <w:bottom w:val="none" w:sz="0" w:space="0" w:color="auto"/>
            <w:right w:val="none" w:sz="0" w:space="0" w:color="auto"/>
          </w:divBdr>
        </w:div>
        <w:div w:id="1848909450">
          <w:marLeft w:val="640"/>
          <w:marRight w:val="0"/>
          <w:marTop w:val="0"/>
          <w:marBottom w:val="0"/>
          <w:divBdr>
            <w:top w:val="none" w:sz="0" w:space="0" w:color="auto"/>
            <w:left w:val="none" w:sz="0" w:space="0" w:color="auto"/>
            <w:bottom w:val="none" w:sz="0" w:space="0" w:color="auto"/>
            <w:right w:val="none" w:sz="0" w:space="0" w:color="auto"/>
          </w:divBdr>
        </w:div>
        <w:div w:id="453596384">
          <w:marLeft w:val="640"/>
          <w:marRight w:val="0"/>
          <w:marTop w:val="0"/>
          <w:marBottom w:val="0"/>
          <w:divBdr>
            <w:top w:val="none" w:sz="0" w:space="0" w:color="auto"/>
            <w:left w:val="none" w:sz="0" w:space="0" w:color="auto"/>
            <w:bottom w:val="none" w:sz="0" w:space="0" w:color="auto"/>
            <w:right w:val="none" w:sz="0" w:space="0" w:color="auto"/>
          </w:divBdr>
        </w:div>
        <w:div w:id="535194488">
          <w:marLeft w:val="640"/>
          <w:marRight w:val="0"/>
          <w:marTop w:val="0"/>
          <w:marBottom w:val="0"/>
          <w:divBdr>
            <w:top w:val="none" w:sz="0" w:space="0" w:color="auto"/>
            <w:left w:val="none" w:sz="0" w:space="0" w:color="auto"/>
            <w:bottom w:val="none" w:sz="0" w:space="0" w:color="auto"/>
            <w:right w:val="none" w:sz="0" w:space="0" w:color="auto"/>
          </w:divBdr>
        </w:div>
        <w:div w:id="270019193">
          <w:marLeft w:val="640"/>
          <w:marRight w:val="0"/>
          <w:marTop w:val="0"/>
          <w:marBottom w:val="0"/>
          <w:divBdr>
            <w:top w:val="none" w:sz="0" w:space="0" w:color="auto"/>
            <w:left w:val="none" w:sz="0" w:space="0" w:color="auto"/>
            <w:bottom w:val="none" w:sz="0" w:space="0" w:color="auto"/>
            <w:right w:val="none" w:sz="0" w:space="0" w:color="auto"/>
          </w:divBdr>
        </w:div>
        <w:div w:id="1667393165">
          <w:marLeft w:val="640"/>
          <w:marRight w:val="0"/>
          <w:marTop w:val="0"/>
          <w:marBottom w:val="0"/>
          <w:divBdr>
            <w:top w:val="none" w:sz="0" w:space="0" w:color="auto"/>
            <w:left w:val="none" w:sz="0" w:space="0" w:color="auto"/>
            <w:bottom w:val="none" w:sz="0" w:space="0" w:color="auto"/>
            <w:right w:val="none" w:sz="0" w:space="0" w:color="auto"/>
          </w:divBdr>
        </w:div>
        <w:div w:id="1797529262">
          <w:marLeft w:val="640"/>
          <w:marRight w:val="0"/>
          <w:marTop w:val="0"/>
          <w:marBottom w:val="0"/>
          <w:divBdr>
            <w:top w:val="none" w:sz="0" w:space="0" w:color="auto"/>
            <w:left w:val="none" w:sz="0" w:space="0" w:color="auto"/>
            <w:bottom w:val="none" w:sz="0" w:space="0" w:color="auto"/>
            <w:right w:val="none" w:sz="0" w:space="0" w:color="auto"/>
          </w:divBdr>
        </w:div>
        <w:div w:id="1612736201">
          <w:marLeft w:val="640"/>
          <w:marRight w:val="0"/>
          <w:marTop w:val="0"/>
          <w:marBottom w:val="0"/>
          <w:divBdr>
            <w:top w:val="none" w:sz="0" w:space="0" w:color="auto"/>
            <w:left w:val="none" w:sz="0" w:space="0" w:color="auto"/>
            <w:bottom w:val="none" w:sz="0" w:space="0" w:color="auto"/>
            <w:right w:val="none" w:sz="0" w:space="0" w:color="auto"/>
          </w:divBdr>
        </w:div>
        <w:div w:id="760294836">
          <w:marLeft w:val="640"/>
          <w:marRight w:val="0"/>
          <w:marTop w:val="0"/>
          <w:marBottom w:val="0"/>
          <w:divBdr>
            <w:top w:val="none" w:sz="0" w:space="0" w:color="auto"/>
            <w:left w:val="none" w:sz="0" w:space="0" w:color="auto"/>
            <w:bottom w:val="none" w:sz="0" w:space="0" w:color="auto"/>
            <w:right w:val="none" w:sz="0" w:space="0" w:color="auto"/>
          </w:divBdr>
        </w:div>
        <w:div w:id="1456555282">
          <w:marLeft w:val="640"/>
          <w:marRight w:val="0"/>
          <w:marTop w:val="0"/>
          <w:marBottom w:val="0"/>
          <w:divBdr>
            <w:top w:val="none" w:sz="0" w:space="0" w:color="auto"/>
            <w:left w:val="none" w:sz="0" w:space="0" w:color="auto"/>
            <w:bottom w:val="none" w:sz="0" w:space="0" w:color="auto"/>
            <w:right w:val="none" w:sz="0" w:space="0" w:color="auto"/>
          </w:divBdr>
        </w:div>
        <w:div w:id="2090303135">
          <w:marLeft w:val="640"/>
          <w:marRight w:val="0"/>
          <w:marTop w:val="0"/>
          <w:marBottom w:val="0"/>
          <w:divBdr>
            <w:top w:val="none" w:sz="0" w:space="0" w:color="auto"/>
            <w:left w:val="none" w:sz="0" w:space="0" w:color="auto"/>
            <w:bottom w:val="none" w:sz="0" w:space="0" w:color="auto"/>
            <w:right w:val="none" w:sz="0" w:space="0" w:color="auto"/>
          </w:divBdr>
        </w:div>
        <w:div w:id="1458337486">
          <w:marLeft w:val="640"/>
          <w:marRight w:val="0"/>
          <w:marTop w:val="0"/>
          <w:marBottom w:val="0"/>
          <w:divBdr>
            <w:top w:val="none" w:sz="0" w:space="0" w:color="auto"/>
            <w:left w:val="none" w:sz="0" w:space="0" w:color="auto"/>
            <w:bottom w:val="none" w:sz="0" w:space="0" w:color="auto"/>
            <w:right w:val="none" w:sz="0" w:space="0" w:color="auto"/>
          </w:divBdr>
        </w:div>
        <w:div w:id="695618668">
          <w:marLeft w:val="640"/>
          <w:marRight w:val="0"/>
          <w:marTop w:val="0"/>
          <w:marBottom w:val="0"/>
          <w:divBdr>
            <w:top w:val="none" w:sz="0" w:space="0" w:color="auto"/>
            <w:left w:val="none" w:sz="0" w:space="0" w:color="auto"/>
            <w:bottom w:val="none" w:sz="0" w:space="0" w:color="auto"/>
            <w:right w:val="none" w:sz="0" w:space="0" w:color="auto"/>
          </w:divBdr>
        </w:div>
        <w:div w:id="2011565509">
          <w:marLeft w:val="640"/>
          <w:marRight w:val="0"/>
          <w:marTop w:val="0"/>
          <w:marBottom w:val="0"/>
          <w:divBdr>
            <w:top w:val="none" w:sz="0" w:space="0" w:color="auto"/>
            <w:left w:val="none" w:sz="0" w:space="0" w:color="auto"/>
            <w:bottom w:val="none" w:sz="0" w:space="0" w:color="auto"/>
            <w:right w:val="none" w:sz="0" w:space="0" w:color="auto"/>
          </w:divBdr>
        </w:div>
        <w:div w:id="1246647327">
          <w:marLeft w:val="640"/>
          <w:marRight w:val="0"/>
          <w:marTop w:val="0"/>
          <w:marBottom w:val="0"/>
          <w:divBdr>
            <w:top w:val="none" w:sz="0" w:space="0" w:color="auto"/>
            <w:left w:val="none" w:sz="0" w:space="0" w:color="auto"/>
            <w:bottom w:val="none" w:sz="0" w:space="0" w:color="auto"/>
            <w:right w:val="none" w:sz="0" w:space="0" w:color="auto"/>
          </w:divBdr>
        </w:div>
        <w:div w:id="1443962868">
          <w:marLeft w:val="640"/>
          <w:marRight w:val="0"/>
          <w:marTop w:val="0"/>
          <w:marBottom w:val="0"/>
          <w:divBdr>
            <w:top w:val="none" w:sz="0" w:space="0" w:color="auto"/>
            <w:left w:val="none" w:sz="0" w:space="0" w:color="auto"/>
            <w:bottom w:val="none" w:sz="0" w:space="0" w:color="auto"/>
            <w:right w:val="none" w:sz="0" w:space="0" w:color="auto"/>
          </w:divBdr>
        </w:div>
        <w:div w:id="1551569775">
          <w:marLeft w:val="640"/>
          <w:marRight w:val="0"/>
          <w:marTop w:val="0"/>
          <w:marBottom w:val="0"/>
          <w:divBdr>
            <w:top w:val="none" w:sz="0" w:space="0" w:color="auto"/>
            <w:left w:val="none" w:sz="0" w:space="0" w:color="auto"/>
            <w:bottom w:val="none" w:sz="0" w:space="0" w:color="auto"/>
            <w:right w:val="none" w:sz="0" w:space="0" w:color="auto"/>
          </w:divBdr>
        </w:div>
        <w:div w:id="607783727">
          <w:marLeft w:val="640"/>
          <w:marRight w:val="0"/>
          <w:marTop w:val="0"/>
          <w:marBottom w:val="0"/>
          <w:divBdr>
            <w:top w:val="none" w:sz="0" w:space="0" w:color="auto"/>
            <w:left w:val="none" w:sz="0" w:space="0" w:color="auto"/>
            <w:bottom w:val="none" w:sz="0" w:space="0" w:color="auto"/>
            <w:right w:val="none" w:sz="0" w:space="0" w:color="auto"/>
          </w:divBdr>
        </w:div>
        <w:div w:id="1370256475">
          <w:marLeft w:val="640"/>
          <w:marRight w:val="0"/>
          <w:marTop w:val="0"/>
          <w:marBottom w:val="0"/>
          <w:divBdr>
            <w:top w:val="none" w:sz="0" w:space="0" w:color="auto"/>
            <w:left w:val="none" w:sz="0" w:space="0" w:color="auto"/>
            <w:bottom w:val="none" w:sz="0" w:space="0" w:color="auto"/>
            <w:right w:val="none" w:sz="0" w:space="0" w:color="auto"/>
          </w:divBdr>
        </w:div>
        <w:div w:id="1800343188">
          <w:marLeft w:val="640"/>
          <w:marRight w:val="0"/>
          <w:marTop w:val="0"/>
          <w:marBottom w:val="0"/>
          <w:divBdr>
            <w:top w:val="none" w:sz="0" w:space="0" w:color="auto"/>
            <w:left w:val="none" w:sz="0" w:space="0" w:color="auto"/>
            <w:bottom w:val="none" w:sz="0" w:space="0" w:color="auto"/>
            <w:right w:val="none" w:sz="0" w:space="0" w:color="auto"/>
          </w:divBdr>
        </w:div>
        <w:div w:id="919287190">
          <w:marLeft w:val="640"/>
          <w:marRight w:val="0"/>
          <w:marTop w:val="0"/>
          <w:marBottom w:val="0"/>
          <w:divBdr>
            <w:top w:val="none" w:sz="0" w:space="0" w:color="auto"/>
            <w:left w:val="none" w:sz="0" w:space="0" w:color="auto"/>
            <w:bottom w:val="none" w:sz="0" w:space="0" w:color="auto"/>
            <w:right w:val="none" w:sz="0" w:space="0" w:color="auto"/>
          </w:divBdr>
        </w:div>
        <w:div w:id="28115067">
          <w:marLeft w:val="640"/>
          <w:marRight w:val="0"/>
          <w:marTop w:val="0"/>
          <w:marBottom w:val="0"/>
          <w:divBdr>
            <w:top w:val="none" w:sz="0" w:space="0" w:color="auto"/>
            <w:left w:val="none" w:sz="0" w:space="0" w:color="auto"/>
            <w:bottom w:val="none" w:sz="0" w:space="0" w:color="auto"/>
            <w:right w:val="none" w:sz="0" w:space="0" w:color="auto"/>
          </w:divBdr>
        </w:div>
        <w:div w:id="503209954">
          <w:marLeft w:val="640"/>
          <w:marRight w:val="0"/>
          <w:marTop w:val="0"/>
          <w:marBottom w:val="0"/>
          <w:divBdr>
            <w:top w:val="none" w:sz="0" w:space="0" w:color="auto"/>
            <w:left w:val="none" w:sz="0" w:space="0" w:color="auto"/>
            <w:bottom w:val="none" w:sz="0" w:space="0" w:color="auto"/>
            <w:right w:val="none" w:sz="0" w:space="0" w:color="auto"/>
          </w:divBdr>
        </w:div>
        <w:div w:id="830561164">
          <w:marLeft w:val="640"/>
          <w:marRight w:val="0"/>
          <w:marTop w:val="0"/>
          <w:marBottom w:val="0"/>
          <w:divBdr>
            <w:top w:val="none" w:sz="0" w:space="0" w:color="auto"/>
            <w:left w:val="none" w:sz="0" w:space="0" w:color="auto"/>
            <w:bottom w:val="none" w:sz="0" w:space="0" w:color="auto"/>
            <w:right w:val="none" w:sz="0" w:space="0" w:color="auto"/>
          </w:divBdr>
        </w:div>
        <w:div w:id="1928490079">
          <w:marLeft w:val="640"/>
          <w:marRight w:val="0"/>
          <w:marTop w:val="0"/>
          <w:marBottom w:val="0"/>
          <w:divBdr>
            <w:top w:val="none" w:sz="0" w:space="0" w:color="auto"/>
            <w:left w:val="none" w:sz="0" w:space="0" w:color="auto"/>
            <w:bottom w:val="none" w:sz="0" w:space="0" w:color="auto"/>
            <w:right w:val="none" w:sz="0" w:space="0" w:color="auto"/>
          </w:divBdr>
        </w:div>
        <w:div w:id="911232296">
          <w:marLeft w:val="640"/>
          <w:marRight w:val="0"/>
          <w:marTop w:val="0"/>
          <w:marBottom w:val="0"/>
          <w:divBdr>
            <w:top w:val="none" w:sz="0" w:space="0" w:color="auto"/>
            <w:left w:val="none" w:sz="0" w:space="0" w:color="auto"/>
            <w:bottom w:val="none" w:sz="0" w:space="0" w:color="auto"/>
            <w:right w:val="none" w:sz="0" w:space="0" w:color="auto"/>
          </w:divBdr>
        </w:div>
        <w:div w:id="718553229">
          <w:marLeft w:val="640"/>
          <w:marRight w:val="0"/>
          <w:marTop w:val="0"/>
          <w:marBottom w:val="0"/>
          <w:divBdr>
            <w:top w:val="none" w:sz="0" w:space="0" w:color="auto"/>
            <w:left w:val="none" w:sz="0" w:space="0" w:color="auto"/>
            <w:bottom w:val="none" w:sz="0" w:space="0" w:color="auto"/>
            <w:right w:val="none" w:sz="0" w:space="0" w:color="auto"/>
          </w:divBdr>
        </w:div>
        <w:div w:id="1867255946">
          <w:marLeft w:val="640"/>
          <w:marRight w:val="0"/>
          <w:marTop w:val="0"/>
          <w:marBottom w:val="0"/>
          <w:divBdr>
            <w:top w:val="none" w:sz="0" w:space="0" w:color="auto"/>
            <w:left w:val="none" w:sz="0" w:space="0" w:color="auto"/>
            <w:bottom w:val="none" w:sz="0" w:space="0" w:color="auto"/>
            <w:right w:val="none" w:sz="0" w:space="0" w:color="auto"/>
          </w:divBdr>
        </w:div>
        <w:div w:id="1848902167">
          <w:marLeft w:val="640"/>
          <w:marRight w:val="0"/>
          <w:marTop w:val="0"/>
          <w:marBottom w:val="0"/>
          <w:divBdr>
            <w:top w:val="none" w:sz="0" w:space="0" w:color="auto"/>
            <w:left w:val="none" w:sz="0" w:space="0" w:color="auto"/>
            <w:bottom w:val="none" w:sz="0" w:space="0" w:color="auto"/>
            <w:right w:val="none" w:sz="0" w:space="0" w:color="auto"/>
          </w:divBdr>
        </w:div>
        <w:div w:id="455562724">
          <w:marLeft w:val="640"/>
          <w:marRight w:val="0"/>
          <w:marTop w:val="0"/>
          <w:marBottom w:val="0"/>
          <w:divBdr>
            <w:top w:val="none" w:sz="0" w:space="0" w:color="auto"/>
            <w:left w:val="none" w:sz="0" w:space="0" w:color="auto"/>
            <w:bottom w:val="none" w:sz="0" w:space="0" w:color="auto"/>
            <w:right w:val="none" w:sz="0" w:space="0" w:color="auto"/>
          </w:divBdr>
        </w:div>
        <w:div w:id="720177465">
          <w:marLeft w:val="640"/>
          <w:marRight w:val="0"/>
          <w:marTop w:val="0"/>
          <w:marBottom w:val="0"/>
          <w:divBdr>
            <w:top w:val="none" w:sz="0" w:space="0" w:color="auto"/>
            <w:left w:val="none" w:sz="0" w:space="0" w:color="auto"/>
            <w:bottom w:val="none" w:sz="0" w:space="0" w:color="auto"/>
            <w:right w:val="none" w:sz="0" w:space="0" w:color="auto"/>
          </w:divBdr>
        </w:div>
        <w:div w:id="1178274276">
          <w:marLeft w:val="640"/>
          <w:marRight w:val="0"/>
          <w:marTop w:val="0"/>
          <w:marBottom w:val="0"/>
          <w:divBdr>
            <w:top w:val="none" w:sz="0" w:space="0" w:color="auto"/>
            <w:left w:val="none" w:sz="0" w:space="0" w:color="auto"/>
            <w:bottom w:val="none" w:sz="0" w:space="0" w:color="auto"/>
            <w:right w:val="none" w:sz="0" w:space="0" w:color="auto"/>
          </w:divBdr>
        </w:div>
        <w:div w:id="1561596456">
          <w:marLeft w:val="640"/>
          <w:marRight w:val="0"/>
          <w:marTop w:val="0"/>
          <w:marBottom w:val="0"/>
          <w:divBdr>
            <w:top w:val="none" w:sz="0" w:space="0" w:color="auto"/>
            <w:left w:val="none" w:sz="0" w:space="0" w:color="auto"/>
            <w:bottom w:val="none" w:sz="0" w:space="0" w:color="auto"/>
            <w:right w:val="none" w:sz="0" w:space="0" w:color="auto"/>
          </w:divBdr>
        </w:div>
        <w:div w:id="605044423">
          <w:marLeft w:val="640"/>
          <w:marRight w:val="0"/>
          <w:marTop w:val="0"/>
          <w:marBottom w:val="0"/>
          <w:divBdr>
            <w:top w:val="none" w:sz="0" w:space="0" w:color="auto"/>
            <w:left w:val="none" w:sz="0" w:space="0" w:color="auto"/>
            <w:bottom w:val="none" w:sz="0" w:space="0" w:color="auto"/>
            <w:right w:val="none" w:sz="0" w:space="0" w:color="auto"/>
          </w:divBdr>
        </w:div>
        <w:div w:id="1351906423">
          <w:marLeft w:val="640"/>
          <w:marRight w:val="0"/>
          <w:marTop w:val="0"/>
          <w:marBottom w:val="0"/>
          <w:divBdr>
            <w:top w:val="none" w:sz="0" w:space="0" w:color="auto"/>
            <w:left w:val="none" w:sz="0" w:space="0" w:color="auto"/>
            <w:bottom w:val="none" w:sz="0" w:space="0" w:color="auto"/>
            <w:right w:val="none" w:sz="0" w:space="0" w:color="auto"/>
          </w:divBdr>
        </w:div>
        <w:div w:id="432022079">
          <w:marLeft w:val="640"/>
          <w:marRight w:val="0"/>
          <w:marTop w:val="0"/>
          <w:marBottom w:val="0"/>
          <w:divBdr>
            <w:top w:val="none" w:sz="0" w:space="0" w:color="auto"/>
            <w:left w:val="none" w:sz="0" w:space="0" w:color="auto"/>
            <w:bottom w:val="none" w:sz="0" w:space="0" w:color="auto"/>
            <w:right w:val="none" w:sz="0" w:space="0" w:color="auto"/>
          </w:divBdr>
        </w:div>
        <w:div w:id="75253582">
          <w:marLeft w:val="640"/>
          <w:marRight w:val="0"/>
          <w:marTop w:val="0"/>
          <w:marBottom w:val="0"/>
          <w:divBdr>
            <w:top w:val="none" w:sz="0" w:space="0" w:color="auto"/>
            <w:left w:val="none" w:sz="0" w:space="0" w:color="auto"/>
            <w:bottom w:val="none" w:sz="0" w:space="0" w:color="auto"/>
            <w:right w:val="none" w:sz="0" w:space="0" w:color="auto"/>
          </w:divBdr>
        </w:div>
        <w:div w:id="574631887">
          <w:marLeft w:val="640"/>
          <w:marRight w:val="0"/>
          <w:marTop w:val="0"/>
          <w:marBottom w:val="0"/>
          <w:divBdr>
            <w:top w:val="none" w:sz="0" w:space="0" w:color="auto"/>
            <w:left w:val="none" w:sz="0" w:space="0" w:color="auto"/>
            <w:bottom w:val="none" w:sz="0" w:space="0" w:color="auto"/>
            <w:right w:val="none" w:sz="0" w:space="0" w:color="auto"/>
          </w:divBdr>
        </w:div>
        <w:div w:id="1915387318">
          <w:marLeft w:val="640"/>
          <w:marRight w:val="0"/>
          <w:marTop w:val="0"/>
          <w:marBottom w:val="0"/>
          <w:divBdr>
            <w:top w:val="none" w:sz="0" w:space="0" w:color="auto"/>
            <w:left w:val="none" w:sz="0" w:space="0" w:color="auto"/>
            <w:bottom w:val="none" w:sz="0" w:space="0" w:color="auto"/>
            <w:right w:val="none" w:sz="0" w:space="0" w:color="auto"/>
          </w:divBdr>
        </w:div>
        <w:div w:id="1116870663">
          <w:marLeft w:val="640"/>
          <w:marRight w:val="0"/>
          <w:marTop w:val="0"/>
          <w:marBottom w:val="0"/>
          <w:divBdr>
            <w:top w:val="none" w:sz="0" w:space="0" w:color="auto"/>
            <w:left w:val="none" w:sz="0" w:space="0" w:color="auto"/>
            <w:bottom w:val="none" w:sz="0" w:space="0" w:color="auto"/>
            <w:right w:val="none" w:sz="0" w:space="0" w:color="auto"/>
          </w:divBdr>
        </w:div>
        <w:div w:id="290863275">
          <w:marLeft w:val="640"/>
          <w:marRight w:val="0"/>
          <w:marTop w:val="0"/>
          <w:marBottom w:val="0"/>
          <w:divBdr>
            <w:top w:val="none" w:sz="0" w:space="0" w:color="auto"/>
            <w:left w:val="none" w:sz="0" w:space="0" w:color="auto"/>
            <w:bottom w:val="none" w:sz="0" w:space="0" w:color="auto"/>
            <w:right w:val="none" w:sz="0" w:space="0" w:color="auto"/>
          </w:divBdr>
        </w:div>
      </w:divsChild>
    </w:div>
    <w:div w:id="968240249">
      <w:bodyDiv w:val="1"/>
      <w:marLeft w:val="0"/>
      <w:marRight w:val="0"/>
      <w:marTop w:val="0"/>
      <w:marBottom w:val="0"/>
      <w:divBdr>
        <w:top w:val="none" w:sz="0" w:space="0" w:color="auto"/>
        <w:left w:val="none" w:sz="0" w:space="0" w:color="auto"/>
        <w:bottom w:val="none" w:sz="0" w:space="0" w:color="auto"/>
        <w:right w:val="none" w:sz="0" w:space="0" w:color="auto"/>
      </w:divBdr>
      <w:divsChild>
        <w:div w:id="1134372864">
          <w:marLeft w:val="640"/>
          <w:marRight w:val="0"/>
          <w:marTop w:val="0"/>
          <w:marBottom w:val="0"/>
          <w:divBdr>
            <w:top w:val="none" w:sz="0" w:space="0" w:color="auto"/>
            <w:left w:val="none" w:sz="0" w:space="0" w:color="auto"/>
            <w:bottom w:val="none" w:sz="0" w:space="0" w:color="auto"/>
            <w:right w:val="none" w:sz="0" w:space="0" w:color="auto"/>
          </w:divBdr>
        </w:div>
        <w:div w:id="302274784">
          <w:marLeft w:val="640"/>
          <w:marRight w:val="0"/>
          <w:marTop w:val="0"/>
          <w:marBottom w:val="0"/>
          <w:divBdr>
            <w:top w:val="none" w:sz="0" w:space="0" w:color="auto"/>
            <w:left w:val="none" w:sz="0" w:space="0" w:color="auto"/>
            <w:bottom w:val="none" w:sz="0" w:space="0" w:color="auto"/>
            <w:right w:val="none" w:sz="0" w:space="0" w:color="auto"/>
          </w:divBdr>
        </w:div>
        <w:div w:id="2033148087">
          <w:marLeft w:val="640"/>
          <w:marRight w:val="0"/>
          <w:marTop w:val="0"/>
          <w:marBottom w:val="0"/>
          <w:divBdr>
            <w:top w:val="none" w:sz="0" w:space="0" w:color="auto"/>
            <w:left w:val="none" w:sz="0" w:space="0" w:color="auto"/>
            <w:bottom w:val="none" w:sz="0" w:space="0" w:color="auto"/>
            <w:right w:val="none" w:sz="0" w:space="0" w:color="auto"/>
          </w:divBdr>
        </w:div>
        <w:div w:id="1148401970">
          <w:marLeft w:val="640"/>
          <w:marRight w:val="0"/>
          <w:marTop w:val="0"/>
          <w:marBottom w:val="0"/>
          <w:divBdr>
            <w:top w:val="none" w:sz="0" w:space="0" w:color="auto"/>
            <w:left w:val="none" w:sz="0" w:space="0" w:color="auto"/>
            <w:bottom w:val="none" w:sz="0" w:space="0" w:color="auto"/>
            <w:right w:val="none" w:sz="0" w:space="0" w:color="auto"/>
          </w:divBdr>
        </w:div>
        <w:div w:id="435641646">
          <w:marLeft w:val="640"/>
          <w:marRight w:val="0"/>
          <w:marTop w:val="0"/>
          <w:marBottom w:val="0"/>
          <w:divBdr>
            <w:top w:val="none" w:sz="0" w:space="0" w:color="auto"/>
            <w:left w:val="none" w:sz="0" w:space="0" w:color="auto"/>
            <w:bottom w:val="none" w:sz="0" w:space="0" w:color="auto"/>
            <w:right w:val="none" w:sz="0" w:space="0" w:color="auto"/>
          </w:divBdr>
        </w:div>
        <w:div w:id="857743774">
          <w:marLeft w:val="640"/>
          <w:marRight w:val="0"/>
          <w:marTop w:val="0"/>
          <w:marBottom w:val="0"/>
          <w:divBdr>
            <w:top w:val="none" w:sz="0" w:space="0" w:color="auto"/>
            <w:left w:val="none" w:sz="0" w:space="0" w:color="auto"/>
            <w:bottom w:val="none" w:sz="0" w:space="0" w:color="auto"/>
            <w:right w:val="none" w:sz="0" w:space="0" w:color="auto"/>
          </w:divBdr>
        </w:div>
        <w:div w:id="2040275833">
          <w:marLeft w:val="640"/>
          <w:marRight w:val="0"/>
          <w:marTop w:val="0"/>
          <w:marBottom w:val="0"/>
          <w:divBdr>
            <w:top w:val="none" w:sz="0" w:space="0" w:color="auto"/>
            <w:left w:val="none" w:sz="0" w:space="0" w:color="auto"/>
            <w:bottom w:val="none" w:sz="0" w:space="0" w:color="auto"/>
            <w:right w:val="none" w:sz="0" w:space="0" w:color="auto"/>
          </w:divBdr>
        </w:div>
        <w:div w:id="1774085566">
          <w:marLeft w:val="640"/>
          <w:marRight w:val="0"/>
          <w:marTop w:val="0"/>
          <w:marBottom w:val="0"/>
          <w:divBdr>
            <w:top w:val="none" w:sz="0" w:space="0" w:color="auto"/>
            <w:left w:val="none" w:sz="0" w:space="0" w:color="auto"/>
            <w:bottom w:val="none" w:sz="0" w:space="0" w:color="auto"/>
            <w:right w:val="none" w:sz="0" w:space="0" w:color="auto"/>
          </w:divBdr>
        </w:div>
        <w:div w:id="93015946">
          <w:marLeft w:val="640"/>
          <w:marRight w:val="0"/>
          <w:marTop w:val="0"/>
          <w:marBottom w:val="0"/>
          <w:divBdr>
            <w:top w:val="none" w:sz="0" w:space="0" w:color="auto"/>
            <w:left w:val="none" w:sz="0" w:space="0" w:color="auto"/>
            <w:bottom w:val="none" w:sz="0" w:space="0" w:color="auto"/>
            <w:right w:val="none" w:sz="0" w:space="0" w:color="auto"/>
          </w:divBdr>
        </w:div>
        <w:div w:id="1626160619">
          <w:marLeft w:val="640"/>
          <w:marRight w:val="0"/>
          <w:marTop w:val="0"/>
          <w:marBottom w:val="0"/>
          <w:divBdr>
            <w:top w:val="none" w:sz="0" w:space="0" w:color="auto"/>
            <w:left w:val="none" w:sz="0" w:space="0" w:color="auto"/>
            <w:bottom w:val="none" w:sz="0" w:space="0" w:color="auto"/>
            <w:right w:val="none" w:sz="0" w:space="0" w:color="auto"/>
          </w:divBdr>
        </w:div>
        <w:div w:id="391929616">
          <w:marLeft w:val="640"/>
          <w:marRight w:val="0"/>
          <w:marTop w:val="0"/>
          <w:marBottom w:val="0"/>
          <w:divBdr>
            <w:top w:val="none" w:sz="0" w:space="0" w:color="auto"/>
            <w:left w:val="none" w:sz="0" w:space="0" w:color="auto"/>
            <w:bottom w:val="none" w:sz="0" w:space="0" w:color="auto"/>
            <w:right w:val="none" w:sz="0" w:space="0" w:color="auto"/>
          </w:divBdr>
        </w:div>
        <w:div w:id="2096320204">
          <w:marLeft w:val="640"/>
          <w:marRight w:val="0"/>
          <w:marTop w:val="0"/>
          <w:marBottom w:val="0"/>
          <w:divBdr>
            <w:top w:val="none" w:sz="0" w:space="0" w:color="auto"/>
            <w:left w:val="none" w:sz="0" w:space="0" w:color="auto"/>
            <w:bottom w:val="none" w:sz="0" w:space="0" w:color="auto"/>
            <w:right w:val="none" w:sz="0" w:space="0" w:color="auto"/>
          </w:divBdr>
        </w:div>
        <w:div w:id="1308708096">
          <w:marLeft w:val="640"/>
          <w:marRight w:val="0"/>
          <w:marTop w:val="0"/>
          <w:marBottom w:val="0"/>
          <w:divBdr>
            <w:top w:val="none" w:sz="0" w:space="0" w:color="auto"/>
            <w:left w:val="none" w:sz="0" w:space="0" w:color="auto"/>
            <w:bottom w:val="none" w:sz="0" w:space="0" w:color="auto"/>
            <w:right w:val="none" w:sz="0" w:space="0" w:color="auto"/>
          </w:divBdr>
        </w:div>
        <w:div w:id="965820426">
          <w:marLeft w:val="640"/>
          <w:marRight w:val="0"/>
          <w:marTop w:val="0"/>
          <w:marBottom w:val="0"/>
          <w:divBdr>
            <w:top w:val="none" w:sz="0" w:space="0" w:color="auto"/>
            <w:left w:val="none" w:sz="0" w:space="0" w:color="auto"/>
            <w:bottom w:val="none" w:sz="0" w:space="0" w:color="auto"/>
            <w:right w:val="none" w:sz="0" w:space="0" w:color="auto"/>
          </w:divBdr>
        </w:div>
        <w:div w:id="1046679803">
          <w:marLeft w:val="640"/>
          <w:marRight w:val="0"/>
          <w:marTop w:val="0"/>
          <w:marBottom w:val="0"/>
          <w:divBdr>
            <w:top w:val="none" w:sz="0" w:space="0" w:color="auto"/>
            <w:left w:val="none" w:sz="0" w:space="0" w:color="auto"/>
            <w:bottom w:val="none" w:sz="0" w:space="0" w:color="auto"/>
            <w:right w:val="none" w:sz="0" w:space="0" w:color="auto"/>
          </w:divBdr>
        </w:div>
        <w:div w:id="1100570207">
          <w:marLeft w:val="640"/>
          <w:marRight w:val="0"/>
          <w:marTop w:val="0"/>
          <w:marBottom w:val="0"/>
          <w:divBdr>
            <w:top w:val="none" w:sz="0" w:space="0" w:color="auto"/>
            <w:left w:val="none" w:sz="0" w:space="0" w:color="auto"/>
            <w:bottom w:val="none" w:sz="0" w:space="0" w:color="auto"/>
            <w:right w:val="none" w:sz="0" w:space="0" w:color="auto"/>
          </w:divBdr>
        </w:div>
        <w:div w:id="877545604">
          <w:marLeft w:val="640"/>
          <w:marRight w:val="0"/>
          <w:marTop w:val="0"/>
          <w:marBottom w:val="0"/>
          <w:divBdr>
            <w:top w:val="none" w:sz="0" w:space="0" w:color="auto"/>
            <w:left w:val="none" w:sz="0" w:space="0" w:color="auto"/>
            <w:bottom w:val="none" w:sz="0" w:space="0" w:color="auto"/>
            <w:right w:val="none" w:sz="0" w:space="0" w:color="auto"/>
          </w:divBdr>
        </w:div>
        <w:div w:id="782649986">
          <w:marLeft w:val="640"/>
          <w:marRight w:val="0"/>
          <w:marTop w:val="0"/>
          <w:marBottom w:val="0"/>
          <w:divBdr>
            <w:top w:val="none" w:sz="0" w:space="0" w:color="auto"/>
            <w:left w:val="none" w:sz="0" w:space="0" w:color="auto"/>
            <w:bottom w:val="none" w:sz="0" w:space="0" w:color="auto"/>
            <w:right w:val="none" w:sz="0" w:space="0" w:color="auto"/>
          </w:divBdr>
        </w:div>
        <w:div w:id="650139565">
          <w:marLeft w:val="640"/>
          <w:marRight w:val="0"/>
          <w:marTop w:val="0"/>
          <w:marBottom w:val="0"/>
          <w:divBdr>
            <w:top w:val="none" w:sz="0" w:space="0" w:color="auto"/>
            <w:left w:val="none" w:sz="0" w:space="0" w:color="auto"/>
            <w:bottom w:val="none" w:sz="0" w:space="0" w:color="auto"/>
            <w:right w:val="none" w:sz="0" w:space="0" w:color="auto"/>
          </w:divBdr>
        </w:div>
        <w:div w:id="1855076366">
          <w:marLeft w:val="640"/>
          <w:marRight w:val="0"/>
          <w:marTop w:val="0"/>
          <w:marBottom w:val="0"/>
          <w:divBdr>
            <w:top w:val="none" w:sz="0" w:space="0" w:color="auto"/>
            <w:left w:val="none" w:sz="0" w:space="0" w:color="auto"/>
            <w:bottom w:val="none" w:sz="0" w:space="0" w:color="auto"/>
            <w:right w:val="none" w:sz="0" w:space="0" w:color="auto"/>
          </w:divBdr>
        </w:div>
        <w:div w:id="1988850879">
          <w:marLeft w:val="640"/>
          <w:marRight w:val="0"/>
          <w:marTop w:val="0"/>
          <w:marBottom w:val="0"/>
          <w:divBdr>
            <w:top w:val="none" w:sz="0" w:space="0" w:color="auto"/>
            <w:left w:val="none" w:sz="0" w:space="0" w:color="auto"/>
            <w:bottom w:val="none" w:sz="0" w:space="0" w:color="auto"/>
            <w:right w:val="none" w:sz="0" w:space="0" w:color="auto"/>
          </w:divBdr>
        </w:div>
        <w:div w:id="1906918312">
          <w:marLeft w:val="640"/>
          <w:marRight w:val="0"/>
          <w:marTop w:val="0"/>
          <w:marBottom w:val="0"/>
          <w:divBdr>
            <w:top w:val="none" w:sz="0" w:space="0" w:color="auto"/>
            <w:left w:val="none" w:sz="0" w:space="0" w:color="auto"/>
            <w:bottom w:val="none" w:sz="0" w:space="0" w:color="auto"/>
            <w:right w:val="none" w:sz="0" w:space="0" w:color="auto"/>
          </w:divBdr>
        </w:div>
        <w:div w:id="1618292301">
          <w:marLeft w:val="640"/>
          <w:marRight w:val="0"/>
          <w:marTop w:val="0"/>
          <w:marBottom w:val="0"/>
          <w:divBdr>
            <w:top w:val="none" w:sz="0" w:space="0" w:color="auto"/>
            <w:left w:val="none" w:sz="0" w:space="0" w:color="auto"/>
            <w:bottom w:val="none" w:sz="0" w:space="0" w:color="auto"/>
            <w:right w:val="none" w:sz="0" w:space="0" w:color="auto"/>
          </w:divBdr>
        </w:div>
        <w:div w:id="253975686">
          <w:marLeft w:val="640"/>
          <w:marRight w:val="0"/>
          <w:marTop w:val="0"/>
          <w:marBottom w:val="0"/>
          <w:divBdr>
            <w:top w:val="none" w:sz="0" w:space="0" w:color="auto"/>
            <w:left w:val="none" w:sz="0" w:space="0" w:color="auto"/>
            <w:bottom w:val="none" w:sz="0" w:space="0" w:color="auto"/>
            <w:right w:val="none" w:sz="0" w:space="0" w:color="auto"/>
          </w:divBdr>
        </w:div>
        <w:div w:id="371733340">
          <w:marLeft w:val="640"/>
          <w:marRight w:val="0"/>
          <w:marTop w:val="0"/>
          <w:marBottom w:val="0"/>
          <w:divBdr>
            <w:top w:val="none" w:sz="0" w:space="0" w:color="auto"/>
            <w:left w:val="none" w:sz="0" w:space="0" w:color="auto"/>
            <w:bottom w:val="none" w:sz="0" w:space="0" w:color="auto"/>
            <w:right w:val="none" w:sz="0" w:space="0" w:color="auto"/>
          </w:divBdr>
        </w:div>
        <w:div w:id="585304407">
          <w:marLeft w:val="640"/>
          <w:marRight w:val="0"/>
          <w:marTop w:val="0"/>
          <w:marBottom w:val="0"/>
          <w:divBdr>
            <w:top w:val="none" w:sz="0" w:space="0" w:color="auto"/>
            <w:left w:val="none" w:sz="0" w:space="0" w:color="auto"/>
            <w:bottom w:val="none" w:sz="0" w:space="0" w:color="auto"/>
            <w:right w:val="none" w:sz="0" w:space="0" w:color="auto"/>
          </w:divBdr>
        </w:div>
        <w:div w:id="586427252">
          <w:marLeft w:val="640"/>
          <w:marRight w:val="0"/>
          <w:marTop w:val="0"/>
          <w:marBottom w:val="0"/>
          <w:divBdr>
            <w:top w:val="none" w:sz="0" w:space="0" w:color="auto"/>
            <w:left w:val="none" w:sz="0" w:space="0" w:color="auto"/>
            <w:bottom w:val="none" w:sz="0" w:space="0" w:color="auto"/>
            <w:right w:val="none" w:sz="0" w:space="0" w:color="auto"/>
          </w:divBdr>
        </w:div>
        <w:div w:id="1987735575">
          <w:marLeft w:val="640"/>
          <w:marRight w:val="0"/>
          <w:marTop w:val="0"/>
          <w:marBottom w:val="0"/>
          <w:divBdr>
            <w:top w:val="none" w:sz="0" w:space="0" w:color="auto"/>
            <w:left w:val="none" w:sz="0" w:space="0" w:color="auto"/>
            <w:bottom w:val="none" w:sz="0" w:space="0" w:color="auto"/>
            <w:right w:val="none" w:sz="0" w:space="0" w:color="auto"/>
          </w:divBdr>
        </w:div>
        <w:div w:id="604266094">
          <w:marLeft w:val="640"/>
          <w:marRight w:val="0"/>
          <w:marTop w:val="0"/>
          <w:marBottom w:val="0"/>
          <w:divBdr>
            <w:top w:val="none" w:sz="0" w:space="0" w:color="auto"/>
            <w:left w:val="none" w:sz="0" w:space="0" w:color="auto"/>
            <w:bottom w:val="none" w:sz="0" w:space="0" w:color="auto"/>
            <w:right w:val="none" w:sz="0" w:space="0" w:color="auto"/>
          </w:divBdr>
        </w:div>
        <w:div w:id="763378214">
          <w:marLeft w:val="640"/>
          <w:marRight w:val="0"/>
          <w:marTop w:val="0"/>
          <w:marBottom w:val="0"/>
          <w:divBdr>
            <w:top w:val="none" w:sz="0" w:space="0" w:color="auto"/>
            <w:left w:val="none" w:sz="0" w:space="0" w:color="auto"/>
            <w:bottom w:val="none" w:sz="0" w:space="0" w:color="auto"/>
            <w:right w:val="none" w:sz="0" w:space="0" w:color="auto"/>
          </w:divBdr>
        </w:div>
        <w:div w:id="1415080449">
          <w:marLeft w:val="640"/>
          <w:marRight w:val="0"/>
          <w:marTop w:val="0"/>
          <w:marBottom w:val="0"/>
          <w:divBdr>
            <w:top w:val="none" w:sz="0" w:space="0" w:color="auto"/>
            <w:left w:val="none" w:sz="0" w:space="0" w:color="auto"/>
            <w:bottom w:val="none" w:sz="0" w:space="0" w:color="auto"/>
            <w:right w:val="none" w:sz="0" w:space="0" w:color="auto"/>
          </w:divBdr>
        </w:div>
        <w:div w:id="712537508">
          <w:marLeft w:val="640"/>
          <w:marRight w:val="0"/>
          <w:marTop w:val="0"/>
          <w:marBottom w:val="0"/>
          <w:divBdr>
            <w:top w:val="none" w:sz="0" w:space="0" w:color="auto"/>
            <w:left w:val="none" w:sz="0" w:space="0" w:color="auto"/>
            <w:bottom w:val="none" w:sz="0" w:space="0" w:color="auto"/>
            <w:right w:val="none" w:sz="0" w:space="0" w:color="auto"/>
          </w:divBdr>
        </w:div>
        <w:div w:id="1883395816">
          <w:marLeft w:val="640"/>
          <w:marRight w:val="0"/>
          <w:marTop w:val="0"/>
          <w:marBottom w:val="0"/>
          <w:divBdr>
            <w:top w:val="none" w:sz="0" w:space="0" w:color="auto"/>
            <w:left w:val="none" w:sz="0" w:space="0" w:color="auto"/>
            <w:bottom w:val="none" w:sz="0" w:space="0" w:color="auto"/>
            <w:right w:val="none" w:sz="0" w:space="0" w:color="auto"/>
          </w:divBdr>
        </w:div>
        <w:div w:id="602804497">
          <w:marLeft w:val="640"/>
          <w:marRight w:val="0"/>
          <w:marTop w:val="0"/>
          <w:marBottom w:val="0"/>
          <w:divBdr>
            <w:top w:val="none" w:sz="0" w:space="0" w:color="auto"/>
            <w:left w:val="none" w:sz="0" w:space="0" w:color="auto"/>
            <w:bottom w:val="none" w:sz="0" w:space="0" w:color="auto"/>
            <w:right w:val="none" w:sz="0" w:space="0" w:color="auto"/>
          </w:divBdr>
        </w:div>
        <w:div w:id="971834472">
          <w:marLeft w:val="640"/>
          <w:marRight w:val="0"/>
          <w:marTop w:val="0"/>
          <w:marBottom w:val="0"/>
          <w:divBdr>
            <w:top w:val="none" w:sz="0" w:space="0" w:color="auto"/>
            <w:left w:val="none" w:sz="0" w:space="0" w:color="auto"/>
            <w:bottom w:val="none" w:sz="0" w:space="0" w:color="auto"/>
            <w:right w:val="none" w:sz="0" w:space="0" w:color="auto"/>
          </w:divBdr>
        </w:div>
        <w:div w:id="1180698743">
          <w:marLeft w:val="640"/>
          <w:marRight w:val="0"/>
          <w:marTop w:val="0"/>
          <w:marBottom w:val="0"/>
          <w:divBdr>
            <w:top w:val="none" w:sz="0" w:space="0" w:color="auto"/>
            <w:left w:val="none" w:sz="0" w:space="0" w:color="auto"/>
            <w:bottom w:val="none" w:sz="0" w:space="0" w:color="auto"/>
            <w:right w:val="none" w:sz="0" w:space="0" w:color="auto"/>
          </w:divBdr>
        </w:div>
        <w:div w:id="1984696818">
          <w:marLeft w:val="640"/>
          <w:marRight w:val="0"/>
          <w:marTop w:val="0"/>
          <w:marBottom w:val="0"/>
          <w:divBdr>
            <w:top w:val="none" w:sz="0" w:space="0" w:color="auto"/>
            <w:left w:val="none" w:sz="0" w:space="0" w:color="auto"/>
            <w:bottom w:val="none" w:sz="0" w:space="0" w:color="auto"/>
            <w:right w:val="none" w:sz="0" w:space="0" w:color="auto"/>
          </w:divBdr>
        </w:div>
        <w:div w:id="48381633">
          <w:marLeft w:val="640"/>
          <w:marRight w:val="0"/>
          <w:marTop w:val="0"/>
          <w:marBottom w:val="0"/>
          <w:divBdr>
            <w:top w:val="none" w:sz="0" w:space="0" w:color="auto"/>
            <w:left w:val="none" w:sz="0" w:space="0" w:color="auto"/>
            <w:bottom w:val="none" w:sz="0" w:space="0" w:color="auto"/>
            <w:right w:val="none" w:sz="0" w:space="0" w:color="auto"/>
          </w:divBdr>
        </w:div>
        <w:div w:id="1140264138">
          <w:marLeft w:val="640"/>
          <w:marRight w:val="0"/>
          <w:marTop w:val="0"/>
          <w:marBottom w:val="0"/>
          <w:divBdr>
            <w:top w:val="none" w:sz="0" w:space="0" w:color="auto"/>
            <w:left w:val="none" w:sz="0" w:space="0" w:color="auto"/>
            <w:bottom w:val="none" w:sz="0" w:space="0" w:color="auto"/>
            <w:right w:val="none" w:sz="0" w:space="0" w:color="auto"/>
          </w:divBdr>
        </w:div>
        <w:div w:id="827595069">
          <w:marLeft w:val="640"/>
          <w:marRight w:val="0"/>
          <w:marTop w:val="0"/>
          <w:marBottom w:val="0"/>
          <w:divBdr>
            <w:top w:val="none" w:sz="0" w:space="0" w:color="auto"/>
            <w:left w:val="none" w:sz="0" w:space="0" w:color="auto"/>
            <w:bottom w:val="none" w:sz="0" w:space="0" w:color="auto"/>
            <w:right w:val="none" w:sz="0" w:space="0" w:color="auto"/>
          </w:divBdr>
        </w:div>
        <w:div w:id="283510530">
          <w:marLeft w:val="640"/>
          <w:marRight w:val="0"/>
          <w:marTop w:val="0"/>
          <w:marBottom w:val="0"/>
          <w:divBdr>
            <w:top w:val="none" w:sz="0" w:space="0" w:color="auto"/>
            <w:left w:val="none" w:sz="0" w:space="0" w:color="auto"/>
            <w:bottom w:val="none" w:sz="0" w:space="0" w:color="auto"/>
            <w:right w:val="none" w:sz="0" w:space="0" w:color="auto"/>
          </w:divBdr>
        </w:div>
        <w:div w:id="869612635">
          <w:marLeft w:val="640"/>
          <w:marRight w:val="0"/>
          <w:marTop w:val="0"/>
          <w:marBottom w:val="0"/>
          <w:divBdr>
            <w:top w:val="none" w:sz="0" w:space="0" w:color="auto"/>
            <w:left w:val="none" w:sz="0" w:space="0" w:color="auto"/>
            <w:bottom w:val="none" w:sz="0" w:space="0" w:color="auto"/>
            <w:right w:val="none" w:sz="0" w:space="0" w:color="auto"/>
          </w:divBdr>
        </w:div>
        <w:div w:id="1547330284">
          <w:marLeft w:val="640"/>
          <w:marRight w:val="0"/>
          <w:marTop w:val="0"/>
          <w:marBottom w:val="0"/>
          <w:divBdr>
            <w:top w:val="none" w:sz="0" w:space="0" w:color="auto"/>
            <w:left w:val="none" w:sz="0" w:space="0" w:color="auto"/>
            <w:bottom w:val="none" w:sz="0" w:space="0" w:color="auto"/>
            <w:right w:val="none" w:sz="0" w:space="0" w:color="auto"/>
          </w:divBdr>
        </w:div>
        <w:div w:id="375857815">
          <w:marLeft w:val="640"/>
          <w:marRight w:val="0"/>
          <w:marTop w:val="0"/>
          <w:marBottom w:val="0"/>
          <w:divBdr>
            <w:top w:val="none" w:sz="0" w:space="0" w:color="auto"/>
            <w:left w:val="none" w:sz="0" w:space="0" w:color="auto"/>
            <w:bottom w:val="none" w:sz="0" w:space="0" w:color="auto"/>
            <w:right w:val="none" w:sz="0" w:space="0" w:color="auto"/>
          </w:divBdr>
        </w:div>
        <w:div w:id="1661541885">
          <w:marLeft w:val="640"/>
          <w:marRight w:val="0"/>
          <w:marTop w:val="0"/>
          <w:marBottom w:val="0"/>
          <w:divBdr>
            <w:top w:val="none" w:sz="0" w:space="0" w:color="auto"/>
            <w:left w:val="none" w:sz="0" w:space="0" w:color="auto"/>
            <w:bottom w:val="none" w:sz="0" w:space="0" w:color="auto"/>
            <w:right w:val="none" w:sz="0" w:space="0" w:color="auto"/>
          </w:divBdr>
        </w:div>
        <w:div w:id="1562325102">
          <w:marLeft w:val="640"/>
          <w:marRight w:val="0"/>
          <w:marTop w:val="0"/>
          <w:marBottom w:val="0"/>
          <w:divBdr>
            <w:top w:val="none" w:sz="0" w:space="0" w:color="auto"/>
            <w:left w:val="none" w:sz="0" w:space="0" w:color="auto"/>
            <w:bottom w:val="none" w:sz="0" w:space="0" w:color="auto"/>
            <w:right w:val="none" w:sz="0" w:space="0" w:color="auto"/>
          </w:divBdr>
        </w:div>
        <w:div w:id="337847709">
          <w:marLeft w:val="640"/>
          <w:marRight w:val="0"/>
          <w:marTop w:val="0"/>
          <w:marBottom w:val="0"/>
          <w:divBdr>
            <w:top w:val="none" w:sz="0" w:space="0" w:color="auto"/>
            <w:left w:val="none" w:sz="0" w:space="0" w:color="auto"/>
            <w:bottom w:val="none" w:sz="0" w:space="0" w:color="auto"/>
            <w:right w:val="none" w:sz="0" w:space="0" w:color="auto"/>
          </w:divBdr>
        </w:div>
        <w:div w:id="2046320402">
          <w:marLeft w:val="640"/>
          <w:marRight w:val="0"/>
          <w:marTop w:val="0"/>
          <w:marBottom w:val="0"/>
          <w:divBdr>
            <w:top w:val="none" w:sz="0" w:space="0" w:color="auto"/>
            <w:left w:val="none" w:sz="0" w:space="0" w:color="auto"/>
            <w:bottom w:val="none" w:sz="0" w:space="0" w:color="auto"/>
            <w:right w:val="none" w:sz="0" w:space="0" w:color="auto"/>
          </w:divBdr>
        </w:div>
        <w:div w:id="1675183631">
          <w:marLeft w:val="640"/>
          <w:marRight w:val="0"/>
          <w:marTop w:val="0"/>
          <w:marBottom w:val="0"/>
          <w:divBdr>
            <w:top w:val="none" w:sz="0" w:space="0" w:color="auto"/>
            <w:left w:val="none" w:sz="0" w:space="0" w:color="auto"/>
            <w:bottom w:val="none" w:sz="0" w:space="0" w:color="auto"/>
            <w:right w:val="none" w:sz="0" w:space="0" w:color="auto"/>
          </w:divBdr>
        </w:div>
        <w:div w:id="454297273">
          <w:marLeft w:val="640"/>
          <w:marRight w:val="0"/>
          <w:marTop w:val="0"/>
          <w:marBottom w:val="0"/>
          <w:divBdr>
            <w:top w:val="none" w:sz="0" w:space="0" w:color="auto"/>
            <w:left w:val="none" w:sz="0" w:space="0" w:color="auto"/>
            <w:bottom w:val="none" w:sz="0" w:space="0" w:color="auto"/>
            <w:right w:val="none" w:sz="0" w:space="0" w:color="auto"/>
          </w:divBdr>
        </w:div>
        <w:div w:id="139884842">
          <w:marLeft w:val="640"/>
          <w:marRight w:val="0"/>
          <w:marTop w:val="0"/>
          <w:marBottom w:val="0"/>
          <w:divBdr>
            <w:top w:val="none" w:sz="0" w:space="0" w:color="auto"/>
            <w:left w:val="none" w:sz="0" w:space="0" w:color="auto"/>
            <w:bottom w:val="none" w:sz="0" w:space="0" w:color="auto"/>
            <w:right w:val="none" w:sz="0" w:space="0" w:color="auto"/>
          </w:divBdr>
        </w:div>
      </w:divsChild>
    </w:div>
    <w:div w:id="969361461">
      <w:bodyDiv w:val="1"/>
      <w:marLeft w:val="0"/>
      <w:marRight w:val="0"/>
      <w:marTop w:val="0"/>
      <w:marBottom w:val="0"/>
      <w:divBdr>
        <w:top w:val="none" w:sz="0" w:space="0" w:color="auto"/>
        <w:left w:val="none" w:sz="0" w:space="0" w:color="auto"/>
        <w:bottom w:val="none" w:sz="0" w:space="0" w:color="auto"/>
        <w:right w:val="none" w:sz="0" w:space="0" w:color="auto"/>
      </w:divBdr>
      <w:divsChild>
        <w:div w:id="357585626">
          <w:marLeft w:val="640"/>
          <w:marRight w:val="0"/>
          <w:marTop w:val="0"/>
          <w:marBottom w:val="0"/>
          <w:divBdr>
            <w:top w:val="none" w:sz="0" w:space="0" w:color="auto"/>
            <w:left w:val="none" w:sz="0" w:space="0" w:color="auto"/>
            <w:bottom w:val="none" w:sz="0" w:space="0" w:color="auto"/>
            <w:right w:val="none" w:sz="0" w:space="0" w:color="auto"/>
          </w:divBdr>
        </w:div>
        <w:div w:id="860976254">
          <w:marLeft w:val="640"/>
          <w:marRight w:val="0"/>
          <w:marTop w:val="0"/>
          <w:marBottom w:val="0"/>
          <w:divBdr>
            <w:top w:val="none" w:sz="0" w:space="0" w:color="auto"/>
            <w:left w:val="none" w:sz="0" w:space="0" w:color="auto"/>
            <w:bottom w:val="none" w:sz="0" w:space="0" w:color="auto"/>
            <w:right w:val="none" w:sz="0" w:space="0" w:color="auto"/>
          </w:divBdr>
        </w:div>
        <w:div w:id="1616061130">
          <w:marLeft w:val="640"/>
          <w:marRight w:val="0"/>
          <w:marTop w:val="0"/>
          <w:marBottom w:val="0"/>
          <w:divBdr>
            <w:top w:val="none" w:sz="0" w:space="0" w:color="auto"/>
            <w:left w:val="none" w:sz="0" w:space="0" w:color="auto"/>
            <w:bottom w:val="none" w:sz="0" w:space="0" w:color="auto"/>
            <w:right w:val="none" w:sz="0" w:space="0" w:color="auto"/>
          </w:divBdr>
        </w:div>
        <w:div w:id="1657369366">
          <w:marLeft w:val="640"/>
          <w:marRight w:val="0"/>
          <w:marTop w:val="0"/>
          <w:marBottom w:val="0"/>
          <w:divBdr>
            <w:top w:val="none" w:sz="0" w:space="0" w:color="auto"/>
            <w:left w:val="none" w:sz="0" w:space="0" w:color="auto"/>
            <w:bottom w:val="none" w:sz="0" w:space="0" w:color="auto"/>
            <w:right w:val="none" w:sz="0" w:space="0" w:color="auto"/>
          </w:divBdr>
        </w:div>
        <w:div w:id="686491165">
          <w:marLeft w:val="640"/>
          <w:marRight w:val="0"/>
          <w:marTop w:val="0"/>
          <w:marBottom w:val="0"/>
          <w:divBdr>
            <w:top w:val="none" w:sz="0" w:space="0" w:color="auto"/>
            <w:left w:val="none" w:sz="0" w:space="0" w:color="auto"/>
            <w:bottom w:val="none" w:sz="0" w:space="0" w:color="auto"/>
            <w:right w:val="none" w:sz="0" w:space="0" w:color="auto"/>
          </w:divBdr>
        </w:div>
        <w:div w:id="831023633">
          <w:marLeft w:val="640"/>
          <w:marRight w:val="0"/>
          <w:marTop w:val="0"/>
          <w:marBottom w:val="0"/>
          <w:divBdr>
            <w:top w:val="none" w:sz="0" w:space="0" w:color="auto"/>
            <w:left w:val="none" w:sz="0" w:space="0" w:color="auto"/>
            <w:bottom w:val="none" w:sz="0" w:space="0" w:color="auto"/>
            <w:right w:val="none" w:sz="0" w:space="0" w:color="auto"/>
          </w:divBdr>
        </w:div>
        <w:div w:id="362635367">
          <w:marLeft w:val="640"/>
          <w:marRight w:val="0"/>
          <w:marTop w:val="0"/>
          <w:marBottom w:val="0"/>
          <w:divBdr>
            <w:top w:val="none" w:sz="0" w:space="0" w:color="auto"/>
            <w:left w:val="none" w:sz="0" w:space="0" w:color="auto"/>
            <w:bottom w:val="none" w:sz="0" w:space="0" w:color="auto"/>
            <w:right w:val="none" w:sz="0" w:space="0" w:color="auto"/>
          </w:divBdr>
        </w:div>
        <w:div w:id="855653774">
          <w:marLeft w:val="640"/>
          <w:marRight w:val="0"/>
          <w:marTop w:val="0"/>
          <w:marBottom w:val="0"/>
          <w:divBdr>
            <w:top w:val="none" w:sz="0" w:space="0" w:color="auto"/>
            <w:left w:val="none" w:sz="0" w:space="0" w:color="auto"/>
            <w:bottom w:val="none" w:sz="0" w:space="0" w:color="auto"/>
            <w:right w:val="none" w:sz="0" w:space="0" w:color="auto"/>
          </w:divBdr>
        </w:div>
        <w:div w:id="1238785845">
          <w:marLeft w:val="640"/>
          <w:marRight w:val="0"/>
          <w:marTop w:val="0"/>
          <w:marBottom w:val="0"/>
          <w:divBdr>
            <w:top w:val="none" w:sz="0" w:space="0" w:color="auto"/>
            <w:left w:val="none" w:sz="0" w:space="0" w:color="auto"/>
            <w:bottom w:val="none" w:sz="0" w:space="0" w:color="auto"/>
            <w:right w:val="none" w:sz="0" w:space="0" w:color="auto"/>
          </w:divBdr>
        </w:div>
        <w:div w:id="248929846">
          <w:marLeft w:val="640"/>
          <w:marRight w:val="0"/>
          <w:marTop w:val="0"/>
          <w:marBottom w:val="0"/>
          <w:divBdr>
            <w:top w:val="none" w:sz="0" w:space="0" w:color="auto"/>
            <w:left w:val="none" w:sz="0" w:space="0" w:color="auto"/>
            <w:bottom w:val="none" w:sz="0" w:space="0" w:color="auto"/>
            <w:right w:val="none" w:sz="0" w:space="0" w:color="auto"/>
          </w:divBdr>
        </w:div>
        <w:div w:id="331956023">
          <w:marLeft w:val="640"/>
          <w:marRight w:val="0"/>
          <w:marTop w:val="0"/>
          <w:marBottom w:val="0"/>
          <w:divBdr>
            <w:top w:val="none" w:sz="0" w:space="0" w:color="auto"/>
            <w:left w:val="none" w:sz="0" w:space="0" w:color="auto"/>
            <w:bottom w:val="none" w:sz="0" w:space="0" w:color="auto"/>
            <w:right w:val="none" w:sz="0" w:space="0" w:color="auto"/>
          </w:divBdr>
        </w:div>
        <w:div w:id="1470897374">
          <w:marLeft w:val="640"/>
          <w:marRight w:val="0"/>
          <w:marTop w:val="0"/>
          <w:marBottom w:val="0"/>
          <w:divBdr>
            <w:top w:val="none" w:sz="0" w:space="0" w:color="auto"/>
            <w:left w:val="none" w:sz="0" w:space="0" w:color="auto"/>
            <w:bottom w:val="none" w:sz="0" w:space="0" w:color="auto"/>
            <w:right w:val="none" w:sz="0" w:space="0" w:color="auto"/>
          </w:divBdr>
        </w:div>
        <w:div w:id="551577672">
          <w:marLeft w:val="640"/>
          <w:marRight w:val="0"/>
          <w:marTop w:val="0"/>
          <w:marBottom w:val="0"/>
          <w:divBdr>
            <w:top w:val="none" w:sz="0" w:space="0" w:color="auto"/>
            <w:left w:val="none" w:sz="0" w:space="0" w:color="auto"/>
            <w:bottom w:val="none" w:sz="0" w:space="0" w:color="auto"/>
            <w:right w:val="none" w:sz="0" w:space="0" w:color="auto"/>
          </w:divBdr>
        </w:div>
        <w:div w:id="225535920">
          <w:marLeft w:val="640"/>
          <w:marRight w:val="0"/>
          <w:marTop w:val="0"/>
          <w:marBottom w:val="0"/>
          <w:divBdr>
            <w:top w:val="none" w:sz="0" w:space="0" w:color="auto"/>
            <w:left w:val="none" w:sz="0" w:space="0" w:color="auto"/>
            <w:bottom w:val="none" w:sz="0" w:space="0" w:color="auto"/>
            <w:right w:val="none" w:sz="0" w:space="0" w:color="auto"/>
          </w:divBdr>
        </w:div>
        <w:div w:id="1262297395">
          <w:marLeft w:val="640"/>
          <w:marRight w:val="0"/>
          <w:marTop w:val="0"/>
          <w:marBottom w:val="0"/>
          <w:divBdr>
            <w:top w:val="none" w:sz="0" w:space="0" w:color="auto"/>
            <w:left w:val="none" w:sz="0" w:space="0" w:color="auto"/>
            <w:bottom w:val="none" w:sz="0" w:space="0" w:color="auto"/>
            <w:right w:val="none" w:sz="0" w:space="0" w:color="auto"/>
          </w:divBdr>
        </w:div>
        <w:div w:id="1747724988">
          <w:marLeft w:val="640"/>
          <w:marRight w:val="0"/>
          <w:marTop w:val="0"/>
          <w:marBottom w:val="0"/>
          <w:divBdr>
            <w:top w:val="none" w:sz="0" w:space="0" w:color="auto"/>
            <w:left w:val="none" w:sz="0" w:space="0" w:color="auto"/>
            <w:bottom w:val="none" w:sz="0" w:space="0" w:color="auto"/>
            <w:right w:val="none" w:sz="0" w:space="0" w:color="auto"/>
          </w:divBdr>
        </w:div>
        <w:div w:id="1501315935">
          <w:marLeft w:val="640"/>
          <w:marRight w:val="0"/>
          <w:marTop w:val="0"/>
          <w:marBottom w:val="0"/>
          <w:divBdr>
            <w:top w:val="none" w:sz="0" w:space="0" w:color="auto"/>
            <w:left w:val="none" w:sz="0" w:space="0" w:color="auto"/>
            <w:bottom w:val="none" w:sz="0" w:space="0" w:color="auto"/>
            <w:right w:val="none" w:sz="0" w:space="0" w:color="auto"/>
          </w:divBdr>
        </w:div>
        <w:div w:id="1649018766">
          <w:marLeft w:val="640"/>
          <w:marRight w:val="0"/>
          <w:marTop w:val="0"/>
          <w:marBottom w:val="0"/>
          <w:divBdr>
            <w:top w:val="none" w:sz="0" w:space="0" w:color="auto"/>
            <w:left w:val="none" w:sz="0" w:space="0" w:color="auto"/>
            <w:bottom w:val="none" w:sz="0" w:space="0" w:color="auto"/>
            <w:right w:val="none" w:sz="0" w:space="0" w:color="auto"/>
          </w:divBdr>
        </w:div>
        <w:div w:id="1667828529">
          <w:marLeft w:val="640"/>
          <w:marRight w:val="0"/>
          <w:marTop w:val="0"/>
          <w:marBottom w:val="0"/>
          <w:divBdr>
            <w:top w:val="none" w:sz="0" w:space="0" w:color="auto"/>
            <w:left w:val="none" w:sz="0" w:space="0" w:color="auto"/>
            <w:bottom w:val="none" w:sz="0" w:space="0" w:color="auto"/>
            <w:right w:val="none" w:sz="0" w:space="0" w:color="auto"/>
          </w:divBdr>
        </w:div>
        <w:div w:id="99617501">
          <w:marLeft w:val="640"/>
          <w:marRight w:val="0"/>
          <w:marTop w:val="0"/>
          <w:marBottom w:val="0"/>
          <w:divBdr>
            <w:top w:val="none" w:sz="0" w:space="0" w:color="auto"/>
            <w:left w:val="none" w:sz="0" w:space="0" w:color="auto"/>
            <w:bottom w:val="none" w:sz="0" w:space="0" w:color="auto"/>
            <w:right w:val="none" w:sz="0" w:space="0" w:color="auto"/>
          </w:divBdr>
        </w:div>
        <w:div w:id="917058426">
          <w:marLeft w:val="640"/>
          <w:marRight w:val="0"/>
          <w:marTop w:val="0"/>
          <w:marBottom w:val="0"/>
          <w:divBdr>
            <w:top w:val="none" w:sz="0" w:space="0" w:color="auto"/>
            <w:left w:val="none" w:sz="0" w:space="0" w:color="auto"/>
            <w:bottom w:val="none" w:sz="0" w:space="0" w:color="auto"/>
            <w:right w:val="none" w:sz="0" w:space="0" w:color="auto"/>
          </w:divBdr>
        </w:div>
        <w:div w:id="1482648834">
          <w:marLeft w:val="640"/>
          <w:marRight w:val="0"/>
          <w:marTop w:val="0"/>
          <w:marBottom w:val="0"/>
          <w:divBdr>
            <w:top w:val="none" w:sz="0" w:space="0" w:color="auto"/>
            <w:left w:val="none" w:sz="0" w:space="0" w:color="auto"/>
            <w:bottom w:val="none" w:sz="0" w:space="0" w:color="auto"/>
            <w:right w:val="none" w:sz="0" w:space="0" w:color="auto"/>
          </w:divBdr>
        </w:div>
        <w:div w:id="774980259">
          <w:marLeft w:val="640"/>
          <w:marRight w:val="0"/>
          <w:marTop w:val="0"/>
          <w:marBottom w:val="0"/>
          <w:divBdr>
            <w:top w:val="none" w:sz="0" w:space="0" w:color="auto"/>
            <w:left w:val="none" w:sz="0" w:space="0" w:color="auto"/>
            <w:bottom w:val="none" w:sz="0" w:space="0" w:color="auto"/>
            <w:right w:val="none" w:sz="0" w:space="0" w:color="auto"/>
          </w:divBdr>
        </w:div>
        <w:div w:id="599487369">
          <w:marLeft w:val="640"/>
          <w:marRight w:val="0"/>
          <w:marTop w:val="0"/>
          <w:marBottom w:val="0"/>
          <w:divBdr>
            <w:top w:val="none" w:sz="0" w:space="0" w:color="auto"/>
            <w:left w:val="none" w:sz="0" w:space="0" w:color="auto"/>
            <w:bottom w:val="none" w:sz="0" w:space="0" w:color="auto"/>
            <w:right w:val="none" w:sz="0" w:space="0" w:color="auto"/>
          </w:divBdr>
        </w:div>
        <w:div w:id="227231913">
          <w:marLeft w:val="640"/>
          <w:marRight w:val="0"/>
          <w:marTop w:val="0"/>
          <w:marBottom w:val="0"/>
          <w:divBdr>
            <w:top w:val="none" w:sz="0" w:space="0" w:color="auto"/>
            <w:left w:val="none" w:sz="0" w:space="0" w:color="auto"/>
            <w:bottom w:val="none" w:sz="0" w:space="0" w:color="auto"/>
            <w:right w:val="none" w:sz="0" w:space="0" w:color="auto"/>
          </w:divBdr>
        </w:div>
        <w:div w:id="1964577539">
          <w:marLeft w:val="640"/>
          <w:marRight w:val="0"/>
          <w:marTop w:val="0"/>
          <w:marBottom w:val="0"/>
          <w:divBdr>
            <w:top w:val="none" w:sz="0" w:space="0" w:color="auto"/>
            <w:left w:val="none" w:sz="0" w:space="0" w:color="auto"/>
            <w:bottom w:val="none" w:sz="0" w:space="0" w:color="auto"/>
            <w:right w:val="none" w:sz="0" w:space="0" w:color="auto"/>
          </w:divBdr>
        </w:div>
        <w:div w:id="114563703">
          <w:marLeft w:val="640"/>
          <w:marRight w:val="0"/>
          <w:marTop w:val="0"/>
          <w:marBottom w:val="0"/>
          <w:divBdr>
            <w:top w:val="none" w:sz="0" w:space="0" w:color="auto"/>
            <w:left w:val="none" w:sz="0" w:space="0" w:color="auto"/>
            <w:bottom w:val="none" w:sz="0" w:space="0" w:color="auto"/>
            <w:right w:val="none" w:sz="0" w:space="0" w:color="auto"/>
          </w:divBdr>
        </w:div>
        <w:div w:id="1311598669">
          <w:marLeft w:val="640"/>
          <w:marRight w:val="0"/>
          <w:marTop w:val="0"/>
          <w:marBottom w:val="0"/>
          <w:divBdr>
            <w:top w:val="none" w:sz="0" w:space="0" w:color="auto"/>
            <w:left w:val="none" w:sz="0" w:space="0" w:color="auto"/>
            <w:bottom w:val="none" w:sz="0" w:space="0" w:color="auto"/>
            <w:right w:val="none" w:sz="0" w:space="0" w:color="auto"/>
          </w:divBdr>
        </w:div>
        <w:div w:id="373118928">
          <w:marLeft w:val="640"/>
          <w:marRight w:val="0"/>
          <w:marTop w:val="0"/>
          <w:marBottom w:val="0"/>
          <w:divBdr>
            <w:top w:val="none" w:sz="0" w:space="0" w:color="auto"/>
            <w:left w:val="none" w:sz="0" w:space="0" w:color="auto"/>
            <w:bottom w:val="none" w:sz="0" w:space="0" w:color="auto"/>
            <w:right w:val="none" w:sz="0" w:space="0" w:color="auto"/>
          </w:divBdr>
        </w:div>
        <w:div w:id="878979889">
          <w:marLeft w:val="640"/>
          <w:marRight w:val="0"/>
          <w:marTop w:val="0"/>
          <w:marBottom w:val="0"/>
          <w:divBdr>
            <w:top w:val="none" w:sz="0" w:space="0" w:color="auto"/>
            <w:left w:val="none" w:sz="0" w:space="0" w:color="auto"/>
            <w:bottom w:val="none" w:sz="0" w:space="0" w:color="auto"/>
            <w:right w:val="none" w:sz="0" w:space="0" w:color="auto"/>
          </w:divBdr>
        </w:div>
        <w:div w:id="1733504083">
          <w:marLeft w:val="640"/>
          <w:marRight w:val="0"/>
          <w:marTop w:val="0"/>
          <w:marBottom w:val="0"/>
          <w:divBdr>
            <w:top w:val="none" w:sz="0" w:space="0" w:color="auto"/>
            <w:left w:val="none" w:sz="0" w:space="0" w:color="auto"/>
            <w:bottom w:val="none" w:sz="0" w:space="0" w:color="auto"/>
            <w:right w:val="none" w:sz="0" w:space="0" w:color="auto"/>
          </w:divBdr>
        </w:div>
        <w:div w:id="1372222348">
          <w:marLeft w:val="640"/>
          <w:marRight w:val="0"/>
          <w:marTop w:val="0"/>
          <w:marBottom w:val="0"/>
          <w:divBdr>
            <w:top w:val="none" w:sz="0" w:space="0" w:color="auto"/>
            <w:left w:val="none" w:sz="0" w:space="0" w:color="auto"/>
            <w:bottom w:val="none" w:sz="0" w:space="0" w:color="auto"/>
            <w:right w:val="none" w:sz="0" w:space="0" w:color="auto"/>
          </w:divBdr>
        </w:div>
        <w:div w:id="1423528505">
          <w:marLeft w:val="640"/>
          <w:marRight w:val="0"/>
          <w:marTop w:val="0"/>
          <w:marBottom w:val="0"/>
          <w:divBdr>
            <w:top w:val="none" w:sz="0" w:space="0" w:color="auto"/>
            <w:left w:val="none" w:sz="0" w:space="0" w:color="auto"/>
            <w:bottom w:val="none" w:sz="0" w:space="0" w:color="auto"/>
            <w:right w:val="none" w:sz="0" w:space="0" w:color="auto"/>
          </w:divBdr>
        </w:div>
        <w:div w:id="1577009755">
          <w:marLeft w:val="640"/>
          <w:marRight w:val="0"/>
          <w:marTop w:val="0"/>
          <w:marBottom w:val="0"/>
          <w:divBdr>
            <w:top w:val="none" w:sz="0" w:space="0" w:color="auto"/>
            <w:left w:val="none" w:sz="0" w:space="0" w:color="auto"/>
            <w:bottom w:val="none" w:sz="0" w:space="0" w:color="auto"/>
            <w:right w:val="none" w:sz="0" w:space="0" w:color="auto"/>
          </w:divBdr>
        </w:div>
        <w:div w:id="1133669411">
          <w:marLeft w:val="640"/>
          <w:marRight w:val="0"/>
          <w:marTop w:val="0"/>
          <w:marBottom w:val="0"/>
          <w:divBdr>
            <w:top w:val="none" w:sz="0" w:space="0" w:color="auto"/>
            <w:left w:val="none" w:sz="0" w:space="0" w:color="auto"/>
            <w:bottom w:val="none" w:sz="0" w:space="0" w:color="auto"/>
            <w:right w:val="none" w:sz="0" w:space="0" w:color="auto"/>
          </w:divBdr>
        </w:div>
        <w:div w:id="655764265">
          <w:marLeft w:val="640"/>
          <w:marRight w:val="0"/>
          <w:marTop w:val="0"/>
          <w:marBottom w:val="0"/>
          <w:divBdr>
            <w:top w:val="none" w:sz="0" w:space="0" w:color="auto"/>
            <w:left w:val="none" w:sz="0" w:space="0" w:color="auto"/>
            <w:bottom w:val="none" w:sz="0" w:space="0" w:color="auto"/>
            <w:right w:val="none" w:sz="0" w:space="0" w:color="auto"/>
          </w:divBdr>
        </w:div>
        <w:div w:id="533737595">
          <w:marLeft w:val="640"/>
          <w:marRight w:val="0"/>
          <w:marTop w:val="0"/>
          <w:marBottom w:val="0"/>
          <w:divBdr>
            <w:top w:val="none" w:sz="0" w:space="0" w:color="auto"/>
            <w:left w:val="none" w:sz="0" w:space="0" w:color="auto"/>
            <w:bottom w:val="none" w:sz="0" w:space="0" w:color="auto"/>
            <w:right w:val="none" w:sz="0" w:space="0" w:color="auto"/>
          </w:divBdr>
        </w:div>
        <w:div w:id="240482105">
          <w:marLeft w:val="640"/>
          <w:marRight w:val="0"/>
          <w:marTop w:val="0"/>
          <w:marBottom w:val="0"/>
          <w:divBdr>
            <w:top w:val="none" w:sz="0" w:space="0" w:color="auto"/>
            <w:left w:val="none" w:sz="0" w:space="0" w:color="auto"/>
            <w:bottom w:val="none" w:sz="0" w:space="0" w:color="auto"/>
            <w:right w:val="none" w:sz="0" w:space="0" w:color="auto"/>
          </w:divBdr>
        </w:div>
        <w:div w:id="1909804678">
          <w:marLeft w:val="640"/>
          <w:marRight w:val="0"/>
          <w:marTop w:val="0"/>
          <w:marBottom w:val="0"/>
          <w:divBdr>
            <w:top w:val="none" w:sz="0" w:space="0" w:color="auto"/>
            <w:left w:val="none" w:sz="0" w:space="0" w:color="auto"/>
            <w:bottom w:val="none" w:sz="0" w:space="0" w:color="auto"/>
            <w:right w:val="none" w:sz="0" w:space="0" w:color="auto"/>
          </w:divBdr>
        </w:div>
        <w:div w:id="2026130462">
          <w:marLeft w:val="640"/>
          <w:marRight w:val="0"/>
          <w:marTop w:val="0"/>
          <w:marBottom w:val="0"/>
          <w:divBdr>
            <w:top w:val="none" w:sz="0" w:space="0" w:color="auto"/>
            <w:left w:val="none" w:sz="0" w:space="0" w:color="auto"/>
            <w:bottom w:val="none" w:sz="0" w:space="0" w:color="auto"/>
            <w:right w:val="none" w:sz="0" w:space="0" w:color="auto"/>
          </w:divBdr>
        </w:div>
        <w:div w:id="401686247">
          <w:marLeft w:val="640"/>
          <w:marRight w:val="0"/>
          <w:marTop w:val="0"/>
          <w:marBottom w:val="0"/>
          <w:divBdr>
            <w:top w:val="none" w:sz="0" w:space="0" w:color="auto"/>
            <w:left w:val="none" w:sz="0" w:space="0" w:color="auto"/>
            <w:bottom w:val="none" w:sz="0" w:space="0" w:color="auto"/>
            <w:right w:val="none" w:sz="0" w:space="0" w:color="auto"/>
          </w:divBdr>
        </w:div>
        <w:div w:id="1670057114">
          <w:marLeft w:val="640"/>
          <w:marRight w:val="0"/>
          <w:marTop w:val="0"/>
          <w:marBottom w:val="0"/>
          <w:divBdr>
            <w:top w:val="none" w:sz="0" w:space="0" w:color="auto"/>
            <w:left w:val="none" w:sz="0" w:space="0" w:color="auto"/>
            <w:bottom w:val="none" w:sz="0" w:space="0" w:color="auto"/>
            <w:right w:val="none" w:sz="0" w:space="0" w:color="auto"/>
          </w:divBdr>
        </w:div>
        <w:div w:id="964385344">
          <w:marLeft w:val="640"/>
          <w:marRight w:val="0"/>
          <w:marTop w:val="0"/>
          <w:marBottom w:val="0"/>
          <w:divBdr>
            <w:top w:val="none" w:sz="0" w:space="0" w:color="auto"/>
            <w:left w:val="none" w:sz="0" w:space="0" w:color="auto"/>
            <w:bottom w:val="none" w:sz="0" w:space="0" w:color="auto"/>
            <w:right w:val="none" w:sz="0" w:space="0" w:color="auto"/>
          </w:divBdr>
        </w:div>
        <w:div w:id="1088043110">
          <w:marLeft w:val="640"/>
          <w:marRight w:val="0"/>
          <w:marTop w:val="0"/>
          <w:marBottom w:val="0"/>
          <w:divBdr>
            <w:top w:val="none" w:sz="0" w:space="0" w:color="auto"/>
            <w:left w:val="none" w:sz="0" w:space="0" w:color="auto"/>
            <w:bottom w:val="none" w:sz="0" w:space="0" w:color="auto"/>
            <w:right w:val="none" w:sz="0" w:space="0" w:color="auto"/>
          </w:divBdr>
        </w:div>
        <w:div w:id="1445077267">
          <w:marLeft w:val="640"/>
          <w:marRight w:val="0"/>
          <w:marTop w:val="0"/>
          <w:marBottom w:val="0"/>
          <w:divBdr>
            <w:top w:val="none" w:sz="0" w:space="0" w:color="auto"/>
            <w:left w:val="none" w:sz="0" w:space="0" w:color="auto"/>
            <w:bottom w:val="none" w:sz="0" w:space="0" w:color="auto"/>
            <w:right w:val="none" w:sz="0" w:space="0" w:color="auto"/>
          </w:divBdr>
        </w:div>
        <w:div w:id="578946748">
          <w:marLeft w:val="640"/>
          <w:marRight w:val="0"/>
          <w:marTop w:val="0"/>
          <w:marBottom w:val="0"/>
          <w:divBdr>
            <w:top w:val="none" w:sz="0" w:space="0" w:color="auto"/>
            <w:left w:val="none" w:sz="0" w:space="0" w:color="auto"/>
            <w:bottom w:val="none" w:sz="0" w:space="0" w:color="auto"/>
            <w:right w:val="none" w:sz="0" w:space="0" w:color="auto"/>
          </w:divBdr>
        </w:div>
        <w:div w:id="724913562">
          <w:marLeft w:val="640"/>
          <w:marRight w:val="0"/>
          <w:marTop w:val="0"/>
          <w:marBottom w:val="0"/>
          <w:divBdr>
            <w:top w:val="none" w:sz="0" w:space="0" w:color="auto"/>
            <w:left w:val="none" w:sz="0" w:space="0" w:color="auto"/>
            <w:bottom w:val="none" w:sz="0" w:space="0" w:color="auto"/>
            <w:right w:val="none" w:sz="0" w:space="0" w:color="auto"/>
          </w:divBdr>
        </w:div>
        <w:div w:id="1188983851">
          <w:marLeft w:val="640"/>
          <w:marRight w:val="0"/>
          <w:marTop w:val="0"/>
          <w:marBottom w:val="0"/>
          <w:divBdr>
            <w:top w:val="none" w:sz="0" w:space="0" w:color="auto"/>
            <w:left w:val="none" w:sz="0" w:space="0" w:color="auto"/>
            <w:bottom w:val="none" w:sz="0" w:space="0" w:color="auto"/>
            <w:right w:val="none" w:sz="0" w:space="0" w:color="auto"/>
          </w:divBdr>
        </w:div>
      </w:divsChild>
    </w:div>
    <w:div w:id="973372267">
      <w:marLeft w:val="0"/>
      <w:marRight w:val="0"/>
      <w:marTop w:val="0"/>
      <w:marBottom w:val="0"/>
      <w:divBdr>
        <w:top w:val="none" w:sz="0" w:space="0" w:color="auto"/>
        <w:left w:val="none" w:sz="0" w:space="0" w:color="auto"/>
        <w:bottom w:val="none" w:sz="0" w:space="0" w:color="auto"/>
        <w:right w:val="none" w:sz="0" w:space="0" w:color="auto"/>
      </w:divBdr>
    </w:div>
    <w:div w:id="988096805">
      <w:bodyDiv w:val="1"/>
      <w:marLeft w:val="0"/>
      <w:marRight w:val="0"/>
      <w:marTop w:val="0"/>
      <w:marBottom w:val="0"/>
      <w:divBdr>
        <w:top w:val="none" w:sz="0" w:space="0" w:color="auto"/>
        <w:left w:val="none" w:sz="0" w:space="0" w:color="auto"/>
        <w:bottom w:val="none" w:sz="0" w:space="0" w:color="auto"/>
        <w:right w:val="none" w:sz="0" w:space="0" w:color="auto"/>
      </w:divBdr>
      <w:divsChild>
        <w:div w:id="42021295">
          <w:marLeft w:val="640"/>
          <w:marRight w:val="0"/>
          <w:marTop w:val="0"/>
          <w:marBottom w:val="0"/>
          <w:divBdr>
            <w:top w:val="none" w:sz="0" w:space="0" w:color="auto"/>
            <w:left w:val="none" w:sz="0" w:space="0" w:color="auto"/>
            <w:bottom w:val="none" w:sz="0" w:space="0" w:color="auto"/>
            <w:right w:val="none" w:sz="0" w:space="0" w:color="auto"/>
          </w:divBdr>
        </w:div>
        <w:div w:id="93941982">
          <w:marLeft w:val="640"/>
          <w:marRight w:val="0"/>
          <w:marTop w:val="0"/>
          <w:marBottom w:val="0"/>
          <w:divBdr>
            <w:top w:val="none" w:sz="0" w:space="0" w:color="auto"/>
            <w:left w:val="none" w:sz="0" w:space="0" w:color="auto"/>
            <w:bottom w:val="none" w:sz="0" w:space="0" w:color="auto"/>
            <w:right w:val="none" w:sz="0" w:space="0" w:color="auto"/>
          </w:divBdr>
        </w:div>
        <w:div w:id="125903134">
          <w:marLeft w:val="640"/>
          <w:marRight w:val="0"/>
          <w:marTop w:val="0"/>
          <w:marBottom w:val="0"/>
          <w:divBdr>
            <w:top w:val="none" w:sz="0" w:space="0" w:color="auto"/>
            <w:left w:val="none" w:sz="0" w:space="0" w:color="auto"/>
            <w:bottom w:val="none" w:sz="0" w:space="0" w:color="auto"/>
            <w:right w:val="none" w:sz="0" w:space="0" w:color="auto"/>
          </w:divBdr>
        </w:div>
        <w:div w:id="388963162">
          <w:marLeft w:val="640"/>
          <w:marRight w:val="0"/>
          <w:marTop w:val="0"/>
          <w:marBottom w:val="0"/>
          <w:divBdr>
            <w:top w:val="none" w:sz="0" w:space="0" w:color="auto"/>
            <w:left w:val="none" w:sz="0" w:space="0" w:color="auto"/>
            <w:bottom w:val="none" w:sz="0" w:space="0" w:color="auto"/>
            <w:right w:val="none" w:sz="0" w:space="0" w:color="auto"/>
          </w:divBdr>
        </w:div>
        <w:div w:id="396783944">
          <w:marLeft w:val="640"/>
          <w:marRight w:val="0"/>
          <w:marTop w:val="0"/>
          <w:marBottom w:val="0"/>
          <w:divBdr>
            <w:top w:val="none" w:sz="0" w:space="0" w:color="auto"/>
            <w:left w:val="none" w:sz="0" w:space="0" w:color="auto"/>
            <w:bottom w:val="none" w:sz="0" w:space="0" w:color="auto"/>
            <w:right w:val="none" w:sz="0" w:space="0" w:color="auto"/>
          </w:divBdr>
        </w:div>
        <w:div w:id="428894822">
          <w:marLeft w:val="640"/>
          <w:marRight w:val="0"/>
          <w:marTop w:val="0"/>
          <w:marBottom w:val="0"/>
          <w:divBdr>
            <w:top w:val="none" w:sz="0" w:space="0" w:color="auto"/>
            <w:left w:val="none" w:sz="0" w:space="0" w:color="auto"/>
            <w:bottom w:val="none" w:sz="0" w:space="0" w:color="auto"/>
            <w:right w:val="none" w:sz="0" w:space="0" w:color="auto"/>
          </w:divBdr>
        </w:div>
        <w:div w:id="477695598">
          <w:marLeft w:val="640"/>
          <w:marRight w:val="0"/>
          <w:marTop w:val="0"/>
          <w:marBottom w:val="0"/>
          <w:divBdr>
            <w:top w:val="none" w:sz="0" w:space="0" w:color="auto"/>
            <w:left w:val="none" w:sz="0" w:space="0" w:color="auto"/>
            <w:bottom w:val="none" w:sz="0" w:space="0" w:color="auto"/>
            <w:right w:val="none" w:sz="0" w:space="0" w:color="auto"/>
          </w:divBdr>
        </w:div>
        <w:div w:id="533277162">
          <w:marLeft w:val="640"/>
          <w:marRight w:val="0"/>
          <w:marTop w:val="0"/>
          <w:marBottom w:val="0"/>
          <w:divBdr>
            <w:top w:val="none" w:sz="0" w:space="0" w:color="auto"/>
            <w:left w:val="none" w:sz="0" w:space="0" w:color="auto"/>
            <w:bottom w:val="none" w:sz="0" w:space="0" w:color="auto"/>
            <w:right w:val="none" w:sz="0" w:space="0" w:color="auto"/>
          </w:divBdr>
        </w:div>
        <w:div w:id="547452889">
          <w:marLeft w:val="640"/>
          <w:marRight w:val="0"/>
          <w:marTop w:val="0"/>
          <w:marBottom w:val="0"/>
          <w:divBdr>
            <w:top w:val="none" w:sz="0" w:space="0" w:color="auto"/>
            <w:left w:val="none" w:sz="0" w:space="0" w:color="auto"/>
            <w:bottom w:val="none" w:sz="0" w:space="0" w:color="auto"/>
            <w:right w:val="none" w:sz="0" w:space="0" w:color="auto"/>
          </w:divBdr>
        </w:div>
        <w:div w:id="567807287">
          <w:marLeft w:val="640"/>
          <w:marRight w:val="0"/>
          <w:marTop w:val="0"/>
          <w:marBottom w:val="0"/>
          <w:divBdr>
            <w:top w:val="none" w:sz="0" w:space="0" w:color="auto"/>
            <w:left w:val="none" w:sz="0" w:space="0" w:color="auto"/>
            <w:bottom w:val="none" w:sz="0" w:space="0" w:color="auto"/>
            <w:right w:val="none" w:sz="0" w:space="0" w:color="auto"/>
          </w:divBdr>
        </w:div>
        <w:div w:id="576481617">
          <w:marLeft w:val="640"/>
          <w:marRight w:val="0"/>
          <w:marTop w:val="0"/>
          <w:marBottom w:val="0"/>
          <w:divBdr>
            <w:top w:val="none" w:sz="0" w:space="0" w:color="auto"/>
            <w:left w:val="none" w:sz="0" w:space="0" w:color="auto"/>
            <w:bottom w:val="none" w:sz="0" w:space="0" w:color="auto"/>
            <w:right w:val="none" w:sz="0" w:space="0" w:color="auto"/>
          </w:divBdr>
        </w:div>
        <w:div w:id="648173103">
          <w:marLeft w:val="640"/>
          <w:marRight w:val="0"/>
          <w:marTop w:val="0"/>
          <w:marBottom w:val="0"/>
          <w:divBdr>
            <w:top w:val="none" w:sz="0" w:space="0" w:color="auto"/>
            <w:left w:val="none" w:sz="0" w:space="0" w:color="auto"/>
            <w:bottom w:val="none" w:sz="0" w:space="0" w:color="auto"/>
            <w:right w:val="none" w:sz="0" w:space="0" w:color="auto"/>
          </w:divBdr>
        </w:div>
        <w:div w:id="717389561">
          <w:marLeft w:val="640"/>
          <w:marRight w:val="0"/>
          <w:marTop w:val="0"/>
          <w:marBottom w:val="0"/>
          <w:divBdr>
            <w:top w:val="none" w:sz="0" w:space="0" w:color="auto"/>
            <w:left w:val="none" w:sz="0" w:space="0" w:color="auto"/>
            <w:bottom w:val="none" w:sz="0" w:space="0" w:color="auto"/>
            <w:right w:val="none" w:sz="0" w:space="0" w:color="auto"/>
          </w:divBdr>
        </w:div>
        <w:div w:id="818573742">
          <w:marLeft w:val="640"/>
          <w:marRight w:val="0"/>
          <w:marTop w:val="0"/>
          <w:marBottom w:val="0"/>
          <w:divBdr>
            <w:top w:val="none" w:sz="0" w:space="0" w:color="auto"/>
            <w:left w:val="none" w:sz="0" w:space="0" w:color="auto"/>
            <w:bottom w:val="none" w:sz="0" w:space="0" w:color="auto"/>
            <w:right w:val="none" w:sz="0" w:space="0" w:color="auto"/>
          </w:divBdr>
        </w:div>
        <w:div w:id="822888129">
          <w:marLeft w:val="640"/>
          <w:marRight w:val="0"/>
          <w:marTop w:val="0"/>
          <w:marBottom w:val="0"/>
          <w:divBdr>
            <w:top w:val="none" w:sz="0" w:space="0" w:color="auto"/>
            <w:left w:val="none" w:sz="0" w:space="0" w:color="auto"/>
            <w:bottom w:val="none" w:sz="0" w:space="0" w:color="auto"/>
            <w:right w:val="none" w:sz="0" w:space="0" w:color="auto"/>
          </w:divBdr>
        </w:div>
        <w:div w:id="866061502">
          <w:marLeft w:val="640"/>
          <w:marRight w:val="0"/>
          <w:marTop w:val="0"/>
          <w:marBottom w:val="0"/>
          <w:divBdr>
            <w:top w:val="none" w:sz="0" w:space="0" w:color="auto"/>
            <w:left w:val="none" w:sz="0" w:space="0" w:color="auto"/>
            <w:bottom w:val="none" w:sz="0" w:space="0" w:color="auto"/>
            <w:right w:val="none" w:sz="0" w:space="0" w:color="auto"/>
          </w:divBdr>
        </w:div>
        <w:div w:id="934361029">
          <w:marLeft w:val="640"/>
          <w:marRight w:val="0"/>
          <w:marTop w:val="0"/>
          <w:marBottom w:val="0"/>
          <w:divBdr>
            <w:top w:val="none" w:sz="0" w:space="0" w:color="auto"/>
            <w:left w:val="none" w:sz="0" w:space="0" w:color="auto"/>
            <w:bottom w:val="none" w:sz="0" w:space="0" w:color="auto"/>
            <w:right w:val="none" w:sz="0" w:space="0" w:color="auto"/>
          </w:divBdr>
        </w:div>
        <w:div w:id="950355482">
          <w:marLeft w:val="640"/>
          <w:marRight w:val="0"/>
          <w:marTop w:val="0"/>
          <w:marBottom w:val="0"/>
          <w:divBdr>
            <w:top w:val="none" w:sz="0" w:space="0" w:color="auto"/>
            <w:left w:val="none" w:sz="0" w:space="0" w:color="auto"/>
            <w:bottom w:val="none" w:sz="0" w:space="0" w:color="auto"/>
            <w:right w:val="none" w:sz="0" w:space="0" w:color="auto"/>
          </w:divBdr>
        </w:div>
        <w:div w:id="956529087">
          <w:marLeft w:val="640"/>
          <w:marRight w:val="0"/>
          <w:marTop w:val="0"/>
          <w:marBottom w:val="0"/>
          <w:divBdr>
            <w:top w:val="none" w:sz="0" w:space="0" w:color="auto"/>
            <w:left w:val="none" w:sz="0" w:space="0" w:color="auto"/>
            <w:bottom w:val="none" w:sz="0" w:space="0" w:color="auto"/>
            <w:right w:val="none" w:sz="0" w:space="0" w:color="auto"/>
          </w:divBdr>
        </w:div>
        <w:div w:id="965354401">
          <w:marLeft w:val="640"/>
          <w:marRight w:val="0"/>
          <w:marTop w:val="0"/>
          <w:marBottom w:val="0"/>
          <w:divBdr>
            <w:top w:val="none" w:sz="0" w:space="0" w:color="auto"/>
            <w:left w:val="none" w:sz="0" w:space="0" w:color="auto"/>
            <w:bottom w:val="none" w:sz="0" w:space="0" w:color="auto"/>
            <w:right w:val="none" w:sz="0" w:space="0" w:color="auto"/>
          </w:divBdr>
        </w:div>
        <w:div w:id="1051925683">
          <w:marLeft w:val="640"/>
          <w:marRight w:val="0"/>
          <w:marTop w:val="0"/>
          <w:marBottom w:val="0"/>
          <w:divBdr>
            <w:top w:val="none" w:sz="0" w:space="0" w:color="auto"/>
            <w:left w:val="none" w:sz="0" w:space="0" w:color="auto"/>
            <w:bottom w:val="none" w:sz="0" w:space="0" w:color="auto"/>
            <w:right w:val="none" w:sz="0" w:space="0" w:color="auto"/>
          </w:divBdr>
        </w:div>
        <w:div w:id="1071653639">
          <w:marLeft w:val="640"/>
          <w:marRight w:val="0"/>
          <w:marTop w:val="0"/>
          <w:marBottom w:val="0"/>
          <w:divBdr>
            <w:top w:val="none" w:sz="0" w:space="0" w:color="auto"/>
            <w:left w:val="none" w:sz="0" w:space="0" w:color="auto"/>
            <w:bottom w:val="none" w:sz="0" w:space="0" w:color="auto"/>
            <w:right w:val="none" w:sz="0" w:space="0" w:color="auto"/>
          </w:divBdr>
        </w:div>
        <w:div w:id="1166093693">
          <w:marLeft w:val="640"/>
          <w:marRight w:val="0"/>
          <w:marTop w:val="0"/>
          <w:marBottom w:val="0"/>
          <w:divBdr>
            <w:top w:val="none" w:sz="0" w:space="0" w:color="auto"/>
            <w:left w:val="none" w:sz="0" w:space="0" w:color="auto"/>
            <w:bottom w:val="none" w:sz="0" w:space="0" w:color="auto"/>
            <w:right w:val="none" w:sz="0" w:space="0" w:color="auto"/>
          </w:divBdr>
        </w:div>
        <w:div w:id="1191919612">
          <w:marLeft w:val="640"/>
          <w:marRight w:val="0"/>
          <w:marTop w:val="0"/>
          <w:marBottom w:val="0"/>
          <w:divBdr>
            <w:top w:val="none" w:sz="0" w:space="0" w:color="auto"/>
            <w:left w:val="none" w:sz="0" w:space="0" w:color="auto"/>
            <w:bottom w:val="none" w:sz="0" w:space="0" w:color="auto"/>
            <w:right w:val="none" w:sz="0" w:space="0" w:color="auto"/>
          </w:divBdr>
        </w:div>
        <w:div w:id="1266575069">
          <w:marLeft w:val="640"/>
          <w:marRight w:val="0"/>
          <w:marTop w:val="0"/>
          <w:marBottom w:val="0"/>
          <w:divBdr>
            <w:top w:val="none" w:sz="0" w:space="0" w:color="auto"/>
            <w:left w:val="none" w:sz="0" w:space="0" w:color="auto"/>
            <w:bottom w:val="none" w:sz="0" w:space="0" w:color="auto"/>
            <w:right w:val="none" w:sz="0" w:space="0" w:color="auto"/>
          </w:divBdr>
        </w:div>
        <w:div w:id="1331904785">
          <w:marLeft w:val="640"/>
          <w:marRight w:val="0"/>
          <w:marTop w:val="0"/>
          <w:marBottom w:val="0"/>
          <w:divBdr>
            <w:top w:val="none" w:sz="0" w:space="0" w:color="auto"/>
            <w:left w:val="none" w:sz="0" w:space="0" w:color="auto"/>
            <w:bottom w:val="none" w:sz="0" w:space="0" w:color="auto"/>
            <w:right w:val="none" w:sz="0" w:space="0" w:color="auto"/>
          </w:divBdr>
        </w:div>
        <w:div w:id="1372224122">
          <w:marLeft w:val="640"/>
          <w:marRight w:val="0"/>
          <w:marTop w:val="0"/>
          <w:marBottom w:val="0"/>
          <w:divBdr>
            <w:top w:val="none" w:sz="0" w:space="0" w:color="auto"/>
            <w:left w:val="none" w:sz="0" w:space="0" w:color="auto"/>
            <w:bottom w:val="none" w:sz="0" w:space="0" w:color="auto"/>
            <w:right w:val="none" w:sz="0" w:space="0" w:color="auto"/>
          </w:divBdr>
        </w:div>
        <w:div w:id="1444617811">
          <w:marLeft w:val="640"/>
          <w:marRight w:val="0"/>
          <w:marTop w:val="0"/>
          <w:marBottom w:val="0"/>
          <w:divBdr>
            <w:top w:val="none" w:sz="0" w:space="0" w:color="auto"/>
            <w:left w:val="none" w:sz="0" w:space="0" w:color="auto"/>
            <w:bottom w:val="none" w:sz="0" w:space="0" w:color="auto"/>
            <w:right w:val="none" w:sz="0" w:space="0" w:color="auto"/>
          </w:divBdr>
        </w:div>
        <w:div w:id="1456098820">
          <w:marLeft w:val="640"/>
          <w:marRight w:val="0"/>
          <w:marTop w:val="0"/>
          <w:marBottom w:val="0"/>
          <w:divBdr>
            <w:top w:val="none" w:sz="0" w:space="0" w:color="auto"/>
            <w:left w:val="none" w:sz="0" w:space="0" w:color="auto"/>
            <w:bottom w:val="none" w:sz="0" w:space="0" w:color="auto"/>
            <w:right w:val="none" w:sz="0" w:space="0" w:color="auto"/>
          </w:divBdr>
        </w:div>
        <w:div w:id="1496535507">
          <w:marLeft w:val="640"/>
          <w:marRight w:val="0"/>
          <w:marTop w:val="0"/>
          <w:marBottom w:val="0"/>
          <w:divBdr>
            <w:top w:val="none" w:sz="0" w:space="0" w:color="auto"/>
            <w:left w:val="none" w:sz="0" w:space="0" w:color="auto"/>
            <w:bottom w:val="none" w:sz="0" w:space="0" w:color="auto"/>
            <w:right w:val="none" w:sz="0" w:space="0" w:color="auto"/>
          </w:divBdr>
        </w:div>
        <w:div w:id="1499807032">
          <w:marLeft w:val="640"/>
          <w:marRight w:val="0"/>
          <w:marTop w:val="0"/>
          <w:marBottom w:val="0"/>
          <w:divBdr>
            <w:top w:val="none" w:sz="0" w:space="0" w:color="auto"/>
            <w:left w:val="none" w:sz="0" w:space="0" w:color="auto"/>
            <w:bottom w:val="none" w:sz="0" w:space="0" w:color="auto"/>
            <w:right w:val="none" w:sz="0" w:space="0" w:color="auto"/>
          </w:divBdr>
        </w:div>
        <w:div w:id="1539198094">
          <w:marLeft w:val="640"/>
          <w:marRight w:val="0"/>
          <w:marTop w:val="0"/>
          <w:marBottom w:val="0"/>
          <w:divBdr>
            <w:top w:val="none" w:sz="0" w:space="0" w:color="auto"/>
            <w:left w:val="none" w:sz="0" w:space="0" w:color="auto"/>
            <w:bottom w:val="none" w:sz="0" w:space="0" w:color="auto"/>
            <w:right w:val="none" w:sz="0" w:space="0" w:color="auto"/>
          </w:divBdr>
        </w:div>
        <w:div w:id="1696346088">
          <w:marLeft w:val="640"/>
          <w:marRight w:val="0"/>
          <w:marTop w:val="0"/>
          <w:marBottom w:val="0"/>
          <w:divBdr>
            <w:top w:val="none" w:sz="0" w:space="0" w:color="auto"/>
            <w:left w:val="none" w:sz="0" w:space="0" w:color="auto"/>
            <w:bottom w:val="none" w:sz="0" w:space="0" w:color="auto"/>
            <w:right w:val="none" w:sz="0" w:space="0" w:color="auto"/>
          </w:divBdr>
        </w:div>
        <w:div w:id="1727751975">
          <w:marLeft w:val="640"/>
          <w:marRight w:val="0"/>
          <w:marTop w:val="0"/>
          <w:marBottom w:val="0"/>
          <w:divBdr>
            <w:top w:val="none" w:sz="0" w:space="0" w:color="auto"/>
            <w:left w:val="none" w:sz="0" w:space="0" w:color="auto"/>
            <w:bottom w:val="none" w:sz="0" w:space="0" w:color="auto"/>
            <w:right w:val="none" w:sz="0" w:space="0" w:color="auto"/>
          </w:divBdr>
        </w:div>
        <w:div w:id="1743288355">
          <w:marLeft w:val="640"/>
          <w:marRight w:val="0"/>
          <w:marTop w:val="0"/>
          <w:marBottom w:val="0"/>
          <w:divBdr>
            <w:top w:val="none" w:sz="0" w:space="0" w:color="auto"/>
            <w:left w:val="none" w:sz="0" w:space="0" w:color="auto"/>
            <w:bottom w:val="none" w:sz="0" w:space="0" w:color="auto"/>
            <w:right w:val="none" w:sz="0" w:space="0" w:color="auto"/>
          </w:divBdr>
        </w:div>
        <w:div w:id="1764715330">
          <w:marLeft w:val="640"/>
          <w:marRight w:val="0"/>
          <w:marTop w:val="0"/>
          <w:marBottom w:val="0"/>
          <w:divBdr>
            <w:top w:val="none" w:sz="0" w:space="0" w:color="auto"/>
            <w:left w:val="none" w:sz="0" w:space="0" w:color="auto"/>
            <w:bottom w:val="none" w:sz="0" w:space="0" w:color="auto"/>
            <w:right w:val="none" w:sz="0" w:space="0" w:color="auto"/>
          </w:divBdr>
        </w:div>
        <w:div w:id="1768382182">
          <w:marLeft w:val="640"/>
          <w:marRight w:val="0"/>
          <w:marTop w:val="0"/>
          <w:marBottom w:val="0"/>
          <w:divBdr>
            <w:top w:val="none" w:sz="0" w:space="0" w:color="auto"/>
            <w:left w:val="none" w:sz="0" w:space="0" w:color="auto"/>
            <w:bottom w:val="none" w:sz="0" w:space="0" w:color="auto"/>
            <w:right w:val="none" w:sz="0" w:space="0" w:color="auto"/>
          </w:divBdr>
        </w:div>
        <w:div w:id="1862545061">
          <w:marLeft w:val="640"/>
          <w:marRight w:val="0"/>
          <w:marTop w:val="0"/>
          <w:marBottom w:val="0"/>
          <w:divBdr>
            <w:top w:val="none" w:sz="0" w:space="0" w:color="auto"/>
            <w:left w:val="none" w:sz="0" w:space="0" w:color="auto"/>
            <w:bottom w:val="none" w:sz="0" w:space="0" w:color="auto"/>
            <w:right w:val="none" w:sz="0" w:space="0" w:color="auto"/>
          </w:divBdr>
        </w:div>
        <w:div w:id="1917550392">
          <w:marLeft w:val="640"/>
          <w:marRight w:val="0"/>
          <w:marTop w:val="0"/>
          <w:marBottom w:val="0"/>
          <w:divBdr>
            <w:top w:val="none" w:sz="0" w:space="0" w:color="auto"/>
            <w:left w:val="none" w:sz="0" w:space="0" w:color="auto"/>
            <w:bottom w:val="none" w:sz="0" w:space="0" w:color="auto"/>
            <w:right w:val="none" w:sz="0" w:space="0" w:color="auto"/>
          </w:divBdr>
        </w:div>
        <w:div w:id="1920678912">
          <w:marLeft w:val="640"/>
          <w:marRight w:val="0"/>
          <w:marTop w:val="0"/>
          <w:marBottom w:val="0"/>
          <w:divBdr>
            <w:top w:val="none" w:sz="0" w:space="0" w:color="auto"/>
            <w:left w:val="none" w:sz="0" w:space="0" w:color="auto"/>
            <w:bottom w:val="none" w:sz="0" w:space="0" w:color="auto"/>
            <w:right w:val="none" w:sz="0" w:space="0" w:color="auto"/>
          </w:divBdr>
        </w:div>
        <w:div w:id="1958028980">
          <w:marLeft w:val="640"/>
          <w:marRight w:val="0"/>
          <w:marTop w:val="0"/>
          <w:marBottom w:val="0"/>
          <w:divBdr>
            <w:top w:val="none" w:sz="0" w:space="0" w:color="auto"/>
            <w:left w:val="none" w:sz="0" w:space="0" w:color="auto"/>
            <w:bottom w:val="none" w:sz="0" w:space="0" w:color="auto"/>
            <w:right w:val="none" w:sz="0" w:space="0" w:color="auto"/>
          </w:divBdr>
        </w:div>
        <w:div w:id="2083019606">
          <w:marLeft w:val="640"/>
          <w:marRight w:val="0"/>
          <w:marTop w:val="0"/>
          <w:marBottom w:val="0"/>
          <w:divBdr>
            <w:top w:val="none" w:sz="0" w:space="0" w:color="auto"/>
            <w:left w:val="none" w:sz="0" w:space="0" w:color="auto"/>
            <w:bottom w:val="none" w:sz="0" w:space="0" w:color="auto"/>
            <w:right w:val="none" w:sz="0" w:space="0" w:color="auto"/>
          </w:divBdr>
        </w:div>
        <w:div w:id="2095198050">
          <w:marLeft w:val="640"/>
          <w:marRight w:val="0"/>
          <w:marTop w:val="0"/>
          <w:marBottom w:val="0"/>
          <w:divBdr>
            <w:top w:val="none" w:sz="0" w:space="0" w:color="auto"/>
            <w:left w:val="none" w:sz="0" w:space="0" w:color="auto"/>
            <w:bottom w:val="none" w:sz="0" w:space="0" w:color="auto"/>
            <w:right w:val="none" w:sz="0" w:space="0" w:color="auto"/>
          </w:divBdr>
        </w:div>
        <w:div w:id="2105805017">
          <w:marLeft w:val="640"/>
          <w:marRight w:val="0"/>
          <w:marTop w:val="0"/>
          <w:marBottom w:val="0"/>
          <w:divBdr>
            <w:top w:val="none" w:sz="0" w:space="0" w:color="auto"/>
            <w:left w:val="none" w:sz="0" w:space="0" w:color="auto"/>
            <w:bottom w:val="none" w:sz="0" w:space="0" w:color="auto"/>
            <w:right w:val="none" w:sz="0" w:space="0" w:color="auto"/>
          </w:divBdr>
        </w:div>
      </w:divsChild>
    </w:div>
    <w:div w:id="992413644">
      <w:bodyDiv w:val="1"/>
      <w:marLeft w:val="0"/>
      <w:marRight w:val="0"/>
      <w:marTop w:val="0"/>
      <w:marBottom w:val="0"/>
      <w:divBdr>
        <w:top w:val="none" w:sz="0" w:space="0" w:color="auto"/>
        <w:left w:val="none" w:sz="0" w:space="0" w:color="auto"/>
        <w:bottom w:val="none" w:sz="0" w:space="0" w:color="auto"/>
        <w:right w:val="none" w:sz="0" w:space="0" w:color="auto"/>
      </w:divBdr>
      <w:divsChild>
        <w:div w:id="88083492">
          <w:marLeft w:val="640"/>
          <w:marRight w:val="0"/>
          <w:marTop w:val="0"/>
          <w:marBottom w:val="0"/>
          <w:divBdr>
            <w:top w:val="none" w:sz="0" w:space="0" w:color="auto"/>
            <w:left w:val="none" w:sz="0" w:space="0" w:color="auto"/>
            <w:bottom w:val="none" w:sz="0" w:space="0" w:color="auto"/>
            <w:right w:val="none" w:sz="0" w:space="0" w:color="auto"/>
          </w:divBdr>
        </w:div>
        <w:div w:id="88428831">
          <w:marLeft w:val="640"/>
          <w:marRight w:val="0"/>
          <w:marTop w:val="0"/>
          <w:marBottom w:val="0"/>
          <w:divBdr>
            <w:top w:val="none" w:sz="0" w:space="0" w:color="auto"/>
            <w:left w:val="none" w:sz="0" w:space="0" w:color="auto"/>
            <w:bottom w:val="none" w:sz="0" w:space="0" w:color="auto"/>
            <w:right w:val="none" w:sz="0" w:space="0" w:color="auto"/>
          </w:divBdr>
        </w:div>
        <w:div w:id="103116515">
          <w:marLeft w:val="640"/>
          <w:marRight w:val="0"/>
          <w:marTop w:val="0"/>
          <w:marBottom w:val="0"/>
          <w:divBdr>
            <w:top w:val="none" w:sz="0" w:space="0" w:color="auto"/>
            <w:left w:val="none" w:sz="0" w:space="0" w:color="auto"/>
            <w:bottom w:val="none" w:sz="0" w:space="0" w:color="auto"/>
            <w:right w:val="none" w:sz="0" w:space="0" w:color="auto"/>
          </w:divBdr>
        </w:div>
        <w:div w:id="127746421">
          <w:marLeft w:val="640"/>
          <w:marRight w:val="0"/>
          <w:marTop w:val="0"/>
          <w:marBottom w:val="0"/>
          <w:divBdr>
            <w:top w:val="none" w:sz="0" w:space="0" w:color="auto"/>
            <w:left w:val="none" w:sz="0" w:space="0" w:color="auto"/>
            <w:bottom w:val="none" w:sz="0" w:space="0" w:color="auto"/>
            <w:right w:val="none" w:sz="0" w:space="0" w:color="auto"/>
          </w:divBdr>
        </w:div>
        <w:div w:id="196503541">
          <w:marLeft w:val="640"/>
          <w:marRight w:val="0"/>
          <w:marTop w:val="0"/>
          <w:marBottom w:val="0"/>
          <w:divBdr>
            <w:top w:val="none" w:sz="0" w:space="0" w:color="auto"/>
            <w:left w:val="none" w:sz="0" w:space="0" w:color="auto"/>
            <w:bottom w:val="none" w:sz="0" w:space="0" w:color="auto"/>
            <w:right w:val="none" w:sz="0" w:space="0" w:color="auto"/>
          </w:divBdr>
        </w:div>
        <w:div w:id="234514957">
          <w:marLeft w:val="640"/>
          <w:marRight w:val="0"/>
          <w:marTop w:val="0"/>
          <w:marBottom w:val="0"/>
          <w:divBdr>
            <w:top w:val="none" w:sz="0" w:space="0" w:color="auto"/>
            <w:left w:val="none" w:sz="0" w:space="0" w:color="auto"/>
            <w:bottom w:val="none" w:sz="0" w:space="0" w:color="auto"/>
            <w:right w:val="none" w:sz="0" w:space="0" w:color="auto"/>
          </w:divBdr>
        </w:div>
        <w:div w:id="435255212">
          <w:marLeft w:val="640"/>
          <w:marRight w:val="0"/>
          <w:marTop w:val="0"/>
          <w:marBottom w:val="0"/>
          <w:divBdr>
            <w:top w:val="none" w:sz="0" w:space="0" w:color="auto"/>
            <w:left w:val="none" w:sz="0" w:space="0" w:color="auto"/>
            <w:bottom w:val="none" w:sz="0" w:space="0" w:color="auto"/>
            <w:right w:val="none" w:sz="0" w:space="0" w:color="auto"/>
          </w:divBdr>
        </w:div>
        <w:div w:id="441191882">
          <w:marLeft w:val="640"/>
          <w:marRight w:val="0"/>
          <w:marTop w:val="0"/>
          <w:marBottom w:val="0"/>
          <w:divBdr>
            <w:top w:val="none" w:sz="0" w:space="0" w:color="auto"/>
            <w:left w:val="none" w:sz="0" w:space="0" w:color="auto"/>
            <w:bottom w:val="none" w:sz="0" w:space="0" w:color="auto"/>
            <w:right w:val="none" w:sz="0" w:space="0" w:color="auto"/>
          </w:divBdr>
        </w:div>
        <w:div w:id="590898483">
          <w:marLeft w:val="640"/>
          <w:marRight w:val="0"/>
          <w:marTop w:val="0"/>
          <w:marBottom w:val="0"/>
          <w:divBdr>
            <w:top w:val="none" w:sz="0" w:space="0" w:color="auto"/>
            <w:left w:val="none" w:sz="0" w:space="0" w:color="auto"/>
            <w:bottom w:val="none" w:sz="0" w:space="0" w:color="auto"/>
            <w:right w:val="none" w:sz="0" w:space="0" w:color="auto"/>
          </w:divBdr>
        </w:div>
        <w:div w:id="596183231">
          <w:marLeft w:val="640"/>
          <w:marRight w:val="0"/>
          <w:marTop w:val="0"/>
          <w:marBottom w:val="0"/>
          <w:divBdr>
            <w:top w:val="none" w:sz="0" w:space="0" w:color="auto"/>
            <w:left w:val="none" w:sz="0" w:space="0" w:color="auto"/>
            <w:bottom w:val="none" w:sz="0" w:space="0" w:color="auto"/>
            <w:right w:val="none" w:sz="0" w:space="0" w:color="auto"/>
          </w:divBdr>
        </w:div>
        <w:div w:id="597491864">
          <w:marLeft w:val="640"/>
          <w:marRight w:val="0"/>
          <w:marTop w:val="0"/>
          <w:marBottom w:val="0"/>
          <w:divBdr>
            <w:top w:val="none" w:sz="0" w:space="0" w:color="auto"/>
            <w:left w:val="none" w:sz="0" w:space="0" w:color="auto"/>
            <w:bottom w:val="none" w:sz="0" w:space="0" w:color="auto"/>
            <w:right w:val="none" w:sz="0" w:space="0" w:color="auto"/>
          </w:divBdr>
        </w:div>
        <w:div w:id="619653289">
          <w:marLeft w:val="640"/>
          <w:marRight w:val="0"/>
          <w:marTop w:val="0"/>
          <w:marBottom w:val="0"/>
          <w:divBdr>
            <w:top w:val="none" w:sz="0" w:space="0" w:color="auto"/>
            <w:left w:val="none" w:sz="0" w:space="0" w:color="auto"/>
            <w:bottom w:val="none" w:sz="0" w:space="0" w:color="auto"/>
            <w:right w:val="none" w:sz="0" w:space="0" w:color="auto"/>
          </w:divBdr>
        </w:div>
        <w:div w:id="709770031">
          <w:marLeft w:val="640"/>
          <w:marRight w:val="0"/>
          <w:marTop w:val="0"/>
          <w:marBottom w:val="0"/>
          <w:divBdr>
            <w:top w:val="none" w:sz="0" w:space="0" w:color="auto"/>
            <w:left w:val="none" w:sz="0" w:space="0" w:color="auto"/>
            <w:bottom w:val="none" w:sz="0" w:space="0" w:color="auto"/>
            <w:right w:val="none" w:sz="0" w:space="0" w:color="auto"/>
          </w:divBdr>
        </w:div>
        <w:div w:id="743071197">
          <w:marLeft w:val="640"/>
          <w:marRight w:val="0"/>
          <w:marTop w:val="0"/>
          <w:marBottom w:val="0"/>
          <w:divBdr>
            <w:top w:val="none" w:sz="0" w:space="0" w:color="auto"/>
            <w:left w:val="none" w:sz="0" w:space="0" w:color="auto"/>
            <w:bottom w:val="none" w:sz="0" w:space="0" w:color="auto"/>
            <w:right w:val="none" w:sz="0" w:space="0" w:color="auto"/>
          </w:divBdr>
        </w:div>
        <w:div w:id="780297957">
          <w:marLeft w:val="640"/>
          <w:marRight w:val="0"/>
          <w:marTop w:val="0"/>
          <w:marBottom w:val="0"/>
          <w:divBdr>
            <w:top w:val="none" w:sz="0" w:space="0" w:color="auto"/>
            <w:left w:val="none" w:sz="0" w:space="0" w:color="auto"/>
            <w:bottom w:val="none" w:sz="0" w:space="0" w:color="auto"/>
            <w:right w:val="none" w:sz="0" w:space="0" w:color="auto"/>
          </w:divBdr>
        </w:div>
        <w:div w:id="804544541">
          <w:marLeft w:val="640"/>
          <w:marRight w:val="0"/>
          <w:marTop w:val="0"/>
          <w:marBottom w:val="0"/>
          <w:divBdr>
            <w:top w:val="none" w:sz="0" w:space="0" w:color="auto"/>
            <w:left w:val="none" w:sz="0" w:space="0" w:color="auto"/>
            <w:bottom w:val="none" w:sz="0" w:space="0" w:color="auto"/>
            <w:right w:val="none" w:sz="0" w:space="0" w:color="auto"/>
          </w:divBdr>
        </w:div>
        <w:div w:id="824471737">
          <w:marLeft w:val="640"/>
          <w:marRight w:val="0"/>
          <w:marTop w:val="0"/>
          <w:marBottom w:val="0"/>
          <w:divBdr>
            <w:top w:val="none" w:sz="0" w:space="0" w:color="auto"/>
            <w:left w:val="none" w:sz="0" w:space="0" w:color="auto"/>
            <w:bottom w:val="none" w:sz="0" w:space="0" w:color="auto"/>
            <w:right w:val="none" w:sz="0" w:space="0" w:color="auto"/>
          </w:divBdr>
        </w:div>
        <w:div w:id="930623644">
          <w:marLeft w:val="640"/>
          <w:marRight w:val="0"/>
          <w:marTop w:val="0"/>
          <w:marBottom w:val="0"/>
          <w:divBdr>
            <w:top w:val="none" w:sz="0" w:space="0" w:color="auto"/>
            <w:left w:val="none" w:sz="0" w:space="0" w:color="auto"/>
            <w:bottom w:val="none" w:sz="0" w:space="0" w:color="auto"/>
            <w:right w:val="none" w:sz="0" w:space="0" w:color="auto"/>
          </w:divBdr>
        </w:div>
        <w:div w:id="943608714">
          <w:marLeft w:val="640"/>
          <w:marRight w:val="0"/>
          <w:marTop w:val="0"/>
          <w:marBottom w:val="0"/>
          <w:divBdr>
            <w:top w:val="none" w:sz="0" w:space="0" w:color="auto"/>
            <w:left w:val="none" w:sz="0" w:space="0" w:color="auto"/>
            <w:bottom w:val="none" w:sz="0" w:space="0" w:color="auto"/>
            <w:right w:val="none" w:sz="0" w:space="0" w:color="auto"/>
          </w:divBdr>
        </w:div>
        <w:div w:id="998729460">
          <w:marLeft w:val="640"/>
          <w:marRight w:val="0"/>
          <w:marTop w:val="0"/>
          <w:marBottom w:val="0"/>
          <w:divBdr>
            <w:top w:val="none" w:sz="0" w:space="0" w:color="auto"/>
            <w:left w:val="none" w:sz="0" w:space="0" w:color="auto"/>
            <w:bottom w:val="none" w:sz="0" w:space="0" w:color="auto"/>
            <w:right w:val="none" w:sz="0" w:space="0" w:color="auto"/>
          </w:divBdr>
        </w:div>
        <w:div w:id="1024595850">
          <w:marLeft w:val="640"/>
          <w:marRight w:val="0"/>
          <w:marTop w:val="0"/>
          <w:marBottom w:val="0"/>
          <w:divBdr>
            <w:top w:val="none" w:sz="0" w:space="0" w:color="auto"/>
            <w:left w:val="none" w:sz="0" w:space="0" w:color="auto"/>
            <w:bottom w:val="none" w:sz="0" w:space="0" w:color="auto"/>
            <w:right w:val="none" w:sz="0" w:space="0" w:color="auto"/>
          </w:divBdr>
        </w:div>
        <w:div w:id="1059286363">
          <w:marLeft w:val="640"/>
          <w:marRight w:val="0"/>
          <w:marTop w:val="0"/>
          <w:marBottom w:val="0"/>
          <w:divBdr>
            <w:top w:val="none" w:sz="0" w:space="0" w:color="auto"/>
            <w:left w:val="none" w:sz="0" w:space="0" w:color="auto"/>
            <w:bottom w:val="none" w:sz="0" w:space="0" w:color="auto"/>
            <w:right w:val="none" w:sz="0" w:space="0" w:color="auto"/>
          </w:divBdr>
        </w:div>
        <w:div w:id="1098259343">
          <w:marLeft w:val="640"/>
          <w:marRight w:val="0"/>
          <w:marTop w:val="0"/>
          <w:marBottom w:val="0"/>
          <w:divBdr>
            <w:top w:val="none" w:sz="0" w:space="0" w:color="auto"/>
            <w:left w:val="none" w:sz="0" w:space="0" w:color="auto"/>
            <w:bottom w:val="none" w:sz="0" w:space="0" w:color="auto"/>
            <w:right w:val="none" w:sz="0" w:space="0" w:color="auto"/>
          </w:divBdr>
        </w:div>
        <w:div w:id="1119759617">
          <w:marLeft w:val="640"/>
          <w:marRight w:val="0"/>
          <w:marTop w:val="0"/>
          <w:marBottom w:val="0"/>
          <w:divBdr>
            <w:top w:val="none" w:sz="0" w:space="0" w:color="auto"/>
            <w:left w:val="none" w:sz="0" w:space="0" w:color="auto"/>
            <w:bottom w:val="none" w:sz="0" w:space="0" w:color="auto"/>
            <w:right w:val="none" w:sz="0" w:space="0" w:color="auto"/>
          </w:divBdr>
        </w:div>
        <w:div w:id="1176847697">
          <w:marLeft w:val="640"/>
          <w:marRight w:val="0"/>
          <w:marTop w:val="0"/>
          <w:marBottom w:val="0"/>
          <w:divBdr>
            <w:top w:val="none" w:sz="0" w:space="0" w:color="auto"/>
            <w:left w:val="none" w:sz="0" w:space="0" w:color="auto"/>
            <w:bottom w:val="none" w:sz="0" w:space="0" w:color="auto"/>
            <w:right w:val="none" w:sz="0" w:space="0" w:color="auto"/>
          </w:divBdr>
        </w:div>
        <w:div w:id="1239708072">
          <w:marLeft w:val="640"/>
          <w:marRight w:val="0"/>
          <w:marTop w:val="0"/>
          <w:marBottom w:val="0"/>
          <w:divBdr>
            <w:top w:val="none" w:sz="0" w:space="0" w:color="auto"/>
            <w:left w:val="none" w:sz="0" w:space="0" w:color="auto"/>
            <w:bottom w:val="none" w:sz="0" w:space="0" w:color="auto"/>
            <w:right w:val="none" w:sz="0" w:space="0" w:color="auto"/>
          </w:divBdr>
        </w:div>
        <w:div w:id="1251814188">
          <w:marLeft w:val="640"/>
          <w:marRight w:val="0"/>
          <w:marTop w:val="0"/>
          <w:marBottom w:val="0"/>
          <w:divBdr>
            <w:top w:val="none" w:sz="0" w:space="0" w:color="auto"/>
            <w:left w:val="none" w:sz="0" w:space="0" w:color="auto"/>
            <w:bottom w:val="none" w:sz="0" w:space="0" w:color="auto"/>
            <w:right w:val="none" w:sz="0" w:space="0" w:color="auto"/>
          </w:divBdr>
        </w:div>
        <w:div w:id="1314914794">
          <w:marLeft w:val="640"/>
          <w:marRight w:val="0"/>
          <w:marTop w:val="0"/>
          <w:marBottom w:val="0"/>
          <w:divBdr>
            <w:top w:val="none" w:sz="0" w:space="0" w:color="auto"/>
            <w:left w:val="none" w:sz="0" w:space="0" w:color="auto"/>
            <w:bottom w:val="none" w:sz="0" w:space="0" w:color="auto"/>
            <w:right w:val="none" w:sz="0" w:space="0" w:color="auto"/>
          </w:divBdr>
        </w:div>
        <w:div w:id="1404600108">
          <w:marLeft w:val="640"/>
          <w:marRight w:val="0"/>
          <w:marTop w:val="0"/>
          <w:marBottom w:val="0"/>
          <w:divBdr>
            <w:top w:val="none" w:sz="0" w:space="0" w:color="auto"/>
            <w:left w:val="none" w:sz="0" w:space="0" w:color="auto"/>
            <w:bottom w:val="none" w:sz="0" w:space="0" w:color="auto"/>
            <w:right w:val="none" w:sz="0" w:space="0" w:color="auto"/>
          </w:divBdr>
        </w:div>
        <w:div w:id="1567647211">
          <w:marLeft w:val="640"/>
          <w:marRight w:val="0"/>
          <w:marTop w:val="0"/>
          <w:marBottom w:val="0"/>
          <w:divBdr>
            <w:top w:val="none" w:sz="0" w:space="0" w:color="auto"/>
            <w:left w:val="none" w:sz="0" w:space="0" w:color="auto"/>
            <w:bottom w:val="none" w:sz="0" w:space="0" w:color="auto"/>
            <w:right w:val="none" w:sz="0" w:space="0" w:color="auto"/>
          </w:divBdr>
        </w:div>
        <w:div w:id="1576551458">
          <w:marLeft w:val="640"/>
          <w:marRight w:val="0"/>
          <w:marTop w:val="0"/>
          <w:marBottom w:val="0"/>
          <w:divBdr>
            <w:top w:val="none" w:sz="0" w:space="0" w:color="auto"/>
            <w:left w:val="none" w:sz="0" w:space="0" w:color="auto"/>
            <w:bottom w:val="none" w:sz="0" w:space="0" w:color="auto"/>
            <w:right w:val="none" w:sz="0" w:space="0" w:color="auto"/>
          </w:divBdr>
        </w:div>
        <w:div w:id="1580170529">
          <w:marLeft w:val="640"/>
          <w:marRight w:val="0"/>
          <w:marTop w:val="0"/>
          <w:marBottom w:val="0"/>
          <w:divBdr>
            <w:top w:val="none" w:sz="0" w:space="0" w:color="auto"/>
            <w:left w:val="none" w:sz="0" w:space="0" w:color="auto"/>
            <w:bottom w:val="none" w:sz="0" w:space="0" w:color="auto"/>
            <w:right w:val="none" w:sz="0" w:space="0" w:color="auto"/>
          </w:divBdr>
        </w:div>
        <w:div w:id="1618102967">
          <w:marLeft w:val="640"/>
          <w:marRight w:val="0"/>
          <w:marTop w:val="0"/>
          <w:marBottom w:val="0"/>
          <w:divBdr>
            <w:top w:val="none" w:sz="0" w:space="0" w:color="auto"/>
            <w:left w:val="none" w:sz="0" w:space="0" w:color="auto"/>
            <w:bottom w:val="none" w:sz="0" w:space="0" w:color="auto"/>
            <w:right w:val="none" w:sz="0" w:space="0" w:color="auto"/>
          </w:divBdr>
        </w:div>
        <w:div w:id="1618608577">
          <w:marLeft w:val="640"/>
          <w:marRight w:val="0"/>
          <w:marTop w:val="0"/>
          <w:marBottom w:val="0"/>
          <w:divBdr>
            <w:top w:val="none" w:sz="0" w:space="0" w:color="auto"/>
            <w:left w:val="none" w:sz="0" w:space="0" w:color="auto"/>
            <w:bottom w:val="none" w:sz="0" w:space="0" w:color="auto"/>
            <w:right w:val="none" w:sz="0" w:space="0" w:color="auto"/>
          </w:divBdr>
        </w:div>
        <w:div w:id="1680812049">
          <w:marLeft w:val="640"/>
          <w:marRight w:val="0"/>
          <w:marTop w:val="0"/>
          <w:marBottom w:val="0"/>
          <w:divBdr>
            <w:top w:val="none" w:sz="0" w:space="0" w:color="auto"/>
            <w:left w:val="none" w:sz="0" w:space="0" w:color="auto"/>
            <w:bottom w:val="none" w:sz="0" w:space="0" w:color="auto"/>
            <w:right w:val="none" w:sz="0" w:space="0" w:color="auto"/>
          </w:divBdr>
        </w:div>
        <w:div w:id="1691493720">
          <w:marLeft w:val="640"/>
          <w:marRight w:val="0"/>
          <w:marTop w:val="0"/>
          <w:marBottom w:val="0"/>
          <w:divBdr>
            <w:top w:val="none" w:sz="0" w:space="0" w:color="auto"/>
            <w:left w:val="none" w:sz="0" w:space="0" w:color="auto"/>
            <w:bottom w:val="none" w:sz="0" w:space="0" w:color="auto"/>
            <w:right w:val="none" w:sz="0" w:space="0" w:color="auto"/>
          </w:divBdr>
        </w:div>
        <w:div w:id="1693650577">
          <w:marLeft w:val="640"/>
          <w:marRight w:val="0"/>
          <w:marTop w:val="0"/>
          <w:marBottom w:val="0"/>
          <w:divBdr>
            <w:top w:val="none" w:sz="0" w:space="0" w:color="auto"/>
            <w:left w:val="none" w:sz="0" w:space="0" w:color="auto"/>
            <w:bottom w:val="none" w:sz="0" w:space="0" w:color="auto"/>
            <w:right w:val="none" w:sz="0" w:space="0" w:color="auto"/>
          </w:divBdr>
        </w:div>
        <w:div w:id="1717390453">
          <w:marLeft w:val="640"/>
          <w:marRight w:val="0"/>
          <w:marTop w:val="0"/>
          <w:marBottom w:val="0"/>
          <w:divBdr>
            <w:top w:val="none" w:sz="0" w:space="0" w:color="auto"/>
            <w:left w:val="none" w:sz="0" w:space="0" w:color="auto"/>
            <w:bottom w:val="none" w:sz="0" w:space="0" w:color="auto"/>
            <w:right w:val="none" w:sz="0" w:space="0" w:color="auto"/>
          </w:divBdr>
        </w:div>
        <w:div w:id="1717653810">
          <w:marLeft w:val="640"/>
          <w:marRight w:val="0"/>
          <w:marTop w:val="0"/>
          <w:marBottom w:val="0"/>
          <w:divBdr>
            <w:top w:val="none" w:sz="0" w:space="0" w:color="auto"/>
            <w:left w:val="none" w:sz="0" w:space="0" w:color="auto"/>
            <w:bottom w:val="none" w:sz="0" w:space="0" w:color="auto"/>
            <w:right w:val="none" w:sz="0" w:space="0" w:color="auto"/>
          </w:divBdr>
        </w:div>
        <w:div w:id="1720670617">
          <w:marLeft w:val="640"/>
          <w:marRight w:val="0"/>
          <w:marTop w:val="0"/>
          <w:marBottom w:val="0"/>
          <w:divBdr>
            <w:top w:val="none" w:sz="0" w:space="0" w:color="auto"/>
            <w:left w:val="none" w:sz="0" w:space="0" w:color="auto"/>
            <w:bottom w:val="none" w:sz="0" w:space="0" w:color="auto"/>
            <w:right w:val="none" w:sz="0" w:space="0" w:color="auto"/>
          </w:divBdr>
        </w:div>
        <w:div w:id="1802185382">
          <w:marLeft w:val="640"/>
          <w:marRight w:val="0"/>
          <w:marTop w:val="0"/>
          <w:marBottom w:val="0"/>
          <w:divBdr>
            <w:top w:val="none" w:sz="0" w:space="0" w:color="auto"/>
            <w:left w:val="none" w:sz="0" w:space="0" w:color="auto"/>
            <w:bottom w:val="none" w:sz="0" w:space="0" w:color="auto"/>
            <w:right w:val="none" w:sz="0" w:space="0" w:color="auto"/>
          </w:divBdr>
        </w:div>
        <w:div w:id="1819030560">
          <w:marLeft w:val="640"/>
          <w:marRight w:val="0"/>
          <w:marTop w:val="0"/>
          <w:marBottom w:val="0"/>
          <w:divBdr>
            <w:top w:val="none" w:sz="0" w:space="0" w:color="auto"/>
            <w:left w:val="none" w:sz="0" w:space="0" w:color="auto"/>
            <w:bottom w:val="none" w:sz="0" w:space="0" w:color="auto"/>
            <w:right w:val="none" w:sz="0" w:space="0" w:color="auto"/>
          </w:divBdr>
        </w:div>
        <w:div w:id="1820000708">
          <w:marLeft w:val="640"/>
          <w:marRight w:val="0"/>
          <w:marTop w:val="0"/>
          <w:marBottom w:val="0"/>
          <w:divBdr>
            <w:top w:val="none" w:sz="0" w:space="0" w:color="auto"/>
            <w:left w:val="none" w:sz="0" w:space="0" w:color="auto"/>
            <w:bottom w:val="none" w:sz="0" w:space="0" w:color="auto"/>
            <w:right w:val="none" w:sz="0" w:space="0" w:color="auto"/>
          </w:divBdr>
        </w:div>
        <w:div w:id="1854958742">
          <w:marLeft w:val="640"/>
          <w:marRight w:val="0"/>
          <w:marTop w:val="0"/>
          <w:marBottom w:val="0"/>
          <w:divBdr>
            <w:top w:val="none" w:sz="0" w:space="0" w:color="auto"/>
            <w:left w:val="none" w:sz="0" w:space="0" w:color="auto"/>
            <w:bottom w:val="none" w:sz="0" w:space="0" w:color="auto"/>
            <w:right w:val="none" w:sz="0" w:space="0" w:color="auto"/>
          </w:divBdr>
        </w:div>
        <w:div w:id="1924027114">
          <w:marLeft w:val="640"/>
          <w:marRight w:val="0"/>
          <w:marTop w:val="0"/>
          <w:marBottom w:val="0"/>
          <w:divBdr>
            <w:top w:val="none" w:sz="0" w:space="0" w:color="auto"/>
            <w:left w:val="none" w:sz="0" w:space="0" w:color="auto"/>
            <w:bottom w:val="none" w:sz="0" w:space="0" w:color="auto"/>
            <w:right w:val="none" w:sz="0" w:space="0" w:color="auto"/>
          </w:divBdr>
        </w:div>
        <w:div w:id="1967615465">
          <w:marLeft w:val="640"/>
          <w:marRight w:val="0"/>
          <w:marTop w:val="0"/>
          <w:marBottom w:val="0"/>
          <w:divBdr>
            <w:top w:val="none" w:sz="0" w:space="0" w:color="auto"/>
            <w:left w:val="none" w:sz="0" w:space="0" w:color="auto"/>
            <w:bottom w:val="none" w:sz="0" w:space="0" w:color="auto"/>
            <w:right w:val="none" w:sz="0" w:space="0" w:color="auto"/>
          </w:divBdr>
        </w:div>
        <w:div w:id="2010331009">
          <w:marLeft w:val="640"/>
          <w:marRight w:val="0"/>
          <w:marTop w:val="0"/>
          <w:marBottom w:val="0"/>
          <w:divBdr>
            <w:top w:val="none" w:sz="0" w:space="0" w:color="auto"/>
            <w:left w:val="none" w:sz="0" w:space="0" w:color="auto"/>
            <w:bottom w:val="none" w:sz="0" w:space="0" w:color="auto"/>
            <w:right w:val="none" w:sz="0" w:space="0" w:color="auto"/>
          </w:divBdr>
        </w:div>
        <w:div w:id="2119828649">
          <w:marLeft w:val="640"/>
          <w:marRight w:val="0"/>
          <w:marTop w:val="0"/>
          <w:marBottom w:val="0"/>
          <w:divBdr>
            <w:top w:val="none" w:sz="0" w:space="0" w:color="auto"/>
            <w:left w:val="none" w:sz="0" w:space="0" w:color="auto"/>
            <w:bottom w:val="none" w:sz="0" w:space="0" w:color="auto"/>
            <w:right w:val="none" w:sz="0" w:space="0" w:color="auto"/>
          </w:divBdr>
        </w:div>
        <w:div w:id="2125728447">
          <w:marLeft w:val="640"/>
          <w:marRight w:val="0"/>
          <w:marTop w:val="0"/>
          <w:marBottom w:val="0"/>
          <w:divBdr>
            <w:top w:val="none" w:sz="0" w:space="0" w:color="auto"/>
            <w:left w:val="none" w:sz="0" w:space="0" w:color="auto"/>
            <w:bottom w:val="none" w:sz="0" w:space="0" w:color="auto"/>
            <w:right w:val="none" w:sz="0" w:space="0" w:color="auto"/>
          </w:divBdr>
        </w:div>
      </w:divsChild>
    </w:div>
    <w:div w:id="996422517">
      <w:marLeft w:val="0"/>
      <w:marRight w:val="0"/>
      <w:marTop w:val="0"/>
      <w:marBottom w:val="0"/>
      <w:divBdr>
        <w:top w:val="none" w:sz="0" w:space="0" w:color="auto"/>
        <w:left w:val="none" w:sz="0" w:space="0" w:color="auto"/>
        <w:bottom w:val="none" w:sz="0" w:space="0" w:color="auto"/>
        <w:right w:val="none" w:sz="0" w:space="0" w:color="auto"/>
      </w:divBdr>
    </w:div>
    <w:div w:id="1002779339">
      <w:bodyDiv w:val="1"/>
      <w:marLeft w:val="0"/>
      <w:marRight w:val="0"/>
      <w:marTop w:val="0"/>
      <w:marBottom w:val="0"/>
      <w:divBdr>
        <w:top w:val="none" w:sz="0" w:space="0" w:color="auto"/>
        <w:left w:val="none" w:sz="0" w:space="0" w:color="auto"/>
        <w:bottom w:val="none" w:sz="0" w:space="0" w:color="auto"/>
        <w:right w:val="none" w:sz="0" w:space="0" w:color="auto"/>
      </w:divBdr>
      <w:divsChild>
        <w:div w:id="1556820391">
          <w:marLeft w:val="640"/>
          <w:marRight w:val="0"/>
          <w:marTop w:val="0"/>
          <w:marBottom w:val="0"/>
          <w:divBdr>
            <w:top w:val="none" w:sz="0" w:space="0" w:color="auto"/>
            <w:left w:val="none" w:sz="0" w:space="0" w:color="auto"/>
            <w:bottom w:val="none" w:sz="0" w:space="0" w:color="auto"/>
            <w:right w:val="none" w:sz="0" w:space="0" w:color="auto"/>
          </w:divBdr>
        </w:div>
        <w:div w:id="1662270572">
          <w:marLeft w:val="640"/>
          <w:marRight w:val="0"/>
          <w:marTop w:val="0"/>
          <w:marBottom w:val="0"/>
          <w:divBdr>
            <w:top w:val="none" w:sz="0" w:space="0" w:color="auto"/>
            <w:left w:val="none" w:sz="0" w:space="0" w:color="auto"/>
            <w:bottom w:val="none" w:sz="0" w:space="0" w:color="auto"/>
            <w:right w:val="none" w:sz="0" w:space="0" w:color="auto"/>
          </w:divBdr>
        </w:div>
        <w:div w:id="205796829">
          <w:marLeft w:val="640"/>
          <w:marRight w:val="0"/>
          <w:marTop w:val="0"/>
          <w:marBottom w:val="0"/>
          <w:divBdr>
            <w:top w:val="none" w:sz="0" w:space="0" w:color="auto"/>
            <w:left w:val="none" w:sz="0" w:space="0" w:color="auto"/>
            <w:bottom w:val="none" w:sz="0" w:space="0" w:color="auto"/>
            <w:right w:val="none" w:sz="0" w:space="0" w:color="auto"/>
          </w:divBdr>
        </w:div>
        <w:div w:id="1441756366">
          <w:marLeft w:val="640"/>
          <w:marRight w:val="0"/>
          <w:marTop w:val="0"/>
          <w:marBottom w:val="0"/>
          <w:divBdr>
            <w:top w:val="none" w:sz="0" w:space="0" w:color="auto"/>
            <w:left w:val="none" w:sz="0" w:space="0" w:color="auto"/>
            <w:bottom w:val="none" w:sz="0" w:space="0" w:color="auto"/>
            <w:right w:val="none" w:sz="0" w:space="0" w:color="auto"/>
          </w:divBdr>
        </w:div>
        <w:div w:id="2080902123">
          <w:marLeft w:val="640"/>
          <w:marRight w:val="0"/>
          <w:marTop w:val="0"/>
          <w:marBottom w:val="0"/>
          <w:divBdr>
            <w:top w:val="none" w:sz="0" w:space="0" w:color="auto"/>
            <w:left w:val="none" w:sz="0" w:space="0" w:color="auto"/>
            <w:bottom w:val="none" w:sz="0" w:space="0" w:color="auto"/>
            <w:right w:val="none" w:sz="0" w:space="0" w:color="auto"/>
          </w:divBdr>
        </w:div>
        <w:div w:id="654531213">
          <w:marLeft w:val="640"/>
          <w:marRight w:val="0"/>
          <w:marTop w:val="0"/>
          <w:marBottom w:val="0"/>
          <w:divBdr>
            <w:top w:val="none" w:sz="0" w:space="0" w:color="auto"/>
            <w:left w:val="none" w:sz="0" w:space="0" w:color="auto"/>
            <w:bottom w:val="none" w:sz="0" w:space="0" w:color="auto"/>
            <w:right w:val="none" w:sz="0" w:space="0" w:color="auto"/>
          </w:divBdr>
        </w:div>
        <w:div w:id="1411538768">
          <w:marLeft w:val="640"/>
          <w:marRight w:val="0"/>
          <w:marTop w:val="0"/>
          <w:marBottom w:val="0"/>
          <w:divBdr>
            <w:top w:val="none" w:sz="0" w:space="0" w:color="auto"/>
            <w:left w:val="none" w:sz="0" w:space="0" w:color="auto"/>
            <w:bottom w:val="none" w:sz="0" w:space="0" w:color="auto"/>
            <w:right w:val="none" w:sz="0" w:space="0" w:color="auto"/>
          </w:divBdr>
        </w:div>
        <w:div w:id="1366442352">
          <w:marLeft w:val="640"/>
          <w:marRight w:val="0"/>
          <w:marTop w:val="0"/>
          <w:marBottom w:val="0"/>
          <w:divBdr>
            <w:top w:val="none" w:sz="0" w:space="0" w:color="auto"/>
            <w:left w:val="none" w:sz="0" w:space="0" w:color="auto"/>
            <w:bottom w:val="none" w:sz="0" w:space="0" w:color="auto"/>
            <w:right w:val="none" w:sz="0" w:space="0" w:color="auto"/>
          </w:divBdr>
        </w:div>
        <w:div w:id="645427542">
          <w:marLeft w:val="640"/>
          <w:marRight w:val="0"/>
          <w:marTop w:val="0"/>
          <w:marBottom w:val="0"/>
          <w:divBdr>
            <w:top w:val="none" w:sz="0" w:space="0" w:color="auto"/>
            <w:left w:val="none" w:sz="0" w:space="0" w:color="auto"/>
            <w:bottom w:val="none" w:sz="0" w:space="0" w:color="auto"/>
            <w:right w:val="none" w:sz="0" w:space="0" w:color="auto"/>
          </w:divBdr>
        </w:div>
        <w:div w:id="918946409">
          <w:marLeft w:val="640"/>
          <w:marRight w:val="0"/>
          <w:marTop w:val="0"/>
          <w:marBottom w:val="0"/>
          <w:divBdr>
            <w:top w:val="none" w:sz="0" w:space="0" w:color="auto"/>
            <w:left w:val="none" w:sz="0" w:space="0" w:color="auto"/>
            <w:bottom w:val="none" w:sz="0" w:space="0" w:color="auto"/>
            <w:right w:val="none" w:sz="0" w:space="0" w:color="auto"/>
          </w:divBdr>
        </w:div>
        <w:div w:id="575674391">
          <w:marLeft w:val="640"/>
          <w:marRight w:val="0"/>
          <w:marTop w:val="0"/>
          <w:marBottom w:val="0"/>
          <w:divBdr>
            <w:top w:val="none" w:sz="0" w:space="0" w:color="auto"/>
            <w:left w:val="none" w:sz="0" w:space="0" w:color="auto"/>
            <w:bottom w:val="none" w:sz="0" w:space="0" w:color="auto"/>
            <w:right w:val="none" w:sz="0" w:space="0" w:color="auto"/>
          </w:divBdr>
        </w:div>
        <w:div w:id="1637837026">
          <w:marLeft w:val="640"/>
          <w:marRight w:val="0"/>
          <w:marTop w:val="0"/>
          <w:marBottom w:val="0"/>
          <w:divBdr>
            <w:top w:val="none" w:sz="0" w:space="0" w:color="auto"/>
            <w:left w:val="none" w:sz="0" w:space="0" w:color="auto"/>
            <w:bottom w:val="none" w:sz="0" w:space="0" w:color="auto"/>
            <w:right w:val="none" w:sz="0" w:space="0" w:color="auto"/>
          </w:divBdr>
        </w:div>
        <w:div w:id="910122001">
          <w:marLeft w:val="640"/>
          <w:marRight w:val="0"/>
          <w:marTop w:val="0"/>
          <w:marBottom w:val="0"/>
          <w:divBdr>
            <w:top w:val="none" w:sz="0" w:space="0" w:color="auto"/>
            <w:left w:val="none" w:sz="0" w:space="0" w:color="auto"/>
            <w:bottom w:val="none" w:sz="0" w:space="0" w:color="auto"/>
            <w:right w:val="none" w:sz="0" w:space="0" w:color="auto"/>
          </w:divBdr>
        </w:div>
        <w:div w:id="362751026">
          <w:marLeft w:val="640"/>
          <w:marRight w:val="0"/>
          <w:marTop w:val="0"/>
          <w:marBottom w:val="0"/>
          <w:divBdr>
            <w:top w:val="none" w:sz="0" w:space="0" w:color="auto"/>
            <w:left w:val="none" w:sz="0" w:space="0" w:color="auto"/>
            <w:bottom w:val="none" w:sz="0" w:space="0" w:color="auto"/>
            <w:right w:val="none" w:sz="0" w:space="0" w:color="auto"/>
          </w:divBdr>
        </w:div>
        <w:div w:id="938638428">
          <w:marLeft w:val="640"/>
          <w:marRight w:val="0"/>
          <w:marTop w:val="0"/>
          <w:marBottom w:val="0"/>
          <w:divBdr>
            <w:top w:val="none" w:sz="0" w:space="0" w:color="auto"/>
            <w:left w:val="none" w:sz="0" w:space="0" w:color="auto"/>
            <w:bottom w:val="none" w:sz="0" w:space="0" w:color="auto"/>
            <w:right w:val="none" w:sz="0" w:space="0" w:color="auto"/>
          </w:divBdr>
        </w:div>
        <w:div w:id="84884756">
          <w:marLeft w:val="640"/>
          <w:marRight w:val="0"/>
          <w:marTop w:val="0"/>
          <w:marBottom w:val="0"/>
          <w:divBdr>
            <w:top w:val="none" w:sz="0" w:space="0" w:color="auto"/>
            <w:left w:val="none" w:sz="0" w:space="0" w:color="auto"/>
            <w:bottom w:val="none" w:sz="0" w:space="0" w:color="auto"/>
            <w:right w:val="none" w:sz="0" w:space="0" w:color="auto"/>
          </w:divBdr>
        </w:div>
        <w:div w:id="842816002">
          <w:marLeft w:val="640"/>
          <w:marRight w:val="0"/>
          <w:marTop w:val="0"/>
          <w:marBottom w:val="0"/>
          <w:divBdr>
            <w:top w:val="none" w:sz="0" w:space="0" w:color="auto"/>
            <w:left w:val="none" w:sz="0" w:space="0" w:color="auto"/>
            <w:bottom w:val="none" w:sz="0" w:space="0" w:color="auto"/>
            <w:right w:val="none" w:sz="0" w:space="0" w:color="auto"/>
          </w:divBdr>
        </w:div>
        <w:div w:id="1044326783">
          <w:marLeft w:val="640"/>
          <w:marRight w:val="0"/>
          <w:marTop w:val="0"/>
          <w:marBottom w:val="0"/>
          <w:divBdr>
            <w:top w:val="none" w:sz="0" w:space="0" w:color="auto"/>
            <w:left w:val="none" w:sz="0" w:space="0" w:color="auto"/>
            <w:bottom w:val="none" w:sz="0" w:space="0" w:color="auto"/>
            <w:right w:val="none" w:sz="0" w:space="0" w:color="auto"/>
          </w:divBdr>
        </w:div>
        <w:div w:id="1953633310">
          <w:marLeft w:val="640"/>
          <w:marRight w:val="0"/>
          <w:marTop w:val="0"/>
          <w:marBottom w:val="0"/>
          <w:divBdr>
            <w:top w:val="none" w:sz="0" w:space="0" w:color="auto"/>
            <w:left w:val="none" w:sz="0" w:space="0" w:color="auto"/>
            <w:bottom w:val="none" w:sz="0" w:space="0" w:color="auto"/>
            <w:right w:val="none" w:sz="0" w:space="0" w:color="auto"/>
          </w:divBdr>
        </w:div>
        <w:div w:id="1953826852">
          <w:marLeft w:val="640"/>
          <w:marRight w:val="0"/>
          <w:marTop w:val="0"/>
          <w:marBottom w:val="0"/>
          <w:divBdr>
            <w:top w:val="none" w:sz="0" w:space="0" w:color="auto"/>
            <w:left w:val="none" w:sz="0" w:space="0" w:color="auto"/>
            <w:bottom w:val="none" w:sz="0" w:space="0" w:color="auto"/>
            <w:right w:val="none" w:sz="0" w:space="0" w:color="auto"/>
          </w:divBdr>
        </w:div>
        <w:div w:id="1546529680">
          <w:marLeft w:val="640"/>
          <w:marRight w:val="0"/>
          <w:marTop w:val="0"/>
          <w:marBottom w:val="0"/>
          <w:divBdr>
            <w:top w:val="none" w:sz="0" w:space="0" w:color="auto"/>
            <w:left w:val="none" w:sz="0" w:space="0" w:color="auto"/>
            <w:bottom w:val="none" w:sz="0" w:space="0" w:color="auto"/>
            <w:right w:val="none" w:sz="0" w:space="0" w:color="auto"/>
          </w:divBdr>
        </w:div>
        <w:div w:id="1796365658">
          <w:marLeft w:val="640"/>
          <w:marRight w:val="0"/>
          <w:marTop w:val="0"/>
          <w:marBottom w:val="0"/>
          <w:divBdr>
            <w:top w:val="none" w:sz="0" w:space="0" w:color="auto"/>
            <w:left w:val="none" w:sz="0" w:space="0" w:color="auto"/>
            <w:bottom w:val="none" w:sz="0" w:space="0" w:color="auto"/>
            <w:right w:val="none" w:sz="0" w:space="0" w:color="auto"/>
          </w:divBdr>
        </w:div>
        <w:div w:id="251404121">
          <w:marLeft w:val="640"/>
          <w:marRight w:val="0"/>
          <w:marTop w:val="0"/>
          <w:marBottom w:val="0"/>
          <w:divBdr>
            <w:top w:val="none" w:sz="0" w:space="0" w:color="auto"/>
            <w:left w:val="none" w:sz="0" w:space="0" w:color="auto"/>
            <w:bottom w:val="none" w:sz="0" w:space="0" w:color="auto"/>
            <w:right w:val="none" w:sz="0" w:space="0" w:color="auto"/>
          </w:divBdr>
        </w:div>
        <w:div w:id="585192858">
          <w:marLeft w:val="640"/>
          <w:marRight w:val="0"/>
          <w:marTop w:val="0"/>
          <w:marBottom w:val="0"/>
          <w:divBdr>
            <w:top w:val="none" w:sz="0" w:space="0" w:color="auto"/>
            <w:left w:val="none" w:sz="0" w:space="0" w:color="auto"/>
            <w:bottom w:val="none" w:sz="0" w:space="0" w:color="auto"/>
            <w:right w:val="none" w:sz="0" w:space="0" w:color="auto"/>
          </w:divBdr>
        </w:div>
        <w:div w:id="454061112">
          <w:marLeft w:val="640"/>
          <w:marRight w:val="0"/>
          <w:marTop w:val="0"/>
          <w:marBottom w:val="0"/>
          <w:divBdr>
            <w:top w:val="none" w:sz="0" w:space="0" w:color="auto"/>
            <w:left w:val="none" w:sz="0" w:space="0" w:color="auto"/>
            <w:bottom w:val="none" w:sz="0" w:space="0" w:color="auto"/>
            <w:right w:val="none" w:sz="0" w:space="0" w:color="auto"/>
          </w:divBdr>
        </w:div>
        <w:div w:id="1771925655">
          <w:marLeft w:val="640"/>
          <w:marRight w:val="0"/>
          <w:marTop w:val="0"/>
          <w:marBottom w:val="0"/>
          <w:divBdr>
            <w:top w:val="none" w:sz="0" w:space="0" w:color="auto"/>
            <w:left w:val="none" w:sz="0" w:space="0" w:color="auto"/>
            <w:bottom w:val="none" w:sz="0" w:space="0" w:color="auto"/>
            <w:right w:val="none" w:sz="0" w:space="0" w:color="auto"/>
          </w:divBdr>
        </w:div>
        <w:div w:id="1736466070">
          <w:marLeft w:val="640"/>
          <w:marRight w:val="0"/>
          <w:marTop w:val="0"/>
          <w:marBottom w:val="0"/>
          <w:divBdr>
            <w:top w:val="none" w:sz="0" w:space="0" w:color="auto"/>
            <w:left w:val="none" w:sz="0" w:space="0" w:color="auto"/>
            <w:bottom w:val="none" w:sz="0" w:space="0" w:color="auto"/>
            <w:right w:val="none" w:sz="0" w:space="0" w:color="auto"/>
          </w:divBdr>
        </w:div>
        <w:div w:id="409888521">
          <w:marLeft w:val="640"/>
          <w:marRight w:val="0"/>
          <w:marTop w:val="0"/>
          <w:marBottom w:val="0"/>
          <w:divBdr>
            <w:top w:val="none" w:sz="0" w:space="0" w:color="auto"/>
            <w:left w:val="none" w:sz="0" w:space="0" w:color="auto"/>
            <w:bottom w:val="none" w:sz="0" w:space="0" w:color="auto"/>
            <w:right w:val="none" w:sz="0" w:space="0" w:color="auto"/>
          </w:divBdr>
        </w:div>
        <w:div w:id="1173108852">
          <w:marLeft w:val="640"/>
          <w:marRight w:val="0"/>
          <w:marTop w:val="0"/>
          <w:marBottom w:val="0"/>
          <w:divBdr>
            <w:top w:val="none" w:sz="0" w:space="0" w:color="auto"/>
            <w:left w:val="none" w:sz="0" w:space="0" w:color="auto"/>
            <w:bottom w:val="none" w:sz="0" w:space="0" w:color="auto"/>
            <w:right w:val="none" w:sz="0" w:space="0" w:color="auto"/>
          </w:divBdr>
        </w:div>
        <w:div w:id="2076316517">
          <w:marLeft w:val="640"/>
          <w:marRight w:val="0"/>
          <w:marTop w:val="0"/>
          <w:marBottom w:val="0"/>
          <w:divBdr>
            <w:top w:val="none" w:sz="0" w:space="0" w:color="auto"/>
            <w:left w:val="none" w:sz="0" w:space="0" w:color="auto"/>
            <w:bottom w:val="none" w:sz="0" w:space="0" w:color="auto"/>
            <w:right w:val="none" w:sz="0" w:space="0" w:color="auto"/>
          </w:divBdr>
        </w:div>
        <w:div w:id="1016426623">
          <w:marLeft w:val="640"/>
          <w:marRight w:val="0"/>
          <w:marTop w:val="0"/>
          <w:marBottom w:val="0"/>
          <w:divBdr>
            <w:top w:val="none" w:sz="0" w:space="0" w:color="auto"/>
            <w:left w:val="none" w:sz="0" w:space="0" w:color="auto"/>
            <w:bottom w:val="none" w:sz="0" w:space="0" w:color="auto"/>
            <w:right w:val="none" w:sz="0" w:space="0" w:color="auto"/>
          </w:divBdr>
        </w:div>
        <w:div w:id="103228472">
          <w:marLeft w:val="640"/>
          <w:marRight w:val="0"/>
          <w:marTop w:val="0"/>
          <w:marBottom w:val="0"/>
          <w:divBdr>
            <w:top w:val="none" w:sz="0" w:space="0" w:color="auto"/>
            <w:left w:val="none" w:sz="0" w:space="0" w:color="auto"/>
            <w:bottom w:val="none" w:sz="0" w:space="0" w:color="auto"/>
            <w:right w:val="none" w:sz="0" w:space="0" w:color="auto"/>
          </w:divBdr>
        </w:div>
        <w:div w:id="322200076">
          <w:marLeft w:val="640"/>
          <w:marRight w:val="0"/>
          <w:marTop w:val="0"/>
          <w:marBottom w:val="0"/>
          <w:divBdr>
            <w:top w:val="none" w:sz="0" w:space="0" w:color="auto"/>
            <w:left w:val="none" w:sz="0" w:space="0" w:color="auto"/>
            <w:bottom w:val="none" w:sz="0" w:space="0" w:color="auto"/>
            <w:right w:val="none" w:sz="0" w:space="0" w:color="auto"/>
          </w:divBdr>
        </w:div>
        <w:div w:id="308360894">
          <w:marLeft w:val="640"/>
          <w:marRight w:val="0"/>
          <w:marTop w:val="0"/>
          <w:marBottom w:val="0"/>
          <w:divBdr>
            <w:top w:val="none" w:sz="0" w:space="0" w:color="auto"/>
            <w:left w:val="none" w:sz="0" w:space="0" w:color="auto"/>
            <w:bottom w:val="none" w:sz="0" w:space="0" w:color="auto"/>
            <w:right w:val="none" w:sz="0" w:space="0" w:color="auto"/>
          </w:divBdr>
        </w:div>
        <w:div w:id="1993219896">
          <w:marLeft w:val="640"/>
          <w:marRight w:val="0"/>
          <w:marTop w:val="0"/>
          <w:marBottom w:val="0"/>
          <w:divBdr>
            <w:top w:val="none" w:sz="0" w:space="0" w:color="auto"/>
            <w:left w:val="none" w:sz="0" w:space="0" w:color="auto"/>
            <w:bottom w:val="none" w:sz="0" w:space="0" w:color="auto"/>
            <w:right w:val="none" w:sz="0" w:space="0" w:color="auto"/>
          </w:divBdr>
        </w:div>
        <w:div w:id="632951308">
          <w:marLeft w:val="640"/>
          <w:marRight w:val="0"/>
          <w:marTop w:val="0"/>
          <w:marBottom w:val="0"/>
          <w:divBdr>
            <w:top w:val="none" w:sz="0" w:space="0" w:color="auto"/>
            <w:left w:val="none" w:sz="0" w:space="0" w:color="auto"/>
            <w:bottom w:val="none" w:sz="0" w:space="0" w:color="auto"/>
            <w:right w:val="none" w:sz="0" w:space="0" w:color="auto"/>
          </w:divBdr>
        </w:div>
        <w:div w:id="1755584246">
          <w:marLeft w:val="640"/>
          <w:marRight w:val="0"/>
          <w:marTop w:val="0"/>
          <w:marBottom w:val="0"/>
          <w:divBdr>
            <w:top w:val="none" w:sz="0" w:space="0" w:color="auto"/>
            <w:left w:val="none" w:sz="0" w:space="0" w:color="auto"/>
            <w:bottom w:val="none" w:sz="0" w:space="0" w:color="auto"/>
            <w:right w:val="none" w:sz="0" w:space="0" w:color="auto"/>
          </w:divBdr>
        </w:div>
        <w:div w:id="1806463515">
          <w:marLeft w:val="640"/>
          <w:marRight w:val="0"/>
          <w:marTop w:val="0"/>
          <w:marBottom w:val="0"/>
          <w:divBdr>
            <w:top w:val="none" w:sz="0" w:space="0" w:color="auto"/>
            <w:left w:val="none" w:sz="0" w:space="0" w:color="auto"/>
            <w:bottom w:val="none" w:sz="0" w:space="0" w:color="auto"/>
            <w:right w:val="none" w:sz="0" w:space="0" w:color="auto"/>
          </w:divBdr>
        </w:div>
        <w:div w:id="285164932">
          <w:marLeft w:val="640"/>
          <w:marRight w:val="0"/>
          <w:marTop w:val="0"/>
          <w:marBottom w:val="0"/>
          <w:divBdr>
            <w:top w:val="none" w:sz="0" w:space="0" w:color="auto"/>
            <w:left w:val="none" w:sz="0" w:space="0" w:color="auto"/>
            <w:bottom w:val="none" w:sz="0" w:space="0" w:color="auto"/>
            <w:right w:val="none" w:sz="0" w:space="0" w:color="auto"/>
          </w:divBdr>
        </w:div>
        <w:div w:id="504781256">
          <w:marLeft w:val="640"/>
          <w:marRight w:val="0"/>
          <w:marTop w:val="0"/>
          <w:marBottom w:val="0"/>
          <w:divBdr>
            <w:top w:val="none" w:sz="0" w:space="0" w:color="auto"/>
            <w:left w:val="none" w:sz="0" w:space="0" w:color="auto"/>
            <w:bottom w:val="none" w:sz="0" w:space="0" w:color="auto"/>
            <w:right w:val="none" w:sz="0" w:space="0" w:color="auto"/>
          </w:divBdr>
        </w:div>
        <w:div w:id="1081759650">
          <w:marLeft w:val="640"/>
          <w:marRight w:val="0"/>
          <w:marTop w:val="0"/>
          <w:marBottom w:val="0"/>
          <w:divBdr>
            <w:top w:val="none" w:sz="0" w:space="0" w:color="auto"/>
            <w:left w:val="none" w:sz="0" w:space="0" w:color="auto"/>
            <w:bottom w:val="none" w:sz="0" w:space="0" w:color="auto"/>
            <w:right w:val="none" w:sz="0" w:space="0" w:color="auto"/>
          </w:divBdr>
        </w:div>
        <w:div w:id="23291621">
          <w:marLeft w:val="640"/>
          <w:marRight w:val="0"/>
          <w:marTop w:val="0"/>
          <w:marBottom w:val="0"/>
          <w:divBdr>
            <w:top w:val="none" w:sz="0" w:space="0" w:color="auto"/>
            <w:left w:val="none" w:sz="0" w:space="0" w:color="auto"/>
            <w:bottom w:val="none" w:sz="0" w:space="0" w:color="auto"/>
            <w:right w:val="none" w:sz="0" w:space="0" w:color="auto"/>
          </w:divBdr>
        </w:div>
        <w:div w:id="1383797285">
          <w:marLeft w:val="640"/>
          <w:marRight w:val="0"/>
          <w:marTop w:val="0"/>
          <w:marBottom w:val="0"/>
          <w:divBdr>
            <w:top w:val="none" w:sz="0" w:space="0" w:color="auto"/>
            <w:left w:val="none" w:sz="0" w:space="0" w:color="auto"/>
            <w:bottom w:val="none" w:sz="0" w:space="0" w:color="auto"/>
            <w:right w:val="none" w:sz="0" w:space="0" w:color="auto"/>
          </w:divBdr>
        </w:div>
        <w:div w:id="122579624">
          <w:marLeft w:val="640"/>
          <w:marRight w:val="0"/>
          <w:marTop w:val="0"/>
          <w:marBottom w:val="0"/>
          <w:divBdr>
            <w:top w:val="none" w:sz="0" w:space="0" w:color="auto"/>
            <w:left w:val="none" w:sz="0" w:space="0" w:color="auto"/>
            <w:bottom w:val="none" w:sz="0" w:space="0" w:color="auto"/>
            <w:right w:val="none" w:sz="0" w:space="0" w:color="auto"/>
          </w:divBdr>
        </w:div>
        <w:div w:id="2132283326">
          <w:marLeft w:val="640"/>
          <w:marRight w:val="0"/>
          <w:marTop w:val="0"/>
          <w:marBottom w:val="0"/>
          <w:divBdr>
            <w:top w:val="none" w:sz="0" w:space="0" w:color="auto"/>
            <w:left w:val="none" w:sz="0" w:space="0" w:color="auto"/>
            <w:bottom w:val="none" w:sz="0" w:space="0" w:color="auto"/>
            <w:right w:val="none" w:sz="0" w:space="0" w:color="auto"/>
          </w:divBdr>
        </w:div>
        <w:div w:id="280501733">
          <w:marLeft w:val="640"/>
          <w:marRight w:val="0"/>
          <w:marTop w:val="0"/>
          <w:marBottom w:val="0"/>
          <w:divBdr>
            <w:top w:val="none" w:sz="0" w:space="0" w:color="auto"/>
            <w:left w:val="none" w:sz="0" w:space="0" w:color="auto"/>
            <w:bottom w:val="none" w:sz="0" w:space="0" w:color="auto"/>
            <w:right w:val="none" w:sz="0" w:space="0" w:color="auto"/>
          </w:divBdr>
        </w:div>
        <w:div w:id="219941828">
          <w:marLeft w:val="640"/>
          <w:marRight w:val="0"/>
          <w:marTop w:val="0"/>
          <w:marBottom w:val="0"/>
          <w:divBdr>
            <w:top w:val="none" w:sz="0" w:space="0" w:color="auto"/>
            <w:left w:val="none" w:sz="0" w:space="0" w:color="auto"/>
            <w:bottom w:val="none" w:sz="0" w:space="0" w:color="auto"/>
            <w:right w:val="none" w:sz="0" w:space="0" w:color="auto"/>
          </w:divBdr>
        </w:div>
        <w:div w:id="837312458">
          <w:marLeft w:val="640"/>
          <w:marRight w:val="0"/>
          <w:marTop w:val="0"/>
          <w:marBottom w:val="0"/>
          <w:divBdr>
            <w:top w:val="none" w:sz="0" w:space="0" w:color="auto"/>
            <w:left w:val="none" w:sz="0" w:space="0" w:color="auto"/>
            <w:bottom w:val="none" w:sz="0" w:space="0" w:color="auto"/>
            <w:right w:val="none" w:sz="0" w:space="0" w:color="auto"/>
          </w:divBdr>
        </w:div>
      </w:divsChild>
    </w:div>
    <w:div w:id="1011297142">
      <w:marLeft w:val="0"/>
      <w:marRight w:val="0"/>
      <w:marTop w:val="0"/>
      <w:marBottom w:val="0"/>
      <w:divBdr>
        <w:top w:val="none" w:sz="0" w:space="0" w:color="auto"/>
        <w:left w:val="none" w:sz="0" w:space="0" w:color="auto"/>
        <w:bottom w:val="none" w:sz="0" w:space="0" w:color="auto"/>
        <w:right w:val="none" w:sz="0" w:space="0" w:color="auto"/>
      </w:divBdr>
    </w:div>
    <w:div w:id="1018000169">
      <w:bodyDiv w:val="1"/>
      <w:marLeft w:val="0"/>
      <w:marRight w:val="0"/>
      <w:marTop w:val="0"/>
      <w:marBottom w:val="0"/>
      <w:divBdr>
        <w:top w:val="none" w:sz="0" w:space="0" w:color="auto"/>
        <w:left w:val="none" w:sz="0" w:space="0" w:color="auto"/>
        <w:bottom w:val="none" w:sz="0" w:space="0" w:color="auto"/>
        <w:right w:val="none" w:sz="0" w:space="0" w:color="auto"/>
      </w:divBdr>
      <w:divsChild>
        <w:div w:id="36242499">
          <w:marLeft w:val="640"/>
          <w:marRight w:val="0"/>
          <w:marTop w:val="0"/>
          <w:marBottom w:val="0"/>
          <w:divBdr>
            <w:top w:val="none" w:sz="0" w:space="0" w:color="auto"/>
            <w:left w:val="none" w:sz="0" w:space="0" w:color="auto"/>
            <w:bottom w:val="none" w:sz="0" w:space="0" w:color="auto"/>
            <w:right w:val="none" w:sz="0" w:space="0" w:color="auto"/>
          </w:divBdr>
        </w:div>
        <w:div w:id="107045807">
          <w:marLeft w:val="640"/>
          <w:marRight w:val="0"/>
          <w:marTop w:val="0"/>
          <w:marBottom w:val="0"/>
          <w:divBdr>
            <w:top w:val="none" w:sz="0" w:space="0" w:color="auto"/>
            <w:left w:val="none" w:sz="0" w:space="0" w:color="auto"/>
            <w:bottom w:val="none" w:sz="0" w:space="0" w:color="auto"/>
            <w:right w:val="none" w:sz="0" w:space="0" w:color="auto"/>
          </w:divBdr>
        </w:div>
        <w:div w:id="109667713">
          <w:marLeft w:val="640"/>
          <w:marRight w:val="0"/>
          <w:marTop w:val="0"/>
          <w:marBottom w:val="0"/>
          <w:divBdr>
            <w:top w:val="none" w:sz="0" w:space="0" w:color="auto"/>
            <w:left w:val="none" w:sz="0" w:space="0" w:color="auto"/>
            <w:bottom w:val="none" w:sz="0" w:space="0" w:color="auto"/>
            <w:right w:val="none" w:sz="0" w:space="0" w:color="auto"/>
          </w:divBdr>
        </w:div>
        <w:div w:id="560139644">
          <w:marLeft w:val="640"/>
          <w:marRight w:val="0"/>
          <w:marTop w:val="0"/>
          <w:marBottom w:val="0"/>
          <w:divBdr>
            <w:top w:val="none" w:sz="0" w:space="0" w:color="auto"/>
            <w:left w:val="none" w:sz="0" w:space="0" w:color="auto"/>
            <w:bottom w:val="none" w:sz="0" w:space="0" w:color="auto"/>
            <w:right w:val="none" w:sz="0" w:space="0" w:color="auto"/>
          </w:divBdr>
        </w:div>
        <w:div w:id="568853159">
          <w:marLeft w:val="640"/>
          <w:marRight w:val="0"/>
          <w:marTop w:val="0"/>
          <w:marBottom w:val="0"/>
          <w:divBdr>
            <w:top w:val="none" w:sz="0" w:space="0" w:color="auto"/>
            <w:left w:val="none" w:sz="0" w:space="0" w:color="auto"/>
            <w:bottom w:val="none" w:sz="0" w:space="0" w:color="auto"/>
            <w:right w:val="none" w:sz="0" w:space="0" w:color="auto"/>
          </w:divBdr>
        </w:div>
        <w:div w:id="590890972">
          <w:marLeft w:val="640"/>
          <w:marRight w:val="0"/>
          <w:marTop w:val="0"/>
          <w:marBottom w:val="0"/>
          <w:divBdr>
            <w:top w:val="none" w:sz="0" w:space="0" w:color="auto"/>
            <w:left w:val="none" w:sz="0" w:space="0" w:color="auto"/>
            <w:bottom w:val="none" w:sz="0" w:space="0" w:color="auto"/>
            <w:right w:val="none" w:sz="0" w:space="0" w:color="auto"/>
          </w:divBdr>
        </w:div>
        <w:div w:id="780534196">
          <w:marLeft w:val="640"/>
          <w:marRight w:val="0"/>
          <w:marTop w:val="0"/>
          <w:marBottom w:val="0"/>
          <w:divBdr>
            <w:top w:val="none" w:sz="0" w:space="0" w:color="auto"/>
            <w:left w:val="none" w:sz="0" w:space="0" w:color="auto"/>
            <w:bottom w:val="none" w:sz="0" w:space="0" w:color="auto"/>
            <w:right w:val="none" w:sz="0" w:space="0" w:color="auto"/>
          </w:divBdr>
        </w:div>
        <w:div w:id="831872164">
          <w:marLeft w:val="640"/>
          <w:marRight w:val="0"/>
          <w:marTop w:val="0"/>
          <w:marBottom w:val="0"/>
          <w:divBdr>
            <w:top w:val="none" w:sz="0" w:space="0" w:color="auto"/>
            <w:left w:val="none" w:sz="0" w:space="0" w:color="auto"/>
            <w:bottom w:val="none" w:sz="0" w:space="0" w:color="auto"/>
            <w:right w:val="none" w:sz="0" w:space="0" w:color="auto"/>
          </w:divBdr>
        </w:div>
        <w:div w:id="832916387">
          <w:marLeft w:val="640"/>
          <w:marRight w:val="0"/>
          <w:marTop w:val="0"/>
          <w:marBottom w:val="0"/>
          <w:divBdr>
            <w:top w:val="none" w:sz="0" w:space="0" w:color="auto"/>
            <w:left w:val="none" w:sz="0" w:space="0" w:color="auto"/>
            <w:bottom w:val="none" w:sz="0" w:space="0" w:color="auto"/>
            <w:right w:val="none" w:sz="0" w:space="0" w:color="auto"/>
          </w:divBdr>
        </w:div>
        <w:div w:id="854421407">
          <w:marLeft w:val="640"/>
          <w:marRight w:val="0"/>
          <w:marTop w:val="0"/>
          <w:marBottom w:val="0"/>
          <w:divBdr>
            <w:top w:val="none" w:sz="0" w:space="0" w:color="auto"/>
            <w:left w:val="none" w:sz="0" w:space="0" w:color="auto"/>
            <w:bottom w:val="none" w:sz="0" w:space="0" w:color="auto"/>
            <w:right w:val="none" w:sz="0" w:space="0" w:color="auto"/>
          </w:divBdr>
        </w:div>
        <w:div w:id="865292487">
          <w:marLeft w:val="640"/>
          <w:marRight w:val="0"/>
          <w:marTop w:val="0"/>
          <w:marBottom w:val="0"/>
          <w:divBdr>
            <w:top w:val="none" w:sz="0" w:space="0" w:color="auto"/>
            <w:left w:val="none" w:sz="0" w:space="0" w:color="auto"/>
            <w:bottom w:val="none" w:sz="0" w:space="0" w:color="auto"/>
            <w:right w:val="none" w:sz="0" w:space="0" w:color="auto"/>
          </w:divBdr>
        </w:div>
        <w:div w:id="906572519">
          <w:marLeft w:val="640"/>
          <w:marRight w:val="0"/>
          <w:marTop w:val="0"/>
          <w:marBottom w:val="0"/>
          <w:divBdr>
            <w:top w:val="none" w:sz="0" w:space="0" w:color="auto"/>
            <w:left w:val="none" w:sz="0" w:space="0" w:color="auto"/>
            <w:bottom w:val="none" w:sz="0" w:space="0" w:color="auto"/>
            <w:right w:val="none" w:sz="0" w:space="0" w:color="auto"/>
          </w:divBdr>
        </w:div>
        <w:div w:id="958072628">
          <w:marLeft w:val="640"/>
          <w:marRight w:val="0"/>
          <w:marTop w:val="0"/>
          <w:marBottom w:val="0"/>
          <w:divBdr>
            <w:top w:val="none" w:sz="0" w:space="0" w:color="auto"/>
            <w:left w:val="none" w:sz="0" w:space="0" w:color="auto"/>
            <w:bottom w:val="none" w:sz="0" w:space="0" w:color="auto"/>
            <w:right w:val="none" w:sz="0" w:space="0" w:color="auto"/>
          </w:divBdr>
        </w:div>
        <w:div w:id="989750237">
          <w:marLeft w:val="640"/>
          <w:marRight w:val="0"/>
          <w:marTop w:val="0"/>
          <w:marBottom w:val="0"/>
          <w:divBdr>
            <w:top w:val="none" w:sz="0" w:space="0" w:color="auto"/>
            <w:left w:val="none" w:sz="0" w:space="0" w:color="auto"/>
            <w:bottom w:val="none" w:sz="0" w:space="0" w:color="auto"/>
            <w:right w:val="none" w:sz="0" w:space="0" w:color="auto"/>
          </w:divBdr>
        </w:div>
        <w:div w:id="1018504372">
          <w:marLeft w:val="640"/>
          <w:marRight w:val="0"/>
          <w:marTop w:val="0"/>
          <w:marBottom w:val="0"/>
          <w:divBdr>
            <w:top w:val="none" w:sz="0" w:space="0" w:color="auto"/>
            <w:left w:val="none" w:sz="0" w:space="0" w:color="auto"/>
            <w:bottom w:val="none" w:sz="0" w:space="0" w:color="auto"/>
            <w:right w:val="none" w:sz="0" w:space="0" w:color="auto"/>
          </w:divBdr>
        </w:div>
        <w:div w:id="1091203429">
          <w:marLeft w:val="640"/>
          <w:marRight w:val="0"/>
          <w:marTop w:val="0"/>
          <w:marBottom w:val="0"/>
          <w:divBdr>
            <w:top w:val="none" w:sz="0" w:space="0" w:color="auto"/>
            <w:left w:val="none" w:sz="0" w:space="0" w:color="auto"/>
            <w:bottom w:val="none" w:sz="0" w:space="0" w:color="auto"/>
            <w:right w:val="none" w:sz="0" w:space="0" w:color="auto"/>
          </w:divBdr>
        </w:div>
        <w:div w:id="1124932315">
          <w:marLeft w:val="640"/>
          <w:marRight w:val="0"/>
          <w:marTop w:val="0"/>
          <w:marBottom w:val="0"/>
          <w:divBdr>
            <w:top w:val="none" w:sz="0" w:space="0" w:color="auto"/>
            <w:left w:val="none" w:sz="0" w:space="0" w:color="auto"/>
            <w:bottom w:val="none" w:sz="0" w:space="0" w:color="auto"/>
            <w:right w:val="none" w:sz="0" w:space="0" w:color="auto"/>
          </w:divBdr>
        </w:div>
        <w:div w:id="1155338763">
          <w:marLeft w:val="640"/>
          <w:marRight w:val="0"/>
          <w:marTop w:val="0"/>
          <w:marBottom w:val="0"/>
          <w:divBdr>
            <w:top w:val="none" w:sz="0" w:space="0" w:color="auto"/>
            <w:left w:val="none" w:sz="0" w:space="0" w:color="auto"/>
            <w:bottom w:val="none" w:sz="0" w:space="0" w:color="auto"/>
            <w:right w:val="none" w:sz="0" w:space="0" w:color="auto"/>
          </w:divBdr>
        </w:div>
        <w:div w:id="1226646764">
          <w:marLeft w:val="640"/>
          <w:marRight w:val="0"/>
          <w:marTop w:val="0"/>
          <w:marBottom w:val="0"/>
          <w:divBdr>
            <w:top w:val="none" w:sz="0" w:space="0" w:color="auto"/>
            <w:left w:val="none" w:sz="0" w:space="0" w:color="auto"/>
            <w:bottom w:val="none" w:sz="0" w:space="0" w:color="auto"/>
            <w:right w:val="none" w:sz="0" w:space="0" w:color="auto"/>
          </w:divBdr>
        </w:div>
        <w:div w:id="1237982335">
          <w:marLeft w:val="640"/>
          <w:marRight w:val="0"/>
          <w:marTop w:val="0"/>
          <w:marBottom w:val="0"/>
          <w:divBdr>
            <w:top w:val="none" w:sz="0" w:space="0" w:color="auto"/>
            <w:left w:val="none" w:sz="0" w:space="0" w:color="auto"/>
            <w:bottom w:val="none" w:sz="0" w:space="0" w:color="auto"/>
            <w:right w:val="none" w:sz="0" w:space="0" w:color="auto"/>
          </w:divBdr>
        </w:div>
        <w:div w:id="1243181867">
          <w:marLeft w:val="640"/>
          <w:marRight w:val="0"/>
          <w:marTop w:val="0"/>
          <w:marBottom w:val="0"/>
          <w:divBdr>
            <w:top w:val="none" w:sz="0" w:space="0" w:color="auto"/>
            <w:left w:val="none" w:sz="0" w:space="0" w:color="auto"/>
            <w:bottom w:val="none" w:sz="0" w:space="0" w:color="auto"/>
            <w:right w:val="none" w:sz="0" w:space="0" w:color="auto"/>
          </w:divBdr>
        </w:div>
        <w:div w:id="1273249180">
          <w:marLeft w:val="640"/>
          <w:marRight w:val="0"/>
          <w:marTop w:val="0"/>
          <w:marBottom w:val="0"/>
          <w:divBdr>
            <w:top w:val="none" w:sz="0" w:space="0" w:color="auto"/>
            <w:left w:val="none" w:sz="0" w:space="0" w:color="auto"/>
            <w:bottom w:val="none" w:sz="0" w:space="0" w:color="auto"/>
            <w:right w:val="none" w:sz="0" w:space="0" w:color="auto"/>
          </w:divBdr>
        </w:div>
        <w:div w:id="1337148350">
          <w:marLeft w:val="640"/>
          <w:marRight w:val="0"/>
          <w:marTop w:val="0"/>
          <w:marBottom w:val="0"/>
          <w:divBdr>
            <w:top w:val="none" w:sz="0" w:space="0" w:color="auto"/>
            <w:left w:val="none" w:sz="0" w:space="0" w:color="auto"/>
            <w:bottom w:val="none" w:sz="0" w:space="0" w:color="auto"/>
            <w:right w:val="none" w:sz="0" w:space="0" w:color="auto"/>
          </w:divBdr>
        </w:div>
        <w:div w:id="1339040527">
          <w:marLeft w:val="640"/>
          <w:marRight w:val="0"/>
          <w:marTop w:val="0"/>
          <w:marBottom w:val="0"/>
          <w:divBdr>
            <w:top w:val="none" w:sz="0" w:space="0" w:color="auto"/>
            <w:left w:val="none" w:sz="0" w:space="0" w:color="auto"/>
            <w:bottom w:val="none" w:sz="0" w:space="0" w:color="auto"/>
            <w:right w:val="none" w:sz="0" w:space="0" w:color="auto"/>
          </w:divBdr>
        </w:div>
        <w:div w:id="1422988849">
          <w:marLeft w:val="640"/>
          <w:marRight w:val="0"/>
          <w:marTop w:val="0"/>
          <w:marBottom w:val="0"/>
          <w:divBdr>
            <w:top w:val="none" w:sz="0" w:space="0" w:color="auto"/>
            <w:left w:val="none" w:sz="0" w:space="0" w:color="auto"/>
            <w:bottom w:val="none" w:sz="0" w:space="0" w:color="auto"/>
            <w:right w:val="none" w:sz="0" w:space="0" w:color="auto"/>
          </w:divBdr>
        </w:div>
        <w:div w:id="1439329331">
          <w:marLeft w:val="640"/>
          <w:marRight w:val="0"/>
          <w:marTop w:val="0"/>
          <w:marBottom w:val="0"/>
          <w:divBdr>
            <w:top w:val="none" w:sz="0" w:space="0" w:color="auto"/>
            <w:left w:val="none" w:sz="0" w:space="0" w:color="auto"/>
            <w:bottom w:val="none" w:sz="0" w:space="0" w:color="auto"/>
            <w:right w:val="none" w:sz="0" w:space="0" w:color="auto"/>
          </w:divBdr>
        </w:div>
        <w:div w:id="1454208598">
          <w:marLeft w:val="640"/>
          <w:marRight w:val="0"/>
          <w:marTop w:val="0"/>
          <w:marBottom w:val="0"/>
          <w:divBdr>
            <w:top w:val="none" w:sz="0" w:space="0" w:color="auto"/>
            <w:left w:val="none" w:sz="0" w:space="0" w:color="auto"/>
            <w:bottom w:val="none" w:sz="0" w:space="0" w:color="auto"/>
            <w:right w:val="none" w:sz="0" w:space="0" w:color="auto"/>
          </w:divBdr>
        </w:div>
        <w:div w:id="1493983099">
          <w:marLeft w:val="640"/>
          <w:marRight w:val="0"/>
          <w:marTop w:val="0"/>
          <w:marBottom w:val="0"/>
          <w:divBdr>
            <w:top w:val="none" w:sz="0" w:space="0" w:color="auto"/>
            <w:left w:val="none" w:sz="0" w:space="0" w:color="auto"/>
            <w:bottom w:val="none" w:sz="0" w:space="0" w:color="auto"/>
            <w:right w:val="none" w:sz="0" w:space="0" w:color="auto"/>
          </w:divBdr>
        </w:div>
        <w:div w:id="1502043705">
          <w:marLeft w:val="640"/>
          <w:marRight w:val="0"/>
          <w:marTop w:val="0"/>
          <w:marBottom w:val="0"/>
          <w:divBdr>
            <w:top w:val="none" w:sz="0" w:space="0" w:color="auto"/>
            <w:left w:val="none" w:sz="0" w:space="0" w:color="auto"/>
            <w:bottom w:val="none" w:sz="0" w:space="0" w:color="auto"/>
            <w:right w:val="none" w:sz="0" w:space="0" w:color="auto"/>
          </w:divBdr>
        </w:div>
        <w:div w:id="1511026826">
          <w:marLeft w:val="640"/>
          <w:marRight w:val="0"/>
          <w:marTop w:val="0"/>
          <w:marBottom w:val="0"/>
          <w:divBdr>
            <w:top w:val="none" w:sz="0" w:space="0" w:color="auto"/>
            <w:left w:val="none" w:sz="0" w:space="0" w:color="auto"/>
            <w:bottom w:val="none" w:sz="0" w:space="0" w:color="auto"/>
            <w:right w:val="none" w:sz="0" w:space="0" w:color="auto"/>
          </w:divBdr>
        </w:div>
        <w:div w:id="1539393738">
          <w:marLeft w:val="640"/>
          <w:marRight w:val="0"/>
          <w:marTop w:val="0"/>
          <w:marBottom w:val="0"/>
          <w:divBdr>
            <w:top w:val="none" w:sz="0" w:space="0" w:color="auto"/>
            <w:left w:val="none" w:sz="0" w:space="0" w:color="auto"/>
            <w:bottom w:val="none" w:sz="0" w:space="0" w:color="auto"/>
            <w:right w:val="none" w:sz="0" w:space="0" w:color="auto"/>
          </w:divBdr>
        </w:div>
        <w:div w:id="1551573029">
          <w:marLeft w:val="640"/>
          <w:marRight w:val="0"/>
          <w:marTop w:val="0"/>
          <w:marBottom w:val="0"/>
          <w:divBdr>
            <w:top w:val="none" w:sz="0" w:space="0" w:color="auto"/>
            <w:left w:val="none" w:sz="0" w:space="0" w:color="auto"/>
            <w:bottom w:val="none" w:sz="0" w:space="0" w:color="auto"/>
            <w:right w:val="none" w:sz="0" w:space="0" w:color="auto"/>
          </w:divBdr>
        </w:div>
        <w:div w:id="1556089107">
          <w:marLeft w:val="640"/>
          <w:marRight w:val="0"/>
          <w:marTop w:val="0"/>
          <w:marBottom w:val="0"/>
          <w:divBdr>
            <w:top w:val="none" w:sz="0" w:space="0" w:color="auto"/>
            <w:left w:val="none" w:sz="0" w:space="0" w:color="auto"/>
            <w:bottom w:val="none" w:sz="0" w:space="0" w:color="auto"/>
            <w:right w:val="none" w:sz="0" w:space="0" w:color="auto"/>
          </w:divBdr>
        </w:div>
        <w:div w:id="1570458066">
          <w:marLeft w:val="640"/>
          <w:marRight w:val="0"/>
          <w:marTop w:val="0"/>
          <w:marBottom w:val="0"/>
          <w:divBdr>
            <w:top w:val="none" w:sz="0" w:space="0" w:color="auto"/>
            <w:left w:val="none" w:sz="0" w:space="0" w:color="auto"/>
            <w:bottom w:val="none" w:sz="0" w:space="0" w:color="auto"/>
            <w:right w:val="none" w:sz="0" w:space="0" w:color="auto"/>
          </w:divBdr>
        </w:div>
        <w:div w:id="1657104716">
          <w:marLeft w:val="640"/>
          <w:marRight w:val="0"/>
          <w:marTop w:val="0"/>
          <w:marBottom w:val="0"/>
          <w:divBdr>
            <w:top w:val="none" w:sz="0" w:space="0" w:color="auto"/>
            <w:left w:val="none" w:sz="0" w:space="0" w:color="auto"/>
            <w:bottom w:val="none" w:sz="0" w:space="0" w:color="auto"/>
            <w:right w:val="none" w:sz="0" w:space="0" w:color="auto"/>
          </w:divBdr>
        </w:div>
        <w:div w:id="1673677573">
          <w:marLeft w:val="640"/>
          <w:marRight w:val="0"/>
          <w:marTop w:val="0"/>
          <w:marBottom w:val="0"/>
          <w:divBdr>
            <w:top w:val="none" w:sz="0" w:space="0" w:color="auto"/>
            <w:left w:val="none" w:sz="0" w:space="0" w:color="auto"/>
            <w:bottom w:val="none" w:sz="0" w:space="0" w:color="auto"/>
            <w:right w:val="none" w:sz="0" w:space="0" w:color="auto"/>
          </w:divBdr>
        </w:div>
        <w:div w:id="1773820011">
          <w:marLeft w:val="640"/>
          <w:marRight w:val="0"/>
          <w:marTop w:val="0"/>
          <w:marBottom w:val="0"/>
          <w:divBdr>
            <w:top w:val="none" w:sz="0" w:space="0" w:color="auto"/>
            <w:left w:val="none" w:sz="0" w:space="0" w:color="auto"/>
            <w:bottom w:val="none" w:sz="0" w:space="0" w:color="auto"/>
            <w:right w:val="none" w:sz="0" w:space="0" w:color="auto"/>
          </w:divBdr>
        </w:div>
        <w:div w:id="1778213711">
          <w:marLeft w:val="640"/>
          <w:marRight w:val="0"/>
          <w:marTop w:val="0"/>
          <w:marBottom w:val="0"/>
          <w:divBdr>
            <w:top w:val="none" w:sz="0" w:space="0" w:color="auto"/>
            <w:left w:val="none" w:sz="0" w:space="0" w:color="auto"/>
            <w:bottom w:val="none" w:sz="0" w:space="0" w:color="auto"/>
            <w:right w:val="none" w:sz="0" w:space="0" w:color="auto"/>
          </w:divBdr>
        </w:div>
        <w:div w:id="1802267065">
          <w:marLeft w:val="640"/>
          <w:marRight w:val="0"/>
          <w:marTop w:val="0"/>
          <w:marBottom w:val="0"/>
          <w:divBdr>
            <w:top w:val="none" w:sz="0" w:space="0" w:color="auto"/>
            <w:left w:val="none" w:sz="0" w:space="0" w:color="auto"/>
            <w:bottom w:val="none" w:sz="0" w:space="0" w:color="auto"/>
            <w:right w:val="none" w:sz="0" w:space="0" w:color="auto"/>
          </w:divBdr>
        </w:div>
        <w:div w:id="1913856163">
          <w:marLeft w:val="640"/>
          <w:marRight w:val="0"/>
          <w:marTop w:val="0"/>
          <w:marBottom w:val="0"/>
          <w:divBdr>
            <w:top w:val="none" w:sz="0" w:space="0" w:color="auto"/>
            <w:left w:val="none" w:sz="0" w:space="0" w:color="auto"/>
            <w:bottom w:val="none" w:sz="0" w:space="0" w:color="auto"/>
            <w:right w:val="none" w:sz="0" w:space="0" w:color="auto"/>
          </w:divBdr>
        </w:div>
        <w:div w:id="1962610197">
          <w:marLeft w:val="640"/>
          <w:marRight w:val="0"/>
          <w:marTop w:val="0"/>
          <w:marBottom w:val="0"/>
          <w:divBdr>
            <w:top w:val="none" w:sz="0" w:space="0" w:color="auto"/>
            <w:left w:val="none" w:sz="0" w:space="0" w:color="auto"/>
            <w:bottom w:val="none" w:sz="0" w:space="0" w:color="auto"/>
            <w:right w:val="none" w:sz="0" w:space="0" w:color="auto"/>
          </w:divBdr>
        </w:div>
        <w:div w:id="2069570416">
          <w:marLeft w:val="640"/>
          <w:marRight w:val="0"/>
          <w:marTop w:val="0"/>
          <w:marBottom w:val="0"/>
          <w:divBdr>
            <w:top w:val="none" w:sz="0" w:space="0" w:color="auto"/>
            <w:left w:val="none" w:sz="0" w:space="0" w:color="auto"/>
            <w:bottom w:val="none" w:sz="0" w:space="0" w:color="auto"/>
            <w:right w:val="none" w:sz="0" w:space="0" w:color="auto"/>
          </w:divBdr>
        </w:div>
        <w:div w:id="2117631916">
          <w:marLeft w:val="640"/>
          <w:marRight w:val="0"/>
          <w:marTop w:val="0"/>
          <w:marBottom w:val="0"/>
          <w:divBdr>
            <w:top w:val="none" w:sz="0" w:space="0" w:color="auto"/>
            <w:left w:val="none" w:sz="0" w:space="0" w:color="auto"/>
            <w:bottom w:val="none" w:sz="0" w:space="0" w:color="auto"/>
            <w:right w:val="none" w:sz="0" w:space="0" w:color="auto"/>
          </w:divBdr>
        </w:div>
      </w:divsChild>
    </w:div>
    <w:div w:id="1021322113">
      <w:bodyDiv w:val="1"/>
      <w:marLeft w:val="0"/>
      <w:marRight w:val="0"/>
      <w:marTop w:val="0"/>
      <w:marBottom w:val="0"/>
      <w:divBdr>
        <w:top w:val="none" w:sz="0" w:space="0" w:color="auto"/>
        <w:left w:val="none" w:sz="0" w:space="0" w:color="auto"/>
        <w:bottom w:val="none" w:sz="0" w:space="0" w:color="auto"/>
        <w:right w:val="none" w:sz="0" w:space="0" w:color="auto"/>
      </w:divBdr>
      <w:divsChild>
        <w:div w:id="23481667">
          <w:marLeft w:val="640"/>
          <w:marRight w:val="0"/>
          <w:marTop w:val="0"/>
          <w:marBottom w:val="0"/>
          <w:divBdr>
            <w:top w:val="none" w:sz="0" w:space="0" w:color="auto"/>
            <w:left w:val="none" w:sz="0" w:space="0" w:color="auto"/>
            <w:bottom w:val="none" w:sz="0" w:space="0" w:color="auto"/>
            <w:right w:val="none" w:sz="0" w:space="0" w:color="auto"/>
          </w:divBdr>
        </w:div>
        <w:div w:id="49889806">
          <w:marLeft w:val="640"/>
          <w:marRight w:val="0"/>
          <w:marTop w:val="0"/>
          <w:marBottom w:val="0"/>
          <w:divBdr>
            <w:top w:val="none" w:sz="0" w:space="0" w:color="auto"/>
            <w:left w:val="none" w:sz="0" w:space="0" w:color="auto"/>
            <w:bottom w:val="none" w:sz="0" w:space="0" w:color="auto"/>
            <w:right w:val="none" w:sz="0" w:space="0" w:color="auto"/>
          </w:divBdr>
        </w:div>
        <w:div w:id="74861521">
          <w:marLeft w:val="640"/>
          <w:marRight w:val="0"/>
          <w:marTop w:val="0"/>
          <w:marBottom w:val="0"/>
          <w:divBdr>
            <w:top w:val="none" w:sz="0" w:space="0" w:color="auto"/>
            <w:left w:val="none" w:sz="0" w:space="0" w:color="auto"/>
            <w:bottom w:val="none" w:sz="0" w:space="0" w:color="auto"/>
            <w:right w:val="none" w:sz="0" w:space="0" w:color="auto"/>
          </w:divBdr>
        </w:div>
        <w:div w:id="105659923">
          <w:marLeft w:val="640"/>
          <w:marRight w:val="0"/>
          <w:marTop w:val="0"/>
          <w:marBottom w:val="0"/>
          <w:divBdr>
            <w:top w:val="none" w:sz="0" w:space="0" w:color="auto"/>
            <w:left w:val="none" w:sz="0" w:space="0" w:color="auto"/>
            <w:bottom w:val="none" w:sz="0" w:space="0" w:color="auto"/>
            <w:right w:val="none" w:sz="0" w:space="0" w:color="auto"/>
          </w:divBdr>
        </w:div>
        <w:div w:id="260721830">
          <w:marLeft w:val="640"/>
          <w:marRight w:val="0"/>
          <w:marTop w:val="0"/>
          <w:marBottom w:val="0"/>
          <w:divBdr>
            <w:top w:val="none" w:sz="0" w:space="0" w:color="auto"/>
            <w:left w:val="none" w:sz="0" w:space="0" w:color="auto"/>
            <w:bottom w:val="none" w:sz="0" w:space="0" w:color="auto"/>
            <w:right w:val="none" w:sz="0" w:space="0" w:color="auto"/>
          </w:divBdr>
        </w:div>
        <w:div w:id="301614892">
          <w:marLeft w:val="640"/>
          <w:marRight w:val="0"/>
          <w:marTop w:val="0"/>
          <w:marBottom w:val="0"/>
          <w:divBdr>
            <w:top w:val="none" w:sz="0" w:space="0" w:color="auto"/>
            <w:left w:val="none" w:sz="0" w:space="0" w:color="auto"/>
            <w:bottom w:val="none" w:sz="0" w:space="0" w:color="auto"/>
            <w:right w:val="none" w:sz="0" w:space="0" w:color="auto"/>
          </w:divBdr>
        </w:div>
        <w:div w:id="383604307">
          <w:marLeft w:val="640"/>
          <w:marRight w:val="0"/>
          <w:marTop w:val="0"/>
          <w:marBottom w:val="0"/>
          <w:divBdr>
            <w:top w:val="none" w:sz="0" w:space="0" w:color="auto"/>
            <w:left w:val="none" w:sz="0" w:space="0" w:color="auto"/>
            <w:bottom w:val="none" w:sz="0" w:space="0" w:color="auto"/>
            <w:right w:val="none" w:sz="0" w:space="0" w:color="auto"/>
          </w:divBdr>
        </w:div>
        <w:div w:id="402991550">
          <w:marLeft w:val="640"/>
          <w:marRight w:val="0"/>
          <w:marTop w:val="0"/>
          <w:marBottom w:val="0"/>
          <w:divBdr>
            <w:top w:val="none" w:sz="0" w:space="0" w:color="auto"/>
            <w:left w:val="none" w:sz="0" w:space="0" w:color="auto"/>
            <w:bottom w:val="none" w:sz="0" w:space="0" w:color="auto"/>
            <w:right w:val="none" w:sz="0" w:space="0" w:color="auto"/>
          </w:divBdr>
        </w:div>
        <w:div w:id="585574930">
          <w:marLeft w:val="640"/>
          <w:marRight w:val="0"/>
          <w:marTop w:val="0"/>
          <w:marBottom w:val="0"/>
          <w:divBdr>
            <w:top w:val="none" w:sz="0" w:space="0" w:color="auto"/>
            <w:left w:val="none" w:sz="0" w:space="0" w:color="auto"/>
            <w:bottom w:val="none" w:sz="0" w:space="0" w:color="auto"/>
            <w:right w:val="none" w:sz="0" w:space="0" w:color="auto"/>
          </w:divBdr>
        </w:div>
        <w:div w:id="663702470">
          <w:marLeft w:val="640"/>
          <w:marRight w:val="0"/>
          <w:marTop w:val="0"/>
          <w:marBottom w:val="0"/>
          <w:divBdr>
            <w:top w:val="none" w:sz="0" w:space="0" w:color="auto"/>
            <w:left w:val="none" w:sz="0" w:space="0" w:color="auto"/>
            <w:bottom w:val="none" w:sz="0" w:space="0" w:color="auto"/>
            <w:right w:val="none" w:sz="0" w:space="0" w:color="auto"/>
          </w:divBdr>
        </w:div>
        <w:div w:id="862671478">
          <w:marLeft w:val="640"/>
          <w:marRight w:val="0"/>
          <w:marTop w:val="0"/>
          <w:marBottom w:val="0"/>
          <w:divBdr>
            <w:top w:val="none" w:sz="0" w:space="0" w:color="auto"/>
            <w:left w:val="none" w:sz="0" w:space="0" w:color="auto"/>
            <w:bottom w:val="none" w:sz="0" w:space="0" w:color="auto"/>
            <w:right w:val="none" w:sz="0" w:space="0" w:color="auto"/>
          </w:divBdr>
        </w:div>
        <w:div w:id="905534336">
          <w:marLeft w:val="640"/>
          <w:marRight w:val="0"/>
          <w:marTop w:val="0"/>
          <w:marBottom w:val="0"/>
          <w:divBdr>
            <w:top w:val="none" w:sz="0" w:space="0" w:color="auto"/>
            <w:left w:val="none" w:sz="0" w:space="0" w:color="auto"/>
            <w:bottom w:val="none" w:sz="0" w:space="0" w:color="auto"/>
            <w:right w:val="none" w:sz="0" w:space="0" w:color="auto"/>
          </w:divBdr>
        </w:div>
        <w:div w:id="954215874">
          <w:marLeft w:val="640"/>
          <w:marRight w:val="0"/>
          <w:marTop w:val="0"/>
          <w:marBottom w:val="0"/>
          <w:divBdr>
            <w:top w:val="none" w:sz="0" w:space="0" w:color="auto"/>
            <w:left w:val="none" w:sz="0" w:space="0" w:color="auto"/>
            <w:bottom w:val="none" w:sz="0" w:space="0" w:color="auto"/>
            <w:right w:val="none" w:sz="0" w:space="0" w:color="auto"/>
          </w:divBdr>
        </w:div>
        <w:div w:id="1097138970">
          <w:marLeft w:val="640"/>
          <w:marRight w:val="0"/>
          <w:marTop w:val="0"/>
          <w:marBottom w:val="0"/>
          <w:divBdr>
            <w:top w:val="none" w:sz="0" w:space="0" w:color="auto"/>
            <w:left w:val="none" w:sz="0" w:space="0" w:color="auto"/>
            <w:bottom w:val="none" w:sz="0" w:space="0" w:color="auto"/>
            <w:right w:val="none" w:sz="0" w:space="0" w:color="auto"/>
          </w:divBdr>
        </w:div>
        <w:div w:id="1247806982">
          <w:marLeft w:val="640"/>
          <w:marRight w:val="0"/>
          <w:marTop w:val="0"/>
          <w:marBottom w:val="0"/>
          <w:divBdr>
            <w:top w:val="none" w:sz="0" w:space="0" w:color="auto"/>
            <w:left w:val="none" w:sz="0" w:space="0" w:color="auto"/>
            <w:bottom w:val="none" w:sz="0" w:space="0" w:color="auto"/>
            <w:right w:val="none" w:sz="0" w:space="0" w:color="auto"/>
          </w:divBdr>
        </w:div>
        <w:div w:id="1266310142">
          <w:marLeft w:val="640"/>
          <w:marRight w:val="0"/>
          <w:marTop w:val="0"/>
          <w:marBottom w:val="0"/>
          <w:divBdr>
            <w:top w:val="none" w:sz="0" w:space="0" w:color="auto"/>
            <w:left w:val="none" w:sz="0" w:space="0" w:color="auto"/>
            <w:bottom w:val="none" w:sz="0" w:space="0" w:color="auto"/>
            <w:right w:val="none" w:sz="0" w:space="0" w:color="auto"/>
          </w:divBdr>
        </w:div>
        <w:div w:id="1322002084">
          <w:marLeft w:val="640"/>
          <w:marRight w:val="0"/>
          <w:marTop w:val="0"/>
          <w:marBottom w:val="0"/>
          <w:divBdr>
            <w:top w:val="none" w:sz="0" w:space="0" w:color="auto"/>
            <w:left w:val="none" w:sz="0" w:space="0" w:color="auto"/>
            <w:bottom w:val="none" w:sz="0" w:space="0" w:color="auto"/>
            <w:right w:val="none" w:sz="0" w:space="0" w:color="auto"/>
          </w:divBdr>
        </w:div>
        <w:div w:id="1476334988">
          <w:marLeft w:val="640"/>
          <w:marRight w:val="0"/>
          <w:marTop w:val="0"/>
          <w:marBottom w:val="0"/>
          <w:divBdr>
            <w:top w:val="none" w:sz="0" w:space="0" w:color="auto"/>
            <w:left w:val="none" w:sz="0" w:space="0" w:color="auto"/>
            <w:bottom w:val="none" w:sz="0" w:space="0" w:color="auto"/>
            <w:right w:val="none" w:sz="0" w:space="0" w:color="auto"/>
          </w:divBdr>
        </w:div>
        <w:div w:id="1570118283">
          <w:marLeft w:val="640"/>
          <w:marRight w:val="0"/>
          <w:marTop w:val="0"/>
          <w:marBottom w:val="0"/>
          <w:divBdr>
            <w:top w:val="none" w:sz="0" w:space="0" w:color="auto"/>
            <w:left w:val="none" w:sz="0" w:space="0" w:color="auto"/>
            <w:bottom w:val="none" w:sz="0" w:space="0" w:color="auto"/>
            <w:right w:val="none" w:sz="0" w:space="0" w:color="auto"/>
          </w:divBdr>
        </w:div>
        <w:div w:id="1600797439">
          <w:marLeft w:val="640"/>
          <w:marRight w:val="0"/>
          <w:marTop w:val="0"/>
          <w:marBottom w:val="0"/>
          <w:divBdr>
            <w:top w:val="none" w:sz="0" w:space="0" w:color="auto"/>
            <w:left w:val="none" w:sz="0" w:space="0" w:color="auto"/>
            <w:bottom w:val="none" w:sz="0" w:space="0" w:color="auto"/>
            <w:right w:val="none" w:sz="0" w:space="0" w:color="auto"/>
          </w:divBdr>
        </w:div>
        <w:div w:id="1695186565">
          <w:marLeft w:val="640"/>
          <w:marRight w:val="0"/>
          <w:marTop w:val="0"/>
          <w:marBottom w:val="0"/>
          <w:divBdr>
            <w:top w:val="none" w:sz="0" w:space="0" w:color="auto"/>
            <w:left w:val="none" w:sz="0" w:space="0" w:color="auto"/>
            <w:bottom w:val="none" w:sz="0" w:space="0" w:color="auto"/>
            <w:right w:val="none" w:sz="0" w:space="0" w:color="auto"/>
          </w:divBdr>
        </w:div>
        <w:div w:id="1800147553">
          <w:marLeft w:val="640"/>
          <w:marRight w:val="0"/>
          <w:marTop w:val="0"/>
          <w:marBottom w:val="0"/>
          <w:divBdr>
            <w:top w:val="none" w:sz="0" w:space="0" w:color="auto"/>
            <w:left w:val="none" w:sz="0" w:space="0" w:color="auto"/>
            <w:bottom w:val="none" w:sz="0" w:space="0" w:color="auto"/>
            <w:right w:val="none" w:sz="0" w:space="0" w:color="auto"/>
          </w:divBdr>
        </w:div>
        <w:div w:id="1825122594">
          <w:marLeft w:val="640"/>
          <w:marRight w:val="0"/>
          <w:marTop w:val="0"/>
          <w:marBottom w:val="0"/>
          <w:divBdr>
            <w:top w:val="none" w:sz="0" w:space="0" w:color="auto"/>
            <w:left w:val="none" w:sz="0" w:space="0" w:color="auto"/>
            <w:bottom w:val="none" w:sz="0" w:space="0" w:color="auto"/>
            <w:right w:val="none" w:sz="0" w:space="0" w:color="auto"/>
          </w:divBdr>
        </w:div>
        <w:div w:id="1855220946">
          <w:marLeft w:val="640"/>
          <w:marRight w:val="0"/>
          <w:marTop w:val="0"/>
          <w:marBottom w:val="0"/>
          <w:divBdr>
            <w:top w:val="none" w:sz="0" w:space="0" w:color="auto"/>
            <w:left w:val="none" w:sz="0" w:space="0" w:color="auto"/>
            <w:bottom w:val="none" w:sz="0" w:space="0" w:color="auto"/>
            <w:right w:val="none" w:sz="0" w:space="0" w:color="auto"/>
          </w:divBdr>
        </w:div>
        <w:div w:id="1910918836">
          <w:marLeft w:val="640"/>
          <w:marRight w:val="0"/>
          <w:marTop w:val="0"/>
          <w:marBottom w:val="0"/>
          <w:divBdr>
            <w:top w:val="none" w:sz="0" w:space="0" w:color="auto"/>
            <w:left w:val="none" w:sz="0" w:space="0" w:color="auto"/>
            <w:bottom w:val="none" w:sz="0" w:space="0" w:color="auto"/>
            <w:right w:val="none" w:sz="0" w:space="0" w:color="auto"/>
          </w:divBdr>
        </w:div>
      </w:divsChild>
    </w:div>
    <w:div w:id="1022976072">
      <w:marLeft w:val="0"/>
      <w:marRight w:val="0"/>
      <w:marTop w:val="0"/>
      <w:marBottom w:val="0"/>
      <w:divBdr>
        <w:top w:val="none" w:sz="0" w:space="0" w:color="auto"/>
        <w:left w:val="none" w:sz="0" w:space="0" w:color="auto"/>
        <w:bottom w:val="none" w:sz="0" w:space="0" w:color="auto"/>
        <w:right w:val="none" w:sz="0" w:space="0" w:color="auto"/>
      </w:divBdr>
    </w:div>
    <w:div w:id="1025013907">
      <w:bodyDiv w:val="1"/>
      <w:marLeft w:val="0"/>
      <w:marRight w:val="0"/>
      <w:marTop w:val="0"/>
      <w:marBottom w:val="0"/>
      <w:divBdr>
        <w:top w:val="none" w:sz="0" w:space="0" w:color="auto"/>
        <w:left w:val="none" w:sz="0" w:space="0" w:color="auto"/>
        <w:bottom w:val="none" w:sz="0" w:space="0" w:color="auto"/>
        <w:right w:val="none" w:sz="0" w:space="0" w:color="auto"/>
      </w:divBdr>
      <w:divsChild>
        <w:div w:id="7876273">
          <w:marLeft w:val="640"/>
          <w:marRight w:val="0"/>
          <w:marTop w:val="0"/>
          <w:marBottom w:val="0"/>
          <w:divBdr>
            <w:top w:val="none" w:sz="0" w:space="0" w:color="auto"/>
            <w:left w:val="none" w:sz="0" w:space="0" w:color="auto"/>
            <w:bottom w:val="none" w:sz="0" w:space="0" w:color="auto"/>
            <w:right w:val="none" w:sz="0" w:space="0" w:color="auto"/>
          </w:divBdr>
        </w:div>
        <w:div w:id="9307409">
          <w:marLeft w:val="640"/>
          <w:marRight w:val="0"/>
          <w:marTop w:val="0"/>
          <w:marBottom w:val="0"/>
          <w:divBdr>
            <w:top w:val="none" w:sz="0" w:space="0" w:color="auto"/>
            <w:left w:val="none" w:sz="0" w:space="0" w:color="auto"/>
            <w:bottom w:val="none" w:sz="0" w:space="0" w:color="auto"/>
            <w:right w:val="none" w:sz="0" w:space="0" w:color="auto"/>
          </w:divBdr>
        </w:div>
        <w:div w:id="44641881">
          <w:marLeft w:val="640"/>
          <w:marRight w:val="0"/>
          <w:marTop w:val="0"/>
          <w:marBottom w:val="0"/>
          <w:divBdr>
            <w:top w:val="none" w:sz="0" w:space="0" w:color="auto"/>
            <w:left w:val="none" w:sz="0" w:space="0" w:color="auto"/>
            <w:bottom w:val="none" w:sz="0" w:space="0" w:color="auto"/>
            <w:right w:val="none" w:sz="0" w:space="0" w:color="auto"/>
          </w:divBdr>
        </w:div>
        <w:div w:id="260769395">
          <w:marLeft w:val="640"/>
          <w:marRight w:val="0"/>
          <w:marTop w:val="0"/>
          <w:marBottom w:val="0"/>
          <w:divBdr>
            <w:top w:val="none" w:sz="0" w:space="0" w:color="auto"/>
            <w:left w:val="none" w:sz="0" w:space="0" w:color="auto"/>
            <w:bottom w:val="none" w:sz="0" w:space="0" w:color="auto"/>
            <w:right w:val="none" w:sz="0" w:space="0" w:color="auto"/>
          </w:divBdr>
        </w:div>
        <w:div w:id="294719689">
          <w:marLeft w:val="640"/>
          <w:marRight w:val="0"/>
          <w:marTop w:val="0"/>
          <w:marBottom w:val="0"/>
          <w:divBdr>
            <w:top w:val="none" w:sz="0" w:space="0" w:color="auto"/>
            <w:left w:val="none" w:sz="0" w:space="0" w:color="auto"/>
            <w:bottom w:val="none" w:sz="0" w:space="0" w:color="auto"/>
            <w:right w:val="none" w:sz="0" w:space="0" w:color="auto"/>
          </w:divBdr>
        </w:div>
        <w:div w:id="329673353">
          <w:marLeft w:val="640"/>
          <w:marRight w:val="0"/>
          <w:marTop w:val="0"/>
          <w:marBottom w:val="0"/>
          <w:divBdr>
            <w:top w:val="none" w:sz="0" w:space="0" w:color="auto"/>
            <w:left w:val="none" w:sz="0" w:space="0" w:color="auto"/>
            <w:bottom w:val="none" w:sz="0" w:space="0" w:color="auto"/>
            <w:right w:val="none" w:sz="0" w:space="0" w:color="auto"/>
          </w:divBdr>
        </w:div>
        <w:div w:id="411120092">
          <w:marLeft w:val="640"/>
          <w:marRight w:val="0"/>
          <w:marTop w:val="0"/>
          <w:marBottom w:val="0"/>
          <w:divBdr>
            <w:top w:val="none" w:sz="0" w:space="0" w:color="auto"/>
            <w:left w:val="none" w:sz="0" w:space="0" w:color="auto"/>
            <w:bottom w:val="none" w:sz="0" w:space="0" w:color="auto"/>
            <w:right w:val="none" w:sz="0" w:space="0" w:color="auto"/>
          </w:divBdr>
        </w:div>
        <w:div w:id="433742747">
          <w:marLeft w:val="640"/>
          <w:marRight w:val="0"/>
          <w:marTop w:val="0"/>
          <w:marBottom w:val="0"/>
          <w:divBdr>
            <w:top w:val="none" w:sz="0" w:space="0" w:color="auto"/>
            <w:left w:val="none" w:sz="0" w:space="0" w:color="auto"/>
            <w:bottom w:val="none" w:sz="0" w:space="0" w:color="auto"/>
            <w:right w:val="none" w:sz="0" w:space="0" w:color="auto"/>
          </w:divBdr>
        </w:div>
        <w:div w:id="435373335">
          <w:marLeft w:val="640"/>
          <w:marRight w:val="0"/>
          <w:marTop w:val="0"/>
          <w:marBottom w:val="0"/>
          <w:divBdr>
            <w:top w:val="none" w:sz="0" w:space="0" w:color="auto"/>
            <w:left w:val="none" w:sz="0" w:space="0" w:color="auto"/>
            <w:bottom w:val="none" w:sz="0" w:space="0" w:color="auto"/>
            <w:right w:val="none" w:sz="0" w:space="0" w:color="auto"/>
          </w:divBdr>
        </w:div>
        <w:div w:id="437258349">
          <w:marLeft w:val="640"/>
          <w:marRight w:val="0"/>
          <w:marTop w:val="0"/>
          <w:marBottom w:val="0"/>
          <w:divBdr>
            <w:top w:val="none" w:sz="0" w:space="0" w:color="auto"/>
            <w:left w:val="none" w:sz="0" w:space="0" w:color="auto"/>
            <w:bottom w:val="none" w:sz="0" w:space="0" w:color="auto"/>
            <w:right w:val="none" w:sz="0" w:space="0" w:color="auto"/>
          </w:divBdr>
        </w:div>
        <w:div w:id="480393641">
          <w:marLeft w:val="640"/>
          <w:marRight w:val="0"/>
          <w:marTop w:val="0"/>
          <w:marBottom w:val="0"/>
          <w:divBdr>
            <w:top w:val="none" w:sz="0" w:space="0" w:color="auto"/>
            <w:left w:val="none" w:sz="0" w:space="0" w:color="auto"/>
            <w:bottom w:val="none" w:sz="0" w:space="0" w:color="auto"/>
            <w:right w:val="none" w:sz="0" w:space="0" w:color="auto"/>
          </w:divBdr>
        </w:div>
        <w:div w:id="529606897">
          <w:marLeft w:val="640"/>
          <w:marRight w:val="0"/>
          <w:marTop w:val="0"/>
          <w:marBottom w:val="0"/>
          <w:divBdr>
            <w:top w:val="none" w:sz="0" w:space="0" w:color="auto"/>
            <w:left w:val="none" w:sz="0" w:space="0" w:color="auto"/>
            <w:bottom w:val="none" w:sz="0" w:space="0" w:color="auto"/>
            <w:right w:val="none" w:sz="0" w:space="0" w:color="auto"/>
          </w:divBdr>
        </w:div>
        <w:div w:id="661275051">
          <w:marLeft w:val="640"/>
          <w:marRight w:val="0"/>
          <w:marTop w:val="0"/>
          <w:marBottom w:val="0"/>
          <w:divBdr>
            <w:top w:val="none" w:sz="0" w:space="0" w:color="auto"/>
            <w:left w:val="none" w:sz="0" w:space="0" w:color="auto"/>
            <w:bottom w:val="none" w:sz="0" w:space="0" w:color="auto"/>
            <w:right w:val="none" w:sz="0" w:space="0" w:color="auto"/>
          </w:divBdr>
        </w:div>
        <w:div w:id="672073997">
          <w:marLeft w:val="640"/>
          <w:marRight w:val="0"/>
          <w:marTop w:val="0"/>
          <w:marBottom w:val="0"/>
          <w:divBdr>
            <w:top w:val="none" w:sz="0" w:space="0" w:color="auto"/>
            <w:left w:val="none" w:sz="0" w:space="0" w:color="auto"/>
            <w:bottom w:val="none" w:sz="0" w:space="0" w:color="auto"/>
            <w:right w:val="none" w:sz="0" w:space="0" w:color="auto"/>
          </w:divBdr>
        </w:div>
        <w:div w:id="673646665">
          <w:marLeft w:val="640"/>
          <w:marRight w:val="0"/>
          <w:marTop w:val="0"/>
          <w:marBottom w:val="0"/>
          <w:divBdr>
            <w:top w:val="none" w:sz="0" w:space="0" w:color="auto"/>
            <w:left w:val="none" w:sz="0" w:space="0" w:color="auto"/>
            <w:bottom w:val="none" w:sz="0" w:space="0" w:color="auto"/>
            <w:right w:val="none" w:sz="0" w:space="0" w:color="auto"/>
          </w:divBdr>
        </w:div>
        <w:div w:id="707023509">
          <w:marLeft w:val="640"/>
          <w:marRight w:val="0"/>
          <w:marTop w:val="0"/>
          <w:marBottom w:val="0"/>
          <w:divBdr>
            <w:top w:val="none" w:sz="0" w:space="0" w:color="auto"/>
            <w:left w:val="none" w:sz="0" w:space="0" w:color="auto"/>
            <w:bottom w:val="none" w:sz="0" w:space="0" w:color="auto"/>
            <w:right w:val="none" w:sz="0" w:space="0" w:color="auto"/>
          </w:divBdr>
        </w:div>
        <w:div w:id="793720757">
          <w:marLeft w:val="640"/>
          <w:marRight w:val="0"/>
          <w:marTop w:val="0"/>
          <w:marBottom w:val="0"/>
          <w:divBdr>
            <w:top w:val="none" w:sz="0" w:space="0" w:color="auto"/>
            <w:left w:val="none" w:sz="0" w:space="0" w:color="auto"/>
            <w:bottom w:val="none" w:sz="0" w:space="0" w:color="auto"/>
            <w:right w:val="none" w:sz="0" w:space="0" w:color="auto"/>
          </w:divBdr>
        </w:div>
        <w:div w:id="843544943">
          <w:marLeft w:val="640"/>
          <w:marRight w:val="0"/>
          <w:marTop w:val="0"/>
          <w:marBottom w:val="0"/>
          <w:divBdr>
            <w:top w:val="none" w:sz="0" w:space="0" w:color="auto"/>
            <w:left w:val="none" w:sz="0" w:space="0" w:color="auto"/>
            <w:bottom w:val="none" w:sz="0" w:space="0" w:color="auto"/>
            <w:right w:val="none" w:sz="0" w:space="0" w:color="auto"/>
          </w:divBdr>
        </w:div>
        <w:div w:id="903758223">
          <w:marLeft w:val="640"/>
          <w:marRight w:val="0"/>
          <w:marTop w:val="0"/>
          <w:marBottom w:val="0"/>
          <w:divBdr>
            <w:top w:val="none" w:sz="0" w:space="0" w:color="auto"/>
            <w:left w:val="none" w:sz="0" w:space="0" w:color="auto"/>
            <w:bottom w:val="none" w:sz="0" w:space="0" w:color="auto"/>
            <w:right w:val="none" w:sz="0" w:space="0" w:color="auto"/>
          </w:divBdr>
        </w:div>
        <w:div w:id="911281912">
          <w:marLeft w:val="640"/>
          <w:marRight w:val="0"/>
          <w:marTop w:val="0"/>
          <w:marBottom w:val="0"/>
          <w:divBdr>
            <w:top w:val="none" w:sz="0" w:space="0" w:color="auto"/>
            <w:left w:val="none" w:sz="0" w:space="0" w:color="auto"/>
            <w:bottom w:val="none" w:sz="0" w:space="0" w:color="auto"/>
            <w:right w:val="none" w:sz="0" w:space="0" w:color="auto"/>
          </w:divBdr>
        </w:div>
        <w:div w:id="1014695331">
          <w:marLeft w:val="640"/>
          <w:marRight w:val="0"/>
          <w:marTop w:val="0"/>
          <w:marBottom w:val="0"/>
          <w:divBdr>
            <w:top w:val="none" w:sz="0" w:space="0" w:color="auto"/>
            <w:left w:val="none" w:sz="0" w:space="0" w:color="auto"/>
            <w:bottom w:val="none" w:sz="0" w:space="0" w:color="auto"/>
            <w:right w:val="none" w:sz="0" w:space="0" w:color="auto"/>
          </w:divBdr>
        </w:div>
        <w:div w:id="1080372783">
          <w:marLeft w:val="640"/>
          <w:marRight w:val="0"/>
          <w:marTop w:val="0"/>
          <w:marBottom w:val="0"/>
          <w:divBdr>
            <w:top w:val="none" w:sz="0" w:space="0" w:color="auto"/>
            <w:left w:val="none" w:sz="0" w:space="0" w:color="auto"/>
            <w:bottom w:val="none" w:sz="0" w:space="0" w:color="auto"/>
            <w:right w:val="none" w:sz="0" w:space="0" w:color="auto"/>
          </w:divBdr>
        </w:div>
        <w:div w:id="1296565671">
          <w:marLeft w:val="640"/>
          <w:marRight w:val="0"/>
          <w:marTop w:val="0"/>
          <w:marBottom w:val="0"/>
          <w:divBdr>
            <w:top w:val="none" w:sz="0" w:space="0" w:color="auto"/>
            <w:left w:val="none" w:sz="0" w:space="0" w:color="auto"/>
            <w:bottom w:val="none" w:sz="0" w:space="0" w:color="auto"/>
            <w:right w:val="none" w:sz="0" w:space="0" w:color="auto"/>
          </w:divBdr>
        </w:div>
        <w:div w:id="1305429331">
          <w:marLeft w:val="640"/>
          <w:marRight w:val="0"/>
          <w:marTop w:val="0"/>
          <w:marBottom w:val="0"/>
          <w:divBdr>
            <w:top w:val="none" w:sz="0" w:space="0" w:color="auto"/>
            <w:left w:val="none" w:sz="0" w:space="0" w:color="auto"/>
            <w:bottom w:val="none" w:sz="0" w:space="0" w:color="auto"/>
            <w:right w:val="none" w:sz="0" w:space="0" w:color="auto"/>
          </w:divBdr>
        </w:div>
        <w:div w:id="1479418276">
          <w:marLeft w:val="640"/>
          <w:marRight w:val="0"/>
          <w:marTop w:val="0"/>
          <w:marBottom w:val="0"/>
          <w:divBdr>
            <w:top w:val="none" w:sz="0" w:space="0" w:color="auto"/>
            <w:left w:val="none" w:sz="0" w:space="0" w:color="auto"/>
            <w:bottom w:val="none" w:sz="0" w:space="0" w:color="auto"/>
            <w:right w:val="none" w:sz="0" w:space="0" w:color="auto"/>
          </w:divBdr>
        </w:div>
        <w:div w:id="1479683667">
          <w:marLeft w:val="640"/>
          <w:marRight w:val="0"/>
          <w:marTop w:val="0"/>
          <w:marBottom w:val="0"/>
          <w:divBdr>
            <w:top w:val="none" w:sz="0" w:space="0" w:color="auto"/>
            <w:left w:val="none" w:sz="0" w:space="0" w:color="auto"/>
            <w:bottom w:val="none" w:sz="0" w:space="0" w:color="auto"/>
            <w:right w:val="none" w:sz="0" w:space="0" w:color="auto"/>
          </w:divBdr>
        </w:div>
        <w:div w:id="1592398192">
          <w:marLeft w:val="640"/>
          <w:marRight w:val="0"/>
          <w:marTop w:val="0"/>
          <w:marBottom w:val="0"/>
          <w:divBdr>
            <w:top w:val="none" w:sz="0" w:space="0" w:color="auto"/>
            <w:left w:val="none" w:sz="0" w:space="0" w:color="auto"/>
            <w:bottom w:val="none" w:sz="0" w:space="0" w:color="auto"/>
            <w:right w:val="none" w:sz="0" w:space="0" w:color="auto"/>
          </w:divBdr>
        </w:div>
        <w:div w:id="1612277291">
          <w:marLeft w:val="640"/>
          <w:marRight w:val="0"/>
          <w:marTop w:val="0"/>
          <w:marBottom w:val="0"/>
          <w:divBdr>
            <w:top w:val="none" w:sz="0" w:space="0" w:color="auto"/>
            <w:left w:val="none" w:sz="0" w:space="0" w:color="auto"/>
            <w:bottom w:val="none" w:sz="0" w:space="0" w:color="auto"/>
            <w:right w:val="none" w:sz="0" w:space="0" w:color="auto"/>
          </w:divBdr>
        </w:div>
        <w:div w:id="1668095820">
          <w:marLeft w:val="640"/>
          <w:marRight w:val="0"/>
          <w:marTop w:val="0"/>
          <w:marBottom w:val="0"/>
          <w:divBdr>
            <w:top w:val="none" w:sz="0" w:space="0" w:color="auto"/>
            <w:left w:val="none" w:sz="0" w:space="0" w:color="auto"/>
            <w:bottom w:val="none" w:sz="0" w:space="0" w:color="auto"/>
            <w:right w:val="none" w:sz="0" w:space="0" w:color="auto"/>
          </w:divBdr>
        </w:div>
        <w:div w:id="1687631169">
          <w:marLeft w:val="640"/>
          <w:marRight w:val="0"/>
          <w:marTop w:val="0"/>
          <w:marBottom w:val="0"/>
          <w:divBdr>
            <w:top w:val="none" w:sz="0" w:space="0" w:color="auto"/>
            <w:left w:val="none" w:sz="0" w:space="0" w:color="auto"/>
            <w:bottom w:val="none" w:sz="0" w:space="0" w:color="auto"/>
            <w:right w:val="none" w:sz="0" w:space="0" w:color="auto"/>
          </w:divBdr>
        </w:div>
        <w:div w:id="1701974136">
          <w:marLeft w:val="640"/>
          <w:marRight w:val="0"/>
          <w:marTop w:val="0"/>
          <w:marBottom w:val="0"/>
          <w:divBdr>
            <w:top w:val="none" w:sz="0" w:space="0" w:color="auto"/>
            <w:left w:val="none" w:sz="0" w:space="0" w:color="auto"/>
            <w:bottom w:val="none" w:sz="0" w:space="0" w:color="auto"/>
            <w:right w:val="none" w:sz="0" w:space="0" w:color="auto"/>
          </w:divBdr>
        </w:div>
        <w:div w:id="1728914083">
          <w:marLeft w:val="640"/>
          <w:marRight w:val="0"/>
          <w:marTop w:val="0"/>
          <w:marBottom w:val="0"/>
          <w:divBdr>
            <w:top w:val="none" w:sz="0" w:space="0" w:color="auto"/>
            <w:left w:val="none" w:sz="0" w:space="0" w:color="auto"/>
            <w:bottom w:val="none" w:sz="0" w:space="0" w:color="auto"/>
            <w:right w:val="none" w:sz="0" w:space="0" w:color="auto"/>
          </w:divBdr>
        </w:div>
        <w:div w:id="1736204347">
          <w:marLeft w:val="640"/>
          <w:marRight w:val="0"/>
          <w:marTop w:val="0"/>
          <w:marBottom w:val="0"/>
          <w:divBdr>
            <w:top w:val="none" w:sz="0" w:space="0" w:color="auto"/>
            <w:left w:val="none" w:sz="0" w:space="0" w:color="auto"/>
            <w:bottom w:val="none" w:sz="0" w:space="0" w:color="auto"/>
            <w:right w:val="none" w:sz="0" w:space="0" w:color="auto"/>
          </w:divBdr>
        </w:div>
        <w:div w:id="1866626753">
          <w:marLeft w:val="640"/>
          <w:marRight w:val="0"/>
          <w:marTop w:val="0"/>
          <w:marBottom w:val="0"/>
          <w:divBdr>
            <w:top w:val="none" w:sz="0" w:space="0" w:color="auto"/>
            <w:left w:val="none" w:sz="0" w:space="0" w:color="auto"/>
            <w:bottom w:val="none" w:sz="0" w:space="0" w:color="auto"/>
            <w:right w:val="none" w:sz="0" w:space="0" w:color="auto"/>
          </w:divBdr>
        </w:div>
        <w:div w:id="1921213054">
          <w:marLeft w:val="640"/>
          <w:marRight w:val="0"/>
          <w:marTop w:val="0"/>
          <w:marBottom w:val="0"/>
          <w:divBdr>
            <w:top w:val="none" w:sz="0" w:space="0" w:color="auto"/>
            <w:left w:val="none" w:sz="0" w:space="0" w:color="auto"/>
            <w:bottom w:val="none" w:sz="0" w:space="0" w:color="auto"/>
            <w:right w:val="none" w:sz="0" w:space="0" w:color="auto"/>
          </w:divBdr>
        </w:div>
        <w:div w:id="1958755550">
          <w:marLeft w:val="640"/>
          <w:marRight w:val="0"/>
          <w:marTop w:val="0"/>
          <w:marBottom w:val="0"/>
          <w:divBdr>
            <w:top w:val="none" w:sz="0" w:space="0" w:color="auto"/>
            <w:left w:val="none" w:sz="0" w:space="0" w:color="auto"/>
            <w:bottom w:val="none" w:sz="0" w:space="0" w:color="auto"/>
            <w:right w:val="none" w:sz="0" w:space="0" w:color="auto"/>
          </w:divBdr>
        </w:div>
        <w:div w:id="2059280805">
          <w:marLeft w:val="640"/>
          <w:marRight w:val="0"/>
          <w:marTop w:val="0"/>
          <w:marBottom w:val="0"/>
          <w:divBdr>
            <w:top w:val="none" w:sz="0" w:space="0" w:color="auto"/>
            <w:left w:val="none" w:sz="0" w:space="0" w:color="auto"/>
            <w:bottom w:val="none" w:sz="0" w:space="0" w:color="auto"/>
            <w:right w:val="none" w:sz="0" w:space="0" w:color="auto"/>
          </w:divBdr>
        </w:div>
        <w:div w:id="2132088879">
          <w:marLeft w:val="640"/>
          <w:marRight w:val="0"/>
          <w:marTop w:val="0"/>
          <w:marBottom w:val="0"/>
          <w:divBdr>
            <w:top w:val="none" w:sz="0" w:space="0" w:color="auto"/>
            <w:left w:val="none" w:sz="0" w:space="0" w:color="auto"/>
            <w:bottom w:val="none" w:sz="0" w:space="0" w:color="auto"/>
            <w:right w:val="none" w:sz="0" w:space="0" w:color="auto"/>
          </w:divBdr>
        </w:div>
        <w:div w:id="2132477989">
          <w:marLeft w:val="640"/>
          <w:marRight w:val="0"/>
          <w:marTop w:val="0"/>
          <w:marBottom w:val="0"/>
          <w:divBdr>
            <w:top w:val="none" w:sz="0" w:space="0" w:color="auto"/>
            <w:left w:val="none" w:sz="0" w:space="0" w:color="auto"/>
            <w:bottom w:val="none" w:sz="0" w:space="0" w:color="auto"/>
            <w:right w:val="none" w:sz="0" w:space="0" w:color="auto"/>
          </w:divBdr>
        </w:div>
        <w:div w:id="2138987707">
          <w:marLeft w:val="640"/>
          <w:marRight w:val="0"/>
          <w:marTop w:val="0"/>
          <w:marBottom w:val="0"/>
          <w:divBdr>
            <w:top w:val="none" w:sz="0" w:space="0" w:color="auto"/>
            <w:left w:val="none" w:sz="0" w:space="0" w:color="auto"/>
            <w:bottom w:val="none" w:sz="0" w:space="0" w:color="auto"/>
            <w:right w:val="none" w:sz="0" w:space="0" w:color="auto"/>
          </w:divBdr>
        </w:div>
      </w:divsChild>
    </w:div>
    <w:div w:id="1026910215">
      <w:bodyDiv w:val="1"/>
      <w:marLeft w:val="0"/>
      <w:marRight w:val="0"/>
      <w:marTop w:val="0"/>
      <w:marBottom w:val="0"/>
      <w:divBdr>
        <w:top w:val="none" w:sz="0" w:space="0" w:color="auto"/>
        <w:left w:val="none" w:sz="0" w:space="0" w:color="auto"/>
        <w:bottom w:val="none" w:sz="0" w:space="0" w:color="auto"/>
        <w:right w:val="none" w:sz="0" w:space="0" w:color="auto"/>
      </w:divBdr>
      <w:divsChild>
        <w:div w:id="54666302">
          <w:marLeft w:val="640"/>
          <w:marRight w:val="0"/>
          <w:marTop w:val="0"/>
          <w:marBottom w:val="0"/>
          <w:divBdr>
            <w:top w:val="none" w:sz="0" w:space="0" w:color="auto"/>
            <w:left w:val="none" w:sz="0" w:space="0" w:color="auto"/>
            <w:bottom w:val="none" w:sz="0" w:space="0" w:color="auto"/>
            <w:right w:val="none" w:sz="0" w:space="0" w:color="auto"/>
          </w:divBdr>
        </w:div>
        <w:div w:id="58287128">
          <w:marLeft w:val="640"/>
          <w:marRight w:val="0"/>
          <w:marTop w:val="0"/>
          <w:marBottom w:val="0"/>
          <w:divBdr>
            <w:top w:val="none" w:sz="0" w:space="0" w:color="auto"/>
            <w:left w:val="none" w:sz="0" w:space="0" w:color="auto"/>
            <w:bottom w:val="none" w:sz="0" w:space="0" w:color="auto"/>
            <w:right w:val="none" w:sz="0" w:space="0" w:color="auto"/>
          </w:divBdr>
        </w:div>
        <w:div w:id="78646480">
          <w:marLeft w:val="640"/>
          <w:marRight w:val="0"/>
          <w:marTop w:val="0"/>
          <w:marBottom w:val="0"/>
          <w:divBdr>
            <w:top w:val="none" w:sz="0" w:space="0" w:color="auto"/>
            <w:left w:val="none" w:sz="0" w:space="0" w:color="auto"/>
            <w:bottom w:val="none" w:sz="0" w:space="0" w:color="auto"/>
            <w:right w:val="none" w:sz="0" w:space="0" w:color="auto"/>
          </w:divBdr>
        </w:div>
        <w:div w:id="163132737">
          <w:marLeft w:val="640"/>
          <w:marRight w:val="0"/>
          <w:marTop w:val="0"/>
          <w:marBottom w:val="0"/>
          <w:divBdr>
            <w:top w:val="none" w:sz="0" w:space="0" w:color="auto"/>
            <w:left w:val="none" w:sz="0" w:space="0" w:color="auto"/>
            <w:bottom w:val="none" w:sz="0" w:space="0" w:color="auto"/>
            <w:right w:val="none" w:sz="0" w:space="0" w:color="auto"/>
          </w:divBdr>
        </w:div>
        <w:div w:id="283007747">
          <w:marLeft w:val="640"/>
          <w:marRight w:val="0"/>
          <w:marTop w:val="0"/>
          <w:marBottom w:val="0"/>
          <w:divBdr>
            <w:top w:val="none" w:sz="0" w:space="0" w:color="auto"/>
            <w:left w:val="none" w:sz="0" w:space="0" w:color="auto"/>
            <w:bottom w:val="none" w:sz="0" w:space="0" w:color="auto"/>
            <w:right w:val="none" w:sz="0" w:space="0" w:color="auto"/>
          </w:divBdr>
        </w:div>
        <w:div w:id="329261256">
          <w:marLeft w:val="640"/>
          <w:marRight w:val="0"/>
          <w:marTop w:val="0"/>
          <w:marBottom w:val="0"/>
          <w:divBdr>
            <w:top w:val="none" w:sz="0" w:space="0" w:color="auto"/>
            <w:left w:val="none" w:sz="0" w:space="0" w:color="auto"/>
            <w:bottom w:val="none" w:sz="0" w:space="0" w:color="auto"/>
            <w:right w:val="none" w:sz="0" w:space="0" w:color="auto"/>
          </w:divBdr>
        </w:div>
        <w:div w:id="439766808">
          <w:marLeft w:val="640"/>
          <w:marRight w:val="0"/>
          <w:marTop w:val="0"/>
          <w:marBottom w:val="0"/>
          <w:divBdr>
            <w:top w:val="none" w:sz="0" w:space="0" w:color="auto"/>
            <w:left w:val="none" w:sz="0" w:space="0" w:color="auto"/>
            <w:bottom w:val="none" w:sz="0" w:space="0" w:color="auto"/>
            <w:right w:val="none" w:sz="0" w:space="0" w:color="auto"/>
          </w:divBdr>
        </w:div>
        <w:div w:id="443118773">
          <w:marLeft w:val="640"/>
          <w:marRight w:val="0"/>
          <w:marTop w:val="0"/>
          <w:marBottom w:val="0"/>
          <w:divBdr>
            <w:top w:val="none" w:sz="0" w:space="0" w:color="auto"/>
            <w:left w:val="none" w:sz="0" w:space="0" w:color="auto"/>
            <w:bottom w:val="none" w:sz="0" w:space="0" w:color="auto"/>
            <w:right w:val="none" w:sz="0" w:space="0" w:color="auto"/>
          </w:divBdr>
        </w:div>
        <w:div w:id="495347336">
          <w:marLeft w:val="640"/>
          <w:marRight w:val="0"/>
          <w:marTop w:val="0"/>
          <w:marBottom w:val="0"/>
          <w:divBdr>
            <w:top w:val="none" w:sz="0" w:space="0" w:color="auto"/>
            <w:left w:val="none" w:sz="0" w:space="0" w:color="auto"/>
            <w:bottom w:val="none" w:sz="0" w:space="0" w:color="auto"/>
            <w:right w:val="none" w:sz="0" w:space="0" w:color="auto"/>
          </w:divBdr>
        </w:div>
        <w:div w:id="568999117">
          <w:marLeft w:val="640"/>
          <w:marRight w:val="0"/>
          <w:marTop w:val="0"/>
          <w:marBottom w:val="0"/>
          <w:divBdr>
            <w:top w:val="none" w:sz="0" w:space="0" w:color="auto"/>
            <w:left w:val="none" w:sz="0" w:space="0" w:color="auto"/>
            <w:bottom w:val="none" w:sz="0" w:space="0" w:color="auto"/>
            <w:right w:val="none" w:sz="0" w:space="0" w:color="auto"/>
          </w:divBdr>
        </w:div>
        <w:div w:id="598418231">
          <w:marLeft w:val="640"/>
          <w:marRight w:val="0"/>
          <w:marTop w:val="0"/>
          <w:marBottom w:val="0"/>
          <w:divBdr>
            <w:top w:val="none" w:sz="0" w:space="0" w:color="auto"/>
            <w:left w:val="none" w:sz="0" w:space="0" w:color="auto"/>
            <w:bottom w:val="none" w:sz="0" w:space="0" w:color="auto"/>
            <w:right w:val="none" w:sz="0" w:space="0" w:color="auto"/>
          </w:divBdr>
        </w:div>
        <w:div w:id="626199929">
          <w:marLeft w:val="640"/>
          <w:marRight w:val="0"/>
          <w:marTop w:val="0"/>
          <w:marBottom w:val="0"/>
          <w:divBdr>
            <w:top w:val="none" w:sz="0" w:space="0" w:color="auto"/>
            <w:left w:val="none" w:sz="0" w:space="0" w:color="auto"/>
            <w:bottom w:val="none" w:sz="0" w:space="0" w:color="auto"/>
            <w:right w:val="none" w:sz="0" w:space="0" w:color="auto"/>
          </w:divBdr>
        </w:div>
        <w:div w:id="647436428">
          <w:marLeft w:val="640"/>
          <w:marRight w:val="0"/>
          <w:marTop w:val="0"/>
          <w:marBottom w:val="0"/>
          <w:divBdr>
            <w:top w:val="none" w:sz="0" w:space="0" w:color="auto"/>
            <w:left w:val="none" w:sz="0" w:space="0" w:color="auto"/>
            <w:bottom w:val="none" w:sz="0" w:space="0" w:color="auto"/>
            <w:right w:val="none" w:sz="0" w:space="0" w:color="auto"/>
          </w:divBdr>
        </w:div>
        <w:div w:id="689919455">
          <w:marLeft w:val="640"/>
          <w:marRight w:val="0"/>
          <w:marTop w:val="0"/>
          <w:marBottom w:val="0"/>
          <w:divBdr>
            <w:top w:val="none" w:sz="0" w:space="0" w:color="auto"/>
            <w:left w:val="none" w:sz="0" w:space="0" w:color="auto"/>
            <w:bottom w:val="none" w:sz="0" w:space="0" w:color="auto"/>
            <w:right w:val="none" w:sz="0" w:space="0" w:color="auto"/>
          </w:divBdr>
        </w:div>
        <w:div w:id="732703313">
          <w:marLeft w:val="640"/>
          <w:marRight w:val="0"/>
          <w:marTop w:val="0"/>
          <w:marBottom w:val="0"/>
          <w:divBdr>
            <w:top w:val="none" w:sz="0" w:space="0" w:color="auto"/>
            <w:left w:val="none" w:sz="0" w:space="0" w:color="auto"/>
            <w:bottom w:val="none" w:sz="0" w:space="0" w:color="auto"/>
            <w:right w:val="none" w:sz="0" w:space="0" w:color="auto"/>
          </w:divBdr>
        </w:div>
        <w:div w:id="733355010">
          <w:marLeft w:val="640"/>
          <w:marRight w:val="0"/>
          <w:marTop w:val="0"/>
          <w:marBottom w:val="0"/>
          <w:divBdr>
            <w:top w:val="none" w:sz="0" w:space="0" w:color="auto"/>
            <w:left w:val="none" w:sz="0" w:space="0" w:color="auto"/>
            <w:bottom w:val="none" w:sz="0" w:space="0" w:color="auto"/>
            <w:right w:val="none" w:sz="0" w:space="0" w:color="auto"/>
          </w:divBdr>
        </w:div>
        <w:div w:id="750202887">
          <w:marLeft w:val="640"/>
          <w:marRight w:val="0"/>
          <w:marTop w:val="0"/>
          <w:marBottom w:val="0"/>
          <w:divBdr>
            <w:top w:val="none" w:sz="0" w:space="0" w:color="auto"/>
            <w:left w:val="none" w:sz="0" w:space="0" w:color="auto"/>
            <w:bottom w:val="none" w:sz="0" w:space="0" w:color="auto"/>
            <w:right w:val="none" w:sz="0" w:space="0" w:color="auto"/>
          </w:divBdr>
        </w:div>
        <w:div w:id="783505417">
          <w:marLeft w:val="640"/>
          <w:marRight w:val="0"/>
          <w:marTop w:val="0"/>
          <w:marBottom w:val="0"/>
          <w:divBdr>
            <w:top w:val="none" w:sz="0" w:space="0" w:color="auto"/>
            <w:left w:val="none" w:sz="0" w:space="0" w:color="auto"/>
            <w:bottom w:val="none" w:sz="0" w:space="0" w:color="auto"/>
            <w:right w:val="none" w:sz="0" w:space="0" w:color="auto"/>
          </w:divBdr>
        </w:div>
        <w:div w:id="839782866">
          <w:marLeft w:val="640"/>
          <w:marRight w:val="0"/>
          <w:marTop w:val="0"/>
          <w:marBottom w:val="0"/>
          <w:divBdr>
            <w:top w:val="none" w:sz="0" w:space="0" w:color="auto"/>
            <w:left w:val="none" w:sz="0" w:space="0" w:color="auto"/>
            <w:bottom w:val="none" w:sz="0" w:space="0" w:color="auto"/>
            <w:right w:val="none" w:sz="0" w:space="0" w:color="auto"/>
          </w:divBdr>
        </w:div>
        <w:div w:id="886187301">
          <w:marLeft w:val="640"/>
          <w:marRight w:val="0"/>
          <w:marTop w:val="0"/>
          <w:marBottom w:val="0"/>
          <w:divBdr>
            <w:top w:val="none" w:sz="0" w:space="0" w:color="auto"/>
            <w:left w:val="none" w:sz="0" w:space="0" w:color="auto"/>
            <w:bottom w:val="none" w:sz="0" w:space="0" w:color="auto"/>
            <w:right w:val="none" w:sz="0" w:space="0" w:color="auto"/>
          </w:divBdr>
        </w:div>
        <w:div w:id="888493368">
          <w:marLeft w:val="640"/>
          <w:marRight w:val="0"/>
          <w:marTop w:val="0"/>
          <w:marBottom w:val="0"/>
          <w:divBdr>
            <w:top w:val="none" w:sz="0" w:space="0" w:color="auto"/>
            <w:left w:val="none" w:sz="0" w:space="0" w:color="auto"/>
            <w:bottom w:val="none" w:sz="0" w:space="0" w:color="auto"/>
            <w:right w:val="none" w:sz="0" w:space="0" w:color="auto"/>
          </w:divBdr>
        </w:div>
        <w:div w:id="933518687">
          <w:marLeft w:val="640"/>
          <w:marRight w:val="0"/>
          <w:marTop w:val="0"/>
          <w:marBottom w:val="0"/>
          <w:divBdr>
            <w:top w:val="none" w:sz="0" w:space="0" w:color="auto"/>
            <w:left w:val="none" w:sz="0" w:space="0" w:color="auto"/>
            <w:bottom w:val="none" w:sz="0" w:space="0" w:color="auto"/>
            <w:right w:val="none" w:sz="0" w:space="0" w:color="auto"/>
          </w:divBdr>
        </w:div>
        <w:div w:id="963073919">
          <w:marLeft w:val="640"/>
          <w:marRight w:val="0"/>
          <w:marTop w:val="0"/>
          <w:marBottom w:val="0"/>
          <w:divBdr>
            <w:top w:val="none" w:sz="0" w:space="0" w:color="auto"/>
            <w:left w:val="none" w:sz="0" w:space="0" w:color="auto"/>
            <w:bottom w:val="none" w:sz="0" w:space="0" w:color="auto"/>
            <w:right w:val="none" w:sz="0" w:space="0" w:color="auto"/>
          </w:divBdr>
        </w:div>
        <w:div w:id="965432463">
          <w:marLeft w:val="640"/>
          <w:marRight w:val="0"/>
          <w:marTop w:val="0"/>
          <w:marBottom w:val="0"/>
          <w:divBdr>
            <w:top w:val="none" w:sz="0" w:space="0" w:color="auto"/>
            <w:left w:val="none" w:sz="0" w:space="0" w:color="auto"/>
            <w:bottom w:val="none" w:sz="0" w:space="0" w:color="auto"/>
            <w:right w:val="none" w:sz="0" w:space="0" w:color="auto"/>
          </w:divBdr>
        </w:div>
        <w:div w:id="996226894">
          <w:marLeft w:val="640"/>
          <w:marRight w:val="0"/>
          <w:marTop w:val="0"/>
          <w:marBottom w:val="0"/>
          <w:divBdr>
            <w:top w:val="none" w:sz="0" w:space="0" w:color="auto"/>
            <w:left w:val="none" w:sz="0" w:space="0" w:color="auto"/>
            <w:bottom w:val="none" w:sz="0" w:space="0" w:color="auto"/>
            <w:right w:val="none" w:sz="0" w:space="0" w:color="auto"/>
          </w:divBdr>
        </w:div>
        <w:div w:id="1059939932">
          <w:marLeft w:val="640"/>
          <w:marRight w:val="0"/>
          <w:marTop w:val="0"/>
          <w:marBottom w:val="0"/>
          <w:divBdr>
            <w:top w:val="none" w:sz="0" w:space="0" w:color="auto"/>
            <w:left w:val="none" w:sz="0" w:space="0" w:color="auto"/>
            <w:bottom w:val="none" w:sz="0" w:space="0" w:color="auto"/>
            <w:right w:val="none" w:sz="0" w:space="0" w:color="auto"/>
          </w:divBdr>
        </w:div>
        <w:div w:id="1071852765">
          <w:marLeft w:val="640"/>
          <w:marRight w:val="0"/>
          <w:marTop w:val="0"/>
          <w:marBottom w:val="0"/>
          <w:divBdr>
            <w:top w:val="none" w:sz="0" w:space="0" w:color="auto"/>
            <w:left w:val="none" w:sz="0" w:space="0" w:color="auto"/>
            <w:bottom w:val="none" w:sz="0" w:space="0" w:color="auto"/>
            <w:right w:val="none" w:sz="0" w:space="0" w:color="auto"/>
          </w:divBdr>
        </w:div>
        <w:div w:id="1076317083">
          <w:marLeft w:val="640"/>
          <w:marRight w:val="0"/>
          <w:marTop w:val="0"/>
          <w:marBottom w:val="0"/>
          <w:divBdr>
            <w:top w:val="none" w:sz="0" w:space="0" w:color="auto"/>
            <w:left w:val="none" w:sz="0" w:space="0" w:color="auto"/>
            <w:bottom w:val="none" w:sz="0" w:space="0" w:color="auto"/>
            <w:right w:val="none" w:sz="0" w:space="0" w:color="auto"/>
          </w:divBdr>
        </w:div>
        <w:div w:id="1122072296">
          <w:marLeft w:val="640"/>
          <w:marRight w:val="0"/>
          <w:marTop w:val="0"/>
          <w:marBottom w:val="0"/>
          <w:divBdr>
            <w:top w:val="none" w:sz="0" w:space="0" w:color="auto"/>
            <w:left w:val="none" w:sz="0" w:space="0" w:color="auto"/>
            <w:bottom w:val="none" w:sz="0" w:space="0" w:color="auto"/>
            <w:right w:val="none" w:sz="0" w:space="0" w:color="auto"/>
          </w:divBdr>
        </w:div>
        <w:div w:id="1126387364">
          <w:marLeft w:val="640"/>
          <w:marRight w:val="0"/>
          <w:marTop w:val="0"/>
          <w:marBottom w:val="0"/>
          <w:divBdr>
            <w:top w:val="none" w:sz="0" w:space="0" w:color="auto"/>
            <w:left w:val="none" w:sz="0" w:space="0" w:color="auto"/>
            <w:bottom w:val="none" w:sz="0" w:space="0" w:color="auto"/>
            <w:right w:val="none" w:sz="0" w:space="0" w:color="auto"/>
          </w:divBdr>
        </w:div>
        <w:div w:id="1178076274">
          <w:marLeft w:val="640"/>
          <w:marRight w:val="0"/>
          <w:marTop w:val="0"/>
          <w:marBottom w:val="0"/>
          <w:divBdr>
            <w:top w:val="none" w:sz="0" w:space="0" w:color="auto"/>
            <w:left w:val="none" w:sz="0" w:space="0" w:color="auto"/>
            <w:bottom w:val="none" w:sz="0" w:space="0" w:color="auto"/>
            <w:right w:val="none" w:sz="0" w:space="0" w:color="auto"/>
          </w:divBdr>
        </w:div>
        <w:div w:id="1182743228">
          <w:marLeft w:val="640"/>
          <w:marRight w:val="0"/>
          <w:marTop w:val="0"/>
          <w:marBottom w:val="0"/>
          <w:divBdr>
            <w:top w:val="none" w:sz="0" w:space="0" w:color="auto"/>
            <w:left w:val="none" w:sz="0" w:space="0" w:color="auto"/>
            <w:bottom w:val="none" w:sz="0" w:space="0" w:color="auto"/>
            <w:right w:val="none" w:sz="0" w:space="0" w:color="auto"/>
          </w:divBdr>
        </w:div>
        <w:div w:id="1185367768">
          <w:marLeft w:val="640"/>
          <w:marRight w:val="0"/>
          <w:marTop w:val="0"/>
          <w:marBottom w:val="0"/>
          <w:divBdr>
            <w:top w:val="none" w:sz="0" w:space="0" w:color="auto"/>
            <w:left w:val="none" w:sz="0" w:space="0" w:color="auto"/>
            <w:bottom w:val="none" w:sz="0" w:space="0" w:color="auto"/>
            <w:right w:val="none" w:sz="0" w:space="0" w:color="auto"/>
          </w:divBdr>
        </w:div>
        <w:div w:id="1306205209">
          <w:marLeft w:val="640"/>
          <w:marRight w:val="0"/>
          <w:marTop w:val="0"/>
          <w:marBottom w:val="0"/>
          <w:divBdr>
            <w:top w:val="none" w:sz="0" w:space="0" w:color="auto"/>
            <w:left w:val="none" w:sz="0" w:space="0" w:color="auto"/>
            <w:bottom w:val="none" w:sz="0" w:space="0" w:color="auto"/>
            <w:right w:val="none" w:sz="0" w:space="0" w:color="auto"/>
          </w:divBdr>
        </w:div>
        <w:div w:id="1307776659">
          <w:marLeft w:val="640"/>
          <w:marRight w:val="0"/>
          <w:marTop w:val="0"/>
          <w:marBottom w:val="0"/>
          <w:divBdr>
            <w:top w:val="none" w:sz="0" w:space="0" w:color="auto"/>
            <w:left w:val="none" w:sz="0" w:space="0" w:color="auto"/>
            <w:bottom w:val="none" w:sz="0" w:space="0" w:color="auto"/>
            <w:right w:val="none" w:sz="0" w:space="0" w:color="auto"/>
          </w:divBdr>
        </w:div>
        <w:div w:id="1378430639">
          <w:marLeft w:val="640"/>
          <w:marRight w:val="0"/>
          <w:marTop w:val="0"/>
          <w:marBottom w:val="0"/>
          <w:divBdr>
            <w:top w:val="none" w:sz="0" w:space="0" w:color="auto"/>
            <w:left w:val="none" w:sz="0" w:space="0" w:color="auto"/>
            <w:bottom w:val="none" w:sz="0" w:space="0" w:color="auto"/>
            <w:right w:val="none" w:sz="0" w:space="0" w:color="auto"/>
          </w:divBdr>
        </w:div>
        <w:div w:id="1379085829">
          <w:marLeft w:val="640"/>
          <w:marRight w:val="0"/>
          <w:marTop w:val="0"/>
          <w:marBottom w:val="0"/>
          <w:divBdr>
            <w:top w:val="none" w:sz="0" w:space="0" w:color="auto"/>
            <w:left w:val="none" w:sz="0" w:space="0" w:color="auto"/>
            <w:bottom w:val="none" w:sz="0" w:space="0" w:color="auto"/>
            <w:right w:val="none" w:sz="0" w:space="0" w:color="auto"/>
          </w:divBdr>
        </w:div>
        <w:div w:id="1431927699">
          <w:marLeft w:val="640"/>
          <w:marRight w:val="0"/>
          <w:marTop w:val="0"/>
          <w:marBottom w:val="0"/>
          <w:divBdr>
            <w:top w:val="none" w:sz="0" w:space="0" w:color="auto"/>
            <w:left w:val="none" w:sz="0" w:space="0" w:color="auto"/>
            <w:bottom w:val="none" w:sz="0" w:space="0" w:color="auto"/>
            <w:right w:val="none" w:sz="0" w:space="0" w:color="auto"/>
          </w:divBdr>
        </w:div>
        <w:div w:id="1434783906">
          <w:marLeft w:val="640"/>
          <w:marRight w:val="0"/>
          <w:marTop w:val="0"/>
          <w:marBottom w:val="0"/>
          <w:divBdr>
            <w:top w:val="none" w:sz="0" w:space="0" w:color="auto"/>
            <w:left w:val="none" w:sz="0" w:space="0" w:color="auto"/>
            <w:bottom w:val="none" w:sz="0" w:space="0" w:color="auto"/>
            <w:right w:val="none" w:sz="0" w:space="0" w:color="auto"/>
          </w:divBdr>
        </w:div>
        <w:div w:id="1471097130">
          <w:marLeft w:val="640"/>
          <w:marRight w:val="0"/>
          <w:marTop w:val="0"/>
          <w:marBottom w:val="0"/>
          <w:divBdr>
            <w:top w:val="none" w:sz="0" w:space="0" w:color="auto"/>
            <w:left w:val="none" w:sz="0" w:space="0" w:color="auto"/>
            <w:bottom w:val="none" w:sz="0" w:space="0" w:color="auto"/>
            <w:right w:val="none" w:sz="0" w:space="0" w:color="auto"/>
          </w:divBdr>
        </w:div>
        <w:div w:id="1547061243">
          <w:marLeft w:val="640"/>
          <w:marRight w:val="0"/>
          <w:marTop w:val="0"/>
          <w:marBottom w:val="0"/>
          <w:divBdr>
            <w:top w:val="none" w:sz="0" w:space="0" w:color="auto"/>
            <w:left w:val="none" w:sz="0" w:space="0" w:color="auto"/>
            <w:bottom w:val="none" w:sz="0" w:space="0" w:color="auto"/>
            <w:right w:val="none" w:sz="0" w:space="0" w:color="auto"/>
          </w:divBdr>
        </w:div>
        <w:div w:id="1579631823">
          <w:marLeft w:val="640"/>
          <w:marRight w:val="0"/>
          <w:marTop w:val="0"/>
          <w:marBottom w:val="0"/>
          <w:divBdr>
            <w:top w:val="none" w:sz="0" w:space="0" w:color="auto"/>
            <w:left w:val="none" w:sz="0" w:space="0" w:color="auto"/>
            <w:bottom w:val="none" w:sz="0" w:space="0" w:color="auto"/>
            <w:right w:val="none" w:sz="0" w:space="0" w:color="auto"/>
          </w:divBdr>
        </w:div>
        <w:div w:id="1600916221">
          <w:marLeft w:val="640"/>
          <w:marRight w:val="0"/>
          <w:marTop w:val="0"/>
          <w:marBottom w:val="0"/>
          <w:divBdr>
            <w:top w:val="none" w:sz="0" w:space="0" w:color="auto"/>
            <w:left w:val="none" w:sz="0" w:space="0" w:color="auto"/>
            <w:bottom w:val="none" w:sz="0" w:space="0" w:color="auto"/>
            <w:right w:val="none" w:sz="0" w:space="0" w:color="auto"/>
          </w:divBdr>
        </w:div>
        <w:div w:id="1649746505">
          <w:marLeft w:val="640"/>
          <w:marRight w:val="0"/>
          <w:marTop w:val="0"/>
          <w:marBottom w:val="0"/>
          <w:divBdr>
            <w:top w:val="none" w:sz="0" w:space="0" w:color="auto"/>
            <w:left w:val="none" w:sz="0" w:space="0" w:color="auto"/>
            <w:bottom w:val="none" w:sz="0" w:space="0" w:color="auto"/>
            <w:right w:val="none" w:sz="0" w:space="0" w:color="auto"/>
          </w:divBdr>
        </w:div>
        <w:div w:id="1666978059">
          <w:marLeft w:val="640"/>
          <w:marRight w:val="0"/>
          <w:marTop w:val="0"/>
          <w:marBottom w:val="0"/>
          <w:divBdr>
            <w:top w:val="none" w:sz="0" w:space="0" w:color="auto"/>
            <w:left w:val="none" w:sz="0" w:space="0" w:color="auto"/>
            <w:bottom w:val="none" w:sz="0" w:space="0" w:color="auto"/>
            <w:right w:val="none" w:sz="0" w:space="0" w:color="auto"/>
          </w:divBdr>
        </w:div>
        <w:div w:id="1855992675">
          <w:marLeft w:val="640"/>
          <w:marRight w:val="0"/>
          <w:marTop w:val="0"/>
          <w:marBottom w:val="0"/>
          <w:divBdr>
            <w:top w:val="none" w:sz="0" w:space="0" w:color="auto"/>
            <w:left w:val="none" w:sz="0" w:space="0" w:color="auto"/>
            <w:bottom w:val="none" w:sz="0" w:space="0" w:color="auto"/>
            <w:right w:val="none" w:sz="0" w:space="0" w:color="auto"/>
          </w:divBdr>
        </w:div>
        <w:div w:id="1930505380">
          <w:marLeft w:val="640"/>
          <w:marRight w:val="0"/>
          <w:marTop w:val="0"/>
          <w:marBottom w:val="0"/>
          <w:divBdr>
            <w:top w:val="none" w:sz="0" w:space="0" w:color="auto"/>
            <w:left w:val="none" w:sz="0" w:space="0" w:color="auto"/>
            <w:bottom w:val="none" w:sz="0" w:space="0" w:color="auto"/>
            <w:right w:val="none" w:sz="0" w:space="0" w:color="auto"/>
          </w:divBdr>
        </w:div>
        <w:div w:id="1996689260">
          <w:marLeft w:val="640"/>
          <w:marRight w:val="0"/>
          <w:marTop w:val="0"/>
          <w:marBottom w:val="0"/>
          <w:divBdr>
            <w:top w:val="none" w:sz="0" w:space="0" w:color="auto"/>
            <w:left w:val="none" w:sz="0" w:space="0" w:color="auto"/>
            <w:bottom w:val="none" w:sz="0" w:space="0" w:color="auto"/>
            <w:right w:val="none" w:sz="0" w:space="0" w:color="auto"/>
          </w:divBdr>
        </w:div>
        <w:div w:id="2003775307">
          <w:marLeft w:val="640"/>
          <w:marRight w:val="0"/>
          <w:marTop w:val="0"/>
          <w:marBottom w:val="0"/>
          <w:divBdr>
            <w:top w:val="none" w:sz="0" w:space="0" w:color="auto"/>
            <w:left w:val="none" w:sz="0" w:space="0" w:color="auto"/>
            <w:bottom w:val="none" w:sz="0" w:space="0" w:color="auto"/>
            <w:right w:val="none" w:sz="0" w:space="0" w:color="auto"/>
          </w:divBdr>
        </w:div>
        <w:div w:id="2006929498">
          <w:marLeft w:val="640"/>
          <w:marRight w:val="0"/>
          <w:marTop w:val="0"/>
          <w:marBottom w:val="0"/>
          <w:divBdr>
            <w:top w:val="none" w:sz="0" w:space="0" w:color="auto"/>
            <w:left w:val="none" w:sz="0" w:space="0" w:color="auto"/>
            <w:bottom w:val="none" w:sz="0" w:space="0" w:color="auto"/>
            <w:right w:val="none" w:sz="0" w:space="0" w:color="auto"/>
          </w:divBdr>
        </w:div>
        <w:div w:id="2061128331">
          <w:marLeft w:val="640"/>
          <w:marRight w:val="0"/>
          <w:marTop w:val="0"/>
          <w:marBottom w:val="0"/>
          <w:divBdr>
            <w:top w:val="none" w:sz="0" w:space="0" w:color="auto"/>
            <w:left w:val="none" w:sz="0" w:space="0" w:color="auto"/>
            <w:bottom w:val="none" w:sz="0" w:space="0" w:color="auto"/>
            <w:right w:val="none" w:sz="0" w:space="0" w:color="auto"/>
          </w:divBdr>
        </w:div>
      </w:divsChild>
    </w:div>
    <w:div w:id="1033118282">
      <w:bodyDiv w:val="1"/>
      <w:marLeft w:val="0"/>
      <w:marRight w:val="0"/>
      <w:marTop w:val="0"/>
      <w:marBottom w:val="0"/>
      <w:divBdr>
        <w:top w:val="none" w:sz="0" w:space="0" w:color="auto"/>
        <w:left w:val="none" w:sz="0" w:space="0" w:color="auto"/>
        <w:bottom w:val="none" w:sz="0" w:space="0" w:color="auto"/>
        <w:right w:val="none" w:sz="0" w:space="0" w:color="auto"/>
      </w:divBdr>
      <w:divsChild>
        <w:div w:id="93677418">
          <w:marLeft w:val="640"/>
          <w:marRight w:val="0"/>
          <w:marTop w:val="0"/>
          <w:marBottom w:val="0"/>
          <w:divBdr>
            <w:top w:val="none" w:sz="0" w:space="0" w:color="auto"/>
            <w:left w:val="none" w:sz="0" w:space="0" w:color="auto"/>
            <w:bottom w:val="none" w:sz="0" w:space="0" w:color="auto"/>
            <w:right w:val="none" w:sz="0" w:space="0" w:color="auto"/>
          </w:divBdr>
        </w:div>
        <w:div w:id="122891106">
          <w:marLeft w:val="640"/>
          <w:marRight w:val="0"/>
          <w:marTop w:val="0"/>
          <w:marBottom w:val="0"/>
          <w:divBdr>
            <w:top w:val="none" w:sz="0" w:space="0" w:color="auto"/>
            <w:left w:val="none" w:sz="0" w:space="0" w:color="auto"/>
            <w:bottom w:val="none" w:sz="0" w:space="0" w:color="auto"/>
            <w:right w:val="none" w:sz="0" w:space="0" w:color="auto"/>
          </w:divBdr>
        </w:div>
        <w:div w:id="141623737">
          <w:marLeft w:val="640"/>
          <w:marRight w:val="0"/>
          <w:marTop w:val="0"/>
          <w:marBottom w:val="0"/>
          <w:divBdr>
            <w:top w:val="none" w:sz="0" w:space="0" w:color="auto"/>
            <w:left w:val="none" w:sz="0" w:space="0" w:color="auto"/>
            <w:bottom w:val="none" w:sz="0" w:space="0" w:color="auto"/>
            <w:right w:val="none" w:sz="0" w:space="0" w:color="auto"/>
          </w:divBdr>
        </w:div>
        <w:div w:id="149559585">
          <w:marLeft w:val="640"/>
          <w:marRight w:val="0"/>
          <w:marTop w:val="0"/>
          <w:marBottom w:val="0"/>
          <w:divBdr>
            <w:top w:val="none" w:sz="0" w:space="0" w:color="auto"/>
            <w:left w:val="none" w:sz="0" w:space="0" w:color="auto"/>
            <w:bottom w:val="none" w:sz="0" w:space="0" w:color="auto"/>
            <w:right w:val="none" w:sz="0" w:space="0" w:color="auto"/>
          </w:divBdr>
        </w:div>
        <w:div w:id="165445515">
          <w:marLeft w:val="640"/>
          <w:marRight w:val="0"/>
          <w:marTop w:val="0"/>
          <w:marBottom w:val="0"/>
          <w:divBdr>
            <w:top w:val="none" w:sz="0" w:space="0" w:color="auto"/>
            <w:left w:val="none" w:sz="0" w:space="0" w:color="auto"/>
            <w:bottom w:val="none" w:sz="0" w:space="0" w:color="auto"/>
            <w:right w:val="none" w:sz="0" w:space="0" w:color="auto"/>
          </w:divBdr>
        </w:div>
        <w:div w:id="219293299">
          <w:marLeft w:val="640"/>
          <w:marRight w:val="0"/>
          <w:marTop w:val="0"/>
          <w:marBottom w:val="0"/>
          <w:divBdr>
            <w:top w:val="none" w:sz="0" w:space="0" w:color="auto"/>
            <w:left w:val="none" w:sz="0" w:space="0" w:color="auto"/>
            <w:bottom w:val="none" w:sz="0" w:space="0" w:color="auto"/>
            <w:right w:val="none" w:sz="0" w:space="0" w:color="auto"/>
          </w:divBdr>
        </w:div>
        <w:div w:id="303509814">
          <w:marLeft w:val="640"/>
          <w:marRight w:val="0"/>
          <w:marTop w:val="0"/>
          <w:marBottom w:val="0"/>
          <w:divBdr>
            <w:top w:val="none" w:sz="0" w:space="0" w:color="auto"/>
            <w:left w:val="none" w:sz="0" w:space="0" w:color="auto"/>
            <w:bottom w:val="none" w:sz="0" w:space="0" w:color="auto"/>
            <w:right w:val="none" w:sz="0" w:space="0" w:color="auto"/>
          </w:divBdr>
        </w:div>
        <w:div w:id="315960724">
          <w:marLeft w:val="640"/>
          <w:marRight w:val="0"/>
          <w:marTop w:val="0"/>
          <w:marBottom w:val="0"/>
          <w:divBdr>
            <w:top w:val="none" w:sz="0" w:space="0" w:color="auto"/>
            <w:left w:val="none" w:sz="0" w:space="0" w:color="auto"/>
            <w:bottom w:val="none" w:sz="0" w:space="0" w:color="auto"/>
            <w:right w:val="none" w:sz="0" w:space="0" w:color="auto"/>
          </w:divBdr>
        </w:div>
        <w:div w:id="322511103">
          <w:marLeft w:val="640"/>
          <w:marRight w:val="0"/>
          <w:marTop w:val="0"/>
          <w:marBottom w:val="0"/>
          <w:divBdr>
            <w:top w:val="none" w:sz="0" w:space="0" w:color="auto"/>
            <w:left w:val="none" w:sz="0" w:space="0" w:color="auto"/>
            <w:bottom w:val="none" w:sz="0" w:space="0" w:color="auto"/>
            <w:right w:val="none" w:sz="0" w:space="0" w:color="auto"/>
          </w:divBdr>
        </w:div>
        <w:div w:id="323515458">
          <w:marLeft w:val="640"/>
          <w:marRight w:val="0"/>
          <w:marTop w:val="0"/>
          <w:marBottom w:val="0"/>
          <w:divBdr>
            <w:top w:val="none" w:sz="0" w:space="0" w:color="auto"/>
            <w:left w:val="none" w:sz="0" w:space="0" w:color="auto"/>
            <w:bottom w:val="none" w:sz="0" w:space="0" w:color="auto"/>
            <w:right w:val="none" w:sz="0" w:space="0" w:color="auto"/>
          </w:divBdr>
        </w:div>
        <w:div w:id="332490937">
          <w:marLeft w:val="640"/>
          <w:marRight w:val="0"/>
          <w:marTop w:val="0"/>
          <w:marBottom w:val="0"/>
          <w:divBdr>
            <w:top w:val="none" w:sz="0" w:space="0" w:color="auto"/>
            <w:left w:val="none" w:sz="0" w:space="0" w:color="auto"/>
            <w:bottom w:val="none" w:sz="0" w:space="0" w:color="auto"/>
            <w:right w:val="none" w:sz="0" w:space="0" w:color="auto"/>
          </w:divBdr>
        </w:div>
        <w:div w:id="381442194">
          <w:marLeft w:val="640"/>
          <w:marRight w:val="0"/>
          <w:marTop w:val="0"/>
          <w:marBottom w:val="0"/>
          <w:divBdr>
            <w:top w:val="none" w:sz="0" w:space="0" w:color="auto"/>
            <w:left w:val="none" w:sz="0" w:space="0" w:color="auto"/>
            <w:bottom w:val="none" w:sz="0" w:space="0" w:color="auto"/>
            <w:right w:val="none" w:sz="0" w:space="0" w:color="auto"/>
          </w:divBdr>
        </w:div>
        <w:div w:id="385180804">
          <w:marLeft w:val="640"/>
          <w:marRight w:val="0"/>
          <w:marTop w:val="0"/>
          <w:marBottom w:val="0"/>
          <w:divBdr>
            <w:top w:val="none" w:sz="0" w:space="0" w:color="auto"/>
            <w:left w:val="none" w:sz="0" w:space="0" w:color="auto"/>
            <w:bottom w:val="none" w:sz="0" w:space="0" w:color="auto"/>
            <w:right w:val="none" w:sz="0" w:space="0" w:color="auto"/>
          </w:divBdr>
        </w:div>
        <w:div w:id="407574668">
          <w:marLeft w:val="640"/>
          <w:marRight w:val="0"/>
          <w:marTop w:val="0"/>
          <w:marBottom w:val="0"/>
          <w:divBdr>
            <w:top w:val="none" w:sz="0" w:space="0" w:color="auto"/>
            <w:left w:val="none" w:sz="0" w:space="0" w:color="auto"/>
            <w:bottom w:val="none" w:sz="0" w:space="0" w:color="auto"/>
            <w:right w:val="none" w:sz="0" w:space="0" w:color="auto"/>
          </w:divBdr>
        </w:div>
        <w:div w:id="461122211">
          <w:marLeft w:val="640"/>
          <w:marRight w:val="0"/>
          <w:marTop w:val="0"/>
          <w:marBottom w:val="0"/>
          <w:divBdr>
            <w:top w:val="none" w:sz="0" w:space="0" w:color="auto"/>
            <w:left w:val="none" w:sz="0" w:space="0" w:color="auto"/>
            <w:bottom w:val="none" w:sz="0" w:space="0" w:color="auto"/>
            <w:right w:val="none" w:sz="0" w:space="0" w:color="auto"/>
          </w:divBdr>
        </w:div>
        <w:div w:id="485365740">
          <w:marLeft w:val="640"/>
          <w:marRight w:val="0"/>
          <w:marTop w:val="0"/>
          <w:marBottom w:val="0"/>
          <w:divBdr>
            <w:top w:val="none" w:sz="0" w:space="0" w:color="auto"/>
            <w:left w:val="none" w:sz="0" w:space="0" w:color="auto"/>
            <w:bottom w:val="none" w:sz="0" w:space="0" w:color="auto"/>
            <w:right w:val="none" w:sz="0" w:space="0" w:color="auto"/>
          </w:divBdr>
        </w:div>
        <w:div w:id="490759283">
          <w:marLeft w:val="640"/>
          <w:marRight w:val="0"/>
          <w:marTop w:val="0"/>
          <w:marBottom w:val="0"/>
          <w:divBdr>
            <w:top w:val="none" w:sz="0" w:space="0" w:color="auto"/>
            <w:left w:val="none" w:sz="0" w:space="0" w:color="auto"/>
            <w:bottom w:val="none" w:sz="0" w:space="0" w:color="auto"/>
            <w:right w:val="none" w:sz="0" w:space="0" w:color="auto"/>
          </w:divBdr>
        </w:div>
        <w:div w:id="561411320">
          <w:marLeft w:val="640"/>
          <w:marRight w:val="0"/>
          <w:marTop w:val="0"/>
          <w:marBottom w:val="0"/>
          <w:divBdr>
            <w:top w:val="none" w:sz="0" w:space="0" w:color="auto"/>
            <w:left w:val="none" w:sz="0" w:space="0" w:color="auto"/>
            <w:bottom w:val="none" w:sz="0" w:space="0" w:color="auto"/>
            <w:right w:val="none" w:sz="0" w:space="0" w:color="auto"/>
          </w:divBdr>
        </w:div>
        <w:div w:id="577793161">
          <w:marLeft w:val="640"/>
          <w:marRight w:val="0"/>
          <w:marTop w:val="0"/>
          <w:marBottom w:val="0"/>
          <w:divBdr>
            <w:top w:val="none" w:sz="0" w:space="0" w:color="auto"/>
            <w:left w:val="none" w:sz="0" w:space="0" w:color="auto"/>
            <w:bottom w:val="none" w:sz="0" w:space="0" w:color="auto"/>
            <w:right w:val="none" w:sz="0" w:space="0" w:color="auto"/>
          </w:divBdr>
        </w:div>
        <w:div w:id="593591188">
          <w:marLeft w:val="640"/>
          <w:marRight w:val="0"/>
          <w:marTop w:val="0"/>
          <w:marBottom w:val="0"/>
          <w:divBdr>
            <w:top w:val="none" w:sz="0" w:space="0" w:color="auto"/>
            <w:left w:val="none" w:sz="0" w:space="0" w:color="auto"/>
            <w:bottom w:val="none" w:sz="0" w:space="0" w:color="auto"/>
            <w:right w:val="none" w:sz="0" w:space="0" w:color="auto"/>
          </w:divBdr>
        </w:div>
        <w:div w:id="716857172">
          <w:marLeft w:val="640"/>
          <w:marRight w:val="0"/>
          <w:marTop w:val="0"/>
          <w:marBottom w:val="0"/>
          <w:divBdr>
            <w:top w:val="none" w:sz="0" w:space="0" w:color="auto"/>
            <w:left w:val="none" w:sz="0" w:space="0" w:color="auto"/>
            <w:bottom w:val="none" w:sz="0" w:space="0" w:color="auto"/>
            <w:right w:val="none" w:sz="0" w:space="0" w:color="auto"/>
          </w:divBdr>
        </w:div>
        <w:div w:id="745152138">
          <w:marLeft w:val="640"/>
          <w:marRight w:val="0"/>
          <w:marTop w:val="0"/>
          <w:marBottom w:val="0"/>
          <w:divBdr>
            <w:top w:val="none" w:sz="0" w:space="0" w:color="auto"/>
            <w:left w:val="none" w:sz="0" w:space="0" w:color="auto"/>
            <w:bottom w:val="none" w:sz="0" w:space="0" w:color="auto"/>
            <w:right w:val="none" w:sz="0" w:space="0" w:color="auto"/>
          </w:divBdr>
        </w:div>
        <w:div w:id="829448514">
          <w:marLeft w:val="640"/>
          <w:marRight w:val="0"/>
          <w:marTop w:val="0"/>
          <w:marBottom w:val="0"/>
          <w:divBdr>
            <w:top w:val="none" w:sz="0" w:space="0" w:color="auto"/>
            <w:left w:val="none" w:sz="0" w:space="0" w:color="auto"/>
            <w:bottom w:val="none" w:sz="0" w:space="0" w:color="auto"/>
            <w:right w:val="none" w:sz="0" w:space="0" w:color="auto"/>
          </w:divBdr>
        </w:div>
        <w:div w:id="847982125">
          <w:marLeft w:val="640"/>
          <w:marRight w:val="0"/>
          <w:marTop w:val="0"/>
          <w:marBottom w:val="0"/>
          <w:divBdr>
            <w:top w:val="none" w:sz="0" w:space="0" w:color="auto"/>
            <w:left w:val="none" w:sz="0" w:space="0" w:color="auto"/>
            <w:bottom w:val="none" w:sz="0" w:space="0" w:color="auto"/>
            <w:right w:val="none" w:sz="0" w:space="0" w:color="auto"/>
          </w:divBdr>
        </w:div>
        <w:div w:id="898830586">
          <w:marLeft w:val="640"/>
          <w:marRight w:val="0"/>
          <w:marTop w:val="0"/>
          <w:marBottom w:val="0"/>
          <w:divBdr>
            <w:top w:val="none" w:sz="0" w:space="0" w:color="auto"/>
            <w:left w:val="none" w:sz="0" w:space="0" w:color="auto"/>
            <w:bottom w:val="none" w:sz="0" w:space="0" w:color="auto"/>
            <w:right w:val="none" w:sz="0" w:space="0" w:color="auto"/>
          </w:divBdr>
        </w:div>
        <w:div w:id="942999088">
          <w:marLeft w:val="640"/>
          <w:marRight w:val="0"/>
          <w:marTop w:val="0"/>
          <w:marBottom w:val="0"/>
          <w:divBdr>
            <w:top w:val="none" w:sz="0" w:space="0" w:color="auto"/>
            <w:left w:val="none" w:sz="0" w:space="0" w:color="auto"/>
            <w:bottom w:val="none" w:sz="0" w:space="0" w:color="auto"/>
            <w:right w:val="none" w:sz="0" w:space="0" w:color="auto"/>
          </w:divBdr>
        </w:div>
        <w:div w:id="945187977">
          <w:marLeft w:val="640"/>
          <w:marRight w:val="0"/>
          <w:marTop w:val="0"/>
          <w:marBottom w:val="0"/>
          <w:divBdr>
            <w:top w:val="none" w:sz="0" w:space="0" w:color="auto"/>
            <w:left w:val="none" w:sz="0" w:space="0" w:color="auto"/>
            <w:bottom w:val="none" w:sz="0" w:space="0" w:color="auto"/>
            <w:right w:val="none" w:sz="0" w:space="0" w:color="auto"/>
          </w:divBdr>
        </w:div>
        <w:div w:id="959727455">
          <w:marLeft w:val="640"/>
          <w:marRight w:val="0"/>
          <w:marTop w:val="0"/>
          <w:marBottom w:val="0"/>
          <w:divBdr>
            <w:top w:val="none" w:sz="0" w:space="0" w:color="auto"/>
            <w:left w:val="none" w:sz="0" w:space="0" w:color="auto"/>
            <w:bottom w:val="none" w:sz="0" w:space="0" w:color="auto"/>
            <w:right w:val="none" w:sz="0" w:space="0" w:color="auto"/>
          </w:divBdr>
        </w:div>
        <w:div w:id="1030180439">
          <w:marLeft w:val="640"/>
          <w:marRight w:val="0"/>
          <w:marTop w:val="0"/>
          <w:marBottom w:val="0"/>
          <w:divBdr>
            <w:top w:val="none" w:sz="0" w:space="0" w:color="auto"/>
            <w:left w:val="none" w:sz="0" w:space="0" w:color="auto"/>
            <w:bottom w:val="none" w:sz="0" w:space="0" w:color="auto"/>
            <w:right w:val="none" w:sz="0" w:space="0" w:color="auto"/>
          </w:divBdr>
        </w:div>
        <w:div w:id="1064134760">
          <w:marLeft w:val="640"/>
          <w:marRight w:val="0"/>
          <w:marTop w:val="0"/>
          <w:marBottom w:val="0"/>
          <w:divBdr>
            <w:top w:val="none" w:sz="0" w:space="0" w:color="auto"/>
            <w:left w:val="none" w:sz="0" w:space="0" w:color="auto"/>
            <w:bottom w:val="none" w:sz="0" w:space="0" w:color="auto"/>
            <w:right w:val="none" w:sz="0" w:space="0" w:color="auto"/>
          </w:divBdr>
        </w:div>
        <w:div w:id="1065879295">
          <w:marLeft w:val="640"/>
          <w:marRight w:val="0"/>
          <w:marTop w:val="0"/>
          <w:marBottom w:val="0"/>
          <w:divBdr>
            <w:top w:val="none" w:sz="0" w:space="0" w:color="auto"/>
            <w:left w:val="none" w:sz="0" w:space="0" w:color="auto"/>
            <w:bottom w:val="none" w:sz="0" w:space="0" w:color="auto"/>
            <w:right w:val="none" w:sz="0" w:space="0" w:color="auto"/>
          </w:divBdr>
        </w:div>
        <w:div w:id="1070924748">
          <w:marLeft w:val="640"/>
          <w:marRight w:val="0"/>
          <w:marTop w:val="0"/>
          <w:marBottom w:val="0"/>
          <w:divBdr>
            <w:top w:val="none" w:sz="0" w:space="0" w:color="auto"/>
            <w:left w:val="none" w:sz="0" w:space="0" w:color="auto"/>
            <w:bottom w:val="none" w:sz="0" w:space="0" w:color="auto"/>
            <w:right w:val="none" w:sz="0" w:space="0" w:color="auto"/>
          </w:divBdr>
        </w:div>
        <w:div w:id="1101685084">
          <w:marLeft w:val="640"/>
          <w:marRight w:val="0"/>
          <w:marTop w:val="0"/>
          <w:marBottom w:val="0"/>
          <w:divBdr>
            <w:top w:val="none" w:sz="0" w:space="0" w:color="auto"/>
            <w:left w:val="none" w:sz="0" w:space="0" w:color="auto"/>
            <w:bottom w:val="none" w:sz="0" w:space="0" w:color="auto"/>
            <w:right w:val="none" w:sz="0" w:space="0" w:color="auto"/>
          </w:divBdr>
        </w:div>
        <w:div w:id="1111437100">
          <w:marLeft w:val="640"/>
          <w:marRight w:val="0"/>
          <w:marTop w:val="0"/>
          <w:marBottom w:val="0"/>
          <w:divBdr>
            <w:top w:val="none" w:sz="0" w:space="0" w:color="auto"/>
            <w:left w:val="none" w:sz="0" w:space="0" w:color="auto"/>
            <w:bottom w:val="none" w:sz="0" w:space="0" w:color="auto"/>
            <w:right w:val="none" w:sz="0" w:space="0" w:color="auto"/>
          </w:divBdr>
        </w:div>
        <w:div w:id="1140029437">
          <w:marLeft w:val="640"/>
          <w:marRight w:val="0"/>
          <w:marTop w:val="0"/>
          <w:marBottom w:val="0"/>
          <w:divBdr>
            <w:top w:val="none" w:sz="0" w:space="0" w:color="auto"/>
            <w:left w:val="none" w:sz="0" w:space="0" w:color="auto"/>
            <w:bottom w:val="none" w:sz="0" w:space="0" w:color="auto"/>
            <w:right w:val="none" w:sz="0" w:space="0" w:color="auto"/>
          </w:divBdr>
        </w:div>
        <w:div w:id="1172917250">
          <w:marLeft w:val="640"/>
          <w:marRight w:val="0"/>
          <w:marTop w:val="0"/>
          <w:marBottom w:val="0"/>
          <w:divBdr>
            <w:top w:val="none" w:sz="0" w:space="0" w:color="auto"/>
            <w:left w:val="none" w:sz="0" w:space="0" w:color="auto"/>
            <w:bottom w:val="none" w:sz="0" w:space="0" w:color="auto"/>
            <w:right w:val="none" w:sz="0" w:space="0" w:color="auto"/>
          </w:divBdr>
        </w:div>
        <w:div w:id="1278490431">
          <w:marLeft w:val="640"/>
          <w:marRight w:val="0"/>
          <w:marTop w:val="0"/>
          <w:marBottom w:val="0"/>
          <w:divBdr>
            <w:top w:val="none" w:sz="0" w:space="0" w:color="auto"/>
            <w:left w:val="none" w:sz="0" w:space="0" w:color="auto"/>
            <w:bottom w:val="none" w:sz="0" w:space="0" w:color="auto"/>
            <w:right w:val="none" w:sz="0" w:space="0" w:color="auto"/>
          </w:divBdr>
        </w:div>
        <w:div w:id="1297949091">
          <w:marLeft w:val="640"/>
          <w:marRight w:val="0"/>
          <w:marTop w:val="0"/>
          <w:marBottom w:val="0"/>
          <w:divBdr>
            <w:top w:val="none" w:sz="0" w:space="0" w:color="auto"/>
            <w:left w:val="none" w:sz="0" w:space="0" w:color="auto"/>
            <w:bottom w:val="none" w:sz="0" w:space="0" w:color="auto"/>
            <w:right w:val="none" w:sz="0" w:space="0" w:color="auto"/>
          </w:divBdr>
        </w:div>
        <w:div w:id="1316109373">
          <w:marLeft w:val="640"/>
          <w:marRight w:val="0"/>
          <w:marTop w:val="0"/>
          <w:marBottom w:val="0"/>
          <w:divBdr>
            <w:top w:val="none" w:sz="0" w:space="0" w:color="auto"/>
            <w:left w:val="none" w:sz="0" w:space="0" w:color="auto"/>
            <w:bottom w:val="none" w:sz="0" w:space="0" w:color="auto"/>
            <w:right w:val="none" w:sz="0" w:space="0" w:color="auto"/>
          </w:divBdr>
        </w:div>
        <w:div w:id="1345086798">
          <w:marLeft w:val="640"/>
          <w:marRight w:val="0"/>
          <w:marTop w:val="0"/>
          <w:marBottom w:val="0"/>
          <w:divBdr>
            <w:top w:val="none" w:sz="0" w:space="0" w:color="auto"/>
            <w:left w:val="none" w:sz="0" w:space="0" w:color="auto"/>
            <w:bottom w:val="none" w:sz="0" w:space="0" w:color="auto"/>
            <w:right w:val="none" w:sz="0" w:space="0" w:color="auto"/>
          </w:divBdr>
        </w:div>
        <w:div w:id="1492453089">
          <w:marLeft w:val="640"/>
          <w:marRight w:val="0"/>
          <w:marTop w:val="0"/>
          <w:marBottom w:val="0"/>
          <w:divBdr>
            <w:top w:val="none" w:sz="0" w:space="0" w:color="auto"/>
            <w:left w:val="none" w:sz="0" w:space="0" w:color="auto"/>
            <w:bottom w:val="none" w:sz="0" w:space="0" w:color="auto"/>
            <w:right w:val="none" w:sz="0" w:space="0" w:color="auto"/>
          </w:divBdr>
        </w:div>
        <w:div w:id="1513229352">
          <w:marLeft w:val="640"/>
          <w:marRight w:val="0"/>
          <w:marTop w:val="0"/>
          <w:marBottom w:val="0"/>
          <w:divBdr>
            <w:top w:val="none" w:sz="0" w:space="0" w:color="auto"/>
            <w:left w:val="none" w:sz="0" w:space="0" w:color="auto"/>
            <w:bottom w:val="none" w:sz="0" w:space="0" w:color="auto"/>
            <w:right w:val="none" w:sz="0" w:space="0" w:color="auto"/>
          </w:divBdr>
        </w:div>
        <w:div w:id="1518232194">
          <w:marLeft w:val="640"/>
          <w:marRight w:val="0"/>
          <w:marTop w:val="0"/>
          <w:marBottom w:val="0"/>
          <w:divBdr>
            <w:top w:val="none" w:sz="0" w:space="0" w:color="auto"/>
            <w:left w:val="none" w:sz="0" w:space="0" w:color="auto"/>
            <w:bottom w:val="none" w:sz="0" w:space="0" w:color="auto"/>
            <w:right w:val="none" w:sz="0" w:space="0" w:color="auto"/>
          </w:divBdr>
        </w:div>
        <w:div w:id="1524585522">
          <w:marLeft w:val="640"/>
          <w:marRight w:val="0"/>
          <w:marTop w:val="0"/>
          <w:marBottom w:val="0"/>
          <w:divBdr>
            <w:top w:val="none" w:sz="0" w:space="0" w:color="auto"/>
            <w:left w:val="none" w:sz="0" w:space="0" w:color="auto"/>
            <w:bottom w:val="none" w:sz="0" w:space="0" w:color="auto"/>
            <w:right w:val="none" w:sz="0" w:space="0" w:color="auto"/>
          </w:divBdr>
        </w:div>
        <w:div w:id="1558318153">
          <w:marLeft w:val="640"/>
          <w:marRight w:val="0"/>
          <w:marTop w:val="0"/>
          <w:marBottom w:val="0"/>
          <w:divBdr>
            <w:top w:val="none" w:sz="0" w:space="0" w:color="auto"/>
            <w:left w:val="none" w:sz="0" w:space="0" w:color="auto"/>
            <w:bottom w:val="none" w:sz="0" w:space="0" w:color="auto"/>
            <w:right w:val="none" w:sz="0" w:space="0" w:color="auto"/>
          </w:divBdr>
        </w:div>
        <w:div w:id="1630553698">
          <w:marLeft w:val="640"/>
          <w:marRight w:val="0"/>
          <w:marTop w:val="0"/>
          <w:marBottom w:val="0"/>
          <w:divBdr>
            <w:top w:val="none" w:sz="0" w:space="0" w:color="auto"/>
            <w:left w:val="none" w:sz="0" w:space="0" w:color="auto"/>
            <w:bottom w:val="none" w:sz="0" w:space="0" w:color="auto"/>
            <w:right w:val="none" w:sz="0" w:space="0" w:color="auto"/>
          </w:divBdr>
        </w:div>
        <w:div w:id="1680354283">
          <w:marLeft w:val="640"/>
          <w:marRight w:val="0"/>
          <w:marTop w:val="0"/>
          <w:marBottom w:val="0"/>
          <w:divBdr>
            <w:top w:val="none" w:sz="0" w:space="0" w:color="auto"/>
            <w:left w:val="none" w:sz="0" w:space="0" w:color="auto"/>
            <w:bottom w:val="none" w:sz="0" w:space="0" w:color="auto"/>
            <w:right w:val="none" w:sz="0" w:space="0" w:color="auto"/>
          </w:divBdr>
        </w:div>
        <w:div w:id="1712070190">
          <w:marLeft w:val="640"/>
          <w:marRight w:val="0"/>
          <w:marTop w:val="0"/>
          <w:marBottom w:val="0"/>
          <w:divBdr>
            <w:top w:val="none" w:sz="0" w:space="0" w:color="auto"/>
            <w:left w:val="none" w:sz="0" w:space="0" w:color="auto"/>
            <w:bottom w:val="none" w:sz="0" w:space="0" w:color="auto"/>
            <w:right w:val="none" w:sz="0" w:space="0" w:color="auto"/>
          </w:divBdr>
        </w:div>
        <w:div w:id="1713076248">
          <w:marLeft w:val="640"/>
          <w:marRight w:val="0"/>
          <w:marTop w:val="0"/>
          <w:marBottom w:val="0"/>
          <w:divBdr>
            <w:top w:val="none" w:sz="0" w:space="0" w:color="auto"/>
            <w:left w:val="none" w:sz="0" w:space="0" w:color="auto"/>
            <w:bottom w:val="none" w:sz="0" w:space="0" w:color="auto"/>
            <w:right w:val="none" w:sz="0" w:space="0" w:color="auto"/>
          </w:divBdr>
        </w:div>
        <w:div w:id="1722749836">
          <w:marLeft w:val="640"/>
          <w:marRight w:val="0"/>
          <w:marTop w:val="0"/>
          <w:marBottom w:val="0"/>
          <w:divBdr>
            <w:top w:val="none" w:sz="0" w:space="0" w:color="auto"/>
            <w:left w:val="none" w:sz="0" w:space="0" w:color="auto"/>
            <w:bottom w:val="none" w:sz="0" w:space="0" w:color="auto"/>
            <w:right w:val="none" w:sz="0" w:space="0" w:color="auto"/>
          </w:divBdr>
        </w:div>
        <w:div w:id="1778796786">
          <w:marLeft w:val="640"/>
          <w:marRight w:val="0"/>
          <w:marTop w:val="0"/>
          <w:marBottom w:val="0"/>
          <w:divBdr>
            <w:top w:val="none" w:sz="0" w:space="0" w:color="auto"/>
            <w:left w:val="none" w:sz="0" w:space="0" w:color="auto"/>
            <w:bottom w:val="none" w:sz="0" w:space="0" w:color="auto"/>
            <w:right w:val="none" w:sz="0" w:space="0" w:color="auto"/>
          </w:divBdr>
        </w:div>
        <w:div w:id="1851530862">
          <w:marLeft w:val="640"/>
          <w:marRight w:val="0"/>
          <w:marTop w:val="0"/>
          <w:marBottom w:val="0"/>
          <w:divBdr>
            <w:top w:val="none" w:sz="0" w:space="0" w:color="auto"/>
            <w:left w:val="none" w:sz="0" w:space="0" w:color="auto"/>
            <w:bottom w:val="none" w:sz="0" w:space="0" w:color="auto"/>
            <w:right w:val="none" w:sz="0" w:space="0" w:color="auto"/>
          </w:divBdr>
        </w:div>
        <w:div w:id="1872186246">
          <w:marLeft w:val="640"/>
          <w:marRight w:val="0"/>
          <w:marTop w:val="0"/>
          <w:marBottom w:val="0"/>
          <w:divBdr>
            <w:top w:val="none" w:sz="0" w:space="0" w:color="auto"/>
            <w:left w:val="none" w:sz="0" w:space="0" w:color="auto"/>
            <w:bottom w:val="none" w:sz="0" w:space="0" w:color="auto"/>
            <w:right w:val="none" w:sz="0" w:space="0" w:color="auto"/>
          </w:divBdr>
        </w:div>
        <w:div w:id="1942372894">
          <w:marLeft w:val="640"/>
          <w:marRight w:val="0"/>
          <w:marTop w:val="0"/>
          <w:marBottom w:val="0"/>
          <w:divBdr>
            <w:top w:val="none" w:sz="0" w:space="0" w:color="auto"/>
            <w:left w:val="none" w:sz="0" w:space="0" w:color="auto"/>
            <w:bottom w:val="none" w:sz="0" w:space="0" w:color="auto"/>
            <w:right w:val="none" w:sz="0" w:space="0" w:color="auto"/>
          </w:divBdr>
        </w:div>
      </w:divsChild>
    </w:div>
    <w:div w:id="1038236993">
      <w:bodyDiv w:val="1"/>
      <w:marLeft w:val="0"/>
      <w:marRight w:val="0"/>
      <w:marTop w:val="0"/>
      <w:marBottom w:val="0"/>
      <w:divBdr>
        <w:top w:val="none" w:sz="0" w:space="0" w:color="auto"/>
        <w:left w:val="none" w:sz="0" w:space="0" w:color="auto"/>
        <w:bottom w:val="none" w:sz="0" w:space="0" w:color="auto"/>
        <w:right w:val="none" w:sz="0" w:space="0" w:color="auto"/>
      </w:divBdr>
    </w:div>
    <w:div w:id="1039890993">
      <w:bodyDiv w:val="1"/>
      <w:marLeft w:val="0"/>
      <w:marRight w:val="0"/>
      <w:marTop w:val="0"/>
      <w:marBottom w:val="0"/>
      <w:divBdr>
        <w:top w:val="none" w:sz="0" w:space="0" w:color="auto"/>
        <w:left w:val="none" w:sz="0" w:space="0" w:color="auto"/>
        <w:bottom w:val="none" w:sz="0" w:space="0" w:color="auto"/>
        <w:right w:val="none" w:sz="0" w:space="0" w:color="auto"/>
      </w:divBdr>
      <w:divsChild>
        <w:div w:id="163670340">
          <w:marLeft w:val="640"/>
          <w:marRight w:val="0"/>
          <w:marTop w:val="0"/>
          <w:marBottom w:val="0"/>
          <w:divBdr>
            <w:top w:val="none" w:sz="0" w:space="0" w:color="auto"/>
            <w:left w:val="none" w:sz="0" w:space="0" w:color="auto"/>
            <w:bottom w:val="none" w:sz="0" w:space="0" w:color="auto"/>
            <w:right w:val="none" w:sz="0" w:space="0" w:color="auto"/>
          </w:divBdr>
        </w:div>
        <w:div w:id="242108265">
          <w:marLeft w:val="640"/>
          <w:marRight w:val="0"/>
          <w:marTop w:val="0"/>
          <w:marBottom w:val="0"/>
          <w:divBdr>
            <w:top w:val="none" w:sz="0" w:space="0" w:color="auto"/>
            <w:left w:val="none" w:sz="0" w:space="0" w:color="auto"/>
            <w:bottom w:val="none" w:sz="0" w:space="0" w:color="auto"/>
            <w:right w:val="none" w:sz="0" w:space="0" w:color="auto"/>
          </w:divBdr>
        </w:div>
        <w:div w:id="308367622">
          <w:marLeft w:val="640"/>
          <w:marRight w:val="0"/>
          <w:marTop w:val="0"/>
          <w:marBottom w:val="0"/>
          <w:divBdr>
            <w:top w:val="none" w:sz="0" w:space="0" w:color="auto"/>
            <w:left w:val="none" w:sz="0" w:space="0" w:color="auto"/>
            <w:bottom w:val="none" w:sz="0" w:space="0" w:color="auto"/>
            <w:right w:val="none" w:sz="0" w:space="0" w:color="auto"/>
          </w:divBdr>
        </w:div>
        <w:div w:id="358748126">
          <w:marLeft w:val="640"/>
          <w:marRight w:val="0"/>
          <w:marTop w:val="0"/>
          <w:marBottom w:val="0"/>
          <w:divBdr>
            <w:top w:val="none" w:sz="0" w:space="0" w:color="auto"/>
            <w:left w:val="none" w:sz="0" w:space="0" w:color="auto"/>
            <w:bottom w:val="none" w:sz="0" w:space="0" w:color="auto"/>
            <w:right w:val="none" w:sz="0" w:space="0" w:color="auto"/>
          </w:divBdr>
        </w:div>
        <w:div w:id="446391842">
          <w:marLeft w:val="640"/>
          <w:marRight w:val="0"/>
          <w:marTop w:val="0"/>
          <w:marBottom w:val="0"/>
          <w:divBdr>
            <w:top w:val="none" w:sz="0" w:space="0" w:color="auto"/>
            <w:left w:val="none" w:sz="0" w:space="0" w:color="auto"/>
            <w:bottom w:val="none" w:sz="0" w:space="0" w:color="auto"/>
            <w:right w:val="none" w:sz="0" w:space="0" w:color="auto"/>
          </w:divBdr>
        </w:div>
        <w:div w:id="529337390">
          <w:marLeft w:val="640"/>
          <w:marRight w:val="0"/>
          <w:marTop w:val="0"/>
          <w:marBottom w:val="0"/>
          <w:divBdr>
            <w:top w:val="none" w:sz="0" w:space="0" w:color="auto"/>
            <w:left w:val="none" w:sz="0" w:space="0" w:color="auto"/>
            <w:bottom w:val="none" w:sz="0" w:space="0" w:color="auto"/>
            <w:right w:val="none" w:sz="0" w:space="0" w:color="auto"/>
          </w:divBdr>
        </w:div>
        <w:div w:id="550726983">
          <w:marLeft w:val="640"/>
          <w:marRight w:val="0"/>
          <w:marTop w:val="0"/>
          <w:marBottom w:val="0"/>
          <w:divBdr>
            <w:top w:val="none" w:sz="0" w:space="0" w:color="auto"/>
            <w:left w:val="none" w:sz="0" w:space="0" w:color="auto"/>
            <w:bottom w:val="none" w:sz="0" w:space="0" w:color="auto"/>
            <w:right w:val="none" w:sz="0" w:space="0" w:color="auto"/>
          </w:divBdr>
        </w:div>
        <w:div w:id="577709927">
          <w:marLeft w:val="640"/>
          <w:marRight w:val="0"/>
          <w:marTop w:val="0"/>
          <w:marBottom w:val="0"/>
          <w:divBdr>
            <w:top w:val="none" w:sz="0" w:space="0" w:color="auto"/>
            <w:left w:val="none" w:sz="0" w:space="0" w:color="auto"/>
            <w:bottom w:val="none" w:sz="0" w:space="0" w:color="auto"/>
            <w:right w:val="none" w:sz="0" w:space="0" w:color="auto"/>
          </w:divBdr>
        </w:div>
        <w:div w:id="647320411">
          <w:marLeft w:val="640"/>
          <w:marRight w:val="0"/>
          <w:marTop w:val="0"/>
          <w:marBottom w:val="0"/>
          <w:divBdr>
            <w:top w:val="none" w:sz="0" w:space="0" w:color="auto"/>
            <w:left w:val="none" w:sz="0" w:space="0" w:color="auto"/>
            <w:bottom w:val="none" w:sz="0" w:space="0" w:color="auto"/>
            <w:right w:val="none" w:sz="0" w:space="0" w:color="auto"/>
          </w:divBdr>
        </w:div>
        <w:div w:id="680279954">
          <w:marLeft w:val="640"/>
          <w:marRight w:val="0"/>
          <w:marTop w:val="0"/>
          <w:marBottom w:val="0"/>
          <w:divBdr>
            <w:top w:val="none" w:sz="0" w:space="0" w:color="auto"/>
            <w:left w:val="none" w:sz="0" w:space="0" w:color="auto"/>
            <w:bottom w:val="none" w:sz="0" w:space="0" w:color="auto"/>
            <w:right w:val="none" w:sz="0" w:space="0" w:color="auto"/>
          </w:divBdr>
        </w:div>
        <w:div w:id="824013821">
          <w:marLeft w:val="640"/>
          <w:marRight w:val="0"/>
          <w:marTop w:val="0"/>
          <w:marBottom w:val="0"/>
          <w:divBdr>
            <w:top w:val="none" w:sz="0" w:space="0" w:color="auto"/>
            <w:left w:val="none" w:sz="0" w:space="0" w:color="auto"/>
            <w:bottom w:val="none" w:sz="0" w:space="0" w:color="auto"/>
            <w:right w:val="none" w:sz="0" w:space="0" w:color="auto"/>
          </w:divBdr>
        </w:div>
        <w:div w:id="943652893">
          <w:marLeft w:val="640"/>
          <w:marRight w:val="0"/>
          <w:marTop w:val="0"/>
          <w:marBottom w:val="0"/>
          <w:divBdr>
            <w:top w:val="none" w:sz="0" w:space="0" w:color="auto"/>
            <w:left w:val="none" w:sz="0" w:space="0" w:color="auto"/>
            <w:bottom w:val="none" w:sz="0" w:space="0" w:color="auto"/>
            <w:right w:val="none" w:sz="0" w:space="0" w:color="auto"/>
          </w:divBdr>
        </w:div>
        <w:div w:id="1189560261">
          <w:marLeft w:val="640"/>
          <w:marRight w:val="0"/>
          <w:marTop w:val="0"/>
          <w:marBottom w:val="0"/>
          <w:divBdr>
            <w:top w:val="none" w:sz="0" w:space="0" w:color="auto"/>
            <w:left w:val="none" w:sz="0" w:space="0" w:color="auto"/>
            <w:bottom w:val="none" w:sz="0" w:space="0" w:color="auto"/>
            <w:right w:val="none" w:sz="0" w:space="0" w:color="auto"/>
          </w:divBdr>
        </w:div>
        <w:div w:id="1214578976">
          <w:marLeft w:val="640"/>
          <w:marRight w:val="0"/>
          <w:marTop w:val="0"/>
          <w:marBottom w:val="0"/>
          <w:divBdr>
            <w:top w:val="none" w:sz="0" w:space="0" w:color="auto"/>
            <w:left w:val="none" w:sz="0" w:space="0" w:color="auto"/>
            <w:bottom w:val="none" w:sz="0" w:space="0" w:color="auto"/>
            <w:right w:val="none" w:sz="0" w:space="0" w:color="auto"/>
          </w:divBdr>
        </w:div>
        <w:div w:id="1279415805">
          <w:marLeft w:val="640"/>
          <w:marRight w:val="0"/>
          <w:marTop w:val="0"/>
          <w:marBottom w:val="0"/>
          <w:divBdr>
            <w:top w:val="none" w:sz="0" w:space="0" w:color="auto"/>
            <w:left w:val="none" w:sz="0" w:space="0" w:color="auto"/>
            <w:bottom w:val="none" w:sz="0" w:space="0" w:color="auto"/>
            <w:right w:val="none" w:sz="0" w:space="0" w:color="auto"/>
          </w:divBdr>
        </w:div>
        <w:div w:id="1325930994">
          <w:marLeft w:val="640"/>
          <w:marRight w:val="0"/>
          <w:marTop w:val="0"/>
          <w:marBottom w:val="0"/>
          <w:divBdr>
            <w:top w:val="none" w:sz="0" w:space="0" w:color="auto"/>
            <w:left w:val="none" w:sz="0" w:space="0" w:color="auto"/>
            <w:bottom w:val="none" w:sz="0" w:space="0" w:color="auto"/>
            <w:right w:val="none" w:sz="0" w:space="0" w:color="auto"/>
          </w:divBdr>
        </w:div>
        <w:div w:id="1469325502">
          <w:marLeft w:val="640"/>
          <w:marRight w:val="0"/>
          <w:marTop w:val="0"/>
          <w:marBottom w:val="0"/>
          <w:divBdr>
            <w:top w:val="none" w:sz="0" w:space="0" w:color="auto"/>
            <w:left w:val="none" w:sz="0" w:space="0" w:color="auto"/>
            <w:bottom w:val="none" w:sz="0" w:space="0" w:color="auto"/>
            <w:right w:val="none" w:sz="0" w:space="0" w:color="auto"/>
          </w:divBdr>
        </w:div>
        <w:div w:id="1515415968">
          <w:marLeft w:val="640"/>
          <w:marRight w:val="0"/>
          <w:marTop w:val="0"/>
          <w:marBottom w:val="0"/>
          <w:divBdr>
            <w:top w:val="none" w:sz="0" w:space="0" w:color="auto"/>
            <w:left w:val="none" w:sz="0" w:space="0" w:color="auto"/>
            <w:bottom w:val="none" w:sz="0" w:space="0" w:color="auto"/>
            <w:right w:val="none" w:sz="0" w:space="0" w:color="auto"/>
          </w:divBdr>
        </w:div>
        <w:div w:id="1624847441">
          <w:marLeft w:val="640"/>
          <w:marRight w:val="0"/>
          <w:marTop w:val="0"/>
          <w:marBottom w:val="0"/>
          <w:divBdr>
            <w:top w:val="none" w:sz="0" w:space="0" w:color="auto"/>
            <w:left w:val="none" w:sz="0" w:space="0" w:color="auto"/>
            <w:bottom w:val="none" w:sz="0" w:space="0" w:color="auto"/>
            <w:right w:val="none" w:sz="0" w:space="0" w:color="auto"/>
          </w:divBdr>
        </w:div>
        <w:div w:id="1640963768">
          <w:marLeft w:val="640"/>
          <w:marRight w:val="0"/>
          <w:marTop w:val="0"/>
          <w:marBottom w:val="0"/>
          <w:divBdr>
            <w:top w:val="none" w:sz="0" w:space="0" w:color="auto"/>
            <w:left w:val="none" w:sz="0" w:space="0" w:color="auto"/>
            <w:bottom w:val="none" w:sz="0" w:space="0" w:color="auto"/>
            <w:right w:val="none" w:sz="0" w:space="0" w:color="auto"/>
          </w:divBdr>
        </w:div>
        <w:div w:id="1657490157">
          <w:marLeft w:val="640"/>
          <w:marRight w:val="0"/>
          <w:marTop w:val="0"/>
          <w:marBottom w:val="0"/>
          <w:divBdr>
            <w:top w:val="none" w:sz="0" w:space="0" w:color="auto"/>
            <w:left w:val="none" w:sz="0" w:space="0" w:color="auto"/>
            <w:bottom w:val="none" w:sz="0" w:space="0" w:color="auto"/>
            <w:right w:val="none" w:sz="0" w:space="0" w:color="auto"/>
          </w:divBdr>
        </w:div>
        <w:div w:id="1709260921">
          <w:marLeft w:val="640"/>
          <w:marRight w:val="0"/>
          <w:marTop w:val="0"/>
          <w:marBottom w:val="0"/>
          <w:divBdr>
            <w:top w:val="none" w:sz="0" w:space="0" w:color="auto"/>
            <w:left w:val="none" w:sz="0" w:space="0" w:color="auto"/>
            <w:bottom w:val="none" w:sz="0" w:space="0" w:color="auto"/>
            <w:right w:val="none" w:sz="0" w:space="0" w:color="auto"/>
          </w:divBdr>
        </w:div>
        <w:div w:id="1854801064">
          <w:marLeft w:val="640"/>
          <w:marRight w:val="0"/>
          <w:marTop w:val="0"/>
          <w:marBottom w:val="0"/>
          <w:divBdr>
            <w:top w:val="none" w:sz="0" w:space="0" w:color="auto"/>
            <w:left w:val="none" w:sz="0" w:space="0" w:color="auto"/>
            <w:bottom w:val="none" w:sz="0" w:space="0" w:color="auto"/>
            <w:right w:val="none" w:sz="0" w:space="0" w:color="auto"/>
          </w:divBdr>
        </w:div>
        <w:div w:id="1901093269">
          <w:marLeft w:val="640"/>
          <w:marRight w:val="0"/>
          <w:marTop w:val="0"/>
          <w:marBottom w:val="0"/>
          <w:divBdr>
            <w:top w:val="none" w:sz="0" w:space="0" w:color="auto"/>
            <w:left w:val="none" w:sz="0" w:space="0" w:color="auto"/>
            <w:bottom w:val="none" w:sz="0" w:space="0" w:color="auto"/>
            <w:right w:val="none" w:sz="0" w:space="0" w:color="auto"/>
          </w:divBdr>
        </w:div>
        <w:div w:id="1914047207">
          <w:marLeft w:val="640"/>
          <w:marRight w:val="0"/>
          <w:marTop w:val="0"/>
          <w:marBottom w:val="0"/>
          <w:divBdr>
            <w:top w:val="none" w:sz="0" w:space="0" w:color="auto"/>
            <w:left w:val="none" w:sz="0" w:space="0" w:color="auto"/>
            <w:bottom w:val="none" w:sz="0" w:space="0" w:color="auto"/>
            <w:right w:val="none" w:sz="0" w:space="0" w:color="auto"/>
          </w:divBdr>
        </w:div>
        <w:div w:id="1934505346">
          <w:marLeft w:val="640"/>
          <w:marRight w:val="0"/>
          <w:marTop w:val="0"/>
          <w:marBottom w:val="0"/>
          <w:divBdr>
            <w:top w:val="none" w:sz="0" w:space="0" w:color="auto"/>
            <w:left w:val="none" w:sz="0" w:space="0" w:color="auto"/>
            <w:bottom w:val="none" w:sz="0" w:space="0" w:color="auto"/>
            <w:right w:val="none" w:sz="0" w:space="0" w:color="auto"/>
          </w:divBdr>
        </w:div>
        <w:div w:id="2071492626">
          <w:marLeft w:val="640"/>
          <w:marRight w:val="0"/>
          <w:marTop w:val="0"/>
          <w:marBottom w:val="0"/>
          <w:divBdr>
            <w:top w:val="none" w:sz="0" w:space="0" w:color="auto"/>
            <w:left w:val="none" w:sz="0" w:space="0" w:color="auto"/>
            <w:bottom w:val="none" w:sz="0" w:space="0" w:color="auto"/>
            <w:right w:val="none" w:sz="0" w:space="0" w:color="auto"/>
          </w:divBdr>
        </w:div>
      </w:divsChild>
    </w:div>
    <w:div w:id="1044207912">
      <w:bodyDiv w:val="1"/>
      <w:marLeft w:val="0"/>
      <w:marRight w:val="0"/>
      <w:marTop w:val="0"/>
      <w:marBottom w:val="0"/>
      <w:divBdr>
        <w:top w:val="none" w:sz="0" w:space="0" w:color="auto"/>
        <w:left w:val="none" w:sz="0" w:space="0" w:color="auto"/>
        <w:bottom w:val="none" w:sz="0" w:space="0" w:color="auto"/>
        <w:right w:val="none" w:sz="0" w:space="0" w:color="auto"/>
      </w:divBdr>
      <w:divsChild>
        <w:div w:id="4018517">
          <w:marLeft w:val="640"/>
          <w:marRight w:val="0"/>
          <w:marTop w:val="0"/>
          <w:marBottom w:val="0"/>
          <w:divBdr>
            <w:top w:val="none" w:sz="0" w:space="0" w:color="auto"/>
            <w:left w:val="none" w:sz="0" w:space="0" w:color="auto"/>
            <w:bottom w:val="none" w:sz="0" w:space="0" w:color="auto"/>
            <w:right w:val="none" w:sz="0" w:space="0" w:color="auto"/>
          </w:divBdr>
        </w:div>
        <w:div w:id="33191496">
          <w:marLeft w:val="640"/>
          <w:marRight w:val="0"/>
          <w:marTop w:val="0"/>
          <w:marBottom w:val="0"/>
          <w:divBdr>
            <w:top w:val="none" w:sz="0" w:space="0" w:color="auto"/>
            <w:left w:val="none" w:sz="0" w:space="0" w:color="auto"/>
            <w:bottom w:val="none" w:sz="0" w:space="0" w:color="auto"/>
            <w:right w:val="none" w:sz="0" w:space="0" w:color="auto"/>
          </w:divBdr>
        </w:div>
        <w:div w:id="74981636">
          <w:marLeft w:val="640"/>
          <w:marRight w:val="0"/>
          <w:marTop w:val="0"/>
          <w:marBottom w:val="0"/>
          <w:divBdr>
            <w:top w:val="none" w:sz="0" w:space="0" w:color="auto"/>
            <w:left w:val="none" w:sz="0" w:space="0" w:color="auto"/>
            <w:bottom w:val="none" w:sz="0" w:space="0" w:color="auto"/>
            <w:right w:val="none" w:sz="0" w:space="0" w:color="auto"/>
          </w:divBdr>
        </w:div>
        <w:div w:id="120460892">
          <w:marLeft w:val="640"/>
          <w:marRight w:val="0"/>
          <w:marTop w:val="0"/>
          <w:marBottom w:val="0"/>
          <w:divBdr>
            <w:top w:val="none" w:sz="0" w:space="0" w:color="auto"/>
            <w:left w:val="none" w:sz="0" w:space="0" w:color="auto"/>
            <w:bottom w:val="none" w:sz="0" w:space="0" w:color="auto"/>
            <w:right w:val="none" w:sz="0" w:space="0" w:color="auto"/>
          </w:divBdr>
        </w:div>
        <w:div w:id="379210293">
          <w:marLeft w:val="640"/>
          <w:marRight w:val="0"/>
          <w:marTop w:val="0"/>
          <w:marBottom w:val="0"/>
          <w:divBdr>
            <w:top w:val="none" w:sz="0" w:space="0" w:color="auto"/>
            <w:left w:val="none" w:sz="0" w:space="0" w:color="auto"/>
            <w:bottom w:val="none" w:sz="0" w:space="0" w:color="auto"/>
            <w:right w:val="none" w:sz="0" w:space="0" w:color="auto"/>
          </w:divBdr>
        </w:div>
        <w:div w:id="412897575">
          <w:marLeft w:val="640"/>
          <w:marRight w:val="0"/>
          <w:marTop w:val="0"/>
          <w:marBottom w:val="0"/>
          <w:divBdr>
            <w:top w:val="none" w:sz="0" w:space="0" w:color="auto"/>
            <w:left w:val="none" w:sz="0" w:space="0" w:color="auto"/>
            <w:bottom w:val="none" w:sz="0" w:space="0" w:color="auto"/>
            <w:right w:val="none" w:sz="0" w:space="0" w:color="auto"/>
          </w:divBdr>
        </w:div>
        <w:div w:id="431245144">
          <w:marLeft w:val="640"/>
          <w:marRight w:val="0"/>
          <w:marTop w:val="0"/>
          <w:marBottom w:val="0"/>
          <w:divBdr>
            <w:top w:val="none" w:sz="0" w:space="0" w:color="auto"/>
            <w:left w:val="none" w:sz="0" w:space="0" w:color="auto"/>
            <w:bottom w:val="none" w:sz="0" w:space="0" w:color="auto"/>
            <w:right w:val="none" w:sz="0" w:space="0" w:color="auto"/>
          </w:divBdr>
        </w:div>
        <w:div w:id="452865632">
          <w:marLeft w:val="640"/>
          <w:marRight w:val="0"/>
          <w:marTop w:val="0"/>
          <w:marBottom w:val="0"/>
          <w:divBdr>
            <w:top w:val="none" w:sz="0" w:space="0" w:color="auto"/>
            <w:left w:val="none" w:sz="0" w:space="0" w:color="auto"/>
            <w:bottom w:val="none" w:sz="0" w:space="0" w:color="auto"/>
            <w:right w:val="none" w:sz="0" w:space="0" w:color="auto"/>
          </w:divBdr>
        </w:div>
        <w:div w:id="512840401">
          <w:marLeft w:val="640"/>
          <w:marRight w:val="0"/>
          <w:marTop w:val="0"/>
          <w:marBottom w:val="0"/>
          <w:divBdr>
            <w:top w:val="none" w:sz="0" w:space="0" w:color="auto"/>
            <w:left w:val="none" w:sz="0" w:space="0" w:color="auto"/>
            <w:bottom w:val="none" w:sz="0" w:space="0" w:color="auto"/>
            <w:right w:val="none" w:sz="0" w:space="0" w:color="auto"/>
          </w:divBdr>
        </w:div>
        <w:div w:id="538661312">
          <w:marLeft w:val="640"/>
          <w:marRight w:val="0"/>
          <w:marTop w:val="0"/>
          <w:marBottom w:val="0"/>
          <w:divBdr>
            <w:top w:val="none" w:sz="0" w:space="0" w:color="auto"/>
            <w:left w:val="none" w:sz="0" w:space="0" w:color="auto"/>
            <w:bottom w:val="none" w:sz="0" w:space="0" w:color="auto"/>
            <w:right w:val="none" w:sz="0" w:space="0" w:color="auto"/>
          </w:divBdr>
        </w:div>
        <w:div w:id="618148292">
          <w:marLeft w:val="640"/>
          <w:marRight w:val="0"/>
          <w:marTop w:val="0"/>
          <w:marBottom w:val="0"/>
          <w:divBdr>
            <w:top w:val="none" w:sz="0" w:space="0" w:color="auto"/>
            <w:left w:val="none" w:sz="0" w:space="0" w:color="auto"/>
            <w:bottom w:val="none" w:sz="0" w:space="0" w:color="auto"/>
            <w:right w:val="none" w:sz="0" w:space="0" w:color="auto"/>
          </w:divBdr>
        </w:div>
        <w:div w:id="649411048">
          <w:marLeft w:val="640"/>
          <w:marRight w:val="0"/>
          <w:marTop w:val="0"/>
          <w:marBottom w:val="0"/>
          <w:divBdr>
            <w:top w:val="none" w:sz="0" w:space="0" w:color="auto"/>
            <w:left w:val="none" w:sz="0" w:space="0" w:color="auto"/>
            <w:bottom w:val="none" w:sz="0" w:space="0" w:color="auto"/>
            <w:right w:val="none" w:sz="0" w:space="0" w:color="auto"/>
          </w:divBdr>
        </w:div>
        <w:div w:id="708838632">
          <w:marLeft w:val="640"/>
          <w:marRight w:val="0"/>
          <w:marTop w:val="0"/>
          <w:marBottom w:val="0"/>
          <w:divBdr>
            <w:top w:val="none" w:sz="0" w:space="0" w:color="auto"/>
            <w:left w:val="none" w:sz="0" w:space="0" w:color="auto"/>
            <w:bottom w:val="none" w:sz="0" w:space="0" w:color="auto"/>
            <w:right w:val="none" w:sz="0" w:space="0" w:color="auto"/>
          </w:divBdr>
        </w:div>
        <w:div w:id="712854178">
          <w:marLeft w:val="640"/>
          <w:marRight w:val="0"/>
          <w:marTop w:val="0"/>
          <w:marBottom w:val="0"/>
          <w:divBdr>
            <w:top w:val="none" w:sz="0" w:space="0" w:color="auto"/>
            <w:left w:val="none" w:sz="0" w:space="0" w:color="auto"/>
            <w:bottom w:val="none" w:sz="0" w:space="0" w:color="auto"/>
            <w:right w:val="none" w:sz="0" w:space="0" w:color="auto"/>
          </w:divBdr>
        </w:div>
        <w:div w:id="718746490">
          <w:marLeft w:val="640"/>
          <w:marRight w:val="0"/>
          <w:marTop w:val="0"/>
          <w:marBottom w:val="0"/>
          <w:divBdr>
            <w:top w:val="none" w:sz="0" w:space="0" w:color="auto"/>
            <w:left w:val="none" w:sz="0" w:space="0" w:color="auto"/>
            <w:bottom w:val="none" w:sz="0" w:space="0" w:color="auto"/>
            <w:right w:val="none" w:sz="0" w:space="0" w:color="auto"/>
          </w:divBdr>
        </w:div>
        <w:div w:id="760952040">
          <w:marLeft w:val="640"/>
          <w:marRight w:val="0"/>
          <w:marTop w:val="0"/>
          <w:marBottom w:val="0"/>
          <w:divBdr>
            <w:top w:val="none" w:sz="0" w:space="0" w:color="auto"/>
            <w:left w:val="none" w:sz="0" w:space="0" w:color="auto"/>
            <w:bottom w:val="none" w:sz="0" w:space="0" w:color="auto"/>
            <w:right w:val="none" w:sz="0" w:space="0" w:color="auto"/>
          </w:divBdr>
        </w:div>
        <w:div w:id="844199962">
          <w:marLeft w:val="640"/>
          <w:marRight w:val="0"/>
          <w:marTop w:val="0"/>
          <w:marBottom w:val="0"/>
          <w:divBdr>
            <w:top w:val="none" w:sz="0" w:space="0" w:color="auto"/>
            <w:left w:val="none" w:sz="0" w:space="0" w:color="auto"/>
            <w:bottom w:val="none" w:sz="0" w:space="0" w:color="auto"/>
            <w:right w:val="none" w:sz="0" w:space="0" w:color="auto"/>
          </w:divBdr>
        </w:div>
        <w:div w:id="887958584">
          <w:marLeft w:val="640"/>
          <w:marRight w:val="0"/>
          <w:marTop w:val="0"/>
          <w:marBottom w:val="0"/>
          <w:divBdr>
            <w:top w:val="none" w:sz="0" w:space="0" w:color="auto"/>
            <w:left w:val="none" w:sz="0" w:space="0" w:color="auto"/>
            <w:bottom w:val="none" w:sz="0" w:space="0" w:color="auto"/>
            <w:right w:val="none" w:sz="0" w:space="0" w:color="auto"/>
          </w:divBdr>
        </w:div>
        <w:div w:id="992872328">
          <w:marLeft w:val="640"/>
          <w:marRight w:val="0"/>
          <w:marTop w:val="0"/>
          <w:marBottom w:val="0"/>
          <w:divBdr>
            <w:top w:val="none" w:sz="0" w:space="0" w:color="auto"/>
            <w:left w:val="none" w:sz="0" w:space="0" w:color="auto"/>
            <w:bottom w:val="none" w:sz="0" w:space="0" w:color="auto"/>
            <w:right w:val="none" w:sz="0" w:space="0" w:color="auto"/>
          </w:divBdr>
        </w:div>
        <w:div w:id="1074007213">
          <w:marLeft w:val="640"/>
          <w:marRight w:val="0"/>
          <w:marTop w:val="0"/>
          <w:marBottom w:val="0"/>
          <w:divBdr>
            <w:top w:val="none" w:sz="0" w:space="0" w:color="auto"/>
            <w:left w:val="none" w:sz="0" w:space="0" w:color="auto"/>
            <w:bottom w:val="none" w:sz="0" w:space="0" w:color="auto"/>
            <w:right w:val="none" w:sz="0" w:space="0" w:color="auto"/>
          </w:divBdr>
        </w:div>
        <w:div w:id="1165125265">
          <w:marLeft w:val="640"/>
          <w:marRight w:val="0"/>
          <w:marTop w:val="0"/>
          <w:marBottom w:val="0"/>
          <w:divBdr>
            <w:top w:val="none" w:sz="0" w:space="0" w:color="auto"/>
            <w:left w:val="none" w:sz="0" w:space="0" w:color="auto"/>
            <w:bottom w:val="none" w:sz="0" w:space="0" w:color="auto"/>
            <w:right w:val="none" w:sz="0" w:space="0" w:color="auto"/>
          </w:divBdr>
        </w:div>
        <w:div w:id="1202671948">
          <w:marLeft w:val="640"/>
          <w:marRight w:val="0"/>
          <w:marTop w:val="0"/>
          <w:marBottom w:val="0"/>
          <w:divBdr>
            <w:top w:val="none" w:sz="0" w:space="0" w:color="auto"/>
            <w:left w:val="none" w:sz="0" w:space="0" w:color="auto"/>
            <w:bottom w:val="none" w:sz="0" w:space="0" w:color="auto"/>
            <w:right w:val="none" w:sz="0" w:space="0" w:color="auto"/>
          </w:divBdr>
        </w:div>
        <w:div w:id="1225870398">
          <w:marLeft w:val="640"/>
          <w:marRight w:val="0"/>
          <w:marTop w:val="0"/>
          <w:marBottom w:val="0"/>
          <w:divBdr>
            <w:top w:val="none" w:sz="0" w:space="0" w:color="auto"/>
            <w:left w:val="none" w:sz="0" w:space="0" w:color="auto"/>
            <w:bottom w:val="none" w:sz="0" w:space="0" w:color="auto"/>
            <w:right w:val="none" w:sz="0" w:space="0" w:color="auto"/>
          </w:divBdr>
        </w:div>
        <w:div w:id="1235702484">
          <w:marLeft w:val="640"/>
          <w:marRight w:val="0"/>
          <w:marTop w:val="0"/>
          <w:marBottom w:val="0"/>
          <w:divBdr>
            <w:top w:val="none" w:sz="0" w:space="0" w:color="auto"/>
            <w:left w:val="none" w:sz="0" w:space="0" w:color="auto"/>
            <w:bottom w:val="none" w:sz="0" w:space="0" w:color="auto"/>
            <w:right w:val="none" w:sz="0" w:space="0" w:color="auto"/>
          </w:divBdr>
        </w:div>
        <w:div w:id="1268540131">
          <w:marLeft w:val="640"/>
          <w:marRight w:val="0"/>
          <w:marTop w:val="0"/>
          <w:marBottom w:val="0"/>
          <w:divBdr>
            <w:top w:val="none" w:sz="0" w:space="0" w:color="auto"/>
            <w:left w:val="none" w:sz="0" w:space="0" w:color="auto"/>
            <w:bottom w:val="none" w:sz="0" w:space="0" w:color="auto"/>
            <w:right w:val="none" w:sz="0" w:space="0" w:color="auto"/>
          </w:divBdr>
        </w:div>
        <w:div w:id="1280527458">
          <w:marLeft w:val="640"/>
          <w:marRight w:val="0"/>
          <w:marTop w:val="0"/>
          <w:marBottom w:val="0"/>
          <w:divBdr>
            <w:top w:val="none" w:sz="0" w:space="0" w:color="auto"/>
            <w:left w:val="none" w:sz="0" w:space="0" w:color="auto"/>
            <w:bottom w:val="none" w:sz="0" w:space="0" w:color="auto"/>
            <w:right w:val="none" w:sz="0" w:space="0" w:color="auto"/>
          </w:divBdr>
        </w:div>
        <w:div w:id="1308511332">
          <w:marLeft w:val="640"/>
          <w:marRight w:val="0"/>
          <w:marTop w:val="0"/>
          <w:marBottom w:val="0"/>
          <w:divBdr>
            <w:top w:val="none" w:sz="0" w:space="0" w:color="auto"/>
            <w:left w:val="none" w:sz="0" w:space="0" w:color="auto"/>
            <w:bottom w:val="none" w:sz="0" w:space="0" w:color="auto"/>
            <w:right w:val="none" w:sz="0" w:space="0" w:color="auto"/>
          </w:divBdr>
        </w:div>
        <w:div w:id="1315060401">
          <w:marLeft w:val="640"/>
          <w:marRight w:val="0"/>
          <w:marTop w:val="0"/>
          <w:marBottom w:val="0"/>
          <w:divBdr>
            <w:top w:val="none" w:sz="0" w:space="0" w:color="auto"/>
            <w:left w:val="none" w:sz="0" w:space="0" w:color="auto"/>
            <w:bottom w:val="none" w:sz="0" w:space="0" w:color="auto"/>
            <w:right w:val="none" w:sz="0" w:space="0" w:color="auto"/>
          </w:divBdr>
        </w:div>
        <w:div w:id="1381586471">
          <w:marLeft w:val="640"/>
          <w:marRight w:val="0"/>
          <w:marTop w:val="0"/>
          <w:marBottom w:val="0"/>
          <w:divBdr>
            <w:top w:val="none" w:sz="0" w:space="0" w:color="auto"/>
            <w:left w:val="none" w:sz="0" w:space="0" w:color="auto"/>
            <w:bottom w:val="none" w:sz="0" w:space="0" w:color="auto"/>
            <w:right w:val="none" w:sz="0" w:space="0" w:color="auto"/>
          </w:divBdr>
        </w:div>
        <w:div w:id="1449350185">
          <w:marLeft w:val="640"/>
          <w:marRight w:val="0"/>
          <w:marTop w:val="0"/>
          <w:marBottom w:val="0"/>
          <w:divBdr>
            <w:top w:val="none" w:sz="0" w:space="0" w:color="auto"/>
            <w:left w:val="none" w:sz="0" w:space="0" w:color="auto"/>
            <w:bottom w:val="none" w:sz="0" w:space="0" w:color="auto"/>
            <w:right w:val="none" w:sz="0" w:space="0" w:color="auto"/>
          </w:divBdr>
        </w:div>
        <w:div w:id="1532524123">
          <w:marLeft w:val="640"/>
          <w:marRight w:val="0"/>
          <w:marTop w:val="0"/>
          <w:marBottom w:val="0"/>
          <w:divBdr>
            <w:top w:val="none" w:sz="0" w:space="0" w:color="auto"/>
            <w:left w:val="none" w:sz="0" w:space="0" w:color="auto"/>
            <w:bottom w:val="none" w:sz="0" w:space="0" w:color="auto"/>
            <w:right w:val="none" w:sz="0" w:space="0" w:color="auto"/>
          </w:divBdr>
        </w:div>
        <w:div w:id="1553422341">
          <w:marLeft w:val="640"/>
          <w:marRight w:val="0"/>
          <w:marTop w:val="0"/>
          <w:marBottom w:val="0"/>
          <w:divBdr>
            <w:top w:val="none" w:sz="0" w:space="0" w:color="auto"/>
            <w:left w:val="none" w:sz="0" w:space="0" w:color="auto"/>
            <w:bottom w:val="none" w:sz="0" w:space="0" w:color="auto"/>
            <w:right w:val="none" w:sz="0" w:space="0" w:color="auto"/>
          </w:divBdr>
        </w:div>
        <w:div w:id="1592933784">
          <w:marLeft w:val="640"/>
          <w:marRight w:val="0"/>
          <w:marTop w:val="0"/>
          <w:marBottom w:val="0"/>
          <w:divBdr>
            <w:top w:val="none" w:sz="0" w:space="0" w:color="auto"/>
            <w:left w:val="none" w:sz="0" w:space="0" w:color="auto"/>
            <w:bottom w:val="none" w:sz="0" w:space="0" w:color="auto"/>
            <w:right w:val="none" w:sz="0" w:space="0" w:color="auto"/>
          </w:divBdr>
        </w:div>
        <w:div w:id="1628589318">
          <w:marLeft w:val="640"/>
          <w:marRight w:val="0"/>
          <w:marTop w:val="0"/>
          <w:marBottom w:val="0"/>
          <w:divBdr>
            <w:top w:val="none" w:sz="0" w:space="0" w:color="auto"/>
            <w:left w:val="none" w:sz="0" w:space="0" w:color="auto"/>
            <w:bottom w:val="none" w:sz="0" w:space="0" w:color="auto"/>
            <w:right w:val="none" w:sz="0" w:space="0" w:color="auto"/>
          </w:divBdr>
        </w:div>
        <w:div w:id="1739014933">
          <w:marLeft w:val="640"/>
          <w:marRight w:val="0"/>
          <w:marTop w:val="0"/>
          <w:marBottom w:val="0"/>
          <w:divBdr>
            <w:top w:val="none" w:sz="0" w:space="0" w:color="auto"/>
            <w:left w:val="none" w:sz="0" w:space="0" w:color="auto"/>
            <w:bottom w:val="none" w:sz="0" w:space="0" w:color="auto"/>
            <w:right w:val="none" w:sz="0" w:space="0" w:color="auto"/>
          </w:divBdr>
        </w:div>
        <w:div w:id="1751198379">
          <w:marLeft w:val="640"/>
          <w:marRight w:val="0"/>
          <w:marTop w:val="0"/>
          <w:marBottom w:val="0"/>
          <w:divBdr>
            <w:top w:val="none" w:sz="0" w:space="0" w:color="auto"/>
            <w:left w:val="none" w:sz="0" w:space="0" w:color="auto"/>
            <w:bottom w:val="none" w:sz="0" w:space="0" w:color="auto"/>
            <w:right w:val="none" w:sz="0" w:space="0" w:color="auto"/>
          </w:divBdr>
        </w:div>
        <w:div w:id="1774401329">
          <w:marLeft w:val="640"/>
          <w:marRight w:val="0"/>
          <w:marTop w:val="0"/>
          <w:marBottom w:val="0"/>
          <w:divBdr>
            <w:top w:val="none" w:sz="0" w:space="0" w:color="auto"/>
            <w:left w:val="none" w:sz="0" w:space="0" w:color="auto"/>
            <w:bottom w:val="none" w:sz="0" w:space="0" w:color="auto"/>
            <w:right w:val="none" w:sz="0" w:space="0" w:color="auto"/>
          </w:divBdr>
        </w:div>
        <w:div w:id="1801269262">
          <w:marLeft w:val="640"/>
          <w:marRight w:val="0"/>
          <w:marTop w:val="0"/>
          <w:marBottom w:val="0"/>
          <w:divBdr>
            <w:top w:val="none" w:sz="0" w:space="0" w:color="auto"/>
            <w:left w:val="none" w:sz="0" w:space="0" w:color="auto"/>
            <w:bottom w:val="none" w:sz="0" w:space="0" w:color="auto"/>
            <w:right w:val="none" w:sz="0" w:space="0" w:color="auto"/>
          </w:divBdr>
        </w:div>
        <w:div w:id="1911427351">
          <w:marLeft w:val="640"/>
          <w:marRight w:val="0"/>
          <w:marTop w:val="0"/>
          <w:marBottom w:val="0"/>
          <w:divBdr>
            <w:top w:val="none" w:sz="0" w:space="0" w:color="auto"/>
            <w:left w:val="none" w:sz="0" w:space="0" w:color="auto"/>
            <w:bottom w:val="none" w:sz="0" w:space="0" w:color="auto"/>
            <w:right w:val="none" w:sz="0" w:space="0" w:color="auto"/>
          </w:divBdr>
        </w:div>
        <w:div w:id="1925138596">
          <w:marLeft w:val="640"/>
          <w:marRight w:val="0"/>
          <w:marTop w:val="0"/>
          <w:marBottom w:val="0"/>
          <w:divBdr>
            <w:top w:val="none" w:sz="0" w:space="0" w:color="auto"/>
            <w:left w:val="none" w:sz="0" w:space="0" w:color="auto"/>
            <w:bottom w:val="none" w:sz="0" w:space="0" w:color="auto"/>
            <w:right w:val="none" w:sz="0" w:space="0" w:color="auto"/>
          </w:divBdr>
        </w:div>
        <w:div w:id="1997875876">
          <w:marLeft w:val="640"/>
          <w:marRight w:val="0"/>
          <w:marTop w:val="0"/>
          <w:marBottom w:val="0"/>
          <w:divBdr>
            <w:top w:val="none" w:sz="0" w:space="0" w:color="auto"/>
            <w:left w:val="none" w:sz="0" w:space="0" w:color="auto"/>
            <w:bottom w:val="none" w:sz="0" w:space="0" w:color="auto"/>
            <w:right w:val="none" w:sz="0" w:space="0" w:color="auto"/>
          </w:divBdr>
        </w:div>
        <w:div w:id="2027517225">
          <w:marLeft w:val="640"/>
          <w:marRight w:val="0"/>
          <w:marTop w:val="0"/>
          <w:marBottom w:val="0"/>
          <w:divBdr>
            <w:top w:val="none" w:sz="0" w:space="0" w:color="auto"/>
            <w:left w:val="none" w:sz="0" w:space="0" w:color="auto"/>
            <w:bottom w:val="none" w:sz="0" w:space="0" w:color="auto"/>
            <w:right w:val="none" w:sz="0" w:space="0" w:color="auto"/>
          </w:divBdr>
        </w:div>
        <w:div w:id="2106143503">
          <w:marLeft w:val="640"/>
          <w:marRight w:val="0"/>
          <w:marTop w:val="0"/>
          <w:marBottom w:val="0"/>
          <w:divBdr>
            <w:top w:val="none" w:sz="0" w:space="0" w:color="auto"/>
            <w:left w:val="none" w:sz="0" w:space="0" w:color="auto"/>
            <w:bottom w:val="none" w:sz="0" w:space="0" w:color="auto"/>
            <w:right w:val="none" w:sz="0" w:space="0" w:color="auto"/>
          </w:divBdr>
        </w:div>
      </w:divsChild>
    </w:div>
    <w:div w:id="1044793222">
      <w:bodyDiv w:val="1"/>
      <w:marLeft w:val="0"/>
      <w:marRight w:val="0"/>
      <w:marTop w:val="0"/>
      <w:marBottom w:val="0"/>
      <w:divBdr>
        <w:top w:val="none" w:sz="0" w:space="0" w:color="auto"/>
        <w:left w:val="none" w:sz="0" w:space="0" w:color="auto"/>
        <w:bottom w:val="none" w:sz="0" w:space="0" w:color="auto"/>
        <w:right w:val="none" w:sz="0" w:space="0" w:color="auto"/>
      </w:divBdr>
      <w:divsChild>
        <w:div w:id="39985168">
          <w:marLeft w:val="640"/>
          <w:marRight w:val="0"/>
          <w:marTop w:val="0"/>
          <w:marBottom w:val="0"/>
          <w:divBdr>
            <w:top w:val="none" w:sz="0" w:space="0" w:color="auto"/>
            <w:left w:val="none" w:sz="0" w:space="0" w:color="auto"/>
            <w:bottom w:val="none" w:sz="0" w:space="0" w:color="auto"/>
            <w:right w:val="none" w:sz="0" w:space="0" w:color="auto"/>
          </w:divBdr>
        </w:div>
        <w:div w:id="74130351">
          <w:marLeft w:val="640"/>
          <w:marRight w:val="0"/>
          <w:marTop w:val="0"/>
          <w:marBottom w:val="0"/>
          <w:divBdr>
            <w:top w:val="none" w:sz="0" w:space="0" w:color="auto"/>
            <w:left w:val="none" w:sz="0" w:space="0" w:color="auto"/>
            <w:bottom w:val="none" w:sz="0" w:space="0" w:color="auto"/>
            <w:right w:val="none" w:sz="0" w:space="0" w:color="auto"/>
          </w:divBdr>
        </w:div>
        <w:div w:id="92017947">
          <w:marLeft w:val="640"/>
          <w:marRight w:val="0"/>
          <w:marTop w:val="0"/>
          <w:marBottom w:val="0"/>
          <w:divBdr>
            <w:top w:val="none" w:sz="0" w:space="0" w:color="auto"/>
            <w:left w:val="none" w:sz="0" w:space="0" w:color="auto"/>
            <w:bottom w:val="none" w:sz="0" w:space="0" w:color="auto"/>
            <w:right w:val="none" w:sz="0" w:space="0" w:color="auto"/>
          </w:divBdr>
        </w:div>
        <w:div w:id="103035980">
          <w:marLeft w:val="640"/>
          <w:marRight w:val="0"/>
          <w:marTop w:val="0"/>
          <w:marBottom w:val="0"/>
          <w:divBdr>
            <w:top w:val="none" w:sz="0" w:space="0" w:color="auto"/>
            <w:left w:val="none" w:sz="0" w:space="0" w:color="auto"/>
            <w:bottom w:val="none" w:sz="0" w:space="0" w:color="auto"/>
            <w:right w:val="none" w:sz="0" w:space="0" w:color="auto"/>
          </w:divBdr>
        </w:div>
        <w:div w:id="114719405">
          <w:marLeft w:val="640"/>
          <w:marRight w:val="0"/>
          <w:marTop w:val="0"/>
          <w:marBottom w:val="0"/>
          <w:divBdr>
            <w:top w:val="none" w:sz="0" w:space="0" w:color="auto"/>
            <w:left w:val="none" w:sz="0" w:space="0" w:color="auto"/>
            <w:bottom w:val="none" w:sz="0" w:space="0" w:color="auto"/>
            <w:right w:val="none" w:sz="0" w:space="0" w:color="auto"/>
          </w:divBdr>
        </w:div>
        <w:div w:id="136536990">
          <w:marLeft w:val="640"/>
          <w:marRight w:val="0"/>
          <w:marTop w:val="0"/>
          <w:marBottom w:val="0"/>
          <w:divBdr>
            <w:top w:val="none" w:sz="0" w:space="0" w:color="auto"/>
            <w:left w:val="none" w:sz="0" w:space="0" w:color="auto"/>
            <w:bottom w:val="none" w:sz="0" w:space="0" w:color="auto"/>
            <w:right w:val="none" w:sz="0" w:space="0" w:color="auto"/>
          </w:divBdr>
        </w:div>
        <w:div w:id="138696483">
          <w:marLeft w:val="640"/>
          <w:marRight w:val="0"/>
          <w:marTop w:val="0"/>
          <w:marBottom w:val="0"/>
          <w:divBdr>
            <w:top w:val="none" w:sz="0" w:space="0" w:color="auto"/>
            <w:left w:val="none" w:sz="0" w:space="0" w:color="auto"/>
            <w:bottom w:val="none" w:sz="0" w:space="0" w:color="auto"/>
            <w:right w:val="none" w:sz="0" w:space="0" w:color="auto"/>
          </w:divBdr>
        </w:div>
        <w:div w:id="327683711">
          <w:marLeft w:val="640"/>
          <w:marRight w:val="0"/>
          <w:marTop w:val="0"/>
          <w:marBottom w:val="0"/>
          <w:divBdr>
            <w:top w:val="none" w:sz="0" w:space="0" w:color="auto"/>
            <w:left w:val="none" w:sz="0" w:space="0" w:color="auto"/>
            <w:bottom w:val="none" w:sz="0" w:space="0" w:color="auto"/>
            <w:right w:val="none" w:sz="0" w:space="0" w:color="auto"/>
          </w:divBdr>
        </w:div>
        <w:div w:id="337318340">
          <w:marLeft w:val="640"/>
          <w:marRight w:val="0"/>
          <w:marTop w:val="0"/>
          <w:marBottom w:val="0"/>
          <w:divBdr>
            <w:top w:val="none" w:sz="0" w:space="0" w:color="auto"/>
            <w:left w:val="none" w:sz="0" w:space="0" w:color="auto"/>
            <w:bottom w:val="none" w:sz="0" w:space="0" w:color="auto"/>
            <w:right w:val="none" w:sz="0" w:space="0" w:color="auto"/>
          </w:divBdr>
        </w:div>
        <w:div w:id="402678509">
          <w:marLeft w:val="640"/>
          <w:marRight w:val="0"/>
          <w:marTop w:val="0"/>
          <w:marBottom w:val="0"/>
          <w:divBdr>
            <w:top w:val="none" w:sz="0" w:space="0" w:color="auto"/>
            <w:left w:val="none" w:sz="0" w:space="0" w:color="auto"/>
            <w:bottom w:val="none" w:sz="0" w:space="0" w:color="auto"/>
            <w:right w:val="none" w:sz="0" w:space="0" w:color="auto"/>
          </w:divBdr>
        </w:div>
        <w:div w:id="502667373">
          <w:marLeft w:val="640"/>
          <w:marRight w:val="0"/>
          <w:marTop w:val="0"/>
          <w:marBottom w:val="0"/>
          <w:divBdr>
            <w:top w:val="none" w:sz="0" w:space="0" w:color="auto"/>
            <w:left w:val="none" w:sz="0" w:space="0" w:color="auto"/>
            <w:bottom w:val="none" w:sz="0" w:space="0" w:color="auto"/>
            <w:right w:val="none" w:sz="0" w:space="0" w:color="auto"/>
          </w:divBdr>
        </w:div>
        <w:div w:id="519977964">
          <w:marLeft w:val="640"/>
          <w:marRight w:val="0"/>
          <w:marTop w:val="0"/>
          <w:marBottom w:val="0"/>
          <w:divBdr>
            <w:top w:val="none" w:sz="0" w:space="0" w:color="auto"/>
            <w:left w:val="none" w:sz="0" w:space="0" w:color="auto"/>
            <w:bottom w:val="none" w:sz="0" w:space="0" w:color="auto"/>
            <w:right w:val="none" w:sz="0" w:space="0" w:color="auto"/>
          </w:divBdr>
        </w:div>
        <w:div w:id="571741297">
          <w:marLeft w:val="640"/>
          <w:marRight w:val="0"/>
          <w:marTop w:val="0"/>
          <w:marBottom w:val="0"/>
          <w:divBdr>
            <w:top w:val="none" w:sz="0" w:space="0" w:color="auto"/>
            <w:left w:val="none" w:sz="0" w:space="0" w:color="auto"/>
            <w:bottom w:val="none" w:sz="0" w:space="0" w:color="auto"/>
            <w:right w:val="none" w:sz="0" w:space="0" w:color="auto"/>
          </w:divBdr>
        </w:div>
        <w:div w:id="592323009">
          <w:marLeft w:val="640"/>
          <w:marRight w:val="0"/>
          <w:marTop w:val="0"/>
          <w:marBottom w:val="0"/>
          <w:divBdr>
            <w:top w:val="none" w:sz="0" w:space="0" w:color="auto"/>
            <w:left w:val="none" w:sz="0" w:space="0" w:color="auto"/>
            <w:bottom w:val="none" w:sz="0" w:space="0" w:color="auto"/>
            <w:right w:val="none" w:sz="0" w:space="0" w:color="auto"/>
          </w:divBdr>
        </w:div>
        <w:div w:id="696731744">
          <w:marLeft w:val="640"/>
          <w:marRight w:val="0"/>
          <w:marTop w:val="0"/>
          <w:marBottom w:val="0"/>
          <w:divBdr>
            <w:top w:val="none" w:sz="0" w:space="0" w:color="auto"/>
            <w:left w:val="none" w:sz="0" w:space="0" w:color="auto"/>
            <w:bottom w:val="none" w:sz="0" w:space="0" w:color="auto"/>
            <w:right w:val="none" w:sz="0" w:space="0" w:color="auto"/>
          </w:divBdr>
        </w:div>
        <w:div w:id="721635466">
          <w:marLeft w:val="640"/>
          <w:marRight w:val="0"/>
          <w:marTop w:val="0"/>
          <w:marBottom w:val="0"/>
          <w:divBdr>
            <w:top w:val="none" w:sz="0" w:space="0" w:color="auto"/>
            <w:left w:val="none" w:sz="0" w:space="0" w:color="auto"/>
            <w:bottom w:val="none" w:sz="0" w:space="0" w:color="auto"/>
            <w:right w:val="none" w:sz="0" w:space="0" w:color="auto"/>
          </w:divBdr>
        </w:div>
        <w:div w:id="796801475">
          <w:marLeft w:val="640"/>
          <w:marRight w:val="0"/>
          <w:marTop w:val="0"/>
          <w:marBottom w:val="0"/>
          <w:divBdr>
            <w:top w:val="none" w:sz="0" w:space="0" w:color="auto"/>
            <w:left w:val="none" w:sz="0" w:space="0" w:color="auto"/>
            <w:bottom w:val="none" w:sz="0" w:space="0" w:color="auto"/>
            <w:right w:val="none" w:sz="0" w:space="0" w:color="auto"/>
          </w:divBdr>
        </w:div>
        <w:div w:id="813596643">
          <w:marLeft w:val="640"/>
          <w:marRight w:val="0"/>
          <w:marTop w:val="0"/>
          <w:marBottom w:val="0"/>
          <w:divBdr>
            <w:top w:val="none" w:sz="0" w:space="0" w:color="auto"/>
            <w:left w:val="none" w:sz="0" w:space="0" w:color="auto"/>
            <w:bottom w:val="none" w:sz="0" w:space="0" w:color="auto"/>
            <w:right w:val="none" w:sz="0" w:space="0" w:color="auto"/>
          </w:divBdr>
        </w:div>
        <w:div w:id="849638415">
          <w:marLeft w:val="640"/>
          <w:marRight w:val="0"/>
          <w:marTop w:val="0"/>
          <w:marBottom w:val="0"/>
          <w:divBdr>
            <w:top w:val="none" w:sz="0" w:space="0" w:color="auto"/>
            <w:left w:val="none" w:sz="0" w:space="0" w:color="auto"/>
            <w:bottom w:val="none" w:sz="0" w:space="0" w:color="auto"/>
            <w:right w:val="none" w:sz="0" w:space="0" w:color="auto"/>
          </w:divBdr>
        </w:div>
        <w:div w:id="867833260">
          <w:marLeft w:val="640"/>
          <w:marRight w:val="0"/>
          <w:marTop w:val="0"/>
          <w:marBottom w:val="0"/>
          <w:divBdr>
            <w:top w:val="none" w:sz="0" w:space="0" w:color="auto"/>
            <w:left w:val="none" w:sz="0" w:space="0" w:color="auto"/>
            <w:bottom w:val="none" w:sz="0" w:space="0" w:color="auto"/>
            <w:right w:val="none" w:sz="0" w:space="0" w:color="auto"/>
          </w:divBdr>
        </w:div>
        <w:div w:id="965358056">
          <w:marLeft w:val="640"/>
          <w:marRight w:val="0"/>
          <w:marTop w:val="0"/>
          <w:marBottom w:val="0"/>
          <w:divBdr>
            <w:top w:val="none" w:sz="0" w:space="0" w:color="auto"/>
            <w:left w:val="none" w:sz="0" w:space="0" w:color="auto"/>
            <w:bottom w:val="none" w:sz="0" w:space="0" w:color="auto"/>
            <w:right w:val="none" w:sz="0" w:space="0" w:color="auto"/>
          </w:divBdr>
        </w:div>
        <w:div w:id="990401750">
          <w:marLeft w:val="640"/>
          <w:marRight w:val="0"/>
          <w:marTop w:val="0"/>
          <w:marBottom w:val="0"/>
          <w:divBdr>
            <w:top w:val="none" w:sz="0" w:space="0" w:color="auto"/>
            <w:left w:val="none" w:sz="0" w:space="0" w:color="auto"/>
            <w:bottom w:val="none" w:sz="0" w:space="0" w:color="auto"/>
            <w:right w:val="none" w:sz="0" w:space="0" w:color="auto"/>
          </w:divBdr>
        </w:div>
        <w:div w:id="1040058322">
          <w:marLeft w:val="640"/>
          <w:marRight w:val="0"/>
          <w:marTop w:val="0"/>
          <w:marBottom w:val="0"/>
          <w:divBdr>
            <w:top w:val="none" w:sz="0" w:space="0" w:color="auto"/>
            <w:left w:val="none" w:sz="0" w:space="0" w:color="auto"/>
            <w:bottom w:val="none" w:sz="0" w:space="0" w:color="auto"/>
            <w:right w:val="none" w:sz="0" w:space="0" w:color="auto"/>
          </w:divBdr>
        </w:div>
        <w:div w:id="1074668059">
          <w:marLeft w:val="640"/>
          <w:marRight w:val="0"/>
          <w:marTop w:val="0"/>
          <w:marBottom w:val="0"/>
          <w:divBdr>
            <w:top w:val="none" w:sz="0" w:space="0" w:color="auto"/>
            <w:left w:val="none" w:sz="0" w:space="0" w:color="auto"/>
            <w:bottom w:val="none" w:sz="0" w:space="0" w:color="auto"/>
            <w:right w:val="none" w:sz="0" w:space="0" w:color="auto"/>
          </w:divBdr>
        </w:div>
        <w:div w:id="1075052930">
          <w:marLeft w:val="640"/>
          <w:marRight w:val="0"/>
          <w:marTop w:val="0"/>
          <w:marBottom w:val="0"/>
          <w:divBdr>
            <w:top w:val="none" w:sz="0" w:space="0" w:color="auto"/>
            <w:left w:val="none" w:sz="0" w:space="0" w:color="auto"/>
            <w:bottom w:val="none" w:sz="0" w:space="0" w:color="auto"/>
            <w:right w:val="none" w:sz="0" w:space="0" w:color="auto"/>
          </w:divBdr>
        </w:div>
        <w:div w:id="1196041693">
          <w:marLeft w:val="640"/>
          <w:marRight w:val="0"/>
          <w:marTop w:val="0"/>
          <w:marBottom w:val="0"/>
          <w:divBdr>
            <w:top w:val="none" w:sz="0" w:space="0" w:color="auto"/>
            <w:left w:val="none" w:sz="0" w:space="0" w:color="auto"/>
            <w:bottom w:val="none" w:sz="0" w:space="0" w:color="auto"/>
            <w:right w:val="none" w:sz="0" w:space="0" w:color="auto"/>
          </w:divBdr>
        </w:div>
        <w:div w:id="1228032175">
          <w:marLeft w:val="640"/>
          <w:marRight w:val="0"/>
          <w:marTop w:val="0"/>
          <w:marBottom w:val="0"/>
          <w:divBdr>
            <w:top w:val="none" w:sz="0" w:space="0" w:color="auto"/>
            <w:left w:val="none" w:sz="0" w:space="0" w:color="auto"/>
            <w:bottom w:val="none" w:sz="0" w:space="0" w:color="auto"/>
            <w:right w:val="none" w:sz="0" w:space="0" w:color="auto"/>
          </w:divBdr>
        </w:div>
        <w:div w:id="1238397682">
          <w:marLeft w:val="640"/>
          <w:marRight w:val="0"/>
          <w:marTop w:val="0"/>
          <w:marBottom w:val="0"/>
          <w:divBdr>
            <w:top w:val="none" w:sz="0" w:space="0" w:color="auto"/>
            <w:left w:val="none" w:sz="0" w:space="0" w:color="auto"/>
            <w:bottom w:val="none" w:sz="0" w:space="0" w:color="auto"/>
            <w:right w:val="none" w:sz="0" w:space="0" w:color="auto"/>
          </w:divBdr>
        </w:div>
        <w:div w:id="1243643048">
          <w:marLeft w:val="640"/>
          <w:marRight w:val="0"/>
          <w:marTop w:val="0"/>
          <w:marBottom w:val="0"/>
          <w:divBdr>
            <w:top w:val="none" w:sz="0" w:space="0" w:color="auto"/>
            <w:left w:val="none" w:sz="0" w:space="0" w:color="auto"/>
            <w:bottom w:val="none" w:sz="0" w:space="0" w:color="auto"/>
            <w:right w:val="none" w:sz="0" w:space="0" w:color="auto"/>
          </w:divBdr>
        </w:div>
        <w:div w:id="1261451694">
          <w:marLeft w:val="640"/>
          <w:marRight w:val="0"/>
          <w:marTop w:val="0"/>
          <w:marBottom w:val="0"/>
          <w:divBdr>
            <w:top w:val="none" w:sz="0" w:space="0" w:color="auto"/>
            <w:left w:val="none" w:sz="0" w:space="0" w:color="auto"/>
            <w:bottom w:val="none" w:sz="0" w:space="0" w:color="auto"/>
            <w:right w:val="none" w:sz="0" w:space="0" w:color="auto"/>
          </w:divBdr>
        </w:div>
        <w:div w:id="1285499640">
          <w:marLeft w:val="640"/>
          <w:marRight w:val="0"/>
          <w:marTop w:val="0"/>
          <w:marBottom w:val="0"/>
          <w:divBdr>
            <w:top w:val="none" w:sz="0" w:space="0" w:color="auto"/>
            <w:left w:val="none" w:sz="0" w:space="0" w:color="auto"/>
            <w:bottom w:val="none" w:sz="0" w:space="0" w:color="auto"/>
            <w:right w:val="none" w:sz="0" w:space="0" w:color="auto"/>
          </w:divBdr>
        </w:div>
        <w:div w:id="1342245560">
          <w:marLeft w:val="640"/>
          <w:marRight w:val="0"/>
          <w:marTop w:val="0"/>
          <w:marBottom w:val="0"/>
          <w:divBdr>
            <w:top w:val="none" w:sz="0" w:space="0" w:color="auto"/>
            <w:left w:val="none" w:sz="0" w:space="0" w:color="auto"/>
            <w:bottom w:val="none" w:sz="0" w:space="0" w:color="auto"/>
            <w:right w:val="none" w:sz="0" w:space="0" w:color="auto"/>
          </w:divBdr>
        </w:div>
        <w:div w:id="1427075237">
          <w:marLeft w:val="640"/>
          <w:marRight w:val="0"/>
          <w:marTop w:val="0"/>
          <w:marBottom w:val="0"/>
          <w:divBdr>
            <w:top w:val="none" w:sz="0" w:space="0" w:color="auto"/>
            <w:left w:val="none" w:sz="0" w:space="0" w:color="auto"/>
            <w:bottom w:val="none" w:sz="0" w:space="0" w:color="auto"/>
            <w:right w:val="none" w:sz="0" w:space="0" w:color="auto"/>
          </w:divBdr>
        </w:div>
        <w:div w:id="1531648283">
          <w:marLeft w:val="640"/>
          <w:marRight w:val="0"/>
          <w:marTop w:val="0"/>
          <w:marBottom w:val="0"/>
          <w:divBdr>
            <w:top w:val="none" w:sz="0" w:space="0" w:color="auto"/>
            <w:left w:val="none" w:sz="0" w:space="0" w:color="auto"/>
            <w:bottom w:val="none" w:sz="0" w:space="0" w:color="auto"/>
            <w:right w:val="none" w:sz="0" w:space="0" w:color="auto"/>
          </w:divBdr>
        </w:div>
        <w:div w:id="1548878779">
          <w:marLeft w:val="640"/>
          <w:marRight w:val="0"/>
          <w:marTop w:val="0"/>
          <w:marBottom w:val="0"/>
          <w:divBdr>
            <w:top w:val="none" w:sz="0" w:space="0" w:color="auto"/>
            <w:left w:val="none" w:sz="0" w:space="0" w:color="auto"/>
            <w:bottom w:val="none" w:sz="0" w:space="0" w:color="auto"/>
            <w:right w:val="none" w:sz="0" w:space="0" w:color="auto"/>
          </w:divBdr>
        </w:div>
        <w:div w:id="1618562044">
          <w:marLeft w:val="640"/>
          <w:marRight w:val="0"/>
          <w:marTop w:val="0"/>
          <w:marBottom w:val="0"/>
          <w:divBdr>
            <w:top w:val="none" w:sz="0" w:space="0" w:color="auto"/>
            <w:left w:val="none" w:sz="0" w:space="0" w:color="auto"/>
            <w:bottom w:val="none" w:sz="0" w:space="0" w:color="auto"/>
            <w:right w:val="none" w:sz="0" w:space="0" w:color="auto"/>
          </w:divBdr>
        </w:div>
        <w:div w:id="1658728440">
          <w:marLeft w:val="640"/>
          <w:marRight w:val="0"/>
          <w:marTop w:val="0"/>
          <w:marBottom w:val="0"/>
          <w:divBdr>
            <w:top w:val="none" w:sz="0" w:space="0" w:color="auto"/>
            <w:left w:val="none" w:sz="0" w:space="0" w:color="auto"/>
            <w:bottom w:val="none" w:sz="0" w:space="0" w:color="auto"/>
            <w:right w:val="none" w:sz="0" w:space="0" w:color="auto"/>
          </w:divBdr>
        </w:div>
        <w:div w:id="1747071939">
          <w:marLeft w:val="640"/>
          <w:marRight w:val="0"/>
          <w:marTop w:val="0"/>
          <w:marBottom w:val="0"/>
          <w:divBdr>
            <w:top w:val="none" w:sz="0" w:space="0" w:color="auto"/>
            <w:left w:val="none" w:sz="0" w:space="0" w:color="auto"/>
            <w:bottom w:val="none" w:sz="0" w:space="0" w:color="auto"/>
            <w:right w:val="none" w:sz="0" w:space="0" w:color="auto"/>
          </w:divBdr>
        </w:div>
        <w:div w:id="1771778768">
          <w:marLeft w:val="640"/>
          <w:marRight w:val="0"/>
          <w:marTop w:val="0"/>
          <w:marBottom w:val="0"/>
          <w:divBdr>
            <w:top w:val="none" w:sz="0" w:space="0" w:color="auto"/>
            <w:left w:val="none" w:sz="0" w:space="0" w:color="auto"/>
            <w:bottom w:val="none" w:sz="0" w:space="0" w:color="auto"/>
            <w:right w:val="none" w:sz="0" w:space="0" w:color="auto"/>
          </w:divBdr>
        </w:div>
        <w:div w:id="1784618915">
          <w:marLeft w:val="640"/>
          <w:marRight w:val="0"/>
          <w:marTop w:val="0"/>
          <w:marBottom w:val="0"/>
          <w:divBdr>
            <w:top w:val="none" w:sz="0" w:space="0" w:color="auto"/>
            <w:left w:val="none" w:sz="0" w:space="0" w:color="auto"/>
            <w:bottom w:val="none" w:sz="0" w:space="0" w:color="auto"/>
            <w:right w:val="none" w:sz="0" w:space="0" w:color="auto"/>
          </w:divBdr>
        </w:div>
        <w:div w:id="1961760008">
          <w:marLeft w:val="640"/>
          <w:marRight w:val="0"/>
          <w:marTop w:val="0"/>
          <w:marBottom w:val="0"/>
          <w:divBdr>
            <w:top w:val="none" w:sz="0" w:space="0" w:color="auto"/>
            <w:left w:val="none" w:sz="0" w:space="0" w:color="auto"/>
            <w:bottom w:val="none" w:sz="0" w:space="0" w:color="auto"/>
            <w:right w:val="none" w:sz="0" w:space="0" w:color="auto"/>
          </w:divBdr>
        </w:div>
        <w:div w:id="1966615231">
          <w:marLeft w:val="640"/>
          <w:marRight w:val="0"/>
          <w:marTop w:val="0"/>
          <w:marBottom w:val="0"/>
          <w:divBdr>
            <w:top w:val="none" w:sz="0" w:space="0" w:color="auto"/>
            <w:left w:val="none" w:sz="0" w:space="0" w:color="auto"/>
            <w:bottom w:val="none" w:sz="0" w:space="0" w:color="auto"/>
            <w:right w:val="none" w:sz="0" w:space="0" w:color="auto"/>
          </w:divBdr>
        </w:div>
        <w:div w:id="2114665873">
          <w:marLeft w:val="640"/>
          <w:marRight w:val="0"/>
          <w:marTop w:val="0"/>
          <w:marBottom w:val="0"/>
          <w:divBdr>
            <w:top w:val="none" w:sz="0" w:space="0" w:color="auto"/>
            <w:left w:val="none" w:sz="0" w:space="0" w:color="auto"/>
            <w:bottom w:val="none" w:sz="0" w:space="0" w:color="auto"/>
            <w:right w:val="none" w:sz="0" w:space="0" w:color="auto"/>
          </w:divBdr>
        </w:div>
      </w:divsChild>
    </w:div>
    <w:div w:id="1048991098">
      <w:marLeft w:val="0"/>
      <w:marRight w:val="0"/>
      <w:marTop w:val="0"/>
      <w:marBottom w:val="0"/>
      <w:divBdr>
        <w:top w:val="none" w:sz="0" w:space="0" w:color="auto"/>
        <w:left w:val="none" w:sz="0" w:space="0" w:color="auto"/>
        <w:bottom w:val="none" w:sz="0" w:space="0" w:color="auto"/>
        <w:right w:val="none" w:sz="0" w:space="0" w:color="auto"/>
      </w:divBdr>
    </w:div>
    <w:div w:id="1049039069">
      <w:bodyDiv w:val="1"/>
      <w:marLeft w:val="0"/>
      <w:marRight w:val="0"/>
      <w:marTop w:val="0"/>
      <w:marBottom w:val="0"/>
      <w:divBdr>
        <w:top w:val="none" w:sz="0" w:space="0" w:color="auto"/>
        <w:left w:val="none" w:sz="0" w:space="0" w:color="auto"/>
        <w:bottom w:val="none" w:sz="0" w:space="0" w:color="auto"/>
        <w:right w:val="none" w:sz="0" w:space="0" w:color="auto"/>
      </w:divBdr>
      <w:divsChild>
        <w:div w:id="36124487">
          <w:marLeft w:val="640"/>
          <w:marRight w:val="0"/>
          <w:marTop w:val="0"/>
          <w:marBottom w:val="0"/>
          <w:divBdr>
            <w:top w:val="none" w:sz="0" w:space="0" w:color="auto"/>
            <w:left w:val="none" w:sz="0" w:space="0" w:color="auto"/>
            <w:bottom w:val="none" w:sz="0" w:space="0" w:color="auto"/>
            <w:right w:val="none" w:sz="0" w:space="0" w:color="auto"/>
          </w:divBdr>
        </w:div>
        <w:div w:id="60104595">
          <w:marLeft w:val="640"/>
          <w:marRight w:val="0"/>
          <w:marTop w:val="0"/>
          <w:marBottom w:val="0"/>
          <w:divBdr>
            <w:top w:val="none" w:sz="0" w:space="0" w:color="auto"/>
            <w:left w:val="none" w:sz="0" w:space="0" w:color="auto"/>
            <w:bottom w:val="none" w:sz="0" w:space="0" w:color="auto"/>
            <w:right w:val="none" w:sz="0" w:space="0" w:color="auto"/>
          </w:divBdr>
        </w:div>
        <w:div w:id="69040846">
          <w:marLeft w:val="640"/>
          <w:marRight w:val="0"/>
          <w:marTop w:val="0"/>
          <w:marBottom w:val="0"/>
          <w:divBdr>
            <w:top w:val="none" w:sz="0" w:space="0" w:color="auto"/>
            <w:left w:val="none" w:sz="0" w:space="0" w:color="auto"/>
            <w:bottom w:val="none" w:sz="0" w:space="0" w:color="auto"/>
            <w:right w:val="none" w:sz="0" w:space="0" w:color="auto"/>
          </w:divBdr>
        </w:div>
        <w:div w:id="74403674">
          <w:marLeft w:val="640"/>
          <w:marRight w:val="0"/>
          <w:marTop w:val="0"/>
          <w:marBottom w:val="0"/>
          <w:divBdr>
            <w:top w:val="none" w:sz="0" w:space="0" w:color="auto"/>
            <w:left w:val="none" w:sz="0" w:space="0" w:color="auto"/>
            <w:bottom w:val="none" w:sz="0" w:space="0" w:color="auto"/>
            <w:right w:val="none" w:sz="0" w:space="0" w:color="auto"/>
          </w:divBdr>
        </w:div>
        <w:div w:id="89352727">
          <w:marLeft w:val="640"/>
          <w:marRight w:val="0"/>
          <w:marTop w:val="0"/>
          <w:marBottom w:val="0"/>
          <w:divBdr>
            <w:top w:val="none" w:sz="0" w:space="0" w:color="auto"/>
            <w:left w:val="none" w:sz="0" w:space="0" w:color="auto"/>
            <w:bottom w:val="none" w:sz="0" w:space="0" w:color="auto"/>
            <w:right w:val="none" w:sz="0" w:space="0" w:color="auto"/>
          </w:divBdr>
        </w:div>
        <w:div w:id="117720904">
          <w:marLeft w:val="640"/>
          <w:marRight w:val="0"/>
          <w:marTop w:val="0"/>
          <w:marBottom w:val="0"/>
          <w:divBdr>
            <w:top w:val="none" w:sz="0" w:space="0" w:color="auto"/>
            <w:left w:val="none" w:sz="0" w:space="0" w:color="auto"/>
            <w:bottom w:val="none" w:sz="0" w:space="0" w:color="auto"/>
            <w:right w:val="none" w:sz="0" w:space="0" w:color="auto"/>
          </w:divBdr>
        </w:div>
        <w:div w:id="211624599">
          <w:marLeft w:val="640"/>
          <w:marRight w:val="0"/>
          <w:marTop w:val="0"/>
          <w:marBottom w:val="0"/>
          <w:divBdr>
            <w:top w:val="none" w:sz="0" w:space="0" w:color="auto"/>
            <w:left w:val="none" w:sz="0" w:space="0" w:color="auto"/>
            <w:bottom w:val="none" w:sz="0" w:space="0" w:color="auto"/>
            <w:right w:val="none" w:sz="0" w:space="0" w:color="auto"/>
          </w:divBdr>
        </w:div>
        <w:div w:id="280188672">
          <w:marLeft w:val="640"/>
          <w:marRight w:val="0"/>
          <w:marTop w:val="0"/>
          <w:marBottom w:val="0"/>
          <w:divBdr>
            <w:top w:val="none" w:sz="0" w:space="0" w:color="auto"/>
            <w:left w:val="none" w:sz="0" w:space="0" w:color="auto"/>
            <w:bottom w:val="none" w:sz="0" w:space="0" w:color="auto"/>
            <w:right w:val="none" w:sz="0" w:space="0" w:color="auto"/>
          </w:divBdr>
        </w:div>
        <w:div w:id="404227334">
          <w:marLeft w:val="640"/>
          <w:marRight w:val="0"/>
          <w:marTop w:val="0"/>
          <w:marBottom w:val="0"/>
          <w:divBdr>
            <w:top w:val="none" w:sz="0" w:space="0" w:color="auto"/>
            <w:left w:val="none" w:sz="0" w:space="0" w:color="auto"/>
            <w:bottom w:val="none" w:sz="0" w:space="0" w:color="auto"/>
            <w:right w:val="none" w:sz="0" w:space="0" w:color="auto"/>
          </w:divBdr>
        </w:div>
        <w:div w:id="504590176">
          <w:marLeft w:val="640"/>
          <w:marRight w:val="0"/>
          <w:marTop w:val="0"/>
          <w:marBottom w:val="0"/>
          <w:divBdr>
            <w:top w:val="none" w:sz="0" w:space="0" w:color="auto"/>
            <w:left w:val="none" w:sz="0" w:space="0" w:color="auto"/>
            <w:bottom w:val="none" w:sz="0" w:space="0" w:color="auto"/>
            <w:right w:val="none" w:sz="0" w:space="0" w:color="auto"/>
          </w:divBdr>
        </w:div>
        <w:div w:id="534121420">
          <w:marLeft w:val="640"/>
          <w:marRight w:val="0"/>
          <w:marTop w:val="0"/>
          <w:marBottom w:val="0"/>
          <w:divBdr>
            <w:top w:val="none" w:sz="0" w:space="0" w:color="auto"/>
            <w:left w:val="none" w:sz="0" w:space="0" w:color="auto"/>
            <w:bottom w:val="none" w:sz="0" w:space="0" w:color="auto"/>
            <w:right w:val="none" w:sz="0" w:space="0" w:color="auto"/>
          </w:divBdr>
        </w:div>
        <w:div w:id="560943640">
          <w:marLeft w:val="640"/>
          <w:marRight w:val="0"/>
          <w:marTop w:val="0"/>
          <w:marBottom w:val="0"/>
          <w:divBdr>
            <w:top w:val="none" w:sz="0" w:space="0" w:color="auto"/>
            <w:left w:val="none" w:sz="0" w:space="0" w:color="auto"/>
            <w:bottom w:val="none" w:sz="0" w:space="0" w:color="auto"/>
            <w:right w:val="none" w:sz="0" w:space="0" w:color="auto"/>
          </w:divBdr>
        </w:div>
        <w:div w:id="587230687">
          <w:marLeft w:val="640"/>
          <w:marRight w:val="0"/>
          <w:marTop w:val="0"/>
          <w:marBottom w:val="0"/>
          <w:divBdr>
            <w:top w:val="none" w:sz="0" w:space="0" w:color="auto"/>
            <w:left w:val="none" w:sz="0" w:space="0" w:color="auto"/>
            <w:bottom w:val="none" w:sz="0" w:space="0" w:color="auto"/>
            <w:right w:val="none" w:sz="0" w:space="0" w:color="auto"/>
          </w:divBdr>
        </w:div>
        <w:div w:id="615216837">
          <w:marLeft w:val="640"/>
          <w:marRight w:val="0"/>
          <w:marTop w:val="0"/>
          <w:marBottom w:val="0"/>
          <w:divBdr>
            <w:top w:val="none" w:sz="0" w:space="0" w:color="auto"/>
            <w:left w:val="none" w:sz="0" w:space="0" w:color="auto"/>
            <w:bottom w:val="none" w:sz="0" w:space="0" w:color="auto"/>
            <w:right w:val="none" w:sz="0" w:space="0" w:color="auto"/>
          </w:divBdr>
        </w:div>
        <w:div w:id="620841636">
          <w:marLeft w:val="640"/>
          <w:marRight w:val="0"/>
          <w:marTop w:val="0"/>
          <w:marBottom w:val="0"/>
          <w:divBdr>
            <w:top w:val="none" w:sz="0" w:space="0" w:color="auto"/>
            <w:left w:val="none" w:sz="0" w:space="0" w:color="auto"/>
            <w:bottom w:val="none" w:sz="0" w:space="0" w:color="auto"/>
            <w:right w:val="none" w:sz="0" w:space="0" w:color="auto"/>
          </w:divBdr>
        </w:div>
        <w:div w:id="639116538">
          <w:marLeft w:val="640"/>
          <w:marRight w:val="0"/>
          <w:marTop w:val="0"/>
          <w:marBottom w:val="0"/>
          <w:divBdr>
            <w:top w:val="none" w:sz="0" w:space="0" w:color="auto"/>
            <w:left w:val="none" w:sz="0" w:space="0" w:color="auto"/>
            <w:bottom w:val="none" w:sz="0" w:space="0" w:color="auto"/>
            <w:right w:val="none" w:sz="0" w:space="0" w:color="auto"/>
          </w:divBdr>
        </w:div>
        <w:div w:id="688216844">
          <w:marLeft w:val="640"/>
          <w:marRight w:val="0"/>
          <w:marTop w:val="0"/>
          <w:marBottom w:val="0"/>
          <w:divBdr>
            <w:top w:val="none" w:sz="0" w:space="0" w:color="auto"/>
            <w:left w:val="none" w:sz="0" w:space="0" w:color="auto"/>
            <w:bottom w:val="none" w:sz="0" w:space="0" w:color="auto"/>
            <w:right w:val="none" w:sz="0" w:space="0" w:color="auto"/>
          </w:divBdr>
        </w:div>
        <w:div w:id="691612151">
          <w:marLeft w:val="640"/>
          <w:marRight w:val="0"/>
          <w:marTop w:val="0"/>
          <w:marBottom w:val="0"/>
          <w:divBdr>
            <w:top w:val="none" w:sz="0" w:space="0" w:color="auto"/>
            <w:left w:val="none" w:sz="0" w:space="0" w:color="auto"/>
            <w:bottom w:val="none" w:sz="0" w:space="0" w:color="auto"/>
            <w:right w:val="none" w:sz="0" w:space="0" w:color="auto"/>
          </w:divBdr>
        </w:div>
        <w:div w:id="714888206">
          <w:marLeft w:val="640"/>
          <w:marRight w:val="0"/>
          <w:marTop w:val="0"/>
          <w:marBottom w:val="0"/>
          <w:divBdr>
            <w:top w:val="none" w:sz="0" w:space="0" w:color="auto"/>
            <w:left w:val="none" w:sz="0" w:space="0" w:color="auto"/>
            <w:bottom w:val="none" w:sz="0" w:space="0" w:color="auto"/>
            <w:right w:val="none" w:sz="0" w:space="0" w:color="auto"/>
          </w:divBdr>
        </w:div>
        <w:div w:id="739182627">
          <w:marLeft w:val="640"/>
          <w:marRight w:val="0"/>
          <w:marTop w:val="0"/>
          <w:marBottom w:val="0"/>
          <w:divBdr>
            <w:top w:val="none" w:sz="0" w:space="0" w:color="auto"/>
            <w:left w:val="none" w:sz="0" w:space="0" w:color="auto"/>
            <w:bottom w:val="none" w:sz="0" w:space="0" w:color="auto"/>
            <w:right w:val="none" w:sz="0" w:space="0" w:color="auto"/>
          </w:divBdr>
        </w:div>
        <w:div w:id="778257024">
          <w:marLeft w:val="640"/>
          <w:marRight w:val="0"/>
          <w:marTop w:val="0"/>
          <w:marBottom w:val="0"/>
          <w:divBdr>
            <w:top w:val="none" w:sz="0" w:space="0" w:color="auto"/>
            <w:left w:val="none" w:sz="0" w:space="0" w:color="auto"/>
            <w:bottom w:val="none" w:sz="0" w:space="0" w:color="auto"/>
            <w:right w:val="none" w:sz="0" w:space="0" w:color="auto"/>
          </w:divBdr>
        </w:div>
        <w:div w:id="786968274">
          <w:marLeft w:val="640"/>
          <w:marRight w:val="0"/>
          <w:marTop w:val="0"/>
          <w:marBottom w:val="0"/>
          <w:divBdr>
            <w:top w:val="none" w:sz="0" w:space="0" w:color="auto"/>
            <w:left w:val="none" w:sz="0" w:space="0" w:color="auto"/>
            <w:bottom w:val="none" w:sz="0" w:space="0" w:color="auto"/>
            <w:right w:val="none" w:sz="0" w:space="0" w:color="auto"/>
          </w:divBdr>
        </w:div>
        <w:div w:id="811140515">
          <w:marLeft w:val="640"/>
          <w:marRight w:val="0"/>
          <w:marTop w:val="0"/>
          <w:marBottom w:val="0"/>
          <w:divBdr>
            <w:top w:val="none" w:sz="0" w:space="0" w:color="auto"/>
            <w:left w:val="none" w:sz="0" w:space="0" w:color="auto"/>
            <w:bottom w:val="none" w:sz="0" w:space="0" w:color="auto"/>
            <w:right w:val="none" w:sz="0" w:space="0" w:color="auto"/>
          </w:divBdr>
        </w:div>
        <w:div w:id="834304337">
          <w:marLeft w:val="640"/>
          <w:marRight w:val="0"/>
          <w:marTop w:val="0"/>
          <w:marBottom w:val="0"/>
          <w:divBdr>
            <w:top w:val="none" w:sz="0" w:space="0" w:color="auto"/>
            <w:left w:val="none" w:sz="0" w:space="0" w:color="auto"/>
            <w:bottom w:val="none" w:sz="0" w:space="0" w:color="auto"/>
            <w:right w:val="none" w:sz="0" w:space="0" w:color="auto"/>
          </w:divBdr>
        </w:div>
        <w:div w:id="835682048">
          <w:marLeft w:val="640"/>
          <w:marRight w:val="0"/>
          <w:marTop w:val="0"/>
          <w:marBottom w:val="0"/>
          <w:divBdr>
            <w:top w:val="none" w:sz="0" w:space="0" w:color="auto"/>
            <w:left w:val="none" w:sz="0" w:space="0" w:color="auto"/>
            <w:bottom w:val="none" w:sz="0" w:space="0" w:color="auto"/>
            <w:right w:val="none" w:sz="0" w:space="0" w:color="auto"/>
          </w:divBdr>
        </w:div>
        <w:div w:id="899755724">
          <w:marLeft w:val="640"/>
          <w:marRight w:val="0"/>
          <w:marTop w:val="0"/>
          <w:marBottom w:val="0"/>
          <w:divBdr>
            <w:top w:val="none" w:sz="0" w:space="0" w:color="auto"/>
            <w:left w:val="none" w:sz="0" w:space="0" w:color="auto"/>
            <w:bottom w:val="none" w:sz="0" w:space="0" w:color="auto"/>
            <w:right w:val="none" w:sz="0" w:space="0" w:color="auto"/>
          </w:divBdr>
        </w:div>
        <w:div w:id="1000086150">
          <w:marLeft w:val="640"/>
          <w:marRight w:val="0"/>
          <w:marTop w:val="0"/>
          <w:marBottom w:val="0"/>
          <w:divBdr>
            <w:top w:val="none" w:sz="0" w:space="0" w:color="auto"/>
            <w:left w:val="none" w:sz="0" w:space="0" w:color="auto"/>
            <w:bottom w:val="none" w:sz="0" w:space="0" w:color="auto"/>
            <w:right w:val="none" w:sz="0" w:space="0" w:color="auto"/>
          </w:divBdr>
        </w:div>
        <w:div w:id="1029645692">
          <w:marLeft w:val="640"/>
          <w:marRight w:val="0"/>
          <w:marTop w:val="0"/>
          <w:marBottom w:val="0"/>
          <w:divBdr>
            <w:top w:val="none" w:sz="0" w:space="0" w:color="auto"/>
            <w:left w:val="none" w:sz="0" w:space="0" w:color="auto"/>
            <w:bottom w:val="none" w:sz="0" w:space="0" w:color="auto"/>
            <w:right w:val="none" w:sz="0" w:space="0" w:color="auto"/>
          </w:divBdr>
        </w:div>
        <w:div w:id="1168014338">
          <w:marLeft w:val="640"/>
          <w:marRight w:val="0"/>
          <w:marTop w:val="0"/>
          <w:marBottom w:val="0"/>
          <w:divBdr>
            <w:top w:val="none" w:sz="0" w:space="0" w:color="auto"/>
            <w:left w:val="none" w:sz="0" w:space="0" w:color="auto"/>
            <w:bottom w:val="none" w:sz="0" w:space="0" w:color="auto"/>
            <w:right w:val="none" w:sz="0" w:space="0" w:color="auto"/>
          </w:divBdr>
        </w:div>
        <w:div w:id="1198661087">
          <w:marLeft w:val="640"/>
          <w:marRight w:val="0"/>
          <w:marTop w:val="0"/>
          <w:marBottom w:val="0"/>
          <w:divBdr>
            <w:top w:val="none" w:sz="0" w:space="0" w:color="auto"/>
            <w:left w:val="none" w:sz="0" w:space="0" w:color="auto"/>
            <w:bottom w:val="none" w:sz="0" w:space="0" w:color="auto"/>
            <w:right w:val="none" w:sz="0" w:space="0" w:color="auto"/>
          </w:divBdr>
        </w:div>
        <w:div w:id="1278216771">
          <w:marLeft w:val="640"/>
          <w:marRight w:val="0"/>
          <w:marTop w:val="0"/>
          <w:marBottom w:val="0"/>
          <w:divBdr>
            <w:top w:val="none" w:sz="0" w:space="0" w:color="auto"/>
            <w:left w:val="none" w:sz="0" w:space="0" w:color="auto"/>
            <w:bottom w:val="none" w:sz="0" w:space="0" w:color="auto"/>
            <w:right w:val="none" w:sz="0" w:space="0" w:color="auto"/>
          </w:divBdr>
        </w:div>
        <w:div w:id="1316564566">
          <w:marLeft w:val="640"/>
          <w:marRight w:val="0"/>
          <w:marTop w:val="0"/>
          <w:marBottom w:val="0"/>
          <w:divBdr>
            <w:top w:val="none" w:sz="0" w:space="0" w:color="auto"/>
            <w:left w:val="none" w:sz="0" w:space="0" w:color="auto"/>
            <w:bottom w:val="none" w:sz="0" w:space="0" w:color="auto"/>
            <w:right w:val="none" w:sz="0" w:space="0" w:color="auto"/>
          </w:divBdr>
        </w:div>
        <w:div w:id="1371416402">
          <w:marLeft w:val="640"/>
          <w:marRight w:val="0"/>
          <w:marTop w:val="0"/>
          <w:marBottom w:val="0"/>
          <w:divBdr>
            <w:top w:val="none" w:sz="0" w:space="0" w:color="auto"/>
            <w:left w:val="none" w:sz="0" w:space="0" w:color="auto"/>
            <w:bottom w:val="none" w:sz="0" w:space="0" w:color="auto"/>
            <w:right w:val="none" w:sz="0" w:space="0" w:color="auto"/>
          </w:divBdr>
        </w:div>
        <w:div w:id="1400790670">
          <w:marLeft w:val="640"/>
          <w:marRight w:val="0"/>
          <w:marTop w:val="0"/>
          <w:marBottom w:val="0"/>
          <w:divBdr>
            <w:top w:val="none" w:sz="0" w:space="0" w:color="auto"/>
            <w:left w:val="none" w:sz="0" w:space="0" w:color="auto"/>
            <w:bottom w:val="none" w:sz="0" w:space="0" w:color="auto"/>
            <w:right w:val="none" w:sz="0" w:space="0" w:color="auto"/>
          </w:divBdr>
        </w:div>
        <w:div w:id="1495610650">
          <w:marLeft w:val="640"/>
          <w:marRight w:val="0"/>
          <w:marTop w:val="0"/>
          <w:marBottom w:val="0"/>
          <w:divBdr>
            <w:top w:val="none" w:sz="0" w:space="0" w:color="auto"/>
            <w:left w:val="none" w:sz="0" w:space="0" w:color="auto"/>
            <w:bottom w:val="none" w:sz="0" w:space="0" w:color="auto"/>
            <w:right w:val="none" w:sz="0" w:space="0" w:color="auto"/>
          </w:divBdr>
        </w:div>
        <w:div w:id="1514346010">
          <w:marLeft w:val="640"/>
          <w:marRight w:val="0"/>
          <w:marTop w:val="0"/>
          <w:marBottom w:val="0"/>
          <w:divBdr>
            <w:top w:val="none" w:sz="0" w:space="0" w:color="auto"/>
            <w:left w:val="none" w:sz="0" w:space="0" w:color="auto"/>
            <w:bottom w:val="none" w:sz="0" w:space="0" w:color="auto"/>
            <w:right w:val="none" w:sz="0" w:space="0" w:color="auto"/>
          </w:divBdr>
        </w:div>
        <w:div w:id="1535650896">
          <w:marLeft w:val="640"/>
          <w:marRight w:val="0"/>
          <w:marTop w:val="0"/>
          <w:marBottom w:val="0"/>
          <w:divBdr>
            <w:top w:val="none" w:sz="0" w:space="0" w:color="auto"/>
            <w:left w:val="none" w:sz="0" w:space="0" w:color="auto"/>
            <w:bottom w:val="none" w:sz="0" w:space="0" w:color="auto"/>
            <w:right w:val="none" w:sz="0" w:space="0" w:color="auto"/>
          </w:divBdr>
        </w:div>
        <w:div w:id="1640844161">
          <w:marLeft w:val="640"/>
          <w:marRight w:val="0"/>
          <w:marTop w:val="0"/>
          <w:marBottom w:val="0"/>
          <w:divBdr>
            <w:top w:val="none" w:sz="0" w:space="0" w:color="auto"/>
            <w:left w:val="none" w:sz="0" w:space="0" w:color="auto"/>
            <w:bottom w:val="none" w:sz="0" w:space="0" w:color="auto"/>
            <w:right w:val="none" w:sz="0" w:space="0" w:color="auto"/>
          </w:divBdr>
        </w:div>
        <w:div w:id="1718040932">
          <w:marLeft w:val="640"/>
          <w:marRight w:val="0"/>
          <w:marTop w:val="0"/>
          <w:marBottom w:val="0"/>
          <w:divBdr>
            <w:top w:val="none" w:sz="0" w:space="0" w:color="auto"/>
            <w:left w:val="none" w:sz="0" w:space="0" w:color="auto"/>
            <w:bottom w:val="none" w:sz="0" w:space="0" w:color="auto"/>
            <w:right w:val="none" w:sz="0" w:space="0" w:color="auto"/>
          </w:divBdr>
        </w:div>
        <w:div w:id="1874417050">
          <w:marLeft w:val="640"/>
          <w:marRight w:val="0"/>
          <w:marTop w:val="0"/>
          <w:marBottom w:val="0"/>
          <w:divBdr>
            <w:top w:val="none" w:sz="0" w:space="0" w:color="auto"/>
            <w:left w:val="none" w:sz="0" w:space="0" w:color="auto"/>
            <w:bottom w:val="none" w:sz="0" w:space="0" w:color="auto"/>
            <w:right w:val="none" w:sz="0" w:space="0" w:color="auto"/>
          </w:divBdr>
        </w:div>
        <w:div w:id="1917665041">
          <w:marLeft w:val="640"/>
          <w:marRight w:val="0"/>
          <w:marTop w:val="0"/>
          <w:marBottom w:val="0"/>
          <w:divBdr>
            <w:top w:val="none" w:sz="0" w:space="0" w:color="auto"/>
            <w:left w:val="none" w:sz="0" w:space="0" w:color="auto"/>
            <w:bottom w:val="none" w:sz="0" w:space="0" w:color="auto"/>
            <w:right w:val="none" w:sz="0" w:space="0" w:color="auto"/>
          </w:divBdr>
        </w:div>
        <w:div w:id="2041513763">
          <w:marLeft w:val="640"/>
          <w:marRight w:val="0"/>
          <w:marTop w:val="0"/>
          <w:marBottom w:val="0"/>
          <w:divBdr>
            <w:top w:val="none" w:sz="0" w:space="0" w:color="auto"/>
            <w:left w:val="none" w:sz="0" w:space="0" w:color="auto"/>
            <w:bottom w:val="none" w:sz="0" w:space="0" w:color="auto"/>
            <w:right w:val="none" w:sz="0" w:space="0" w:color="auto"/>
          </w:divBdr>
        </w:div>
        <w:div w:id="2100561907">
          <w:marLeft w:val="640"/>
          <w:marRight w:val="0"/>
          <w:marTop w:val="0"/>
          <w:marBottom w:val="0"/>
          <w:divBdr>
            <w:top w:val="none" w:sz="0" w:space="0" w:color="auto"/>
            <w:left w:val="none" w:sz="0" w:space="0" w:color="auto"/>
            <w:bottom w:val="none" w:sz="0" w:space="0" w:color="auto"/>
            <w:right w:val="none" w:sz="0" w:space="0" w:color="auto"/>
          </w:divBdr>
        </w:div>
      </w:divsChild>
    </w:div>
    <w:div w:id="1074888289">
      <w:bodyDiv w:val="1"/>
      <w:marLeft w:val="0"/>
      <w:marRight w:val="0"/>
      <w:marTop w:val="0"/>
      <w:marBottom w:val="0"/>
      <w:divBdr>
        <w:top w:val="none" w:sz="0" w:space="0" w:color="auto"/>
        <w:left w:val="none" w:sz="0" w:space="0" w:color="auto"/>
        <w:bottom w:val="none" w:sz="0" w:space="0" w:color="auto"/>
        <w:right w:val="none" w:sz="0" w:space="0" w:color="auto"/>
      </w:divBdr>
      <w:divsChild>
        <w:div w:id="40834511">
          <w:marLeft w:val="640"/>
          <w:marRight w:val="0"/>
          <w:marTop w:val="0"/>
          <w:marBottom w:val="0"/>
          <w:divBdr>
            <w:top w:val="none" w:sz="0" w:space="0" w:color="auto"/>
            <w:left w:val="none" w:sz="0" w:space="0" w:color="auto"/>
            <w:bottom w:val="none" w:sz="0" w:space="0" w:color="auto"/>
            <w:right w:val="none" w:sz="0" w:space="0" w:color="auto"/>
          </w:divBdr>
        </w:div>
        <w:div w:id="91171500">
          <w:marLeft w:val="640"/>
          <w:marRight w:val="0"/>
          <w:marTop w:val="0"/>
          <w:marBottom w:val="0"/>
          <w:divBdr>
            <w:top w:val="none" w:sz="0" w:space="0" w:color="auto"/>
            <w:left w:val="none" w:sz="0" w:space="0" w:color="auto"/>
            <w:bottom w:val="none" w:sz="0" w:space="0" w:color="auto"/>
            <w:right w:val="none" w:sz="0" w:space="0" w:color="auto"/>
          </w:divBdr>
        </w:div>
        <w:div w:id="177545677">
          <w:marLeft w:val="640"/>
          <w:marRight w:val="0"/>
          <w:marTop w:val="0"/>
          <w:marBottom w:val="0"/>
          <w:divBdr>
            <w:top w:val="none" w:sz="0" w:space="0" w:color="auto"/>
            <w:left w:val="none" w:sz="0" w:space="0" w:color="auto"/>
            <w:bottom w:val="none" w:sz="0" w:space="0" w:color="auto"/>
            <w:right w:val="none" w:sz="0" w:space="0" w:color="auto"/>
          </w:divBdr>
        </w:div>
        <w:div w:id="238029133">
          <w:marLeft w:val="640"/>
          <w:marRight w:val="0"/>
          <w:marTop w:val="0"/>
          <w:marBottom w:val="0"/>
          <w:divBdr>
            <w:top w:val="none" w:sz="0" w:space="0" w:color="auto"/>
            <w:left w:val="none" w:sz="0" w:space="0" w:color="auto"/>
            <w:bottom w:val="none" w:sz="0" w:space="0" w:color="auto"/>
            <w:right w:val="none" w:sz="0" w:space="0" w:color="auto"/>
          </w:divBdr>
        </w:div>
        <w:div w:id="256060126">
          <w:marLeft w:val="640"/>
          <w:marRight w:val="0"/>
          <w:marTop w:val="0"/>
          <w:marBottom w:val="0"/>
          <w:divBdr>
            <w:top w:val="none" w:sz="0" w:space="0" w:color="auto"/>
            <w:left w:val="none" w:sz="0" w:space="0" w:color="auto"/>
            <w:bottom w:val="none" w:sz="0" w:space="0" w:color="auto"/>
            <w:right w:val="none" w:sz="0" w:space="0" w:color="auto"/>
          </w:divBdr>
        </w:div>
        <w:div w:id="302270282">
          <w:marLeft w:val="640"/>
          <w:marRight w:val="0"/>
          <w:marTop w:val="0"/>
          <w:marBottom w:val="0"/>
          <w:divBdr>
            <w:top w:val="none" w:sz="0" w:space="0" w:color="auto"/>
            <w:left w:val="none" w:sz="0" w:space="0" w:color="auto"/>
            <w:bottom w:val="none" w:sz="0" w:space="0" w:color="auto"/>
            <w:right w:val="none" w:sz="0" w:space="0" w:color="auto"/>
          </w:divBdr>
        </w:div>
        <w:div w:id="307562913">
          <w:marLeft w:val="640"/>
          <w:marRight w:val="0"/>
          <w:marTop w:val="0"/>
          <w:marBottom w:val="0"/>
          <w:divBdr>
            <w:top w:val="none" w:sz="0" w:space="0" w:color="auto"/>
            <w:left w:val="none" w:sz="0" w:space="0" w:color="auto"/>
            <w:bottom w:val="none" w:sz="0" w:space="0" w:color="auto"/>
            <w:right w:val="none" w:sz="0" w:space="0" w:color="auto"/>
          </w:divBdr>
        </w:div>
        <w:div w:id="447550239">
          <w:marLeft w:val="640"/>
          <w:marRight w:val="0"/>
          <w:marTop w:val="0"/>
          <w:marBottom w:val="0"/>
          <w:divBdr>
            <w:top w:val="none" w:sz="0" w:space="0" w:color="auto"/>
            <w:left w:val="none" w:sz="0" w:space="0" w:color="auto"/>
            <w:bottom w:val="none" w:sz="0" w:space="0" w:color="auto"/>
            <w:right w:val="none" w:sz="0" w:space="0" w:color="auto"/>
          </w:divBdr>
        </w:div>
        <w:div w:id="543904868">
          <w:marLeft w:val="640"/>
          <w:marRight w:val="0"/>
          <w:marTop w:val="0"/>
          <w:marBottom w:val="0"/>
          <w:divBdr>
            <w:top w:val="none" w:sz="0" w:space="0" w:color="auto"/>
            <w:left w:val="none" w:sz="0" w:space="0" w:color="auto"/>
            <w:bottom w:val="none" w:sz="0" w:space="0" w:color="auto"/>
            <w:right w:val="none" w:sz="0" w:space="0" w:color="auto"/>
          </w:divBdr>
        </w:div>
        <w:div w:id="707678278">
          <w:marLeft w:val="640"/>
          <w:marRight w:val="0"/>
          <w:marTop w:val="0"/>
          <w:marBottom w:val="0"/>
          <w:divBdr>
            <w:top w:val="none" w:sz="0" w:space="0" w:color="auto"/>
            <w:left w:val="none" w:sz="0" w:space="0" w:color="auto"/>
            <w:bottom w:val="none" w:sz="0" w:space="0" w:color="auto"/>
            <w:right w:val="none" w:sz="0" w:space="0" w:color="auto"/>
          </w:divBdr>
        </w:div>
        <w:div w:id="723873021">
          <w:marLeft w:val="640"/>
          <w:marRight w:val="0"/>
          <w:marTop w:val="0"/>
          <w:marBottom w:val="0"/>
          <w:divBdr>
            <w:top w:val="none" w:sz="0" w:space="0" w:color="auto"/>
            <w:left w:val="none" w:sz="0" w:space="0" w:color="auto"/>
            <w:bottom w:val="none" w:sz="0" w:space="0" w:color="auto"/>
            <w:right w:val="none" w:sz="0" w:space="0" w:color="auto"/>
          </w:divBdr>
        </w:div>
        <w:div w:id="727190061">
          <w:marLeft w:val="640"/>
          <w:marRight w:val="0"/>
          <w:marTop w:val="0"/>
          <w:marBottom w:val="0"/>
          <w:divBdr>
            <w:top w:val="none" w:sz="0" w:space="0" w:color="auto"/>
            <w:left w:val="none" w:sz="0" w:space="0" w:color="auto"/>
            <w:bottom w:val="none" w:sz="0" w:space="0" w:color="auto"/>
            <w:right w:val="none" w:sz="0" w:space="0" w:color="auto"/>
          </w:divBdr>
        </w:div>
        <w:div w:id="792408522">
          <w:marLeft w:val="640"/>
          <w:marRight w:val="0"/>
          <w:marTop w:val="0"/>
          <w:marBottom w:val="0"/>
          <w:divBdr>
            <w:top w:val="none" w:sz="0" w:space="0" w:color="auto"/>
            <w:left w:val="none" w:sz="0" w:space="0" w:color="auto"/>
            <w:bottom w:val="none" w:sz="0" w:space="0" w:color="auto"/>
            <w:right w:val="none" w:sz="0" w:space="0" w:color="auto"/>
          </w:divBdr>
        </w:div>
        <w:div w:id="797257018">
          <w:marLeft w:val="640"/>
          <w:marRight w:val="0"/>
          <w:marTop w:val="0"/>
          <w:marBottom w:val="0"/>
          <w:divBdr>
            <w:top w:val="none" w:sz="0" w:space="0" w:color="auto"/>
            <w:left w:val="none" w:sz="0" w:space="0" w:color="auto"/>
            <w:bottom w:val="none" w:sz="0" w:space="0" w:color="auto"/>
            <w:right w:val="none" w:sz="0" w:space="0" w:color="auto"/>
          </w:divBdr>
        </w:div>
        <w:div w:id="957682580">
          <w:marLeft w:val="640"/>
          <w:marRight w:val="0"/>
          <w:marTop w:val="0"/>
          <w:marBottom w:val="0"/>
          <w:divBdr>
            <w:top w:val="none" w:sz="0" w:space="0" w:color="auto"/>
            <w:left w:val="none" w:sz="0" w:space="0" w:color="auto"/>
            <w:bottom w:val="none" w:sz="0" w:space="0" w:color="auto"/>
            <w:right w:val="none" w:sz="0" w:space="0" w:color="auto"/>
          </w:divBdr>
        </w:div>
        <w:div w:id="978726682">
          <w:marLeft w:val="640"/>
          <w:marRight w:val="0"/>
          <w:marTop w:val="0"/>
          <w:marBottom w:val="0"/>
          <w:divBdr>
            <w:top w:val="none" w:sz="0" w:space="0" w:color="auto"/>
            <w:left w:val="none" w:sz="0" w:space="0" w:color="auto"/>
            <w:bottom w:val="none" w:sz="0" w:space="0" w:color="auto"/>
            <w:right w:val="none" w:sz="0" w:space="0" w:color="auto"/>
          </w:divBdr>
        </w:div>
        <w:div w:id="981423207">
          <w:marLeft w:val="640"/>
          <w:marRight w:val="0"/>
          <w:marTop w:val="0"/>
          <w:marBottom w:val="0"/>
          <w:divBdr>
            <w:top w:val="none" w:sz="0" w:space="0" w:color="auto"/>
            <w:left w:val="none" w:sz="0" w:space="0" w:color="auto"/>
            <w:bottom w:val="none" w:sz="0" w:space="0" w:color="auto"/>
            <w:right w:val="none" w:sz="0" w:space="0" w:color="auto"/>
          </w:divBdr>
        </w:div>
        <w:div w:id="994456644">
          <w:marLeft w:val="640"/>
          <w:marRight w:val="0"/>
          <w:marTop w:val="0"/>
          <w:marBottom w:val="0"/>
          <w:divBdr>
            <w:top w:val="none" w:sz="0" w:space="0" w:color="auto"/>
            <w:left w:val="none" w:sz="0" w:space="0" w:color="auto"/>
            <w:bottom w:val="none" w:sz="0" w:space="0" w:color="auto"/>
            <w:right w:val="none" w:sz="0" w:space="0" w:color="auto"/>
          </w:divBdr>
        </w:div>
        <w:div w:id="1156992703">
          <w:marLeft w:val="640"/>
          <w:marRight w:val="0"/>
          <w:marTop w:val="0"/>
          <w:marBottom w:val="0"/>
          <w:divBdr>
            <w:top w:val="none" w:sz="0" w:space="0" w:color="auto"/>
            <w:left w:val="none" w:sz="0" w:space="0" w:color="auto"/>
            <w:bottom w:val="none" w:sz="0" w:space="0" w:color="auto"/>
            <w:right w:val="none" w:sz="0" w:space="0" w:color="auto"/>
          </w:divBdr>
        </w:div>
        <w:div w:id="1183519291">
          <w:marLeft w:val="640"/>
          <w:marRight w:val="0"/>
          <w:marTop w:val="0"/>
          <w:marBottom w:val="0"/>
          <w:divBdr>
            <w:top w:val="none" w:sz="0" w:space="0" w:color="auto"/>
            <w:left w:val="none" w:sz="0" w:space="0" w:color="auto"/>
            <w:bottom w:val="none" w:sz="0" w:space="0" w:color="auto"/>
            <w:right w:val="none" w:sz="0" w:space="0" w:color="auto"/>
          </w:divBdr>
        </w:div>
        <w:div w:id="1221555958">
          <w:marLeft w:val="640"/>
          <w:marRight w:val="0"/>
          <w:marTop w:val="0"/>
          <w:marBottom w:val="0"/>
          <w:divBdr>
            <w:top w:val="none" w:sz="0" w:space="0" w:color="auto"/>
            <w:left w:val="none" w:sz="0" w:space="0" w:color="auto"/>
            <w:bottom w:val="none" w:sz="0" w:space="0" w:color="auto"/>
            <w:right w:val="none" w:sz="0" w:space="0" w:color="auto"/>
          </w:divBdr>
        </w:div>
        <w:div w:id="1333221387">
          <w:marLeft w:val="640"/>
          <w:marRight w:val="0"/>
          <w:marTop w:val="0"/>
          <w:marBottom w:val="0"/>
          <w:divBdr>
            <w:top w:val="none" w:sz="0" w:space="0" w:color="auto"/>
            <w:left w:val="none" w:sz="0" w:space="0" w:color="auto"/>
            <w:bottom w:val="none" w:sz="0" w:space="0" w:color="auto"/>
            <w:right w:val="none" w:sz="0" w:space="0" w:color="auto"/>
          </w:divBdr>
        </w:div>
        <w:div w:id="1396121119">
          <w:marLeft w:val="640"/>
          <w:marRight w:val="0"/>
          <w:marTop w:val="0"/>
          <w:marBottom w:val="0"/>
          <w:divBdr>
            <w:top w:val="none" w:sz="0" w:space="0" w:color="auto"/>
            <w:left w:val="none" w:sz="0" w:space="0" w:color="auto"/>
            <w:bottom w:val="none" w:sz="0" w:space="0" w:color="auto"/>
            <w:right w:val="none" w:sz="0" w:space="0" w:color="auto"/>
          </w:divBdr>
        </w:div>
        <w:div w:id="1400400059">
          <w:marLeft w:val="640"/>
          <w:marRight w:val="0"/>
          <w:marTop w:val="0"/>
          <w:marBottom w:val="0"/>
          <w:divBdr>
            <w:top w:val="none" w:sz="0" w:space="0" w:color="auto"/>
            <w:left w:val="none" w:sz="0" w:space="0" w:color="auto"/>
            <w:bottom w:val="none" w:sz="0" w:space="0" w:color="auto"/>
            <w:right w:val="none" w:sz="0" w:space="0" w:color="auto"/>
          </w:divBdr>
        </w:div>
        <w:div w:id="1487480510">
          <w:marLeft w:val="640"/>
          <w:marRight w:val="0"/>
          <w:marTop w:val="0"/>
          <w:marBottom w:val="0"/>
          <w:divBdr>
            <w:top w:val="none" w:sz="0" w:space="0" w:color="auto"/>
            <w:left w:val="none" w:sz="0" w:space="0" w:color="auto"/>
            <w:bottom w:val="none" w:sz="0" w:space="0" w:color="auto"/>
            <w:right w:val="none" w:sz="0" w:space="0" w:color="auto"/>
          </w:divBdr>
        </w:div>
        <w:div w:id="1526627833">
          <w:marLeft w:val="640"/>
          <w:marRight w:val="0"/>
          <w:marTop w:val="0"/>
          <w:marBottom w:val="0"/>
          <w:divBdr>
            <w:top w:val="none" w:sz="0" w:space="0" w:color="auto"/>
            <w:left w:val="none" w:sz="0" w:space="0" w:color="auto"/>
            <w:bottom w:val="none" w:sz="0" w:space="0" w:color="auto"/>
            <w:right w:val="none" w:sz="0" w:space="0" w:color="auto"/>
          </w:divBdr>
        </w:div>
        <w:div w:id="1538546610">
          <w:marLeft w:val="640"/>
          <w:marRight w:val="0"/>
          <w:marTop w:val="0"/>
          <w:marBottom w:val="0"/>
          <w:divBdr>
            <w:top w:val="none" w:sz="0" w:space="0" w:color="auto"/>
            <w:left w:val="none" w:sz="0" w:space="0" w:color="auto"/>
            <w:bottom w:val="none" w:sz="0" w:space="0" w:color="auto"/>
            <w:right w:val="none" w:sz="0" w:space="0" w:color="auto"/>
          </w:divBdr>
        </w:div>
        <w:div w:id="1550342940">
          <w:marLeft w:val="640"/>
          <w:marRight w:val="0"/>
          <w:marTop w:val="0"/>
          <w:marBottom w:val="0"/>
          <w:divBdr>
            <w:top w:val="none" w:sz="0" w:space="0" w:color="auto"/>
            <w:left w:val="none" w:sz="0" w:space="0" w:color="auto"/>
            <w:bottom w:val="none" w:sz="0" w:space="0" w:color="auto"/>
            <w:right w:val="none" w:sz="0" w:space="0" w:color="auto"/>
          </w:divBdr>
        </w:div>
        <w:div w:id="1570581159">
          <w:marLeft w:val="640"/>
          <w:marRight w:val="0"/>
          <w:marTop w:val="0"/>
          <w:marBottom w:val="0"/>
          <w:divBdr>
            <w:top w:val="none" w:sz="0" w:space="0" w:color="auto"/>
            <w:left w:val="none" w:sz="0" w:space="0" w:color="auto"/>
            <w:bottom w:val="none" w:sz="0" w:space="0" w:color="auto"/>
            <w:right w:val="none" w:sz="0" w:space="0" w:color="auto"/>
          </w:divBdr>
        </w:div>
        <w:div w:id="1721128120">
          <w:marLeft w:val="640"/>
          <w:marRight w:val="0"/>
          <w:marTop w:val="0"/>
          <w:marBottom w:val="0"/>
          <w:divBdr>
            <w:top w:val="none" w:sz="0" w:space="0" w:color="auto"/>
            <w:left w:val="none" w:sz="0" w:space="0" w:color="auto"/>
            <w:bottom w:val="none" w:sz="0" w:space="0" w:color="auto"/>
            <w:right w:val="none" w:sz="0" w:space="0" w:color="auto"/>
          </w:divBdr>
        </w:div>
        <w:div w:id="1794790003">
          <w:marLeft w:val="640"/>
          <w:marRight w:val="0"/>
          <w:marTop w:val="0"/>
          <w:marBottom w:val="0"/>
          <w:divBdr>
            <w:top w:val="none" w:sz="0" w:space="0" w:color="auto"/>
            <w:left w:val="none" w:sz="0" w:space="0" w:color="auto"/>
            <w:bottom w:val="none" w:sz="0" w:space="0" w:color="auto"/>
            <w:right w:val="none" w:sz="0" w:space="0" w:color="auto"/>
          </w:divBdr>
        </w:div>
        <w:div w:id="1914923761">
          <w:marLeft w:val="640"/>
          <w:marRight w:val="0"/>
          <w:marTop w:val="0"/>
          <w:marBottom w:val="0"/>
          <w:divBdr>
            <w:top w:val="none" w:sz="0" w:space="0" w:color="auto"/>
            <w:left w:val="none" w:sz="0" w:space="0" w:color="auto"/>
            <w:bottom w:val="none" w:sz="0" w:space="0" w:color="auto"/>
            <w:right w:val="none" w:sz="0" w:space="0" w:color="auto"/>
          </w:divBdr>
        </w:div>
        <w:div w:id="2011330994">
          <w:marLeft w:val="640"/>
          <w:marRight w:val="0"/>
          <w:marTop w:val="0"/>
          <w:marBottom w:val="0"/>
          <w:divBdr>
            <w:top w:val="none" w:sz="0" w:space="0" w:color="auto"/>
            <w:left w:val="none" w:sz="0" w:space="0" w:color="auto"/>
            <w:bottom w:val="none" w:sz="0" w:space="0" w:color="auto"/>
            <w:right w:val="none" w:sz="0" w:space="0" w:color="auto"/>
          </w:divBdr>
        </w:div>
        <w:div w:id="2024478625">
          <w:marLeft w:val="640"/>
          <w:marRight w:val="0"/>
          <w:marTop w:val="0"/>
          <w:marBottom w:val="0"/>
          <w:divBdr>
            <w:top w:val="none" w:sz="0" w:space="0" w:color="auto"/>
            <w:left w:val="none" w:sz="0" w:space="0" w:color="auto"/>
            <w:bottom w:val="none" w:sz="0" w:space="0" w:color="auto"/>
            <w:right w:val="none" w:sz="0" w:space="0" w:color="auto"/>
          </w:divBdr>
        </w:div>
        <w:div w:id="2070229775">
          <w:marLeft w:val="640"/>
          <w:marRight w:val="0"/>
          <w:marTop w:val="0"/>
          <w:marBottom w:val="0"/>
          <w:divBdr>
            <w:top w:val="none" w:sz="0" w:space="0" w:color="auto"/>
            <w:left w:val="none" w:sz="0" w:space="0" w:color="auto"/>
            <w:bottom w:val="none" w:sz="0" w:space="0" w:color="auto"/>
            <w:right w:val="none" w:sz="0" w:space="0" w:color="auto"/>
          </w:divBdr>
        </w:div>
        <w:div w:id="2086099522">
          <w:marLeft w:val="640"/>
          <w:marRight w:val="0"/>
          <w:marTop w:val="0"/>
          <w:marBottom w:val="0"/>
          <w:divBdr>
            <w:top w:val="none" w:sz="0" w:space="0" w:color="auto"/>
            <w:left w:val="none" w:sz="0" w:space="0" w:color="auto"/>
            <w:bottom w:val="none" w:sz="0" w:space="0" w:color="auto"/>
            <w:right w:val="none" w:sz="0" w:space="0" w:color="auto"/>
          </w:divBdr>
        </w:div>
        <w:div w:id="2108110512">
          <w:marLeft w:val="640"/>
          <w:marRight w:val="0"/>
          <w:marTop w:val="0"/>
          <w:marBottom w:val="0"/>
          <w:divBdr>
            <w:top w:val="none" w:sz="0" w:space="0" w:color="auto"/>
            <w:left w:val="none" w:sz="0" w:space="0" w:color="auto"/>
            <w:bottom w:val="none" w:sz="0" w:space="0" w:color="auto"/>
            <w:right w:val="none" w:sz="0" w:space="0" w:color="auto"/>
          </w:divBdr>
        </w:div>
      </w:divsChild>
    </w:div>
    <w:div w:id="1079448870">
      <w:bodyDiv w:val="1"/>
      <w:marLeft w:val="0"/>
      <w:marRight w:val="0"/>
      <w:marTop w:val="0"/>
      <w:marBottom w:val="0"/>
      <w:divBdr>
        <w:top w:val="none" w:sz="0" w:space="0" w:color="auto"/>
        <w:left w:val="none" w:sz="0" w:space="0" w:color="auto"/>
        <w:bottom w:val="none" w:sz="0" w:space="0" w:color="auto"/>
        <w:right w:val="none" w:sz="0" w:space="0" w:color="auto"/>
      </w:divBdr>
      <w:divsChild>
        <w:div w:id="44958601">
          <w:marLeft w:val="640"/>
          <w:marRight w:val="0"/>
          <w:marTop w:val="0"/>
          <w:marBottom w:val="0"/>
          <w:divBdr>
            <w:top w:val="none" w:sz="0" w:space="0" w:color="auto"/>
            <w:left w:val="none" w:sz="0" w:space="0" w:color="auto"/>
            <w:bottom w:val="none" w:sz="0" w:space="0" w:color="auto"/>
            <w:right w:val="none" w:sz="0" w:space="0" w:color="auto"/>
          </w:divBdr>
        </w:div>
        <w:div w:id="48962326">
          <w:marLeft w:val="640"/>
          <w:marRight w:val="0"/>
          <w:marTop w:val="0"/>
          <w:marBottom w:val="0"/>
          <w:divBdr>
            <w:top w:val="none" w:sz="0" w:space="0" w:color="auto"/>
            <w:left w:val="none" w:sz="0" w:space="0" w:color="auto"/>
            <w:bottom w:val="none" w:sz="0" w:space="0" w:color="auto"/>
            <w:right w:val="none" w:sz="0" w:space="0" w:color="auto"/>
          </w:divBdr>
        </w:div>
        <w:div w:id="57365563">
          <w:marLeft w:val="640"/>
          <w:marRight w:val="0"/>
          <w:marTop w:val="0"/>
          <w:marBottom w:val="0"/>
          <w:divBdr>
            <w:top w:val="none" w:sz="0" w:space="0" w:color="auto"/>
            <w:left w:val="none" w:sz="0" w:space="0" w:color="auto"/>
            <w:bottom w:val="none" w:sz="0" w:space="0" w:color="auto"/>
            <w:right w:val="none" w:sz="0" w:space="0" w:color="auto"/>
          </w:divBdr>
        </w:div>
        <w:div w:id="59064577">
          <w:marLeft w:val="640"/>
          <w:marRight w:val="0"/>
          <w:marTop w:val="0"/>
          <w:marBottom w:val="0"/>
          <w:divBdr>
            <w:top w:val="none" w:sz="0" w:space="0" w:color="auto"/>
            <w:left w:val="none" w:sz="0" w:space="0" w:color="auto"/>
            <w:bottom w:val="none" w:sz="0" w:space="0" w:color="auto"/>
            <w:right w:val="none" w:sz="0" w:space="0" w:color="auto"/>
          </w:divBdr>
        </w:div>
        <w:div w:id="129826895">
          <w:marLeft w:val="640"/>
          <w:marRight w:val="0"/>
          <w:marTop w:val="0"/>
          <w:marBottom w:val="0"/>
          <w:divBdr>
            <w:top w:val="none" w:sz="0" w:space="0" w:color="auto"/>
            <w:left w:val="none" w:sz="0" w:space="0" w:color="auto"/>
            <w:bottom w:val="none" w:sz="0" w:space="0" w:color="auto"/>
            <w:right w:val="none" w:sz="0" w:space="0" w:color="auto"/>
          </w:divBdr>
        </w:div>
        <w:div w:id="137772353">
          <w:marLeft w:val="640"/>
          <w:marRight w:val="0"/>
          <w:marTop w:val="0"/>
          <w:marBottom w:val="0"/>
          <w:divBdr>
            <w:top w:val="none" w:sz="0" w:space="0" w:color="auto"/>
            <w:left w:val="none" w:sz="0" w:space="0" w:color="auto"/>
            <w:bottom w:val="none" w:sz="0" w:space="0" w:color="auto"/>
            <w:right w:val="none" w:sz="0" w:space="0" w:color="auto"/>
          </w:divBdr>
        </w:div>
        <w:div w:id="141586597">
          <w:marLeft w:val="640"/>
          <w:marRight w:val="0"/>
          <w:marTop w:val="0"/>
          <w:marBottom w:val="0"/>
          <w:divBdr>
            <w:top w:val="none" w:sz="0" w:space="0" w:color="auto"/>
            <w:left w:val="none" w:sz="0" w:space="0" w:color="auto"/>
            <w:bottom w:val="none" w:sz="0" w:space="0" w:color="auto"/>
            <w:right w:val="none" w:sz="0" w:space="0" w:color="auto"/>
          </w:divBdr>
        </w:div>
        <w:div w:id="254481261">
          <w:marLeft w:val="640"/>
          <w:marRight w:val="0"/>
          <w:marTop w:val="0"/>
          <w:marBottom w:val="0"/>
          <w:divBdr>
            <w:top w:val="none" w:sz="0" w:space="0" w:color="auto"/>
            <w:left w:val="none" w:sz="0" w:space="0" w:color="auto"/>
            <w:bottom w:val="none" w:sz="0" w:space="0" w:color="auto"/>
            <w:right w:val="none" w:sz="0" w:space="0" w:color="auto"/>
          </w:divBdr>
        </w:div>
        <w:div w:id="301734667">
          <w:marLeft w:val="640"/>
          <w:marRight w:val="0"/>
          <w:marTop w:val="0"/>
          <w:marBottom w:val="0"/>
          <w:divBdr>
            <w:top w:val="none" w:sz="0" w:space="0" w:color="auto"/>
            <w:left w:val="none" w:sz="0" w:space="0" w:color="auto"/>
            <w:bottom w:val="none" w:sz="0" w:space="0" w:color="auto"/>
            <w:right w:val="none" w:sz="0" w:space="0" w:color="auto"/>
          </w:divBdr>
        </w:div>
        <w:div w:id="372074928">
          <w:marLeft w:val="640"/>
          <w:marRight w:val="0"/>
          <w:marTop w:val="0"/>
          <w:marBottom w:val="0"/>
          <w:divBdr>
            <w:top w:val="none" w:sz="0" w:space="0" w:color="auto"/>
            <w:left w:val="none" w:sz="0" w:space="0" w:color="auto"/>
            <w:bottom w:val="none" w:sz="0" w:space="0" w:color="auto"/>
            <w:right w:val="none" w:sz="0" w:space="0" w:color="auto"/>
          </w:divBdr>
        </w:div>
        <w:div w:id="384068594">
          <w:marLeft w:val="640"/>
          <w:marRight w:val="0"/>
          <w:marTop w:val="0"/>
          <w:marBottom w:val="0"/>
          <w:divBdr>
            <w:top w:val="none" w:sz="0" w:space="0" w:color="auto"/>
            <w:left w:val="none" w:sz="0" w:space="0" w:color="auto"/>
            <w:bottom w:val="none" w:sz="0" w:space="0" w:color="auto"/>
            <w:right w:val="none" w:sz="0" w:space="0" w:color="auto"/>
          </w:divBdr>
        </w:div>
        <w:div w:id="537275545">
          <w:marLeft w:val="640"/>
          <w:marRight w:val="0"/>
          <w:marTop w:val="0"/>
          <w:marBottom w:val="0"/>
          <w:divBdr>
            <w:top w:val="none" w:sz="0" w:space="0" w:color="auto"/>
            <w:left w:val="none" w:sz="0" w:space="0" w:color="auto"/>
            <w:bottom w:val="none" w:sz="0" w:space="0" w:color="auto"/>
            <w:right w:val="none" w:sz="0" w:space="0" w:color="auto"/>
          </w:divBdr>
        </w:div>
        <w:div w:id="953907849">
          <w:marLeft w:val="640"/>
          <w:marRight w:val="0"/>
          <w:marTop w:val="0"/>
          <w:marBottom w:val="0"/>
          <w:divBdr>
            <w:top w:val="none" w:sz="0" w:space="0" w:color="auto"/>
            <w:left w:val="none" w:sz="0" w:space="0" w:color="auto"/>
            <w:bottom w:val="none" w:sz="0" w:space="0" w:color="auto"/>
            <w:right w:val="none" w:sz="0" w:space="0" w:color="auto"/>
          </w:divBdr>
        </w:div>
        <w:div w:id="1083800189">
          <w:marLeft w:val="640"/>
          <w:marRight w:val="0"/>
          <w:marTop w:val="0"/>
          <w:marBottom w:val="0"/>
          <w:divBdr>
            <w:top w:val="none" w:sz="0" w:space="0" w:color="auto"/>
            <w:left w:val="none" w:sz="0" w:space="0" w:color="auto"/>
            <w:bottom w:val="none" w:sz="0" w:space="0" w:color="auto"/>
            <w:right w:val="none" w:sz="0" w:space="0" w:color="auto"/>
          </w:divBdr>
        </w:div>
        <w:div w:id="1090351617">
          <w:marLeft w:val="640"/>
          <w:marRight w:val="0"/>
          <w:marTop w:val="0"/>
          <w:marBottom w:val="0"/>
          <w:divBdr>
            <w:top w:val="none" w:sz="0" w:space="0" w:color="auto"/>
            <w:left w:val="none" w:sz="0" w:space="0" w:color="auto"/>
            <w:bottom w:val="none" w:sz="0" w:space="0" w:color="auto"/>
            <w:right w:val="none" w:sz="0" w:space="0" w:color="auto"/>
          </w:divBdr>
        </w:div>
        <w:div w:id="1093284240">
          <w:marLeft w:val="640"/>
          <w:marRight w:val="0"/>
          <w:marTop w:val="0"/>
          <w:marBottom w:val="0"/>
          <w:divBdr>
            <w:top w:val="none" w:sz="0" w:space="0" w:color="auto"/>
            <w:left w:val="none" w:sz="0" w:space="0" w:color="auto"/>
            <w:bottom w:val="none" w:sz="0" w:space="0" w:color="auto"/>
            <w:right w:val="none" w:sz="0" w:space="0" w:color="auto"/>
          </w:divBdr>
        </w:div>
        <w:div w:id="1143815038">
          <w:marLeft w:val="640"/>
          <w:marRight w:val="0"/>
          <w:marTop w:val="0"/>
          <w:marBottom w:val="0"/>
          <w:divBdr>
            <w:top w:val="none" w:sz="0" w:space="0" w:color="auto"/>
            <w:left w:val="none" w:sz="0" w:space="0" w:color="auto"/>
            <w:bottom w:val="none" w:sz="0" w:space="0" w:color="auto"/>
            <w:right w:val="none" w:sz="0" w:space="0" w:color="auto"/>
          </w:divBdr>
        </w:div>
        <w:div w:id="1167524859">
          <w:marLeft w:val="640"/>
          <w:marRight w:val="0"/>
          <w:marTop w:val="0"/>
          <w:marBottom w:val="0"/>
          <w:divBdr>
            <w:top w:val="none" w:sz="0" w:space="0" w:color="auto"/>
            <w:left w:val="none" w:sz="0" w:space="0" w:color="auto"/>
            <w:bottom w:val="none" w:sz="0" w:space="0" w:color="auto"/>
            <w:right w:val="none" w:sz="0" w:space="0" w:color="auto"/>
          </w:divBdr>
        </w:div>
        <w:div w:id="1177307542">
          <w:marLeft w:val="640"/>
          <w:marRight w:val="0"/>
          <w:marTop w:val="0"/>
          <w:marBottom w:val="0"/>
          <w:divBdr>
            <w:top w:val="none" w:sz="0" w:space="0" w:color="auto"/>
            <w:left w:val="none" w:sz="0" w:space="0" w:color="auto"/>
            <w:bottom w:val="none" w:sz="0" w:space="0" w:color="auto"/>
            <w:right w:val="none" w:sz="0" w:space="0" w:color="auto"/>
          </w:divBdr>
        </w:div>
        <w:div w:id="1189903816">
          <w:marLeft w:val="640"/>
          <w:marRight w:val="0"/>
          <w:marTop w:val="0"/>
          <w:marBottom w:val="0"/>
          <w:divBdr>
            <w:top w:val="none" w:sz="0" w:space="0" w:color="auto"/>
            <w:left w:val="none" w:sz="0" w:space="0" w:color="auto"/>
            <w:bottom w:val="none" w:sz="0" w:space="0" w:color="auto"/>
            <w:right w:val="none" w:sz="0" w:space="0" w:color="auto"/>
          </w:divBdr>
        </w:div>
        <w:div w:id="1268125865">
          <w:marLeft w:val="640"/>
          <w:marRight w:val="0"/>
          <w:marTop w:val="0"/>
          <w:marBottom w:val="0"/>
          <w:divBdr>
            <w:top w:val="none" w:sz="0" w:space="0" w:color="auto"/>
            <w:left w:val="none" w:sz="0" w:space="0" w:color="auto"/>
            <w:bottom w:val="none" w:sz="0" w:space="0" w:color="auto"/>
            <w:right w:val="none" w:sz="0" w:space="0" w:color="auto"/>
          </w:divBdr>
        </w:div>
        <w:div w:id="1270971463">
          <w:marLeft w:val="640"/>
          <w:marRight w:val="0"/>
          <w:marTop w:val="0"/>
          <w:marBottom w:val="0"/>
          <w:divBdr>
            <w:top w:val="none" w:sz="0" w:space="0" w:color="auto"/>
            <w:left w:val="none" w:sz="0" w:space="0" w:color="auto"/>
            <w:bottom w:val="none" w:sz="0" w:space="0" w:color="auto"/>
            <w:right w:val="none" w:sz="0" w:space="0" w:color="auto"/>
          </w:divBdr>
        </w:div>
        <w:div w:id="1328944797">
          <w:marLeft w:val="640"/>
          <w:marRight w:val="0"/>
          <w:marTop w:val="0"/>
          <w:marBottom w:val="0"/>
          <w:divBdr>
            <w:top w:val="none" w:sz="0" w:space="0" w:color="auto"/>
            <w:left w:val="none" w:sz="0" w:space="0" w:color="auto"/>
            <w:bottom w:val="none" w:sz="0" w:space="0" w:color="auto"/>
            <w:right w:val="none" w:sz="0" w:space="0" w:color="auto"/>
          </w:divBdr>
        </w:div>
        <w:div w:id="1387408129">
          <w:marLeft w:val="640"/>
          <w:marRight w:val="0"/>
          <w:marTop w:val="0"/>
          <w:marBottom w:val="0"/>
          <w:divBdr>
            <w:top w:val="none" w:sz="0" w:space="0" w:color="auto"/>
            <w:left w:val="none" w:sz="0" w:space="0" w:color="auto"/>
            <w:bottom w:val="none" w:sz="0" w:space="0" w:color="auto"/>
            <w:right w:val="none" w:sz="0" w:space="0" w:color="auto"/>
          </w:divBdr>
        </w:div>
        <w:div w:id="1388576983">
          <w:marLeft w:val="640"/>
          <w:marRight w:val="0"/>
          <w:marTop w:val="0"/>
          <w:marBottom w:val="0"/>
          <w:divBdr>
            <w:top w:val="none" w:sz="0" w:space="0" w:color="auto"/>
            <w:left w:val="none" w:sz="0" w:space="0" w:color="auto"/>
            <w:bottom w:val="none" w:sz="0" w:space="0" w:color="auto"/>
            <w:right w:val="none" w:sz="0" w:space="0" w:color="auto"/>
          </w:divBdr>
        </w:div>
        <w:div w:id="1533491894">
          <w:marLeft w:val="640"/>
          <w:marRight w:val="0"/>
          <w:marTop w:val="0"/>
          <w:marBottom w:val="0"/>
          <w:divBdr>
            <w:top w:val="none" w:sz="0" w:space="0" w:color="auto"/>
            <w:left w:val="none" w:sz="0" w:space="0" w:color="auto"/>
            <w:bottom w:val="none" w:sz="0" w:space="0" w:color="auto"/>
            <w:right w:val="none" w:sz="0" w:space="0" w:color="auto"/>
          </w:divBdr>
        </w:div>
        <w:div w:id="1536189241">
          <w:marLeft w:val="640"/>
          <w:marRight w:val="0"/>
          <w:marTop w:val="0"/>
          <w:marBottom w:val="0"/>
          <w:divBdr>
            <w:top w:val="none" w:sz="0" w:space="0" w:color="auto"/>
            <w:left w:val="none" w:sz="0" w:space="0" w:color="auto"/>
            <w:bottom w:val="none" w:sz="0" w:space="0" w:color="auto"/>
            <w:right w:val="none" w:sz="0" w:space="0" w:color="auto"/>
          </w:divBdr>
        </w:div>
        <w:div w:id="1588077834">
          <w:marLeft w:val="640"/>
          <w:marRight w:val="0"/>
          <w:marTop w:val="0"/>
          <w:marBottom w:val="0"/>
          <w:divBdr>
            <w:top w:val="none" w:sz="0" w:space="0" w:color="auto"/>
            <w:left w:val="none" w:sz="0" w:space="0" w:color="auto"/>
            <w:bottom w:val="none" w:sz="0" w:space="0" w:color="auto"/>
            <w:right w:val="none" w:sz="0" w:space="0" w:color="auto"/>
          </w:divBdr>
        </w:div>
        <w:div w:id="1663048757">
          <w:marLeft w:val="640"/>
          <w:marRight w:val="0"/>
          <w:marTop w:val="0"/>
          <w:marBottom w:val="0"/>
          <w:divBdr>
            <w:top w:val="none" w:sz="0" w:space="0" w:color="auto"/>
            <w:left w:val="none" w:sz="0" w:space="0" w:color="auto"/>
            <w:bottom w:val="none" w:sz="0" w:space="0" w:color="auto"/>
            <w:right w:val="none" w:sz="0" w:space="0" w:color="auto"/>
          </w:divBdr>
        </w:div>
        <w:div w:id="1706052397">
          <w:marLeft w:val="640"/>
          <w:marRight w:val="0"/>
          <w:marTop w:val="0"/>
          <w:marBottom w:val="0"/>
          <w:divBdr>
            <w:top w:val="none" w:sz="0" w:space="0" w:color="auto"/>
            <w:left w:val="none" w:sz="0" w:space="0" w:color="auto"/>
            <w:bottom w:val="none" w:sz="0" w:space="0" w:color="auto"/>
            <w:right w:val="none" w:sz="0" w:space="0" w:color="auto"/>
          </w:divBdr>
        </w:div>
        <w:div w:id="1740861683">
          <w:marLeft w:val="640"/>
          <w:marRight w:val="0"/>
          <w:marTop w:val="0"/>
          <w:marBottom w:val="0"/>
          <w:divBdr>
            <w:top w:val="none" w:sz="0" w:space="0" w:color="auto"/>
            <w:left w:val="none" w:sz="0" w:space="0" w:color="auto"/>
            <w:bottom w:val="none" w:sz="0" w:space="0" w:color="auto"/>
            <w:right w:val="none" w:sz="0" w:space="0" w:color="auto"/>
          </w:divBdr>
        </w:div>
        <w:div w:id="1753424932">
          <w:marLeft w:val="640"/>
          <w:marRight w:val="0"/>
          <w:marTop w:val="0"/>
          <w:marBottom w:val="0"/>
          <w:divBdr>
            <w:top w:val="none" w:sz="0" w:space="0" w:color="auto"/>
            <w:left w:val="none" w:sz="0" w:space="0" w:color="auto"/>
            <w:bottom w:val="none" w:sz="0" w:space="0" w:color="auto"/>
            <w:right w:val="none" w:sz="0" w:space="0" w:color="auto"/>
          </w:divBdr>
        </w:div>
        <w:div w:id="1774855683">
          <w:marLeft w:val="640"/>
          <w:marRight w:val="0"/>
          <w:marTop w:val="0"/>
          <w:marBottom w:val="0"/>
          <w:divBdr>
            <w:top w:val="none" w:sz="0" w:space="0" w:color="auto"/>
            <w:left w:val="none" w:sz="0" w:space="0" w:color="auto"/>
            <w:bottom w:val="none" w:sz="0" w:space="0" w:color="auto"/>
            <w:right w:val="none" w:sz="0" w:space="0" w:color="auto"/>
          </w:divBdr>
        </w:div>
        <w:div w:id="1793402472">
          <w:marLeft w:val="640"/>
          <w:marRight w:val="0"/>
          <w:marTop w:val="0"/>
          <w:marBottom w:val="0"/>
          <w:divBdr>
            <w:top w:val="none" w:sz="0" w:space="0" w:color="auto"/>
            <w:left w:val="none" w:sz="0" w:space="0" w:color="auto"/>
            <w:bottom w:val="none" w:sz="0" w:space="0" w:color="auto"/>
            <w:right w:val="none" w:sz="0" w:space="0" w:color="auto"/>
          </w:divBdr>
        </w:div>
        <w:div w:id="1817063231">
          <w:marLeft w:val="640"/>
          <w:marRight w:val="0"/>
          <w:marTop w:val="0"/>
          <w:marBottom w:val="0"/>
          <w:divBdr>
            <w:top w:val="none" w:sz="0" w:space="0" w:color="auto"/>
            <w:left w:val="none" w:sz="0" w:space="0" w:color="auto"/>
            <w:bottom w:val="none" w:sz="0" w:space="0" w:color="auto"/>
            <w:right w:val="none" w:sz="0" w:space="0" w:color="auto"/>
          </w:divBdr>
        </w:div>
        <w:div w:id="1858158948">
          <w:marLeft w:val="640"/>
          <w:marRight w:val="0"/>
          <w:marTop w:val="0"/>
          <w:marBottom w:val="0"/>
          <w:divBdr>
            <w:top w:val="none" w:sz="0" w:space="0" w:color="auto"/>
            <w:left w:val="none" w:sz="0" w:space="0" w:color="auto"/>
            <w:bottom w:val="none" w:sz="0" w:space="0" w:color="auto"/>
            <w:right w:val="none" w:sz="0" w:space="0" w:color="auto"/>
          </w:divBdr>
        </w:div>
        <w:div w:id="1858814968">
          <w:marLeft w:val="640"/>
          <w:marRight w:val="0"/>
          <w:marTop w:val="0"/>
          <w:marBottom w:val="0"/>
          <w:divBdr>
            <w:top w:val="none" w:sz="0" w:space="0" w:color="auto"/>
            <w:left w:val="none" w:sz="0" w:space="0" w:color="auto"/>
            <w:bottom w:val="none" w:sz="0" w:space="0" w:color="auto"/>
            <w:right w:val="none" w:sz="0" w:space="0" w:color="auto"/>
          </w:divBdr>
        </w:div>
        <w:div w:id="1858999804">
          <w:marLeft w:val="640"/>
          <w:marRight w:val="0"/>
          <w:marTop w:val="0"/>
          <w:marBottom w:val="0"/>
          <w:divBdr>
            <w:top w:val="none" w:sz="0" w:space="0" w:color="auto"/>
            <w:left w:val="none" w:sz="0" w:space="0" w:color="auto"/>
            <w:bottom w:val="none" w:sz="0" w:space="0" w:color="auto"/>
            <w:right w:val="none" w:sz="0" w:space="0" w:color="auto"/>
          </w:divBdr>
        </w:div>
        <w:div w:id="1921868502">
          <w:marLeft w:val="640"/>
          <w:marRight w:val="0"/>
          <w:marTop w:val="0"/>
          <w:marBottom w:val="0"/>
          <w:divBdr>
            <w:top w:val="none" w:sz="0" w:space="0" w:color="auto"/>
            <w:left w:val="none" w:sz="0" w:space="0" w:color="auto"/>
            <w:bottom w:val="none" w:sz="0" w:space="0" w:color="auto"/>
            <w:right w:val="none" w:sz="0" w:space="0" w:color="auto"/>
          </w:divBdr>
        </w:div>
        <w:div w:id="1953052792">
          <w:marLeft w:val="640"/>
          <w:marRight w:val="0"/>
          <w:marTop w:val="0"/>
          <w:marBottom w:val="0"/>
          <w:divBdr>
            <w:top w:val="none" w:sz="0" w:space="0" w:color="auto"/>
            <w:left w:val="none" w:sz="0" w:space="0" w:color="auto"/>
            <w:bottom w:val="none" w:sz="0" w:space="0" w:color="auto"/>
            <w:right w:val="none" w:sz="0" w:space="0" w:color="auto"/>
          </w:divBdr>
        </w:div>
        <w:div w:id="1971355129">
          <w:marLeft w:val="640"/>
          <w:marRight w:val="0"/>
          <w:marTop w:val="0"/>
          <w:marBottom w:val="0"/>
          <w:divBdr>
            <w:top w:val="none" w:sz="0" w:space="0" w:color="auto"/>
            <w:left w:val="none" w:sz="0" w:space="0" w:color="auto"/>
            <w:bottom w:val="none" w:sz="0" w:space="0" w:color="auto"/>
            <w:right w:val="none" w:sz="0" w:space="0" w:color="auto"/>
          </w:divBdr>
        </w:div>
        <w:div w:id="1992783202">
          <w:marLeft w:val="640"/>
          <w:marRight w:val="0"/>
          <w:marTop w:val="0"/>
          <w:marBottom w:val="0"/>
          <w:divBdr>
            <w:top w:val="none" w:sz="0" w:space="0" w:color="auto"/>
            <w:left w:val="none" w:sz="0" w:space="0" w:color="auto"/>
            <w:bottom w:val="none" w:sz="0" w:space="0" w:color="auto"/>
            <w:right w:val="none" w:sz="0" w:space="0" w:color="auto"/>
          </w:divBdr>
        </w:div>
      </w:divsChild>
    </w:div>
    <w:div w:id="1079862189">
      <w:marLeft w:val="0"/>
      <w:marRight w:val="0"/>
      <w:marTop w:val="0"/>
      <w:marBottom w:val="0"/>
      <w:divBdr>
        <w:top w:val="none" w:sz="0" w:space="0" w:color="auto"/>
        <w:left w:val="none" w:sz="0" w:space="0" w:color="auto"/>
        <w:bottom w:val="none" w:sz="0" w:space="0" w:color="auto"/>
        <w:right w:val="none" w:sz="0" w:space="0" w:color="auto"/>
      </w:divBdr>
    </w:div>
    <w:div w:id="1088816029">
      <w:marLeft w:val="0"/>
      <w:marRight w:val="0"/>
      <w:marTop w:val="0"/>
      <w:marBottom w:val="0"/>
      <w:divBdr>
        <w:top w:val="none" w:sz="0" w:space="0" w:color="auto"/>
        <w:left w:val="none" w:sz="0" w:space="0" w:color="auto"/>
        <w:bottom w:val="none" w:sz="0" w:space="0" w:color="auto"/>
        <w:right w:val="none" w:sz="0" w:space="0" w:color="auto"/>
      </w:divBdr>
    </w:div>
    <w:div w:id="1094714604">
      <w:bodyDiv w:val="1"/>
      <w:marLeft w:val="0"/>
      <w:marRight w:val="0"/>
      <w:marTop w:val="0"/>
      <w:marBottom w:val="0"/>
      <w:divBdr>
        <w:top w:val="none" w:sz="0" w:space="0" w:color="auto"/>
        <w:left w:val="none" w:sz="0" w:space="0" w:color="auto"/>
        <w:bottom w:val="none" w:sz="0" w:space="0" w:color="auto"/>
        <w:right w:val="none" w:sz="0" w:space="0" w:color="auto"/>
      </w:divBdr>
      <w:divsChild>
        <w:div w:id="82797290">
          <w:marLeft w:val="640"/>
          <w:marRight w:val="0"/>
          <w:marTop w:val="0"/>
          <w:marBottom w:val="0"/>
          <w:divBdr>
            <w:top w:val="none" w:sz="0" w:space="0" w:color="auto"/>
            <w:left w:val="none" w:sz="0" w:space="0" w:color="auto"/>
            <w:bottom w:val="none" w:sz="0" w:space="0" w:color="auto"/>
            <w:right w:val="none" w:sz="0" w:space="0" w:color="auto"/>
          </w:divBdr>
        </w:div>
        <w:div w:id="91053338">
          <w:marLeft w:val="640"/>
          <w:marRight w:val="0"/>
          <w:marTop w:val="0"/>
          <w:marBottom w:val="0"/>
          <w:divBdr>
            <w:top w:val="none" w:sz="0" w:space="0" w:color="auto"/>
            <w:left w:val="none" w:sz="0" w:space="0" w:color="auto"/>
            <w:bottom w:val="none" w:sz="0" w:space="0" w:color="auto"/>
            <w:right w:val="none" w:sz="0" w:space="0" w:color="auto"/>
          </w:divBdr>
        </w:div>
        <w:div w:id="133572415">
          <w:marLeft w:val="640"/>
          <w:marRight w:val="0"/>
          <w:marTop w:val="0"/>
          <w:marBottom w:val="0"/>
          <w:divBdr>
            <w:top w:val="none" w:sz="0" w:space="0" w:color="auto"/>
            <w:left w:val="none" w:sz="0" w:space="0" w:color="auto"/>
            <w:bottom w:val="none" w:sz="0" w:space="0" w:color="auto"/>
            <w:right w:val="none" w:sz="0" w:space="0" w:color="auto"/>
          </w:divBdr>
        </w:div>
        <w:div w:id="152449830">
          <w:marLeft w:val="640"/>
          <w:marRight w:val="0"/>
          <w:marTop w:val="0"/>
          <w:marBottom w:val="0"/>
          <w:divBdr>
            <w:top w:val="none" w:sz="0" w:space="0" w:color="auto"/>
            <w:left w:val="none" w:sz="0" w:space="0" w:color="auto"/>
            <w:bottom w:val="none" w:sz="0" w:space="0" w:color="auto"/>
            <w:right w:val="none" w:sz="0" w:space="0" w:color="auto"/>
          </w:divBdr>
        </w:div>
        <w:div w:id="156311899">
          <w:marLeft w:val="640"/>
          <w:marRight w:val="0"/>
          <w:marTop w:val="0"/>
          <w:marBottom w:val="0"/>
          <w:divBdr>
            <w:top w:val="none" w:sz="0" w:space="0" w:color="auto"/>
            <w:left w:val="none" w:sz="0" w:space="0" w:color="auto"/>
            <w:bottom w:val="none" w:sz="0" w:space="0" w:color="auto"/>
            <w:right w:val="none" w:sz="0" w:space="0" w:color="auto"/>
          </w:divBdr>
        </w:div>
        <w:div w:id="161239014">
          <w:marLeft w:val="640"/>
          <w:marRight w:val="0"/>
          <w:marTop w:val="0"/>
          <w:marBottom w:val="0"/>
          <w:divBdr>
            <w:top w:val="none" w:sz="0" w:space="0" w:color="auto"/>
            <w:left w:val="none" w:sz="0" w:space="0" w:color="auto"/>
            <w:bottom w:val="none" w:sz="0" w:space="0" w:color="auto"/>
            <w:right w:val="none" w:sz="0" w:space="0" w:color="auto"/>
          </w:divBdr>
        </w:div>
        <w:div w:id="337923366">
          <w:marLeft w:val="640"/>
          <w:marRight w:val="0"/>
          <w:marTop w:val="0"/>
          <w:marBottom w:val="0"/>
          <w:divBdr>
            <w:top w:val="none" w:sz="0" w:space="0" w:color="auto"/>
            <w:left w:val="none" w:sz="0" w:space="0" w:color="auto"/>
            <w:bottom w:val="none" w:sz="0" w:space="0" w:color="auto"/>
            <w:right w:val="none" w:sz="0" w:space="0" w:color="auto"/>
          </w:divBdr>
        </w:div>
        <w:div w:id="360984437">
          <w:marLeft w:val="640"/>
          <w:marRight w:val="0"/>
          <w:marTop w:val="0"/>
          <w:marBottom w:val="0"/>
          <w:divBdr>
            <w:top w:val="none" w:sz="0" w:space="0" w:color="auto"/>
            <w:left w:val="none" w:sz="0" w:space="0" w:color="auto"/>
            <w:bottom w:val="none" w:sz="0" w:space="0" w:color="auto"/>
            <w:right w:val="none" w:sz="0" w:space="0" w:color="auto"/>
          </w:divBdr>
        </w:div>
        <w:div w:id="367686214">
          <w:marLeft w:val="640"/>
          <w:marRight w:val="0"/>
          <w:marTop w:val="0"/>
          <w:marBottom w:val="0"/>
          <w:divBdr>
            <w:top w:val="none" w:sz="0" w:space="0" w:color="auto"/>
            <w:left w:val="none" w:sz="0" w:space="0" w:color="auto"/>
            <w:bottom w:val="none" w:sz="0" w:space="0" w:color="auto"/>
            <w:right w:val="none" w:sz="0" w:space="0" w:color="auto"/>
          </w:divBdr>
        </w:div>
        <w:div w:id="373508265">
          <w:marLeft w:val="640"/>
          <w:marRight w:val="0"/>
          <w:marTop w:val="0"/>
          <w:marBottom w:val="0"/>
          <w:divBdr>
            <w:top w:val="none" w:sz="0" w:space="0" w:color="auto"/>
            <w:left w:val="none" w:sz="0" w:space="0" w:color="auto"/>
            <w:bottom w:val="none" w:sz="0" w:space="0" w:color="auto"/>
            <w:right w:val="none" w:sz="0" w:space="0" w:color="auto"/>
          </w:divBdr>
        </w:div>
        <w:div w:id="431898280">
          <w:marLeft w:val="640"/>
          <w:marRight w:val="0"/>
          <w:marTop w:val="0"/>
          <w:marBottom w:val="0"/>
          <w:divBdr>
            <w:top w:val="none" w:sz="0" w:space="0" w:color="auto"/>
            <w:left w:val="none" w:sz="0" w:space="0" w:color="auto"/>
            <w:bottom w:val="none" w:sz="0" w:space="0" w:color="auto"/>
            <w:right w:val="none" w:sz="0" w:space="0" w:color="auto"/>
          </w:divBdr>
        </w:div>
        <w:div w:id="480540920">
          <w:marLeft w:val="640"/>
          <w:marRight w:val="0"/>
          <w:marTop w:val="0"/>
          <w:marBottom w:val="0"/>
          <w:divBdr>
            <w:top w:val="none" w:sz="0" w:space="0" w:color="auto"/>
            <w:left w:val="none" w:sz="0" w:space="0" w:color="auto"/>
            <w:bottom w:val="none" w:sz="0" w:space="0" w:color="auto"/>
            <w:right w:val="none" w:sz="0" w:space="0" w:color="auto"/>
          </w:divBdr>
        </w:div>
        <w:div w:id="514732941">
          <w:marLeft w:val="640"/>
          <w:marRight w:val="0"/>
          <w:marTop w:val="0"/>
          <w:marBottom w:val="0"/>
          <w:divBdr>
            <w:top w:val="none" w:sz="0" w:space="0" w:color="auto"/>
            <w:left w:val="none" w:sz="0" w:space="0" w:color="auto"/>
            <w:bottom w:val="none" w:sz="0" w:space="0" w:color="auto"/>
            <w:right w:val="none" w:sz="0" w:space="0" w:color="auto"/>
          </w:divBdr>
        </w:div>
        <w:div w:id="557398957">
          <w:marLeft w:val="640"/>
          <w:marRight w:val="0"/>
          <w:marTop w:val="0"/>
          <w:marBottom w:val="0"/>
          <w:divBdr>
            <w:top w:val="none" w:sz="0" w:space="0" w:color="auto"/>
            <w:left w:val="none" w:sz="0" w:space="0" w:color="auto"/>
            <w:bottom w:val="none" w:sz="0" w:space="0" w:color="auto"/>
            <w:right w:val="none" w:sz="0" w:space="0" w:color="auto"/>
          </w:divBdr>
        </w:div>
        <w:div w:id="617371364">
          <w:marLeft w:val="640"/>
          <w:marRight w:val="0"/>
          <w:marTop w:val="0"/>
          <w:marBottom w:val="0"/>
          <w:divBdr>
            <w:top w:val="none" w:sz="0" w:space="0" w:color="auto"/>
            <w:left w:val="none" w:sz="0" w:space="0" w:color="auto"/>
            <w:bottom w:val="none" w:sz="0" w:space="0" w:color="auto"/>
            <w:right w:val="none" w:sz="0" w:space="0" w:color="auto"/>
          </w:divBdr>
        </w:div>
        <w:div w:id="680395251">
          <w:marLeft w:val="640"/>
          <w:marRight w:val="0"/>
          <w:marTop w:val="0"/>
          <w:marBottom w:val="0"/>
          <w:divBdr>
            <w:top w:val="none" w:sz="0" w:space="0" w:color="auto"/>
            <w:left w:val="none" w:sz="0" w:space="0" w:color="auto"/>
            <w:bottom w:val="none" w:sz="0" w:space="0" w:color="auto"/>
            <w:right w:val="none" w:sz="0" w:space="0" w:color="auto"/>
          </w:divBdr>
        </w:div>
        <w:div w:id="699940777">
          <w:marLeft w:val="640"/>
          <w:marRight w:val="0"/>
          <w:marTop w:val="0"/>
          <w:marBottom w:val="0"/>
          <w:divBdr>
            <w:top w:val="none" w:sz="0" w:space="0" w:color="auto"/>
            <w:left w:val="none" w:sz="0" w:space="0" w:color="auto"/>
            <w:bottom w:val="none" w:sz="0" w:space="0" w:color="auto"/>
            <w:right w:val="none" w:sz="0" w:space="0" w:color="auto"/>
          </w:divBdr>
        </w:div>
        <w:div w:id="805586041">
          <w:marLeft w:val="640"/>
          <w:marRight w:val="0"/>
          <w:marTop w:val="0"/>
          <w:marBottom w:val="0"/>
          <w:divBdr>
            <w:top w:val="none" w:sz="0" w:space="0" w:color="auto"/>
            <w:left w:val="none" w:sz="0" w:space="0" w:color="auto"/>
            <w:bottom w:val="none" w:sz="0" w:space="0" w:color="auto"/>
            <w:right w:val="none" w:sz="0" w:space="0" w:color="auto"/>
          </w:divBdr>
        </w:div>
        <w:div w:id="913441619">
          <w:marLeft w:val="640"/>
          <w:marRight w:val="0"/>
          <w:marTop w:val="0"/>
          <w:marBottom w:val="0"/>
          <w:divBdr>
            <w:top w:val="none" w:sz="0" w:space="0" w:color="auto"/>
            <w:left w:val="none" w:sz="0" w:space="0" w:color="auto"/>
            <w:bottom w:val="none" w:sz="0" w:space="0" w:color="auto"/>
            <w:right w:val="none" w:sz="0" w:space="0" w:color="auto"/>
          </w:divBdr>
        </w:div>
        <w:div w:id="955334882">
          <w:marLeft w:val="640"/>
          <w:marRight w:val="0"/>
          <w:marTop w:val="0"/>
          <w:marBottom w:val="0"/>
          <w:divBdr>
            <w:top w:val="none" w:sz="0" w:space="0" w:color="auto"/>
            <w:left w:val="none" w:sz="0" w:space="0" w:color="auto"/>
            <w:bottom w:val="none" w:sz="0" w:space="0" w:color="auto"/>
            <w:right w:val="none" w:sz="0" w:space="0" w:color="auto"/>
          </w:divBdr>
        </w:div>
        <w:div w:id="985087109">
          <w:marLeft w:val="640"/>
          <w:marRight w:val="0"/>
          <w:marTop w:val="0"/>
          <w:marBottom w:val="0"/>
          <w:divBdr>
            <w:top w:val="none" w:sz="0" w:space="0" w:color="auto"/>
            <w:left w:val="none" w:sz="0" w:space="0" w:color="auto"/>
            <w:bottom w:val="none" w:sz="0" w:space="0" w:color="auto"/>
            <w:right w:val="none" w:sz="0" w:space="0" w:color="auto"/>
          </w:divBdr>
        </w:div>
        <w:div w:id="1047147096">
          <w:marLeft w:val="640"/>
          <w:marRight w:val="0"/>
          <w:marTop w:val="0"/>
          <w:marBottom w:val="0"/>
          <w:divBdr>
            <w:top w:val="none" w:sz="0" w:space="0" w:color="auto"/>
            <w:left w:val="none" w:sz="0" w:space="0" w:color="auto"/>
            <w:bottom w:val="none" w:sz="0" w:space="0" w:color="auto"/>
            <w:right w:val="none" w:sz="0" w:space="0" w:color="auto"/>
          </w:divBdr>
        </w:div>
        <w:div w:id="1145049001">
          <w:marLeft w:val="640"/>
          <w:marRight w:val="0"/>
          <w:marTop w:val="0"/>
          <w:marBottom w:val="0"/>
          <w:divBdr>
            <w:top w:val="none" w:sz="0" w:space="0" w:color="auto"/>
            <w:left w:val="none" w:sz="0" w:space="0" w:color="auto"/>
            <w:bottom w:val="none" w:sz="0" w:space="0" w:color="auto"/>
            <w:right w:val="none" w:sz="0" w:space="0" w:color="auto"/>
          </w:divBdr>
        </w:div>
        <w:div w:id="1164131208">
          <w:marLeft w:val="640"/>
          <w:marRight w:val="0"/>
          <w:marTop w:val="0"/>
          <w:marBottom w:val="0"/>
          <w:divBdr>
            <w:top w:val="none" w:sz="0" w:space="0" w:color="auto"/>
            <w:left w:val="none" w:sz="0" w:space="0" w:color="auto"/>
            <w:bottom w:val="none" w:sz="0" w:space="0" w:color="auto"/>
            <w:right w:val="none" w:sz="0" w:space="0" w:color="auto"/>
          </w:divBdr>
        </w:div>
        <w:div w:id="1171876590">
          <w:marLeft w:val="640"/>
          <w:marRight w:val="0"/>
          <w:marTop w:val="0"/>
          <w:marBottom w:val="0"/>
          <w:divBdr>
            <w:top w:val="none" w:sz="0" w:space="0" w:color="auto"/>
            <w:left w:val="none" w:sz="0" w:space="0" w:color="auto"/>
            <w:bottom w:val="none" w:sz="0" w:space="0" w:color="auto"/>
            <w:right w:val="none" w:sz="0" w:space="0" w:color="auto"/>
          </w:divBdr>
        </w:div>
        <w:div w:id="1244953773">
          <w:marLeft w:val="640"/>
          <w:marRight w:val="0"/>
          <w:marTop w:val="0"/>
          <w:marBottom w:val="0"/>
          <w:divBdr>
            <w:top w:val="none" w:sz="0" w:space="0" w:color="auto"/>
            <w:left w:val="none" w:sz="0" w:space="0" w:color="auto"/>
            <w:bottom w:val="none" w:sz="0" w:space="0" w:color="auto"/>
            <w:right w:val="none" w:sz="0" w:space="0" w:color="auto"/>
          </w:divBdr>
        </w:div>
        <w:div w:id="1281497347">
          <w:marLeft w:val="640"/>
          <w:marRight w:val="0"/>
          <w:marTop w:val="0"/>
          <w:marBottom w:val="0"/>
          <w:divBdr>
            <w:top w:val="none" w:sz="0" w:space="0" w:color="auto"/>
            <w:left w:val="none" w:sz="0" w:space="0" w:color="auto"/>
            <w:bottom w:val="none" w:sz="0" w:space="0" w:color="auto"/>
            <w:right w:val="none" w:sz="0" w:space="0" w:color="auto"/>
          </w:divBdr>
        </w:div>
        <w:div w:id="1298990670">
          <w:marLeft w:val="640"/>
          <w:marRight w:val="0"/>
          <w:marTop w:val="0"/>
          <w:marBottom w:val="0"/>
          <w:divBdr>
            <w:top w:val="none" w:sz="0" w:space="0" w:color="auto"/>
            <w:left w:val="none" w:sz="0" w:space="0" w:color="auto"/>
            <w:bottom w:val="none" w:sz="0" w:space="0" w:color="auto"/>
            <w:right w:val="none" w:sz="0" w:space="0" w:color="auto"/>
          </w:divBdr>
        </w:div>
        <w:div w:id="1491406206">
          <w:marLeft w:val="640"/>
          <w:marRight w:val="0"/>
          <w:marTop w:val="0"/>
          <w:marBottom w:val="0"/>
          <w:divBdr>
            <w:top w:val="none" w:sz="0" w:space="0" w:color="auto"/>
            <w:left w:val="none" w:sz="0" w:space="0" w:color="auto"/>
            <w:bottom w:val="none" w:sz="0" w:space="0" w:color="auto"/>
            <w:right w:val="none" w:sz="0" w:space="0" w:color="auto"/>
          </w:divBdr>
        </w:div>
        <w:div w:id="1514102022">
          <w:marLeft w:val="640"/>
          <w:marRight w:val="0"/>
          <w:marTop w:val="0"/>
          <w:marBottom w:val="0"/>
          <w:divBdr>
            <w:top w:val="none" w:sz="0" w:space="0" w:color="auto"/>
            <w:left w:val="none" w:sz="0" w:space="0" w:color="auto"/>
            <w:bottom w:val="none" w:sz="0" w:space="0" w:color="auto"/>
            <w:right w:val="none" w:sz="0" w:space="0" w:color="auto"/>
          </w:divBdr>
        </w:div>
        <w:div w:id="1519659535">
          <w:marLeft w:val="640"/>
          <w:marRight w:val="0"/>
          <w:marTop w:val="0"/>
          <w:marBottom w:val="0"/>
          <w:divBdr>
            <w:top w:val="none" w:sz="0" w:space="0" w:color="auto"/>
            <w:left w:val="none" w:sz="0" w:space="0" w:color="auto"/>
            <w:bottom w:val="none" w:sz="0" w:space="0" w:color="auto"/>
            <w:right w:val="none" w:sz="0" w:space="0" w:color="auto"/>
          </w:divBdr>
        </w:div>
        <w:div w:id="1532448880">
          <w:marLeft w:val="640"/>
          <w:marRight w:val="0"/>
          <w:marTop w:val="0"/>
          <w:marBottom w:val="0"/>
          <w:divBdr>
            <w:top w:val="none" w:sz="0" w:space="0" w:color="auto"/>
            <w:left w:val="none" w:sz="0" w:space="0" w:color="auto"/>
            <w:bottom w:val="none" w:sz="0" w:space="0" w:color="auto"/>
            <w:right w:val="none" w:sz="0" w:space="0" w:color="auto"/>
          </w:divBdr>
        </w:div>
        <w:div w:id="1551115089">
          <w:marLeft w:val="640"/>
          <w:marRight w:val="0"/>
          <w:marTop w:val="0"/>
          <w:marBottom w:val="0"/>
          <w:divBdr>
            <w:top w:val="none" w:sz="0" w:space="0" w:color="auto"/>
            <w:left w:val="none" w:sz="0" w:space="0" w:color="auto"/>
            <w:bottom w:val="none" w:sz="0" w:space="0" w:color="auto"/>
            <w:right w:val="none" w:sz="0" w:space="0" w:color="auto"/>
          </w:divBdr>
        </w:div>
        <w:div w:id="1558396554">
          <w:marLeft w:val="640"/>
          <w:marRight w:val="0"/>
          <w:marTop w:val="0"/>
          <w:marBottom w:val="0"/>
          <w:divBdr>
            <w:top w:val="none" w:sz="0" w:space="0" w:color="auto"/>
            <w:left w:val="none" w:sz="0" w:space="0" w:color="auto"/>
            <w:bottom w:val="none" w:sz="0" w:space="0" w:color="auto"/>
            <w:right w:val="none" w:sz="0" w:space="0" w:color="auto"/>
          </w:divBdr>
        </w:div>
        <w:div w:id="1592200460">
          <w:marLeft w:val="640"/>
          <w:marRight w:val="0"/>
          <w:marTop w:val="0"/>
          <w:marBottom w:val="0"/>
          <w:divBdr>
            <w:top w:val="none" w:sz="0" w:space="0" w:color="auto"/>
            <w:left w:val="none" w:sz="0" w:space="0" w:color="auto"/>
            <w:bottom w:val="none" w:sz="0" w:space="0" w:color="auto"/>
            <w:right w:val="none" w:sz="0" w:space="0" w:color="auto"/>
          </w:divBdr>
        </w:div>
        <w:div w:id="1608266673">
          <w:marLeft w:val="640"/>
          <w:marRight w:val="0"/>
          <w:marTop w:val="0"/>
          <w:marBottom w:val="0"/>
          <w:divBdr>
            <w:top w:val="none" w:sz="0" w:space="0" w:color="auto"/>
            <w:left w:val="none" w:sz="0" w:space="0" w:color="auto"/>
            <w:bottom w:val="none" w:sz="0" w:space="0" w:color="auto"/>
            <w:right w:val="none" w:sz="0" w:space="0" w:color="auto"/>
          </w:divBdr>
        </w:div>
        <w:div w:id="1701779217">
          <w:marLeft w:val="640"/>
          <w:marRight w:val="0"/>
          <w:marTop w:val="0"/>
          <w:marBottom w:val="0"/>
          <w:divBdr>
            <w:top w:val="none" w:sz="0" w:space="0" w:color="auto"/>
            <w:left w:val="none" w:sz="0" w:space="0" w:color="auto"/>
            <w:bottom w:val="none" w:sz="0" w:space="0" w:color="auto"/>
            <w:right w:val="none" w:sz="0" w:space="0" w:color="auto"/>
          </w:divBdr>
        </w:div>
        <w:div w:id="1705521498">
          <w:marLeft w:val="640"/>
          <w:marRight w:val="0"/>
          <w:marTop w:val="0"/>
          <w:marBottom w:val="0"/>
          <w:divBdr>
            <w:top w:val="none" w:sz="0" w:space="0" w:color="auto"/>
            <w:left w:val="none" w:sz="0" w:space="0" w:color="auto"/>
            <w:bottom w:val="none" w:sz="0" w:space="0" w:color="auto"/>
            <w:right w:val="none" w:sz="0" w:space="0" w:color="auto"/>
          </w:divBdr>
        </w:div>
        <w:div w:id="1762532931">
          <w:marLeft w:val="640"/>
          <w:marRight w:val="0"/>
          <w:marTop w:val="0"/>
          <w:marBottom w:val="0"/>
          <w:divBdr>
            <w:top w:val="none" w:sz="0" w:space="0" w:color="auto"/>
            <w:left w:val="none" w:sz="0" w:space="0" w:color="auto"/>
            <w:bottom w:val="none" w:sz="0" w:space="0" w:color="auto"/>
            <w:right w:val="none" w:sz="0" w:space="0" w:color="auto"/>
          </w:divBdr>
        </w:div>
        <w:div w:id="1792477952">
          <w:marLeft w:val="640"/>
          <w:marRight w:val="0"/>
          <w:marTop w:val="0"/>
          <w:marBottom w:val="0"/>
          <w:divBdr>
            <w:top w:val="none" w:sz="0" w:space="0" w:color="auto"/>
            <w:left w:val="none" w:sz="0" w:space="0" w:color="auto"/>
            <w:bottom w:val="none" w:sz="0" w:space="0" w:color="auto"/>
            <w:right w:val="none" w:sz="0" w:space="0" w:color="auto"/>
          </w:divBdr>
        </w:div>
        <w:div w:id="1830050528">
          <w:marLeft w:val="640"/>
          <w:marRight w:val="0"/>
          <w:marTop w:val="0"/>
          <w:marBottom w:val="0"/>
          <w:divBdr>
            <w:top w:val="none" w:sz="0" w:space="0" w:color="auto"/>
            <w:left w:val="none" w:sz="0" w:space="0" w:color="auto"/>
            <w:bottom w:val="none" w:sz="0" w:space="0" w:color="auto"/>
            <w:right w:val="none" w:sz="0" w:space="0" w:color="auto"/>
          </w:divBdr>
        </w:div>
        <w:div w:id="1887447199">
          <w:marLeft w:val="640"/>
          <w:marRight w:val="0"/>
          <w:marTop w:val="0"/>
          <w:marBottom w:val="0"/>
          <w:divBdr>
            <w:top w:val="none" w:sz="0" w:space="0" w:color="auto"/>
            <w:left w:val="none" w:sz="0" w:space="0" w:color="auto"/>
            <w:bottom w:val="none" w:sz="0" w:space="0" w:color="auto"/>
            <w:right w:val="none" w:sz="0" w:space="0" w:color="auto"/>
          </w:divBdr>
        </w:div>
        <w:div w:id="1956716611">
          <w:marLeft w:val="640"/>
          <w:marRight w:val="0"/>
          <w:marTop w:val="0"/>
          <w:marBottom w:val="0"/>
          <w:divBdr>
            <w:top w:val="none" w:sz="0" w:space="0" w:color="auto"/>
            <w:left w:val="none" w:sz="0" w:space="0" w:color="auto"/>
            <w:bottom w:val="none" w:sz="0" w:space="0" w:color="auto"/>
            <w:right w:val="none" w:sz="0" w:space="0" w:color="auto"/>
          </w:divBdr>
        </w:div>
      </w:divsChild>
    </w:div>
    <w:div w:id="1102339253">
      <w:bodyDiv w:val="1"/>
      <w:marLeft w:val="0"/>
      <w:marRight w:val="0"/>
      <w:marTop w:val="0"/>
      <w:marBottom w:val="0"/>
      <w:divBdr>
        <w:top w:val="none" w:sz="0" w:space="0" w:color="auto"/>
        <w:left w:val="none" w:sz="0" w:space="0" w:color="auto"/>
        <w:bottom w:val="none" w:sz="0" w:space="0" w:color="auto"/>
        <w:right w:val="none" w:sz="0" w:space="0" w:color="auto"/>
      </w:divBdr>
      <w:divsChild>
        <w:div w:id="51664019">
          <w:marLeft w:val="640"/>
          <w:marRight w:val="0"/>
          <w:marTop w:val="0"/>
          <w:marBottom w:val="0"/>
          <w:divBdr>
            <w:top w:val="none" w:sz="0" w:space="0" w:color="auto"/>
            <w:left w:val="none" w:sz="0" w:space="0" w:color="auto"/>
            <w:bottom w:val="none" w:sz="0" w:space="0" w:color="auto"/>
            <w:right w:val="none" w:sz="0" w:space="0" w:color="auto"/>
          </w:divBdr>
        </w:div>
        <w:div w:id="59451902">
          <w:marLeft w:val="640"/>
          <w:marRight w:val="0"/>
          <w:marTop w:val="0"/>
          <w:marBottom w:val="0"/>
          <w:divBdr>
            <w:top w:val="none" w:sz="0" w:space="0" w:color="auto"/>
            <w:left w:val="none" w:sz="0" w:space="0" w:color="auto"/>
            <w:bottom w:val="none" w:sz="0" w:space="0" w:color="auto"/>
            <w:right w:val="none" w:sz="0" w:space="0" w:color="auto"/>
          </w:divBdr>
        </w:div>
        <w:div w:id="69936222">
          <w:marLeft w:val="640"/>
          <w:marRight w:val="0"/>
          <w:marTop w:val="0"/>
          <w:marBottom w:val="0"/>
          <w:divBdr>
            <w:top w:val="none" w:sz="0" w:space="0" w:color="auto"/>
            <w:left w:val="none" w:sz="0" w:space="0" w:color="auto"/>
            <w:bottom w:val="none" w:sz="0" w:space="0" w:color="auto"/>
            <w:right w:val="none" w:sz="0" w:space="0" w:color="auto"/>
          </w:divBdr>
        </w:div>
        <w:div w:id="99179962">
          <w:marLeft w:val="640"/>
          <w:marRight w:val="0"/>
          <w:marTop w:val="0"/>
          <w:marBottom w:val="0"/>
          <w:divBdr>
            <w:top w:val="none" w:sz="0" w:space="0" w:color="auto"/>
            <w:left w:val="none" w:sz="0" w:space="0" w:color="auto"/>
            <w:bottom w:val="none" w:sz="0" w:space="0" w:color="auto"/>
            <w:right w:val="none" w:sz="0" w:space="0" w:color="auto"/>
          </w:divBdr>
        </w:div>
        <w:div w:id="141699962">
          <w:marLeft w:val="640"/>
          <w:marRight w:val="0"/>
          <w:marTop w:val="0"/>
          <w:marBottom w:val="0"/>
          <w:divBdr>
            <w:top w:val="none" w:sz="0" w:space="0" w:color="auto"/>
            <w:left w:val="none" w:sz="0" w:space="0" w:color="auto"/>
            <w:bottom w:val="none" w:sz="0" w:space="0" w:color="auto"/>
            <w:right w:val="none" w:sz="0" w:space="0" w:color="auto"/>
          </w:divBdr>
        </w:div>
        <w:div w:id="188228995">
          <w:marLeft w:val="640"/>
          <w:marRight w:val="0"/>
          <w:marTop w:val="0"/>
          <w:marBottom w:val="0"/>
          <w:divBdr>
            <w:top w:val="none" w:sz="0" w:space="0" w:color="auto"/>
            <w:left w:val="none" w:sz="0" w:space="0" w:color="auto"/>
            <w:bottom w:val="none" w:sz="0" w:space="0" w:color="auto"/>
            <w:right w:val="none" w:sz="0" w:space="0" w:color="auto"/>
          </w:divBdr>
        </w:div>
        <w:div w:id="214314803">
          <w:marLeft w:val="640"/>
          <w:marRight w:val="0"/>
          <w:marTop w:val="0"/>
          <w:marBottom w:val="0"/>
          <w:divBdr>
            <w:top w:val="none" w:sz="0" w:space="0" w:color="auto"/>
            <w:left w:val="none" w:sz="0" w:space="0" w:color="auto"/>
            <w:bottom w:val="none" w:sz="0" w:space="0" w:color="auto"/>
            <w:right w:val="none" w:sz="0" w:space="0" w:color="auto"/>
          </w:divBdr>
        </w:div>
        <w:div w:id="363098652">
          <w:marLeft w:val="640"/>
          <w:marRight w:val="0"/>
          <w:marTop w:val="0"/>
          <w:marBottom w:val="0"/>
          <w:divBdr>
            <w:top w:val="none" w:sz="0" w:space="0" w:color="auto"/>
            <w:left w:val="none" w:sz="0" w:space="0" w:color="auto"/>
            <w:bottom w:val="none" w:sz="0" w:space="0" w:color="auto"/>
            <w:right w:val="none" w:sz="0" w:space="0" w:color="auto"/>
          </w:divBdr>
        </w:div>
        <w:div w:id="423113630">
          <w:marLeft w:val="640"/>
          <w:marRight w:val="0"/>
          <w:marTop w:val="0"/>
          <w:marBottom w:val="0"/>
          <w:divBdr>
            <w:top w:val="none" w:sz="0" w:space="0" w:color="auto"/>
            <w:left w:val="none" w:sz="0" w:space="0" w:color="auto"/>
            <w:bottom w:val="none" w:sz="0" w:space="0" w:color="auto"/>
            <w:right w:val="none" w:sz="0" w:space="0" w:color="auto"/>
          </w:divBdr>
        </w:div>
        <w:div w:id="440757365">
          <w:marLeft w:val="640"/>
          <w:marRight w:val="0"/>
          <w:marTop w:val="0"/>
          <w:marBottom w:val="0"/>
          <w:divBdr>
            <w:top w:val="none" w:sz="0" w:space="0" w:color="auto"/>
            <w:left w:val="none" w:sz="0" w:space="0" w:color="auto"/>
            <w:bottom w:val="none" w:sz="0" w:space="0" w:color="auto"/>
            <w:right w:val="none" w:sz="0" w:space="0" w:color="auto"/>
          </w:divBdr>
        </w:div>
        <w:div w:id="473105900">
          <w:marLeft w:val="640"/>
          <w:marRight w:val="0"/>
          <w:marTop w:val="0"/>
          <w:marBottom w:val="0"/>
          <w:divBdr>
            <w:top w:val="none" w:sz="0" w:space="0" w:color="auto"/>
            <w:left w:val="none" w:sz="0" w:space="0" w:color="auto"/>
            <w:bottom w:val="none" w:sz="0" w:space="0" w:color="auto"/>
            <w:right w:val="none" w:sz="0" w:space="0" w:color="auto"/>
          </w:divBdr>
        </w:div>
        <w:div w:id="560411847">
          <w:marLeft w:val="640"/>
          <w:marRight w:val="0"/>
          <w:marTop w:val="0"/>
          <w:marBottom w:val="0"/>
          <w:divBdr>
            <w:top w:val="none" w:sz="0" w:space="0" w:color="auto"/>
            <w:left w:val="none" w:sz="0" w:space="0" w:color="auto"/>
            <w:bottom w:val="none" w:sz="0" w:space="0" w:color="auto"/>
            <w:right w:val="none" w:sz="0" w:space="0" w:color="auto"/>
          </w:divBdr>
        </w:div>
        <w:div w:id="586159563">
          <w:marLeft w:val="640"/>
          <w:marRight w:val="0"/>
          <w:marTop w:val="0"/>
          <w:marBottom w:val="0"/>
          <w:divBdr>
            <w:top w:val="none" w:sz="0" w:space="0" w:color="auto"/>
            <w:left w:val="none" w:sz="0" w:space="0" w:color="auto"/>
            <w:bottom w:val="none" w:sz="0" w:space="0" w:color="auto"/>
            <w:right w:val="none" w:sz="0" w:space="0" w:color="auto"/>
          </w:divBdr>
        </w:div>
        <w:div w:id="623270528">
          <w:marLeft w:val="640"/>
          <w:marRight w:val="0"/>
          <w:marTop w:val="0"/>
          <w:marBottom w:val="0"/>
          <w:divBdr>
            <w:top w:val="none" w:sz="0" w:space="0" w:color="auto"/>
            <w:left w:val="none" w:sz="0" w:space="0" w:color="auto"/>
            <w:bottom w:val="none" w:sz="0" w:space="0" w:color="auto"/>
            <w:right w:val="none" w:sz="0" w:space="0" w:color="auto"/>
          </w:divBdr>
        </w:div>
        <w:div w:id="695351040">
          <w:marLeft w:val="640"/>
          <w:marRight w:val="0"/>
          <w:marTop w:val="0"/>
          <w:marBottom w:val="0"/>
          <w:divBdr>
            <w:top w:val="none" w:sz="0" w:space="0" w:color="auto"/>
            <w:left w:val="none" w:sz="0" w:space="0" w:color="auto"/>
            <w:bottom w:val="none" w:sz="0" w:space="0" w:color="auto"/>
            <w:right w:val="none" w:sz="0" w:space="0" w:color="auto"/>
          </w:divBdr>
        </w:div>
        <w:div w:id="710619662">
          <w:marLeft w:val="640"/>
          <w:marRight w:val="0"/>
          <w:marTop w:val="0"/>
          <w:marBottom w:val="0"/>
          <w:divBdr>
            <w:top w:val="none" w:sz="0" w:space="0" w:color="auto"/>
            <w:left w:val="none" w:sz="0" w:space="0" w:color="auto"/>
            <w:bottom w:val="none" w:sz="0" w:space="0" w:color="auto"/>
            <w:right w:val="none" w:sz="0" w:space="0" w:color="auto"/>
          </w:divBdr>
        </w:div>
        <w:div w:id="959989560">
          <w:marLeft w:val="640"/>
          <w:marRight w:val="0"/>
          <w:marTop w:val="0"/>
          <w:marBottom w:val="0"/>
          <w:divBdr>
            <w:top w:val="none" w:sz="0" w:space="0" w:color="auto"/>
            <w:left w:val="none" w:sz="0" w:space="0" w:color="auto"/>
            <w:bottom w:val="none" w:sz="0" w:space="0" w:color="auto"/>
            <w:right w:val="none" w:sz="0" w:space="0" w:color="auto"/>
          </w:divBdr>
        </w:div>
        <w:div w:id="965551030">
          <w:marLeft w:val="640"/>
          <w:marRight w:val="0"/>
          <w:marTop w:val="0"/>
          <w:marBottom w:val="0"/>
          <w:divBdr>
            <w:top w:val="none" w:sz="0" w:space="0" w:color="auto"/>
            <w:left w:val="none" w:sz="0" w:space="0" w:color="auto"/>
            <w:bottom w:val="none" w:sz="0" w:space="0" w:color="auto"/>
            <w:right w:val="none" w:sz="0" w:space="0" w:color="auto"/>
          </w:divBdr>
        </w:div>
        <w:div w:id="1124422565">
          <w:marLeft w:val="640"/>
          <w:marRight w:val="0"/>
          <w:marTop w:val="0"/>
          <w:marBottom w:val="0"/>
          <w:divBdr>
            <w:top w:val="none" w:sz="0" w:space="0" w:color="auto"/>
            <w:left w:val="none" w:sz="0" w:space="0" w:color="auto"/>
            <w:bottom w:val="none" w:sz="0" w:space="0" w:color="auto"/>
            <w:right w:val="none" w:sz="0" w:space="0" w:color="auto"/>
          </w:divBdr>
        </w:div>
        <w:div w:id="1174301140">
          <w:marLeft w:val="640"/>
          <w:marRight w:val="0"/>
          <w:marTop w:val="0"/>
          <w:marBottom w:val="0"/>
          <w:divBdr>
            <w:top w:val="none" w:sz="0" w:space="0" w:color="auto"/>
            <w:left w:val="none" w:sz="0" w:space="0" w:color="auto"/>
            <w:bottom w:val="none" w:sz="0" w:space="0" w:color="auto"/>
            <w:right w:val="none" w:sz="0" w:space="0" w:color="auto"/>
          </w:divBdr>
        </w:div>
        <w:div w:id="1183086009">
          <w:marLeft w:val="640"/>
          <w:marRight w:val="0"/>
          <w:marTop w:val="0"/>
          <w:marBottom w:val="0"/>
          <w:divBdr>
            <w:top w:val="none" w:sz="0" w:space="0" w:color="auto"/>
            <w:left w:val="none" w:sz="0" w:space="0" w:color="auto"/>
            <w:bottom w:val="none" w:sz="0" w:space="0" w:color="auto"/>
            <w:right w:val="none" w:sz="0" w:space="0" w:color="auto"/>
          </w:divBdr>
        </w:div>
        <w:div w:id="1200782786">
          <w:marLeft w:val="640"/>
          <w:marRight w:val="0"/>
          <w:marTop w:val="0"/>
          <w:marBottom w:val="0"/>
          <w:divBdr>
            <w:top w:val="none" w:sz="0" w:space="0" w:color="auto"/>
            <w:left w:val="none" w:sz="0" w:space="0" w:color="auto"/>
            <w:bottom w:val="none" w:sz="0" w:space="0" w:color="auto"/>
            <w:right w:val="none" w:sz="0" w:space="0" w:color="auto"/>
          </w:divBdr>
        </w:div>
        <w:div w:id="1210533716">
          <w:marLeft w:val="640"/>
          <w:marRight w:val="0"/>
          <w:marTop w:val="0"/>
          <w:marBottom w:val="0"/>
          <w:divBdr>
            <w:top w:val="none" w:sz="0" w:space="0" w:color="auto"/>
            <w:left w:val="none" w:sz="0" w:space="0" w:color="auto"/>
            <w:bottom w:val="none" w:sz="0" w:space="0" w:color="auto"/>
            <w:right w:val="none" w:sz="0" w:space="0" w:color="auto"/>
          </w:divBdr>
        </w:div>
        <w:div w:id="1231230838">
          <w:marLeft w:val="640"/>
          <w:marRight w:val="0"/>
          <w:marTop w:val="0"/>
          <w:marBottom w:val="0"/>
          <w:divBdr>
            <w:top w:val="none" w:sz="0" w:space="0" w:color="auto"/>
            <w:left w:val="none" w:sz="0" w:space="0" w:color="auto"/>
            <w:bottom w:val="none" w:sz="0" w:space="0" w:color="auto"/>
            <w:right w:val="none" w:sz="0" w:space="0" w:color="auto"/>
          </w:divBdr>
        </w:div>
        <w:div w:id="1325358289">
          <w:marLeft w:val="640"/>
          <w:marRight w:val="0"/>
          <w:marTop w:val="0"/>
          <w:marBottom w:val="0"/>
          <w:divBdr>
            <w:top w:val="none" w:sz="0" w:space="0" w:color="auto"/>
            <w:left w:val="none" w:sz="0" w:space="0" w:color="auto"/>
            <w:bottom w:val="none" w:sz="0" w:space="0" w:color="auto"/>
            <w:right w:val="none" w:sz="0" w:space="0" w:color="auto"/>
          </w:divBdr>
        </w:div>
        <w:div w:id="1430735596">
          <w:marLeft w:val="640"/>
          <w:marRight w:val="0"/>
          <w:marTop w:val="0"/>
          <w:marBottom w:val="0"/>
          <w:divBdr>
            <w:top w:val="none" w:sz="0" w:space="0" w:color="auto"/>
            <w:left w:val="none" w:sz="0" w:space="0" w:color="auto"/>
            <w:bottom w:val="none" w:sz="0" w:space="0" w:color="auto"/>
            <w:right w:val="none" w:sz="0" w:space="0" w:color="auto"/>
          </w:divBdr>
        </w:div>
        <w:div w:id="1434863394">
          <w:marLeft w:val="640"/>
          <w:marRight w:val="0"/>
          <w:marTop w:val="0"/>
          <w:marBottom w:val="0"/>
          <w:divBdr>
            <w:top w:val="none" w:sz="0" w:space="0" w:color="auto"/>
            <w:left w:val="none" w:sz="0" w:space="0" w:color="auto"/>
            <w:bottom w:val="none" w:sz="0" w:space="0" w:color="auto"/>
            <w:right w:val="none" w:sz="0" w:space="0" w:color="auto"/>
          </w:divBdr>
        </w:div>
        <w:div w:id="1619754502">
          <w:marLeft w:val="640"/>
          <w:marRight w:val="0"/>
          <w:marTop w:val="0"/>
          <w:marBottom w:val="0"/>
          <w:divBdr>
            <w:top w:val="none" w:sz="0" w:space="0" w:color="auto"/>
            <w:left w:val="none" w:sz="0" w:space="0" w:color="auto"/>
            <w:bottom w:val="none" w:sz="0" w:space="0" w:color="auto"/>
            <w:right w:val="none" w:sz="0" w:space="0" w:color="auto"/>
          </w:divBdr>
        </w:div>
        <w:div w:id="1684698664">
          <w:marLeft w:val="640"/>
          <w:marRight w:val="0"/>
          <w:marTop w:val="0"/>
          <w:marBottom w:val="0"/>
          <w:divBdr>
            <w:top w:val="none" w:sz="0" w:space="0" w:color="auto"/>
            <w:left w:val="none" w:sz="0" w:space="0" w:color="auto"/>
            <w:bottom w:val="none" w:sz="0" w:space="0" w:color="auto"/>
            <w:right w:val="none" w:sz="0" w:space="0" w:color="auto"/>
          </w:divBdr>
        </w:div>
        <w:div w:id="1719161469">
          <w:marLeft w:val="640"/>
          <w:marRight w:val="0"/>
          <w:marTop w:val="0"/>
          <w:marBottom w:val="0"/>
          <w:divBdr>
            <w:top w:val="none" w:sz="0" w:space="0" w:color="auto"/>
            <w:left w:val="none" w:sz="0" w:space="0" w:color="auto"/>
            <w:bottom w:val="none" w:sz="0" w:space="0" w:color="auto"/>
            <w:right w:val="none" w:sz="0" w:space="0" w:color="auto"/>
          </w:divBdr>
        </w:div>
        <w:div w:id="1761638595">
          <w:marLeft w:val="640"/>
          <w:marRight w:val="0"/>
          <w:marTop w:val="0"/>
          <w:marBottom w:val="0"/>
          <w:divBdr>
            <w:top w:val="none" w:sz="0" w:space="0" w:color="auto"/>
            <w:left w:val="none" w:sz="0" w:space="0" w:color="auto"/>
            <w:bottom w:val="none" w:sz="0" w:space="0" w:color="auto"/>
            <w:right w:val="none" w:sz="0" w:space="0" w:color="auto"/>
          </w:divBdr>
        </w:div>
        <w:div w:id="1765419094">
          <w:marLeft w:val="640"/>
          <w:marRight w:val="0"/>
          <w:marTop w:val="0"/>
          <w:marBottom w:val="0"/>
          <w:divBdr>
            <w:top w:val="none" w:sz="0" w:space="0" w:color="auto"/>
            <w:left w:val="none" w:sz="0" w:space="0" w:color="auto"/>
            <w:bottom w:val="none" w:sz="0" w:space="0" w:color="auto"/>
            <w:right w:val="none" w:sz="0" w:space="0" w:color="auto"/>
          </w:divBdr>
        </w:div>
        <w:div w:id="1780680673">
          <w:marLeft w:val="640"/>
          <w:marRight w:val="0"/>
          <w:marTop w:val="0"/>
          <w:marBottom w:val="0"/>
          <w:divBdr>
            <w:top w:val="none" w:sz="0" w:space="0" w:color="auto"/>
            <w:left w:val="none" w:sz="0" w:space="0" w:color="auto"/>
            <w:bottom w:val="none" w:sz="0" w:space="0" w:color="auto"/>
            <w:right w:val="none" w:sz="0" w:space="0" w:color="auto"/>
          </w:divBdr>
        </w:div>
        <w:div w:id="1815022870">
          <w:marLeft w:val="640"/>
          <w:marRight w:val="0"/>
          <w:marTop w:val="0"/>
          <w:marBottom w:val="0"/>
          <w:divBdr>
            <w:top w:val="none" w:sz="0" w:space="0" w:color="auto"/>
            <w:left w:val="none" w:sz="0" w:space="0" w:color="auto"/>
            <w:bottom w:val="none" w:sz="0" w:space="0" w:color="auto"/>
            <w:right w:val="none" w:sz="0" w:space="0" w:color="auto"/>
          </w:divBdr>
        </w:div>
        <w:div w:id="1869100783">
          <w:marLeft w:val="640"/>
          <w:marRight w:val="0"/>
          <w:marTop w:val="0"/>
          <w:marBottom w:val="0"/>
          <w:divBdr>
            <w:top w:val="none" w:sz="0" w:space="0" w:color="auto"/>
            <w:left w:val="none" w:sz="0" w:space="0" w:color="auto"/>
            <w:bottom w:val="none" w:sz="0" w:space="0" w:color="auto"/>
            <w:right w:val="none" w:sz="0" w:space="0" w:color="auto"/>
          </w:divBdr>
        </w:div>
        <w:div w:id="1950240065">
          <w:marLeft w:val="640"/>
          <w:marRight w:val="0"/>
          <w:marTop w:val="0"/>
          <w:marBottom w:val="0"/>
          <w:divBdr>
            <w:top w:val="none" w:sz="0" w:space="0" w:color="auto"/>
            <w:left w:val="none" w:sz="0" w:space="0" w:color="auto"/>
            <w:bottom w:val="none" w:sz="0" w:space="0" w:color="auto"/>
            <w:right w:val="none" w:sz="0" w:space="0" w:color="auto"/>
          </w:divBdr>
        </w:div>
        <w:div w:id="2017531492">
          <w:marLeft w:val="640"/>
          <w:marRight w:val="0"/>
          <w:marTop w:val="0"/>
          <w:marBottom w:val="0"/>
          <w:divBdr>
            <w:top w:val="none" w:sz="0" w:space="0" w:color="auto"/>
            <w:left w:val="none" w:sz="0" w:space="0" w:color="auto"/>
            <w:bottom w:val="none" w:sz="0" w:space="0" w:color="auto"/>
            <w:right w:val="none" w:sz="0" w:space="0" w:color="auto"/>
          </w:divBdr>
        </w:div>
        <w:div w:id="2045444469">
          <w:marLeft w:val="640"/>
          <w:marRight w:val="0"/>
          <w:marTop w:val="0"/>
          <w:marBottom w:val="0"/>
          <w:divBdr>
            <w:top w:val="none" w:sz="0" w:space="0" w:color="auto"/>
            <w:left w:val="none" w:sz="0" w:space="0" w:color="auto"/>
            <w:bottom w:val="none" w:sz="0" w:space="0" w:color="auto"/>
            <w:right w:val="none" w:sz="0" w:space="0" w:color="auto"/>
          </w:divBdr>
        </w:div>
        <w:div w:id="2054958549">
          <w:marLeft w:val="640"/>
          <w:marRight w:val="0"/>
          <w:marTop w:val="0"/>
          <w:marBottom w:val="0"/>
          <w:divBdr>
            <w:top w:val="none" w:sz="0" w:space="0" w:color="auto"/>
            <w:left w:val="none" w:sz="0" w:space="0" w:color="auto"/>
            <w:bottom w:val="none" w:sz="0" w:space="0" w:color="auto"/>
            <w:right w:val="none" w:sz="0" w:space="0" w:color="auto"/>
          </w:divBdr>
        </w:div>
        <w:div w:id="2059163735">
          <w:marLeft w:val="640"/>
          <w:marRight w:val="0"/>
          <w:marTop w:val="0"/>
          <w:marBottom w:val="0"/>
          <w:divBdr>
            <w:top w:val="none" w:sz="0" w:space="0" w:color="auto"/>
            <w:left w:val="none" w:sz="0" w:space="0" w:color="auto"/>
            <w:bottom w:val="none" w:sz="0" w:space="0" w:color="auto"/>
            <w:right w:val="none" w:sz="0" w:space="0" w:color="auto"/>
          </w:divBdr>
        </w:div>
        <w:div w:id="2095516762">
          <w:marLeft w:val="640"/>
          <w:marRight w:val="0"/>
          <w:marTop w:val="0"/>
          <w:marBottom w:val="0"/>
          <w:divBdr>
            <w:top w:val="none" w:sz="0" w:space="0" w:color="auto"/>
            <w:left w:val="none" w:sz="0" w:space="0" w:color="auto"/>
            <w:bottom w:val="none" w:sz="0" w:space="0" w:color="auto"/>
            <w:right w:val="none" w:sz="0" w:space="0" w:color="auto"/>
          </w:divBdr>
        </w:div>
      </w:divsChild>
    </w:div>
    <w:div w:id="1102451571">
      <w:bodyDiv w:val="1"/>
      <w:marLeft w:val="0"/>
      <w:marRight w:val="0"/>
      <w:marTop w:val="0"/>
      <w:marBottom w:val="0"/>
      <w:divBdr>
        <w:top w:val="none" w:sz="0" w:space="0" w:color="auto"/>
        <w:left w:val="none" w:sz="0" w:space="0" w:color="auto"/>
        <w:bottom w:val="none" w:sz="0" w:space="0" w:color="auto"/>
        <w:right w:val="none" w:sz="0" w:space="0" w:color="auto"/>
      </w:divBdr>
      <w:divsChild>
        <w:div w:id="1660109878">
          <w:marLeft w:val="640"/>
          <w:marRight w:val="0"/>
          <w:marTop w:val="0"/>
          <w:marBottom w:val="0"/>
          <w:divBdr>
            <w:top w:val="none" w:sz="0" w:space="0" w:color="auto"/>
            <w:left w:val="none" w:sz="0" w:space="0" w:color="auto"/>
            <w:bottom w:val="none" w:sz="0" w:space="0" w:color="auto"/>
            <w:right w:val="none" w:sz="0" w:space="0" w:color="auto"/>
          </w:divBdr>
        </w:div>
        <w:div w:id="140117232">
          <w:marLeft w:val="640"/>
          <w:marRight w:val="0"/>
          <w:marTop w:val="0"/>
          <w:marBottom w:val="0"/>
          <w:divBdr>
            <w:top w:val="none" w:sz="0" w:space="0" w:color="auto"/>
            <w:left w:val="none" w:sz="0" w:space="0" w:color="auto"/>
            <w:bottom w:val="none" w:sz="0" w:space="0" w:color="auto"/>
            <w:right w:val="none" w:sz="0" w:space="0" w:color="auto"/>
          </w:divBdr>
        </w:div>
        <w:div w:id="472328910">
          <w:marLeft w:val="640"/>
          <w:marRight w:val="0"/>
          <w:marTop w:val="0"/>
          <w:marBottom w:val="0"/>
          <w:divBdr>
            <w:top w:val="none" w:sz="0" w:space="0" w:color="auto"/>
            <w:left w:val="none" w:sz="0" w:space="0" w:color="auto"/>
            <w:bottom w:val="none" w:sz="0" w:space="0" w:color="auto"/>
            <w:right w:val="none" w:sz="0" w:space="0" w:color="auto"/>
          </w:divBdr>
        </w:div>
        <w:div w:id="149031391">
          <w:marLeft w:val="640"/>
          <w:marRight w:val="0"/>
          <w:marTop w:val="0"/>
          <w:marBottom w:val="0"/>
          <w:divBdr>
            <w:top w:val="none" w:sz="0" w:space="0" w:color="auto"/>
            <w:left w:val="none" w:sz="0" w:space="0" w:color="auto"/>
            <w:bottom w:val="none" w:sz="0" w:space="0" w:color="auto"/>
            <w:right w:val="none" w:sz="0" w:space="0" w:color="auto"/>
          </w:divBdr>
        </w:div>
        <w:div w:id="155414401">
          <w:marLeft w:val="640"/>
          <w:marRight w:val="0"/>
          <w:marTop w:val="0"/>
          <w:marBottom w:val="0"/>
          <w:divBdr>
            <w:top w:val="none" w:sz="0" w:space="0" w:color="auto"/>
            <w:left w:val="none" w:sz="0" w:space="0" w:color="auto"/>
            <w:bottom w:val="none" w:sz="0" w:space="0" w:color="auto"/>
            <w:right w:val="none" w:sz="0" w:space="0" w:color="auto"/>
          </w:divBdr>
        </w:div>
        <w:div w:id="1787308246">
          <w:marLeft w:val="640"/>
          <w:marRight w:val="0"/>
          <w:marTop w:val="0"/>
          <w:marBottom w:val="0"/>
          <w:divBdr>
            <w:top w:val="none" w:sz="0" w:space="0" w:color="auto"/>
            <w:left w:val="none" w:sz="0" w:space="0" w:color="auto"/>
            <w:bottom w:val="none" w:sz="0" w:space="0" w:color="auto"/>
            <w:right w:val="none" w:sz="0" w:space="0" w:color="auto"/>
          </w:divBdr>
        </w:div>
        <w:div w:id="72287836">
          <w:marLeft w:val="640"/>
          <w:marRight w:val="0"/>
          <w:marTop w:val="0"/>
          <w:marBottom w:val="0"/>
          <w:divBdr>
            <w:top w:val="none" w:sz="0" w:space="0" w:color="auto"/>
            <w:left w:val="none" w:sz="0" w:space="0" w:color="auto"/>
            <w:bottom w:val="none" w:sz="0" w:space="0" w:color="auto"/>
            <w:right w:val="none" w:sz="0" w:space="0" w:color="auto"/>
          </w:divBdr>
        </w:div>
        <w:div w:id="2119062049">
          <w:marLeft w:val="640"/>
          <w:marRight w:val="0"/>
          <w:marTop w:val="0"/>
          <w:marBottom w:val="0"/>
          <w:divBdr>
            <w:top w:val="none" w:sz="0" w:space="0" w:color="auto"/>
            <w:left w:val="none" w:sz="0" w:space="0" w:color="auto"/>
            <w:bottom w:val="none" w:sz="0" w:space="0" w:color="auto"/>
            <w:right w:val="none" w:sz="0" w:space="0" w:color="auto"/>
          </w:divBdr>
        </w:div>
        <w:div w:id="1441992967">
          <w:marLeft w:val="640"/>
          <w:marRight w:val="0"/>
          <w:marTop w:val="0"/>
          <w:marBottom w:val="0"/>
          <w:divBdr>
            <w:top w:val="none" w:sz="0" w:space="0" w:color="auto"/>
            <w:left w:val="none" w:sz="0" w:space="0" w:color="auto"/>
            <w:bottom w:val="none" w:sz="0" w:space="0" w:color="auto"/>
            <w:right w:val="none" w:sz="0" w:space="0" w:color="auto"/>
          </w:divBdr>
        </w:div>
        <w:div w:id="2001543170">
          <w:marLeft w:val="640"/>
          <w:marRight w:val="0"/>
          <w:marTop w:val="0"/>
          <w:marBottom w:val="0"/>
          <w:divBdr>
            <w:top w:val="none" w:sz="0" w:space="0" w:color="auto"/>
            <w:left w:val="none" w:sz="0" w:space="0" w:color="auto"/>
            <w:bottom w:val="none" w:sz="0" w:space="0" w:color="auto"/>
            <w:right w:val="none" w:sz="0" w:space="0" w:color="auto"/>
          </w:divBdr>
        </w:div>
        <w:div w:id="1978872183">
          <w:marLeft w:val="640"/>
          <w:marRight w:val="0"/>
          <w:marTop w:val="0"/>
          <w:marBottom w:val="0"/>
          <w:divBdr>
            <w:top w:val="none" w:sz="0" w:space="0" w:color="auto"/>
            <w:left w:val="none" w:sz="0" w:space="0" w:color="auto"/>
            <w:bottom w:val="none" w:sz="0" w:space="0" w:color="auto"/>
            <w:right w:val="none" w:sz="0" w:space="0" w:color="auto"/>
          </w:divBdr>
        </w:div>
        <w:div w:id="21175675">
          <w:marLeft w:val="640"/>
          <w:marRight w:val="0"/>
          <w:marTop w:val="0"/>
          <w:marBottom w:val="0"/>
          <w:divBdr>
            <w:top w:val="none" w:sz="0" w:space="0" w:color="auto"/>
            <w:left w:val="none" w:sz="0" w:space="0" w:color="auto"/>
            <w:bottom w:val="none" w:sz="0" w:space="0" w:color="auto"/>
            <w:right w:val="none" w:sz="0" w:space="0" w:color="auto"/>
          </w:divBdr>
        </w:div>
        <w:div w:id="1593662808">
          <w:marLeft w:val="640"/>
          <w:marRight w:val="0"/>
          <w:marTop w:val="0"/>
          <w:marBottom w:val="0"/>
          <w:divBdr>
            <w:top w:val="none" w:sz="0" w:space="0" w:color="auto"/>
            <w:left w:val="none" w:sz="0" w:space="0" w:color="auto"/>
            <w:bottom w:val="none" w:sz="0" w:space="0" w:color="auto"/>
            <w:right w:val="none" w:sz="0" w:space="0" w:color="auto"/>
          </w:divBdr>
        </w:div>
        <w:div w:id="520819787">
          <w:marLeft w:val="640"/>
          <w:marRight w:val="0"/>
          <w:marTop w:val="0"/>
          <w:marBottom w:val="0"/>
          <w:divBdr>
            <w:top w:val="none" w:sz="0" w:space="0" w:color="auto"/>
            <w:left w:val="none" w:sz="0" w:space="0" w:color="auto"/>
            <w:bottom w:val="none" w:sz="0" w:space="0" w:color="auto"/>
            <w:right w:val="none" w:sz="0" w:space="0" w:color="auto"/>
          </w:divBdr>
        </w:div>
        <w:div w:id="1559971931">
          <w:marLeft w:val="640"/>
          <w:marRight w:val="0"/>
          <w:marTop w:val="0"/>
          <w:marBottom w:val="0"/>
          <w:divBdr>
            <w:top w:val="none" w:sz="0" w:space="0" w:color="auto"/>
            <w:left w:val="none" w:sz="0" w:space="0" w:color="auto"/>
            <w:bottom w:val="none" w:sz="0" w:space="0" w:color="auto"/>
            <w:right w:val="none" w:sz="0" w:space="0" w:color="auto"/>
          </w:divBdr>
        </w:div>
        <w:div w:id="977950705">
          <w:marLeft w:val="640"/>
          <w:marRight w:val="0"/>
          <w:marTop w:val="0"/>
          <w:marBottom w:val="0"/>
          <w:divBdr>
            <w:top w:val="none" w:sz="0" w:space="0" w:color="auto"/>
            <w:left w:val="none" w:sz="0" w:space="0" w:color="auto"/>
            <w:bottom w:val="none" w:sz="0" w:space="0" w:color="auto"/>
            <w:right w:val="none" w:sz="0" w:space="0" w:color="auto"/>
          </w:divBdr>
        </w:div>
        <w:div w:id="557518330">
          <w:marLeft w:val="640"/>
          <w:marRight w:val="0"/>
          <w:marTop w:val="0"/>
          <w:marBottom w:val="0"/>
          <w:divBdr>
            <w:top w:val="none" w:sz="0" w:space="0" w:color="auto"/>
            <w:left w:val="none" w:sz="0" w:space="0" w:color="auto"/>
            <w:bottom w:val="none" w:sz="0" w:space="0" w:color="auto"/>
            <w:right w:val="none" w:sz="0" w:space="0" w:color="auto"/>
          </w:divBdr>
        </w:div>
        <w:div w:id="41907258">
          <w:marLeft w:val="640"/>
          <w:marRight w:val="0"/>
          <w:marTop w:val="0"/>
          <w:marBottom w:val="0"/>
          <w:divBdr>
            <w:top w:val="none" w:sz="0" w:space="0" w:color="auto"/>
            <w:left w:val="none" w:sz="0" w:space="0" w:color="auto"/>
            <w:bottom w:val="none" w:sz="0" w:space="0" w:color="auto"/>
            <w:right w:val="none" w:sz="0" w:space="0" w:color="auto"/>
          </w:divBdr>
        </w:div>
        <w:div w:id="561214796">
          <w:marLeft w:val="640"/>
          <w:marRight w:val="0"/>
          <w:marTop w:val="0"/>
          <w:marBottom w:val="0"/>
          <w:divBdr>
            <w:top w:val="none" w:sz="0" w:space="0" w:color="auto"/>
            <w:left w:val="none" w:sz="0" w:space="0" w:color="auto"/>
            <w:bottom w:val="none" w:sz="0" w:space="0" w:color="auto"/>
            <w:right w:val="none" w:sz="0" w:space="0" w:color="auto"/>
          </w:divBdr>
        </w:div>
        <w:div w:id="612127233">
          <w:marLeft w:val="640"/>
          <w:marRight w:val="0"/>
          <w:marTop w:val="0"/>
          <w:marBottom w:val="0"/>
          <w:divBdr>
            <w:top w:val="none" w:sz="0" w:space="0" w:color="auto"/>
            <w:left w:val="none" w:sz="0" w:space="0" w:color="auto"/>
            <w:bottom w:val="none" w:sz="0" w:space="0" w:color="auto"/>
            <w:right w:val="none" w:sz="0" w:space="0" w:color="auto"/>
          </w:divBdr>
        </w:div>
        <w:div w:id="1922325455">
          <w:marLeft w:val="640"/>
          <w:marRight w:val="0"/>
          <w:marTop w:val="0"/>
          <w:marBottom w:val="0"/>
          <w:divBdr>
            <w:top w:val="none" w:sz="0" w:space="0" w:color="auto"/>
            <w:left w:val="none" w:sz="0" w:space="0" w:color="auto"/>
            <w:bottom w:val="none" w:sz="0" w:space="0" w:color="auto"/>
            <w:right w:val="none" w:sz="0" w:space="0" w:color="auto"/>
          </w:divBdr>
        </w:div>
        <w:div w:id="2045933916">
          <w:marLeft w:val="640"/>
          <w:marRight w:val="0"/>
          <w:marTop w:val="0"/>
          <w:marBottom w:val="0"/>
          <w:divBdr>
            <w:top w:val="none" w:sz="0" w:space="0" w:color="auto"/>
            <w:left w:val="none" w:sz="0" w:space="0" w:color="auto"/>
            <w:bottom w:val="none" w:sz="0" w:space="0" w:color="auto"/>
            <w:right w:val="none" w:sz="0" w:space="0" w:color="auto"/>
          </w:divBdr>
        </w:div>
        <w:div w:id="625815949">
          <w:marLeft w:val="640"/>
          <w:marRight w:val="0"/>
          <w:marTop w:val="0"/>
          <w:marBottom w:val="0"/>
          <w:divBdr>
            <w:top w:val="none" w:sz="0" w:space="0" w:color="auto"/>
            <w:left w:val="none" w:sz="0" w:space="0" w:color="auto"/>
            <w:bottom w:val="none" w:sz="0" w:space="0" w:color="auto"/>
            <w:right w:val="none" w:sz="0" w:space="0" w:color="auto"/>
          </w:divBdr>
        </w:div>
        <w:div w:id="1801727936">
          <w:marLeft w:val="640"/>
          <w:marRight w:val="0"/>
          <w:marTop w:val="0"/>
          <w:marBottom w:val="0"/>
          <w:divBdr>
            <w:top w:val="none" w:sz="0" w:space="0" w:color="auto"/>
            <w:left w:val="none" w:sz="0" w:space="0" w:color="auto"/>
            <w:bottom w:val="none" w:sz="0" w:space="0" w:color="auto"/>
            <w:right w:val="none" w:sz="0" w:space="0" w:color="auto"/>
          </w:divBdr>
        </w:div>
        <w:div w:id="1948809915">
          <w:marLeft w:val="640"/>
          <w:marRight w:val="0"/>
          <w:marTop w:val="0"/>
          <w:marBottom w:val="0"/>
          <w:divBdr>
            <w:top w:val="none" w:sz="0" w:space="0" w:color="auto"/>
            <w:left w:val="none" w:sz="0" w:space="0" w:color="auto"/>
            <w:bottom w:val="none" w:sz="0" w:space="0" w:color="auto"/>
            <w:right w:val="none" w:sz="0" w:space="0" w:color="auto"/>
          </w:divBdr>
        </w:div>
        <w:div w:id="22681952">
          <w:marLeft w:val="640"/>
          <w:marRight w:val="0"/>
          <w:marTop w:val="0"/>
          <w:marBottom w:val="0"/>
          <w:divBdr>
            <w:top w:val="none" w:sz="0" w:space="0" w:color="auto"/>
            <w:left w:val="none" w:sz="0" w:space="0" w:color="auto"/>
            <w:bottom w:val="none" w:sz="0" w:space="0" w:color="auto"/>
            <w:right w:val="none" w:sz="0" w:space="0" w:color="auto"/>
          </w:divBdr>
        </w:div>
        <w:div w:id="427967815">
          <w:marLeft w:val="640"/>
          <w:marRight w:val="0"/>
          <w:marTop w:val="0"/>
          <w:marBottom w:val="0"/>
          <w:divBdr>
            <w:top w:val="none" w:sz="0" w:space="0" w:color="auto"/>
            <w:left w:val="none" w:sz="0" w:space="0" w:color="auto"/>
            <w:bottom w:val="none" w:sz="0" w:space="0" w:color="auto"/>
            <w:right w:val="none" w:sz="0" w:space="0" w:color="auto"/>
          </w:divBdr>
        </w:div>
        <w:div w:id="1684897004">
          <w:marLeft w:val="640"/>
          <w:marRight w:val="0"/>
          <w:marTop w:val="0"/>
          <w:marBottom w:val="0"/>
          <w:divBdr>
            <w:top w:val="none" w:sz="0" w:space="0" w:color="auto"/>
            <w:left w:val="none" w:sz="0" w:space="0" w:color="auto"/>
            <w:bottom w:val="none" w:sz="0" w:space="0" w:color="auto"/>
            <w:right w:val="none" w:sz="0" w:space="0" w:color="auto"/>
          </w:divBdr>
        </w:div>
        <w:div w:id="153229090">
          <w:marLeft w:val="640"/>
          <w:marRight w:val="0"/>
          <w:marTop w:val="0"/>
          <w:marBottom w:val="0"/>
          <w:divBdr>
            <w:top w:val="none" w:sz="0" w:space="0" w:color="auto"/>
            <w:left w:val="none" w:sz="0" w:space="0" w:color="auto"/>
            <w:bottom w:val="none" w:sz="0" w:space="0" w:color="auto"/>
            <w:right w:val="none" w:sz="0" w:space="0" w:color="auto"/>
          </w:divBdr>
        </w:div>
        <w:div w:id="1829596328">
          <w:marLeft w:val="640"/>
          <w:marRight w:val="0"/>
          <w:marTop w:val="0"/>
          <w:marBottom w:val="0"/>
          <w:divBdr>
            <w:top w:val="none" w:sz="0" w:space="0" w:color="auto"/>
            <w:left w:val="none" w:sz="0" w:space="0" w:color="auto"/>
            <w:bottom w:val="none" w:sz="0" w:space="0" w:color="auto"/>
            <w:right w:val="none" w:sz="0" w:space="0" w:color="auto"/>
          </w:divBdr>
        </w:div>
        <w:div w:id="324166128">
          <w:marLeft w:val="640"/>
          <w:marRight w:val="0"/>
          <w:marTop w:val="0"/>
          <w:marBottom w:val="0"/>
          <w:divBdr>
            <w:top w:val="none" w:sz="0" w:space="0" w:color="auto"/>
            <w:left w:val="none" w:sz="0" w:space="0" w:color="auto"/>
            <w:bottom w:val="none" w:sz="0" w:space="0" w:color="auto"/>
            <w:right w:val="none" w:sz="0" w:space="0" w:color="auto"/>
          </w:divBdr>
        </w:div>
        <w:div w:id="370617915">
          <w:marLeft w:val="640"/>
          <w:marRight w:val="0"/>
          <w:marTop w:val="0"/>
          <w:marBottom w:val="0"/>
          <w:divBdr>
            <w:top w:val="none" w:sz="0" w:space="0" w:color="auto"/>
            <w:left w:val="none" w:sz="0" w:space="0" w:color="auto"/>
            <w:bottom w:val="none" w:sz="0" w:space="0" w:color="auto"/>
            <w:right w:val="none" w:sz="0" w:space="0" w:color="auto"/>
          </w:divBdr>
        </w:div>
        <w:div w:id="1060832550">
          <w:marLeft w:val="640"/>
          <w:marRight w:val="0"/>
          <w:marTop w:val="0"/>
          <w:marBottom w:val="0"/>
          <w:divBdr>
            <w:top w:val="none" w:sz="0" w:space="0" w:color="auto"/>
            <w:left w:val="none" w:sz="0" w:space="0" w:color="auto"/>
            <w:bottom w:val="none" w:sz="0" w:space="0" w:color="auto"/>
            <w:right w:val="none" w:sz="0" w:space="0" w:color="auto"/>
          </w:divBdr>
        </w:div>
        <w:div w:id="249581086">
          <w:marLeft w:val="640"/>
          <w:marRight w:val="0"/>
          <w:marTop w:val="0"/>
          <w:marBottom w:val="0"/>
          <w:divBdr>
            <w:top w:val="none" w:sz="0" w:space="0" w:color="auto"/>
            <w:left w:val="none" w:sz="0" w:space="0" w:color="auto"/>
            <w:bottom w:val="none" w:sz="0" w:space="0" w:color="auto"/>
            <w:right w:val="none" w:sz="0" w:space="0" w:color="auto"/>
          </w:divBdr>
        </w:div>
        <w:div w:id="661394833">
          <w:marLeft w:val="640"/>
          <w:marRight w:val="0"/>
          <w:marTop w:val="0"/>
          <w:marBottom w:val="0"/>
          <w:divBdr>
            <w:top w:val="none" w:sz="0" w:space="0" w:color="auto"/>
            <w:left w:val="none" w:sz="0" w:space="0" w:color="auto"/>
            <w:bottom w:val="none" w:sz="0" w:space="0" w:color="auto"/>
            <w:right w:val="none" w:sz="0" w:space="0" w:color="auto"/>
          </w:divBdr>
        </w:div>
        <w:div w:id="1071973728">
          <w:marLeft w:val="640"/>
          <w:marRight w:val="0"/>
          <w:marTop w:val="0"/>
          <w:marBottom w:val="0"/>
          <w:divBdr>
            <w:top w:val="none" w:sz="0" w:space="0" w:color="auto"/>
            <w:left w:val="none" w:sz="0" w:space="0" w:color="auto"/>
            <w:bottom w:val="none" w:sz="0" w:space="0" w:color="auto"/>
            <w:right w:val="none" w:sz="0" w:space="0" w:color="auto"/>
          </w:divBdr>
        </w:div>
        <w:div w:id="1632402390">
          <w:marLeft w:val="640"/>
          <w:marRight w:val="0"/>
          <w:marTop w:val="0"/>
          <w:marBottom w:val="0"/>
          <w:divBdr>
            <w:top w:val="none" w:sz="0" w:space="0" w:color="auto"/>
            <w:left w:val="none" w:sz="0" w:space="0" w:color="auto"/>
            <w:bottom w:val="none" w:sz="0" w:space="0" w:color="auto"/>
            <w:right w:val="none" w:sz="0" w:space="0" w:color="auto"/>
          </w:divBdr>
        </w:div>
        <w:div w:id="1201093525">
          <w:marLeft w:val="640"/>
          <w:marRight w:val="0"/>
          <w:marTop w:val="0"/>
          <w:marBottom w:val="0"/>
          <w:divBdr>
            <w:top w:val="none" w:sz="0" w:space="0" w:color="auto"/>
            <w:left w:val="none" w:sz="0" w:space="0" w:color="auto"/>
            <w:bottom w:val="none" w:sz="0" w:space="0" w:color="auto"/>
            <w:right w:val="none" w:sz="0" w:space="0" w:color="auto"/>
          </w:divBdr>
        </w:div>
        <w:div w:id="1790002582">
          <w:marLeft w:val="640"/>
          <w:marRight w:val="0"/>
          <w:marTop w:val="0"/>
          <w:marBottom w:val="0"/>
          <w:divBdr>
            <w:top w:val="none" w:sz="0" w:space="0" w:color="auto"/>
            <w:left w:val="none" w:sz="0" w:space="0" w:color="auto"/>
            <w:bottom w:val="none" w:sz="0" w:space="0" w:color="auto"/>
            <w:right w:val="none" w:sz="0" w:space="0" w:color="auto"/>
          </w:divBdr>
        </w:div>
        <w:div w:id="1226061316">
          <w:marLeft w:val="640"/>
          <w:marRight w:val="0"/>
          <w:marTop w:val="0"/>
          <w:marBottom w:val="0"/>
          <w:divBdr>
            <w:top w:val="none" w:sz="0" w:space="0" w:color="auto"/>
            <w:left w:val="none" w:sz="0" w:space="0" w:color="auto"/>
            <w:bottom w:val="none" w:sz="0" w:space="0" w:color="auto"/>
            <w:right w:val="none" w:sz="0" w:space="0" w:color="auto"/>
          </w:divBdr>
        </w:div>
        <w:div w:id="802769627">
          <w:marLeft w:val="640"/>
          <w:marRight w:val="0"/>
          <w:marTop w:val="0"/>
          <w:marBottom w:val="0"/>
          <w:divBdr>
            <w:top w:val="none" w:sz="0" w:space="0" w:color="auto"/>
            <w:left w:val="none" w:sz="0" w:space="0" w:color="auto"/>
            <w:bottom w:val="none" w:sz="0" w:space="0" w:color="auto"/>
            <w:right w:val="none" w:sz="0" w:space="0" w:color="auto"/>
          </w:divBdr>
        </w:div>
        <w:div w:id="1191723259">
          <w:marLeft w:val="640"/>
          <w:marRight w:val="0"/>
          <w:marTop w:val="0"/>
          <w:marBottom w:val="0"/>
          <w:divBdr>
            <w:top w:val="none" w:sz="0" w:space="0" w:color="auto"/>
            <w:left w:val="none" w:sz="0" w:space="0" w:color="auto"/>
            <w:bottom w:val="none" w:sz="0" w:space="0" w:color="auto"/>
            <w:right w:val="none" w:sz="0" w:space="0" w:color="auto"/>
          </w:divBdr>
        </w:div>
        <w:div w:id="1797795674">
          <w:marLeft w:val="640"/>
          <w:marRight w:val="0"/>
          <w:marTop w:val="0"/>
          <w:marBottom w:val="0"/>
          <w:divBdr>
            <w:top w:val="none" w:sz="0" w:space="0" w:color="auto"/>
            <w:left w:val="none" w:sz="0" w:space="0" w:color="auto"/>
            <w:bottom w:val="none" w:sz="0" w:space="0" w:color="auto"/>
            <w:right w:val="none" w:sz="0" w:space="0" w:color="auto"/>
          </w:divBdr>
        </w:div>
        <w:div w:id="1132407849">
          <w:marLeft w:val="640"/>
          <w:marRight w:val="0"/>
          <w:marTop w:val="0"/>
          <w:marBottom w:val="0"/>
          <w:divBdr>
            <w:top w:val="none" w:sz="0" w:space="0" w:color="auto"/>
            <w:left w:val="none" w:sz="0" w:space="0" w:color="auto"/>
            <w:bottom w:val="none" w:sz="0" w:space="0" w:color="auto"/>
            <w:right w:val="none" w:sz="0" w:space="0" w:color="auto"/>
          </w:divBdr>
        </w:div>
        <w:div w:id="1552157884">
          <w:marLeft w:val="640"/>
          <w:marRight w:val="0"/>
          <w:marTop w:val="0"/>
          <w:marBottom w:val="0"/>
          <w:divBdr>
            <w:top w:val="none" w:sz="0" w:space="0" w:color="auto"/>
            <w:left w:val="none" w:sz="0" w:space="0" w:color="auto"/>
            <w:bottom w:val="none" w:sz="0" w:space="0" w:color="auto"/>
            <w:right w:val="none" w:sz="0" w:space="0" w:color="auto"/>
          </w:divBdr>
        </w:div>
        <w:div w:id="1100219481">
          <w:marLeft w:val="640"/>
          <w:marRight w:val="0"/>
          <w:marTop w:val="0"/>
          <w:marBottom w:val="0"/>
          <w:divBdr>
            <w:top w:val="none" w:sz="0" w:space="0" w:color="auto"/>
            <w:left w:val="none" w:sz="0" w:space="0" w:color="auto"/>
            <w:bottom w:val="none" w:sz="0" w:space="0" w:color="auto"/>
            <w:right w:val="none" w:sz="0" w:space="0" w:color="auto"/>
          </w:divBdr>
        </w:div>
        <w:div w:id="2033723661">
          <w:marLeft w:val="640"/>
          <w:marRight w:val="0"/>
          <w:marTop w:val="0"/>
          <w:marBottom w:val="0"/>
          <w:divBdr>
            <w:top w:val="none" w:sz="0" w:space="0" w:color="auto"/>
            <w:left w:val="none" w:sz="0" w:space="0" w:color="auto"/>
            <w:bottom w:val="none" w:sz="0" w:space="0" w:color="auto"/>
            <w:right w:val="none" w:sz="0" w:space="0" w:color="auto"/>
          </w:divBdr>
        </w:div>
        <w:div w:id="852382868">
          <w:marLeft w:val="640"/>
          <w:marRight w:val="0"/>
          <w:marTop w:val="0"/>
          <w:marBottom w:val="0"/>
          <w:divBdr>
            <w:top w:val="none" w:sz="0" w:space="0" w:color="auto"/>
            <w:left w:val="none" w:sz="0" w:space="0" w:color="auto"/>
            <w:bottom w:val="none" w:sz="0" w:space="0" w:color="auto"/>
            <w:right w:val="none" w:sz="0" w:space="0" w:color="auto"/>
          </w:divBdr>
        </w:div>
      </w:divsChild>
    </w:div>
    <w:div w:id="1113793587">
      <w:marLeft w:val="0"/>
      <w:marRight w:val="0"/>
      <w:marTop w:val="0"/>
      <w:marBottom w:val="0"/>
      <w:divBdr>
        <w:top w:val="none" w:sz="0" w:space="0" w:color="auto"/>
        <w:left w:val="none" w:sz="0" w:space="0" w:color="auto"/>
        <w:bottom w:val="none" w:sz="0" w:space="0" w:color="auto"/>
        <w:right w:val="none" w:sz="0" w:space="0" w:color="auto"/>
      </w:divBdr>
    </w:div>
    <w:div w:id="1116025437">
      <w:bodyDiv w:val="1"/>
      <w:marLeft w:val="0"/>
      <w:marRight w:val="0"/>
      <w:marTop w:val="0"/>
      <w:marBottom w:val="0"/>
      <w:divBdr>
        <w:top w:val="none" w:sz="0" w:space="0" w:color="auto"/>
        <w:left w:val="none" w:sz="0" w:space="0" w:color="auto"/>
        <w:bottom w:val="none" w:sz="0" w:space="0" w:color="auto"/>
        <w:right w:val="none" w:sz="0" w:space="0" w:color="auto"/>
      </w:divBdr>
      <w:divsChild>
        <w:div w:id="11929194">
          <w:marLeft w:val="640"/>
          <w:marRight w:val="0"/>
          <w:marTop w:val="0"/>
          <w:marBottom w:val="0"/>
          <w:divBdr>
            <w:top w:val="none" w:sz="0" w:space="0" w:color="auto"/>
            <w:left w:val="none" w:sz="0" w:space="0" w:color="auto"/>
            <w:bottom w:val="none" w:sz="0" w:space="0" w:color="auto"/>
            <w:right w:val="none" w:sz="0" w:space="0" w:color="auto"/>
          </w:divBdr>
        </w:div>
        <w:div w:id="12804678">
          <w:marLeft w:val="640"/>
          <w:marRight w:val="0"/>
          <w:marTop w:val="0"/>
          <w:marBottom w:val="0"/>
          <w:divBdr>
            <w:top w:val="none" w:sz="0" w:space="0" w:color="auto"/>
            <w:left w:val="none" w:sz="0" w:space="0" w:color="auto"/>
            <w:bottom w:val="none" w:sz="0" w:space="0" w:color="auto"/>
            <w:right w:val="none" w:sz="0" w:space="0" w:color="auto"/>
          </w:divBdr>
        </w:div>
        <w:div w:id="47850035">
          <w:marLeft w:val="640"/>
          <w:marRight w:val="0"/>
          <w:marTop w:val="0"/>
          <w:marBottom w:val="0"/>
          <w:divBdr>
            <w:top w:val="none" w:sz="0" w:space="0" w:color="auto"/>
            <w:left w:val="none" w:sz="0" w:space="0" w:color="auto"/>
            <w:bottom w:val="none" w:sz="0" w:space="0" w:color="auto"/>
            <w:right w:val="none" w:sz="0" w:space="0" w:color="auto"/>
          </w:divBdr>
        </w:div>
        <w:div w:id="209616525">
          <w:marLeft w:val="640"/>
          <w:marRight w:val="0"/>
          <w:marTop w:val="0"/>
          <w:marBottom w:val="0"/>
          <w:divBdr>
            <w:top w:val="none" w:sz="0" w:space="0" w:color="auto"/>
            <w:left w:val="none" w:sz="0" w:space="0" w:color="auto"/>
            <w:bottom w:val="none" w:sz="0" w:space="0" w:color="auto"/>
            <w:right w:val="none" w:sz="0" w:space="0" w:color="auto"/>
          </w:divBdr>
        </w:div>
        <w:div w:id="271790975">
          <w:marLeft w:val="640"/>
          <w:marRight w:val="0"/>
          <w:marTop w:val="0"/>
          <w:marBottom w:val="0"/>
          <w:divBdr>
            <w:top w:val="none" w:sz="0" w:space="0" w:color="auto"/>
            <w:left w:val="none" w:sz="0" w:space="0" w:color="auto"/>
            <w:bottom w:val="none" w:sz="0" w:space="0" w:color="auto"/>
            <w:right w:val="none" w:sz="0" w:space="0" w:color="auto"/>
          </w:divBdr>
        </w:div>
        <w:div w:id="302736579">
          <w:marLeft w:val="640"/>
          <w:marRight w:val="0"/>
          <w:marTop w:val="0"/>
          <w:marBottom w:val="0"/>
          <w:divBdr>
            <w:top w:val="none" w:sz="0" w:space="0" w:color="auto"/>
            <w:left w:val="none" w:sz="0" w:space="0" w:color="auto"/>
            <w:bottom w:val="none" w:sz="0" w:space="0" w:color="auto"/>
            <w:right w:val="none" w:sz="0" w:space="0" w:color="auto"/>
          </w:divBdr>
        </w:div>
        <w:div w:id="307440118">
          <w:marLeft w:val="640"/>
          <w:marRight w:val="0"/>
          <w:marTop w:val="0"/>
          <w:marBottom w:val="0"/>
          <w:divBdr>
            <w:top w:val="none" w:sz="0" w:space="0" w:color="auto"/>
            <w:left w:val="none" w:sz="0" w:space="0" w:color="auto"/>
            <w:bottom w:val="none" w:sz="0" w:space="0" w:color="auto"/>
            <w:right w:val="none" w:sz="0" w:space="0" w:color="auto"/>
          </w:divBdr>
        </w:div>
        <w:div w:id="375546259">
          <w:marLeft w:val="640"/>
          <w:marRight w:val="0"/>
          <w:marTop w:val="0"/>
          <w:marBottom w:val="0"/>
          <w:divBdr>
            <w:top w:val="none" w:sz="0" w:space="0" w:color="auto"/>
            <w:left w:val="none" w:sz="0" w:space="0" w:color="auto"/>
            <w:bottom w:val="none" w:sz="0" w:space="0" w:color="auto"/>
            <w:right w:val="none" w:sz="0" w:space="0" w:color="auto"/>
          </w:divBdr>
        </w:div>
        <w:div w:id="480313849">
          <w:marLeft w:val="640"/>
          <w:marRight w:val="0"/>
          <w:marTop w:val="0"/>
          <w:marBottom w:val="0"/>
          <w:divBdr>
            <w:top w:val="none" w:sz="0" w:space="0" w:color="auto"/>
            <w:left w:val="none" w:sz="0" w:space="0" w:color="auto"/>
            <w:bottom w:val="none" w:sz="0" w:space="0" w:color="auto"/>
            <w:right w:val="none" w:sz="0" w:space="0" w:color="auto"/>
          </w:divBdr>
        </w:div>
        <w:div w:id="520750150">
          <w:marLeft w:val="640"/>
          <w:marRight w:val="0"/>
          <w:marTop w:val="0"/>
          <w:marBottom w:val="0"/>
          <w:divBdr>
            <w:top w:val="none" w:sz="0" w:space="0" w:color="auto"/>
            <w:left w:val="none" w:sz="0" w:space="0" w:color="auto"/>
            <w:bottom w:val="none" w:sz="0" w:space="0" w:color="auto"/>
            <w:right w:val="none" w:sz="0" w:space="0" w:color="auto"/>
          </w:divBdr>
        </w:div>
        <w:div w:id="533274206">
          <w:marLeft w:val="640"/>
          <w:marRight w:val="0"/>
          <w:marTop w:val="0"/>
          <w:marBottom w:val="0"/>
          <w:divBdr>
            <w:top w:val="none" w:sz="0" w:space="0" w:color="auto"/>
            <w:left w:val="none" w:sz="0" w:space="0" w:color="auto"/>
            <w:bottom w:val="none" w:sz="0" w:space="0" w:color="auto"/>
            <w:right w:val="none" w:sz="0" w:space="0" w:color="auto"/>
          </w:divBdr>
        </w:div>
        <w:div w:id="537667731">
          <w:marLeft w:val="640"/>
          <w:marRight w:val="0"/>
          <w:marTop w:val="0"/>
          <w:marBottom w:val="0"/>
          <w:divBdr>
            <w:top w:val="none" w:sz="0" w:space="0" w:color="auto"/>
            <w:left w:val="none" w:sz="0" w:space="0" w:color="auto"/>
            <w:bottom w:val="none" w:sz="0" w:space="0" w:color="auto"/>
            <w:right w:val="none" w:sz="0" w:space="0" w:color="auto"/>
          </w:divBdr>
        </w:div>
        <w:div w:id="692876496">
          <w:marLeft w:val="640"/>
          <w:marRight w:val="0"/>
          <w:marTop w:val="0"/>
          <w:marBottom w:val="0"/>
          <w:divBdr>
            <w:top w:val="none" w:sz="0" w:space="0" w:color="auto"/>
            <w:left w:val="none" w:sz="0" w:space="0" w:color="auto"/>
            <w:bottom w:val="none" w:sz="0" w:space="0" w:color="auto"/>
            <w:right w:val="none" w:sz="0" w:space="0" w:color="auto"/>
          </w:divBdr>
        </w:div>
        <w:div w:id="780760843">
          <w:marLeft w:val="640"/>
          <w:marRight w:val="0"/>
          <w:marTop w:val="0"/>
          <w:marBottom w:val="0"/>
          <w:divBdr>
            <w:top w:val="none" w:sz="0" w:space="0" w:color="auto"/>
            <w:left w:val="none" w:sz="0" w:space="0" w:color="auto"/>
            <w:bottom w:val="none" w:sz="0" w:space="0" w:color="auto"/>
            <w:right w:val="none" w:sz="0" w:space="0" w:color="auto"/>
          </w:divBdr>
        </w:div>
        <w:div w:id="803351226">
          <w:marLeft w:val="640"/>
          <w:marRight w:val="0"/>
          <w:marTop w:val="0"/>
          <w:marBottom w:val="0"/>
          <w:divBdr>
            <w:top w:val="none" w:sz="0" w:space="0" w:color="auto"/>
            <w:left w:val="none" w:sz="0" w:space="0" w:color="auto"/>
            <w:bottom w:val="none" w:sz="0" w:space="0" w:color="auto"/>
            <w:right w:val="none" w:sz="0" w:space="0" w:color="auto"/>
          </w:divBdr>
        </w:div>
        <w:div w:id="862401106">
          <w:marLeft w:val="640"/>
          <w:marRight w:val="0"/>
          <w:marTop w:val="0"/>
          <w:marBottom w:val="0"/>
          <w:divBdr>
            <w:top w:val="none" w:sz="0" w:space="0" w:color="auto"/>
            <w:left w:val="none" w:sz="0" w:space="0" w:color="auto"/>
            <w:bottom w:val="none" w:sz="0" w:space="0" w:color="auto"/>
            <w:right w:val="none" w:sz="0" w:space="0" w:color="auto"/>
          </w:divBdr>
        </w:div>
        <w:div w:id="889658352">
          <w:marLeft w:val="640"/>
          <w:marRight w:val="0"/>
          <w:marTop w:val="0"/>
          <w:marBottom w:val="0"/>
          <w:divBdr>
            <w:top w:val="none" w:sz="0" w:space="0" w:color="auto"/>
            <w:left w:val="none" w:sz="0" w:space="0" w:color="auto"/>
            <w:bottom w:val="none" w:sz="0" w:space="0" w:color="auto"/>
            <w:right w:val="none" w:sz="0" w:space="0" w:color="auto"/>
          </w:divBdr>
        </w:div>
        <w:div w:id="905839461">
          <w:marLeft w:val="640"/>
          <w:marRight w:val="0"/>
          <w:marTop w:val="0"/>
          <w:marBottom w:val="0"/>
          <w:divBdr>
            <w:top w:val="none" w:sz="0" w:space="0" w:color="auto"/>
            <w:left w:val="none" w:sz="0" w:space="0" w:color="auto"/>
            <w:bottom w:val="none" w:sz="0" w:space="0" w:color="auto"/>
            <w:right w:val="none" w:sz="0" w:space="0" w:color="auto"/>
          </w:divBdr>
        </w:div>
        <w:div w:id="1021780576">
          <w:marLeft w:val="640"/>
          <w:marRight w:val="0"/>
          <w:marTop w:val="0"/>
          <w:marBottom w:val="0"/>
          <w:divBdr>
            <w:top w:val="none" w:sz="0" w:space="0" w:color="auto"/>
            <w:left w:val="none" w:sz="0" w:space="0" w:color="auto"/>
            <w:bottom w:val="none" w:sz="0" w:space="0" w:color="auto"/>
            <w:right w:val="none" w:sz="0" w:space="0" w:color="auto"/>
          </w:divBdr>
        </w:div>
        <w:div w:id="1026102632">
          <w:marLeft w:val="640"/>
          <w:marRight w:val="0"/>
          <w:marTop w:val="0"/>
          <w:marBottom w:val="0"/>
          <w:divBdr>
            <w:top w:val="none" w:sz="0" w:space="0" w:color="auto"/>
            <w:left w:val="none" w:sz="0" w:space="0" w:color="auto"/>
            <w:bottom w:val="none" w:sz="0" w:space="0" w:color="auto"/>
            <w:right w:val="none" w:sz="0" w:space="0" w:color="auto"/>
          </w:divBdr>
        </w:div>
        <w:div w:id="1026903920">
          <w:marLeft w:val="640"/>
          <w:marRight w:val="0"/>
          <w:marTop w:val="0"/>
          <w:marBottom w:val="0"/>
          <w:divBdr>
            <w:top w:val="none" w:sz="0" w:space="0" w:color="auto"/>
            <w:left w:val="none" w:sz="0" w:space="0" w:color="auto"/>
            <w:bottom w:val="none" w:sz="0" w:space="0" w:color="auto"/>
            <w:right w:val="none" w:sz="0" w:space="0" w:color="auto"/>
          </w:divBdr>
        </w:div>
        <w:div w:id="1044984259">
          <w:marLeft w:val="640"/>
          <w:marRight w:val="0"/>
          <w:marTop w:val="0"/>
          <w:marBottom w:val="0"/>
          <w:divBdr>
            <w:top w:val="none" w:sz="0" w:space="0" w:color="auto"/>
            <w:left w:val="none" w:sz="0" w:space="0" w:color="auto"/>
            <w:bottom w:val="none" w:sz="0" w:space="0" w:color="auto"/>
            <w:right w:val="none" w:sz="0" w:space="0" w:color="auto"/>
          </w:divBdr>
        </w:div>
        <w:div w:id="1051462021">
          <w:marLeft w:val="640"/>
          <w:marRight w:val="0"/>
          <w:marTop w:val="0"/>
          <w:marBottom w:val="0"/>
          <w:divBdr>
            <w:top w:val="none" w:sz="0" w:space="0" w:color="auto"/>
            <w:left w:val="none" w:sz="0" w:space="0" w:color="auto"/>
            <w:bottom w:val="none" w:sz="0" w:space="0" w:color="auto"/>
            <w:right w:val="none" w:sz="0" w:space="0" w:color="auto"/>
          </w:divBdr>
        </w:div>
        <w:div w:id="1114668342">
          <w:marLeft w:val="640"/>
          <w:marRight w:val="0"/>
          <w:marTop w:val="0"/>
          <w:marBottom w:val="0"/>
          <w:divBdr>
            <w:top w:val="none" w:sz="0" w:space="0" w:color="auto"/>
            <w:left w:val="none" w:sz="0" w:space="0" w:color="auto"/>
            <w:bottom w:val="none" w:sz="0" w:space="0" w:color="auto"/>
            <w:right w:val="none" w:sz="0" w:space="0" w:color="auto"/>
          </w:divBdr>
        </w:div>
        <w:div w:id="1144855167">
          <w:marLeft w:val="640"/>
          <w:marRight w:val="0"/>
          <w:marTop w:val="0"/>
          <w:marBottom w:val="0"/>
          <w:divBdr>
            <w:top w:val="none" w:sz="0" w:space="0" w:color="auto"/>
            <w:left w:val="none" w:sz="0" w:space="0" w:color="auto"/>
            <w:bottom w:val="none" w:sz="0" w:space="0" w:color="auto"/>
            <w:right w:val="none" w:sz="0" w:space="0" w:color="auto"/>
          </w:divBdr>
        </w:div>
        <w:div w:id="1175221676">
          <w:marLeft w:val="640"/>
          <w:marRight w:val="0"/>
          <w:marTop w:val="0"/>
          <w:marBottom w:val="0"/>
          <w:divBdr>
            <w:top w:val="none" w:sz="0" w:space="0" w:color="auto"/>
            <w:left w:val="none" w:sz="0" w:space="0" w:color="auto"/>
            <w:bottom w:val="none" w:sz="0" w:space="0" w:color="auto"/>
            <w:right w:val="none" w:sz="0" w:space="0" w:color="auto"/>
          </w:divBdr>
        </w:div>
        <w:div w:id="1215581523">
          <w:marLeft w:val="640"/>
          <w:marRight w:val="0"/>
          <w:marTop w:val="0"/>
          <w:marBottom w:val="0"/>
          <w:divBdr>
            <w:top w:val="none" w:sz="0" w:space="0" w:color="auto"/>
            <w:left w:val="none" w:sz="0" w:space="0" w:color="auto"/>
            <w:bottom w:val="none" w:sz="0" w:space="0" w:color="auto"/>
            <w:right w:val="none" w:sz="0" w:space="0" w:color="auto"/>
          </w:divBdr>
        </w:div>
        <w:div w:id="1284266180">
          <w:marLeft w:val="640"/>
          <w:marRight w:val="0"/>
          <w:marTop w:val="0"/>
          <w:marBottom w:val="0"/>
          <w:divBdr>
            <w:top w:val="none" w:sz="0" w:space="0" w:color="auto"/>
            <w:left w:val="none" w:sz="0" w:space="0" w:color="auto"/>
            <w:bottom w:val="none" w:sz="0" w:space="0" w:color="auto"/>
            <w:right w:val="none" w:sz="0" w:space="0" w:color="auto"/>
          </w:divBdr>
        </w:div>
        <w:div w:id="1296761131">
          <w:marLeft w:val="640"/>
          <w:marRight w:val="0"/>
          <w:marTop w:val="0"/>
          <w:marBottom w:val="0"/>
          <w:divBdr>
            <w:top w:val="none" w:sz="0" w:space="0" w:color="auto"/>
            <w:left w:val="none" w:sz="0" w:space="0" w:color="auto"/>
            <w:bottom w:val="none" w:sz="0" w:space="0" w:color="auto"/>
            <w:right w:val="none" w:sz="0" w:space="0" w:color="auto"/>
          </w:divBdr>
        </w:div>
        <w:div w:id="1297417742">
          <w:marLeft w:val="640"/>
          <w:marRight w:val="0"/>
          <w:marTop w:val="0"/>
          <w:marBottom w:val="0"/>
          <w:divBdr>
            <w:top w:val="none" w:sz="0" w:space="0" w:color="auto"/>
            <w:left w:val="none" w:sz="0" w:space="0" w:color="auto"/>
            <w:bottom w:val="none" w:sz="0" w:space="0" w:color="auto"/>
            <w:right w:val="none" w:sz="0" w:space="0" w:color="auto"/>
          </w:divBdr>
        </w:div>
        <w:div w:id="1330402432">
          <w:marLeft w:val="640"/>
          <w:marRight w:val="0"/>
          <w:marTop w:val="0"/>
          <w:marBottom w:val="0"/>
          <w:divBdr>
            <w:top w:val="none" w:sz="0" w:space="0" w:color="auto"/>
            <w:left w:val="none" w:sz="0" w:space="0" w:color="auto"/>
            <w:bottom w:val="none" w:sz="0" w:space="0" w:color="auto"/>
            <w:right w:val="none" w:sz="0" w:space="0" w:color="auto"/>
          </w:divBdr>
        </w:div>
        <w:div w:id="1331954785">
          <w:marLeft w:val="640"/>
          <w:marRight w:val="0"/>
          <w:marTop w:val="0"/>
          <w:marBottom w:val="0"/>
          <w:divBdr>
            <w:top w:val="none" w:sz="0" w:space="0" w:color="auto"/>
            <w:left w:val="none" w:sz="0" w:space="0" w:color="auto"/>
            <w:bottom w:val="none" w:sz="0" w:space="0" w:color="auto"/>
            <w:right w:val="none" w:sz="0" w:space="0" w:color="auto"/>
          </w:divBdr>
        </w:div>
        <w:div w:id="1383601361">
          <w:marLeft w:val="640"/>
          <w:marRight w:val="0"/>
          <w:marTop w:val="0"/>
          <w:marBottom w:val="0"/>
          <w:divBdr>
            <w:top w:val="none" w:sz="0" w:space="0" w:color="auto"/>
            <w:left w:val="none" w:sz="0" w:space="0" w:color="auto"/>
            <w:bottom w:val="none" w:sz="0" w:space="0" w:color="auto"/>
            <w:right w:val="none" w:sz="0" w:space="0" w:color="auto"/>
          </w:divBdr>
        </w:div>
        <w:div w:id="1584101513">
          <w:marLeft w:val="640"/>
          <w:marRight w:val="0"/>
          <w:marTop w:val="0"/>
          <w:marBottom w:val="0"/>
          <w:divBdr>
            <w:top w:val="none" w:sz="0" w:space="0" w:color="auto"/>
            <w:left w:val="none" w:sz="0" w:space="0" w:color="auto"/>
            <w:bottom w:val="none" w:sz="0" w:space="0" w:color="auto"/>
            <w:right w:val="none" w:sz="0" w:space="0" w:color="auto"/>
          </w:divBdr>
        </w:div>
        <w:div w:id="1584948503">
          <w:marLeft w:val="640"/>
          <w:marRight w:val="0"/>
          <w:marTop w:val="0"/>
          <w:marBottom w:val="0"/>
          <w:divBdr>
            <w:top w:val="none" w:sz="0" w:space="0" w:color="auto"/>
            <w:left w:val="none" w:sz="0" w:space="0" w:color="auto"/>
            <w:bottom w:val="none" w:sz="0" w:space="0" w:color="auto"/>
            <w:right w:val="none" w:sz="0" w:space="0" w:color="auto"/>
          </w:divBdr>
        </w:div>
        <w:div w:id="1611623167">
          <w:marLeft w:val="640"/>
          <w:marRight w:val="0"/>
          <w:marTop w:val="0"/>
          <w:marBottom w:val="0"/>
          <w:divBdr>
            <w:top w:val="none" w:sz="0" w:space="0" w:color="auto"/>
            <w:left w:val="none" w:sz="0" w:space="0" w:color="auto"/>
            <w:bottom w:val="none" w:sz="0" w:space="0" w:color="auto"/>
            <w:right w:val="none" w:sz="0" w:space="0" w:color="auto"/>
          </w:divBdr>
        </w:div>
        <w:div w:id="1685470979">
          <w:marLeft w:val="640"/>
          <w:marRight w:val="0"/>
          <w:marTop w:val="0"/>
          <w:marBottom w:val="0"/>
          <w:divBdr>
            <w:top w:val="none" w:sz="0" w:space="0" w:color="auto"/>
            <w:left w:val="none" w:sz="0" w:space="0" w:color="auto"/>
            <w:bottom w:val="none" w:sz="0" w:space="0" w:color="auto"/>
            <w:right w:val="none" w:sz="0" w:space="0" w:color="auto"/>
          </w:divBdr>
        </w:div>
        <w:div w:id="1687245370">
          <w:marLeft w:val="640"/>
          <w:marRight w:val="0"/>
          <w:marTop w:val="0"/>
          <w:marBottom w:val="0"/>
          <w:divBdr>
            <w:top w:val="none" w:sz="0" w:space="0" w:color="auto"/>
            <w:left w:val="none" w:sz="0" w:space="0" w:color="auto"/>
            <w:bottom w:val="none" w:sz="0" w:space="0" w:color="auto"/>
            <w:right w:val="none" w:sz="0" w:space="0" w:color="auto"/>
          </w:divBdr>
        </w:div>
        <w:div w:id="1708292692">
          <w:marLeft w:val="640"/>
          <w:marRight w:val="0"/>
          <w:marTop w:val="0"/>
          <w:marBottom w:val="0"/>
          <w:divBdr>
            <w:top w:val="none" w:sz="0" w:space="0" w:color="auto"/>
            <w:left w:val="none" w:sz="0" w:space="0" w:color="auto"/>
            <w:bottom w:val="none" w:sz="0" w:space="0" w:color="auto"/>
            <w:right w:val="none" w:sz="0" w:space="0" w:color="auto"/>
          </w:divBdr>
        </w:div>
        <w:div w:id="1746878595">
          <w:marLeft w:val="640"/>
          <w:marRight w:val="0"/>
          <w:marTop w:val="0"/>
          <w:marBottom w:val="0"/>
          <w:divBdr>
            <w:top w:val="none" w:sz="0" w:space="0" w:color="auto"/>
            <w:left w:val="none" w:sz="0" w:space="0" w:color="auto"/>
            <w:bottom w:val="none" w:sz="0" w:space="0" w:color="auto"/>
            <w:right w:val="none" w:sz="0" w:space="0" w:color="auto"/>
          </w:divBdr>
        </w:div>
        <w:div w:id="1767533684">
          <w:marLeft w:val="640"/>
          <w:marRight w:val="0"/>
          <w:marTop w:val="0"/>
          <w:marBottom w:val="0"/>
          <w:divBdr>
            <w:top w:val="none" w:sz="0" w:space="0" w:color="auto"/>
            <w:left w:val="none" w:sz="0" w:space="0" w:color="auto"/>
            <w:bottom w:val="none" w:sz="0" w:space="0" w:color="auto"/>
            <w:right w:val="none" w:sz="0" w:space="0" w:color="auto"/>
          </w:divBdr>
        </w:div>
        <w:div w:id="1777360237">
          <w:marLeft w:val="640"/>
          <w:marRight w:val="0"/>
          <w:marTop w:val="0"/>
          <w:marBottom w:val="0"/>
          <w:divBdr>
            <w:top w:val="none" w:sz="0" w:space="0" w:color="auto"/>
            <w:left w:val="none" w:sz="0" w:space="0" w:color="auto"/>
            <w:bottom w:val="none" w:sz="0" w:space="0" w:color="auto"/>
            <w:right w:val="none" w:sz="0" w:space="0" w:color="auto"/>
          </w:divBdr>
        </w:div>
        <w:div w:id="1800806209">
          <w:marLeft w:val="640"/>
          <w:marRight w:val="0"/>
          <w:marTop w:val="0"/>
          <w:marBottom w:val="0"/>
          <w:divBdr>
            <w:top w:val="none" w:sz="0" w:space="0" w:color="auto"/>
            <w:left w:val="none" w:sz="0" w:space="0" w:color="auto"/>
            <w:bottom w:val="none" w:sz="0" w:space="0" w:color="auto"/>
            <w:right w:val="none" w:sz="0" w:space="0" w:color="auto"/>
          </w:divBdr>
        </w:div>
        <w:div w:id="1824468096">
          <w:marLeft w:val="640"/>
          <w:marRight w:val="0"/>
          <w:marTop w:val="0"/>
          <w:marBottom w:val="0"/>
          <w:divBdr>
            <w:top w:val="none" w:sz="0" w:space="0" w:color="auto"/>
            <w:left w:val="none" w:sz="0" w:space="0" w:color="auto"/>
            <w:bottom w:val="none" w:sz="0" w:space="0" w:color="auto"/>
            <w:right w:val="none" w:sz="0" w:space="0" w:color="auto"/>
          </w:divBdr>
        </w:div>
        <w:div w:id="1892308726">
          <w:marLeft w:val="640"/>
          <w:marRight w:val="0"/>
          <w:marTop w:val="0"/>
          <w:marBottom w:val="0"/>
          <w:divBdr>
            <w:top w:val="none" w:sz="0" w:space="0" w:color="auto"/>
            <w:left w:val="none" w:sz="0" w:space="0" w:color="auto"/>
            <w:bottom w:val="none" w:sz="0" w:space="0" w:color="auto"/>
            <w:right w:val="none" w:sz="0" w:space="0" w:color="auto"/>
          </w:divBdr>
        </w:div>
      </w:divsChild>
    </w:div>
    <w:div w:id="1116219237">
      <w:bodyDiv w:val="1"/>
      <w:marLeft w:val="0"/>
      <w:marRight w:val="0"/>
      <w:marTop w:val="0"/>
      <w:marBottom w:val="0"/>
      <w:divBdr>
        <w:top w:val="none" w:sz="0" w:space="0" w:color="auto"/>
        <w:left w:val="none" w:sz="0" w:space="0" w:color="auto"/>
        <w:bottom w:val="none" w:sz="0" w:space="0" w:color="auto"/>
        <w:right w:val="none" w:sz="0" w:space="0" w:color="auto"/>
      </w:divBdr>
      <w:divsChild>
        <w:div w:id="706837044">
          <w:marLeft w:val="640"/>
          <w:marRight w:val="0"/>
          <w:marTop w:val="0"/>
          <w:marBottom w:val="0"/>
          <w:divBdr>
            <w:top w:val="none" w:sz="0" w:space="0" w:color="auto"/>
            <w:left w:val="none" w:sz="0" w:space="0" w:color="auto"/>
            <w:bottom w:val="none" w:sz="0" w:space="0" w:color="auto"/>
            <w:right w:val="none" w:sz="0" w:space="0" w:color="auto"/>
          </w:divBdr>
        </w:div>
        <w:div w:id="152768827">
          <w:marLeft w:val="640"/>
          <w:marRight w:val="0"/>
          <w:marTop w:val="0"/>
          <w:marBottom w:val="0"/>
          <w:divBdr>
            <w:top w:val="none" w:sz="0" w:space="0" w:color="auto"/>
            <w:left w:val="none" w:sz="0" w:space="0" w:color="auto"/>
            <w:bottom w:val="none" w:sz="0" w:space="0" w:color="auto"/>
            <w:right w:val="none" w:sz="0" w:space="0" w:color="auto"/>
          </w:divBdr>
        </w:div>
        <w:div w:id="12342753">
          <w:marLeft w:val="640"/>
          <w:marRight w:val="0"/>
          <w:marTop w:val="0"/>
          <w:marBottom w:val="0"/>
          <w:divBdr>
            <w:top w:val="none" w:sz="0" w:space="0" w:color="auto"/>
            <w:left w:val="none" w:sz="0" w:space="0" w:color="auto"/>
            <w:bottom w:val="none" w:sz="0" w:space="0" w:color="auto"/>
            <w:right w:val="none" w:sz="0" w:space="0" w:color="auto"/>
          </w:divBdr>
        </w:div>
        <w:div w:id="862934919">
          <w:marLeft w:val="640"/>
          <w:marRight w:val="0"/>
          <w:marTop w:val="0"/>
          <w:marBottom w:val="0"/>
          <w:divBdr>
            <w:top w:val="none" w:sz="0" w:space="0" w:color="auto"/>
            <w:left w:val="none" w:sz="0" w:space="0" w:color="auto"/>
            <w:bottom w:val="none" w:sz="0" w:space="0" w:color="auto"/>
            <w:right w:val="none" w:sz="0" w:space="0" w:color="auto"/>
          </w:divBdr>
        </w:div>
        <w:div w:id="869991648">
          <w:marLeft w:val="640"/>
          <w:marRight w:val="0"/>
          <w:marTop w:val="0"/>
          <w:marBottom w:val="0"/>
          <w:divBdr>
            <w:top w:val="none" w:sz="0" w:space="0" w:color="auto"/>
            <w:left w:val="none" w:sz="0" w:space="0" w:color="auto"/>
            <w:bottom w:val="none" w:sz="0" w:space="0" w:color="auto"/>
            <w:right w:val="none" w:sz="0" w:space="0" w:color="auto"/>
          </w:divBdr>
        </w:div>
        <w:div w:id="1997105160">
          <w:marLeft w:val="640"/>
          <w:marRight w:val="0"/>
          <w:marTop w:val="0"/>
          <w:marBottom w:val="0"/>
          <w:divBdr>
            <w:top w:val="none" w:sz="0" w:space="0" w:color="auto"/>
            <w:left w:val="none" w:sz="0" w:space="0" w:color="auto"/>
            <w:bottom w:val="none" w:sz="0" w:space="0" w:color="auto"/>
            <w:right w:val="none" w:sz="0" w:space="0" w:color="auto"/>
          </w:divBdr>
        </w:div>
        <w:div w:id="1007907269">
          <w:marLeft w:val="640"/>
          <w:marRight w:val="0"/>
          <w:marTop w:val="0"/>
          <w:marBottom w:val="0"/>
          <w:divBdr>
            <w:top w:val="none" w:sz="0" w:space="0" w:color="auto"/>
            <w:left w:val="none" w:sz="0" w:space="0" w:color="auto"/>
            <w:bottom w:val="none" w:sz="0" w:space="0" w:color="auto"/>
            <w:right w:val="none" w:sz="0" w:space="0" w:color="auto"/>
          </w:divBdr>
        </w:div>
        <w:div w:id="265313113">
          <w:marLeft w:val="640"/>
          <w:marRight w:val="0"/>
          <w:marTop w:val="0"/>
          <w:marBottom w:val="0"/>
          <w:divBdr>
            <w:top w:val="none" w:sz="0" w:space="0" w:color="auto"/>
            <w:left w:val="none" w:sz="0" w:space="0" w:color="auto"/>
            <w:bottom w:val="none" w:sz="0" w:space="0" w:color="auto"/>
            <w:right w:val="none" w:sz="0" w:space="0" w:color="auto"/>
          </w:divBdr>
        </w:div>
        <w:div w:id="308443963">
          <w:marLeft w:val="640"/>
          <w:marRight w:val="0"/>
          <w:marTop w:val="0"/>
          <w:marBottom w:val="0"/>
          <w:divBdr>
            <w:top w:val="none" w:sz="0" w:space="0" w:color="auto"/>
            <w:left w:val="none" w:sz="0" w:space="0" w:color="auto"/>
            <w:bottom w:val="none" w:sz="0" w:space="0" w:color="auto"/>
            <w:right w:val="none" w:sz="0" w:space="0" w:color="auto"/>
          </w:divBdr>
        </w:div>
        <w:div w:id="650450226">
          <w:marLeft w:val="640"/>
          <w:marRight w:val="0"/>
          <w:marTop w:val="0"/>
          <w:marBottom w:val="0"/>
          <w:divBdr>
            <w:top w:val="none" w:sz="0" w:space="0" w:color="auto"/>
            <w:left w:val="none" w:sz="0" w:space="0" w:color="auto"/>
            <w:bottom w:val="none" w:sz="0" w:space="0" w:color="auto"/>
            <w:right w:val="none" w:sz="0" w:space="0" w:color="auto"/>
          </w:divBdr>
        </w:div>
        <w:div w:id="2062436983">
          <w:marLeft w:val="640"/>
          <w:marRight w:val="0"/>
          <w:marTop w:val="0"/>
          <w:marBottom w:val="0"/>
          <w:divBdr>
            <w:top w:val="none" w:sz="0" w:space="0" w:color="auto"/>
            <w:left w:val="none" w:sz="0" w:space="0" w:color="auto"/>
            <w:bottom w:val="none" w:sz="0" w:space="0" w:color="auto"/>
            <w:right w:val="none" w:sz="0" w:space="0" w:color="auto"/>
          </w:divBdr>
        </w:div>
        <w:div w:id="925260922">
          <w:marLeft w:val="640"/>
          <w:marRight w:val="0"/>
          <w:marTop w:val="0"/>
          <w:marBottom w:val="0"/>
          <w:divBdr>
            <w:top w:val="none" w:sz="0" w:space="0" w:color="auto"/>
            <w:left w:val="none" w:sz="0" w:space="0" w:color="auto"/>
            <w:bottom w:val="none" w:sz="0" w:space="0" w:color="auto"/>
            <w:right w:val="none" w:sz="0" w:space="0" w:color="auto"/>
          </w:divBdr>
        </w:div>
        <w:div w:id="899940884">
          <w:marLeft w:val="640"/>
          <w:marRight w:val="0"/>
          <w:marTop w:val="0"/>
          <w:marBottom w:val="0"/>
          <w:divBdr>
            <w:top w:val="none" w:sz="0" w:space="0" w:color="auto"/>
            <w:left w:val="none" w:sz="0" w:space="0" w:color="auto"/>
            <w:bottom w:val="none" w:sz="0" w:space="0" w:color="auto"/>
            <w:right w:val="none" w:sz="0" w:space="0" w:color="auto"/>
          </w:divBdr>
        </w:div>
        <w:div w:id="1316641907">
          <w:marLeft w:val="640"/>
          <w:marRight w:val="0"/>
          <w:marTop w:val="0"/>
          <w:marBottom w:val="0"/>
          <w:divBdr>
            <w:top w:val="none" w:sz="0" w:space="0" w:color="auto"/>
            <w:left w:val="none" w:sz="0" w:space="0" w:color="auto"/>
            <w:bottom w:val="none" w:sz="0" w:space="0" w:color="auto"/>
            <w:right w:val="none" w:sz="0" w:space="0" w:color="auto"/>
          </w:divBdr>
        </w:div>
        <w:div w:id="811291163">
          <w:marLeft w:val="640"/>
          <w:marRight w:val="0"/>
          <w:marTop w:val="0"/>
          <w:marBottom w:val="0"/>
          <w:divBdr>
            <w:top w:val="none" w:sz="0" w:space="0" w:color="auto"/>
            <w:left w:val="none" w:sz="0" w:space="0" w:color="auto"/>
            <w:bottom w:val="none" w:sz="0" w:space="0" w:color="auto"/>
            <w:right w:val="none" w:sz="0" w:space="0" w:color="auto"/>
          </w:divBdr>
        </w:div>
        <w:div w:id="1303542384">
          <w:marLeft w:val="640"/>
          <w:marRight w:val="0"/>
          <w:marTop w:val="0"/>
          <w:marBottom w:val="0"/>
          <w:divBdr>
            <w:top w:val="none" w:sz="0" w:space="0" w:color="auto"/>
            <w:left w:val="none" w:sz="0" w:space="0" w:color="auto"/>
            <w:bottom w:val="none" w:sz="0" w:space="0" w:color="auto"/>
            <w:right w:val="none" w:sz="0" w:space="0" w:color="auto"/>
          </w:divBdr>
        </w:div>
        <w:div w:id="786436112">
          <w:marLeft w:val="640"/>
          <w:marRight w:val="0"/>
          <w:marTop w:val="0"/>
          <w:marBottom w:val="0"/>
          <w:divBdr>
            <w:top w:val="none" w:sz="0" w:space="0" w:color="auto"/>
            <w:left w:val="none" w:sz="0" w:space="0" w:color="auto"/>
            <w:bottom w:val="none" w:sz="0" w:space="0" w:color="auto"/>
            <w:right w:val="none" w:sz="0" w:space="0" w:color="auto"/>
          </w:divBdr>
        </w:div>
        <w:div w:id="271474458">
          <w:marLeft w:val="640"/>
          <w:marRight w:val="0"/>
          <w:marTop w:val="0"/>
          <w:marBottom w:val="0"/>
          <w:divBdr>
            <w:top w:val="none" w:sz="0" w:space="0" w:color="auto"/>
            <w:left w:val="none" w:sz="0" w:space="0" w:color="auto"/>
            <w:bottom w:val="none" w:sz="0" w:space="0" w:color="auto"/>
            <w:right w:val="none" w:sz="0" w:space="0" w:color="auto"/>
          </w:divBdr>
        </w:div>
        <w:div w:id="382828182">
          <w:marLeft w:val="640"/>
          <w:marRight w:val="0"/>
          <w:marTop w:val="0"/>
          <w:marBottom w:val="0"/>
          <w:divBdr>
            <w:top w:val="none" w:sz="0" w:space="0" w:color="auto"/>
            <w:left w:val="none" w:sz="0" w:space="0" w:color="auto"/>
            <w:bottom w:val="none" w:sz="0" w:space="0" w:color="auto"/>
            <w:right w:val="none" w:sz="0" w:space="0" w:color="auto"/>
          </w:divBdr>
        </w:div>
        <w:div w:id="478764480">
          <w:marLeft w:val="640"/>
          <w:marRight w:val="0"/>
          <w:marTop w:val="0"/>
          <w:marBottom w:val="0"/>
          <w:divBdr>
            <w:top w:val="none" w:sz="0" w:space="0" w:color="auto"/>
            <w:left w:val="none" w:sz="0" w:space="0" w:color="auto"/>
            <w:bottom w:val="none" w:sz="0" w:space="0" w:color="auto"/>
            <w:right w:val="none" w:sz="0" w:space="0" w:color="auto"/>
          </w:divBdr>
        </w:div>
        <w:div w:id="50927729">
          <w:marLeft w:val="640"/>
          <w:marRight w:val="0"/>
          <w:marTop w:val="0"/>
          <w:marBottom w:val="0"/>
          <w:divBdr>
            <w:top w:val="none" w:sz="0" w:space="0" w:color="auto"/>
            <w:left w:val="none" w:sz="0" w:space="0" w:color="auto"/>
            <w:bottom w:val="none" w:sz="0" w:space="0" w:color="auto"/>
            <w:right w:val="none" w:sz="0" w:space="0" w:color="auto"/>
          </w:divBdr>
        </w:div>
        <w:div w:id="633564749">
          <w:marLeft w:val="640"/>
          <w:marRight w:val="0"/>
          <w:marTop w:val="0"/>
          <w:marBottom w:val="0"/>
          <w:divBdr>
            <w:top w:val="none" w:sz="0" w:space="0" w:color="auto"/>
            <w:left w:val="none" w:sz="0" w:space="0" w:color="auto"/>
            <w:bottom w:val="none" w:sz="0" w:space="0" w:color="auto"/>
            <w:right w:val="none" w:sz="0" w:space="0" w:color="auto"/>
          </w:divBdr>
        </w:div>
        <w:div w:id="721759387">
          <w:marLeft w:val="640"/>
          <w:marRight w:val="0"/>
          <w:marTop w:val="0"/>
          <w:marBottom w:val="0"/>
          <w:divBdr>
            <w:top w:val="none" w:sz="0" w:space="0" w:color="auto"/>
            <w:left w:val="none" w:sz="0" w:space="0" w:color="auto"/>
            <w:bottom w:val="none" w:sz="0" w:space="0" w:color="auto"/>
            <w:right w:val="none" w:sz="0" w:space="0" w:color="auto"/>
          </w:divBdr>
        </w:div>
        <w:div w:id="411051482">
          <w:marLeft w:val="640"/>
          <w:marRight w:val="0"/>
          <w:marTop w:val="0"/>
          <w:marBottom w:val="0"/>
          <w:divBdr>
            <w:top w:val="none" w:sz="0" w:space="0" w:color="auto"/>
            <w:left w:val="none" w:sz="0" w:space="0" w:color="auto"/>
            <w:bottom w:val="none" w:sz="0" w:space="0" w:color="auto"/>
            <w:right w:val="none" w:sz="0" w:space="0" w:color="auto"/>
          </w:divBdr>
        </w:div>
        <w:div w:id="230502692">
          <w:marLeft w:val="640"/>
          <w:marRight w:val="0"/>
          <w:marTop w:val="0"/>
          <w:marBottom w:val="0"/>
          <w:divBdr>
            <w:top w:val="none" w:sz="0" w:space="0" w:color="auto"/>
            <w:left w:val="none" w:sz="0" w:space="0" w:color="auto"/>
            <w:bottom w:val="none" w:sz="0" w:space="0" w:color="auto"/>
            <w:right w:val="none" w:sz="0" w:space="0" w:color="auto"/>
          </w:divBdr>
        </w:div>
        <w:div w:id="941842633">
          <w:marLeft w:val="640"/>
          <w:marRight w:val="0"/>
          <w:marTop w:val="0"/>
          <w:marBottom w:val="0"/>
          <w:divBdr>
            <w:top w:val="none" w:sz="0" w:space="0" w:color="auto"/>
            <w:left w:val="none" w:sz="0" w:space="0" w:color="auto"/>
            <w:bottom w:val="none" w:sz="0" w:space="0" w:color="auto"/>
            <w:right w:val="none" w:sz="0" w:space="0" w:color="auto"/>
          </w:divBdr>
        </w:div>
        <w:div w:id="802113004">
          <w:marLeft w:val="640"/>
          <w:marRight w:val="0"/>
          <w:marTop w:val="0"/>
          <w:marBottom w:val="0"/>
          <w:divBdr>
            <w:top w:val="none" w:sz="0" w:space="0" w:color="auto"/>
            <w:left w:val="none" w:sz="0" w:space="0" w:color="auto"/>
            <w:bottom w:val="none" w:sz="0" w:space="0" w:color="auto"/>
            <w:right w:val="none" w:sz="0" w:space="0" w:color="auto"/>
          </w:divBdr>
        </w:div>
        <w:div w:id="1691028910">
          <w:marLeft w:val="640"/>
          <w:marRight w:val="0"/>
          <w:marTop w:val="0"/>
          <w:marBottom w:val="0"/>
          <w:divBdr>
            <w:top w:val="none" w:sz="0" w:space="0" w:color="auto"/>
            <w:left w:val="none" w:sz="0" w:space="0" w:color="auto"/>
            <w:bottom w:val="none" w:sz="0" w:space="0" w:color="auto"/>
            <w:right w:val="none" w:sz="0" w:space="0" w:color="auto"/>
          </w:divBdr>
        </w:div>
        <w:div w:id="811170174">
          <w:marLeft w:val="640"/>
          <w:marRight w:val="0"/>
          <w:marTop w:val="0"/>
          <w:marBottom w:val="0"/>
          <w:divBdr>
            <w:top w:val="none" w:sz="0" w:space="0" w:color="auto"/>
            <w:left w:val="none" w:sz="0" w:space="0" w:color="auto"/>
            <w:bottom w:val="none" w:sz="0" w:space="0" w:color="auto"/>
            <w:right w:val="none" w:sz="0" w:space="0" w:color="auto"/>
          </w:divBdr>
        </w:div>
        <w:div w:id="1346859249">
          <w:marLeft w:val="640"/>
          <w:marRight w:val="0"/>
          <w:marTop w:val="0"/>
          <w:marBottom w:val="0"/>
          <w:divBdr>
            <w:top w:val="none" w:sz="0" w:space="0" w:color="auto"/>
            <w:left w:val="none" w:sz="0" w:space="0" w:color="auto"/>
            <w:bottom w:val="none" w:sz="0" w:space="0" w:color="auto"/>
            <w:right w:val="none" w:sz="0" w:space="0" w:color="auto"/>
          </w:divBdr>
        </w:div>
        <w:div w:id="1864515817">
          <w:marLeft w:val="640"/>
          <w:marRight w:val="0"/>
          <w:marTop w:val="0"/>
          <w:marBottom w:val="0"/>
          <w:divBdr>
            <w:top w:val="none" w:sz="0" w:space="0" w:color="auto"/>
            <w:left w:val="none" w:sz="0" w:space="0" w:color="auto"/>
            <w:bottom w:val="none" w:sz="0" w:space="0" w:color="auto"/>
            <w:right w:val="none" w:sz="0" w:space="0" w:color="auto"/>
          </w:divBdr>
        </w:div>
        <w:div w:id="1994984833">
          <w:marLeft w:val="640"/>
          <w:marRight w:val="0"/>
          <w:marTop w:val="0"/>
          <w:marBottom w:val="0"/>
          <w:divBdr>
            <w:top w:val="none" w:sz="0" w:space="0" w:color="auto"/>
            <w:left w:val="none" w:sz="0" w:space="0" w:color="auto"/>
            <w:bottom w:val="none" w:sz="0" w:space="0" w:color="auto"/>
            <w:right w:val="none" w:sz="0" w:space="0" w:color="auto"/>
          </w:divBdr>
        </w:div>
        <w:div w:id="285433713">
          <w:marLeft w:val="640"/>
          <w:marRight w:val="0"/>
          <w:marTop w:val="0"/>
          <w:marBottom w:val="0"/>
          <w:divBdr>
            <w:top w:val="none" w:sz="0" w:space="0" w:color="auto"/>
            <w:left w:val="none" w:sz="0" w:space="0" w:color="auto"/>
            <w:bottom w:val="none" w:sz="0" w:space="0" w:color="auto"/>
            <w:right w:val="none" w:sz="0" w:space="0" w:color="auto"/>
          </w:divBdr>
        </w:div>
        <w:div w:id="1643347722">
          <w:marLeft w:val="640"/>
          <w:marRight w:val="0"/>
          <w:marTop w:val="0"/>
          <w:marBottom w:val="0"/>
          <w:divBdr>
            <w:top w:val="none" w:sz="0" w:space="0" w:color="auto"/>
            <w:left w:val="none" w:sz="0" w:space="0" w:color="auto"/>
            <w:bottom w:val="none" w:sz="0" w:space="0" w:color="auto"/>
            <w:right w:val="none" w:sz="0" w:space="0" w:color="auto"/>
          </w:divBdr>
        </w:div>
        <w:div w:id="364253183">
          <w:marLeft w:val="640"/>
          <w:marRight w:val="0"/>
          <w:marTop w:val="0"/>
          <w:marBottom w:val="0"/>
          <w:divBdr>
            <w:top w:val="none" w:sz="0" w:space="0" w:color="auto"/>
            <w:left w:val="none" w:sz="0" w:space="0" w:color="auto"/>
            <w:bottom w:val="none" w:sz="0" w:space="0" w:color="auto"/>
            <w:right w:val="none" w:sz="0" w:space="0" w:color="auto"/>
          </w:divBdr>
        </w:div>
        <w:div w:id="870608286">
          <w:marLeft w:val="640"/>
          <w:marRight w:val="0"/>
          <w:marTop w:val="0"/>
          <w:marBottom w:val="0"/>
          <w:divBdr>
            <w:top w:val="none" w:sz="0" w:space="0" w:color="auto"/>
            <w:left w:val="none" w:sz="0" w:space="0" w:color="auto"/>
            <w:bottom w:val="none" w:sz="0" w:space="0" w:color="auto"/>
            <w:right w:val="none" w:sz="0" w:space="0" w:color="auto"/>
          </w:divBdr>
        </w:div>
        <w:div w:id="286860306">
          <w:marLeft w:val="640"/>
          <w:marRight w:val="0"/>
          <w:marTop w:val="0"/>
          <w:marBottom w:val="0"/>
          <w:divBdr>
            <w:top w:val="none" w:sz="0" w:space="0" w:color="auto"/>
            <w:left w:val="none" w:sz="0" w:space="0" w:color="auto"/>
            <w:bottom w:val="none" w:sz="0" w:space="0" w:color="auto"/>
            <w:right w:val="none" w:sz="0" w:space="0" w:color="auto"/>
          </w:divBdr>
        </w:div>
        <w:div w:id="1677464201">
          <w:marLeft w:val="640"/>
          <w:marRight w:val="0"/>
          <w:marTop w:val="0"/>
          <w:marBottom w:val="0"/>
          <w:divBdr>
            <w:top w:val="none" w:sz="0" w:space="0" w:color="auto"/>
            <w:left w:val="none" w:sz="0" w:space="0" w:color="auto"/>
            <w:bottom w:val="none" w:sz="0" w:space="0" w:color="auto"/>
            <w:right w:val="none" w:sz="0" w:space="0" w:color="auto"/>
          </w:divBdr>
        </w:div>
        <w:div w:id="282272625">
          <w:marLeft w:val="640"/>
          <w:marRight w:val="0"/>
          <w:marTop w:val="0"/>
          <w:marBottom w:val="0"/>
          <w:divBdr>
            <w:top w:val="none" w:sz="0" w:space="0" w:color="auto"/>
            <w:left w:val="none" w:sz="0" w:space="0" w:color="auto"/>
            <w:bottom w:val="none" w:sz="0" w:space="0" w:color="auto"/>
            <w:right w:val="none" w:sz="0" w:space="0" w:color="auto"/>
          </w:divBdr>
        </w:div>
        <w:div w:id="2102212325">
          <w:marLeft w:val="640"/>
          <w:marRight w:val="0"/>
          <w:marTop w:val="0"/>
          <w:marBottom w:val="0"/>
          <w:divBdr>
            <w:top w:val="none" w:sz="0" w:space="0" w:color="auto"/>
            <w:left w:val="none" w:sz="0" w:space="0" w:color="auto"/>
            <w:bottom w:val="none" w:sz="0" w:space="0" w:color="auto"/>
            <w:right w:val="none" w:sz="0" w:space="0" w:color="auto"/>
          </w:divBdr>
        </w:div>
        <w:div w:id="1949703588">
          <w:marLeft w:val="640"/>
          <w:marRight w:val="0"/>
          <w:marTop w:val="0"/>
          <w:marBottom w:val="0"/>
          <w:divBdr>
            <w:top w:val="none" w:sz="0" w:space="0" w:color="auto"/>
            <w:left w:val="none" w:sz="0" w:space="0" w:color="auto"/>
            <w:bottom w:val="none" w:sz="0" w:space="0" w:color="auto"/>
            <w:right w:val="none" w:sz="0" w:space="0" w:color="auto"/>
          </w:divBdr>
        </w:div>
        <w:div w:id="583876886">
          <w:marLeft w:val="640"/>
          <w:marRight w:val="0"/>
          <w:marTop w:val="0"/>
          <w:marBottom w:val="0"/>
          <w:divBdr>
            <w:top w:val="none" w:sz="0" w:space="0" w:color="auto"/>
            <w:left w:val="none" w:sz="0" w:space="0" w:color="auto"/>
            <w:bottom w:val="none" w:sz="0" w:space="0" w:color="auto"/>
            <w:right w:val="none" w:sz="0" w:space="0" w:color="auto"/>
          </w:divBdr>
        </w:div>
        <w:div w:id="918442101">
          <w:marLeft w:val="640"/>
          <w:marRight w:val="0"/>
          <w:marTop w:val="0"/>
          <w:marBottom w:val="0"/>
          <w:divBdr>
            <w:top w:val="none" w:sz="0" w:space="0" w:color="auto"/>
            <w:left w:val="none" w:sz="0" w:space="0" w:color="auto"/>
            <w:bottom w:val="none" w:sz="0" w:space="0" w:color="auto"/>
            <w:right w:val="none" w:sz="0" w:space="0" w:color="auto"/>
          </w:divBdr>
        </w:div>
        <w:div w:id="711074499">
          <w:marLeft w:val="640"/>
          <w:marRight w:val="0"/>
          <w:marTop w:val="0"/>
          <w:marBottom w:val="0"/>
          <w:divBdr>
            <w:top w:val="none" w:sz="0" w:space="0" w:color="auto"/>
            <w:left w:val="none" w:sz="0" w:space="0" w:color="auto"/>
            <w:bottom w:val="none" w:sz="0" w:space="0" w:color="auto"/>
            <w:right w:val="none" w:sz="0" w:space="0" w:color="auto"/>
          </w:divBdr>
        </w:div>
      </w:divsChild>
    </w:div>
    <w:div w:id="1127235260">
      <w:bodyDiv w:val="1"/>
      <w:marLeft w:val="0"/>
      <w:marRight w:val="0"/>
      <w:marTop w:val="0"/>
      <w:marBottom w:val="0"/>
      <w:divBdr>
        <w:top w:val="none" w:sz="0" w:space="0" w:color="auto"/>
        <w:left w:val="none" w:sz="0" w:space="0" w:color="auto"/>
        <w:bottom w:val="none" w:sz="0" w:space="0" w:color="auto"/>
        <w:right w:val="none" w:sz="0" w:space="0" w:color="auto"/>
      </w:divBdr>
      <w:divsChild>
        <w:div w:id="30496744">
          <w:marLeft w:val="640"/>
          <w:marRight w:val="0"/>
          <w:marTop w:val="0"/>
          <w:marBottom w:val="0"/>
          <w:divBdr>
            <w:top w:val="none" w:sz="0" w:space="0" w:color="auto"/>
            <w:left w:val="none" w:sz="0" w:space="0" w:color="auto"/>
            <w:bottom w:val="none" w:sz="0" w:space="0" w:color="auto"/>
            <w:right w:val="none" w:sz="0" w:space="0" w:color="auto"/>
          </w:divBdr>
        </w:div>
        <w:div w:id="129595078">
          <w:marLeft w:val="640"/>
          <w:marRight w:val="0"/>
          <w:marTop w:val="0"/>
          <w:marBottom w:val="0"/>
          <w:divBdr>
            <w:top w:val="none" w:sz="0" w:space="0" w:color="auto"/>
            <w:left w:val="none" w:sz="0" w:space="0" w:color="auto"/>
            <w:bottom w:val="none" w:sz="0" w:space="0" w:color="auto"/>
            <w:right w:val="none" w:sz="0" w:space="0" w:color="auto"/>
          </w:divBdr>
        </w:div>
        <w:div w:id="229578875">
          <w:marLeft w:val="640"/>
          <w:marRight w:val="0"/>
          <w:marTop w:val="0"/>
          <w:marBottom w:val="0"/>
          <w:divBdr>
            <w:top w:val="none" w:sz="0" w:space="0" w:color="auto"/>
            <w:left w:val="none" w:sz="0" w:space="0" w:color="auto"/>
            <w:bottom w:val="none" w:sz="0" w:space="0" w:color="auto"/>
            <w:right w:val="none" w:sz="0" w:space="0" w:color="auto"/>
          </w:divBdr>
        </w:div>
        <w:div w:id="333342258">
          <w:marLeft w:val="640"/>
          <w:marRight w:val="0"/>
          <w:marTop w:val="0"/>
          <w:marBottom w:val="0"/>
          <w:divBdr>
            <w:top w:val="none" w:sz="0" w:space="0" w:color="auto"/>
            <w:left w:val="none" w:sz="0" w:space="0" w:color="auto"/>
            <w:bottom w:val="none" w:sz="0" w:space="0" w:color="auto"/>
            <w:right w:val="none" w:sz="0" w:space="0" w:color="auto"/>
          </w:divBdr>
        </w:div>
        <w:div w:id="348723886">
          <w:marLeft w:val="640"/>
          <w:marRight w:val="0"/>
          <w:marTop w:val="0"/>
          <w:marBottom w:val="0"/>
          <w:divBdr>
            <w:top w:val="none" w:sz="0" w:space="0" w:color="auto"/>
            <w:left w:val="none" w:sz="0" w:space="0" w:color="auto"/>
            <w:bottom w:val="none" w:sz="0" w:space="0" w:color="auto"/>
            <w:right w:val="none" w:sz="0" w:space="0" w:color="auto"/>
          </w:divBdr>
        </w:div>
        <w:div w:id="436288666">
          <w:marLeft w:val="640"/>
          <w:marRight w:val="0"/>
          <w:marTop w:val="0"/>
          <w:marBottom w:val="0"/>
          <w:divBdr>
            <w:top w:val="none" w:sz="0" w:space="0" w:color="auto"/>
            <w:left w:val="none" w:sz="0" w:space="0" w:color="auto"/>
            <w:bottom w:val="none" w:sz="0" w:space="0" w:color="auto"/>
            <w:right w:val="none" w:sz="0" w:space="0" w:color="auto"/>
          </w:divBdr>
        </w:div>
        <w:div w:id="519590850">
          <w:marLeft w:val="640"/>
          <w:marRight w:val="0"/>
          <w:marTop w:val="0"/>
          <w:marBottom w:val="0"/>
          <w:divBdr>
            <w:top w:val="none" w:sz="0" w:space="0" w:color="auto"/>
            <w:left w:val="none" w:sz="0" w:space="0" w:color="auto"/>
            <w:bottom w:val="none" w:sz="0" w:space="0" w:color="auto"/>
            <w:right w:val="none" w:sz="0" w:space="0" w:color="auto"/>
          </w:divBdr>
        </w:div>
        <w:div w:id="541089782">
          <w:marLeft w:val="640"/>
          <w:marRight w:val="0"/>
          <w:marTop w:val="0"/>
          <w:marBottom w:val="0"/>
          <w:divBdr>
            <w:top w:val="none" w:sz="0" w:space="0" w:color="auto"/>
            <w:left w:val="none" w:sz="0" w:space="0" w:color="auto"/>
            <w:bottom w:val="none" w:sz="0" w:space="0" w:color="auto"/>
            <w:right w:val="none" w:sz="0" w:space="0" w:color="auto"/>
          </w:divBdr>
        </w:div>
        <w:div w:id="674842906">
          <w:marLeft w:val="640"/>
          <w:marRight w:val="0"/>
          <w:marTop w:val="0"/>
          <w:marBottom w:val="0"/>
          <w:divBdr>
            <w:top w:val="none" w:sz="0" w:space="0" w:color="auto"/>
            <w:left w:val="none" w:sz="0" w:space="0" w:color="auto"/>
            <w:bottom w:val="none" w:sz="0" w:space="0" w:color="auto"/>
            <w:right w:val="none" w:sz="0" w:space="0" w:color="auto"/>
          </w:divBdr>
        </w:div>
        <w:div w:id="713581852">
          <w:marLeft w:val="640"/>
          <w:marRight w:val="0"/>
          <w:marTop w:val="0"/>
          <w:marBottom w:val="0"/>
          <w:divBdr>
            <w:top w:val="none" w:sz="0" w:space="0" w:color="auto"/>
            <w:left w:val="none" w:sz="0" w:space="0" w:color="auto"/>
            <w:bottom w:val="none" w:sz="0" w:space="0" w:color="auto"/>
            <w:right w:val="none" w:sz="0" w:space="0" w:color="auto"/>
          </w:divBdr>
        </w:div>
        <w:div w:id="778067724">
          <w:marLeft w:val="640"/>
          <w:marRight w:val="0"/>
          <w:marTop w:val="0"/>
          <w:marBottom w:val="0"/>
          <w:divBdr>
            <w:top w:val="none" w:sz="0" w:space="0" w:color="auto"/>
            <w:left w:val="none" w:sz="0" w:space="0" w:color="auto"/>
            <w:bottom w:val="none" w:sz="0" w:space="0" w:color="auto"/>
            <w:right w:val="none" w:sz="0" w:space="0" w:color="auto"/>
          </w:divBdr>
        </w:div>
        <w:div w:id="884945505">
          <w:marLeft w:val="640"/>
          <w:marRight w:val="0"/>
          <w:marTop w:val="0"/>
          <w:marBottom w:val="0"/>
          <w:divBdr>
            <w:top w:val="none" w:sz="0" w:space="0" w:color="auto"/>
            <w:left w:val="none" w:sz="0" w:space="0" w:color="auto"/>
            <w:bottom w:val="none" w:sz="0" w:space="0" w:color="auto"/>
            <w:right w:val="none" w:sz="0" w:space="0" w:color="auto"/>
          </w:divBdr>
        </w:div>
        <w:div w:id="907347678">
          <w:marLeft w:val="640"/>
          <w:marRight w:val="0"/>
          <w:marTop w:val="0"/>
          <w:marBottom w:val="0"/>
          <w:divBdr>
            <w:top w:val="none" w:sz="0" w:space="0" w:color="auto"/>
            <w:left w:val="none" w:sz="0" w:space="0" w:color="auto"/>
            <w:bottom w:val="none" w:sz="0" w:space="0" w:color="auto"/>
            <w:right w:val="none" w:sz="0" w:space="0" w:color="auto"/>
          </w:divBdr>
        </w:div>
        <w:div w:id="1063941036">
          <w:marLeft w:val="640"/>
          <w:marRight w:val="0"/>
          <w:marTop w:val="0"/>
          <w:marBottom w:val="0"/>
          <w:divBdr>
            <w:top w:val="none" w:sz="0" w:space="0" w:color="auto"/>
            <w:left w:val="none" w:sz="0" w:space="0" w:color="auto"/>
            <w:bottom w:val="none" w:sz="0" w:space="0" w:color="auto"/>
            <w:right w:val="none" w:sz="0" w:space="0" w:color="auto"/>
          </w:divBdr>
        </w:div>
        <w:div w:id="1064374783">
          <w:marLeft w:val="640"/>
          <w:marRight w:val="0"/>
          <w:marTop w:val="0"/>
          <w:marBottom w:val="0"/>
          <w:divBdr>
            <w:top w:val="none" w:sz="0" w:space="0" w:color="auto"/>
            <w:left w:val="none" w:sz="0" w:space="0" w:color="auto"/>
            <w:bottom w:val="none" w:sz="0" w:space="0" w:color="auto"/>
            <w:right w:val="none" w:sz="0" w:space="0" w:color="auto"/>
          </w:divBdr>
        </w:div>
        <w:div w:id="1126390463">
          <w:marLeft w:val="640"/>
          <w:marRight w:val="0"/>
          <w:marTop w:val="0"/>
          <w:marBottom w:val="0"/>
          <w:divBdr>
            <w:top w:val="none" w:sz="0" w:space="0" w:color="auto"/>
            <w:left w:val="none" w:sz="0" w:space="0" w:color="auto"/>
            <w:bottom w:val="none" w:sz="0" w:space="0" w:color="auto"/>
            <w:right w:val="none" w:sz="0" w:space="0" w:color="auto"/>
          </w:divBdr>
        </w:div>
        <w:div w:id="1146901294">
          <w:marLeft w:val="640"/>
          <w:marRight w:val="0"/>
          <w:marTop w:val="0"/>
          <w:marBottom w:val="0"/>
          <w:divBdr>
            <w:top w:val="none" w:sz="0" w:space="0" w:color="auto"/>
            <w:left w:val="none" w:sz="0" w:space="0" w:color="auto"/>
            <w:bottom w:val="none" w:sz="0" w:space="0" w:color="auto"/>
            <w:right w:val="none" w:sz="0" w:space="0" w:color="auto"/>
          </w:divBdr>
        </w:div>
        <w:div w:id="1208224303">
          <w:marLeft w:val="640"/>
          <w:marRight w:val="0"/>
          <w:marTop w:val="0"/>
          <w:marBottom w:val="0"/>
          <w:divBdr>
            <w:top w:val="none" w:sz="0" w:space="0" w:color="auto"/>
            <w:left w:val="none" w:sz="0" w:space="0" w:color="auto"/>
            <w:bottom w:val="none" w:sz="0" w:space="0" w:color="auto"/>
            <w:right w:val="none" w:sz="0" w:space="0" w:color="auto"/>
          </w:divBdr>
        </w:div>
        <w:div w:id="1231042725">
          <w:marLeft w:val="640"/>
          <w:marRight w:val="0"/>
          <w:marTop w:val="0"/>
          <w:marBottom w:val="0"/>
          <w:divBdr>
            <w:top w:val="none" w:sz="0" w:space="0" w:color="auto"/>
            <w:left w:val="none" w:sz="0" w:space="0" w:color="auto"/>
            <w:bottom w:val="none" w:sz="0" w:space="0" w:color="auto"/>
            <w:right w:val="none" w:sz="0" w:space="0" w:color="auto"/>
          </w:divBdr>
        </w:div>
        <w:div w:id="1234968514">
          <w:marLeft w:val="640"/>
          <w:marRight w:val="0"/>
          <w:marTop w:val="0"/>
          <w:marBottom w:val="0"/>
          <w:divBdr>
            <w:top w:val="none" w:sz="0" w:space="0" w:color="auto"/>
            <w:left w:val="none" w:sz="0" w:space="0" w:color="auto"/>
            <w:bottom w:val="none" w:sz="0" w:space="0" w:color="auto"/>
            <w:right w:val="none" w:sz="0" w:space="0" w:color="auto"/>
          </w:divBdr>
        </w:div>
        <w:div w:id="1252936225">
          <w:marLeft w:val="640"/>
          <w:marRight w:val="0"/>
          <w:marTop w:val="0"/>
          <w:marBottom w:val="0"/>
          <w:divBdr>
            <w:top w:val="none" w:sz="0" w:space="0" w:color="auto"/>
            <w:left w:val="none" w:sz="0" w:space="0" w:color="auto"/>
            <w:bottom w:val="none" w:sz="0" w:space="0" w:color="auto"/>
            <w:right w:val="none" w:sz="0" w:space="0" w:color="auto"/>
          </w:divBdr>
        </w:div>
        <w:div w:id="1266112037">
          <w:marLeft w:val="640"/>
          <w:marRight w:val="0"/>
          <w:marTop w:val="0"/>
          <w:marBottom w:val="0"/>
          <w:divBdr>
            <w:top w:val="none" w:sz="0" w:space="0" w:color="auto"/>
            <w:left w:val="none" w:sz="0" w:space="0" w:color="auto"/>
            <w:bottom w:val="none" w:sz="0" w:space="0" w:color="auto"/>
            <w:right w:val="none" w:sz="0" w:space="0" w:color="auto"/>
          </w:divBdr>
        </w:div>
        <w:div w:id="1271398587">
          <w:marLeft w:val="640"/>
          <w:marRight w:val="0"/>
          <w:marTop w:val="0"/>
          <w:marBottom w:val="0"/>
          <w:divBdr>
            <w:top w:val="none" w:sz="0" w:space="0" w:color="auto"/>
            <w:left w:val="none" w:sz="0" w:space="0" w:color="auto"/>
            <w:bottom w:val="none" w:sz="0" w:space="0" w:color="auto"/>
            <w:right w:val="none" w:sz="0" w:space="0" w:color="auto"/>
          </w:divBdr>
        </w:div>
        <w:div w:id="1303921353">
          <w:marLeft w:val="640"/>
          <w:marRight w:val="0"/>
          <w:marTop w:val="0"/>
          <w:marBottom w:val="0"/>
          <w:divBdr>
            <w:top w:val="none" w:sz="0" w:space="0" w:color="auto"/>
            <w:left w:val="none" w:sz="0" w:space="0" w:color="auto"/>
            <w:bottom w:val="none" w:sz="0" w:space="0" w:color="auto"/>
            <w:right w:val="none" w:sz="0" w:space="0" w:color="auto"/>
          </w:divBdr>
        </w:div>
        <w:div w:id="1397120019">
          <w:marLeft w:val="640"/>
          <w:marRight w:val="0"/>
          <w:marTop w:val="0"/>
          <w:marBottom w:val="0"/>
          <w:divBdr>
            <w:top w:val="none" w:sz="0" w:space="0" w:color="auto"/>
            <w:left w:val="none" w:sz="0" w:space="0" w:color="auto"/>
            <w:bottom w:val="none" w:sz="0" w:space="0" w:color="auto"/>
            <w:right w:val="none" w:sz="0" w:space="0" w:color="auto"/>
          </w:divBdr>
        </w:div>
        <w:div w:id="1403679879">
          <w:marLeft w:val="640"/>
          <w:marRight w:val="0"/>
          <w:marTop w:val="0"/>
          <w:marBottom w:val="0"/>
          <w:divBdr>
            <w:top w:val="none" w:sz="0" w:space="0" w:color="auto"/>
            <w:left w:val="none" w:sz="0" w:space="0" w:color="auto"/>
            <w:bottom w:val="none" w:sz="0" w:space="0" w:color="auto"/>
            <w:right w:val="none" w:sz="0" w:space="0" w:color="auto"/>
          </w:divBdr>
        </w:div>
        <w:div w:id="1432434799">
          <w:marLeft w:val="640"/>
          <w:marRight w:val="0"/>
          <w:marTop w:val="0"/>
          <w:marBottom w:val="0"/>
          <w:divBdr>
            <w:top w:val="none" w:sz="0" w:space="0" w:color="auto"/>
            <w:left w:val="none" w:sz="0" w:space="0" w:color="auto"/>
            <w:bottom w:val="none" w:sz="0" w:space="0" w:color="auto"/>
            <w:right w:val="none" w:sz="0" w:space="0" w:color="auto"/>
          </w:divBdr>
        </w:div>
        <w:div w:id="1467308490">
          <w:marLeft w:val="640"/>
          <w:marRight w:val="0"/>
          <w:marTop w:val="0"/>
          <w:marBottom w:val="0"/>
          <w:divBdr>
            <w:top w:val="none" w:sz="0" w:space="0" w:color="auto"/>
            <w:left w:val="none" w:sz="0" w:space="0" w:color="auto"/>
            <w:bottom w:val="none" w:sz="0" w:space="0" w:color="auto"/>
            <w:right w:val="none" w:sz="0" w:space="0" w:color="auto"/>
          </w:divBdr>
        </w:div>
        <w:div w:id="1601379483">
          <w:marLeft w:val="640"/>
          <w:marRight w:val="0"/>
          <w:marTop w:val="0"/>
          <w:marBottom w:val="0"/>
          <w:divBdr>
            <w:top w:val="none" w:sz="0" w:space="0" w:color="auto"/>
            <w:left w:val="none" w:sz="0" w:space="0" w:color="auto"/>
            <w:bottom w:val="none" w:sz="0" w:space="0" w:color="auto"/>
            <w:right w:val="none" w:sz="0" w:space="0" w:color="auto"/>
          </w:divBdr>
        </w:div>
        <w:div w:id="1645429323">
          <w:marLeft w:val="640"/>
          <w:marRight w:val="0"/>
          <w:marTop w:val="0"/>
          <w:marBottom w:val="0"/>
          <w:divBdr>
            <w:top w:val="none" w:sz="0" w:space="0" w:color="auto"/>
            <w:left w:val="none" w:sz="0" w:space="0" w:color="auto"/>
            <w:bottom w:val="none" w:sz="0" w:space="0" w:color="auto"/>
            <w:right w:val="none" w:sz="0" w:space="0" w:color="auto"/>
          </w:divBdr>
        </w:div>
        <w:div w:id="1693993960">
          <w:marLeft w:val="640"/>
          <w:marRight w:val="0"/>
          <w:marTop w:val="0"/>
          <w:marBottom w:val="0"/>
          <w:divBdr>
            <w:top w:val="none" w:sz="0" w:space="0" w:color="auto"/>
            <w:left w:val="none" w:sz="0" w:space="0" w:color="auto"/>
            <w:bottom w:val="none" w:sz="0" w:space="0" w:color="auto"/>
            <w:right w:val="none" w:sz="0" w:space="0" w:color="auto"/>
          </w:divBdr>
        </w:div>
        <w:div w:id="1702629450">
          <w:marLeft w:val="640"/>
          <w:marRight w:val="0"/>
          <w:marTop w:val="0"/>
          <w:marBottom w:val="0"/>
          <w:divBdr>
            <w:top w:val="none" w:sz="0" w:space="0" w:color="auto"/>
            <w:left w:val="none" w:sz="0" w:space="0" w:color="auto"/>
            <w:bottom w:val="none" w:sz="0" w:space="0" w:color="auto"/>
            <w:right w:val="none" w:sz="0" w:space="0" w:color="auto"/>
          </w:divBdr>
        </w:div>
        <w:div w:id="1719888393">
          <w:marLeft w:val="640"/>
          <w:marRight w:val="0"/>
          <w:marTop w:val="0"/>
          <w:marBottom w:val="0"/>
          <w:divBdr>
            <w:top w:val="none" w:sz="0" w:space="0" w:color="auto"/>
            <w:left w:val="none" w:sz="0" w:space="0" w:color="auto"/>
            <w:bottom w:val="none" w:sz="0" w:space="0" w:color="auto"/>
            <w:right w:val="none" w:sz="0" w:space="0" w:color="auto"/>
          </w:divBdr>
        </w:div>
        <w:div w:id="1748451434">
          <w:marLeft w:val="640"/>
          <w:marRight w:val="0"/>
          <w:marTop w:val="0"/>
          <w:marBottom w:val="0"/>
          <w:divBdr>
            <w:top w:val="none" w:sz="0" w:space="0" w:color="auto"/>
            <w:left w:val="none" w:sz="0" w:space="0" w:color="auto"/>
            <w:bottom w:val="none" w:sz="0" w:space="0" w:color="auto"/>
            <w:right w:val="none" w:sz="0" w:space="0" w:color="auto"/>
          </w:divBdr>
        </w:div>
        <w:div w:id="1857500395">
          <w:marLeft w:val="640"/>
          <w:marRight w:val="0"/>
          <w:marTop w:val="0"/>
          <w:marBottom w:val="0"/>
          <w:divBdr>
            <w:top w:val="none" w:sz="0" w:space="0" w:color="auto"/>
            <w:left w:val="none" w:sz="0" w:space="0" w:color="auto"/>
            <w:bottom w:val="none" w:sz="0" w:space="0" w:color="auto"/>
            <w:right w:val="none" w:sz="0" w:space="0" w:color="auto"/>
          </w:divBdr>
        </w:div>
        <w:div w:id="1911963093">
          <w:marLeft w:val="640"/>
          <w:marRight w:val="0"/>
          <w:marTop w:val="0"/>
          <w:marBottom w:val="0"/>
          <w:divBdr>
            <w:top w:val="none" w:sz="0" w:space="0" w:color="auto"/>
            <w:left w:val="none" w:sz="0" w:space="0" w:color="auto"/>
            <w:bottom w:val="none" w:sz="0" w:space="0" w:color="auto"/>
            <w:right w:val="none" w:sz="0" w:space="0" w:color="auto"/>
          </w:divBdr>
        </w:div>
        <w:div w:id="1952973249">
          <w:marLeft w:val="640"/>
          <w:marRight w:val="0"/>
          <w:marTop w:val="0"/>
          <w:marBottom w:val="0"/>
          <w:divBdr>
            <w:top w:val="none" w:sz="0" w:space="0" w:color="auto"/>
            <w:left w:val="none" w:sz="0" w:space="0" w:color="auto"/>
            <w:bottom w:val="none" w:sz="0" w:space="0" w:color="auto"/>
            <w:right w:val="none" w:sz="0" w:space="0" w:color="auto"/>
          </w:divBdr>
        </w:div>
        <w:div w:id="1954751182">
          <w:marLeft w:val="640"/>
          <w:marRight w:val="0"/>
          <w:marTop w:val="0"/>
          <w:marBottom w:val="0"/>
          <w:divBdr>
            <w:top w:val="none" w:sz="0" w:space="0" w:color="auto"/>
            <w:left w:val="none" w:sz="0" w:space="0" w:color="auto"/>
            <w:bottom w:val="none" w:sz="0" w:space="0" w:color="auto"/>
            <w:right w:val="none" w:sz="0" w:space="0" w:color="auto"/>
          </w:divBdr>
        </w:div>
        <w:div w:id="1957826847">
          <w:marLeft w:val="640"/>
          <w:marRight w:val="0"/>
          <w:marTop w:val="0"/>
          <w:marBottom w:val="0"/>
          <w:divBdr>
            <w:top w:val="none" w:sz="0" w:space="0" w:color="auto"/>
            <w:left w:val="none" w:sz="0" w:space="0" w:color="auto"/>
            <w:bottom w:val="none" w:sz="0" w:space="0" w:color="auto"/>
            <w:right w:val="none" w:sz="0" w:space="0" w:color="auto"/>
          </w:divBdr>
        </w:div>
        <w:div w:id="1979873134">
          <w:marLeft w:val="640"/>
          <w:marRight w:val="0"/>
          <w:marTop w:val="0"/>
          <w:marBottom w:val="0"/>
          <w:divBdr>
            <w:top w:val="none" w:sz="0" w:space="0" w:color="auto"/>
            <w:left w:val="none" w:sz="0" w:space="0" w:color="auto"/>
            <w:bottom w:val="none" w:sz="0" w:space="0" w:color="auto"/>
            <w:right w:val="none" w:sz="0" w:space="0" w:color="auto"/>
          </w:divBdr>
        </w:div>
        <w:div w:id="2015380427">
          <w:marLeft w:val="640"/>
          <w:marRight w:val="0"/>
          <w:marTop w:val="0"/>
          <w:marBottom w:val="0"/>
          <w:divBdr>
            <w:top w:val="none" w:sz="0" w:space="0" w:color="auto"/>
            <w:left w:val="none" w:sz="0" w:space="0" w:color="auto"/>
            <w:bottom w:val="none" w:sz="0" w:space="0" w:color="auto"/>
            <w:right w:val="none" w:sz="0" w:space="0" w:color="auto"/>
          </w:divBdr>
        </w:div>
        <w:div w:id="2026862715">
          <w:marLeft w:val="640"/>
          <w:marRight w:val="0"/>
          <w:marTop w:val="0"/>
          <w:marBottom w:val="0"/>
          <w:divBdr>
            <w:top w:val="none" w:sz="0" w:space="0" w:color="auto"/>
            <w:left w:val="none" w:sz="0" w:space="0" w:color="auto"/>
            <w:bottom w:val="none" w:sz="0" w:space="0" w:color="auto"/>
            <w:right w:val="none" w:sz="0" w:space="0" w:color="auto"/>
          </w:divBdr>
        </w:div>
        <w:div w:id="2031251743">
          <w:marLeft w:val="640"/>
          <w:marRight w:val="0"/>
          <w:marTop w:val="0"/>
          <w:marBottom w:val="0"/>
          <w:divBdr>
            <w:top w:val="none" w:sz="0" w:space="0" w:color="auto"/>
            <w:left w:val="none" w:sz="0" w:space="0" w:color="auto"/>
            <w:bottom w:val="none" w:sz="0" w:space="0" w:color="auto"/>
            <w:right w:val="none" w:sz="0" w:space="0" w:color="auto"/>
          </w:divBdr>
        </w:div>
      </w:divsChild>
    </w:div>
    <w:div w:id="1131941899">
      <w:bodyDiv w:val="1"/>
      <w:marLeft w:val="0"/>
      <w:marRight w:val="0"/>
      <w:marTop w:val="0"/>
      <w:marBottom w:val="0"/>
      <w:divBdr>
        <w:top w:val="none" w:sz="0" w:space="0" w:color="auto"/>
        <w:left w:val="none" w:sz="0" w:space="0" w:color="auto"/>
        <w:bottom w:val="none" w:sz="0" w:space="0" w:color="auto"/>
        <w:right w:val="none" w:sz="0" w:space="0" w:color="auto"/>
      </w:divBdr>
      <w:divsChild>
        <w:div w:id="138575843">
          <w:marLeft w:val="640"/>
          <w:marRight w:val="0"/>
          <w:marTop w:val="0"/>
          <w:marBottom w:val="0"/>
          <w:divBdr>
            <w:top w:val="none" w:sz="0" w:space="0" w:color="auto"/>
            <w:left w:val="none" w:sz="0" w:space="0" w:color="auto"/>
            <w:bottom w:val="none" w:sz="0" w:space="0" w:color="auto"/>
            <w:right w:val="none" w:sz="0" w:space="0" w:color="auto"/>
          </w:divBdr>
        </w:div>
        <w:div w:id="147326240">
          <w:marLeft w:val="640"/>
          <w:marRight w:val="0"/>
          <w:marTop w:val="0"/>
          <w:marBottom w:val="0"/>
          <w:divBdr>
            <w:top w:val="none" w:sz="0" w:space="0" w:color="auto"/>
            <w:left w:val="none" w:sz="0" w:space="0" w:color="auto"/>
            <w:bottom w:val="none" w:sz="0" w:space="0" w:color="auto"/>
            <w:right w:val="none" w:sz="0" w:space="0" w:color="auto"/>
          </w:divBdr>
        </w:div>
        <w:div w:id="234708451">
          <w:marLeft w:val="640"/>
          <w:marRight w:val="0"/>
          <w:marTop w:val="0"/>
          <w:marBottom w:val="0"/>
          <w:divBdr>
            <w:top w:val="none" w:sz="0" w:space="0" w:color="auto"/>
            <w:left w:val="none" w:sz="0" w:space="0" w:color="auto"/>
            <w:bottom w:val="none" w:sz="0" w:space="0" w:color="auto"/>
            <w:right w:val="none" w:sz="0" w:space="0" w:color="auto"/>
          </w:divBdr>
        </w:div>
        <w:div w:id="241332779">
          <w:marLeft w:val="640"/>
          <w:marRight w:val="0"/>
          <w:marTop w:val="0"/>
          <w:marBottom w:val="0"/>
          <w:divBdr>
            <w:top w:val="none" w:sz="0" w:space="0" w:color="auto"/>
            <w:left w:val="none" w:sz="0" w:space="0" w:color="auto"/>
            <w:bottom w:val="none" w:sz="0" w:space="0" w:color="auto"/>
            <w:right w:val="none" w:sz="0" w:space="0" w:color="auto"/>
          </w:divBdr>
        </w:div>
        <w:div w:id="319164954">
          <w:marLeft w:val="640"/>
          <w:marRight w:val="0"/>
          <w:marTop w:val="0"/>
          <w:marBottom w:val="0"/>
          <w:divBdr>
            <w:top w:val="none" w:sz="0" w:space="0" w:color="auto"/>
            <w:left w:val="none" w:sz="0" w:space="0" w:color="auto"/>
            <w:bottom w:val="none" w:sz="0" w:space="0" w:color="auto"/>
            <w:right w:val="none" w:sz="0" w:space="0" w:color="auto"/>
          </w:divBdr>
        </w:div>
        <w:div w:id="413938615">
          <w:marLeft w:val="640"/>
          <w:marRight w:val="0"/>
          <w:marTop w:val="0"/>
          <w:marBottom w:val="0"/>
          <w:divBdr>
            <w:top w:val="none" w:sz="0" w:space="0" w:color="auto"/>
            <w:left w:val="none" w:sz="0" w:space="0" w:color="auto"/>
            <w:bottom w:val="none" w:sz="0" w:space="0" w:color="auto"/>
            <w:right w:val="none" w:sz="0" w:space="0" w:color="auto"/>
          </w:divBdr>
        </w:div>
        <w:div w:id="455150047">
          <w:marLeft w:val="640"/>
          <w:marRight w:val="0"/>
          <w:marTop w:val="0"/>
          <w:marBottom w:val="0"/>
          <w:divBdr>
            <w:top w:val="none" w:sz="0" w:space="0" w:color="auto"/>
            <w:left w:val="none" w:sz="0" w:space="0" w:color="auto"/>
            <w:bottom w:val="none" w:sz="0" w:space="0" w:color="auto"/>
            <w:right w:val="none" w:sz="0" w:space="0" w:color="auto"/>
          </w:divBdr>
        </w:div>
        <w:div w:id="458765013">
          <w:marLeft w:val="640"/>
          <w:marRight w:val="0"/>
          <w:marTop w:val="0"/>
          <w:marBottom w:val="0"/>
          <w:divBdr>
            <w:top w:val="none" w:sz="0" w:space="0" w:color="auto"/>
            <w:left w:val="none" w:sz="0" w:space="0" w:color="auto"/>
            <w:bottom w:val="none" w:sz="0" w:space="0" w:color="auto"/>
            <w:right w:val="none" w:sz="0" w:space="0" w:color="auto"/>
          </w:divBdr>
        </w:div>
        <w:div w:id="516699494">
          <w:marLeft w:val="640"/>
          <w:marRight w:val="0"/>
          <w:marTop w:val="0"/>
          <w:marBottom w:val="0"/>
          <w:divBdr>
            <w:top w:val="none" w:sz="0" w:space="0" w:color="auto"/>
            <w:left w:val="none" w:sz="0" w:space="0" w:color="auto"/>
            <w:bottom w:val="none" w:sz="0" w:space="0" w:color="auto"/>
            <w:right w:val="none" w:sz="0" w:space="0" w:color="auto"/>
          </w:divBdr>
        </w:div>
        <w:div w:id="540366807">
          <w:marLeft w:val="640"/>
          <w:marRight w:val="0"/>
          <w:marTop w:val="0"/>
          <w:marBottom w:val="0"/>
          <w:divBdr>
            <w:top w:val="none" w:sz="0" w:space="0" w:color="auto"/>
            <w:left w:val="none" w:sz="0" w:space="0" w:color="auto"/>
            <w:bottom w:val="none" w:sz="0" w:space="0" w:color="auto"/>
            <w:right w:val="none" w:sz="0" w:space="0" w:color="auto"/>
          </w:divBdr>
        </w:div>
        <w:div w:id="663513090">
          <w:marLeft w:val="640"/>
          <w:marRight w:val="0"/>
          <w:marTop w:val="0"/>
          <w:marBottom w:val="0"/>
          <w:divBdr>
            <w:top w:val="none" w:sz="0" w:space="0" w:color="auto"/>
            <w:left w:val="none" w:sz="0" w:space="0" w:color="auto"/>
            <w:bottom w:val="none" w:sz="0" w:space="0" w:color="auto"/>
            <w:right w:val="none" w:sz="0" w:space="0" w:color="auto"/>
          </w:divBdr>
        </w:div>
        <w:div w:id="721950779">
          <w:marLeft w:val="640"/>
          <w:marRight w:val="0"/>
          <w:marTop w:val="0"/>
          <w:marBottom w:val="0"/>
          <w:divBdr>
            <w:top w:val="none" w:sz="0" w:space="0" w:color="auto"/>
            <w:left w:val="none" w:sz="0" w:space="0" w:color="auto"/>
            <w:bottom w:val="none" w:sz="0" w:space="0" w:color="auto"/>
            <w:right w:val="none" w:sz="0" w:space="0" w:color="auto"/>
          </w:divBdr>
        </w:div>
        <w:div w:id="826022009">
          <w:marLeft w:val="640"/>
          <w:marRight w:val="0"/>
          <w:marTop w:val="0"/>
          <w:marBottom w:val="0"/>
          <w:divBdr>
            <w:top w:val="none" w:sz="0" w:space="0" w:color="auto"/>
            <w:left w:val="none" w:sz="0" w:space="0" w:color="auto"/>
            <w:bottom w:val="none" w:sz="0" w:space="0" w:color="auto"/>
            <w:right w:val="none" w:sz="0" w:space="0" w:color="auto"/>
          </w:divBdr>
        </w:div>
        <w:div w:id="979336739">
          <w:marLeft w:val="640"/>
          <w:marRight w:val="0"/>
          <w:marTop w:val="0"/>
          <w:marBottom w:val="0"/>
          <w:divBdr>
            <w:top w:val="none" w:sz="0" w:space="0" w:color="auto"/>
            <w:left w:val="none" w:sz="0" w:space="0" w:color="auto"/>
            <w:bottom w:val="none" w:sz="0" w:space="0" w:color="auto"/>
            <w:right w:val="none" w:sz="0" w:space="0" w:color="auto"/>
          </w:divBdr>
        </w:div>
        <w:div w:id="1016007633">
          <w:marLeft w:val="640"/>
          <w:marRight w:val="0"/>
          <w:marTop w:val="0"/>
          <w:marBottom w:val="0"/>
          <w:divBdr>
            <w:top w:val="none" w:sz="0" w:space="0" w:color="auto"/>
            <w:left w:val="none" w:sz="0" w:space="0" w:color="auto"/>
            <w:bottom w:val="none" w:sz="0" w:space="0" w:color="auto"/>
            <w:right w:val="none" w:sz="0" w:space="0" w:color="auto"/>
          </w:divBdr>
        </w:div>
        <w:div w:id="1069154959">
          <w:marLeft w:val="640"/>
          <w:marRight w:val="0"/>
          <w:marTop w:val="0"/>
          <w:marBottom w:val="0"/>
          <w:divBdr>
            <w:top w:val="none" w:sz="0" w:space="0" w:color="auto"/>
            <w:left w:val="none" w:sz="0" w:space="0" w:color="auto"/>
            <w:bottom w:val="none" w:sz="0" w:space="0" w:color="auto"/>
            <w:right w:val="none" w:sz="0" w:space="0" w:color="auto"/>
          </w:divBdr>
        </w:div>
        <w:div w:id="1134717850">
          <w:marLeft w:val="640"/>
          <w:marRight w:val="0"/>
          <w:marTop w:val="0"/>
          <w:marBottom w:val="0"/>
          <w:divBdr>
            <w:top w:val="none" w:sz="0" w:space="0" w:color="auto"/>
            <w:left w:val="none" w:sz="0" w:space="0" w:color="auto"/>
            <w:bottom w:val="none" w:sz="0" w:space="0" w:color="auto"/>
            <w:right w:val="none" w:sz="0" w:space="0" w:color="auto"/>
          </w:divBdr>
        </w:div>
        <w:div w:id="1169759780">
          <w:marLeft w:val="640"/>
          <w:marRight w:val="0"/>
          <w:marTop w:val="0"/>
          <w:marBottom w:val="0"/>
          <w:divBdr>
            <w:top w:val="none" w:sz="0" w:space="0" w:color="auto"/>
            <w:left w:val="none" w:sz="0" w:space="0" w:color="auto"/>
            <w:bottom w:val="none" w:sz="0" w:space="0" w:color="auto"/>
            <w:right w:val="none" w:sz="0" w:space="0" w:color="auto"/>
          </w:divBdr>
        </w:div>
        <w:div w:id="1169904585">
          <w:marLeft w:val="640"/>
          <w:marRight w:val="0"/>
          <w:marTop w:val="0"/>
          <w:marBottom w:val="0"/>
          <w:divBdr>
            <w:top w:val="none" w:sz="0" w:space="0" w:color="auto"/>
            <w:left w:val="none" w:sz="0" w:space="0" w:color="auto"/>
            <w:bottom w:val="none" w:sz="0" w:space="0" w:color="auto"/>
            <w:right w:val="none" w:sz="0" w:space="0" w:color="auto"/>
          </w:divBdr>
        </w:div>
        <w:div w:id="1188911067">
          <w:marLeft w:val="640"/>
          <w:marRight w:val="0"/>
          <w:marTop w:val="0"/>
          <w:marBottom w:val="0"/>
          <w:divBdr>
            <w:top w:val="none" w:sz="0" w:space="0" w:color="auto"/>
            <w:left w:val="none" w:sz="0" w:space="0" w:color="auto"/>
            <w:bottom w:val="none" w:sz="0" w:space="0" w:color="auto"/>
            <w:right w:val="none" w:sz="0" w:space="0" w:color="auto"/>
          </w:divBdr>
        </w:div>
        <w:div w:id="1195998089">
          <w:marLeft w:val="640"/>
          <w:marRight w:val="0"/>
          <w:marTop w:val="0"/>
          <w:marBottom w:val="0"/>
          <w:divBdr>
            <w:top w:val="none" w:sz="0" w:space="0" w:color="auto"/>
            <w:left w:val="none" w:sz="0" w:space="0" w:color="auto"/>
            <w:bottom w:val="none" w:sz="0" w:space="0" w:color="auto"/>
            <w:right w:val="none" w:sz="0" w:space="0" w:color="auto"/>
          </w:divBdr>
        </w:div>
        <w:div w:id="1196235129">
          <w:marLeft w:val="640"/>
          <w:marRight w:val="0"/>
          <w:marTop w:val="0"/>
          <w:marBottom w:val="0"/>
          <w:divBdr>
            <w:top w:val="none" w:sz="0" w:space="0" w:color="auto"/>
            <w:left w:val="none" w:sz="0" w:space="0" w:color="auto"/>
            <w:bottom w:val="none" w:sz="0" w:space="0" w:color="auto"/>
            <w:right w:val="none" w:sz="0" w:space="0" w:color="auto"/>
          </w:divBdr>
        </w:div>
        <w:div w:id="1235434050">
          <w:marLeft w:val="640"/>
          <w:marRight w:val="0"/>
          <w:marTop w:val="0"/>
          <w:marBottom w:val="0"/>
          <w:divBdr>
            <w:top w:val="none" w:sz="0" w:space="0" w:color="auto"/>
            <w:left w:val="none" w:sz="0" w:space="0" w:color="auto"/>
            <w:bottom w:val="none" w:sz="0" w:space="0" w:color="auto"/>
            <w:right w:val="none" w:sz="0" w:space="0" w:color="auto"/>
          </w:divBdr>
        </w:div>
        <w:div w:id="1287662414">
          <w:marLeft w:val="640"/>
          <w:marRight w:val="0"/>
          <w:marTop w:val="0"/>
          <w:marBottom w:val="0"/>
          <w:divBdr>
            <w:top w:val="none" w:sz="0" w:space="0" w:color="auto"/>
            <w:left w:val="none" w:sz="0" w:space="0" w:color="auto"/>
            <w:bottom w:val="none" w:sz="0" w:space="0" w:color="auto"/>
            <w:right w:val="none" w:sz="0" w:space="0" w:color="auto"/>
          </w:divBdr>
        </w:div>
        <w:div w:id="1322080136">
          <w:marLeft w:val="640"/>
          <w:marRight w:val="0"/>
          <w:marTop w:val="0"/>
          <w:marBottom w:val="0"/>
          <w:divBdr>
            <w:top w:val="none" w:sz="0" w:space="0" w:color="auto"/>
            <w:left w:val="none" w:sz="0" w:space="0" w:color="auto"/>
            <w:bottom w:val="none" w:sz="0" w:space="0" w:color="auto"/>
            <w:right w:val="none" w:sz="0" w:space="0" w:color="auto"/>
          </w:divBdr>
        </w:div>
        <w:div w:id="1356886876">
          <w:marLeft w:val="640"/>
          <w:marRight w:val="0"/>
          <w:marTop w:val="0"/>
          <w:marBottom w:val="0"/>
          <w:divBdr>
            <w:top w:val="none" w:sz="0" w:space="0" w:color="auto"/>
            <w:left w:val="none" w:sz="0" w:space="0" w:color="auto"/>
            <w:bottom w:val="none" w:sz="0" w:space="0" w:color="auto"/>
            <w:right w:val="none" w:sz="0" w:space="0" w:color="auto"/>
          </w:divBdr>
        </w:div>
        <w:div w:id="1367831180">
          <w:marLeft w:val="640"/>
          <w:marRight w:val="0"/>
          <w:marTop w:val="0"/>
          <w:marBottom w:val="0"/>
          <w:divBdr>
            <w:top w:val="none" w:sz="0" w:space="0" w:color="auto"/>
            <w:left w:val="none" w:sz="0" w:space="0" w:color="auto"/>
            <w:bottom w:val="none" w:sz="0" w:space="0" w:color="auto"/>
            <w:right w:val="none" w:sz="0" w:space="0" w:color="auto"/>
          </w:divBdr>
        </w:div>
        <w:div w:id="1387266302">
          <w:marLeft w:val="640"/>
          <w:marRight w:val="0"/>
          <w:marTop w:val="0"/>
          <w:marBottom w:val="0"/>
          <w:divBdr>
            <w:top w:val="none" w:sz="0" w:space="0" w:color="auto"/>
            <w:left w:val="none" w:sz="0" w:space="0" w:color="auto"/>
            <w:bottom w:val="none" w:sz="0" w:space="0" w:color="auto"/>
            <w:right w:val="none" w:sz="0" w:space="0" w:color="auto"/>
          </w:divBdr>
        </w:div>
        <w:div w:id="1482230326">
          <w:marLeft w:val="640"/>
          <w:marRight w:val="0"/>
          <w:marTop w:val="0"/>
          <w:marBottom w:val="0"/>
          <w:divBdr>
            <w:top w:val="none" w:sz="0" w:space="0" w:color="auto"/>
            <w:left w:val="none" w:sz="0" w:space="0" w:color="auto"/>
            <w:bottom w:val="none" w:sz="0" w:space="0" w:color="auto"/>
            <w:right w:val="none" w:sz="0" w:space="0" w:color="auto"/>
          </w:divBdr>
        </w:div>
        <w:div w:id="1498304889">
          <w:marLeft w:val="640"/>
          <w:marRight w:val="0"/>
          <w:marTop w:val="0"/>
          <w:marBottom w:val="0"/>
          <w:divBdr>
            <w:top w:val="none" w:sz="0" w:space="0" w:color="auto"/>
            <w:left w:val="none" w:sz="0" w:space="0" w:color="auto"/>
            <w:bottom w:val="none" w:sz="0" w:space="0" w:color="auto"/>
            <w:right w:val="none" w:sz="0" w:space="0" w:color="auto"/>
          </w:divBdr>
        </w:div>
        <w:div w:id="1520654650">
          <w:marLeft w:val="640"/>
          <w:marRight w:val="0"/>
          <w:marTop w:val="0"/>
          <w:marBottom w:val="0"/>
          <w:divBdr>
            <w:top w:val="none" w:sz="0" w:space="0" w:color="auto"/>
            <w:left w:val="none" w:sz="0" w:space="0" w:color="auto"/>
            <w:bottom w:val="none" w:sz="0" w:space="0" w:color="auto"/>
            <w:right w:val="none" w:sz="0" w:space="0" w:color="auto"/>
          </w:divBdr>
        </w:div>
        <w:div w:id="1593271044">
          <w:marLeft w:val="640"/>
          <w:marRight w:val="0"/>
          <w:marTop w:val="0"/>
          <w:marBottom w:val="0"/>
          <w:divBdr>
            <w:top w:val="none" w:sz="0" w:space="0" w:color="auto"/>
            <w:left w:val="none" w:sz="0" w:space="0" w:color="auto"/>
            <w:bottom w:val="none" w:sz="0" w:space="0" w:color="auto"/>
            <w:right w:val="none" w:sz="0" w:space="0" w:color="auto"/>
          </w:divBdr>
        </w:div>
        <w:div w:id="1621111118">
          <w:marLeft w:val="640"/>
          <w:marRight w:val="0"/>
          <w:marTop w:val="0"/>
          <w:marBottom w:val="0"/>
          <w:divBdr>
            <w:top w:val="none" w:sz="0" w:space="0" w:color="auto"/>
            <w:left w:val="none" w:sz="0" w:space="0" w:color="auto"/>
            <w:bottom w:val="none" w:sz="0" w:space="0" w:color="auto"/>
            <w:right w:val="none" w:sz="0" w:space="0" w:color="auto"/>
          </w:divBdr>
        </w:div>
        <w:div w:id="1700276490">
          <w:marLeft w:val="640"/>
          <w:marRight w:val="0"/>
          <w:marTop w:val="0"/>
          <w:marBottom w:val="0"/>
          <w:divBdr>
            <w:top w:val="none" w:sz="0" w:space="0" w:color="auto"/>
            <w:left w:val="none" w:sz="0" w:space="0" w:color="auto"/>
            <w:bottom w:val="none" w:sz="0" w:space="0" w:color="auto"/>
            <w:right w:val="none" w:sz="0" w:space="0" w:color="auto"/>
          </w:divBdr>
        </w:div>
        <w:div w:id="1830251091">
          <w:marLeft w:val="640"/>
          <w:marRight w:val="0"/>
          <w:marTop w:val="0"/>
          <w:marBottom w:val="0"/>
          <w:divBdr>
            <w:top w:val="none" w:sz="0" w:space="0" w:color="auto"/>
            <w:left w:val="none" w:sz="0" w:space="0" w:color="auto"/>
            <w:bottom w:val="none" w:sz="0" w:space="0" w:color="auto"/>
            <w:right w:val="none" w:sz="0" w:space="0" w:color="auto"/>
          </w:divBdr>
        </w:div>
        <w:div w:id="1847088016">
          <w:marLeft w:val="640"/>
          <w:marRight w:val="0"/>
          <w:marTop w:val="0"/>
          <w:marBottom w:val="0"/>
          <w:divBdr>
            <w:top w:val="none" w:sz="0" w:space="0" w:color="auto"/>
            <w:left w:val="none" w:sz="0" w:space="0" w:color="auto"/>
            <w:bottom w:val="none" w:sz="0" w:space="0" w:color="auto"/>
            <w:right w:val="none" w:sz="0" w:space="0" w:color="auto"/>
          </w:divBdr>
        </w:div>
        <w:div w:id="1885290374">
          <w:marLeft w:val="640"/>
          <w:marRight w:val="0"/>
          <w:marTop w:val="0"/>
          <w:marBottom w:val="0"/>
          <w:divBdr>
            <w:top w:val="none" w:sz="0" w:space="0" w:color="auto"/>
            <w:left w:val="none" w:sz="0" w:space="0" w:color="auto"/>
            <w:bottom w:val="none" w:sz="0" w:space="0" w:color="auto"/>
            <w:right w:val="none" w:sz="0" w:space="0" w:color="auto"/>
          </w:divBdr>
        </w:div>
        <w:div w:id="1976905856">
          <w:marLeft w:val="640"/>
          <w:marRight w:val="0"/>
          <w:marTop w:val="0"/>
          <w:marBottom w:val="0"/>
          <w:divBdr>
            <w:top w:val="none" w:sz="0" w:space="0" w:color="auto"/>
            <w:left w:val="none" w:sz="0" w:space="0" w:color="auto"/>
            <w:bottom w:val="none" w:sz="0" w:space="0" w:color="auto"/>
            <w:right w:val="none" w:sz="0" w:space="0" w:color="auto"/>
          </w:divBdr>
        </w:div>
        <w:div w:id="2015647834">
          <w:marLeft w:val="640"/>
          <w:marRight w:val="0"/>
          <w:marTop w:val="0"/>
          <w:marBottom w:val="0"/>
          <w:divBdr>
            <w:top w:val="none" w:sz="0" w:space="0" w:color="auto"/>
            <w:left w:val="none" w:sz="0" w:space="0" w:color="auto"/>
            <w:bottom w:val="none" w:sz="0" w:space="0" w:color="auto"/>
            <w:right w:val="none" w:sz="0" w:space="0" w:color="auto"/>
          </w:divBdr>
        </w:div>
        <w:div w:id="2040009869">
          <w:marLeft w:val="640"/>
          <w:marRight w:val="0"/>
          <w:marTop w:val="0"/>
          <w:marBottom w:val="0"/>
          <w:divBdr>
            <w:top w:val="none" w:sz="0" w:space="0" w:color="auto"/>
            <w:left w:val="none" w:sz="0" w:space="0" w:color="auto"/>
            <w:bottom w:val="none" w:sz="0" w:space="0" w:color="auto"/>
            <w:right w:val="none" w:sz="0" w:space="0" w:color="auto"/>
          </w:divBdr>
        </w:div>
        <w:div w:id="2112968475">
          <w:marLeft w:val="640"/>
          <w:marRight w:val="0"/>
          <w:marTop w:val="0"/>
          <w:marBottom w:val="0"/>
          <w:divBdr>
            <w:top w:val="none" w:sz="0" w:space="0" w:color="auto"/>
            <w:left w:val="none" w:sz="0" w:space="0" w:color="auto"/>
            <w:bottom w:val="none" w:sz="0" w:space="0" w:color="auto"/>
            <w:right w:val="none" w:sz="0" w:space="0" w:color="auto"/>
          </w:divBdr>
        </w:div>
        <w:div w:id="2140299734">
          <w:marLeft w:val="640"/>
          <w:marRight w:val="0"/>
          <w:marTop w:val="0"/>
          <w:marBottom w:val="0"/>
          <w:divBdr>
            <w:top w:val="none" w:sz="0" w:space="0" w:color="auto"/>
            <w:left w:val="none" w:sz="0" w:space="0" w:color="auto"/>
            <w:bottom w:val="none" w:sz="0" w:space="0" w:color="auto"/>
            <w:right w:val="none" w:sz="0" w:space="0" w:color="auto"/>
          </w:divBdr>
        </w:div>
        <w:div w:id="2146197339">
          <w:marLeft w:val="640"/>
          <w:marRight w:val="0"/>
          <w:marTop w:val="0"/>
          <w:marBottom w:val="0"/>
          <w:divBdr>
            <w:top w:val="none" w:sz="0" w:space="0" w:color="auto"/>
            <w:left w:val="none" w:sz="0" w:space="0" w:color="auto"/>
            <w:bottom w:val="none" w:sz="0" w:space="0" w:color="auto"/>
            <w:right w:val="none" w:sz="0" w:space="0" w:color="auto"/>
          </w:divBdr>
        </w:div>
      </w:divsChild>
    </w:div>
    <w:div w:id="1133252308">
      <w:marLeft w:val="0"/>
      <w:marRight w:val="0"/>
      <w:marTop w:val="0"/>
      <w:marBottom w:val="0"/>
      <w:divBdr>
        <w:top w:val="none" w:sz="0" w:space="0" w:color="auto"/>
        <w:left w:val="none" w:sz="0" w:space="0" w:color="auto"/>
        <w:bottom w:val="none" w:sz="0" w:space="0" w:color="auto"/>
        <w:right w:val="none" w:sz="0" w:space="0" w:color="auto"/>
      </w:divBdr>
    </w:div>
    <w:div w:id="1146823757">
      <w:bodyDiv w:val="1"/>
      <w:marLeft w:val="0"/>
      <w:marRight w:val="0"/>
      <w:marTop w:val="0"/>
      <w:marBottom w:val="0"/>
      <w:divBdr>
        <w:top w:val="none" w:sz="0" w:space="0" w:color="auto"/>
        <w:left w:val="none" w:sz="0" w:space="0" w:color="auto"/>
        <w:bottom w:val="none" w:sz="0" w:space="0" w:color="auto"/>
        <w:right w:val="none" w:sz="0" w:space="0" w:color="auto"/>
      </w:divBdr>
      <w:divsChild>
        <w:div w:id="1313830180">
          <w:marLeft w:val="640"/>
          <w:marRight w:val="0"/>
          <w:marTop w:val="0"/>
          <w:marBottom w:val="0"/>
          <w:divBdr>
            <w:top w:val="none" w:sz="0" w:space="0" w:color="auto"/>
            <w:left w:val="none" w:sz="0" w:space="0" w:color="auto"/>
            <w:bottom w:val="none" w:sz="0" w:space="0" w:color="auto"/>
            <w:right w:val="none" w:sz="0" w:space="0" w:color="auto"/>
          </w:divBdr>
        </w:div>
        <w:div w:id="757555243">
          <w:marLeft w:val="640"/>
          <w:marRight w:val="0"/>
          <w:marTop w:val="0"/>
          <w:marBottom w:val="0"/>
          <w:divBdr>
            <w:top w:val="none" w:sz="0" w:space="0" w:color="auto"/>
            <w:left w:val="none" w:sz="0" w:space="0" w:color="auto"/>
            <w:bottom w:val="none" w:sz="0" w:space="0" w:color="auto"/>
            <w:right w:val="none" w:sz="0" w:space="0" w:color="auto"/>
          </w:divBdr>
        </w:div>
        <w:div w:id="757751207">
          <w:marLeft w:val="640"/>
          <w:marRight w:val="0"/>
          <w:marTop w:val="0"/>
          <w:marBottom w:val="0"/>
          <w:divBdr>
            <w:top w:val="none" w:sz="0" w:space="0" w:color="auto"/>
            <w:left w:val="none" w:sz="0" w:space="0" w:color="auto"/>
            <w:bottom w:val="none" w:sz="0" w:space="0" w:color="auto"/>
            <w:right w:val="none" w:sz="0" w:space="0" w:color="auto"/>
          </w:divBdr>
        </w:div>
        <w:div w:id="506675238">
          <w:marLeft w:val="640"/>
          <w:marRight w:val="0"/>
          <w:marTop w:val="0"/>
          <w:marBottom w:val="0"/>
          <w:divBdr>
            <w:top w:val="none" w:sz="0" w:space="0" w:color="auto"/>
            <w:left w:val="none" w:sz="0" w:space="0" w:color="auto"/>
            <w:bottom w:val="none" w:sz="0" w:space="0" w:color="auto"/>
            <w:right w:val="none" w:sz="0" w:space="0" w:color="auto"/>
          </w:divBdr>
        </w:div>
        <w:div w:id="68037232">
          <w:marLeft w:val="640"/>
          <w:marRight w:val="0"/>
          <w:marTop w:val="0"/>
          <w:marBottom w:val="0"/>
          <w:divBdr>
            <w:top w:val="none" w:sz="0" w:space="0" w:color="auto"/>
            <w:left w:val="none" w:sz="0" w:space="0" w:color="auto"/>
            <w:bottom w:val="none" w:sz="0" w:space="0" w:color="auto"/>
            <w:right w:val="none" w:sz="0" w:space="0" w:color="auto"/>
          </w:divBdr>
        </w:div>
        <w:div w:id="230972730">
          <w:marLeft w:val="640"/>
          <w:marRight w:val="0"/>
          <w:marTop w:val="0"/>
          <w:marBottom w:val="0"/>
          <w:divBdr>
            <w:top w:val="none" w:sz="0" w:space="0" w:color="auto"/>
            <w:left w:val="none" w:sz="0" w:space="0" w:color="auto"/>
            <w:bottom w:val="none" w:sz="0" w:space="0" w:color="auto"/>
            <w:right w:val="none" w:sz="0" w:space="0" w:color="auto"/>
          </w:divBdr>
        </w:div>
        <w:div w:id="2068406544">
          <w:marLeft w:val="640"/>
          <w:marRight w:val="0"/>
          <w:marTop w:val="0"/>
          <w:marBottom w:val="0"/>
          <w:divBdr>
            <w:top w:val="none" w:sz="0" w:space="0" w:color="auto"/>
            <w:left w:val="none" w:sz="0" w:space="0" w:color="auto"/>
            <w:bottom w:val="none" w:sz="0" w:space="0" w:color="auto"/>
            <w:right w:val="none" w:sz="0" w:space="0" w:color="auto"/>
          </w:divBdr>
        </w:div>
        <w:div w:id="1554777038">
          <w:marLeft w:val="640"/>
          <w:marRight w:val="0"/>
          <w:marTop w:val="0"/>
          <w:marBottom w:val="0"/>
          <w:divBdr>
            <w:top w:val="none" w:sz="0" w:space="0" w:color="auto"/>
            <w:left w:val="none" w:sz="0" w:space="0" w:color="auto"/>
            <w:bottom w:val="none" w:sz="0" w:space="0" w:color="auto"/>
            <w:right w:val="none" w:sz="0" w:space="0" w:color="auto"/>
          </w:divBdr>
        </w:div>
        <w:div w:id="2147163084">
          <w:marLeft w:val="640"/>
          <w:marRight w:val="0"/>
          <w:marTop w:val="0"/>
          <w:marBottom w:val="0"/>
          <w:divBdr>
            <w:top w:val="none" w:sz="0" w:space="0" w:color="auto"/>
            <w:left w:val="none" w:sz="0" w:space="0" w:color="auto"/>
            <w:bottom w:val="none" w:sz="0" w:space="0" w:color="auto"/>
            <w:right w:val="none" w:sz="0" w:space="0" w:color="auto"/>
          </w:divBdr>
        </w:div>
        <w:div w:id="197744502">
          <w:marLeft w:val="640"/>
          <w:marRight w:val="0"/>
          <w:marTop w:val="0"/>
          <w:marBottom w:val="0"/>
          <w:divBdr>
            <w:top w:val="none" w:sz="0" w:space="0" w:color="auto"/>
            <w:left w:val="none" w:sz="0" w:space="0" w:color="auto"/>
            <w:bottom w:val="none" w:sz="0" w:space="0" w:color="auto"/>
            <w:right w:val="none" w:sz="0" w:space="0" w:color="auto"/>
          </w:divBdr>
        </w:div>
        <w:div w:id="231162344">
          <w:marLeft w:val="640"/>
          <w:marRight w:val="0"/>
          <w:marTop w:val="0"/>
          <w:marBottom w:val="0"/>
          <w:divBdr>
            <w:top w:val="none" w:sz="0" w:space="0" w:color="auto"/>
            <w:left w:val="none" w:sz="0" w:space="0" w:color="auto"/>
            <w:bottom w:val="none" w:sz="0" w:space="0" w:color="auto"/>
            <w:right w:val="none" w:sz="0" w:space="0" w:color="auto"/>
          </w:divBdr>
        </w:div>
        <w:div w:id="895699168">
          <w:marLeft w:val="640"/>
          <w:marRight w:val="0"/>
          <w:marTop w:val="0"/>
          <w:marBottom w:val="0"/>
          <w:divBdr>
            <w:top w:val="none" w:sz="0" w:space="0" w:color="auto"/>
            <w:left w:val="none" w:sz="0" w:space="0" w:color="auto"/>
            <w:bottom w:val="none" w:sz="0" w:space="0" w:color="auto"/>
            <w:right w:val="none" w:sz="0" w:space="0" w:color="auto"/>
          </w:divBdr>
        </w:div>
        <w:div w:id="1898393425">
          <w:marLeft w:val="640"/>
          <w:marRight w:val="0"/>
          <w:marTop w:val="0"/>
          <w:marBottom w:val="0"/>
          <w:divBdr>
            <w:top w:val="none" w:sz="0" w:space="0" w:color="auto"/>
            <w:left w:val="none" w:sz="0" w:space="0" w:color="auto"/>
            <w:bottom w:val="none" w:sz="0" w:space="0" w:color="auto"/>
            <w:right w:val="none" w:sz="0" w:space="0" w:color="auto"/>
          </w:divBdr>
        </w:div>
        <w:div w:id="1180699452">
          <w:marLeft w:val="640"/>
          <w:marRight w:val="0"/>
          <w:marTop w:val="0"/>
          <w:marBottom w:val="0"/>
          <w:divBdr>
            <w:top w:val="none" w:sz="0" w:space="0" w:color="auto"/>
            <w:left w:val="none" w:sz="0" w:space="0" w:color="auto"/>
            <w:bottom w:val="none" w:sz="0" w:space="0" w:color="auto"/>
            <w:right w:val="none" w:sz="0" w:space="0" w:color="auto"/>
          </w:divBdr>
        </w:div>
        <w:div w:id="1884242856">
          <w:marLeft w:val="640"/>
          <w:marRight w:val="0"/>
          <w:marTop w:val="0"/>
          <w:marBottom w:val="0"/>
          <w:divBdr>
            <w:top w:val="none" w:sz="0" w:space="0" w:color="auto"/>
            <w:left w:val="none" w:sz="0" w:space="0" w:color="auto"/>
            <w:bottom w:val="none" w:sz="0" w:space="0" w:color="auto"/>
            <w:right w:val="none" w:sz="0" w:space="0" w:color="auto"/>
          </w:divBdr>
        </w:div>
        <w:div w:id="614796606">
          <w:marLeft w:val="640"/>
          <w:marRight w:val="0"/>
          <w:marTop w:val="0"/>
          <w:marBottom w:val="0"/>
          <w:divBdr>
            <w:top w:val="none" w:sz="0" w:space="0" w:color="auto"/>
            <w:left w:val="none" w:sz="0" w:space="0" w:color="auto"/>
            <w:bottom w:val="none" w:sz="0" w:space="0" w:color="auto"/>
            <w:right w:val="none" w:sz="0" w:space="0" w:color="auto"/>
          </w:divBdr>
        </w:div>
        <w:div w:id="1650285786">
          <w:marLeft w:val="640"/>
          <w:marRight w:val="0"/>
          <w:marTop w:val="0"/>
          <w:marBottom w:val="0"/>
          <w:divBdr>
            <w:top w:val="none" w:sz="0" w:space="0" w:color="auto"/>
            <w:left w:val="none" w:sz="0" w:space="0" w:color="auto"/>
            <w:bottom w:val="none" w:sz="0" w:space="0" w:color="auto"/>
            <w:right w:val="none" w:sz="0" w:space="0" w:color="auto"/>
          </w:divBdr>
        </w:div>
        <w:div w:id="1220899580">
          <w:marLeft w:val="640"/>
          <w:marRight w:val="0"/>
          <w:marTop w:val="0"/>
          <w:marBottom w:val="0"/>
          <w:divBdr>
            <w:top w:val="none" w:sz="0" w:space="0" w:color="auto"/>
            <w:left w:val="none" w:sz="0" w:space="0" w:color="auto"/>
            <w:bottom w:val="none" w:sz="0" w:space="0" w:color="auto"/>
            <w:right w:val="none" w:sz="0" w:space="0" w:color="auto"/>
          </w:divBdr>
        </w:div>
        <w:div w:id="1799031157">
          <w:marLeft w:val="640"/>
          <w:marRight w:val="0"/>
          <w:marTop w:val="0"/>
          <w:marBottom w:val="0"/>
          <w:divBdr>
            <w:top w:val="none" w:sz="0" w:space="0" w:color="auto"/>
            <w:left w:val="none" w:sz="0" w:space="0" w:color="auto"/>
            <w:bottom w:val="none" w:sz="0" w:space="0" w:color="auto"/>
            <w:right w:val="none" w:sz="0" w:space="0" w:color="auto"/>
          </w:divBdr>
        </w:div>
        <w:div w:id="200017571">
          <w:marLeft w:val="640"/>
          <w:marRight w:val="0"/>
          <w:marTop w:val="0"/>
          <w:marBottom w:val="0"/>
          <w:divBdr>
            <w:top w:val="none" w:sz="0" w:space="0" w:color="auto"/>
            <w:left w:val="none" w:sz="0" w:space="0" w:color="auto"/>
            <w:bottom w:val="none" w:sz="0" w:space="0" w:color="auto"/>
            <w:right w:val="none" w:sz="0" w:space="0" w:color="auto"/>
          </w:divBdr>
        </w:div>
        <w:div w:id="176114339">
          <w:marLeft w:val="640"/>
          <w:marRight w:val="0"/>
          <w:marTop w:val="0"/>
          <w:marBottom w:val="0"/>
          <w:divBdr>
            <w:top w:val="none" w:sz="0" w:space="0" w:color="auto"/>
            <w:left w:val="none" w:sz="0" w:space="0" w:color="auto"/>
            <w:bottom w:val="none" w:sz="0" w:space="0" w:color="auto"/>
            <w:right w:val="none" w:sz="0" w:space="0" w:color="auto"/>
          </w:divBdr>
        </w:div>
        <w:div w:id="2127502742">
          <w:marLeft w:val="640"/>
          <w:marRight w:val="0"/>
          <w:marTop w:val="0"/>
          <w:marBottom w:val="0"/>
          <w:divBdr>
            <w:top w:val="none" w:sz="0" w:space="0" w:color="auto"/>
            <w:left w:val="none" w:sz="0" w:space="0" w:color="auto"/>
            <w:bottom w:val="none" w:sz="0" w:space="0" w:color="auto"/>
            <w:right w:val="none" w:sz="0" w:space="0" w:color="auto"/>
          </w:divBdr>
        </w:div>
        <w:div w:id="341249559">
          <w:marLeft w:val="640"/>
          <w:marRight w:val="0"/>
          <w:marTop w:val="0"/>
          <w:marBottom w:val="0"/>
          <w:divBdr>
            <w:top w:val="none" w:sz="0" w:space="0" w:color="auto"/>
            <w:left w:val="none" w:sz="0" w:space="0" w:color="auto"/>
            <w:bottom w:val="none" w:sz="0" w:space="0" w:color="auto"/>
            <w:right w:val="none" w:sz="0" w:space="0" w:color="auto"/>
          </w:divBdr>
        </w:div>
        <w:div w:id="1253975820">
          <w:marLeft w:val="640"/>
          <w:marRight w:val="0"/>
          <w:marTop w:val="0"/>
          <w:marBottom w:val="0"/>
          <w:divBdr>
            <w:top w:val="none" w:sz="0" w:space="0" w:color="auto"/>
            <w:left w:val="none" w:sz="0" w:space="0" w:color="auto"/>
            <w:bottom w:val="none" w:sz="0" w:space="0" w:color="auto"/>
            <w:right w:val="none" w:sz="0" w:space="0" w:color="auto"/>
          </w:divBdr>
        </w:div>
        <w:div w:id="540870889">
          <w:marLeft w:val="640"/>
          <w:marRight w:val="0"/>
          <w:marTop w:val="0"/>
          <w:marBottom w:val="0"/>
          <w:divBdr>
            <w:top w:val="none" w:sz="0" w:space="0" w:color="auto"/>
            <w:left w:val="none" w:sz="0" w:space="0" w:color="auto"/>
            <w:bottom w:val="none" w:sz="0" w:space="0" w:color="auto"/>
            <w:right w:val="none" w:sz="0" w:space="0" w:color="auto"/>
          </w:divBdr>
        </w:div>
        <w:div w:id="1227498554">
          <w:marLeft w:val="640"/>
          <w:marRight w:val="0"/>
          <w:marTop w:val="0"/>
          <w:marBottom w:val="0"/>
          <w:divBdr>
            <w:top w:val="none" w:sz="0" w:space="0" w:color="auto"/>
            <w:left w:val="none" w:sz="0" w:space="0" w:color="auto"/>
            <w:bottom w:val="none" w:sz="0" w:space="0" w:color="auto"/>
            <w:right w:val="none" w:sz="0" w:space="0" w:color="auto"/>
          </w:divBdr>
        </w:div>
        <w:div w:id="1470786159">
          <w:marLeft w:val="640"/>
          <w:marRight w:val="0"/>
          <w:marTop w:val="0"/>
          <w:marBottom w:val="0"/>
          <w:divBdr>
            <w:top w:val="none" w:sz="0" w:space="0" w:color="auto"/>
            <w:left w:val="none" w:sz="0" w:space="0" w:color="auto"/>
            <w:bottom w:val="none" w:sz="0" w:space="0" w:color="auto"/>
            <w:right w:val="none" w:sz="0" w:space="0" w:color="auto"/>
          </w:divBdr>
        </w:div>
        <w:div w:id="1761489129">
          <w:marLeft w:val="640"/>
          <w:marRight w:val="0"/>
          <w:marTop w:val="0"/>
          <w:marBottom w:val="0"/>
          <w:divBdr>
            <w:top w:val="none" w:sz="0" w:space="0" w:color="auto"/>
            <w:left w:val="none" w:sz="0" w:space="0" w:color="auto"/>
            <w:bottom w:val="none" w:sz="0" w:space="0" w:color="auto"/>
            <w:right w:val="none" w:sz="0" w:space="0" w:color="auto"/>
          </w:divBdr>
        </w:div>
        <w:div w:id="1859198540">
          <w:marLeft w:val="640"/>
          <w:marRight w:val="0"/>
          <w:marTop w:val="0"/>
          <w:marBottom w:val="0"/>
          <w:divBdr>
            <w:top w:val="none" w:sz="0" w:space="0" w:color="auto"/>
            <w:left w:val="none" w:sz="0" w:space="0" w:color="auto"/>
            <w:bottom w:val="none" w:sz="0" w:space="0" w:color="auto"/>
            <w:right w:val="none" w:sz="0" w:space="0" w:color="auto"/>
          </w:divBdr>
        </w:div>
        <w:div w:id="372730733">
          <w:marLeft w:val="640"/>
          <w:marRight w:val="0"/>
          <w:marTop w:val="0"/>
          <w:marBottom w:val="0"/>
          <w:divBdr>
            <w:top w:val="none" w:sz="0" w:space="0" w:color="auto"/>
            <w:left w:val="none" w:sz="0" w:space="0" w:color="auto"/>
            <w:bottom w:val="none" w:sz="0" w:space="0" w:color="auto"/>
            <w:right w:val="none" w:sz="0" w:space="0" w:color="auto"/>
          </w:divBdr>
        </w:div>
        <w:div w:id="1391223344">
          <w:marLeft w:val="640"/>
          <w:marRight w:val="0"/>
          <w:marTop w:val="0"/>
          <w:marBottom w:val="0"/>
          <w:divBdr>
            <w:top w:val="none" w:sz="0" w:space="0" w:color="auto"/>
            <w:left w:val="none" w:sz="0" w:space="0" w:color="auto"/>
            <w:bottom w:val="none" w:sz="0" w:space="0" w:color="auto"/>
            <w:right w:val="none" w:sz="0" w:space="0" w:color="auto"/>
          </w:divBdr>
        </w:div>
        <w:div w:id="1837111881">
          <w:marLeft w:val="640"/>
          <w:marRight w:val="0"/>
          <w:marTop w:val="0"/>
          <w:marBottom w:val="0"/>
          <w:divBdr>
            <w:top w:val="none" w:sz="0" w:space="0" w:color="auto"/>
            <w:left w:val="none" w:sz="0" w:space="0" w:color="auto"/>
            <w:bottom w:val="none" w:sz="0" w:space="0" w:color="auto"/>
            <w:right w:val="none" w:sz="0" w:space="0" w:color="auto"/>
          </w:divBdr>
        </w:div>
        <w:div w:id="1910310057">
          <w:marLeft w:val="640"/>
          <w:marRight w:val="0"/>
          <w:marTop w:val="0"/>
          <w:marBottom w:val="0"/>
          <w:divBdr>
            <w:top w:val="none" w:sz="0" w:space="0" w:color="auto"/>
            <w:left w:val="none" w:sz="0" w:space="0" w:color="auto"/>
            <w:bottom w:val="none" w:sz="0" w:space="0" w:color="auto"/>
            <w:right w:val="none" w:sz="0" w:space="0" w:color="auto"/>
          </w:divBdr>
        </w:div>
        <w:div w:id="74399647">
          <w:marLeft w:val="640"/>
          <w:marRight w:val="0"/>
          <w:marTop w:val="0"/>
          <w:marBottom w:val="0"/>
          <w:divBdr>
            <w:top w:val="none" w:sz="0" w:space="0" w:color="auto"/>
            <w:left w:val="none" w:sz="0" w:space="0" w:color="auto"/>
            <w:bottom w:val="none" w:sz="0" w:space="0" w:color="auto"/>
            <w:right w:val="none" w:sz="0" w:space="0" w:color="auto"/>
          </w:divBdr>
        </w:div>
        <w:div w:id="2134445171">
          <w:marLeft w:val="640"/>
          <w:marRight w:val="0"/>
          <w:marTop w:val="0"/>
          <w:marBottom w:val="0"/>
          <w:divBdr>
            <w:top w:val="none" w:sz="0" w:space="0" w:color="auto"/>
            <w:left w:val="none" w:sz="0" w:space="0" w:color="auto"/>
            <w:bottom w:val="none" w:sz="0" w:space="0" w:color="auto"/>
            <w:right w:val="none" w:sz="0" w:space="0" w:color="auto"/>
          </w:divBdr>
        </w:div>
        <w:div w:id="837966366">
          <w:marLeft w:val="640"/>
          <w:marRight w:val="0"/>
          <w:marTop w:val="0"/>
          <w:marBottom w:val="0"/>
          <w:divBdr>
            <w:top w:val="none" w:sz="0" w:space="0" w:color="auto"/>
            <w:left w:val="none" w:sz="0" w:space="0" w:color="auto"/>
            <w:bottom w:val="none" w:sz="0" w:space="0" w:color="auto"/>
            <w:right w:val="none" w:sz="0" w:space="0" w:color="auto"/>
          </w:divBdr>
        </w:div>
        <w:div w:id="592007254">
          <w:marLeft w:val="640"/>
          <w:marRight w:val="0"/>
          <w:marTop w:val="0"/>
          <w:marBottom w:val="0"/>
          <w:divBdr>
            <w:top w:val="none" w:sz="0" w:space="0" w:color="auto"/>
            <w:left w:val="none" w:sz="0" w:space="0" w:color="auto"/>
            <w:bottom w:val="none" w:sz="0" w:space="0" w:color="auto"/>
            <w:right w:val="none" w:sz="0" w:space="0" w:color="auto"/>
          </w:divBdr>
        </w:div>
        <w:div w:id="1059939850">
          <w:marLeft w:val="640"/>
          <w:marRight w:val="0"/>
          <w:marTop w:val="0"/>
          <w:marBottom w:val="0"/>
          <w:divBdr>
            <w:top w:val="none" w:sz="0" w:space="0" w:color="auto"/>
            <w:left w:val="none" w:sz="0" w:space="0" w:color="auto"/>
            <w:bottom w:val="none" w:sz="0" w:space="0" w:color="auto"/>
            <w:right w:val="none" w:sz="0" w:space="0" w:color="auto"/>
          </w:divBdr>
        </w:div>
        <w:div w:id="1010644363">
          <w:marLeft w:val="640"/>
          <w:marRight w:val="0"/>
          <w:marTop w:val="0"/>
          <w:marBottom w:val="0"/>
          <w:divBdr>
            <w:top w:val="none" w:sz="0" w:space="0" w:color="auto"/>
            <w:left w:val="none" w:sz="0" w:space="0" w:color="auto"/>
            <w:bottom w:val="none" w:sz="0" w:space="0" w:color="auto"/>
            <w:right w:val="none" w:sz="0" w:space="0" w:color="auto"/>
          </w:divBdr>
        </w:div>
        <w:div w:id="1983533422">
          <w:marLeft w:val="640"/>
          <w:marRight w:val="0"/>
          <w:marTop w:val="0"/>
          <w:marBottom w:val="0"/>
          <w:divBdr>
            <w:top w:val="none" w:sz="0" w:space="0" w:color="auto"/>
            <w:left w:val="none" w:sz="0" w:space="0" w:color="auto"/>
            <w:bottom w:val="none" w:sz="0" w:space="0" w:color="auto"/>
            <w:right w:val="none" w:sz="0" w:space="0" w:color="auto"/>
          </w:divBdr>
        </w:div>
        <w:div w:id="591863754">
          <w:marLeft w:val="640"/>
          <w:marRight w:val="0"/>
          <w:marTop w:val="0"/>
          <w:marBottom w:val="0"/>
          <w:divBdr>
            <w:top w:val="none" w:sz="0" w:space="0" w:color="auto"/>
            <w:left w:val="none" w:sz="0" w:space="0" w:color="auto"/>
            <w:bottom w:val="none" w:sz="0" w:space="0" w:color="auto"/>
            <w:right w:val="none" w:sz="0" w:space="0" w:color="auto"/>
          </w:divBdr>
        </w:div>
        <w:div w:id="1880121133">
          <w:marLeft w:val="640"/>
          <w:marRight w:val="0"/>
          <w:marTop w:val="0"/>
          <w:marBottom w:val="0"/>
          <w:divBdr>
            <w:top w:val="none" w:sz="0" w:space="0" w:color="auto"/>
            <w:left w:val="none" w:sz="0" w:space="0" w:color="auto"/>
            <w:bottom w:val="none" w:sz="0" w:space="0" w:color="auto"/>
            <w:right w:val="none" w:sz="0" w:space="0" w:color="auto"/>
          </w:divBdr>
        </w:div>
        <w:div w:id="939292707">
          <w:marLeft w:val="640"/>
          <w:marRight w:val="0"/>
          <w:marTop w:val="0"/>
          <w:marBottom w:val="0"/>
          <w:divBdr>
            <w:top w:val="none" w:sz="0" w:space="0" w:color="auto"/>
            <w:left w:val="none" w:sz="0" w:space="0" w:color="auto"/>
            <w:bottom w:val="none" w:sz="0" w:space="0" w:color="auto"/>
            <w:right w:val="none" w:sz="0" w:space="0" w:color="auto"/>
          </w:divBdr>
        </w:div>
      </w:divsChild>
    </w:div>
    <w:div w:id="1148129597">
      <w:bodyDiv w:val="1"/>
      <w:marLeft w:val="0"/>
      <w:marRight w:val="0"/>
      <w:marTop w:val="0"/>
      <w:marBottom w:val="0"/>
      <w:divBdr>
        <w:top w:val="none" w:sz="0" w:space="0" w:color="auto"/>
        <w:left w:val="none" w:sz="0" w:space="0" w:color="auto"/>
        <w:bottom w:val="none" w:sz="0" w:space="0" w:color="auto"/>
        <w:right w:val="none" w:sz="0" w:space="0" w:color="auto"/>
      </w:divBdr>
      <w:divsChild>
        <w:div w:id="1480465344">
          <w:marLeft w:val="640"/>
          <w:marRight w:val="0"/>
          <w:marTop w:val="0"/>
          <w:marBottom w:val="0"/>
          <w:divBdr>
            <w:top w:val="none" w:sz="0" w:space="0" w:color="auto"/>
            <w:left w:val="none" w:sz="0" w:space="0" w:color="auto"/>
            <w:bottom w:val="none" w:sz="0" w:space="0" w:color="auto"/>
            <w:right w:val="none" w:sz="0" w:space="0" w:color="auto"/>
          </w:divBdr>
        </w:div>
        <w:div w:id="1466123171">
          <w:marLeft w:val="640"/>
          <w:marRight w:val="0"/>
          <w:marTop w:val="0"/>
          <w:marBottom w:val="0"/>
          <w:divBdr>
            <w:top w:val="none" w:sz="0" w:space="0" w:color="auto"/>
            <w:left w:val="none" w:sz="0" w:space="0" w:color="auto"/>
            <w:bottom w:val="none" w:sz="0" w:space="0" w:color="auto"/>
            <w:right w:val="none" w:sz="0" w:space="0" w:color="auto"/>
          </w:divBdr>
        </w:div>
        <w:div w:id="1486046452">
          <w:marLeft w:val="640"/>
          <w:marRight w:val="0"/>
          <w:marTop w:val="0"/>
          <w:marBottom w:val="0"/>
          <w:divBdr>
            <w:top w:val="none" w:sz="0" w:space="0" w:color="auto"/>
            <w:left w:val="none" w:sz="0" w:space="0" w:color="auto"/>
            <w:bottom w:val="none" w:sz="0" w:space="0" w:color="auto"/>
            <w:right w:val="none" w:sz="0" w:space="0" w:color="auto"/>
          </w:divBdr>
        </w:div>
        <w:div w:id="917831878">
          <w:marLeft w:val="640"/>
          <w:marRight w:val="0"/>
          <w:marTop w:val="0"/>
          <w:marBottom w:val="0"/>
          <w:divBdr>
            <w:top w:val="none" w:sz="0" w:space="0" w:color="auto"/>
            <w:left w:val="none" w:sz="0" w:space="0" w:color="auto"/>
            <w:bottom w:val="none" w:sz="0" w:space="0" w:color="auto"/>
            <w:right w:val="none" w:sz="0" w:space="0" w:color="auto"/>
          </w:divBdr>
        </w:div>
        <w:div w:id="313485097">
          <w:marLeft w:val="640"/>
          <w:marRight w:val="0"/>
          <w:marTop w:val="0"/>
          <w:marBottom w:val="0"/>
          <w:divBdr>
            <w:top w:val="none" w:sz="0" w:space="0" w:color="auto"/>
            <w:left w:val="none" w:sz="0" w:space="0" w:color="auto"/>
            <w:bottom w:val="none" w:sz="0" w:space="0" w:color="auto"/>
            <w:right w:val="none" w:sz="0" w:space="0" w:color="auto"/>
          </w:divBdr>
        </w:div>
        <w:div w:id="30964431">
          <w:marLeft w:val="640"/>
          <w:marRight w:val="0"/>
          <w:marTop w:val="0"/>
          <w:marBottom w:val="0"/>
          <w:divBdr>
            <w:top w:val="none" w:sz="0" w:space="0" w:color="auto"/>
            <w:left w:val="none" w:sz="0" w:space="0" w:color="auto"/>
            <w:bottom w:val="none" w:sz="0" w:space="0" w:color="auto"/>
            <w:right w:val="none" w:sz="0" w:space="0" w:color="auto"/>
          </w:divBdr>
        </w:div>
        <w:div w:id="1980912976">
          <w:marLeft w:val="640"/>
          <w:marRight w:val="0"/>
          <w:marTop w:val="0"/>
          <w:marBottom w:val="0"/>
          <w:divBdr>
            <w:top w:val="none" w:sz="0" w:space="0" w:color="auto"/>
            <w:left w:val="none" w:sz="0" w:space="0" w:color="auto"/>
            <w:bottom w:val="none" w:sz="0" w:space="0" w:color="auto"/>
            <w:right w:val="none" w:sz="0" w:space="0" w:color="auto"/>
          </w:divBdr>
        </w:div>
        <w:div w:id="614217274">
          <w:marLeft w:val="640"/>
          <w:marRight w:val="0"/>
          <w:marTop w:val="0"/>
          <w:marBottom w:val="0"/>
          <w:divBdr>
            <w:top w:val="none" w:sz="0" w:space="0" w:color="auto"/>
            <w:left w:val="none" w:sz="0" w:space="0" w:color="auto"/>
            <w:bottom w:val="none" w:sz="0" w:space="0" w:color="auto"/>
            <w:right w:val="none" w:sz="0" w:space="0" w:color="auto"/>
          </w:divBdr>
        </w:div>
        <w:div w:id="404493224">
          <w:marLeft w:val="640"/>
          <w:marRight w:val="0"/>
          <w:marTop w:val="0"/>
          <w:marBottom w:val="0"/>
          <w:divBdr>
            <w:top w:val="none" w:sz="0" w:space="0" w:color="auto"/>
            <w:left w:val="none" w:sz="0" w:space="0" w:color="auto"/>
            <w:bottom w:val="none" w:sz="0" w:space="0" w:color="auto"/>
            <w:right w:val="none" w:sz="0" w:space="0" w:color="auto"/>
          </w:divBdr>
        </w:div>
        <w:div w:id="1572230060">
          <w:marLeft w:val="640"/>
          <w:marRight w:val="0"/>
          <w:marTop w:val="0"/>
          <w:marBottom w:val="0"/>
          <w:divBdr>
            <w:top w:val="none" w:sz="0" w:space="0" w:color="auto"/>
            <w:left w:val="none" w:sz="0" w:space="0" w:color="auto"/>
            <w:bottom w:val="none" w:sz="0" w:space="0" w:color="auto"/>
            <w:right w:val="none" w:sz="0" w:space="0" w:color="auto"/>
          </w:divBdr>
        </w:div>
        <w:div w:id="1867407475">
          <w:marLeft w:val="640"/>
          <w:marRight w:val="0"/>
          <w:marTop w:val="0"/>
          <w:marBottom w:val="0"/>
          <w:divBdr>
            <w:top w:val="none" w:sz="0" w:space="0" w:color="auto"/>
            <w:left w:val="none" w:sz="0" w:space="0" w:color="auto"/>
            <w:bottom w:val="none" w:sz="0" w:space="0" w:color="auto"/>
            <w:right w:val="none" w:sz="0" w:space="0" w:color="auto"/>
          </w:divBdr>
        </w:div>
        <w:div w:id="236013103">
          <w:marLeft w:val="640"/>
          <w:marRight w:val="0"/>
          <w:marTop w:val="0"/>
          <w:marBottom w:val="0"/>
          <w:divBdr>
            <w:top w:val="none" w:sz="0" w:space="0" w:color="auto"/>
            <w:left w:val="none" w:sz="0" w:space="0" w:color="auto"/>
            <w:bottom w:val="none" w:sz="0" w:space="0" w:color="auto"/>
            <w:right w:val="none" w:sz="0" w:space="0" w:color="auto"/>
          </w:divBdr>
        </w:div>
        <w:div w:id="906109322">
          <w:marLeft w:val="640"/>
          <w:marRight w:val="0"/>
          <w:marTop w:val="0"/>
          <w:marBottom w:val="0"/>
          <w:divBdr>
            <w:top w:val="none" w:sz="0" w:space="0" w:color="auto"/>
            <w:left w:val="none" w:sz="0" w:space="0" w:color="auto"/>
            <w:bottom w:val="none" w:sz="0" w:space="0" w:color="auto"/>
            <w:right w:val="none" w:sz="0" w:space="0" w:color="auto"/>
          </w:divBdr>
        </w:div>
        <w:div w:id="1208184278">
          <w:marLeft w:val="640"/>
          <w:marRight w:val="0"/>
          <w:marTop w:val="0"/>
          <w:marBottom w:val="0"/>
          <w:divBdr>
            <w:top w:val="none" w:sz="0" w:space="0" w:color="auto"/>
            <w:left w:val="none" w:sz="0" w:space="0" w:color="auto"/>
            <w:bottom w:val="none" w:sz="0" w:space="0" w:color="auto"/>
            <w:right w:val="none" w:sz="0" w:space="0" w:color="auto"/>
          </w:divBdr>
        </w:div>
        <w:div w:id="224948864">
          <w:marLeft w:val="640"/>
          <w:marRight w:val="0"/>
          <w:marTop w:val="0"/>
          <w:marBottom w:val="0"/>
          <w:divBdr>
            <w:top w:val="none" w:sz="0" w:space="0" w:color="auto"/>
            <w:left w:val="none" w:sz="0" w:space="0" w:color="auto"/>
            <w:bottom w:val="none" w:sz="0" w:space="0" w:color="auto"/>
            <w:right w:val="none" w:sz="0" w:space="0" w:color="auto"/>
          </w:divBdr>
        </w:div>
        <w:div w:id="1690792478">
          <w:marLeft w:val="640"/>
          <w:marRight w:val="0"/>
          <w:marTop w:val="0"/>
          <w:marBottom w:val="0"/>
          <w:divBdr>
            <w:top w:val="none" w:sz="0" w:space="0" w:color="auto"/>
            <w:left w:val="none" w:sz="0" w:space="0" w:color="auto"/>
            <w:bottom w:val="none" w:sz="0" w:space="0" w:color="auto"/>
            <w:right w:val="none" w:sz="0" w:space="0" w:color="auto"/>
          </w:divBdr>
        </w:div>
        <w:div w:id="95249146">
          <w:marLeft w:val="640"/>
          <w:marRight w:val="0"/>
          <w:marTop w:val="0"/>
          <w:marBottom w:val="0"/>
          <w:divBdr>
            <w:top w:val="none" w:sz="0" w:space="0" w:color="auto"/>
            <w:left w:val="none" w:sz="0" w:space="0" w:color="auto"/>
            <w:bottom w:val="none" w:sz="0" w:space="0" w:color="auto"/>
            <w:right w:val="none" w:sz="0" w:space="0" w:color="auto"/>
          </w:divBdr>
        </w:div>
        <w:div w:id="41635840">
          <w:marLeft w:val="640"/>
          <w:marRight w:val="0"/>
          <w:marTop w:val="0"/>
          <w:marBottom w:val="0"/>
          <w:divBdr>
            <w:top w:val="none" w:sz="0" w:space="0" w:color="auto"/>
            <w:left w:val="none" w:sz="0" w:space="0" w:color="auto"/>
            <w:bottom w:val="none" w:sz="0" w:space="0" w:color="auto"/>
            <w:right w:val="none" w:sz="0" w:space="0" w:color="auto"/>
          </w:divBdr>
        </w:div>
        <w:div w:id="1602252622">
          <w:marLeft w:val="640"/>
          <w:marRight w:val="0"/>
          <w:marTop w:val="0"/>
          <w:marBottom w:val="0"/>
          <w:divBdr>
            <w:top w:val="none" w:sz="0" w:space="0" w:color="auto"/>
            <w:left w:val="none" w:sz="0" w:space="0" w:color="auto"/>
            <w:bottom w:val="none" w:sz="0" w:space="0" w:color="auto"/>
            <w:right w:val="none" w:sz="0" w:space="0" w:color="auto"/>
          </w:divBdr>
        </w:div>
        <w:div w:id="1272862753">
          <w:marLeft w:val="640"/>
          <w:marRight w:val="0"/>
          <w:marTop w:val="0"/>
          <w:marBottom w:val="0"/>
          <w:divBdr>
            <w:top w:val="none" w:sz="0" w:space="0" w:color="auto"/>
            <w:left w:val="none" w:sz="0" w:space="0" w:color="auto"/>
            <w:bottom w:val="none" w:sz="0" w:space="0" w:color="auto"/>
            <w:right w:val="none" w:sz="0" w:space="0" w:color="auto"/>
          </w:divBdr>
        </w:div>
        <w:div w:id="159739794">
          <w:marLeft w:val="640"/>
          <w:marRight w:val="0"/>
          <w:marTop w:val="0"/>
          <w:marBottom w:val="0"/>
          <w:divBdr>
            <w:top w:val="none" w:sz="0" w:space="0" w:color="auto"/>
            <w:left w:val="none" w:sz="0" w:space="0" w:color="auto"/>
            <w:bottom w:val="none" w:sz="0" w:space="0" w:color="auto"/>
            <w:right w:val="none" w:sz="0" w:space="0" w:color="auto"/>
          </w:divBdr>
        </w:div>
        <w:div w:id="1721512534">
          <w:marLeft w:val="640"/>
          <w:marRight w:val="0"/>
          <w:marTop w:val="0"/>
          <w:marBottom w:val="0"/>
          <w:divBdr>
            <w:top w:val="none" w:sz="0" w:space="0" w:color="auto"/>
            <w:left w:val="none" w:sz="0" w:space="0" w:color="auto"/>
            <w:bottom w:val="none" w:sz="0" w:space="0" w:color="auto"/>
            <w:right w:val="none" w:sz="0" w:space="0" w:color="auto"/>
          </w:divBdr>
        </w:div>
        <w:div w:id="1215854008">
          <w:marLeft w:val="640"/>
          <w:marRight w:val="0"/>
          <w:marTop w:val="0"/>
          <w:marBottom w:val="0"/>
          <w:divBdr>
            <w:top w:val="none" w:sz="0" w:space="0" w:color="auto"/>
            <w:left w:val="none" w:sz="0" w:space="0" w:color="auto"/>
            <w:bottom w:val="none" w:sz="0" w:space="0" w:color="auto"/>
            <w:right w:val="none" w:sz="0" w:space="0" w:color="auto"/>
          </w:divBdr>
        </w:div>
        <w:div w:id="1681545975">
          <w:marLeft w:val="640"/>
          <w:marRight w:val="0"/>
          <w:marTop w:val="0"/>
          <w:marBottom w:val="0"/>
          <w:divBdr>
            <w:top w:val="none" w:sz="0" w:space="0" w:color="auto"/>
            <w:left w:val="none" w:sz="0" w:space="0" w:color="auto"/>
            <w:bottom w:val="none" w:sz="0" w:space="0" w:color="auto"/>
            <w:right w:val="none" w:sz="0" w:space="0" w:color="auto"/>
          </w:divBdr>
        </w:div>
        <w:div w:id="686368623">
          <w:marLeft w:val="640"/>
          <w:marRight w:val="0"/>
          <w:marTop w:val="0"/>
          <w:marBottom w:val="0"/>
          <w:divBdr>
            <w:top w:val="none" w:sz="0" w:space="0" w:color="auto"/>
            <w:left w:val="none" w:sz="0" w:space="0" w:color="auto"/>
            <w:bottom w:val="none" w:sz="0" w:space="0" w:color="auto"/>
            <w:right w:val="none" w:sz="0" w:space="0" w:color="auto"/>
          </w:divBdr>
        </w:div>
        <w:div w:id="2102682259">
          <w:marLeft w:val="640"/>
          <w:marRight w:val="0"/>
          <w:marTop w:val="0"/>
          <w:marBottom w:val="0"/>
          <w:divBdr>
            <w:top w:val="none" w:sz="0" w:space="0" w:color="auto"/>
            <w:left w:val="none" w:sz="0" w:space="0" w:color="auto"/>
            <w:bottom w:val="none" w:sz="0" w:space="0" w:color="auto"/>
            <w:right w:val="none" w:sz="0" w:space="0" w:color="auto"/>
          </w:divBdr>
        </w:div>
        <w:div w:id="209339368">
          <w:marLeft w:val="640"/>
          <w:marRight w:val="0"/>
          <w:marTop w:val="0"/>
          <w:marBottom w:val="0"/>
          <w:divBdr>
            <w:top w:val="none" w:sz="0" w:space="0" w:color="auto"/>
            <w:left w:val="none" w:sz="0" w:space="0" w:color="auto"/>
            <w:bottom w:val="none" w:sz="0" w:space="0" w:color="auto"/>
            <w:right w:val="none" w:sz="0" w:space="0" w:color="auto"/>
          </w:divBdr>
        </w:div>
        <w:div w:id="1342121308">
          <w:marLeft w:val="640"/>
          <w:marRight w:val="0"/>
          <w:marTop w:val="0"/>
          <w:marBottom w:val="0"/>
          <w:divBdr>
            <w:top w:val="none" w:sz="0" w:space="0" w:color="auto"/>
            <w:left w:val="none" w:sz="0" w:space="0" w:color="auto"/>
            <w:bottom w:val="none" w:sz="0" w:space="0" w:color="auto"/>
            <w:right w:val="none" w:sz="0" w:space="0" w:color="auto"/>
          </w:divBdr>
        </w:div>
        <w:div w:id="1831750018">
          <w:marLeft w:val="640"/>
          <w:marRight w:val="0"/>
          <w:marTop w:val="0"/>
          <w:marBottom w:val="0"/>
          <w:divBdr>
            <w:top w:val="none" w:sz="0" w:space="0" w:color="auto"/>
            <w:left w:val="none" w:sz="0" w:space="0" w:color="auto"/>
            <w:bottom w:val="none" w:sz="0" w:space="0" w:color="auto"/>
            <w:right w:val="none" w:sz="0" w:space="0" w:color="auto"/>
          </w:divBdr>
        </w:div>
        <w:div w:id="1600406041">
          <w:marLeft w:val="640"/>
          <w:marRight w:val="0"/>
          <w:marTop w:val="0"/>
          <w:marBottom w:val="0"/>
          <w:divBdr>
            <w:top w:val="none" w:sz="0" w:space="0" w:color="auto"/>
            <w:left w:val="none" w:sz="0" w:space="0" w:color="auto"/>
            <w:bottom w:val="none" w:sz="0" w:space="0" w:color="auto"/>
            <w:right w:val="none" w:sz="0" w:space="0" w:color="auto"/>
          </w:divBdr>
        </w:div>
        <w:div w:id="629215373">
          <w:marLeft w:val="640"/>
          <w:marRight w:val="0"/>
          <w:marTop w:val="0"/>
          <w:marBottom w:val="0"/>
          <w:divBdr>
            <w:top w:val="none" w:sz="0" w:space="0" w:color="auto"/>
            <w:left w:val="none" w:sz="0" w:space="0" w:color="auto"/>
            <w:bottom w:val="none" w:sz="0" w:space="0" w:color="auto"/>
            <w:right w:val="none" w:sz="0" w:space="0" w:color="auto"/>
          </w:divBdr>
        </w:div>
        <w:div w:id="898368560">
          <w:marLeft w:val="640"/>
          <w:marRight w:val="0"/>
          <w:marTop w:val="0"/>
          <w:marBottom w:val="0"/>
          <w:divBdr>
            <w:top w:val="none" w:sz="0" w:space="0" w:color="auto"/>
            <w:left w:val="none" w:sz="0" w:space="0" w:color="auto"/>
            <w:bottom w:val="none" w:sz="0" w:space="0" w:color="auto"/>
            <w:right w:val="none" w:sz="0" w:space="0" w:color="auto"/>
          </w:divBdr>
        </w:div>
        <w:div w:id="1862009413">
          <w:marLeft w:val="640"/>
          <w:marRight w:val="0"/>
          <w:marTop w:val="0"/>
          <w:marBottom w:val="0"/>
          <w:divBdr>
            <w:top w:val="none" w:sz="0" w:space="0" w:color="auto"/>
            <w:left w:val="none" w:sz="0" w:space="0" w:color="auto"/>
            <w:bottom w:val="none" w:sz="0" w:space="0" w:color="auto"/>
            <w:right w:val="none" w:sz="0" w:space="0" w:color="auto"/>
          </w:divBdr>
        </w:div>
        <w:div w:id="1243836794">
          <w:marLeft w:val="640"/>
          <w:marRight w:val="0"/>
          <w:marTop w:val="0"/>
          <w:marBottom w:val="0"/>
          <w:divBdr>
            <w:top w:val="none" w:sz="0" w:space="0" w:color="auto"/>
            <w:left w:val="none" w:sz="0" w:space="0" w:color="auto"/>
            <w:bottom w:val="none" w:sz="0" w:space="0" w:color="auto"/>
            <w:right w:val="none" w:sz="0" w:space="0" w:color="auto"/>
          </w:divBdr>
        </w:div>
        <w:div w:id="989556201">
          <w:marLeft w:val="640"/>
          <w:marRight w:val="0"/>
          <w:marTop w:val="0"/>
          <w:marBottom w:val="0"/>
          <w:divBdr>
            <w:top w:val="none" w:sz="0" w:space="0" w:color="auto"/>
            <w:left w:val="none" w:sz="0" w:space="0" w:color="auto"/>
            <w:bottom w:val="none" w:sz="0" w:space="0" w:color="auto"/>
            <w:right w:val="none" w:sz="0" w:space="0" w:color="auto"/>
          </w:divBdr>
        </w:div>
        <w:div w:id="962005967">
          <w:marLeft w:val="640"/>
          <w:marRight w:val="0"/>
          <w:marTop w:val="0"/>
          <w:marBottom w:val="0"/>
          <w:divBdr>
            <w:top w:val="none" w:sz="0" w:space="0" w:color="auto"/>
            <w:left w:val="none" w:sz="0" w:space="0" w:color="auto"/>
            <w:bottom w:val="none" w:sz="0" w:space="0" w:color="auto"/>
            <w:right w:val="none" w:sz="0" w:space="0" w:color="auto"/>
          </w:divBdr>
        </w:div>
        <w:div w:id="1915122115">
          <w:marLeft w:val="640"/>
          <w:marRight w:val="0"/>
          <w:marTop w:val="0"/>
          <w:marBottom w:val="0"/>
          <w:divBdr>
            <w:top w:val="none" w:sz="0" w:space="0" w:color="auto"/>
            <w:left w:val="none" w:sz="0" w:space="0" w:color="auto"/>
            <w:bottom w:val="none" w:sz="0" w:space="0" w:color="auto"/>
            <w:right w:val="none" w:sz="0" w:space="0" w:color="auto"/>
          </w:divBdr>
        </w:div>
        <w:div w:id="1587567926">
          <w:marLeft w:val="640"/>
          <w:marRight w:val="0"/>
          <w:marTop w:val="0"/>
          <w:marBottom w:val="0"/>
          <w:divBdr>
            <w:top w:val="none" w:sz="0" w:space="0" w:color="auto"/>
            <w:left w:val="none" w:sz="0" w:space="0" w:color="auto"/>
            <w:bottom w:val="none" w:sz="0" w:space="0" w:color="auto"/>
            <w:right w:val="none" w:sz="0" w:space="0" w:color="auto"/>
          </w:divBdr>
        </w:div>
        <w:div w:id="2131196977">
          <w:marLeft w:val="640"/>
          <w:marRight w:val="0"/>
          <w:marTop w:val="0"/>
          <w:marBottom w:val="0"/>
          <w:divBdr>
            <w:top w:val="none" w:sz="0" w:space="0" w:color="auto"/>
            <w:left w:val="none" w:sz="0" w:space="0" w:color="auto"/>
            <w:bottom w:val="none" w:sz="0" w:space="0" w:color="auto"/>
            <w:right w:val="none" w:sz="0" w:space="0" w:color="auto"/>
          </w:divBdr>
        </w:div>
        <w:div w:id="859247761">
          <w:marLeft w:val="640"/>
          <w:marRight w:val="0"/>
          <w:marTop w:val="0"/>
          <w:marBottom w:val="0"/>
          <w:divBdr>
            <w:top w:val="none" w:sz="0" w:space="0" w:color="auto"/>
            <w:left w:val="none" w:sz="0" w:space="0" w:color="auto"/>
            <w:bottom w:val="none" w:sz="0" w:space="0" w:color="auto"/>
            <w:right w:val="none" w:sz="0" w:space="0" w:color="auto"/>
          </w:divBdr>
        </w:div>
        <w:div w:id="197012811">
          <w:marLeft w:val="640"/>
          <w:marRight w:val="0"/>
          <w:marTop w:val="0"/>
          <w:marBottom w:val="0"/>
          <w:divBdr>
            <w:top w:val="none" w:sz="0" w:space="0" w:color="auto"/>
            <w:left w:val="none" w:sz="0" w:space="0" w:color="auto"/>
            <w:bottom w:val="none" w:sz="0" w:space="0" w:color="auto"/>
            <w:right w:val="none" w:sz="0" w:space="0" w:color="auto"/>
          </w:divBdr>
        </w:div>
        <w:div w:id="500003952">
          <w:marLeft w:val="640"/>
          <w:marRight w:val="0"/>
          <w:marTop w:val="0"/>
          <w:marBottom w:val="0"/>
          <w:divBdr>
            <w:top w:val="none" w:sz="0" w:space="0" w:color="auto"/>
            <w:left w:val="none" w:sz="0" w:space="0" w:color="auto"/>
            <w:bottom w:val="none" w:sz="0" w:space="0" w:color="auto"/>
            <w:right w:val="none" w:sz="0" w:space="0" w:color="auto"/>
          </w:divBdr>
        </w:div>
        <w:div w:id="300499074">
          <w:marLeft w:val="640"/>
          <w:marRight w:val="0"/>
          <w:marTop w:val="0"/>
          <w:marBottom w:val="0"/>
          <w:divBdr>
            <w:top w:val="none" w:sz="0" w:space="0" w:color="auto"/>
            <w:left w:val="none" w:sz="0" w:space="0" w:color="auto"/>
            <w:bottom w:val="none" w:sz="0" w:space="0" w:color="auto"/>
            <w:right w:val="none" w:sz="0" w:space="0" w:color="auto"/>
          </w:divBdr>
        </w:div>
        <w:div w:id="485821400">
          <w:marLeft w:val="640"/>
          <w:marRight w:val="0"/>
          <w:marTop w:val="0"/>
          <w:marBottom w:val="0"/>
          <w:divBdr>
            <w:top w:val="none" w:sz="0" w:space="0" w:color="auto"/>
            <w:left w:val="none" w:sz="0" w:space="0" w:color="auto"/>
            <w:bottom w:val="none" w:sz="0" w:space="0" w:color="auto"/>
            <w:right w:val="none" w:sz="0" w:space="0" w:color="auto"/>
          </w:divBdr>
        </w:div>
        <w:div w:id="863053641">
          <w:marLeft w:val="640"/>
          <w:marRight w:val="0"/>
          <w:marTop w:val="0"/>
          <w:marBottom w:val="0"/>
          <w:divBdr>
            <w:top w:val="none" w:sz="0" w:space="0" w:color="auto"/>
            <w:left w:val="none" w:sz="0" w:space="0" w:color="auto"/>
            <w:bottom w:val="none" w:sz="0" w:space="0" w:color="auto"/>
            <w:right w:val="none" w:sz="0" w:space="0" w:color="auto"/>
          </w:divBdr>
        </w:div>
        <w:div w:id="1572621966">
          <w:marLeft w:val="640"/>
          <w:marRight w:val="0"/>
          <w:marTop w:val="0"/>
          <w:marBottom w:val="0"/>
          <w:divBdr>
            <w:top w:val="none" w:sz="0" w:space="0" w:color="auto"/>
            <w:left w:val="none" w:sz="0" w:space="0" w:color="auto"/>
            <w:bottom w:val="none" w:sz="0" w:space="0" w:color="auto"/>
            <w:right w:val="none" w:sz="0" w:space="0" w:color="auto"/>
          </w:divBdr>
        </w:div>
        <w:div w:id="586423160">
          <w:marLeft w:val="640"/>
          <w:marRight w:val="0"/>
          <w:marTop w:val="0"/>
          <w:marBottom w:val="0"/>
          <w:divBdr>
            <w:top w:val="none" w:sz="0" w:space="0" w:color="auto"/>
            <w:left w:val="none" w:sz="0" w:space="0" w:color="auto"/>
            <w:bottom w:val="none" w:sz="0" w:space="0" w:color="auto"/>
            <w:right w:val="none" w:sz="0" w:space="0" w:color="auto"/>
          </w:divBdr>
        </w:div>
        <w:div w:id="195429062">
          <w:marLeft w:val="640"/>
          <w:marRight w:val="0"/>
          <w:marTop w:val="0"/>
          <w:marBottom w:val="0"/>
          <w:divBdr>
            <w:top w:val="none" w:sz="0" w:space="0" w:color="auto"/>
            <w:left w:val="none" w:sz="0" w:space="0" w:color="auto"/>
            <w:bottom w:val="none" w:sz="0" w:space="0" w:color="auto"/>
            <w:right w:val="none" w:sz="0" w:space="0" w:color="auto"/>
          </w:divBdr>
        </w:div>
        <w:div w:id="2131894635">
          <w:marLeft w:val="640"/>
          <w:marRight w:val="0"/>
          <w:marTop w:val="0"/>
          <w:marBottom w:val="0"/>
          <w:divBdr>
            <w:top w:val="none" w:sz="0" w:space="0" w:color="auto"/>
            <w:left w:val="none" w:sz="0" w:space="0" w:color="auto"/>
            <w:bottom w:val="none" w:sz="0" w:space="0" w:color="auto"/>
            <w:right w:val="none" w:sz="0" w:space="0" w:color="auto"/>
          </w:divBdr>
        </w:div>
        <w:div w:id="923952962">
          <w:marLeft w:val="640"/>
          <w:marRight w:val="0"/>
          <w:marTop w:val="0"/>
          <w:marBottom w:val="0"/>
          <w:divBdr>
            <w:top w:val="none" w:sz="0" w:space="0" w:color="auto"/>
            <w:left w:val="none" w:sz="0" w:space="0" w:color="auto"/>
            <w:bottom w:val="none" w:sz="0" w:space="0" w:color="auto"/>
            <w:right w:val="none" w:sz="0" w:space="0" w:color="auto"/>
          </w:divBdr>
        </w:div>
      </w:divsChild>
    </w:div>
    <w:div w:id="1152870091">
      <w:bodyDiv w:val="1"/>
      <w:marLeft w:val="0"/>
      <w:marRight w:val="0"/>
      <w:marTop w:val="0"/>
      <w:marBottom w:val="0"/>
      <w:divBdr>
        <w:top w:val="none" w:sz="0" w:space="0" w:color="auto"/>
        <w:left w:val="none" w:sz="0" w:space="0" w:color="auto"/>
        <w:bottom w:val="none" w:sz="0" w:space="0" w:color="auto"/>
        <w:right w:val="none" w:sz="0" w:space="0" w:color="auto"/>
      </w:divBdr>
      <w:divsChild>
        <w:div w:id="8618">
          <w:marLeft w:val="640"/>
          <w:marRight w:val="0"/>
          <w:marTop w:val="0"/>
          <w:marBottom w:val="0"/>
          <w:divBdr>
            <w:top w:val="none" w:sz="0" w:space="0" w:color="auto"/>
            <w:left w:val="none" w:sz="0" w:space="0" w:color="auto"/>
            <w:bottom w:val="none" w:sz="0" w:space="0" w:color="auto"/>
            <w:right w:val="none" w:sz="0" w:space="0" w:color="auto"/>
          </w:divBdr>
        </w:div>
        <w:div w:id="65803488">
          <w:marLeft w:val="640"/>
          <w:marRight w:val="0"/>
          <w:marTop w:val="0"/>
          <w:marBottom w:val="0"/>
          <w:divBdr>
            <w:top w:val="none" w:sz="0" w:space="0" w:color="auto"/>
            <w:left w:val="none" w:sz="0" w:space="0" w:color="auto"/>
            <w:bottom w:val="none" w:sz="0" w:space="0" w:color="auto"/>
            <w:right w:val="none" w:sz="0" w:space="0" w:color="auto"/>
          </w:divBdr>
        </w:div>
        <w:div w:id="67533287">
          <w:marLeft w:val="640"/>
          <w:marRight w:val="0"/>
          <w:marTop w:val="0"/>
          <w:marBottom w:val="0"/>
          <w:divBdr>
            <w:top w:val="none" w:sz="0" w:space="0" w:color="auto"/>
            <w:left w:val="none" w:sz="0" w:space="0" w:color="auto"/>
            <w:bottom w:val="none" w:sz="0" w:space="0" w:color="auto"/>
            <w:right w:val="none" w:sz="0" w:space="0" w:color="auto"/>
          </w:divBdr>
        </w:div>
        <w:div w:id="79330158">
          <w:marLeft w:val="640"/>
          <w:marRight w:val="0"/>
          <w:marTop w:val="0"/>
          <w:marBottom w:val="0"/>
          <w:divBdr>
            <w:top w:val="none" w:sz="0" w:space="0" w:color="auto"/>
            <w:left w:val="none" w:sz="0" w:space="0" w:color="auto"/>
            <w:bottom w:val="none" w:sz="0" w:space="0" w:color="auto"/>
            <w:right w:val="none" w:sz="0" w:space="0" w:color="auto"/>
          </w:divBdr>
        </w:div>
        <w:div w:id="100608744">
          <w:marLeft w:val="640"/>
          <w:marRight w:val="0"/>
          <w:marTop w:val="0"/>
          <w:marBottom w:val="0"/>
          <w:divBdr>
            <w:top w:val="none" w:sz="0" w:space="0" w:color="auto"/>
            <w:left w:val="none" w:sz="0" w:space="0" w:color="auto"/>
            <w:bottom w:val="none" w:sz="0" w:space="0" w:color="auto"/>
            <w:right w:val="none" w:sz="0" w:space="0" w:color="auto"/>
          </w:divBdr>
        </w:div>
        <w:div w:id="215431140">
          <w:marLeft w:val="640"/>
          <w:marRight w:val="0"/>
          <w:marTop w:val="0"/>
          <w:marBottom w:val="0"/>
          <w:divBdr>
            <w:top w:val="none" w:sz="0" w:space="0" w:color="auto"/>
            <w:left w:val="none" w:sz="0" w:space="0" w:color="auto"/>
            <w:bottom w:val="none" w:sz="0" w:space="0" w:color="auto"/>
            <w:right w:val="none" w:sz="0" w:space="0" w:color="auto"/>
          </w:divBdr>
        </w:div>
        <w:div w:id="221331695">
          <w:marLeft w:val="640"/>
          <w:marRight w:val="0"/>
          <w:marTop w:val="0"/>
          <w:marBottom w:val="0"/>
          <w:divBdr>
            <w:top w:val="none" w:sz="0" w:space="0" w:color="auto"/>
            <w:left w:val="none" w:sz="0" w:space="0" w:color="auto"/>
            <w:bottom w:val="none" w:sz="0" w:space="0" w:color="auto"/>
            <w:right w:val="none" w:sz="0" w:space="0" w:color="auto"/>
          </w:divBdr>
        </w:div>
        <w:div w:id="291596695">
          <w:marLeft w:val="640"/>
          <w:marRight w:val="0"/>
          <w:marTop w:val="0"/>
          <w:marBottom w:val="0"/>
          <w:divBdr>
            <w:top w:val="none" w:sz="0" w:space="0" w:color="auto"/>
            <w:left w:val="none" w:sz="0" w:space="0" w:color="auto"/>
            <w:bottom w:val="none" w:sz="0" w:space="0" w:color="auto"/>
            <w:right w:val="none" w:sz="0" w:space="0" w:color="auto"/>
          </w:divBdr>
        </w:div>
        <w:div w:id="322709722">
          <w:marLeft w:val="640"/>
          <w:marRight w:val="0"/>
          <w:marTop w:val="0"/>
          <w:marBottom w:val="0"/>
          <w:divBdr>
            <w:top w:val="none" w:sz="0" w:space="0" w:color="auto"/>
            <w:left w:val="none" w:sz="0" w:space="0" w:color="auto"/>
            <w:bottom w:val="none" w:sz="0" w:space="0" w:color="auto"/>
            <w:right w:val="none" w:sz="0" w:space="0" w:color="auto"/>
          </w:divBdr>
        </w:div>
        <w:div w:id="327559999">
          <w:marLeft w:val="640"/>
          <w:marRight w:val="0"/>
          <w:marTop w:val="0"/>
          <w:marBottom w:val="0"/>
          <w:divBdr>
            <w:top w:val="none" w:sz="0" w:space="0" w:color="auto"/>
            <w:left w:val="none" w:sz="0" w:space="0" w:color="auto"/>
            <w:bottom w:val="none" w:sz="0" w:space="0" w:color="auto"/>
            <w:right w:val="none" w:sz="0" w:space="0" w:color="auto"/>
          </w:divBdr>
        </w:div>
        <w:div w:id="350377828">
          <w:marLeft w:val="640"/>
          <w:marRight w:val="0"/>
          <w:marTop w:val="0"/>
          <w:marBottom w:val="0"/>
          <w:divBdr>
            <w:top w:val="none" w:sz="0" w:space="0" w:color="auto"/>
            <w:left w:val="none" w:sz="0" w:space="0" w:color="auto"/>
            <w:bottom w:val="none" w:sz="0" w:space="0" w:color="auto"/>
            <w:right w:val="none" w:sz="0" w:space="0" w:color="auto"/>
          </w:divBdr>
        </w:div>
        <w:div w:id="385419960">
          <w:marLeft w:val="640"/>
          <w:marRight w:val="0"/>
          <w:marTop w:val="0"/>
          <w:marBottom w:val="0"/>
          <w:divBdr>
            <w:top w:val="none" w:sz="0" w:space="0" w:color="auto"/>
            <w:left w:val="none" w:sz="0" w:space="0" w:color="auto"/>
            <w:bottom w:val="none" w:sz="0" w:space="0" w:color="auto"/>
            <w:right w:val="none" w:sz="0" w:space="0" w:color="auto"/>
          </w:divBdr>
        </w:div>
        <w:div w:id="466361983">
          <w:marLeft w:val="640"/>
          <w:marRight w:val="0"/>
          <w:marTop w:val="0"/>
          <w:marBottom w:val="0"/>
          <w:divBdr>
            <w:top w:val="none" w:sz="0" w:space="0" w:color="auto"/>
            <w:left w:val="none" w:sz="0" w:space="0" w:color="auto"/>
            <w:bottom w:val="none" w:sz="0" w:space="0" w:color="auto"/>
            <w:right w:val="none" w:sz="0" w:space="0" w:color="auto"/>
          </w:divBdr>
        </w:div>
        <w:div w:id="478772503">
          <w:marLeft w:val="640"/>
          <w:marRight w:val="0"/>
          <w:marTop w:val="0"/>
          <w:marBottom w:val="0"/>
          <w:divBdr>
            <w:top w:val="none" w:sz="0" w:space="0" w:color="auto"/>
            <w:left w:val="none" w:sz="0" w:space="0" w:color="auto"/>
            <w:bottom w:val="none" w:sz="0" w:space="0" w:color="auto"/>
            <w:right w:val="none" w:sz="0" w:space="0" w:color="auto"/>
          </w:divBdr>
        </w:div>
        <w:div w:id="594635407">
          <w:marLeft w:val="640"/>
          <w:marRight w:val="0"/>
          <w:marTop w:val="0"/>
          <w:marBottom w:val="0"/>
          <w:divBdr>
            <w:top w:val="none" w:sz="0" w:space="0" w:color="auto"/>
            <w:left w:val="none" w:sz="0" w:space="0" w:color="auto"/>
            <w:bottom w:val="none" w:sz="0" w:space="0" w:color="auto"/>
            <w:right w:val="none" w:sz="0" w:space="0" w:color="auto"/>
          </w:divBdr>
        </w:div>
        <w:div w:id="633948710">
          <w:marLeft w:val="640"/>
          <w:marRight w:val="0"/>
          <w:marTop w:val="0"/>
          <w:marBottom w:val="0"/>
          <w:divBdr>
            <w:top w:val="none" w:sz="0" w:space="0" w:color="auto"/>
            <w:left w:val="none" w:sz="0" w:space="0" w:color="auto"/>
            <w:bottom w:val="none" w:sz="0" w:space="0" w:color="auto"/>
            <w:right w:val="none" w:sz="0" w:space="0" w:color="auto"/>
          </w:divBdr>
        </w:div>
        <w:div w:id="888541837">
          <w:marLeft w:val="640"/>
          <w:marRight w:val="0"/>
          <w:marTop w:val="0"/>
          <w:marBottom w:val="0"/>
          <w:divBdr>
            <w:top w:val="none" w:sz="0" w:space="0" w:color="auto"/>
            <w:left w:val="none" w:sz="0" w:space="0" w:color="auto"/>
            <w:bottom w:val="none" w:sz="0" w:space="0" w:color="auto"/>
            <w:right w:val="none" w:sz="0" w:space="0" w:color="auto"/>
          </w:divBdr>
        </w:div>
        <w:div w:id="891036861">
          <w:marLeft w:val="640"/>
          <w:marRight w:val="0"/>
          <w:marTop w:val="0"/>
          <w:marBottom w:val="0"/>
          <w:divBdr>
            <w:top w:val="none" w:sz="0" w:space="0" w:color="auto"/>
            <w:left w:val="none" w:sz="0" w:space="0" w:color="auto"/>
            <w:bottom w:val="none" w:sz="0" w:space="0" w:color="auto"/>
            <w:right w:val="none" w:sz="0" w:space="0" w:color="auto"/>
          </w:divBdr>
        </w:div>
        <w:div w:id="1009673579">
          <w:marLeft w:val="640"/>
          <w:marRight w:val="0"/>
          <w:marTop w:val="0"/>
          <w:marBottom w:val="0"/>
          <w:divBdr>
            <w:top w:val="none" w:sz="0" w:space="0" w:color="auto"/>
            <w:left w:val="none" w:sz="0" w:space="0" w:color="auto"/>
            <w:bottom w:val="none" w:sz="0" w:space="0" w:color="auto"/>
            <w:right w:val="none" w:sz="0" w:space="0" w:color="auto"/>
          </w:divBdr>
        </w:div>
        <w:div w:id="1014956950">
          <w:marLeft w:val="640"/>
          <w:marRight w:val="0"/>
          <w:marTop w:val="0"/>
          <w:marBottom w:val="0"/>
          <w:divBdr>
            <w:top w:val="none" w:sz="0" w:space="0" w:color="auto"/>
            <w:left w:val="none" w:sz="0" w:space="0" w:color="auto"/>
            <w:bottom w:val="none" w:sz="0" w:space="0" w:color="auto"/>
            <w:right w:val="none" w:sz="0" w:space="0" w:color="auto"/>
          </w:divBdr>
        </w:div>
        <w:div w:id="1044982169">
          <w:marLeft w:val="640"/>
          <w:marRight w:val="0"/>
          <w:marTop w:val="0"/>
          <w:marBottom w:val="0"/>
          <w:divBdr>
            <w:top w:val="none" w:sz="0" w:space="0" w:color="auto"/>
            <w:left w:val="none" w:sz="0" w:space="0" w:color="auto"/>
            <w:bottom w:val="none" w:sz="0" w:space="0" w:color="auto"/>
            <w:right w:val="none" w:sz="0" w:space="0" w:color="auto"/>
          </w:divBdr>
        </w:div>
        <w:div w:id="1051152723">
          <w:marLeft w:val="640"/>
          <w:marRight w:val="0"/>
          <w:marTop w:val="0"/>
          <w:marBottom w:val="0"/>
          <w:divBdr>
            <w:top w:val="none" w:sz="0" w:space="0" w:color="auto"/>
            <w:left w:val="none" w:sz="0" w:space="0" w:color="auto"/>
            <w:bottom w:val="none" w:sz="0" w:space="0" w:color="auto"/>
            <w:right w:val="none" w:sz="0" w:space="0" w:color="auto"/>
          </w:divBdr>
        </w:div>
        <w:div w:id="1052313505">
          <w:marLeft w:val="640"/>
          <w:marRight w:val="0"/>
          <w:marTop w:val="0"/>
          <w:marBottom w:val="0"/>
          <w:divBdr>
            <w:top w:val="none" w:sz="0" w:space="0" w:color="auto"/>
            <w:left w:val="none" w:sz="0" w:space="0" w:color="auto"/>
            <w:bottom w:val="none" w:sz="0" w:space="0" w:color="auto"/>
            <w:right w:val="none" w:sz="0" w:space="0" w:color="auto"/>
          </w:divBdr>
        </w:div>
        <w:div w:id="1064378507">
          <w:marLeft w:val="640"/>
          <w:marRight w:val="0"/>
          <w:marTop w:val="0"/>
          <w:marBottom w:val="0"/>
          <w:divBdr>
            <w:top w:val="none" w:sz="0" w:space="0" w:color="auto"/>
            <w:left w:val="none" w:sz="0" w:space="0" w:color="auto"/>
            <w:bottom w:val="none" w:sz="0" w:space="0" w:color="auto"/>
            <w:right w:val="none" w:sz="0" w:space="0" w:color="auto"/>
          </w:divBdr>
        </w:div>
        <w:div w:id="1103577593">
          <w:marLeft w:val="640"/>
          <w:marRight w:val="0"/>
          <w:marTop w:val="0"/>
          <w:marBottom w:val="0"/>
          <w:divBdr>
            <w:top w:val="none" w:sz="0" w:space="0" w:color="auto"/>
            <w:left w:val="none" w:sz="0" w:space="0" w:color="auto"/>
            <w:bottom w:val="none" w:sz="0" w:space="0" w:color="auto"/>
            <w:right w:val="none" w:sz="0" w:space="0" w:color="auto"/>
          </w:divBdr>
        </w:div>
        <w:div w:id="1110395168">
          <w:marLeft w:val="640"/>
          <w:marRight w:val="0"/>
          <w:marTop w:val="0"/>
          <w:marBottom w:val="0"/>
          <w:divBdr>
            <w:top w:val="none" w:sz="0" w:space="0" w:color="auto"/>
            <w:left w:val="none" w:sz="0" w:space="0" w:color="auto"/>
            <w:bottom w:val="none" w:sz="0" w:space="0" w:color="auto"/>
            <w:right w:val="none" w:sz="0" w:space="0" w:color="auto"/>
          </w:divBdr>
        </w:div>
        <w:div w:id="1128667454">
          <w:marLeft w:val="640"/>
          <w:marRight w:val="0"/>
          <w:marTop w:val="0"/>
          <w:marBottom w:val="0"/>
          <w:divBdr>
            <w:top w:val="none" w:sz="0" w:space="0" w:color="auto"/>
            <w:left w:val="none" w:sz="0" w:space="0" w:color="auto"/>
            <w:bottom w:val="none" w:sz="0" w:space="0" w:color="auto"/>
            <w:right w:val="none" w:sz="0" w:space="0" w:color="auto"/>
          </w:divBdr>
        </w:div>
        <w:div w:id="1157839186">
          <w:marLeft w:val="640"/>
          <w:marRight w:val="0"/>
          <w:marTop w:val="0"/>
          <w:marBottom w:val="0"/>
          <w:divBdr>
            <w:top w:val="none" w:sz="0" w:space="0" w:color="auto"/>
            <w:left w:val="none" w:sz="0" w:space="0" w:color="auto"/>
            <w:bottom w:val="none" w:sz="0" w:space="0" w:color="auto"/>
            <w:right w:val="none" w:sz="0" w:space="0" w:color="auto"/>
          </w:divBdr>
        </w:div>
        <w:div w:id="1269660036">
          <w:marLeft w:val="640"/>
          <w:marRight w:val="0"/>
          <w:marTop w:val="0"/>
          <w:marBottom w:val="0"/>
          <w:divBdr>
            <w:top w:val="none" w:sz="0" w:space="0" w:color="auto"/>
            <w:left w:val="none" w:sz="0" w:space="0" w:color="auto"/>
            <w:bottom w:val="none" w:sz="0" w:space="0" w:color="auto"/>
            <w:right w:val="none" w:sz="0" w:space="0" w:color="auto"/>
          </w:divBdr>
        </w:div>
        <w:div w:id="1299261994">
          <w:marLeft w:val="640"/>
          <w:marRight w:val="0"/>
          <w:marTop w:val="0"/>
          <w:marBottom w:val="0"/>
          <w:divBdr>
            <w:top w:val="none" w:sz="0" w:space="0" w:color="auto"/>
            <w:left w:val="none" w:sz="0" w:space="0" w:color="auto"/>
            <w:bottom w:val="none" w:sz="0" w:space="0" w:color="auto"/>
            <w:right w:val="none" w:sz="0" w:space="0" w:color="auto"/>
          </w:divBdr>
        </w:div>
        <w:div w:id="1299335127">
          <w:marLeft w:val="640"/>
          <w:marRight w:val="0"/>
          <w:marTop w:val="0"/>
          <w:marBottom w:val="0"/>
          <w:divBdr>
            <w:top w:val="none" w:sz="0" w:space="0" w:color="auto"/>
            <w:left w:val="none" w:sz="0" w:space="0" w:color="auto"/>
            <w:bottom w:val="none" w:sz="0" w:space="0" w:color="auto"/>
            <w:right w:val="none" w:sz="0" w:space="0" w:color="auto"/>
          </w:divBdr>
        </w:div>
        <w:div w:id="1314018954">
          <w:marLeft w:val="640"/>
          <w:marRight w:val="0"/>
          <w:marTop w:val="0"/>
          <w:marBottom w:val="0"/>
          <w:divBdr>
            <w:top w:val="none" w:sz="0" w:space="0" w:color="auto"/>
            <w:left w:val="none" w:sz="0" w:space="0" w:color="auto"/>
            <w:bottom w:val="none" w:sz="0" w:space="0" w:color="auto"/>
            <w:right w:val="none" w:sz="0" w:space="0" w:color="auto"/>
          </w:divBdr>
        </w:div>
        <w:div w:id="1326395300">
          <w:marLeft w:val="640"/>
          <w:marRight w:val="0"/>
          <w:marTop w:val="0"/>
          <w:marBottom w:val="0"/>
          <w:divBdr>
            <w:top w:val="none" w:sz="0" w:space="0" w:color="auto"/>
            <w:left w:val="none" w:sz="0" w:space="0" w:color="auto"/>
            <w:bottom w:val="none" w:sz="0" w:space="0" w:color="auto"/>
            <w:right w:val="none" w:sz="0" w:space="0" w:color="auto"/>
          </w:divBdr>
        </w:div>
        <w:div w:id="1351949132">
          <w:marLeft w:val="640"/>
          <w:marRight w:val="0"/>
          <w:marTop w:val="0"/>
          <w:marBottom w:val="0"/>
          <w:divBdr>
            <w:top w:val="none" w:sz="0" w:space="0" w:color="auto"/>
            <w:left w:val="none" w:sz="0" w:space="0" w:color="auto"/>
            <w:bottom w:val="none" w:sz="0" w:space="0" w:color="auto"/>
            <w:right w:val="none" w:sz="0" w:space="0" w:color="auto"/>
          </w:divBdr>
        </w:div>
        <w:div w:id="1371612125">
          <w:marLeft w:val="640"/>
          <w:marRight w:val="0"/>
          <w:marTop w:val="0"/>
          <w:marBottom w:val="0"/>
          <w:divBdr>
            <w:top w:val="none" w:sz="0" w:space="0" w:color="auto"/>
            <w:left w:val="none" w:sz="0" w:space="0" w:color="auto"/>
            <w:bottom w:val="none" w:sz="0" w:space="0" w:color="auto"/>
            <w:right w:val="none" w:sz="0" w:space="0" w:color="auto"/>
          </w:divBdr>
        </w:div>
        <w:div w:id="1490093092">
          <w:marLeft w:val="640"/>
          <w:marRight w:val="0"/>
          <w:marTop w:val="0"/>
          <w:marBottom w:val="0"/>
          <w:divBdr>
            <w:top w:val="none" w:sz="0" w:space="0" w:color="auto"/>
            <w:left w:val="none" w:sz="0" w:space="0" w:color="auto"/>
            <w:bottom w:val="none" w:sz="0" w:space="0" w:color="auto"/>
            <w:right w:val="none" w:sz="0" w:space="0" w:color="auto"/>
          </w:divBdr>
        </w:div>
        <w:div w:id="1599869065">
          <w:marLeft w:val="640"/>
          <w:marRight w:val="0"/>
          <w:marTop w:val="0"/>
          <w:marBottom w:val="0"/>
          <w:divBdr>
            <w:top w:val="none" w:sz="0" w:space="0" w:color="auto"/>
            <w:left w:val="none" w:sz="0" w:space="0" w:color="auto"/>
            <w:bottom w:val="none" w:sz="0" w:space="0" w:color="auto"/>
            <w:right w:val="none" w:sz="0" w:space="0" w:color="auto"/>
          </w:divBdr>
        </w:div>
        <w:div w:id="1599948979">
          <w:marLeft w:val="640"/>
          <w:marRight w:val="0"/>
          <w:marTop w:val="0"/>
          <w:marBottom w:val="0"/>
          <w:divBdr>
            <w:top w:val="none" w:sz="0" w:space="0" w:color="auto"/>
            <w:left w:val="none" w:sz="0" w:space="0" w:color="auto"/>
            <w:bottom w:val="none" w:sz="0" w:space="0" w:color="auto"/>
            <w:right w:val="none" w:sz="0" w:space="0" w:color="auto"/>
          </w:divBdr>
        </w:div>
        <w:div w:id="1618366176">
          <w:marLeft w:val="640"/>
          <w:marRight w:val="0"/>
          <w:marTop w:val="0"/>
          <w:marBottom w:val="0"/>
          <w:divBdr>
            <w:top w:val="none" w:sz="0" w:space="0" w:color="auto"/>
            <w:left w:val="none" w:sz="0" w:space="0" w:color="auto"/>
            <w:bottom w:val="none" w:sz="0" w:space="0" w:color="auto"/>
            <w:right w:val="none" w:sz="0" w:space="0" w:color="auto"/>
          </w:divBdr>
        </w:div>
        <w:div w:id="1645692516">
          <w:marLeft w:val="640"/>
          <w:marRight w:val="0"/>
          <w:marTop w:val="0"/>
          <w:marBottom w:val="0"/>
          <w:divBdr>
            <w:top w:val="none" w:sz="0" w:space="0" w:color="auto"/>
            <w:left w:val="none" w:sz="0" w:space="0" w:color="auto"/>
            <w:bottom w:val="none" w:sz="0" w:space="0" w:color="auto"/>
            <w:right w:val="none" w:sz="0" w:space="0" w:color="auto"/>
          </w:divBdr>
        </w:div>
        <w:div w:id="1647851689">
          <w:marLeft w:val="640"/>
          <w:marRight w:val="0"/>
          <w:marTop w:val="0"/>
          <w:marBottom w:val="0"/>
          <w:divBdr>
            <w:top w:val="none" w:sz="0" w:space="0" w:color="auto"/>
            <w:left w:val="none" w:sz="0" w:space="0" w:color="auto"/>
            <w:bottom w:val="none" w:sz="0" w:space="0" w:color="auto"/>
            <w:right w:val="none" w:sz="0" w:space="0" w:color="auto"/>
          </w:divBdr>
        </w:div>
        <w:div w:id="1721510837">
          <w:marLeft w:val="640"/>
          <w:marRight w:val="0"/>
          <w:marTop w:val="0"/>
          <w:marBottom w:val="0"/>
          <w:divBdr>
            <w:top w:val="none" w:sz="0" w:space="0" w:color="auto"/>
            <w:left w:val="none" w:sz="0" w:space="0" w:color="auto"/>
            <w:bottom w:val="none" w:sz="0" w:space="0" w:color="auto"/>
            <w:right w:val="none" w:sz="0" w:space="0" w:color="auto"/>
          </w:divBdr>
        </w:div>
        <w:div w:id="1765569852">
          <w:marLeft w:val="640"/>
          <w:marRight w:val="0"/>
          <w:marTop w:val="0"/>
          <w:marBottom w:val="0"/>
          <w:divBdr>
            <w:top w:val="none" w:sz="0" w:space="0" w:color="auto"/>
            <w:left w:val="none" w:sz="0" w:space="0" w:color="auto"/>
            <w:bottom w:val="none" w:sz="0" w:space="0" w:color="auto"/>
            <w:right w:val="none" w:sz="0" w:space="0" w:color="auto"/>
          </w:divBdr>
        </w:div>
        <w:div w:id="1906066358">
          <w:marLeft w:val="640"/>
          <w:marRight w:val="0"/>
          <w:marTop w:val="0"/>
          <w:marBottom w:val="0"/>
          <w:divBdr>
            <w:top w:val="none" w:sz="0" w:space="0" w:color="auto"/>
            <w:left w:val="none" w:sz="0" w:space="0" w:color="auto"/>
            <w:bottom w:val="none" w:sz="0" w:space="0" w:color="auto"/>
            <w:right w:val="none" w:sz="0" w:space="0" w:color="auto"/>
          </w:divBdr>
        </w:div>
        <w:div w:id="1997488070">
          <w:marLeft w:val="640"/>
          <w:marRight w:val="0"/>
          <w:marTop w:val="0"/>
          <w:marBottom w:val="0"/>
          <w:divBdr>
            <w:top w:val="none" w:sz="0" w:space="0" w:color="auto"/>
            <w:left w:val="none" w:sz="0" w:space="0" w:color="auto"/>
            <w:bottom w:val="none" w:sz="0" w:space="0" w:color="auto"/>
            <w:right w:val="none" w:sz="0" w:space="0" w:color="auto"/>
          </w:divBdr>
        </w:div>
        <w:div w:id="2036729918">
          <w:marLeft w:val="640"/>
          <w:marRight w:val="0"/>
          <w:marTop w:val="0"/>
          <w:marBottom w:val="0"/>
          <w:divBdr>
            <w:top w:val="none" w:sz="0" w:space="0" w:color="auto"/>
            <w:left w:val="none" w:sz="0" w:space="0" w:color="auto"/>
            <w:bottom w:val="none" w:sz="0" w:space="0" w:color="auto"/>
            <w:right w:val="none" w:sz="0" w:space="0" w:color="auto"/>
          </w:divBdr>
        </w:div>
        <w:div w:id="2045472784">
          <w:marLeft w:val="640"/>
          <w:marRight w:val="0"/>
          <w:marTop w:val="0"/>
          <w:marBottom w:val="0"/>
          <w:divBdr>
            <w:top w:val="none" w:sz="0" w:space="0" w:color="auto"/>
            <w:left w:val="none" w:sz="0" w:space="0" w:color="auto"/>
            <w:bottom w:val="none" w:sz="0" w:space="0" w:color="auto"/>
            <w:right w:val="none" w:sz="0" w:space="0" w:color="auto"/>
          </w:divBdr>
        </w:div>
        <w:div w:id="2051420482">
          <w:marLeft w:val="640"/>
          <w:marRight w:val="0"/>
          <w:marTop w:val="0"/>
          <w:marBottom w:val="0"/>
          <w:divBdr>
            <w:top w:val="none" w:sz="0" w:space="0" w:color="auto"/>
            <w:left w:val="none" w:sz="0" w:space="0" w:color="auto"/>
            <w:bottom w:val="none" w:sz="0" w:space="0" w:color="auto"/>
            <w:right w:val="none" w:sz="0" w:space="0" w:color="auto"/>
          </w:divBdr>
        </w:div>
        <w:div w:id="2069300904">
          <w:marLeft w:val="640"/>
          <w:marRight w:val="0"/>
          <w:marTop w:val="0"/>
          <w:marBottom w:val="0"/>
          <w:divBdr>
            <w:top w:val="none" w:sz="0" w:space="0" w:color="auto"/>
            <w:left w:val="none" w:sz="0" w:space="0" w:color="auto"/>
            <w:bottom w:val="none" w:sz="0" w:space="0" w:color="auto"/>
            <w:right w:val="none" w:sz="0" w:space="0" w:color="auto"/>
          </w:divBdr>
        </w:div>
        <w:div w:id="2070112621">
          <w:marLeft w:val="640"/>
          <w:marRight w:val="0"/>
          <w:marTop w:val="0"/>
          <w:marBottom w:val="0"/>
          <w:divBdr>
            <w:top w:val="none" w:sz="0" w:space="0" w:color="auto"/>
            <w:left w:val="none" w:sz="0" w:space="0" w:color="auto"/>
            <w:bottom w:val="none" w:sz="0" w:space="0" w:color="auto"/>
            <w:right w:val="none" w:sz="0" w:space="0" w:color="auto"/>
          </w:divBdr>
        </w:div>
      </w:divsChild>
    </w:div>
    <w:div w:id="1154446463">
      <w:marLeft w:val="0"/>
      <w:marRight w:val="0"/>
      <w:marTop w:val="0"/>
      <w:marBottom w:val="0"/>
      <w:divBdr>
        <w:top w:val="none" w:sz="0" w:space="0" w:color="auto"/>
        <w:left w:val="none" w:sz="0" w:space="0" w:color="auto"/>
        <w:bottom w:val="none" w:sz="0" w:space="0" w:color="auto"/>
        <w:right w:val="none" w:sz="0" w:space="0" w:color="auto"/>
      </w:divBdr>
    </w:div>
    <w:div w:id="1163617599">
      <w:marLeft w:val="0"/>
      <w:marRight w:val="0"/>
      <w:marTop w:val="0"/>
      <w:marBottom w:val="0"/>
      <w:divBdr>
        <w:top w:val="none" w:sz="0" w:space="0" w:color="auto"/>
        <w:left w:val="none" w:sz="0" w:space="0" w:color="auto"/>
        <w:bottom w:val="none" w:sz="0" w:space="0" w:color="auto"/>
        <w:right w:val="none" w:sz="0" w:space="0" w:color="auto"/>
      </w:divBdr>
    </w:div>
    <w:div w:id="1166359025">
      <w:bodyDiv w:val="1"/>
      <w:marLeft w:val="0"/>
      <w:marRight w:val="0"/>
      <w:marTop w:val="0"/>
      <w:marBottom w:val="0"/>
      <w:divBdr>
        <w:top w:val="none" w:sz="0" w:space="0" w:color="auto"/>
        <w:left w:val="none" w:sz="0" w:space="0" w:color="auto"/>
        <w:bottom w:val="none" w:sz="0" w:space="0" w:color="auto"/>
        <w:right w:val="none" w:sz="0" w:space="0" w:color="auto"/>
      </w:divBdr>
      <w:divsChild>
        <w:div w:id="1590040208">
          <w:marLeft w:val="640"/>
          <w:marRight w:val="0"/>
          <w:marTop w:val="0"/>
          <w:marBottom w:val="0"/>
          <w:divBdr>
            <w:top w:val="none" w:sz="0" w:space="0" w:color="auto"/>
            <w:left w:val="none" w:sz="0" w:space="0" w:color="auto"/>
            <w:bottom w:val="none" w:sz="0" w:space="0" w:color="auto"/>
            <w:right w:val="none" w:sz="0" w:space="0" w:color="auto"/>
          </w:divBdr>
        </w:div>
        <w:div w:id="1756706091">
          <w:marLeft w:val="640"/>
          <w:marRight w:val="0"/>
          <w:marTop w:val="0"/>
          <w:marBottom w:val="0"/>
          <w:divBdr>
            <w:top w:val="none" w:sz="0" w:space="0" w:color="auto"/>
            <w:left w:val="none" w:sz="0" w:space="0" w:color="auto"/>
            <w:bottom w:val="none" w:sz="0" w:space="0" w:color="auto"/>
            <w:right w:val="none" w:sz="0" w:space="0" w:color="auto"/>
          </w:divBdr>
        </w:div>
        <w:div w:id="1313634490">
          <w:marLeft w:val="640"/>
          <w:marRight w:val="0"/>
          <w:marTop w:val="0"/>
          <w:marBottom w:val="0"/>
          <w:divBdr>
            <w:top w:val="none" w:sz="0" w:space="0" w:color="auto"/>
            <w:left w:val="none" w:sz="0" w:space="0" w:color="auto"/>
            <w:bottom w:val="none" w:sz="0" w:space="0" w:color="auto"/>
            <w:right w:val="none" w:sz="0" w:space="0" w:color="auto"/>
          </w:divBdr>
        </w:div>
        <w:div w:id="2024016923">
          <w:marLeft w:val="640"/>
          <w:marRight w:val="0"/>
          <w:marTop w:val="0"/>
          <w:marBottom w:val="0"/>
          <w:divBdr>
            <w:top w:val="none" w:sz="0" w:space="0" w:color="auto"/>
            <w:left w:val="none" w:sz="0" w:space="0" w:color="auto"/>
            <w:bottom w:val="none" w:sz="0" w:space="0" w:color="auto"/>
            <w:right w:val="none" w:sz="0" w:space="0" w:color="auto"/>
          </w:divBdr>
        </w:div>
        <w:div w:id="812331649">
          <w:marLeft w:val="640"/>
          <w:marRight w:val="0"/>
          <w:marTop w:val="0"/>
          <w:marBottom w:val="0"/>
          <w:divBdr>
            <w:top w:val="none" w:sz="0" w:space="0" w:color="auto"/>
            <w:left w:val="none" w:sz="0" w:space="0" w:color="auto"/>
            <w:bottom w:val="none" w:sz="0" w:space="0" w:color="auto"/>
            <w:right w:val="none" w:sz="0" w:space="0" w:color="auto"/>
          </w:divBdr>
        </w:div>
        <w:div w:id="696927941">
          <w:marLeft w:val="640"/>
          <w:marRight w:val="0"/>
          <w:marTop w:val="0"/>
          <w:marBottom w:val="0"/>
          <w:divBdr>
            <w:top w:val="none" w:sz="0" w:space="0" w:color="auto"/>
            <w:left w:val="none" w:sz="0" w:space="0" w:color="auto"/>
            <w:bottom w:val="none" w:sz="0" w:space="0" w:color="auto"/>
            <w:right w:val="none" w:sz="0" w:space="0" w:color="auto"/>
          </w:divBdr>
        </w:div>
        <w:div w:id="462580415">
          <w:marLeft w:val="640"/>
          <w:marRight w:val="0"/>
          <w:marTop w:val="0"/>
          <w:marBottom w:val="0"/>
          <w:divBdr>
            <w:top w:val="none" w:sz="0" w:space="0" w:color="auto"/>
            <w:left w:val="none" w:sz="0" w:space="0" w:color="auto"/>
            <w:bottom w:val="none" w:sz="0" w:space="0" w:color="auto"/>
            <w:right w:val="none" w:sz="0" w:space="0" w:color="auto"/>
          </w:divBdr>
        </w:div>
        <w:div w:id="1498686730">
          <w:marLeft w:val="640"/>
          <w:marRight w:val="0"/>
          <w:marTop w:val="0"/>
          <w:marBottom w:val="0"/>
          <w:divBdr>
            <w:top w:val="none" w:sz="0" w:space="0" w:color="auto"/>
            <w:left w:val="none" w:sz="0" w:space="0" w:color="auto"/>
            <w:bottom w:val="none" w:sz="0" w:space="0" w:color="auto"/>
            <w:right w:val="none" w:sz="0" w:space="0" w:color="auto"/>
          </w:divBdr>
        </w:div>
        <w:div w:id="1589192766">
          <w:marLeft w:val="640"/>
          <w:marRight w:val="0"/>
          <w:marTop w:val="0"/>
          <w:marBottom w:val="0"/>
          <w:divBdr>
            <w:top w:val="none" w:sz="0" w:space="0" w:color="auto"/>
            <w:left w:val="none" w:sz="0" w:space="0" w:color="auto"/>
            <w:bottom w:val="none" w:sz="0" w:space="0" w:color="auto"/>
            <w:right w:val="none" w:sz="0" w:space="0" w:color="auto"/>
          </w:divBdr>
        </w:div>
        <w:div w:id="1109395689">
          <w:marLeft w:val="640"/>
          <w:marRight w:val="0"/>
          <w:marTop w:val="0"/>
          <w:marBottom w:val="0"/>
          <w:divBdr>
            <w:top w:val="none" w:sz="0" w:space="0" w:color="auto"/>
            <w:left w:val="none" w:sz="0" w:space="0" w:color="auto"/>
            <w:bottom w:val="none" w:sz="0" w:space="0" w:color="auto"/>
            <w:right w:val="none" w:sz="0" w:space="0" w:color="auto"/>
          </w:divBdr>
        </w:div>
        <w:div w:id="731123467">
          <w:marLeft w:val="640"/>
          <w:marRight w:val="0"/>
          <w:marTop w:val="0"/>
          <w:marBottom w:val="0"/>
          <w:divBdr>
            <w:top w:val="none" w:sz="0" w:space="0" w:color="auto"/>
            <w:left w:val="none" w:sz="0" w:space="0" w:color="auto"/>
            <w:bottom w:val="none" w:sz="0" w:space="0" w:color="auto"/>
            <w:right w:val="none" w:sz="0" w:space="0" w:color="auto"/>
          </w:divBdr>
        </w:div>
        <w:div w:id="619992624">
          <w:marLeft w:val="640"/>
          <w:marRight w:val="0"/>
          <w:marTop w:val="0"/>
          <w:marBottom w:val="0"/>
          <w:divBdr>
            <w:top w:val="none" w:sz="0" w:space="0" w:color="auto"/>
            <w:left w:val="none" w:sz="0" w:space="0" w:color="auto"/>
            <w:bottom w:val="none" w:sz="0" w:space="0" w:color="auto"/>
            <w:right w:val="none" w:sz="0" w:space="0" w:color="auto"/>
          </w:divBdr>
        </w:div>
        <w:div w:id="503860755">
          <w:marLeft w:val="640"/>
          <w:marRight w:val="0"/>
          <w:marTop w:val="0"/>
          <w:marBottom w:val="0"/>
          <w:divBdr>
            <w:top w:val="none" w:sz="0" w:space="0" w:color="auto"/>
            <w:left w:val="none" w:sz="0" w:space="0" w:color="auto"/>
            <w:bottom w:val="none" w:sz="0" w:space="0" w:color="auto"/>
            <w:right w:val="none" w:sz="0" w:space="0" w:color="auto"/>
          </w:divBdr>
        </w:div>
        <w:div w:id="1849708737">
          <w:marLeft w:val="640"/>
          <w:marRight w:val="0"/>
          <w:marTop w:val="0"/>
          <w:marBottom w:val="0"/>
          <w:divBdr>
            <w:top w:val="none" w:sz="0" w:space="0" w:color="auto"/>
            <w:left w:val="none" w:sz="0" w:space="0" w:color="auto"/>
            <w:bottom w:val="none" w:sz="0" w:space="0" w:color="auto"/>
            <w:right w:val="none" w:sz="0" w:space="0" w:color="auto"/>
          </w:divBdr>
        </w:div>
        <w:div w:id="1952735377">
          <w:marLeft w:val="640"/>
          <w:marRight w:val="0"/>
          <w:marTop w:val="0"/>
          <w:marBottom w:val="0"/>
          <w:divBdr>
            <w:top w:val="none" w:sz="0" w:space="0" w:color="auto"/>
            <w:left w:val="none" w:sz="0" w:space="0" w:color="auto"/>
            <w:bottom w:val="none" w:sz="0" w:space="0" w:color="auto"/>
            <w:right w:val="none" w:sz="0" w:space="0" w:color="auto"/>
          </w:divBdr>
        </w:div>
        <w:div w:id="1109088179">
          <w:marLeft w:val="640"/>
          <w:marRight w:val="0"/>
          <w:marTop w:val="0"/>
          <w:marBottom w:val="0"/>
          <w:divBdr>
            <w:top w:val="none" w:sz="0" w:space="0" w:color="auto"/>
            <w:left w:val="none" w:sz="0" w:space="0" w:color="auto"/>
            <w:bottom w:val="none" w:sz="0" w:space="0" w:color="auto"/>
            <w:right w:val="none" w:sz="0" w:space="0" w:color="auto"/>
          </w:divBdr>
        </w:div>
        <w:div w:id="1559441035">
          <w:marLeft w:val="640"/>
          <w:marRight w:val="0"/>
          <w:marTop w:val="0"/>
          <w:marBottom w:val="0"/>
          <w:divBdr>
            <w:top w:val="none" w:sz="0" w:space="0" w:color="auto"/>
            <w:left w:val="none" w:sz="0" w:space="0" w:color="auto"/>
            <w:bottom w:val="none" w:sz="0" w:space="0" w:color="auto"/>
            <w:right w:val="none" w:sz="0" w:space="0" w:color="auto"/>
          </w:divBdr>
        </w:div>
        <w:div w:id="1939175730">
          <w:marLeft w:val="640"/>
          <w:marRight w:val="0"/>
          <w:marTop w:val="0"/>
          <w:marBottom w:val="0"/>
          <w:divBdr>
            <w:top w:val="none" w:sz="0" w:space="0" w:color="auto"/>
            <w:left w:val="none" w:sz="0" w:space="0" w:color="auto"/>
            <w:bottom w:val="none" w:sz="0" w:space="0" w:color="auto"/>
            <w:right w:val="none" w:sz="0" w:space="0" w:color="auto"/>
          </w:divBdr>
        </w:div>
        <w:div w:id="1797874002">
          <w:marLeft w:val="640"/>
          <w:marRight w:val="0"/>
          <w:marTop w:val="0"/>
          <w:marBottom w:val="0"/>
          <w:divBdr>
            <w:top w:val="none" w:sz="0" w:space="0" w:color="auto"/>
            <w:left w:val="none" w:sz="0" w:space="0" w:color="auto"/>
            <w:bottom w:val="none" w:sz="0" w:space="0" w:color="auto"/>
            <w:right w:val="none" w:sz="0" w:space="0" w:color="auto"/>
          </w:divBdr>
        </w:div>
        <w:div w:id="1504663986">
          <w:marLeft w:val="640"/>
          <w:marRight w:val="0"/>
          <w:marTop w:val="0"/>
          <w:marBottom w:val="0"/>
          <w:divBdr>
            <w:top w:val="none" w:sz="0" w:space="0" w:color="auto"/>
            <w:left w:val="none" w:sz="0" w:space="0" w:color="auto"/>
            <w:bottom w:val="none" w:sz="0" w:space="0" w:color="auto"/>
            <w:right w:val="none" w:sz="0" w:space="0" w:color="auto"/>
          </w:divBdr>
        </w:div>
        <w:div w:id="1373728716">
          <w:marLeft w:val="640"/>
          <w:marRight w:val="0"/>
          <w:marTop w:val="0"/>
          <w:marBottom w:val="0"/>
          <w:divBdr>
            <w:top w:val="none" w:sz="0" w:space="0" w:color="auto"/>
            <w:left w:val="none" w:sz="0" w:space="0" w:color="auto"/>
            <w:bottom w:val="none" w:sz="0" w:space="0" w:color="auto"/>
            <w:right w:val="none" w:sz="0" w:space="0" w:color="auto"/>
          </w:divBdr>
        </w:div>
        <w:div w:id="1998872520">
          <w:marLeft w:val="640"/>
          <w:marRight w:val="0"/>
          <w:marTop w:val="0"/>
          <w:marBottom w:val="0"/>
          <w:divBdr>
            <w:top w:val="none" w:sz="0" w:space="0" w:color="auto"/>
            <w:left w:val="none" w:sz="0" w:space="0" w:color="auto"/>
            <w:bottom w:val="none" w:sz="0" w:space="0" w:color="auto"/>
            <w:right w:val="none" w:sz="0" w:space="0" w:color="auto"/>
          </w:divBdr>
        </w:div>
        <w:div w:id="1677540632">
          <w:marLeft w:val="640"/>
          <w:marRight w:val="0"/>
          <w:marTop w:val="0"/>
          <w:marBottom w:val="0"/>
          <w:divBdr>
            <w:top w:val="none" w:sz="0" w:space="0" w:color="auto"/>
            <w:left w:val="none" w:sz="0" w:space="0" w:color="auto"/>
            <w:bottom w:val="none" w:sz="0" w:space="0" w:color="auto"/>
            <w:right w:val="none" w:sz="0" w:space="0" w:color="auto"/>
          </w:divBdr>
        </w:div>
        <w:div w:id="1936474722">
          <w:marLeft w:val="640"/>
          <w:marRight w:val="0"/>
          <w:marTop w:val="0"/>
          <w:marBottom w:val="0"/>
          <w:divBdr>
            <w:top w:val="none" w:sz="0" w:space="0" w:color="auto"/>
            <w:left w:val="none" w:sz="0" w:space="0" w:color="auto"/>
            <w:bottom w:val="none" w:sz="0" w:space="0" w:color="auto"/>
            <w:right w:val="none" w:sz="0" w:space="0" w:color="auto"/>
          </w:divBdr>
        </w:div>
        <w:div w:id="218057325">
          <w:marLeft w:val="640"/>
          <w:marRight w:val="0"/>
          <w:marTop w:val="0"/>
          <w:marBottom w:val="0"/>
          <w:divBdr>
            <w:top w:val="none" w:sz="0" w:space="0" w:color="auto"/>
            <w:left w:val="none" w:sz="0" w:space="0" w:color="auto"/>
            <w:bottom w:val="none" w:sz="0" w:space="0" w:color="auto"/>
            <w:right w:val="none" w:sz="0" w:space="0" w:color="auto"/>
          </w:divBdr>
        </w:div>
        <w:div w:id="2096435420">
          <w:marLeft w:val="640"/>
          <w:marRight w:val="0"/>
          <w:marTop w:val="0"/>
          <w:marBottom w:val="0"/>
          <w:divBdr>
            <w:top w:val="none" w:sz="0" w:space="0" w:color="auto"/>
            <w:left w:val="none" w:sz="0" w:space="0" w:color="auto"/>
            <w:bottom w:val="none" w:sz="0" w:space="0" w:color="auto"/>
            <w:right w:val="none" w:sz="0" w:space="0" w:color="auto"/>
          </w:divBdr>
        </w:div>
        <w:div w:id="700667331">
          <w:marLeft w:val="640"/>
          <w:marRight w:val="0"/>
          <w:marTop w:val="0"/>
          <w:marBottom w:val="0"/>
          <w:divBdr>
            <w:top w:val="none" w:sz="0" w:space="0" w:color="auto"/>
            <w:left w:val="none" w:sz="0" w:space="0" w:color="auto"/>
            <w:bottom w:val="none" w:sz="0" w:space="0" w:color="auto"/>
            <w:right w:val="none" w:sz="0" w:space="0" w:color="auto"/>
          </w:divBdr>
        </w:div>
        <w:div w:id="396361868">
          <w:marLeft w:val="640"/>
          <w:marRight w:val="0"/>
          <w:marTop w:val="0"/>
          <w:marBottom w:val="0"/>
          <w:divBdr>
            <w:top w:val="none" w:sz="0" w:space="0" w:color="auto"/>
            <w:left w:val="none" w:sz="0" w:space="0" w:color="auto"/>
            <w:bottom w:val="none" w:sz="0" w:space="0" w:color="auto"/>
            <w:right w:val="none" w:sz="0" w:space="0" w:color="auto"/>
          </w:divBdr>
        </w:div>
        <w:div w:id="1564179685">
          <w:marLeft w:val="640"/>
          <w:marRight w:val="0"/>
          <w:marTop w:val="0"/>
          <w:marBottom w:val="0"/>
          <w:divBdr>
            <w:top w:val="none" w:sz="0" w:space="0" w:color="auto"/>
            <w:left w:val="none" w:sz="0" w:space="0" w:color="auto"/>
            <w:bottom w:val="none" w:sz="0" w:space="0" w:color="auto"/>
            <w:right w:val="none" w:sz="0" w:space="0" w:color="auto"/>
          </w:divBdr>
        </w:div>
        <w:div w:id="142897351">
          <w:marLeft w:val="640"/>
          <w:marRight w:val="0"/>
          <w:marTop w:val="0"/>
          <w:marBottom w:val="0"/>
          <w:divBdr>
            <w:top w:val="none" w:sz="0" w:space="0" w:color="auto"/>
            <w:left w:val="none" w:sz="0" w:space="0" w:color="auto"/>
            <w:bottom w:val="none" w:sz="0" w:space="0" w:color="auto"/>
            <w:right w:val="none" w:sz="0" w:space="0" w:color="auto"/>
          </w:divBdr>
        </w:div>
        <w:div w:id="1003123263">
          <w:marLeft w:val="640"/>
          <w:marRight w:val="0"/>
          <w:marTop w:val="0"/>
          <w:marBottom w:val="0"/>
          <w:divBdr>
            <w:top w:val="none" w:sz="0" w:space="0" w:color="auto"/>
            <w:left w:val="none" w:sz="0" w:space="0" w:color="auto"/>
            <w:bottom w:val="none" w:sz="0" w:space="0" w:color="auto"/>
            <w:right w:val="none" w:sz="0" w:space="0" w:color="auto"/>
          </w:divBdr>
        </w:div>
        <w:div w:id="1621522783">
          <w:marLeft w:val="640"/>
          <w:marRight w:val="0"/>
          <w:marTop w:val="0"/>
          <w:marBottom w:val="0"/>
          <w:divBdr>
            <w:top w:val="none" w:sz="0" w:space="0" w:color="auto"/>
            <w:left w:val="none" w:sz="0" w:space="0" w:color="auto"/>
            <w:bottom w:val="none" w:sz="0" w:space="0" w:color="auto"/>
            <w:right w:val="none" w:sz="0" w:space="0" w:color="auto"/>
          </w:divBdr>
        </w:div>
        <w:div w:id="1674802135">
          <w:marLeft w:val="640"/>
          <w:marRight w:val="0"/>
          <w:marTop w:val="0"/>
          <w:marBottom w:val="0"/>
          <w:divBdr>
            <w:top w:val="none" w:sz="0" w:space="0" w:color="auto"/>
            <w:left w:val="none" w:sz="0" w:space="0" w:color="auto"/>
            <w:bottom w:val="none" w:sz="0" w:space="0" w:color="auto"/>
            <w:right w:val="none" w:sz="0" w:space="0" w:color="auto"/>
          </w:divBdr>
        </w:div>
        <w:div w:id="588537200">
          <w:marLeft w:val="640"/>
          <w:marRight w:val="0"/>
          <w:marTop w:val="0"/>
          <w:marBottom w:val="0"/>
          <w:divBdr>
            <w:top w:val="none" w:sz="0" w:space="0" w:color="auto"/>
            <w:left w:val="none" w:sz="0" w:space="0" w:color="auto"/>
            <w:bottom w:val="none" w:sz="0" w:space="0" w:color="auto"/>
            <w:right w:val="none" w:sz="0" w:space="0" w:color="auto"/>
          </w:divBdr>
        </w:div>
        <w:div w:id="11105695">
          <w:marLeft w:val="640"/>
          <w:marRight w:val="0"/>
          <w:marTop w:val="0"/>
          <w:marBottom w:val="0"/>
          <w:divBdr>
            <w:top w:val="none" w:sz="0" w:space="0" w:color="auto"/>
            <w:left w:val="none" w:sz="0" w:space="0" w:color="auto"/>
            <w:bottom w:val="none" w:sz="0" w:space="0" w:color="auto"/>
            <w:right w:val="none" w:sz="0" w:space="0" w:color="auto"/>
          </w:divBdr>
        </w:div>
        <w:div w:id="1280144797">
          <w:marLeft w:val="640"/>
          <w:marRight w:val="0"/>
          <w:marTop w:val="0"/>
          <w:marBottom w:val="0"/>
          <w:divBdr>
            <w:top w:val="none" w:sz="0" w:space="0" w:color="auto"/>
            <w:left w:val="none" w:sz="0" w:space="0" w:color="auto"/>
            <w:bottom w:val="none" w:sz="0" w:space="0" w:color="auto"/>
            <w:right w:val="none" w:sz="0" w:space="0" w:color="auto"/>
          </w:divBdr>
        </w:div>
        <w:div w:id="1414276386">
          <w:marLeft w:val="640"/>
          <w:marRight w:val="0"/>
          <w:marTop w:val="0"/>
          <w:marBottom w:val="0"/>
          <w:divBdr>
            <w:top w:val="none" w:sz="0" w:space="0" w:color="auto"/>
            <w:left w:val="none" w:sz="0" w:space="0" w:color="auto"/>
            <w:bottom w:val="none" w:sz="0" w:space="0" w:color="auto"/>
            <w:right w:val="none" w:sz="0" w:space="0" w:color="auto"/>
          </w:divBdr>
        </w:div>
        <w:div w:id="393698336">
          <w:marLeft w:val="640"/>
          <w:marRight w:val="0"/>
          <w:marTop w:val="0"/>
          <w:marBottom w:val="0"/>
          <w:divBdr>
            <w:top w:val="none" w:sz="0" w:space="0" w:color="auto"/>
            <w:left w:val="none" w:sz="0" w:space="0" w:color="auto"/>
            <w:bottom w:val="none" w:sz="0" w:space="0" w:color="auto"/>
            <w:right w:val="none" w:sz="0" w:space="0" w:color="auto"/>
          </w:divBdr>
        </w:div>
        <w:div w:id="1249802732">
          <w:marLeft w:val="640"/>
          <w:marRight w:val="0"/>
          <w:marTop w:val="0"/>
          <w:marBottom w:val="0"/>
          <w:divBdr>
            <w:top w:val="none" w:sz="0" w:space="0" w:color="auto"/>
            <w:left w:val="none" w:sz="0" w:space="0" w:color="auto"/>
            <w:bottom w:val="none" w:sz="0" w:space="0" w:color="auto"/>
            <w:right w:val="none" w:sz="0" w:space="0" w:color="auto"/>
          </w:divBdr>
        </w:div>
        <w:div w:id="776830232">
          <w:marLeft w:val="640"/>
          <w:marRight w:val="0"/>
          <w:marTop w:val="0"/>
          <w:marBottom w:val="0"/>
          <w:divBdr>
            <w:top w:val="none" w:sz="0" w:space="0" w:color="auto"/>
            <w:left w:val="none" w:sz="0" w:space="0" w:color="auto"/>
            <w:bottom w:val="none" w:sz="0" w:space="0" w:color="auto"/>
            <w:right w:val="none" w:sz="0" w:space="0" w:color="auto"/>
          </w:divBdr>
        </w:div>
        <w:div w:id="2038507739">
          <w:marLeft w:val="640"/>
          <w:marRight w:val="0"/>
          <w:marTop w:val="0"/>
          <w:marBottom w:val="0"/>
          <w:divBdr>
            <w:top w:val="none" w:sz="0" w:space="0" w:color="auto"/>
            <w:left w:val="none" w:sz="0" w:space="0" w:color="auto"/>
            <w:bottom w:val="none" w:sz="0" w:space="0" w:color="auto"/>
            <w:right w:val="none" w:sz="0" w:space="0" w:color="auto"/>
          </w:divBdr>
        </w:div>
        <w:div w:id="268044881">
          <w:marLeft w:val="640"/>
          <w:marRight w:val="0"/>
          <w:marTop w:val="0"/>
          <w:marBottom w:val="0"/>
          <w:divBdr>
            <w:top w:val="none" w:sz="0" w:space="0" w:color="auto"/>
            <w:left w:val="none" w:sz="0" w:space="0" w:color="auto"/>
            <w:bottom w:val="none" w:sz="0" w:space="0" w:color="auto"/>
            <w:right w:val="none" w:sz="0" w:space="0" w:color="auto"/>
          </w:divBdr>
        </w:div>
        <w:div w:id="468788685">
          <w:marLeft w:val="640"/>
          <w:marRight w:val="0"/>
          <w:marTop w:val="0"/>
          <w:marBottom w:val="0"/>
          <w:divBdr>
            <w:top w:val="none" w:sz="0" w:space="0" w:color="auto"/>
            <w:left w:val="none" w:sz="0" w:space="0" w:color="auto"/>
            <w:bottom w:val="none" w:sz="0" w:space="0" w:color="auto"/>
            <w:right w:val="none" w:sz="0" w:space="0" w:color="auto"/>
          </w:divBdr>
        </w:div>
        <w:div w:id="115301213">
          <w:marLeft w:val="640"/>
          <w:marRight w:val="0"/>
          <w:marTop w:val="0"/>
          <w:marBottom w:val="0"/>
          <w:divBdr>
            <w:top w:val="none" w:sz="0" w:space="0" w:color="auto"/>
            <w:left w:val="none" w:sz="0" w:space="0" w:color="auto"/>
            <w:bottom w:val="none" w:sz="0" w:space="0" w:color="auto"/>
            <w:right w:val="none" w:sz="0" w:space="0" w:color="auto"/>
          </w:divBdr>
        </w:div>
        <w:div w:id="863830170">
          <w:marLeft w:val="640"/>
          <w:marRight w:val="0"/>
          <w:marTop w:val="0"/>
          <w:marBottom w:val="0"/>
          <w:divBdr>
            <w:top w:val="none" w:sz="0" w:space="0" w:color="auto"/>
            <w:left w:val="none" w:sz="0" w:space="0" w:color="auto"/>
            <w:bottom w:val="none" w:sz="0" w:space="0" w:color="auto"/>
            <w:right w:val="none" w:sz="0" w:space="0" w:color="auto"/>
          </w:divBdr>
        </w:div>
        <w:div w:id="1239438884">
          <w:marLeft w:val="640"/>
          <w:marRight w:val="0"/>
          <w:marTop w:val="0"/>
          <w:marBottom w:val="0"/>
          <w:divBdr>
            <w:top w:val="none" w:sz="0" w:space="0" w:color="auto"/>
            <w:left w:val="none" w:sz="0" w:space="0" w:color="auto"/>
            <w:bottom w:val="none" w:sz="0" w:space="0" w:color="auto"/>
            <w:right w:val="none" w:sz="0" w:space="0" w:color="auto"/>
          </w:divBdr>
        </w:div>
        <w:div w:id="1206529436">
          <w:marLeft w:val="640"/>
          <w:marRight w:val="0"/>
          <w:marTop w:val="0"/>
          <w:marBottom w:val="0"/>
          <w:divBdr>
            <w:top w:val="none" w:sz="0" w:space="0" w:color="auto"/>
            <w:left w:val="none" w:sz="0" w:space="0" w:color="auto"/>
            <w:bottom w:val="none" w:sz="0" w:space="0" w:color="auto"/>
            <w:right w:val="none" w:sz="0" w:space="0" w:color="auto"/>
          </w:divBdr>
        </w:div>
        <w:div w:id="355040335">
          <w:marLeft w:val="640"/>
          <w:marRight w:val="0"/>
          <w:marTop w:val="0"/>
          <w:marBottom w:val="0"/>
          <w:divBdr>
            <w:top w:val="none" w:sz="0" w:space="0" w:color="auto"/>
            <w:left w:val="none" w:sz="0" w:space="0" w:color="auto"/>
            <w:bottom w:val="none" w:sz="0" w:space="0" w:color="auto"/>
            <w:right w:val="none" w:sz="0" w:space="0" w:color="auto"/>
          </w:divBdr>
        </w:div>
        <w:div w:id="1871213211">
          <w:marLeft w:val="640"/>
          <w:marRight w:val="0"/>
          <w:marTop w:val="0"/>
          <w:marBottom w:val="0"/>
          <w:divBdr>
            <w:top w:val="none" w:sz="0" w:space="0" w:color="auto"/>
            <w:left w:val="none" w:sz="0" w:space="0" w:color="auto"/>
            <w:bottom w:val="none" w:sz="0" w:space="0" w:color="auto"/>
            <w:right w:val="none" w:sz="0" w:space="0" w:color="auto"/>
          </w:divBdr>
        </w:div>
        <w:div w:id="2121601792">
          <w:marLeft w:val="640"/>
          <w:marRight w:val="0"/>
          <w:marTop w:val="0"/>
          <w:marBottom w:val="0"/>
          <w:divBdr>
            <w:top w:val="none" w:sz="0" w:space="0" w:color="auto"/>
            <w:left w:val="none" w:sz="0" w:space="0" w:color="auto"/>
            <w:bottom w:val="none" w:sz="0" w:space="0" w:color="auto"/>
            <w:right w:val="none" w:sz="0" w:space="0" w:color="auto"/>
          </w:divBdr>
        </w:div>
        <w:div w:id="428504910">
          <w:marLeft w:val="640"/>
          <w:marRight w:val="0"/>
          <w:marTop w:val="0"/>
          <w:marBottom w:val="0"/>
          <w:divBdr>
            <w:top w:val="none" w:sz="0" w:space="0" w:color="auto"/>
            <w:left w:val="none" w:sz="0" w:space="0" w:color="auto"/>
            <w:bottom w:val="none" w:sz="0" w:space="0" w:color="auto"/>
            <w:right w:val="none" w:sz="0" w:space="0" w:color="auto"/>
          </w:divBdr>
        </w:div>
      </w:divsChild>
    </w:div>
    <w:div w:id="1167986293">
      <w:marLeft w:val="0"/>
      <w:marRight w:val="0"/>
      <w:marTop w:val="0"/>
      <w:marBottom w:val="0"/>
      <w:divBdr>
        <w:top w:val="none" w:sz="0" w:space="0" w:color="auto"/>
        <w:left w:val="none" w:sz="0" w:space="0" w:color="auto"/>
        <w:bottom w:val="none" w:sz="0" w:space="0" w:color="auto"/>
        <w:right w:val="none" w:sz="0" w:space="0" w:color="auto"/>
      </w:divBdr>
    </w:div>
    <w:div w:id="1170172032">
      <w:bodyDiv w:val="1"/>
      <w:marLeft w:val="0"/>
      <w:marRight w:val="0"/>
      <w:marTop w:val="0"/>
      <w:marBottom w:val="0"/>
      <w:divBdr>
        <w:top w:val="none" w:sz="0" w:space="0" w:color="auto"/>
        <w:left w:val="none" w:sz="0" w:space="0" w:color="auto"/>
        <w:bottom w:val="none" w:sz="0" w:space="0" w:color="auto"/>
        <w:right w:val="none" w:sz="0" w:space="0" w:color="auto"/>
      </w:divBdr>
      <w:divsChild>
        <w:div w:id="1459838139">
          <w:marLeft w:val="640"/>
          <w:marRight w:val="0"/>
          <w:marTop w:val="0"/>
          <w:marBottom w:val="0"/>
          <w:divBdr>
            <w:top w:val="none" w:sz="0" w:space="0" w:color="auto"/>
            <w:left w:val="none" w:sz="0" w:space="0" w:color="auto"/>
            <w:bottom w:val="none" w:sz="0" w:space="0" w:color="auto"/>
            <w:right w:val="none" w:sz="0" w:space="0" w:color="auto"/>
          </w:divBdr>
        </w:div>
        <w:div w:id="760641047">
          <w:marLeft w:val="640"/>
          <w:marRight w:val="0"/>
          <w:marTop w:val="0"/>
          <w:marBottom w:val="0"/>
          <w:divBdr>
            <w:top w:val="none" w:sz="0" w:space="0" w:color="auto"/>
            <w:left w:val="none" w:sz="0" w:space="0" w:color="auto"/>
            <w:bottom w:val="none" w:sz="0" w:space="0" w:color="auto"/>
            <w:right w:val="none" w:sz="0" w:space="0" w:color="auto"/>
          </w:divBdr>
        </w:div>
        <w:div w:id="107503987">
          <w:marLeft w:val="640"/>
          <w:marRight w:val="0"/>
          <w:marTop w:val="0"/>
          <w:marBottom w:val="0"/>
          <w:divBdr>
            <w:top w:val="none" w:sz="0" w:space="0" w:color="auto"/>
            <w:left w:val="none" w:sz="0" w:space="0" w:color="auto"/>
            <w:bottom w:val="none" w:sz="0" w:space="0" w:color="auto"/>
            <w:right w:val="none" w:sz="0" w:space="0" w:color="auto"/>
          </w:divBdr>
        </w:div>
        <w:div w:id="762071758">
          <w:marLeft w:val="640"/>
          <w:marRight w:val="0"/>
          <w:marTop w:val="0"/>
          <w:marBottom w:val="0"/>
          <w:divBdr>
            <w:top w:val="none" w:sz="0" w:space="0" w:color="auto"/>
            <w:left w:val="none" w:sz="0" w:space="0" w:color="auto"/>
            <w:bottom w:val="none" w:sz="0" w:space="0" w:color="auto"/>
            <w:right w:val="none" w:sz="0" w:space="0" w:color="auto"/>
          </w:divBdr>
        </w:div>
        <w:div w:id="582877419">
          <w:marLeft w:val="640"/>
          <w:marRight w:val="0"/>
          <w:marTop w:val="0"/>
          <w:marBottom w:val="0"/>
          <w:divBdr>
            <w:top w:val="none" w:sz="0" w:space="0" w:color="auto"/>
            <w:left w:val="none" w:sz="0" w:space="0" w:color="auto"/>
            <w:bottom w:val="none" w:sz="0" w:space="0" w:color="auto"/>
            <w:right w:val="none" w:sz="0" w:space="0" w:color="auto"/>
          </w:divBdr>
        </w:div>
        <w:div w:id="608008399">
          <w:marLeft w:val="640"/>
          <w:marRight w:val="0"/>
          <w:marTop w:val="0"/>
          <w:marBottom w:val="0"/>
          <w:divBdr>
            <w:top w:val="none" w:sz="0" w:space="0" w:color="auto"/>
            <w:left w:val="none" w:sz="0" w:space="0" w:color="auto"/>
            <w:bottom w:val="none" w:sz="0" w:space="0" w:color="auto"/>
            <w:right w:val="none" w:sz="0" w:space="0" w:color="auto"/>
          </w:divBdr>
        </w:div>
        <w:div w:id="1126239832">
          <w:marLeft w:val="640"/>
          <w:marRight w:val="0"/>
          <w:marTop w:val="0"/>
          <w:marBottom w:val="0"/>
          <w:divBdr>
            <w:top w:val="none" w:sz="0" w:space="0" w:color="auto"/>
            <w:left w:val="none" w:sz="0" w:space="0" w:color="auto"/>
            <w:bottom w:val="none" w:sz="0" w:space="0" w:color="auto"/>
            <w:right w:val="none" w:sz="0" w:space="0" w:color="auto"/>
          </w:divBdr>
        </w:div>
        <w:div w:id="1640723691">
          <w:marLeft w:val="640"/>
          <w:marRight w:val="0"/>
          <w:marTop w:val="0"/>
          <w:marBottom w:val="0"/>
          <w:divBdr>
            <w:top w:val="none" w:sz="0" w:space="0" w:color="auto"/>
            <w:left w:val="none" w:sz="0" w:space="0" w:color="auto"/>
            <w:bottom w:val="none" w:sz="0" w:space="0" w:color="auto"/>
            <w:right w:val="none" w:sz="0" w:space="0" w:color="auto"/>
          </w:divBdr>
        </w:div>
        <w:div w:id="769349120">
          <w:marLeft w:val="640"/>
          <w:marRight w:val="0"/>
          <w:marTop w:val="0"/>
          <w:marBottom w:val="0"/>
          <w:divBdr>
            <w:top w:val="none" w:sz="0" w:space="0" w:color="auto"/>
            <w:left w:val="none" w:sz="0" w:space="0" w:color="auto"/>
            <w:bottom w:val="none" w:sz="0" w:space="0" w:color="auto"/>
            <w:right w:val="none" w:sz="0" w:space="0" w:color="auto"/>
          </w:divBdr>
        </w:div>
        <w:div w:id="735707571">
          <w:marLeft w:val="640"/>
          <w:marRight w:val="0"/>
          <w:marTop w:val="0"/>
          <w:marBottom w:val="0"/>
          <w:divBdr>
            <w:top w:val="none" w:sz="0" w:space="0" w:color="auto"/>
            <w:left w:val="none" w:sz="0" w:space="0" w:color="auto"/>
            <w:bottom w:val="none" w:sz="0" w:space="0" w:color="auto"/>
            <w:right w:val="none" w:sz="0" w:space="0" w:color="auto"/>
          </w:divBdr>
        </w:div>
        <w:div w:id="441918892">
          <w:marLeft w:val="640"/>
          <w:marRight w:val="0"/>
          <w:marTop w:val="0"/>
          <w:marBottom w:val="0"/>
          <w:divBdr>
            <w:top w:val="none" w:sz="0" w:space="0" w:color="auto"/>
            <w:left w:val="none" w:sz="0" w:space="0" w:color="auto"/>
            <w:bottom w:val="none" w:sz="0" w:space="0" w:color="auto"/>
            <w:right w:val="none" w:sz="0" w:space="0" w:color="auto"/>
          </w:divBdr>
        </w:div>
        <w:div w:id="19479693">
          <w:marLeft w:val="640"/>
          <w:marRight w:val="0"/>
          <w:marTop w:val="0"/>
          <w:marBottom w:val="0"/>
          <w:divBdr>
            <w:top w:val="none" w:sz="0" w:space="0" w:color="auto"/>
            <w:left w:val="none" w:sz="0" w:space="0" w:color="auto"/>
            <w:bottom w:val="none" w:sz="0" w:space="0" w:color="auto"/>
            <w:right w:val="none" w:sz="0" w:space="0" w:color="auto"/>
          </w:divBdr>
        </w:div>
        <w:div w:id="1903296923">
          <w:marLeft w:val="640"/>
          <w:marRight w:val="0"/>
          <w:marTop w:val="0"/>
          <w:marBottom w:val="0"/>
          <w:divBdr>
            <w:top w:val="none" w:sz="0" w:space="0" w:color="auto"/>
            <w:left w:val="none" w:sz="0" w:space="0" w:color="auto"/>
            <w:bottom w:val="none" w:sz="0" w:space="0" w:color="auto"/>
            <w:right w:val="none" w:sz="0" w:space="0" w:color="auto"/>
          </w:divBdr>
        </w:div>
        <w:div w:id="343364531">
          <w:marLeft w:val="640"/>
          <w:marRight w:val="0"/>
          <w:marTop w:val="0"/>
          <w:marBottom w:val="0"/>
          <w:divBdr>
            <w:top w:val="none" w:sz="0" w:space="0" w:color="auto"/>
            <w:left w:val="none" w:sz="0" w:space="0" w:color="auto"/>
            <w:bottom w:val="none" w:sz="0" w:space="0" w:color="auto"/>
            <w:right w:val="none" w:sz="0" w:space="0" w:color="auto"/>
          </w:divBdr>
        </w:div>
        <w:div w:id="85425740">
          <w:marLeft w:val="640"/>
          <w:marRight w:val="0"/>
          <w:marTop w:val="0"/>
          <w:marBottom w:val="0"/>
          <w:divBdr>
            <w:top w:val="none" w:sz="0" w:space="0" w:color="auto"/>
            <w:left w:val="none" w:sz="0" w:space="0" w:color="auto"/>
            <w:bottom w:val="none" w:sz="0" w:space="0" w:color="auto"/>
            <w:right w:val="none" w:sz="0" w:space="0" w:color="auto"/>
          </w:divBdr>
        </w:div>
        <w:div w:id="2133012859">
          <w:marLeft w:val="640"/>
          <w:marRight w:val="0"/>
          <w:marTop w:val="0"/>
          <w:marBottom w:val="0"/>
          <w:divBdr>
            <w:top w:val="none" w:sz="0" w:space="0" w:color="auto"/>
            <w:left w:val="none" w:sz="0" w:space="0" w:color="auto"/>
            <w:bottom w:val="none" w:sz="0" w:space="0" w:color="auto"/>
            <w:right w:val="none" w:sz="0" w:space="0" w:color="auto"/>
          </w:divBdr>
        </w:div>
        <w:div w:id="890195575">
          <w:marLeft w:val="640"/>
          <w:marRight w:val="0"/>
          <w:marTop w:val="0"/>
          <w:marBottom w:val="0"/>
          <w:divBdr>
            <w:top w:val="none" w:sz="0" w:space="0" w:color="auto"/>
            <w:left w:val="none" w:sz="0" w:space="0" w:color="auto"/>
            <w:bottom w:val="none" w:sz="0" w:space="0" w:color="auto"/>
            <w:right w:val="none" w:sz="0" w:space="0" w:color="auto"/>
          </w:divBdr>
        </w:div>
        <w:div w:id="1058363125">
          <w:marLeft w:val="640"/>
          <w:marRight w:val="0"/>
          <w:marTop w:val="0"/>
          <w:marBottom w:val="0"/>
          <w:divBdr>
            <w:top w:val="none" w:sz="0" w:space="0" w:color="auto"/>
            <w:left w:val="none" w:sz="0" w:space="0" w:color="auto"/>
            <w:bottom w:val="none" w:sz="0" w:space="0" w:color="auto"/>
            <w:right w:val="none" w:sz="0" w:space="0" w:color="auto"/>
          </w:divBdr>
        </w:div>
        <w:div w:id="1992172504">
          <w:marLeft w:val="640"/>
          <w:marRight w:val="0"/>
          <w:marTop w:val="0"/>
          <w:marBottom w:val="0"/>
          <w:divBdr>
            <w:top w:val="none" w:sz="0" w:space="0" w:color="auto"/>
            <w:left w:val="none" w:sz="0" w:space="0" w:color="auto"/>
            <w:bottom w:val="none" w:sz="0" w:space="0" w:color="auto"/>
            <w:right w:val="none" w:sz="0" w:space="0" w:color="auto"/>
          </w:divBdr>
        </w:div>
        <w:div w:id="1010184691">
          <w:marLeft w:val="640"/>
          <w:marRight w:val="0"/>
          <w:marTop w:val="0"/>
          <w:marBottom w:val="0"/>
          <w:divBdr>
            <w:top w:val="none" w:sz="0" w:space="0" w:color="auto"/>
            <w:left w:val="none" w:sz="0" w:space="0" w:color="auto"/>
            <w:bottom w:val="none" w:sz="0" w:space="0" w:color="auto"/>
            <w:right w:val="none" w:sz="0" w:space="0" w:color="auto"/>
          </w:divBdr>
        </w:div>
        <w:div w:id="869491956">
          <w:marLeft w:val="640"/>
          <w:marRight w:val="0"/>
          <w:marTop w:val="0"/>
          <w:marBottom w:val="0"/>
          <w:divBdr>
            <w:top w:val="none" w:sz="0" w:space="0" w:color="auto"/>
            <w:left w:val="none" w:sz="0" w:space="0" w:color="auto"/>
            <w:bottom w:val="none" w:sz="0" w:space="0" w:color="auto"/>
            <w:right w:val="none" w:sz="0" w:space="0" w:color="auto"/>
          </w:divBdr>
        </w:div>
        <w:div w:id="432407340">
          <w:marLeft w:val="640"/>
          <w:marRight w:val="0"/>
          <w:marTop w:val="0"/>
          <w:marBottom w:val="0"/>
          <w:divBdr>
            <w:top w:val="none" w:sz="0" w:space="0" w:color="auto"/>
            <w:left w:val="none" w:sz="0" w:space="0" w:color="auto"/>
            <w:bottom w:val="none" w:sz="0" w:space="0" w:color="auto"/>
            <w:right w:val="none" w:sz="0" w:space="0" w:color="auto"/>
          </w:divBdr>
        </w:div>
        <w:div w:id="402025554">
          <w:marLeft w:val="640"/>
          <w:marRight w:val="0"/>
          <w:marTop w:val="0"/>
          <w:marBottom w:val="0"/>
          <w:divBdr>
            <w:top w:val="none" w:sz="0" w:space="0" w:color="auto"/>
            <w:left w:val="none" w:sz="0" w:space="0" w:color="auto"/>
            <w:bottom w:val="none" w:sz="0" w:space="0" w:color="auto"/>
            <w:right w:val="none" w:sz="0" w:space="0" w:color="auto"/>
          </w:divBdr>
        </w:div>
        <w:div w:id="49884165">
          <w:marLeft w:val="640"/>
          <w:marRight w:val="0"/>
          <w:marTop w:val="0"/>
          <w:marBottom w:val="0"/>
          <w:divBdr>
            <w:top w:val="none" w:sz="0" w:space="0" w:color="auto"/>
            <w:left w:val="none" w:sz="0" w:space="0" w:color="auto"/>
            <w:bottom w:val="none" w:sz="0" w:space="0" w:color="auto"/>
            <w:right w:val="none" w:sz="0" w:space="0" w:color="auto"/>
          </w:divBdr>
        </w:div>
        <w:div w:id="1396859910">
          <w:marLeft w:val="640"/>
          <w:marRight w:val="0"/>
          <w:marTop w:val="0"/>
          <w:marBottom w:val="0"/>
          <w:divBdr>
            <w:top w:val="none" w:sz="0" w:space="0" w:color="auto"/>
            <w:left w:val="none" w:sz="0" w:space="0" w:color="auto"/>
            <w:bottom w:val="none" w:sz="0" w:space="0" w:color="auto"/>
            <w:right w:val="none" w:sz="0" w:space="0" w:color="auto"/>
          </w:divBdr>
        </w:div>
        <w:div w:id="1391882397">
          <w:marLeft w:val="640"/>
          <w:marRight w:val="0"/>
          <w:marTop w:val="0"/>
          <w:marBottom w:val="0"/>
          <w:divBdr>
            <w:top w:val="none" w:sz="0" w:space="0" w:color="auto"/>
            <w:left w:val="none" w:sz="0" w:space="0" w:color="auto"/>
            <w:bottom w:val="none" w:sz="0" w:space="0" w:color="auto"/>
            <w:right w:val="none" w:sz="0" w:space="0" w:color="auto"/>
          </w:divBdr>
        </w:div>
        <w:div w:id="114905539">
          <w:marLeft w:val="640"/>
          <w:marRight w:val="0"/>
          <w:marTop w:val="0"/>
          <w:marBottom w:val="0"/>
          <w:divBdr>
            <w:top w:val="none" w:sz="0" w:space="0" w:color="auto"/>
            <w:left w:val="none" w:sz="0" w:space="0" w:color="auto"/>
            <w:bottom w:val="none" w:sz="0" w:space="0" w:color="auto"/>
            <w:right w:val="none" w:sz="0" w:space="0" w:color="auto"/>
          </w:divBdr>
        </w:div>
        <w:div w:id="328945793">
          <w:marLeft w:val="640"/>
          <w:marRight w:val="0"/>
          <w:marTop w:val="0"/>
          <w:marBottom w:val="0"/>
          <w:divBdr>
            <w:top w:val="none" w:sz="0" w:space="0" w:color="auto"/>
            <w:left w:val="none" w:sz="0" w:space="0" w:color="auto"/>
            <w:bottom w:val="none" w:sz="0" w:space="0" w:color="auto"/>
            <w:right w:val="none" w:sz="0" w:space="0" w:color="auto"/>
          </w:divBdr>
        </w:div>
        <w:div w:id="992834325">
          <w:marLeft w:val="640"/>
          <w:marRight w:val="0"/>
          <w:marTop w:val="0"/>
          <w:marBottom w:val="0"/>
          <w:divBdr>
            <w:top w:val="none" w:sz="0" w:space="0" w:color="auto"/>
            <w:left w:val="none" w:sz="0" w:space="0" w:color="auto"/>
            <w:bottom w:val="none" w:sz="0" w:space="0" w:color="auto"/>
            <w:right w:val="none" w:sz="0" w:space="0" w:color="auto"/>
          </w:divBdr>
        </w:div>
        <w:div w:id="54201279">
          <w:marLeft w:val="640"/>
          <w:marRight w:val="0"/>
          <w:marTop w:val="0"/>
          <w:marBottom w:val="0"/>
          <w:divBdr>
            <w:top w:val="none" w:sz="0" w:space="0" w:color="auto"/>
            <w:left w:val="none" w:sz="0" w:space="0" w:color="auto"/>
            <w:bottom w:val="none" w:sz="0" w:space="0" w:color="auto"/>
            <w:right w:val="none" w:sz="0" w:space="0" w:color="auto"/>
          </w:divBdr>
        </w:div>
        <w:div w:id="977535399">
          <w:marLeft w:val="640"/>
          <w:marRight w:val="0"/>
          <w:marTop w:val="0"/>
          <w:marBottom w:val="0"/>
          <w:divBdr>
            <w:top w:val="none" w:sz="0" w:space="0" w:color="auto"/>
            <w:left w:val="none" w:sz="0" w:space="0" w:color="auto"/>
            <w:bottom w:val="none" w:sz="0" w:space="0" w:color="auto"/>
            <w:right w:val="none" w:sz="0" w:space="0" w:color="auto"/>
          </w:divBdr>
        </w:div>
        <w:div w:id="1783652067">
          <w:marLeft w:val="640"/>
          <w:marRight w:val="0"/>
          <w:marTop w:val="0"/>
          <w:marBottom w:val="0"/>
          <w:divBdr>
            <w:top w:val="none" w:sz="0" w:space="0" w:color="auto"/>
            <w:left w:val="none" w:sz="0" w:space="0" w:color="auto"/>
            <w:bottom w:val="none" w:sz="0" w:space="0" w:color="auto"/>
            <w:right w:val="none" w:sz="0" w:space="0" w:color="auto"/>
          </w:divBdr>
        </w:div>
        <w:div w:id="1483424722">
          <w:marLeft w:val="640"/>
          <w:marRight w:val="0"/>
          <w:marTop w:val="0"/>
          <w:marBottom w:val="0"/>
          <w:divBdr>
            <w:top w:val="none" w:sz="0" w:space="0" w:color="auto"/>
            <w:left w:val="none" w:sz="0" w:space="0" w:color="auto"/>
            <w:bottom w:val="none" w:sz="0" w:space="0" w:color="auto"/>
            <w:right w:val="none" w:sz="0" w:space="0" w:color="auto"/>
          </w:divBdr>
        </w:div>
        <w:div w:id="506016488">
          <w:marLeft w:val="640"/>
          <w:marRight w:val="0"/>
          <w:marTop w:val="0"/>
          <w:marBottom w:val="0"/>
          <w:divBdr>
            <w:top w:val="none" w:sz="0" w:space="0" w:color="auto"/>
            <w:left w:val="none" w:sz="0" w:space="0" w:color="auto"/>
            <w:bottom w:val="none" w:sz="0" w:space="0" w:color="auto"/>
            <w:right w:val="none" w:sz="0" w:space="0" w:color="auto"/>
          </w:divBdr>
        </w:div>
        <w:div w:id="2034069141">
          <w:marLeft w:val="640"/>
          <w:marRight w:val="0"/>
          <w:marTop w:val="0"/>
          <w:marBottom w:val="0"/>
          <w:divBdr>
            <w:top w:val="none" w:sz="0" w:space="0" w:color="auto"/>
            <w:left w:val="none" w:sz="0" w:space="0" w:color="auto"/>
            <w:bottom w:val="none" w:sz="0" w:space="0" w:color="auto"/>
            <w:right w:val="none" w:sz="0" w:space="0" w:color="auto"/>
          </w:divBdr>
        </w:div>
        <w:div w:id="1817916816">
          <w:marLeft w:val="640"/>
          <w:marRight w:val="0"/>
          <w:marTop w:val="0"/>
          <w:marBottom w:val="0"/>
          <w:divBdr>
            <w:top w:val="none" w:sz="0" w:space="0" w:color="auto"/>
            <w:left w:val="none" w:sz="0" w:space="0" w:color="auto"/>
            <w:bottom w:val="none" w:sz="0" w:space="0" w:color="auto"/>
            <w:right w:val="none" w:sz="0" w:space="0" w:color="auto"/>
          </w:divBdr>
        </w:div>
        <w:div w:id="1080634557">
          <w:marLeft w:val="640"/>
          <w:marRight w:val="0"/>
          <w:marTop w:val="0"/>
          <w:marBottom w:val="0"/>
          <w:divBdr>
            <w:top w:val="none" w:sz="0" w:space="0" w:color="auto"/>
            <w:left w:val="none" w:sz="0" w:space="0" w:color="auto"/>
            <w:bottom w:val="none" w:sz="0" w:space="0" w:color="auto"/>
            <w:right w:val="none" w:sz="0" w:space="0" w:color="auto"/>
          </w:divBdr>
        </w:div>
        <w:div w:id="616834709">
          <w:marLeft w:val="640"/>
          <w:marRight w:val="0"/>
          <w:marTop w:val="0"/>
          <w:marBottom w:val="0"/>
          <w:divBdr>
            <w:top w:val="none" w:sz="0" w:space="0" w:color="auto"/>
            <w:left w:val="none" w:sz="0" w:space="0" w:color="auto"/>
            <w:bottom w:val="none" w:sz="0" w:space="0" w:color="auto"/>
            <w:right w:val="none" w:sz="0" w:space="0" w:color="auto"/>
          </w:divBdr>
        </w:div>
        <w:div w:id="238826676">
          <w:marLeft w:val="640"/>
          <w:marRight w:val="0"/>
          <w:marTop w:val="0"/>
          <w:marBottom w:val="0"/>
          <w:divBdr>
            <w:top w:val="none" w:sz="0" w:space="0" w:color="auto"/>
            <w:left w:val="none" w:sz="0" w:space="0" w:color="auto"/>
            <w:bottom w:val="none" w:sz="0" w:space="0" w:color="auto"/>
            <w:right w:val="none" w:sz="0" w:space="0" w:color="auto"/>
          </w:divBdr>
        </w:div>
        <w:div w:id="508833800">
          <w:marLeft w:val="640"/>
          <w:marRight w:val="0"/>
          <w:marTop w:val="0"/>
          <w:marBottom w:val="0"/>
          <w:divBdr>
            <w:top w:val="none" w:sz="0" w:space="0" w:color="auto"/>
            <w:left w:val="none" w:sz="0" w:space="0" w:color="auto"/>
            <w:bottom w:val="none" w:sz="0" w:space="0" w:color="auto"/>
            <w:right w:val="none" w:sz="0" w:space="0" w:color="auto"/>
          </w:divBdr>
        </w:div>
        <w:div w:id="602761437">
          <w:marLeft w:val="640"/>
          <w:marRight w:val="0"/>
          <w:marTop w:val="0"/>
          <w:marBottom w:val="0"/>
          <w:divBdr>
            <w:top w:val="none" w:sz="0" w:space="0" w:color="auto"/>
            <w:left w:val="none" w:sz="0" w:space="0" w:color="auto"/>
            <w:bottom w:val="none" w:sz="0" w:space="0" w:color="auto"/>
            <w:right w:val="none" w:sz="0" w:space="0" w:color="auto"/>
          </w:divBdr>
        </w:div>
        <w:div w:id="364330735">
          <w:marLeft w:val="640"/>
          <w:marRight w:val="0"/>
          <w:marTop w:val="0"/>
          <w:marBottom w:val="0"/>
          <w:divBdr>
            <w:top w:val="none" w:sz="0" w:space="0" w:color="auto"/>
            <w:left w:val="none" w:sz="0" w:space="0" w:color="auto"/>
            <w:bottom w:val="none" w:sz="0" w:space="0" w:color="auto"/>
            <w:right w:val="none" w:sz="0" w:space="0" w:color="auto"/>
          </w:divBdr>
        </w:div>
        <w:div w:id="590358585">
          <w:marLeft w:val="640"/>
          <w:marRight w:val="0"/>
          <w:marTop w:val="0"/>
          <w:marBottom w:val="0"/>
          <w:divBdr>
            <w:top w:val="none" w:sz="0" w:space="0" w:color="auto"/>
            <w:left w:val="none" w:sz="0" w:space="0" w:color="auto"/>
            <w:bottom w:val="none" w:sz="0" w:space="0" w:color="auto"/>
            <w:right w:val="none" w:sz="0" w:space="0" w:color="auto"/>
          </w:divBdr>
        </w:div>
        <w:div w:id="626010703">
          <w:marLeft w:val="640"/>
          <w:marRight w:val="0"/>
          <w:marTop w:val="0"/>
          <w:marBottom w:val="0"/>
          <w:divBdr>
            <w:top w:val="none" w:sz="0" w:space="0" w:color="auto"/>
            <w:left w:val="none" w:sz="0" w:space="0" w:color="auto"/>
            <w:bottom w:val="none" w:sz="0" w:space="0" w:color="auto"/>
            <w:right w:val="none" w:sz="0" w:space="0" w:color="auto"/>
          </w:divBdr>
        </w:div>
        <w:div w:id="1702516571">
          <w:marLeft w:val="640"/>
          <w:marRight w:val="0"/>
          <w:marTop w:val="0"/>
          <w:marBottom w:val="0"/>
          <w:divBdr>
            <w:top w:val="none" w:sz="0" w:space="0" w:color="auto"/>
            <w:left w:val="none" w:sz="0" w:space="0" w:color="auto"/>
            <w:bottom w:val="none" w:sz="0" w:space="0" w:color="auto"/>
            <w:right w:val="none" w:sz="0" w:space="0" w:color="auto"/>
          </w:divBdr>
        </w:div>
        <w:div w:id="1635987433">
          <w:marLeft w:val="640"/>
          <w:marRight w:val="0"/>
          <w:marTop w:val="0"/>
          <w:marBottom w:val="0"/>
          <w:divBdr>
            <w:top w:val="none" w:sz="0" w:space="0" w:color="auto"/>
            <w:left w:val="none" w:sz="0" w:space="0" w:color="auto"/>
            <w:bottom w:val="none" w:sz="0" w:space="0" w:color="auto"/>
            <w:right w:val="none" w:sz="0" w:space="0" w:color="auto"/>
          </w:divBdr>
        </w:div>
        <w:div w:id="76022165">
          <w:marLeft w:val="640"/>
          <w:marRight w:val="0"/>
          <w:marTop w:val="0"/>
          <w:marBottom w:val="0"/>
          <w:divBdr>
            <w:top w:val="none" w:sz="0" w:space="0" w:color="auto"/>
            <w:left w:val="none" w:sz="0" w:space="0" w:color="auto"/>
            <w:bottom w:val="none" w:sz="0" w:space="0" w:color="auto"/>
            <w:right w:val="none" w:sz="0" w:space="0" w:color="auto"/>
          </w:divBdr>
        </w:div>
        <w:div w:id="2060351244">
          <w:marLeft w:val="640"/>
          <w:marRight w:val="0"/>
          <w:marTop w:val="0"/>
          <w:marBottom w:val="0"/>
          <w:divBdr>
            <w:top w:val="none" w:sz="0" w:space="0" w:color="auto"/>
            <w:left w:val="none" w:sz="0" w:space="0" w:color="auto"/>
            <w:bottom w:val="none" w:sz="0" w:space="0" w:color="auto"/>
            <w:right w:val="none" w:sz="0" w:space="0" w:color="auto"/>
          </w:divBdr>
        </w:div>
      </w:divsChild>
    </w:div>
    <w:div w:id="1171603036">
      <w:bodyDiv w:val="1"/>
      <w:marLeft w:val="0"/>
      <w:marRight w:val="0"/>
      <w:marTop w:val="0"/>
      <w:marBottom w:val="0"/>
      <w:divBdr>
        <w:top w:val="none" w:sz="0" w:space="0" w:color="auto"/>
        <w:left w:val="none" w:sz="0" w:space="0" w:color="auto"/>
        <w:bottom w:val="none" w:sz="0" w:space="0" w:color="auto"/>
        <w:right w:val="none" w:sz="0" w:space="0" w:color="auto"/>
      </w:divBdr>
      <w:divsChild>
        <w:div w:id="1554074370">
          <w:marLeft w:val="640"/>
          <w:marRight w:val="0"/>
          <w:marTop w:val="0"/>
          <w:marBottom w:val="0"/>
          <w:divBdr>
            <w:top w:val="none" w:sz="0" w:space="0" w:color="auto"/>
            <w:left w:val="none" w:sz="0" w:space="0" w:color="auto"/>
            <w:bottom w:val="none" w:sz="0" w:space="0" w:color="auto"/>
            <w:right w:val="none" w:sz="0" w:space="0" w:color="auto"/>
          </w:divBdr>
        </w:div>
        <w:div w:id="936524564">
          <w:marLeft w:val="640"/>
          <w:marRight w:val="0"/>
          <w:marTop w:val="0"/>
          <w:marBottom w:val="0"/>
          <w:divBdr>
            <w:top w:val="none" w:sz="0" w:space="0" w:color="auto"/>
            <w:left w:val="none" w:sz="0" w:space="0" w:color="auto"/>
            <w:bottom w:val="none" w:sz="0" w:space="0" w:color="auto"/>
            <w:right w:val="none" w:sz="0" w:space="0" w:color="auto"/>
          </w:divBdr>
        </w:div>
        <w:div w:id="1685478006">
          <w:marLeft w:val="640"/>
          <w:marRight w:val="0"/>
          <w:marTop w:val="0"/>
          <w:marBottom w:val="0"/>
          <w:divBdr>
            <w:top w:val="none" w:sz="0" w:space="0" w:color="auto"/>
            <w:left w:val="none" w:sz="0" w:space="0" w:color="auto"/>
            <w:bottom w:val="none" w:sz="0" w:space="0" w:color="auto"/>
            <w:right w:val="none" w:sz="0" w:space="0" w:color="auto"/>
          </w:divBdr>
        </w:div>
        <w:div w:id="405341883">
          <w:marLeft w:val="640"/>
          <w:marRight w:val="0"/>
          <w:marTop w:val="0"/>
          <w:marBottom w:val="0"/>
          <w:divBdr>
            <w:top w:val="none" w:sz="0" w:space="0" w:color="auto"/>
            <w:left w:val="none" w:sz="0" w:space="0" w:color="auto"/>
            <w:bottom w:val="none" w:sz="0" w:space="0" w:color="auto"/>
            <w:right w:val="none" w:sz="0" w:space="0" w:color="auto"/>
          </w:divBdr>
        </w:div>
        <w:div w:id="432164373">
          <w:marLeft w:val="640"/>
          <w:marRight w:val="0"/>
          <w:marTop w:val="0"/>
          <w:marBottom w:val="0"/>
          <w:divBdr>
            <w:top w:val="none" w:sz="0" w:space="0" w:color="auto"/>
            <w:left w:val="none" w:sz="0" w:space="0" w:color="auto"/>
            <w:bottom w:val="none" w:sz="0" w:space="0" w:color="auto"/>
            <w:right w:val="none" w:sz="0" w:space="0" w:color="auto"/>
          </w:divBdr>
        </w:div>
        <w:div w:id="700663770">
          <w:marLeft w:val="640"/>
          <w:marRight w:val="0"/>
          <w:marTop w:val="0"/>
          <w:marBottom w:val="0"/>
          <w:divBdr>
            <w:top w:val="none" w:sz="0" w:space="0" w:color="auto"/>
            <w:left w:val="none" w:sz="0" w:space="0" w:color="auto"/>
            <w:bottom w:val="none" w:sz="0" w:space="0" w:color="auto"/>
            <w:right w:val="none" w:sz="0" w:space="0" w:color="auto"/>
          </w:divBdr>
        </w:div>
        <w:div w:id="239415106">
          <w:marLeft w:val="640"/>
          <w:marRight w:val="0"/>
          <w:marTop w:val="0"/>
          <w:marBottom w:val="0"/>
          <w:divBdr>
            <w:top w:val="none" w:sz="0" w:space="0" w:color="auto"/>
            <w:left w:val="none" w:sz="0" w:space="0" w:color="auto"/>
            <w:bottom w:val="none" w:sz="0" w:space="0" w:color="auto"/>
            <w:right w:val="none" w:sz="0" w:space="0" w:color="auto"/>
          </w:divBdr>
        </w:div>
        <w:div w:id="819687919">
          <w:marLeft w:val="640"/>
          <w:marRight w:val="0"/>
          <w:marTop w:val="0"/>
          <w:marBottom w:val="0"/>
          <w:divBdr>
            <w:top w:val="none" w:sz="0" w:space="0" w:color="auto"/>
            <w:left w:val="none" w:sz="0" w:space="0" w:color="auto"/>
            <w:bottom w:val="none" w:sz="0" w:space="0" w:color="auto"/>
            <w:right w:val="none" w:sz="0" w:space="0" w:color="auto"/>
          </w:divBdr>
        </w:div>
        <w:div w:id="175193767">
          <w:marLeft w:val="640"/>
          <w:marRight w:val="0"/>
          <w:marTop w:val="0"/>
          <w:marBottom w:val="0"/>
          <w:divBdr>
            <w:top w:val="none" w:sz="0" w:space="0" w:color="auto"/>
            <w:left w:val="none" w:sz="0" w:space="0" w:color="auto"/>
            <w:bottom w:val="none" w:sz="0" w:space="0" w:color="auto"/>
            <w:right w:val="none" w:sz="0" w:space="0" w:color="auto"/>
          </w:divBdr>
        </w:div>
        <w:div w:id="474643096">
          <w:marLeft w:val="640"/>
          <w:marRight w:val="0"/>
          <w:marTop w:val="0"/>
          <w:marBottom w:val="0"/>
          <w:divBdr>
            <w:top w:val="none" w:sz="0" w:space="0" w:color="auto"/>
            <w:left w:val="none" w:sz="0" w:space="0" w:color="auto"/>
            <w:bottom w:val="none" w:sz="0" w:space="0" w:color="auto"/>
            <w:right w:val="none" w:sz="0" w:space="0" w:color="auto"/>
          </w:divBdr>
        </w:div>
        <w:div w:id="1865436088">
          <w:marLeft w:val="640"/>
          <w:marRight w:val="0"/>
          <w:marTop w:val="0"/>
          <w:marBottom w:val="0"/>
          <w:divBdr>
            <w:top w:val="none" w:sz="0" w:space="0" w:color="auto"/>
            <w:left w:val="none" w:sz="0" w:space="0" w:color="auto"/>
            <w:bottom w:val="none" w:sz="0" w:space="0" w:color="auto"/>
            <w:right w:val="none" w:sz="0" w:space="0" w:color="auto"/>
          </w:divBdr>
        </w:div>
        <w:div w:id="1852599913">
          <w:marLeft w:val="640"/>
          <w:marRight w:val="0"/>
          <w:marTop w:val="0"/>
          <w:marBottom w:val="0"/>
          <w:divBdr>
            <w:top w:val="none" w:sz="0" w:space="0" w:color="auto"/>
            <w:left w:val="none" w:sz="0" w:space="0" w:color="auto"/>
            <w:bottom w:val="none" w:sz="0" w:space="0" w:color="auto"/>
            <w:right w:val="none" w:sz="0" w:space="0" w:color="auto"/>
          </w:divBdr>
        </w:div>
        <w:div w:id="2038774421">
          <w:marLeft w:val="640"/>
          <w:marRight w:val="0"/>
          <w:marTop w:val="0"/>
          <w:marBottom w:val="0"/>
          <w:divBdr>
            <w:top w:val="none" w:sz="0" w:space="0" w:color="auto"/>
            <w:left w:val="none" w:sz="0" w:space="0" w:color="auto"/>
            <w:bottom w:val="none" w:sz="0" w:space="0" w:color="auto"/>
            <w:right w:val="none" w:sz="0" w:space="0" w:color="auto"/>
          </w:divBdr>
        </w:div>
        <w:div w:id="1997569584">
          <w:marLeft w:val="640"/>
          <w:marRight w:val="0"/>
          <w:marTop w:val="0"/>
          <w:marBottom w:val="0"/>
          <w:divBdr>
            <w:top w:val="none" w:sz="0" w:space="0" w:color="auto"/>
            <w:left w:val="none" w:sz="0" w:space="0" w:color="auto"/>
            <w:bottom w:val="none" w:sz="0" w:space="0" w:color="auto"/>
            <w:right w:val="none" w:sz="0" w:space="0" w:color="auto"/>
          </w:divBdr>
        </w:div>
        <w:div w:id="1943564819">
          <w:marLeft w:val="640"/>
          <w:marRight w:val="0"/>
          <w:marTop w:val="0"/>
          <w:marBottom w:val="0"/>
          <w:divBdr>
            <w:top w:val="none" w:sz="0" w:space="0" w:color="auto"/>
            <w:left w:val="none" w:sz="0" w:space="0" w:color="auto"/>
            <w:bottom w:val="none" w:sz="0" w:space="0" w:color="auto"/>
            <w:right w:val="none" w:sz="0" w:space="0" w:color="auto"/>
          </w:divBdr>
        </w:div>
        <w:div w:id="1473911541">
          <w:marLeft w:val="640"/>
          <w:marRight w:val="0"/>
          <w:marTop w:val="0"/>
          <w:marBottom w:val="0"/>
          <w:divBdr>
            <w:top w:val="none" w:sz="0" w:space="0" w:color="auto"/>
            <w:left w:val="none" w:sz="0" w:space="0" w:color="auto"/>
            <w:bottom w:val="none" w:sz="0" w:space="0" w:color="auto"/>
            <w:right w:val="none" w:sz="0" w:space="0" w:color="auto"/>
          </w:divBdr>
        </w:div>
        <w:div w:id="1839996458">
          <w:marLeft w:val="640"/>
          <w:marRight w:val="0"/>
          <w:marTop w:val="0"/>
          <w:marBottom w:val="0"/>
          <w:divBdr>
            <w:top w:val="none" w:sz="0" w:space="0" w:color="auto"/>
            <w:left w:val="none" w:sz="0" w:space="0" w:color="auto"/>
            <w:bottom w:val="none" w:sz="0" w:space="0" w:color="auto"/>
            <w:right w:val="none" w:sz="0" w:space="0" w:color="auto"/>
          </w:divBdr>
        </w:div>
        <w:div w:id="536159674">
          <w:marLeft w:val="640"/>
          <w:marRight w:val="0"/>
          <w:marTop w:val="0"/>
          <w:marBottom w:val="0"/>
          <w:divBdr>
            <w:top w:val="none" w:sz="0" w:space="0" w:color="auto"/>
            <w:left w:val="none" w:sz="0" w:space="0" w:color="auto"/>
            <w:bottom w:val="none" w:sz="0" w:space="0" w:color="auto"/>
            <w:right w:val="none" w:sz="0" w:space="0" w:color="auto"/>
          </w:divBdr>
        </w:div>
        <w:div w:id="873151481">
          <w:marLeft w:val="640"/>
          <w:marRight w:val="0"/>
          <w:marTop w:val="0"/>
          <w:marBottom w:val="0"/>
          <w:divBdr>
            <w:top w:val="none" w:sz="0" w:space="0" w:color="auto"/>
            <w:left w:val="none" w:sz="0" w:space="0" w:color="auto"/>
            <w:bottom w:val="none" w:sz="0" w:space="0" w:color="auto"/>
            <w:right w:val="none" w:sz="0" w:space="0" w:color="auto"/>
          </w:divBdr>
        </w:div>
        <w:div w:id="687222765">
          <w:marLeft w:val="640"/>
          <w:marRight w:val="0"/>
          <w:marTop w:val="0"/>
          <w:marBottom w:val="0"/>
          <w:divBdr>
            <w:top w:val="none" w:sz="0" w:space="0" w:color="auto"/>
            <w:left w:val="none" w:sz="0" w:space="0" w:color="auto"/>
            <w:bottom w:val="none" w:sz="0" w:space="0" w:color="auto"/>
            <w:right w:val="none" w:sz="0" w:space="0" w:color="auto"/>
          </w:divBdr>
        </w:div>
        <w:div w:id="2040281401">
          <w:marLeft w:val="640"/>
          <w:marRight w:val="0"/>
          <w:marTop w:val="0"/>
          <w:marBottom w:val="0"/>
          <w:divBdr>
            <w:top w:val="none" w:sz="0" w:space="0" w:color="auto"/>
            <w:left w:val="none" w:sz="0" w:space="0" w:color="auto"/>
            <w:bottom w:val="none" w:sz="0" w:space="0" w:color="auto"/>
            <w:right w:val="none" w:sz="0" w:space="0" w:color="auto"/>
          </w:divBdr>
        </w:div>
        <w:div w:id="124198765">
          <w:marLeft w:val="640"/>
          <w:marRight w:val="0"/>
          <w:marTop w:val="0"/>
          <w:marBottom w:val="0"/>
          <w:divBdr>
            <w:top w:val="none" w:sz="0" w:space="0" w:color="auto"/>
            <w:left w:val="none" w:sz="0" w:space="0" w:color="auto"/>
            <w:bottom w:val="none" w:sz="0" w:space="0" w:color="auto"/>
            <w:right w:val="none" w:sz="0" w:space="0" w:color="auto"/>
          </w:divBdr>
        </w:div>
        <w:div w:id="1175268985">
          <w:marLeft w:val="640"/>
          <w:marRight w:val="0"/>
          <w:marTop w:val="0"/>
          <w:marBottom w:val="0"/>
          <w:divBdr>
            <w:top w:val="none" w:sz="0" w:space="0" w:color="auto"/>
            <w:left w:val="none" w:sz="0" w:space="0" w:color="auto"/>
            <w:bottom w:val="none" w:sz="0" w:space="0" w:color="auto"/>
            <w:right w:val="none" w:sz="0" w:space="0" w:color="auto"/>
          </w:divBdr>
        </w:div>
        <w:div w:id="684211374">
          <w:marLeft w:val="640"/>
          <w:marRight w:val="0"/>
          <w:marTop w:val="0"/>
          <w:marBottom w:val="0"/>
          <w:divBdr>
            <w:top w:val="none" w:sz="0" w:space="0" w:color="auto"/>
            <w:left w:val="none" w:sz="0" w:space="0" w:color="auto"/>
            <w:bottom w:val="none" w:sz="0" w:space="0" w:color="auto"/>
            <w:right w:val="none" w:sz="0" w:space="0" w:color="auto"/>
          </w:divBdr>
        </w:div>
        <w:div w:id="1876237253">
          <w:marLeft w:val="640"/>
          <w:marRight w:val="0"/>
          <w:marTop w:val="0"/>
          <w:marBottom w:val="0"/>
          <w:divBdr>
            <w:top w:val="none" w:sz="0" w:space="0" w:color="auto"/>
            <w:left w:val="none" w:sz="0" w:space="0" w:color="auto"/>
            <w:bottom w:val="none" w:sz="0" w:space="0" w:color="auto"/>
            <w:right w:val="none" w:sz="0" w:space="0" w:color="auto"/>
          </w:divBdr>
        </w:div>
        <w:div w:id="1136528655">
          <w:marLeft w:val="640"/>
          <w:marRight w:val="0"/>
          <w:marTop w:val="0"/>
          <w:marBottom w:val="0"/>
          <w:divBdr>
            <w:top w:val="none" w:sz="0" w:space="0" w:color="auto"/>
            <w:left w:val="none" w:sz="0" w:space="0" w:color="auto"/>
            <w:bottom w:val="none" w:sz="0" w:space="0" w:color="auto"/>
            <w:right w:val="none" w:sz="0" w:space="0" w:color="auto"/>
          </w:divBdr>
        </w:div>
        <w:div w:id="615143133">
          <w:marLeft w:val="640"/>
          <w:marRight w:val="0"/>
          <w:marTop w:val="0"/>
          <w:marBottom w:val="0"/>
          <w:divBdr>
            <w:top w:val="none" w:sz="0" w:space="0" w:color="auto"/>
            <w:left w:val="none" w:sz="0" w:space="0" w:color="auto"/>
            <w:bottom w:val="none" w:sz="0" w:space="0" w:color="auto"/>
            <w:right w:val="none" w:sz="0" w:space="0" w:color="auto"/>
          </w:divBdr>
        </w:div>
        <w:div w:id="1100567820">
          <w:marLeft w:val="640"/>
          <w:marRight w:val="0"/>
          <w:marTop w:val="0"/>
          <w:marBottom w:val="0"/>
          <w:divBdr>
            <w:top w:val="none" w:sz="0" w:space="0" w:color="auto"/>
            <w:left w:val="none" w:sz="0" w:space="0" w:color="auto"/>
            <w:bottom w:val="none" w:sz="0" w:space="0" w:color="auto"/>
            <w:right w:val="none" w:sz="0" w:space="0" w:color="auto"/>
          </w:divBdr>
        </w:div>
        <w:div w:id="740448695">
          <w:marLeft w:val="640"/>
          <w:marRight w:val="0"/>
          <w:marTop w:val="0"/>
          <w:marBottom w:val="0"/>
          <w:divBdr>
            <w:top w:val="none" w:sz="0" w:space="0" w:color="auto"/>
            <w:left w:val="none" w:sz="0" w:space="0" w:color="auto"/>
            <w:bottom w:val="none" w:sz="0" w:space="0" w:color="auto"/>
            <w:right w:val="none" w:sz="0" w:space="0" w:color="auto"/>
          </w:divBdr>
        </w:div>
        <w:div w:id="987905639">
          <w:marLeft w:val="640"/>
          <w:marRight w:val="0"/>
          <w:marTop w:val="0"/>
          <w:marBottom w:val="0"/>
          <w:divBdr>
            <w:top w:val="none" w:sz="0" w:space="0" w:color="auto"/>
            <w:left w:val="none" w:sz="0" w:space="0" w:color="auto"/>
            <w:bottom w:val="none" w:sz="0" w:space="0" w:color="auto"/>
            <w:right w:val="none" w:sz="0" w:space="0" w:color="auto"/>
          </w:divBdr>
        </w:div>
        <w:div w:id="581335895">
          <w:marLeft w:val="640"/>
          <w:marRight w:val="0"/>
          <w:marTop w:val="0"/>
          <w:marBottom w:val="0"/>
          <w:divBdr>
            <w:top w:val="none" w:sz="0" w:space="0" w:color="auto"/>
            <w:left w:val="none" w:sz="0" w:space="0" w:color="auto"/>
            <w:bottom w:val="none" w:sz="0" w:space="0" w:color="auto"/>
            <w:right w:val="none" w:sz="0" w:space="0" w:color="auto"/>
          </w:divBdr>
        </w:div>
        <w:div w:id="694229662">
          <w:marLeft w:val="640"/>
          <w:marRight w:val="0"/>
          <w:marTop w:val="0"/>
          <w:marBottom w:val="0"/>
          <w:divBdr>
            <w:top w:val="none" w:sz="0" w:space="0" w:color="auto"/>
            <w:left w:val="none" w:sz="0" w:space="0" w:color="auto"/>
            <w:bottom w:val="none" w:sz="0" w:space="0" w:color="auto"/>
            <w:right w:val="none" w:sz="0" w:space="0" w:color="auto"/>
          </w:divBdr>
        </w:div>
        <w:div w:id="108201775">
          <w:marLeft w:val="640"/>
          <w:marRight w:val="0"/>
          <w:marTop w:val="0"/>
          <w:marBottom w:val="0"/>
          <w:divBdr>
            <w:top w:val="none" w:sz="0" w:space="0" w:color="auto"/>
            <w:left w:val="none" w:sz="0" w:space="0" w:color="auto"/>
            <w:bottom w:val="none" w:sz="0" w:space="0" w:color="auto"/>
            <w:right w:val="none" w:sz="0" w:space="0" w:color="auto"/>
          </w:divBdr>
        </w:div>
        <w:div w:id="1281492473">
          <w:marLeft w:val="640"/>
          <w:marRight w:val="0"/>
          <w:marTop w:val="0"/>
          <w:marBottom w:val="0"/>
          <w:divBdr>
            <w:top w:val="none" w:sz="0" w:space="0" w:color="auto"/>
            <w:left w:val="none" w:sz="0" w:space="0" w:color="auto"/>
            <w:bottom w:val="none" w:sz="0" w:space="0" w:color="auto"/>
            <w:right w:val="none" w:sz="0" w:space="0" w:color="auto"/>
          </w:divBdr>
        </w:div>
        <w:div w:id="1743140273">
          <w:marLeft w:val="640"/>
          <w:marRight w:val="0"/>
          <w:marTop w:val="0"/>
          <w:marBottom w:val="0"/>
          <w:divBdr>
            <w:top w:val="none" w:sz="0" w:space="0" w:color="auto"/>
            <w:left w:val="none" w:sz="0" w:space="0" w:color="auto"/>
            <w:bottom w:val="none" w:sz="0" w:space="0" w:color="auto"/>
            <w:right w:val="none" w:sz="0" w:space="0" w:color="auto"/>
          </w:divBdr>
        </w:div>
        <w:div w:id="1543323426">
          <w:marLeft w:val="640"/>
          <w:marRight w:val="0"/>
          <w:marTop w:val="0"/>
          <w:marBottom w:val="0"/>
          <w:divBdr>
            <w:top w:val="none" w:sz="0" w:space="0" w:color="auto"/>
            <w:left w:val="none" w:sz="0" w:space="0" w:color="auto"/>
            <w:bottom w:val="none" w:sz="0" w:space="0" w:color="auto"/>
            <w:right w:val="none" w:sz="0" w:space="0" w:color="auto"/>
          </w:divBdr>
        </w:div>
        <w:div w:id="1867865594">
          <w:marLeft w:val="640"/>
          <w:marRight w:val="0"/>
          <w:marTop w:val="0"/>
          <w:marBottom w:val="0"/>
          <w:divBdr>
            <w:top w:val="none" w:sz="0" w:space="0" w:color="auto"/>
            <w:left w:val="none" w:sz="0" w:space="0" w:color="auto"/>
            <w:bottom w:val="none" w:sz="0" w:space="0" w:color="auto"/>
            <w:right w:val="none" w:sz="0" w:space="0" w:color="auto"/>
          </w:divBdr>
        </w:div>
        <w:div w:id="1391615825">
          <w:marLeft w:val="640"/>
          <w:marRight w:val="0"/>
          <w:marTop w:val="0"/>
          <w:marBottom w:val="0"/>
          <w:divBdr>
            <w:top w:val="none" w:sz="0" w:space="0" w:color="auto"/>
            <w:left w:val="none" w:sz="0" w:space="0" w:color="auto"/>
            <w:bottom w:val="none" w:sz="0" w:space="0" w:color="auto"/>
            <w:right w:val="none" w:sz="0" w:space="0" w:color="auto"/>
          </w:divBdr>
        </w:div>
        <w:div w:id="1681006059">
          <w:marLeft w:val="640"/>
          <w:marRight w:val="0"/>
          <w:marTop w:val="0"/>
          <w:marBottom w:val="0"/>
          <w:divBdr>
            <w:top w:val="none" w:sz="0" w:space="0" w:color="auto"/>
            <w:left w:val="none" w:sz="0" w:space="0" w:color="auto"/>
            <w:bottom w:val="none" w:sz="0" w:space="0" w:color="auto"/>
            <w:right w:val="none" w:sz="0" w:space="0" w:color="auto"/>
          </w:divBdr>
        </w:div>
        <w:div w:id="613054767">
          <w:marLeft w:val="640"/>
          <w:marRight w:val="0"/>
          <w:marTop w:val="0"/>
          <w:marBottom w:val="0"/>
          <w:divBdr>
            <w:top w:val="none" w:sz="0" w:space="0" w:color="auto"/>
            <w:left w:val="none" w:sz="0" w:space="0" w:color="auto"/>
            <w:bottom w:val="none" w:sz="0" w:space="0" w:color="auto"/>
            <w:right w:val="none" w:sz="0" w:space="0" w:color="auto"/>
          </w:divBdr>
        </w:div>
        <w:div w:id="1638948552">
          <w:marLeft w:val="640"/>
          <w:marRight w:val="0"/>
          <w:marTop w:val="0"/>
          <w:marBottom w:val="0"/>
          <w:divBdr>
            <w:top w:val="none" w:sz="0" w:space="0" w:color="auto"/>
            <w:left w:val="none" w:sz="0" w:space="0" w:color="auto"/>
            <w:bottom w:val="none" w:sz="0" w:space="0" w:color="auto"/>
            <w:right w:val="none" w:sz="0" w:space="0" w:color="auto"/>
          </w:divBdr>
        </w:div>
        <w:div w:id="132412592">
          <w:marLeft w:val="640"/>
          <w:marRight w:val="0"/>
          <w:marTop w:val="0"/>
          <w:marBottom w:val="0"/>
          <w:divBdr>
            <w:top w:val="none" w:sz="0" w:space="0" w:color="auto"/>
            <w:left w:val="none" w:sz="0" w:space="0" w:color="auto"/>
            <w:bottom w:val="none" w:sz="0" w:space="0" w:color="auto"/>
            <w:right w:val="none" w:sz="0" w:space="0" w:color="auto"/>
          </w:divBdr>
        </w:div>
        <w:div w:id="781455503">
          <w:marLeft w:val="640"/>
          <w:marRight w:val="0"/>
          <w:marTop w:val="0"/>
          <w:marBottom w:val="0"/>
          <w:divBdr>
            <w:top w:val="none" w:sz="0" w:space="0" w:color="auto"/>
            <w:left w:val="none" w:sz="0" w:space="0" w:color="auto"/>
            <w:bottom w:val="none" w:sz="0" w:space="0" w:color="auto"/>
            <w:right w:val="none" w:sz="0" w:space="0" w:color="auto"/>
          </w:divBdr>
        </w:div>
        <w:div w:id="944384649">
          <w:marLeft w:val="640"/>
          <w:marRight w:val="0"/>
          <w:marTop w:val="0"/>
          <w:marBottom w:val="0"/>
          <w:divBdr>
            <w:top w:val="none" w:sz="0" w:space="0" w:color="auto"/>
            <w:left w:val="none" w:sz="0" w:space="0" w:color="auto"/>
            <w:bottom w:val="none" w:sz="0" w:space="0" w:color="auto"/>
            <w:right w:val="none" w:sz="0" w:space="0" w:color="auto"/>
          </w:divBdr>
        </w:div>
        <w:div w:id="1891722802">
          <w:marLeft w:val="640"/>
          <w:marRight w:val="0"/>
          <w:marTop w:val="0"/>
          <w:marBottom w:val="0"/>
          <w:divBdr>
            <w:top w:val="none" w:sz="0" w:space="0" w:color="auto"/>
            <w:left w:val="none" w:sz="0" w:space="0" w:color="auto"/>
            <w:bottom w:val="none" w:sz="0" w:space="0" w:color="auto"/>
            <w:right w:val="none" w:sz="0" w:space="0" w:color="auto"/>
          </w:divBdr>
        </w:div>
        <w:div w:id="801120363">
          <w:marLeft w:val="640"/>
          <w:marRight w:val="0"/>
          <w:marTop w:val="0"/>
          <w:marBottom w:val="0"/>
          <w:divBdr>
            <w:top w:val="none" w:sz="0" w:space="0" w:color="auto"/>
            <w:left w:val="none" w:sz="0" w:space="0" w:color="auto"/>
            <w:bottom w:val="none" w:sz="0" w:space="0" w:color="auto"/>
            <w:right w:val="none" w:sz="0" w:space="0" w:color="auto"/>
          </w:divBdr>
        </w:div>
        <w:div w:id="750352703">
          <w:marLeft w:val="640"/>
          <w:marRight w:val="0"/>
          <w:marTop w:val="0"/>
          <w:marBottom w:val="0"/>
          <w:divBdr>
            <w:top w:val="none" w:sz="0" w:space="0" w:color="auto"/>
            <w:left w:val="none" w:sz="0" w:space="0" w:color="auto"/>
            <w:bottom w:val="none" w:sz="0" w:space="0" w:color="auto"/>
            <w:right w:val="none" w:sz="0" w:space="0" w:color="auto"/>
          </w:divBdr>
        </w:div>
        <w:div w:id="840043325">
          <w:marLeft w:val="640"/>
          <w:marRight w:val="0"/>
          <w:marTop w:val="0"/>
          <w:marBottom w:val="0"/>
          <w:divBdr>
            <w:top w:val="none" w:sz="0" w:space="0" w:color="auto"/>
            <w:left w:val="none" w:sz="0" w:space="0" w:color="auto"/>
            <w:bottom w:val="none" w:sz="0" w:space="0" w:color="auto"/>
            <w:right w:val="none" w:sz="0" w:space="0" w:color="auto"/>
          </w:divBdr>
        </w:div>
        <w:div w:id="875192183">
          <w:marLeft w:val="640"/>
          <w:marRight w:val="0"/>
          <w:marTop w:val="0"/>
          <w:marBottom w:val="0"/>
          <w:divBdr>
            <w:top w:val="none" w:sz="0" w:space="0" w:color="auto"/>
            <w:left w:val="none" w:sz="0" w:space="0" w:color="auto"/>
            <w:bottom w:val="none" w:sz="0" w:space="0" w:color="auto"/>
            <w:right w:val="none" w:sz="0" w:space="0" w:color="auto"/>
          </w:divBdr>
        </w:div>
        <w:div w:id="117309865">
          <w:marLeft w:val="640"/>
          <w:marRight w:val="0"/>
          <w:marTop w:val="0"/>
          <w:marBottom w:val="0"/>
          <w:divBdr>
            <w:top w:val="none" w:sz="0" w:space="0" w:color="auto"/>
            <w:left w:val="none" w:sz="0" w:space="0" w:color="auto"/>
            <w:bottom w:val="none" w:sz="0" w:space="0" w:color="auto"/>
            <w:right w:val="none" w:sz="0" w:space="0" w:color="auto"/>
          </w:divBdr>
        </w:div>
        <w:div w:id="723068306">
          <w:marLeft w:val="640"/>
          <w:marRight w:val="0"/>
          <w:marTop w:val="0"/>
          <w:marBottom w:val="0"/>
          <w:divBdr>
            <w:top w:val="none" w:sz="0" w:space="0" w:color="auto"/>
            <w:left w:val="none" w:sz="0" w:space="0" w:color="auto"/>
            <w:bottom w:val="none" w:sz="0" w:space="0" w:color="auto"/>
            <w:right w:val="none" w:sz="0" w:space="0" w:color="auto"/>
          </w:divBdr>
        </w:div>
      </w:divsChild>
    </w:div>
    <w:div w:id="1176189313">
      <w:marLeft w:val="0"/>
      <w:marRight w:val="0"/>
      <w:marTop w:val="0"/>
      <w:marBottom w:val="0"/>
      <w:divBdr>
        <w:top w:val="none" w:sz="0" w:space="0" w:color="auto"/>
        <w:left w:val="none" w:sz="0" w:space="0" w:color="auto"/>
        <w:bottom w:val="none" w:sz="0" w:space="0" w:color="auto"/>
        <w:right w:val="none" w:sz="0" w:space="0" w:color="auto"/>
      </w:divBdr>
    </w:div>
    <w:div w:id="1180200176">
      <w:bodyDiv w:val="1"/>
      <w:marLeft w:val="0"/>
      <w:marRight w:val="0"/>
      <w:marTop w:val="0"/>
      <w:marBottom w:val="0"/>
      <w:divBdr>
        <w:top w:val="none" w:sz="0" w:space="0" w:color="auto"/>
        <w:left w:val="none" w:sz="0" w:space="0" w:color="auto"/>
        <w:bottom w:val="none" w:sz="0" w:space="0" w:color="auto"/>
        <w:right w:val="none" w:sz="0" w:space="0" w:color="auto"/>
      </w:divBdr>
      <w:divsChild>
        <w:div w:id="28915295">
          <w:marLeft w:val="640"/>
          <w:marRight w:val="0"/>
          <w:marTop w:val="0"/>
          <w:marBottom w:val="0"/>
          <w:divBdr>
            <w:top w:val="none" w:sz="0" w:space="0" w:color="auto"/>
            <w:left w:val="none" w:sz="0" w:space="0" w:color="auto"/>
            <w:bottom w:val="none" w:sz="0" w:space="0" w:color="auto"/>
            <w:right w:val="none" w:sz="0" w:space="0" w:color="auto"/>
          </w:divBdr>
        </w:div>
        <w:div w:id="147331787">
          <w:marLeft w:val="640"/>
          <w:marRight w:val="0"/>
          <w:marTop w:val="0"/>
          <w:marBottom w:val="0"/>
          <w:divBdr>
            <w:top w:val="none" w:sz="0" w:space="0" w:color="auto"/>
            <w:left w:val="none" w:sz="0" w:space="0" w:color="auto"/>
            <w:bottom w:val="none" w:sz="0" w:space="0" w:color="auto"/>
            <w:right w:val="none" w:sz="0" w:space="0" w:color="auto"/>
          </w:divBdr>
        </w:div>
        <w:div w:id="317541912">
          <w:marLeft w:val="640"/>
          <w:marRight w:val="0"/>
          <w:marTop w:val="0"/>
          <w:marBottom w:val="0"/>
          <w:divBdr>
            <w:top w:val="none" w:sz="0" w:space="0" w:color="auto"/>
            <w:left w:val="none" w:sz="0" w:space="0" w:color="auto"/>
            <w:bottom w:val="none" w:sz="0" w:space="0" w:color="auto"/>
            <w:right w:val="none" w:sz="0" w:space="0" w:color="auto"/>
          </w:divBdr>
        </w:div>
        <w:div w:id="406000176">
          <w:marLeft w:val="640"/>
          <w:marRight w:val="0"/>
          <w:marTop w:val="0"/>
          <w:marBottom w:val="0"/>
          <w:divBdr>
            <w:top w:val="none" w:sz="0" w:space="0" w:color="auto"/>
            <w:left w:val="none" w:sz="0" w:space="0" w:color="auto"/>
            <w:bottom w:val="none" w:sz="0" w:space="0" w:color="auto"/>
            <w:right w:val="none" w:sz="0" w:space="0" w:color="auto"/>
          </w:divBdr>
        </w:div>
        <w:div w:id="576551977">
          <w:marLeft w:val="640"/>
          <w:marRight w:val="0"/>
          <w:marTop w:val="0"/>
          <w:marBottom w:val="0"/>
          <w:divBdr>
            <w:top w:val="none" w:sz="0" w:space="0" w:color="auto"/>
            <w:left w:val="none" w:sz="0" w:space="0" w:color="auto"/>
            <w:bottom w:val="none" w:sz="0" w:space="0" w:color="auto"/>
            <w:right w:val="none" w:sz="0" w:space="0" w:color="auto"/>
          </w:divBdr>
        </w:div>
        <w:div w:id="593513378">
          <w:marLeft w:val="640"/>
          <w:marRight w:val="0"/>
          <w:marTop w:val="0"/>
          <w:marBottom w:val="0"/>
          <w:divBdr>
            <w:top w:val="none" w:sz="0" w:space="0" w:color="auto"/>
            <w:left w:val="none" w:sz="0" w:space="0" w:color="auto"/>
            <w:bottom w:val="none" w:sz="0" w:space="0" w:color="auto"/>
            <w:right w:val="none" w:sz="0" w:space="0" w:color="auto"/>
          </w:divBdr>
        </w:div>
        <w:div w:id="646712259">
          <w:marLeft w:val="640"/>
          <w:marRight w:val="0"/>
          <w:marTop w:val="0"/>
          <w:marBottom w:val="0"/>
          <w:divBdr>
            <w:top w:val="none" w:sz="0" w:space="0" w:color="auto"/>
            <w:left w:val="none" w:sz="0" w:space="0" w:color="auto"/>
            <w:bottom w:val="none" w:sz="0" w:space="0" w:color="auto"/>
            <w:right w:val="none" w:sz="0" w:space="0" w:color="auto"/>
          </w:divBdr>
        </w:div>
        <w:div w:id="668677714">
          <w:marLeft w:val="640"/>
          <w:marRight w:val="0"/>
          <w:marTop w:val="0"/>
          <w:marBottom w:val="0"/>
          <w:divBdr>
            <w:top w:val="none" w:sz="0" w:space="0" w:color="auto"/>
            <w:left w:val="none" w:sz="0" w:space="0" w:color="auto"/>
            <w:bottom w:val="none" w:sz="0" w:space="0" w:color="auto"/>
            <w:right w:val="none" w:sz="0" w:space="0" w:color="auto"/>
          </w:divBdr>
        </w:div>
        <w:div w:id="674113628">
          <w:marLeft w:val="640"/>
          <w:marRight w:val="0"/>
          <w:marTop w:val="0"/>
          <w:marBottom w:val="0"/>
          <w:divBdr>
            <w:top w:val="none" w:sz="0" w:space="0" w:color="auto"/>
            <w:left w:val="none" w:sz="0" w:space="0" w:color="auto"/>
            <w:bottom w:val="none" w:sz="0" w:space="0" w:color="auto"/>
            <w:right w:val="none" w:sz="0" w:space="0" w:color="auto"/>
          </w:divBdr>
        </w:div>
        <w:div w:id="676344156">
          <w:marLeft w:val="640"/>
          <w:marRight w:val="0"/>
          <w:marTop w:val="0"/>
          <w:marBottom w:val="0"/>
          <w:divBdr>
            <w:top w:val="none" w:sz="0" w:space="0" w:color="auto"/>
            <w:left w:val="none" w:sz="0" w:space="0" w:color="auto"/>
            <w:bottom w:val="none" w:sz="0" w:space="0" w:color="auto"/>
            <w:right w:val="none" w:sz="0" w:space="0" w:color="auto"/>
          </w:divBdr>
        </w:div>
        <w:div w:id="697512878">
          <w:marLeft w:val="640"/>
          <w:marRight w:val="0"/>
          <w:marTop w:val="0"/>
          <w:marBottom w:val="0"/>
          <w:divBdr>
            <w:top w:val="none" w:sz="0" w:space="0" w:color="auto"/>
            <w:left w:val="none" w:sz="0" w:space="0" w:color="auto"/>
            <w:bottom w:val="none" w:sz="0" w:space="0" w:color="auto"/>
            <w:right w:val="none" w:sz="0" w:space="0" w:color="auto"/>
          </w:divBdr>
        </w:div>
        <w:div w:id="728849213">
          <w:marLeft w:val="640"/>
          <w:marRight w:val="0"/>
          <w:marTop w:val="0"/>
          <w:marBottom w:val="0"/>
          <w:divBdr>
            <w:top w:val="none" w:sz="0" w:space="0" w:color="auto"/>
            <w:left w:val="none" w:sz="0" w:space="0" w:color="auto"/>
            <w:bottom w:val="none" w:sz="0" w:space="0" w:color="auto"/>
            <w:right w:val="none" w:sz="0" w:space="0" w:color="auto"/>
          </w:divBdr>
        </w:div>
        <w:div w:id="741372193">
          <w:marLeft w:val="640"/>
          <w:marRight w:val="0"/>
          <w:marTop w:val="0"/>
          <w:marBottom w:val="0"/>
          <w:divBdr>
            <w:top w:val="none" w:sz="0" w:space="0" w:color="auto"/>
            <w:left w:val="none" w:sz="0" w:space="0" w:color="auto"/>
            <w:bottom w:val="none" w:sz="0" w:space="0" w:color="auto"/>
            <w:right w:val="none" w:sz="0" w:space="0" w:color="auto"/>
          </w:divBdr>
        </w:div>
        <w:div w:id="749691324">
          <w:marLeft w:val="640"/>
          <w:marRight w:val="0"/>
          <w:marTop w:val="0"/>
          <w:marBottom w:val="0"/>
          <w:divBdr>
            <w:top w:val="none" w:sz="0" w:space="0" w:color="auto"/>
            <w:left w:val="none" w:sz="0" w:space="0" w:color="auto"/>
            <w:bottom w:val="none" w:sz="0" w:space="0" w:color="auto"/>
            <w:right w:val="none" w:sz="0" w:space="0" w:color="auto"/>
          </w:divBdr>
        </w:div>
        <w:div w:id="824081337">
          <w:marLeft w:val="640"/>
          <w:marRight w:val="0"/>
          <w:marTop w:val="0"/>
          <w:marBottom w:val="0"/>
          <w:divBdr>
            <w:top w:val="none" w:sz="0" w:space="0" w:color="auto"/>
            <w:left w:val="none" w:sz="0" w:space="0" w:color="auto"/>
            <w:bottom w:val="none" w:sz="0" w:space="0" w:color="auto"/>
            <w:right w:val="none" w:sz="0" w:space="0" w:color="auto"/>
          </w:divBdr>
        </w:div>
        <w:div w:id="843477884">
          <w:marLeft w:val="640"/>
          <w:marRight w:val="0"/>
          <w:marTop w:val="0"/>
          <w:marBottom w:val="0"/>
          <w:divBdr>
            <w:top w:val="none" w:sz="0" w:space="0" w:color="auto"/>
            <w:left w:val="none" w:sz="0" w:space="0" w:color="auto"/>
            <w:bottom w:val="none" w:sz="0" w:space="0" w:color="auto"/>
            <w:right w:val="none" w:sz="0" w:space="0" w:color="auto"/>
          </w:divBdr>
        </w:div>
        <w:div w:id="908997577">
          <w:marLeft w:val="640"/>
          <w:marRight w:val="0"/>
          <w:marTop w:val="0"/>
          <w:marBottom w:val="0"/>
          <w:divBdr>
            <w:top w:val="none" w:sz="0" w:space="0" w:color="auto"/>
            <w:left w:val="none" w:sz="0" w:space="0" w:color="auto"/>
            <w:bottom w:val="none" w:sz="0" w:space="0" w:color="auto"/>
            <w:right w:val="none" w:sz="0" w:space="0" w:color="auto"/>
          </w:divBdr>
        </w:div>
        <w:div w:id="1098868317">
          <w:marLeft w:val="640"/>
          <w:marRight w:val="0"/>
          <w:marTop w:val="0"/>
          <w:marBottom w:val="0"/>
          <w:divBdr>
            <w:top w:val="none" w:sz="0" w:space="0" w:color="auto"/>
            <w:left w:val="none" w:sz="0" w:space="0" w:color="auto"/>
            <w:bottom w:val="none" w:sz="0" w:space="0" w:color="auto"/>
            <w:right w:val="none" w:sz="0" w:space="0" w:color="auto"/>
          </w:divBdr>
        </w:div>
        <w:div w:id="1104762354">
          <w:marLeft w:val="640"/>
          <w:marRight w:val="0"/>
          <w:marTop w:val="0"/>
          <w:marBottom w:val="0"/>
          <w:divBdr>
            <w:top w:val="none" w:sz="0" w:space="0" w:color="auto"/>
            <w:left w:val="none" w:sz="0" w:space="0" w:color="auto"/>
            <w:bottom w:val="none" w:sz="0" w:space="0" w:color="auto"/>
            <w:right w:val="none" w:sz="0" w:space="0" w:color="auto"/>
          </w:divBdr>
        </w:div>
        <w:div w:id="1145468326">
          <w:marLeft w:val="640"/>
          <w:marRight w:val="0"/>
          <w:marTop w:val="0"/>
          <w:marBottom w:val="0"/>
          <w:divBdr>
            <w:top w:val="none" w:sz="0" w:space="0" w:color="auto"/>
            <w:left w:val="none" w:sz="0" w:space="0" w:color="auto"/>
            <w:bottom w:val="none" w:sz="0" w:space="0" w:color="auto"/>
            <w:right w:val="none" w:sz="0" w:space="0" w:color="auto"/>
          </w:divBdr>
        </w:div>
        <w:div w:id="1205797141">
          <w:marLeft w:val="640"/>
          <w:marRight w:val="0"/>
          <w:marTop w:val="0"/>
          <w:marBottom w:val="0"/>
          <w:divBdr>
            <w:top w:val="none" w:sz="0" w:space="0" w:color="auto"/>
            <w:left w:val="none" w:sz="0" w:space="0" w:color="auto"/>
            <w:bottom w:val="none" w:sz="0" w:space="0" w:color="auto"/>
            <w:right w:val="none" w:sz="0" w:space="0" w:color="auto"/>
          </w:divBdr>
        </w:div>
        <w:div w:id="1225023426">
          <w:marLeft w:val="640"/>
          <w:marRight w:val="0"/>
          <w:marTop w:val="0"/>
          <w:marBottom w:val="0"/>
          <w:divBdr>
            <w:top w:val="none" w:sz="0" w:space="0" w:color="auto"/>
            <w:left w:val="none" w:sz="0" w:space="0" w:color="auto"/>
            <w:bottom w:val="none" w:sz="0" w:space="0" w:color="auto"/>
            <w:right w:val="none" w:sz="0" w:space="0" w:color="auto"/>
          </w:divBdr>
        </w:div>
        <w:div w:id="1232354796">
          <w:marLeft w:val="640"/>
          <w:marRight w:val="0"/>
          <w:marTop w:val="0"/>
          <w:marBottom w:val="0"/>
          <w:divBdr>
            <w:top w:val="none" w:sz="0" w:space="0" w:color="auto"/>
            <w:left w:val="none" w:sz="0" w:space="0" w:color="auto"/>
            <w:bottom w:val="none" w:sz="0" w:space="0" w:color="auto"/>
            <w:right w:val="none" w:sz="0" w:space="0" w:color="auto"/>
          </w:divBdr>
        </w:div>
        <w:div w:id="1295520939">
          <w:marLeft w:val="640"/>
          <w:marRight w:val="0"/>
          <w:marTop w:val="0"/>
          <w:marBottom w:val="0"/>
          <w:divBdr>
            <w:top w:val="none" w:sz="0" w:space="0" w:color="auto"/>
            <w:left w:val="none" w:sz="0" w:space="0" w:color="auto"/>
            <w:bottom w:val="none" w:sz="0" w:space="0" w:color="auto"/>
            <w:right w:val="none" w:sz="0" w:space="0" w:color="auto"/>
          </w:divBdr>
        </w:div>
        <w:div w:id="1321350292">
          <w:marLeft w:val="640"/>
          <w:marRight w:val="0"/>
          <w:marTop w:val="0"/>
          <w:marBottom w:val="0"/>
          <w:divBdr>
            <w:top w:val="none" w:sz="0" w:space="0" w:color="auto"/>
            <w:left w:val="none" w:sz="0" w:space="0" w:color="auto"/>
            <w:bottom w:val="none" w:sz="0" w:space="0" w:color="auto"/>
            <w:right w:val="none" w:sz="0" w:space="0" w:color="auto"/>
          </w:divBdr>
        </w:div>
        <w:div w:id="1331256487">
          <w:marLeft w:val="640"/>
          <w:marRight w:val="0"/>
          <w:marTop w:val="0"/>
          <w:marBottom w:val="0"/>
          <w:divBdr>
            <w:top w:val="none" w:sz="0" w:space="0" w:color="auto"/>
            <w:left w:val="none" w:sz="0" w:space="0" w:color="auto"/>
            <w:bottom w:val="none" w:sz="0" w:space="0" w:color="auto"/>
            <w:right w:val="none" w:sz="0" w:space="0" w:color="auto"/>
          </w:divBdr>
        </w:div>
        <w:div w:id="1332830269">
          <w:marLeft w:val="640"/>
          <w:marRight w:val="0"/>
          <w:marTop w:val="0"/>
          <w:marBottom w:val="0"/>
          <w:divBdr>
            <w:top w:val="none" w:sz="0" w:space="0" w:color="auto"/>
            <w:left w:val="none" w:sz="0" w:space="0" w:color="auto"/>
            <w:bottom w:val="none" w:sz="0" w:space="0" w:color="auto"/>
            <w:right w:val="none" w:sz="0" w:space="0" w:color="auto"/>
          </w:divBdr>
        </w:div>
        <w:div w:id="1397699972">
          <w:marLeft w:val="640"/>
          <w:marRight w:val="0"/>
          <w:marTop w:val="0"/>
          <w:marBottom w:val="0"/>
          <w:divBdr>
            <w:top w:val="none" w:sz="0" w:space="0" w:color="auto"/>
            <w:left w:val="none" w:sz="0" w:space="0" w:color="auto"/>
            <w:bottom w:val="none" w:sz="0" w:space="0" w:color="auto"/>
            <w:right w:val="none" w:sz="0" w:space="0" w:color="auto"/>
          </w:divBdr>
        </w:div>
        <w:div w:id="1557202964">
          <w:marLeft w:val="640"/>
          <w:marRight w:val="0"/>
          <w:marTop w:val="0"/>
          <w:marBottom w:val="0"/>
          <w:divBdr>
            <w:top w:val="none" w:sz="0" w:space="0" w:color="auto"/>
            <w:left w:val="none" w:sz="0" w:space="0" w:color="auto"/>
            <w:bottom w:val="none" w:sz="0" w:space="0" w:color="auto"/>
            <w:right w:val="none" w:sz="0" w:space="0" w:color="auto"/>
          </w:divBdr>
        </w:div>
        <w:div w:id="1621523563">
          <w:marLeft w:val="640"/>
          <w:marRight w:val="0"/>
          <w:marTop w:val="0"/>
          <w:marBottom w:val="0"/>
          <w:divBdr>
            <w:top w:val="none" w:sz="0" w:space="0" w:color="auto"/>
            <w:left w:val="none" w:sz="0" w:space="0" w:color="auto"/>
            <w:bottom w:val="none" w:sz="0" w:space="0" w:color="auto"/>
            <w:right w:val="none" w:sz="0" w:space="0" w:color="auto"/>
          </w:divBdr>
        </w:div>
        <w:div w:id="1662923523">
          <w:marLeft w:val="640"/>
          <w:marRight w:val="0"/>
          <w:marTop w:val="0"/>
          <w:marBottom w:val="0"/>
          <w:divBdr>
            <w:top w:val="none" w:sz="0" w:space="0" w:color="auto"/>
            <w:left w:val="none" w:sz="0" w:space="0" w:color="auto"/>
            <w:bottom w:val="none" w:sz="0" w:space="0" w:color="auto"/>
            <w:right w:val="none" w:sz="0" w:space="0" w:color="auto"/>
          </w:divBdr>
        </w:div>
        <w:div w:id="1767965709">
          <w:marLeft w:val="640"/>
          <w:marRight w:val="0"/>
          <w:marTop w:val="0"/>
          <w:marBottom w:val="0"/>
          <w:divBdr>
            <w:top w:val="none" w:sz="0" w:space="0" w:color="auto"/>
            <w:left w:val="none" w:sz="0" w:space="0" w:color="auto"/>
            <w:bottom w:val="none" w:sz="0" w:space="0" w:color="auto"/>
            <w:right w:val="none" w:sz="0" w:space="0" w:color="auto"/>
          </w:divBdr>
        </w:div>
        <w:div w:id="1852984178">
          <w:marLeft w:val="640"/>
          <w:marRight w:val="0"/>
          <w:marTop w:val="0"/>
          <w:marBottom w:val="0"/>
          <w:divBdr>
            <w:top w:val="none" w:sz="0" w:space="0" w:color="auto"/>
            <w:left w:val="none" w:sz="0" w:space="0" w:color="auto"/>
            <w:bottom w:val="none" w:sz="0" w:space="0" w:color="auto"/>
            <w:right w:val="none" w:sz="0" w:space="0" w:color="auto"/>
          </w:divBdr>
        </w:div>
        <w:div w:id="1899582819">
          <w:marLeft w:val="640"/>
          <w:marRight w:val="0"/>
          <w:marTop w:val="0"/>
          <w:marBottom w:val="0"/>
          <w:divBdr>
            <w:top w:val="none" w:sz="0" w:space="0" w:color="auto"/>
            <w:left w:val="none" w:sz="0" w:space="0" w:color="auto"/>
            <w:bottom w:val="none" w:sz="0" w:space="0" w:color="auto"/>
            <w:right w:val="none" w:sz="0" w:space="0" w:color="auto"/>
          </w:divBdr>
        </w:div>
        <w:div w:id="1906337045">
          <w:marLeft w:val="640"/>
          <w:marRight w:val="0"/>
          <w:marTop w:val="0"/>
          <w:marBottom w:val="0"/>
          <w:divBdr>
            <w:top w:val="none" w:sz="0" w:space="0" w:color="auto"/>
            <w:left w:val="none" w:sz="0" w:space="0" w:color="auto"/>
            <w:bottom w:val="none" w:sz="0" w:space="0" w:color="auto"/>
            <w:right w:val="none" w:sz="0" w:space="0" w:color="auto"/>
          </w:divBdr>
        </w:div>
        <w:div w:id="1986158023">
          <w:marLeft w:val="640"/>
          <w:marRight w:val="0"/>
          <w:marTop w:val="0"/>
          <w:marBottom w:val="0"/>
          <w:divBdr>
            <w:top w:val="none" w:sz="0" w:space="0" w:color="auto"/>
            <w:left w:val="none" w:sz="0" w:space="0" w:color="auto"/>
            <w:bottom w:val="none" w:sz="0" w:space="0" w:color="auto"/>
            <w:right w:val="none" w:sz="0" w:space="0" w:color="auto"/>
          </w:divBdr>
        </w:div>
        <w:div w:id="2007896573">
          <w:marLeft w:val="640"/>
          <w:marRight w:val="0"/>
          <w:marTop w:val="0"/>
          <w:marBottom w:val="0"/>
          <w:divBdr>
            <w:top w:val="none" w:sz="0" w:space="0" w:color="auto"/>
            <w:left w:val="none" w:sz="0" w:space="0" w:color="auto"/>
            <w:bottom w:val="none" w:sz="0" w:space="0" w:color="auto"/>
            <w:right w:val="none" w:sz="0" w:space="0" w:color="auto"/>
          </w:divBdr>
        </w:div>
        <w:div w:id="2008484341">
          <w:marLeft w:val="640"/>
          <w:marRight w:val="0"/>
          <w:marTop w:val="0"/>
          <w:marBottom w:val="0"/>
          <w:divBdr>
            <w:top w:val="none" w:sz="0" w:space="0" w:color="auto"/>
            <w:left w:val="none" w:sz="0" w:space="0" w:color="auto"/>
            <w:bottom w:val="none" w:sz="0" w:space="0" w:color="auto"/>
            <w:right w:val="none" w:sz="0" w:space="0" w:color="auto"/>
          </w:divBdr>
        </w:div>
        <w:div w:id="2020615796">
          <w:marLeft w:val="640"/>
          <w:marRight w:val="0"/>
          <w:marTop w:val="0"/>
          <w:marBottom w:val="0"/>
          <w:divBdr>
            <w:top w:val="none" w:sz="0" w:space="0" w:color="auto"/>
            <w:left w:val="none" w:sz="0" w:space="0" w:color="auto"/>
            <w:bottom w:val="none" w:sz="0" w:space="0" w:color="auto"/>
            <w:right w:val="none" w:sz="0" w:space="0" w:color="auto"/>
          </w:divBdr>
        </w:div>
        <w:div w:id="2041928554">
          <w:marLeft w:val="640"/>
          <w:marRight w:val="0"/>
          <w:marTop w:val="0"/>
          <w:marBottom w:val="0"/>
          <w:divBdr>
            <w:top w:val="none" w:sz="0" w:space="0" w:color="auto"/>
            <w:left w:val="none" w:sz="0" w:space="0" w:color="auto"/>
            <w:bottom w:val="none" w:sz="0" w:space="0" w:color="auto"/>
            <w:right w:val="none" w:sz="0" w:space="0" w:color="auto"/>
          </w:divBdr>
        </w:div>
        <w:div w:id="2054424709">
          <w:marLeft w:val="640"/>
          <w:marRight w:val="0"/>
          <w:marTop w:val="0"/>
          <w:marBottom w:val="0"/>
          <w:divBdr>
            <w:top w:val="none" w:sz="0" w:space="0" w:color="auto"/>
            <w:left w:val="none" w:sz="0" w:space="0" w:color="auto"/>
            <w:bottom w:val="none" w:sz="0" w:space="0" w:color="auto"/>
            <w:right w:val="none" w:sz="0" w:space="0" w:color="auto"/>
          </w:divBdr>
        </w:div>
        <w:div w:id="2054688103">
          <w:marLeft w:val="640"/>
          <w:marRight w:val="0"/>
          <w:marTop w:val="0"/>
          <w:marBottom w:val="0"/>
          <w:divBdr>
            <w:top w:val="none" w:sz="0" w:space="0" w:color="auto"/>
            <w:left w:val="none" w:sz="0" w:space="0" w:color="auto"/>
            <w:bottom w:val="none" w:sz="0" w:space="0" w:color="auto"/>
            <w:right w:val="none" w:sz="0" w:space="0" w:color="auto"/>
          </w:divBdr>
        </w:div>
        <w:div w:id="2106223635">
          <w:marLeft w:val="640"/>
          <w:marRight w:val="0"/>
          <w:marTop w:val="0"/>
          <w:marBottom w:val="0"/>
          <w:divBdr>
            <w:top w:val="none" w:sz="0" w:space="0" w:color="auto"/>
            <w:left w:val="none" w:sz="0" w:space="0" w:color="auto"/>
            <w:bottom w:val="none" w:sz="0" w:space="0" w:color="auto"/>
            <w:right w:val="none" w:sz="0" w:space="0" w:color="auto"/>
          </w:divBdr>
        </w:div>
      </w:divsChild>
    </w:div>
    <w:div w:id="1202207602">
      <w:marLeft w:val="0"/>
      <w:marRight w:val="0"/>
      <w:marTop w:val="0"/>
      <w:marBottom w:val="0"/>
      <w:divBdr>
        <w:top w:val="none" w:sz="0" w:space="0" w:color="auto"/>
        <w:left w:val="none" w:sz="0" w:space="0" w:color="auto"/>
        <w:bottom w:val="none" w:sz="0" w:space="0" w:color="auto"/>
        <w:right w:val="none" w:sz="0" w:space="0" w:color="auto"/>
      </w:divBdr>
    </w:div>
    <w:div w:id="1204564242">
      <w:bodyDiv w:val="1"/>
      <w:marLeft w:val="0"/>
      <w:marRight w:val="0"/>
      <w:marTop w:val="0"/>
      <w:marBottom w:val="0"/>
      <w:divBdr>
        <w:top w:val="none" w:sz="0" w:space="0" w:color="auto"/>
        <w:left w:val="none" w:sz="0" w:space="0" w:color="auto"/>
        <w:bottom w:val="none" w:sz="0" w:space="0" w:color="auto"/>
        <w:right w:val="none" w:sz="0" w:space="0" w:color="auto"/>
      </w:divBdr>
      <w:divsChild>
        <w:div w:id="56124916">
          <w:marLeft w:val="640"/>
          <w:marRight w:val="0"/>
          <w:marTop w:val="0"/>
          <w:marBottom w:val="0"/>
          <w:divBdr>
            <w:top w:val="none" w:sz="0" w:space="0" w:color="auto"/>
            <w:left w:val="none" w:sz="0" w:space="0" w:color="auto"/>
            <w:bottom w:val="none" w:sz="0" w:space="0" w:color="auto"/>
            <w:right w:val="none" w:sz="0" w:space="0" w:color="auto"/>
          </w:divBdr>
        </w:div>
        <w:div w:id="75055317">
          <w:marLeft w:val="640"/>
          <w:marRight w:val="0"/>
          <w:marTop w:val="0"/>
          <w:marBottom w:val="0"/>
          <w:divBdr>
            <w:top w:val="none" w:sz="0" w:space="0" w:color="auto"/>
            <w:left w:val="none" w:sz="0" w:space="0" w:color="auto"/>
            <w:bottom w:val="none" w:sz="0" w:space="0" w:color="auto"/>
            <w:right w:val="none" w:sz="0" w:space="0" w:color="auto"/>
          </w:divBdr>
        </w:div>
        <w:div w:id="93091152">
          <w:marLeft w:val="640"/>
          <w:marRight w:val="0"/>
          <w:marTop w:val="0"/>
          <w:marBottom w:val="0"/>
          <w:divBdr>
            <w:top w:val="none" w:sz="0" w:space="0" w:color="auto"/>
            <w:left w:val="none" w:sz="0" w:space="0" w:color="auto"/>
            <w:bottom w:val="none" w:sz="0" w:space="0" w:color="auto"/>
            <w:right w:val="none" w:sz="0" w:space="0" w:color="auto"/>
          </w:divBdr>
        </w:div>
        <w:div w:id="95830829">
          <w:marLeft w:val="640"/>
          <w:marRight w:val="0"/>
          <w:marTop w:val="0"/>
          <w:marBottom w:val="0"/>
          <w:divBdr>
            <w:top w:val="none" w:sz="0" w:space="0" w:color="auto"/>
            <w:left w:val="none" w:sz="0" w:space="0" w:color="auto"/>
            <w:bottom w:val="none" w:sz="0" w:space="0" w:color="auto"/>
            <w:right w:val="none" w:sz="0" w:space="0" w:color="auto"/>
          </w:divBdr>
        </w:div>
        <w:div w:id="184448539">
          <w:marLeft w:val="640"/>
          <w:marRight w:val="0"/>
          <w:marTop w:val="0"/>
          <w:marBottom w:val="0"/>
          <w:divBdr>
            <w:top w:val="none" w:sz="0" w:space="0" w:color="auto"/>
            <w:left w:val="none" w:sz="0" w:space="0" w:color="auto"/>
            <w:bottom w:val="none" w:sz="0" w:space="0" w:color="auto"/>
            <w:right w:val="none" w:sz="0" w:space="0" w:color="auto"/>
          </w:divBdr>
        </w:div>
        <w:div w:id="232200588">
          <w:marLeft w:val="640"/>
          <w:marRight w:val="0"/>
          <w:marTop w:val="0"/>
          <w:marBottom w:val="0"/>
          <w:divBdr>
            <w:top w:val="none" w:sz="0" w:space="0" w:color="auto"/>
            <w:left w:val="none" w:sz="0" w:space="0" w:color="auto"/>
            <w:bottom w:val="none" w:sz="0" w:space="0" w:color="auto"/>
            <w:right w:val="none" w:sz="0" w:space="0" w:color="auto"/>
          </w:divBdr>
        </w:div>
        <w:div w:id="392587705">
          <w:marLeft w:val="640"/>
          <w:marRight w:val="0"/>
          <w:marTop w:val="0"/>
          <w:marBottom w:val="0"/>
          <w:divBdr>
            <w:top w:val="none" w:sz="0" w:space="0" w:color="auto"/>
            <w:left w:val="none" w:sz="0" w:space="0" w:color="auto"/>
            <w:bottom w:val="none" w:sz="0" w:space="0" w:color="auto"/>
            <w:right w:val="none" w:sz="0" w:space="0" w:color="auto"/>
          </w:divBdr>
        </w:div>
        <w:div w:id="397673746">
          <w:marLeft w:val="640"/>
          <w:marRight w:val="0"/>
          <w:marTop w:val="0"/>
          <w:marBottom w:val="0"/>
          <w:divBdr>
            <w:top w:val="none" w:sz="0" w:space="0" w:color="auto"/>
            <w:left w:val="none" w:sz="0" w:space="0" w:color="auto"/>
            <w:bottom w:val="none" w:sz="0" w:space="0" w:color="auto"/>
            <w:right w:val="none" w:sz="0" w:space="0" w:color="auto"/>
          </w:divBdr>
        </w:div>
        <w:div w:id="431517329">
          <w:marLeft w:val="640"/>
          <w:marRight w:val="0"/>
          <w:marTop w:val="0"/>
          <w:marBottom w:val="0"/>
          <w:divBdr>
            <w:top w:val="none" w:sz="0" w:space="0" w:color="auto"/>
            <w:left w:val="none" w:sz="0" w:space="0" w:color="auto"/>
            <w:bottom w:val="none" w:sz="0" w:space="0" w:color="auto"/>
            <w:right w:val="none" w:sz="0" w:space="0" w:color="auto"/>
          </w:divBdr>
        </w:div>
        <w:div w:id="484859764">
          <w:marLeft w:val="640"/>
          <w:marRight w:val="0"/>
          <w:marTop w:val="0"/>
          <w:marBottom w:val="0"/>
          <w:divBdr>
            <w:top w:val="none" w:sz="0" w:space="0" w:color="auto"/>
            <w:left w:val="none" w:sz="0" w:space="0" w:color="auto"/>
            <w:bottom w:val="none" w:sz="0" w:space="0" w:color="auto"/>
            <w:right w:val="none" w:sz="0" w:space="0" w:color="auto"/>
          </w:divBdr>
        </w:div>
        <w:div w:id="527110810">
          <w:marLeft w:val="640"/>
          <w:marRight w:val="0"/>
          <w:marTop w:val="0"/>
          <w:marBottom w:val="0"/>
          <w:divBdr>
            <w:top w:val="none" w:sz="0" w:space="0" w:color="auto"/>
            <w:left w:val="none" w:sz="0" w:space="0" w:color="auto"/>
            <w:bottom w:val="none" w:sz="0" w:space="0" w:color="auto"/>
            <w:right w:val="none" w:sz="0" w:space="0" w:color="auto"/>
          </w:divBdr>
        </w:div>
        <w:div w:id="542446404">
          <w:marLeft w:val="640"/>
          <w:marRight w:val="0"/>
          <w:marTop w:val="0"/>
          <w:marBottom w:val="0"/>
          <w:divBdr>
            <w:top w:val="none" w:sz="0" w:space="0" w:color="auto"/>
            <w:left w:val="none" w:sz="0" w:space="0" w:color="auto"/>
            <w:bottom w:val="none" w:sz="0" w:space="0" w:color="auto"/>
            <w:right w:val="none" w:sz="0" w:space="0" w:color="auto"/>
          </w:divBdr>
        </w:div>
        <w:div w:id="602301859">
          <w:marLeft w:val="640"/>
          <w:marRight w:val="0"/>
          <w:marTop w:val="0"/>
          <w:marBottom w:val="0"/>
          <w:divBdr>
            <w:top w:val="none" w:sz="0" w:space="0" w:color="auto"/>
            <w:left w:val="none" w:sz="0" w:space="0" w:color="auto"/>
            <w:bottom w:val="none" w:sz="0" w:space="0" w:color="auto"/>
            <w:right w:val="none" w:sz="0" w:space="0" w:color="auto"/>
          </w:divBdr>
        </w:div>
        <w:div w:id="682435738">
          <w:marLeft w:val="640"/>
          <w:marRight w:val="0"/>
          <w:marTop w:val="0"/>
          <w:marBottom w:val="0"/>
          <w:divBdr>
            <w:top w:val="none" w:sz="0" w:space="0" w:color="auto"/>
            <w:left w:val="none" w:sz="0" w:space="0" w:color="auto"/>
            <w:bottom w:val="none" w:sz="0" w:space="0" w:color="auto"/>
            <w:right w:val="none" w:sz="0" w:space="0" w:color="auto"/>
          </w:divBdr>
        </w:div>
        <w:div w:id="739059849">
          <w:marLeft w:val="640"/>
          <w:marRight w:val="0"/>
          <w:marTop w:val="0"/>
          <w:marBottom w:val="0"/>
          <w:divBdr>
            <w:top w:val="none" w:sz="0" w:space="0" w:color="auto"/>
            <w:left w:val="none" w:sz="0" w:space="0" w:color="auto"/>
            <w:bottom w:val="none" w:sz="0" w:space="0" w:color="auto"/>
            <w:right w:val="none" w:sz="0" w:space="0" w:color="auto"/>
          </w:divBdr>
        </w:div>
        <w:div w:id="746850737">
          <w:marLeft w:val="640"/>
          <w:marRight w:val="0"/>
          <w:marTop w:val="0"/>
          <w:marBottom w:val="0"/>
          <w:divBdr>
            <w:top w:val="none" w:sz="0" w:space="0" w:color="auto"/>
            <w:left w:val="none" w:sz="0" w:space="0" w:color="auto"/>
            <w:bottom w:val="none" w:sz="0" w:space="0" w:color="auto"/>
            <w:right w:val="none" w:sz="0" w:space="0" w:color="auto"/>
          </w:divBdr>
        </w:div>
        <w:div w:id="788358282">
          <w:marLeft w:val="640"/>
          <w:marRight w:val="0"/>
          <w:marTop w:val="0"/>
          <w:marBottom w:val="0"/>
          <w:divBdr>
            <w:top w:val="none" w:sz="0" w:space="0" w:color="auto"/>
            <w:left w:val="none" w:sz="0" w:space="0" w:color="auto"/>
            <w:bottom w:val="none" w:sz="0" w:space="0" w:color="auto"/>
            <w:right w:val="none" w:sz="0" w:space="0" w:color="auto"/>
          </w:divBdr>
        </w:div>
        <w:div w:id="798300418">
          <w:marLeft w:val="640"/>
          <w:marRight w:val="0"/>
          <w:marTop w:val="0"/>
          <w:marBottom w:val="0"/>
          <w:divBdr>
            <w:top w:val="none" w:sz="0" w:space="0" w:color="auto"/>
            <w:left w:val="none" w:sz="0" w:space="0" w:color="auto"/>
            <w:bottom w:val="none" w:sz="0" w:space="0" w:color="auto"/>
            <w:right w:val="none" w:sz="0" w:space="0" w:color="auto"/>
          </w:divBdr>
        </w:div>
        <w:div w:id="841815106">
          <w:marLeft w:val="640"/>
          <w:marRight w:val="0"/>
          <w:marTop w:val="0"/>
          <w:marBottom w:val="0"/>
          <w:divBdr>
            <w:top w:val="none" w:sz="0" w:space="0" w:color="auto"/>
            <w:left w:val="none" w:sz="0" w:space="0" w:color="auto"/>
            <w:bottom w:val="none" w:sz="0" w:space="0" w:color="auto"/>
            <w:right w:val="none" w:sz="0" w:space="0" w:color="auto"/>
          </w:divBdr>
        </w:div>
        <w:div w:id="873688723">
          <w:marLeft w:val="640"/>
          <w:marRight w:val="0"/>
          <w:marTop w:val="0"/>
          <w:marBottom w:val="0"/>
          <w:divBdr>
            <w:top w:val="none" w:sz="0" w:space="0" w:color="auto"/>
            <w:left w:val="none" w:sz="0" w:space="0" w:color="auto"/>
            <w:bottom w:val="none" w:sz="0" w:space="0" w:color="auto"/>
            <w:right w:val="none" w:sz="0" w:space="0" w:color="auto"/>
          </w:divBdr>
        </w:div>
        <w:div w:id="879129904">
          <w:marLeft w:val="640"/>
          <w:marRight w:val="0"/>
          <w:marTop w:val="0"/>
          <w:marBottom w:val="0"/>
          <w:divBdr>
            <w:top w:val="none" w:sz="0" w:space="0" w:color="auto"/>
            <w:left w:val="none" w:sz="0" w:space="0" w:color="auto"/>
            <w:bottom w:val="none" w:sz="0" w:space="0" w:color="auto"/>
            <w:right w:val="none" w:sz="0" w:space="0" w:color="auto"/>
          </w:divBdr>
        </w:div>
        <w:div w:id="929580660">
          <w:marLeft w:val="640"/>
          <w:marRight w:val="0"/>
          <w:marTop w:val="0"/>
          <w:marBottom w:val="0"/>
          <w:divBdr>
            <w:top w:val="none" w:sz="0" w:space="0" w:color="auto"/>
            <w:left w:val="none" w:sz="0" w:space="0" w:color="auto"/>
            <w:bottom w:val="none" w:sz="0" w:space="0" w:color="auto"/>
            <w:right w:val="none" w:sz="0" w:space="0" w:color="auto"/>
          </w:divBdr>
        </w:div>
        <w:div w:id="1078022194">
          <w:marLeft w:val="640"/>
          <w:marRight w:val="0"/>
          <w:marTop w:val="0"/>
          <w:marBottom w:val="0"/>
          <w:divBdr>
            <w:top w:val="none" w:sz="0" w:space="0" w:color="auto"/>
            <w:left w:val="none" w:sz="0" w:space="0" w:color="auto"/>
            <w:bottom w:val="none" w:sz="0" w:space="0" w:color="auto"/>
            <w:right w:val="none" w:sz="0" w:space="0" w:color="auto"/>
          </w:divBdr>
        </w:div>
        <w:div w:id="1079867841">
          <w:marLeft w:val="640"/>
          <w:marRight w:val="0"/>
          <w:marTop w:val="0"/>
          <w:marBottom w:val="0"/>
          <w:divBdr>
            <w:top w:val="none" w:sz="0" w:space="0" w:color="auto"/>
            <w:left w:val="none" w:sz="0" w:space="0" w:color="auto"/>
            <w:bottom w:val="none" w:sz="0" w:space="0" w:color="auto"/>
            <w:right w:val="none" w:sz="0" w:space="0" w:color="auto"/>
          </w:divBdr>
        </w:div>
        <w:div w:id="1093434521">
          <w:marLeft w:val="640"/>
          <w:marRight w:val="0"/>
          <w:marTop w:val="0"/>
          <w:marBottom w:val="0"/>
          <w:divBdr>
            <w:top w:val="none" w:sz="0" w:space="0" w:color="auto"/>
            <w:left w:val="none" w:sz="0" w:space="0" w:color="auto"/>
            <w:bottom w:val="none" w:sz="0" w:space="0" w:color="auto"/>
            <w:right w:val="none" w:sz="0" w:space="0" w:color="auto"/>
          </w:divBdr>
        </w:div>
        <w:div w:id="1135373028">
          <w:marLeft w:val="640"/>
          <w:marRight w:val="0"/>
          <w:marTop w:val="0"/>
          <w:marBottom w:val="0"/>
          <w:divBdr>
            <w:top w:val="none" w:sz="0" w:space="0" w:color="auto"/>
            <w:left w:val="none" w:sz="0" w:space="0" w:color="auto"/>
            <w:bottom w:val="none" w:sz="0" w:space="0" w:color="auto"/>
            <w:right w:val="none" w:sz="0" w:space="0" w:color="auto"/>
          </w:divBdr>
        </w:div>
        <w:div w:id="1147550591">
          <w:marLeft w:val="640"/>
          <w:marRight w:val="0"/>
          <w:marTop w:val="0"/>
          <w:marBottom w:val="0"/>
          <w:divBdr>
            <w:top w:val="none" w:sz="0" w:space="0" w:color="auto"/>
            <w:left w:val="none" w:sz="0" w:space="0" w:color="auto"/>
            <w:bottom w:val="none" w:sz="0" w:space="0" w:color="auto"/>
            <w:right w:val="none" w:sz="0" w:space="0" w:color="auto"/>
          </w:divBdr>
        </w:div>
        <w:div w:id="1151212898">
          <w:marLeft w:val="640"/>
          <w:marRight w:val="0"/>
          <w:marTop w:val="0"/>
          <w:marBottom w:val="0"/>
          <w:divBdr>
            <w:top w:val="none" w:sz="0" w:space="0" w:color="auto"/>
            <w:left w:val="none" w:sz="0" w:space="0" w:color="auto"/>
            <w:bottom w:val="none" w:sz="0" w:space="0" w:color="auto"/>
            <w:right w:val="none" w:sz="0" w:space="0" w:color="auto"/>
          </w:divBdr>
        </w:div>
        <w:div w:id="1245651075">
          <w:marLeft w:val="640"/>
          <w:marRight w:val="0"/>
          <w:marTop w:val="0"/>
          <w:marBottom w:val="0"/>
          <w:divBdr>
            <w:top w:val="none" w:sz="0" w:space="0" w:color="auto"/>
            <w:left w:val="none" w:sz="0" w:space="0" w:color="auto"/>
            <w:bottom w:val="none" w:sz="0" w:space="0" w:color="auto"/>
            <w:right w:val="none" w:sz="0" w:space="0" w:color="auto"/>
          </w:divBdr>
        </w:div>
        <w:div w:id="1279491211">
          <w:marLeft w:val="640"/>
          <w:marRight w:val="0"/>
          <w:marTop w:val="0"/>
          <w:marBottom w:val="0"/>
          <w:divBdr>
            <w:top w:val="none" w:sz="0" w:space="0" w:color="auto"/>
            <w:left w:val="none" w:sz="0" w:space="0" w:color="auto"/>
            <w:bottom w:val="none" w:sz="0" w:space="0" w:color="auto"/>
            <w:right w:val="none" w:sz="0" w:space="0" w:color="auto"/>
          </w:divBdr>
        </w:div>
        <w:div w:id="1287079281">
          <w:marLeft w:val="640"/>
          <w:marRight w:val="0"/>
          <w:marTop w:val="0"/>
          <w:marBottom w:val="0"/>
          <w:divBdr>
            <w:top w:val="none" w:sz="0" w:space="0" w:color="auto"/>
            <w:left w:val="none" w:sz="0" w:space="0" w:color="auto"/>
            <w:bottom w:val="none" w:sz="0" w:space="0" w:color="auto"/>
            <w:right w:val="none" w:sz="0" w:space="0" w:color="auto"/>
          </w:divBdr>
        </w:div>
        <w:div w:id="1305936716">
          <w:marLeft w:val="640"/>
          <w:marRight w:val="0"/>
          <w:marTop w:val="0"/>
          <w:marBottom w:val="0"/>
          <w:divBdr>
            <w:top w:val="none" w:sz="0" w:space="0" w:color="auto"/>
            <w:left w:val="none" w:sz="0" w:space="0" w:color="auto"/>
            <w:bottom w:val="none" w:sz="0" w:space="0" w:color="auto"/>
            <w:right w:val="none" w:sz="0" w:space="0" w:color="auto"/>
          </w:divBdr>
        </w:div>
        <w:div w:id="1345284410">
          <w:marLeft w:val="640"/>
          <w:marRight w:val="0"/>
          <w:marTop w:val="0"/>
          <w:marBottom w:val="0"/>
          <w:divBdr>
            <w:top w:val="none" w:sz="0" w:space="0" w:color="auto"/>
            <w:left w:val="none" w:sz="0" w:space="0" w:color="auto"/>
            <w:bottom w:val="none" w:sz="0" w:space="0" w:color="auto"/>
            <w:right w:val="none" w:sz="0" w:space="0" w:color="auto"/>
          </w:divBdr>
        </w:div>
        <w:div w:id="1389260190">
          <w:marLeft w:val="640"/>
          <w:marRight w:val="0"/>
          <w:marTop w:val="0"/>
          <w:marBottom w:val="0"/>
          <w:divBdr>
            <w:top w:val="none" w:sz="0" w:space="0" w:color="auto"/>
            <w:left w:val="none" w:sz="0" w:space="0" w:color="auto"/>
            <w:bottom w:val="none" w:sz="0" w:space="0" w:color="auto"/>
            <w:right w:val="none" w:sz="0" w:space="0" w:color="auto"/>
          </w:divBdr>
        </w:div>
        <w:div w:id="1391877345">
          <w:marLeft w:val="640"/>
          <w:marRight w:val="0"/>
          <w:marTop w:val="0"/>
          <w:marBottom w:val="0"/>
          <w:divBdr>
            <w:top w:val="none" w:sz="0" w:space="0" w:color="auto"/>
            <w:left w:val="none" w:sz="0" w:space="0" w:color="auto"/>
            <w:bottom w:val="none" w:sz="0" w:space="0" w:color="auto"/>
            <w:right w:val="none" w:sz="0" w:space="0" w:color="auto"/>
          </w:divBdr>
        </w:div>
        <w:div w:id="1658456121">
          <w:marLeft w:val="640"/>
          <w:marRight w:val="0"/>
          <w:marTop w:val="0"/>
          <w:marBottom w:val="0"/>
          <w:divBdr>
            <w:top w:val="none" w:sz="0" w:space="0" w:color="auto"/>
            <w:left w:val="none" w:sz="0" w:space="0" w:color="auto"/>
            <w:bottom w:val="none" w:sz="0" w:space="0" w:color="auto"/>
            <w:right w:val="none" w:sz="0" w:space="0" w:color="auto"/>
          </w:divBdr>
        </w:div>
        <w:div w:id="1677074245">
          <w:marLeft w:val="640"/>
          <w:marRight w:val="0"/>
          <w:marTop w:val="0"/>
          <w:marBottom w:val="0"/>
          <w:divBdr>
            <w:top w:val="none" w:sz="0" w:space="0" w:color="auto"/>
            <w:left w:val="none" w:sz="0" w:space="0" w:color="auto"/>
            <w:bottom w:val="none" w:sz="0" w:space="0" w:color="auto"/>
            <w:right w:val="none" w:sz="0" w:space="0" w:color="auto"/>
          </w:divBdr>
        </w:div>
        <w:div w:id="1677077483">
          <w:marLeft w:val="640"/>
          <w:marRight w:val="0"/>
          <w:marTop w:val="0"/>
          <w:marBottom w:val="0"/>
          <w:divBdr>
            <w:top w:val="none" w:sz="0" w:space="0" w:color="auto"/>
            <w:left w:val="none" w:sz="0" w:space="0" w:color="auto"/>
            <w:bottom w:val="none" w:sz="0" w:space="0" w:color="auto"/>
            <w:right w:val="none" w:sz="0" w:space="0" w:color="auto"/>
          </w:divBdr>
        </w:div>
        <w:div w:id="1829594534">
          <w:marLeft w:val="640"/>
          <w:marRight w:val="0"/>
          <w:marTop w:val="0"/>
          <w:marBottom w:val="0"/>
          <w:divBdr>
            <w:top w:val="none" w:sz="0" w:space="0" w:color="auto"/>
            <w:left w:val="none" w:sz="0" w:space="0" w:color="auto"/>
            <w:bottom w:val="none" w:sz="0" w:space="0" w:color="auto"/>
            <w:right w:val="none" w:sz="0" w:space="0" w:color="auto"/>
          </w:divBdr>
        </w:div>
        <w:div w:id="1843154862">
          <w:marLeft w:val="640"/>
          <w:marRight w:val="0"/>
          <w:marTop w:val="0"/>
          <w:marBottom w:val="0"/>
          <w:divBdr>
            <w:top w:val="none" w:sz="0" w:space="0" w:color="auto"/>
            <w:left w:val="none" w:sz="0" w:space="0" w:color="auto"/>
            <w:bottom w:val="none" w:sz="0" w:space="0" w:color="auto"/>
            <w:right w:val="none" w:sz="0" w:space="0" w:color="auto"/>
          </w:divBdr>
        </w:div>
        <w:div w:id="1921061794">
          <w:marLeft w:val="640"/>
          <w:marRight w:val="0"/>
          <w:marTop w:val="0"/>
          <w:marBottom w:val="0"/>
          <w:divBdr>
            <w:top w:val="none" w:sz="0" w:space="0" w:color="auto"/>
            <w:left w:val="none" w:sz="0" w:space="0" w:color="auto"/>
            <w:bottom w:val="none" w:sz="0" w:space="0" w:color="auto"/>
            <w:right w:val="none" w:sz="0" w:space="0" w:color="auto"/>
          </w:divBdr>
        </w:div>
        <w:div w:id="1927419821">
          <w:marLeft w:val="640"/>
          <w:marRight w:val="0"/>
          <w:marTop w:val="0"/>
          <w:marBottom w:val="0"/>
          <w:divBdr>
            <w:top w:val="none" w:sz="0" w:space="0" w:color="auto"/>
            <w:left w:val="none" w:sz="0" w:space="0" w:color="auto"/>
            <w:bottom w:val="none" w:sz="0" w:space="0" w:color="auto"/>
            <w:right w:val="none" w:sz="0" w:space="0" w:color="auto"/>
          </w:divBdr>
        </w:div>
        <w:div w:id="1934166061">
          <w:marLeft w:val="640"/>
          <w:marRight w:val="0"/>
          <w:marTop w:val="0"/>
          <w:marBottom w:val="0"/>
          <w:divBdr>
            <w:top w:val="none" w:sz="0" w:space="0" w:color="auto"/>
            <w:left w:val="none" w:sz="0" w:space="0" w:color="auto"/>
            <w:bottom w:val="none" w:sz="0" w:space="0" w:color="auto"/>
            <w:right w:val="none" w:sz="0" w:space="0" w:color="auto"/>
          </w:divBdr>
        </w:div>
        <w:div w:id="1968509243">
          <w:marLeft w:val="640"/>
          <w:marRight w:val="0"/>
          <w:marTop w:val="0"/>
          <w:marBottom w:val="0"/>
          <w:divBdr>
            <w:top w:val="none" w:sz="0" w:space="0" w:color="auto"/>
            <w:left w:val="none" w:sz="0" w:space="0" w:color="auto"/>
            <w:bottom w:val="none" w:sz="0" w:space="0" w:color="auto"/>
            <w:right w:val="none" w:sz="0" w:space="0" w:color="auto"/>
          </w:divBdr>
        </w:div>
        <w:div w:id="1972906987">
          <w:marLeft w:val="640"/>
          <w:marRight w:val="0"/>
          <w:marTop w:val="0"/>
          <w:marBottom w:val="0"/>
          <w:divBdr>
            <w:top w:val="none" w:sz="0" w:space="0" w:color="auto"/>
            <w:left w:val="none" w:sz="0" w:space="0" w:color="auto"/>
            <w:bottom w:val="none" w:sz="0" w:space="0" w:color="auto"/>
            <w:right w:val="none" w:sz="0" w:space="0" w:color="auto"/>
          </w:divBdr>
        </w:div>
        <w:div w:id="2011790542">
          <w:marLeft w:val="640"/>
          <w:marRight w:val="0"/>
          <w:marTop w:val="0"/>
          <w:marBottom w:val="0"/>
          <w:divBdr>
            <w:top w:val="none" w:sz="0" w:space="0" w:color="auto"/>
            <w:left w:val="none" w:sz="0" w:space="0" w:color="auto"/>
            <w:bottom w:val="none" w:sz="0" w:space="0" w:color="auto"/>
            <w:right w:val="none" w:sz="0" w:space="0" w:color="auto"/>
          </w:divBdr>
        </w:div>
        <w:div w:id="2026787476">
          <w:marLeft w:val="640"/>
          <w:marRight w:val="0"/>
          <w:marTop w:val="0"/>
          <w:marBottom w:val="0"/>
          <w:divBdr>
            <w:top w:val="none" w:sz="0" w:space="0" w:color="auto"/>
            <w:left w:val="none" w:sz="0" w:space="0" w:color="auto"/>
            <w:bottom w:val="none" w:sz="0" w:space="0" w:color="auto"/>
            <w:right w:val="none" w:sz="0" w:space="0" w:color="auto"/>
          </w:divBdr>
        </w:div>
        <w:div w:id="2064677647">
          <w:marLeft w:val="640"/>
          <w:marRight w:val="0"/>
          <w:marTop w:val="0"/>
          <w:marBottom w:val="0"/>
          <w:divBdr>
            <w:top w:val="none" w:sz="0" w:space="0" w:color="auto"/>
            <w:left w:val="none" w:sz="0" w:space="0" w:color="auto"/>
            <w:bottom w:val="none" w:sz="0" w:space="0" w:color="auto"/>
            <w:right w:val="none" w:sz="0" w:space="0" w:color="auto"/>
          </w:divBdr>
        </w:div>
        <w:div w:id="2088501427">
          <w:marLeft w:val="640"/>
          <w:marRight w:val="0"/>
          <w:marTop w:val="0"/>
          <w:marBottom w:val="0"/>
          <w:divBdr>
            <w:top w:val="none" w:sz="0" w:space="0" w:color="auto"/>
            <w:left w:val="none" w:sz="0" w:space="0" w:color="auto"/>
            <w:bottom w:val="none" w:sz="0" w:space="0" w:color="auto"/>
            <w:right w:val="none" w:sz="0" w:space="0" w:color="auto"/>
          </w:divBdr>
        </w:div>
        <w:div w:id="2092000814">
          <w:marLeft w:val="640"/>
          <w:marRight w:val="0"/>
          <w:marTop w:val="0"/>
          <w:marBottom w:val="0"/>
          <w:divBdr>
            <w:top w:val="none" w:sz="0" w:space="0" w:color="auto"/>
            <w:left w:val="none" w:sz="0" w:space="0" w:color="auto"/>
            <w:bottom w:val="none" w:sz="0" w:space="0" w:color="auto"/>
            <w:right w:val="none" w:sz="0" w:space="0" w:color="auto"/>
          </w:divBdr>
        </w:div>
      </w:divsChild>
    </w:div>
    <w:div w:id="1205219373">
      <w:bodyDiv w:val="1"/>
      <w:marLeft w:val="0"/>
      <w:marRight w:val="0"/>
      <w:marTop w:val="0"/>
      <w:marBottom w:val="0"/>
      <w:divBdr>
        <w:top w:val="none" w:sz="0" w:space="0" w:color="auto"/>
        <w:left w:val="none" w:sz="0" w:space="0" w:color="auto"/>
        <w:bottom w:val="none" w:sz="0" w:space="0" w:color="auto"/>
        <w:right w:val="none" w:sz="0" w:space="0" w:color="auto"/>
      </w:divBdr>
      <w:divsChild>
        <w:div w:id="103352733">
          <w:marLeft w:val="640"/>
          <w:marRight w:val="0"/>
          <w:marTop w:val="0"/>
          <w:marBottom w:val="0"/>
          <w:divBdr>
            <w:top w:val="none" w:sz="0" w:space="0" w:color="auto"/>
            <w:left w:val="none" w:sz="0" w:space="0" w:color="auto"/>
            <w:bottom w:val="none" w:sz="0" w:space="0" w:color="auto"/>
            <w:right w:val="none" w:sz="0" w:space="0" w:color="auto"/>
          </w:divBdr>
        </w:div>
        <w:div w:id="207302100">
          <w:marLeft w:val="640"/>
          <w:marRight w:val="0"/>
          <w:marTop w:val="0"/>
          <w:marBottom w:val="0"/>
          <w:divBdr>
            <w:top w:val="none" w:sz="0" w:space="0" w:color="auto"/>
            <w:left w:val="none" w:sz="0" w:space="0" w:color="auto"/>
            <w:bottom w:val="none" w:sz="0" w:space="0" w:color="auto"/>
            <w:right w:val="none" w:sz="0" w:space="0" w:color="auto"/>
          </w:divBdr>
        </w:div>
        <w:div w:id="258300571">
          <w:marLeft w:val="640"/>
          <w:marRight w:val="0"/>
          <w:marTop w:val="0"/>
          <w:marBottom w:val="0"/>
          <w:divBdr>
            <w:top w:val="none" w:sz="0" w:space="0" w:color="auto"/>
            <w:left w:val="none" w:sz="0" w:space="0" w:color="auto"/>
            <w:bottom w:val="none" w:sz="0" w:space="0" w:color="auto"/>
            <w:right w:val="none" w:sz="0" w:space="0" w:color="auto"/>
          </w:divBdr>
        </w:div>
        <w:div w:id="346059496">
          <w:marLeft w:val="640"/>
          <w:marRight w:val="0"/>
          <w:marTop w:val="0"/>
          <w:marBottom w:val="0"/>
          <w:divBdr>
            <w:top w:val="none" w:sz="0" w:space="0" w:color="auto"/>
            <w:left w:val="none" w:sz="0" w:space="0" w:color="auto"/>
            <w:bottom w:val="none" w:sz="0" w:space="0" w:color="auto"/>
            <w:right w:val="none" w:sz="0" w:space="0" w:color="auto"/>
          </w:divBdr>
        </w:div>
        <w:div w:id="388463370">
          <w:marLeft w:val="640"/>
          <w:marRight w:val="0"/>
          <w:marTop w:val="0"/>
          <w:marBottom w:val="0"/>
          <w:divBdr>
            <w:top w:val="none" w:sz="0" w:space="0" w:color="auto"/>
            <w:left w:val="none" w:sz="0" w:space="0" w:color="auto"/>
            <w:bottom w:val="none" w:sz="0" w:space="0" w:color="auto"/>
            <w:right w:val="none" w:sz="0" w:space="0" w:color="auto"/>
          </w:divBdr>
        </w:div>
        <w:div w:id="451942210">
          <w:marLeft w:val="640"/>
          <w:marRight w:val="0"/>
          <w:marTop w:val="0"/>
          <w:marBottom w:val="0"/>
          <w:divBdr>
            <w:top w:val="none" w:sz="0" w:space="0" w:color="auto"/>
            <w:left w:val="none" w:sz="0" w:space="0" w:color="auto"/>
            <w:bottom w:val="none" w:sz="0" w:space="0" w:color="auto"/>
            <w:right w:val="none" w:sz="0" w:space="0" w:color="auto"/>
          </w:divBdr>
        </w:div>
        <w:div w:id="663706923">
          <w:marLeft w:val="640"/>
          <w:marRight w:val="0"/>
          <w:marTop w:val="0"/>
          <w:marBottom w:val="0"/>
          <w:divBdr>
            <w:top w:val="none" w:sz="0" w:space="0" w:color="auto"/>
            <w:left w:val="none" w:sz="0" w:space="0" w:color="auto"/>
            <w:bottom w:val="none" w:sz="0" w:space="0" w:color="auto"/>
            <w:right w:val="none" w:sz="0" w:space="0" w:color="auto"/>
          </w:divBdr>
        </w:div>
        <w:div w:id="668868950">
          <w:marLeft w:val="640"/>
          <w:marRight w:val="0"/>
          <w:marTop w:val="0"/>
          <w:marBottom w:val="0"/>
          <w:divBdr>
            <w:top w:val="none" w:sz="0" w:space="0" w:color="auto"/>
            <w:left w:val="none" w:sz="0" w:space="0" w:color="auto"/>
            <w:bottom w:val="none" w:sz="0" w:space="0" w:color="auto"/>
            <w:right w:val="none" w:sz="0" w:space="0" w:color="auto"/>
          </w:divBdr>
        </w:div>
        <w:div w:id="750348074">
          <w:marLeft w:val="640"/>
          <w:marRight w:val="0"/>
          <w:marTop w:val="0"/>
          <w:marBottom w:val="0"/>
          <w:divBdr>
            <w:top w:val="none" w:sz="0" w:space="0" w:color="auto"/>
            <w:left w:val="none" w:sz="0" w:space="0" w:color="auto"/>
            <w:bottom w:val="none" w:sz="0" w:space="0" w:color="auto"/>
            <w:right w:val="none" w:sz="0" w:space="0" w:color="auto"/>
          </w:divBdr>
        </w:div>
        <w:div w:id="757795151">
          <w:marLeft w:val="640"/>
          <w:marRight w:val="0"/>
          <w:marTop w:val="0"/>
          <w:marBottom w:val="0"/>
          <w:divBdr>
            <w:top w:val="none" w:sz="0" w:space="0" w:color="auto"/>
            <w:left w:val="none" w:sz="0" w:space="0" w:color="auto"/>
            <w:bottom w:val="none" w:sz="0" w:space="0" w:color="auto"/>
            <w:right w:val="none" w:sz="0" w:space="0" w:color="auto"/>
          </w:divBdr>
        </w:div>
        <w:div w:id="823930280">
          <w:marLeft w:val="640"/>
          <w:marRight w:val="0"/>
          <w:marTop w:val="0"/>
          <w:marBottom w:val="0"/>
          <w:divBdr>
            <w:top w:val="none" w:sz="0" w:space="0" w:color="auto"/>
            <w:left w:val="none" w:sz="0" w:space="0" w:color="auto"/>
            <w:bottom w:val="none" w:sz="0" w:space="0" w:color="auto"/>
            <w:right w:val="none" w:sz="0" w:space="0" w:color="auto"/>
          </w:divBdr>
        </w:div>
        <w:div w:id="883711860">
          <w:marLeft w:val="640"/>
          <w:marRight w:val="0"/>
          <w:marTop w:val="0"/>
          <w:marBottom w:val="0"/>
          <w:divBdr>
            <w:top w:val="none" w:sz="0" w:space="0" w:color="auto"/>
            <w:left w:val="none" w:sz="0" w:space="0" w:color="auto"/>
            <w:bottom w:val="none" w:sz="0" w:space="0" w:color="auto"/>
            <w:right w:val="none" w:sz="0" w:space="0" w:color="auto"/>
          </w:divBdr>
        </w:div>
        <w:div w:id="888998382">
          <w:marLeft w:val="640"/>
          <w:marRight w:val="0"/>
          <w:marTop w:val="0"/>
          <w:marBottom w:val="0"/>
          <w:divBdr>
            <w:top w:val="none" w:sz="0" w:space="0" w:color="auto"/>
            <w:left w:val="none" w:sz="0" w:space="0" w:color="auto"/>
            <w:bottom w:val="none" w:sz="0" w:space="0" w:color="auto"/>
            <w:right w:val="none" w:sz="0" w:space="0" w:color="auto"/>
          </w:divBdr>
        </w:div>
        <w:div w:id="1453286669">
          <w:marLeft w:val="640"/>
          <w:marRight w:val="0"/>
          <w:marTop w:val="0"/>
          <w:marBottom w:val="0"/>
          <w:divBdr>
            <w:top w:val="none" w:sz="0" w:space="0" w:color="auto"/>
            <w:left w:val="none" w:sz="0" w:space="0" w:color="auto"/>
            <w:bottom w:val="none" w:sz="0" w:space="0" w:color="auto"/>
            <w:right w:val="none" w:sz="0" w:space="0" w:color="auto"/>
          </w:divBdr>
        </w:div>
        <w:div w:id="1455245375">
          <w:marLeft w:val="640"/>
          <w:marRight w:val="0"/>
          <w:marTop w:val="0"/>
          <w:marBottom w:val="0"/>
          <w:divBdr>
            <w:top w:val="none" w:sz="0" w:space="0" w:color="auto"/>
            <w:left w:val="none" w:sz="0" w:space="0" w:color="auto"/>
            <w:bottom w:val="none" w:sz="0" w:space="0" w:color="auto"/>
            <w:right w:val="none" w:sz="0" w:space="0" w:color="auto"/>
          </w:divBdr>
        </w:div>
        <w:div w:id="1501038254">
          <w:marLeft w:val="640"/>
          <w:marRight w:val="0"/>
          <w:marTop w:val="0"/>
          <w:marBottom w:val="0"/>
          <w:divBdr>
            <w:top w:val="none" w:sz="0" w:space="0" w:color="auto"/>
            <w:left w:val="none" w:sz="0" w:space="0" w:color="auto"/>
            <w:bottom w:val="none" w:sz="0" w:space="0" w:color="auto"/>
            <w:right w:val="none" w:sz="0" w:space="0" w:color="auto"/>
          </w:divBdr>
        </w:div>
        <w:div w:id="1636569774">
          <w:marLeft w:val="640"/>
          <w:marRight w:val="0"/>
          <w:marTop w:val="0"/>
          <w:marBottom w:val="0"/>
          <w:divBdr>
            <w:top w:val="none" w:sz="0" w:space="0" w:color="auto"/>
            <w:left w:val="none" w:sz="0" w:space="0" w:color="auto"/>
            <w:bottom w:val="none" w:sz="0" w:space="0" w:color="auto"/>
            <w:right w:val="none" w:sz="0" w:space="0" w:color="auto"/>
          </w:divBdr>
        </w:div>
        <w:div w:id="1694185934">
          <w:marLeft w:val="640"/>
          <w:marRight w:val="0"/>
          <w:marTop w:val="0"/>
          <w:marBottom w:val="0"/>
          <w:divBdr>
            <w:top w:val="none" w:sz="0" w:space="0" w:color="auto"/>
            <w:left w:val="none" w:sz="0" w:space="0" w:color="auto"/>
            <w:bottom w:val="none" w:sz="0" w:space="0" w:color="auto"/>
            <w:right w:val="none" w:sz="0" w:space="0" w:color="auto"/>
          </w:divBdr>
        </w:div>
        <w:div w:id="1715688141">
          <w:marLeft w:val="640"/>
          <w:marRight w:val="0"/>
          <w:marTop w:val="0"/>
          <w:marBottom w:val="0"/>
          <w:divBdr>
            <w:top w:val="none" w:sz="0" w:space="0" w:color="auto"/>
            <w:left w:val="none" w:sz="0" w:space="0" w:color="auto"/>
            <w:bottom w:val="none" w:sz="0" w:space="0" w:color="auto"/>
            <w:right w:val="none" w:sz="0" w:space="0" w:color="auto"/>
          </w:divBdr>
        </w:div>
        <w:div w:id="1798521681">
          <w:marLeft w:val="640"/>
          <w:marRight w:val="0"/>
          <w:marTop w:val="0"/>
          <w:marBottom w:val="0"/>
          <w:divBdr>
            <w:top w:val="none" w:sz="0" w:space="0" w:color="auto"/>
            <w:left w:val="none" w:sz="0" w:space="0" w:color="auto"/>
            <w:bottom w:val="none" w:sz="0" w:space="0" w:color="auto"/>
            <w:right w:val="none" w:sz="0" w:space="0" w:color="auto"/>
          </w:divBdr>
        </w:div>
        <w:div w:id="1836846637">
          <w:marLeft w:val="640"/>
          <w:marRight w:val="0"/>
          <w:marTop w:val="0"/>
          <w:marBottom w:val="0"/>
          <w:divBdr>
            <w:top w:val="none" w:sz="0" w:space="0" w:color="auto"/>
            <w:left w:val="none" w:sz="0" w:space="0" w:color="auto"/>
            <w:bottom w:val="none" w:sz="0" w:space="0" w:color="auto"/>
            <w:right w:val="none" w:sz="0" w:space="0" w:color="auto"/>
          </w:divBdr>
        </w:div>
        <w:div w:id="1843273717">
          <w:marLeft w:val="640"/>
          <w:marRight w:val="0"/>
          <w:marTop w:val="0"/>
          <w:marBottom w:val="0"/>
          <w:divBdr>
            <w:top w:val="none" w:sz="0" w:space="0" w:color="auto"/>
            <w:left w:val="none" w:sz="0" w:space="0" w:color="auto"/>
            <w:bottom w:val="none" w:sz="0" w:space="0" w:color="auto"/>
            <w:right w:val="none" w:sz="0" w:space="0" w:color="auto"/>
          </w:divBdr>
        </w:div>
        <w:div w:id="1853907806">
          <w:marLeft w:val="640"/>
          <w:marRight w:val="0"/>
          <w:marTop w:val="0"/>
          <w:marBottom w:val="0"/>
          <w:divBdr>
            <w:top w:val="none" w:sz="0" w:space="0" w:color="auto"/>
            <w:left w:val="none" w:sz="0" w:space="0" w:color="auto"/>
            <w:bottom w:val="none" w:sz="0" w:space="0" w:color="auto"/>
            <w:right w:val="none" w:sz="0" w:space="0" w:color="auto"/>
          </w:divBdr>
        </w:div>
        <w:div w:id="1878737186">
          <w:marLeft w:val="640"/>
          <w:marRight w:val="0"/>
          <w:marTop w:val="0"/>
          <w:marBottom w:val="0"/>
          <w:divBdr>
            <w:top w:val="none" w:sz="0" w:space="0" w:color="auto"/>
            <w:left w:val="none" w:sz="0" w:space="0" w:color="auto"/>
            <w:bottom w:val="none" w:sz="0" w:space="0" w:color="auto"/>
            <w:right w:val="none" w:sz="0" w:space="0" w:color="auto"/>
          </w:divBdr>
        </w:div>
        <w:div w:id="1919635733">
          <w:marLeft w:val="640"/>
          <w:marRight w:val="0"/>
          <w:marTop w:val="0"/>
          <w:marBottom w:val="0"/>
          <w:divBdr>
            <w:top w:val="none" w:sz="0" w:space="0" w:color="auto"/>
            <w:left w:val="none" w:sz="0" w:space="0" w:color="auto"/>
            <w:bottom w:val="none" w:sz="0" w:space="0" w:color="auto"/>
            <w:right w:val="none" w:sz="0" w:space="0" w:color="auto"/>
          </w:divBdr>
        </w:div>
        <w:div w:id="2050563922">
          <w:marLeft w:val="640"/>
          <w:marRight w:val="0"/>
          <w:marTop w:val="0"/>
          <w:marBottom w:val="0"/>
          <w:divBdr>
            <w:top w:val="none" w:sz="0" w:space="0" w:color="auto"/>
            <w:left w:val="none" w:sz="0" w:space="0" w:color="auto"/>
            <w:bottom w:val="none" w:sz="0" w:space="0" w:color="auto"/>
            <w:right w:val="none" w:sz="0" w:space="0" w:color="auto"/>
          </w:divBdr>
        </w:div>
        <w:div w:id="2119908034">
          <w:marLeft w:val="640"/>
          <w:marRight w:val="0"/>
          <w:marTop w:val="0"/>
          <w:marBottom w:val="0"/>
          <w:divBdr>
            <w:top w:val="none" w:sz="0" w:space="0" w:color="auto"/>
            <w:left w:val="none" w:sz="0" w:space="0" w:color="auto"/>
            <w:bottom w:val="none" w:sz="0" w:space="0" w:color="auto"/>
            <w:right w:val="none" w:sz="0" w:space="0" w:color="auto"/>
          </w:divBdr>
        </w:div>
      </w:divsChild>
    </w:div>
    <w:div w:id="1209414550">
      <w:marLeft w:val="0"/>
      <w:marRight w:val="0"/>
      <w:marTop w:val="0"/>
      <w:marBottom w:val="0"/>
      <w:divBdr>
        <w:top w:val="none" w:sz="0" w:space="0" w:color="auto"/>
        <w:left w:val="none" w:sz="0" w:space="0" w:color="auto"/>
        <w:bottom w:val="none" w:sz="0" w:space="0" w:color="auto"/>
        <w:right w:val="none" w:sz="0" w:space="0" w:color="auto"/>
      </w:divBdr>
    </w:div>
    <w:div w:id="1210219431">
      <w:marLeft w:val="0"/>
      <w:marRight w:val="0"/>
      <w:marTop w:val="0"/>
      <w:marBottom w:val="0"/>
      <w:divBdr>
        <w:top w:val="none" w:sz="0" w:space="0" w:color="auto"/>
        <w:left w:val="none" w:sz="0" w:space="0" w:color="auto"/>
        <w:bottom w:val="none" w:sz="0" w:space="0" w:color="auto"/>
        <w:right w:val="none" w:sz="0" w:space="0" w:color="auto"/>
      </w:divBdr>
    </w:div>
    <w:div w:id="1210654365">
      <w:bodyDiv w:val="1"/>
      <w:marLeft w:val="0"/>
      <w:marRight w:val="0"/>
      <w:marTop w:val="0"/>
      <w:marBottom w:val="0"/>
      <w:divBdr>
        <w:top w:val="none" w:sz="0" w:space="0" w:color="auto"/>
        <w:left w:val="none" w:sz="0" w:space="0" w:color="auto"/>
        <w:bottom w:val="none" w:sz="0" w:space="0" w:color="auto"/>
        <w:right w:val="none" w:sz="0" w:space="0" w:color="auto"/>
      </w:divBdr>
      <w:divsChild>
        <w:div w:id="30963843">
          <w:marLeft w:val="640"/>
          <w:marRight w:val="0"/>
          <w:marTop w:val="0"/>
          <w:marBottom w:val="0"/>
          <w:divBdr>
            <w:top w:val="none" w:sz="0" w:space="0" w:color="auto"/>
            <w:left w:val="none" w:sz="0" w:space="0" w:color="auto"/>
            <w:bottom w:val="none" w:sz="0" w:space="0" w:color="auto"/>
            <w:right w:val="none" w:sz="0" w:space="0" w:color="auto"/>
          </w:divBdr>
        </w:div>
        <w:div w:id="93521011">
          <w:marLeft w:val="640"/>
          <w:marRight w:val="0"/>
          <w:marTop w:val="0"/>
          <w:marBottom w:val="0"/>
          <w:divBdr>
            <w:top w:val="none" w:sz="0" w:space="0" w:color="auto"/>
            <w:left w:val="none" w:sz="0" w:space="0" w:color="auto"/>
            <w:bottom w:val="none" w:sz="0" w:space="0" w:color="auto"/>
            <w:right w:val="none" w:sz="0" w:space="0" w:color="auto"/>
          </w:divBdr>
        </w:div>
        <w:div w:id="122693817">
          <w:marLeft w:val="640"/>
          <w:marRight w:val="0"/>
          <w:marTop w:val="0"/>
          <w:marBottom w:val="0"/>
          <w:divBdr>
            <w:top w:val="none" w:sz="0" w:space="0" w:color="auto"/>
            <w:left w:val="none" w:sz="0" w:space="0" w:color="auto"/>
            <w:bottom w:val="none" w:sz="0" w:space="0" w:color="auto"/>
            <w:right w:val="none" w:sz="0" w:space="0" w:color="auto"/>
          </w:divBdr>
        </w:div>
        <w:div w:id="149372099">
          <w:marLeft w:val="640"/>
          <w:marRight w:val="0"/>
          <w:marTop w:val="0"/>
          <w:marBottom w:val="0"/>
          <w:divBdr>
            <w:top w:val="none" w:sz="0" w:space="0" w:color="auto"/>
            <w:left w:val="none" w:sz="0" w:space="0" w:color="auto"/>
            <w:bottom w:val="none" w:sz="0" w:space="0" w:color="auto"/>
            <w:right w:val="none" w:sz="0" w:space="0" w:color="auto"/>
          </w:divBdr>
        </w:div>
        <w:div w:id="163590364">
          <w:marLeft w:val="640"/>
          <w:marRight w:val="0"/>
          <w:marTop w:val="0"/>
          <w:marBottom w:val="0"/>
          <w:divBdr>
            <w:top w:val="none" w:sz="0" w:space="0" w:color="auto"/>
            <w:left w:val="none" w:sz="0" w:space="0" w:color="auto"/>
            <w:bottom w:val="none" w:sz="0" w:space="0" w:color="auto"/>
            <w:right w:val="none" w:sz="0" w:space="0" w:color="auto"/>
          </w:divBdr>
        </w:div>
        <w:div w:id="180047206">
          <w:marLeft w:val="640"/>
          <w:marRight w:val="0"/>
          <w:marTop w:val="0"/>
          <w:marBottom w:val="0"/>
          <w:divBdr>
            <w:top w:val="none" w:sz="0" w:space="0" w:color="auto"/>
            <w:left w:val="none" w:sz="0" w:space="0" w:color="auto"/>
            <w:bottom w:val="none" w:sz="0" w:space="0" w:color="auto"/>
            <w:right w:val="none" w:sz="0" w:space="0" w:color="auto"/>
          </w:divBdr>
        </w:div>
        <w:div w:id="222105972">
          <w:marLeft w:val="640"/>
          <w:marRight w:val="0"/>
          <w:marTop w:val="0"/>
          <w:marBottom w:val="0"/>
          <w:divBdr>
            <w:top w:val="none" w:sz="0" w:space="0" w:color="auto"/>
            <w:left w:val="none" w:sz="0" w:space="0" w:color="auto"/>
            <w:bottom w:val="none" w:sz="0" w:space="0" w:color="auto"/>
            <w:right w:val="none" w:sz="0" w:space="0" w:color="auto"/>
          </w:divBdr>
        </w:div>
        <w:div w:id="285280974">
          <w:marLeft w:val="640"/>
          <w:marRight w:val="0"/>
          <w:marTop w:val="0"/>
          <w:marBottom w:val="0"/>
          <w:divBdr>
            <w:top w:val="none" w:sz="0" w:space="0" w:color="auto"/>
            <w:left w:val="none" w:sz="0" w:space="0" w:color="auto"/>
            <w:bottom w:val="none" w:sz="0" w:space="0" w:color="auto"/>
            <w:right w:val="none" w:sz="0" w:space="0" w:color="auto"/>
          </w:divBdr>
        </w:div>
        <w:div w:id="358774289">
          <w:marLeft w:val="640"/>
          <w:marRight w:val="0"/>
          <w:marTop w:val="0"/>
          <w:marBottom w:val="0"/>
          <w:divBdr>
            <w:top w:val="none" w:sz="0" w:space="0" w:color="auto"/>
            <w:left w:val="none" w:sz="0" w:space="0" w:color="auto"/>
            <w:bottom w:val="none" w:sz="0" w:space="0" w:color="auto"/>
            <w:right w:val="none" w:sz="0" w:space="0" w:color="auto"/>
          </w:divBdr>
        </w:div>
        <w:div w:id="389816548">
          <w:marLeft w:val="640"/>
          <w:marRight w:val="0"/>
          <w:marTop w:val="0"/>
          <w:marBottom w:val="0"/>
          <w:divBdr>
            <w:top w:val="none" w:sz="0" w:space="0" w:color="auto"/>
            <w:left w:val="none" w:sz="0" w:space="0" w:color="auto"/>
            <w:bottom w:val="none" w:sz="0" w:space="0" w:color="auto"/>
            <w:right w:val="none" w:sz="0" w:space="0" w:color="auto"/>
          </w:divBdr>
        </w:div>
        <w:div w:id="437332286">
          <w:marLeft w:val="640"/>
          <w:marRight w:val="0"/>
          <w:marTop w:val="0"/>
          <w:marBottom w:val="0"/>
          <w:divBdr>
            <w:top w:val="none" w:sz="0" w:space="0" w:color="auto"/>
            <w:left w:val="none" w:sz="0" w:space="0" w:color="auto"/>
            <w:bottom w:val="none" w:sz="0" w:space="0" w:color="auto"/>
            <w:right w:val="none" w:sz="0" w:space="0" w:color="auto"/>
          </w:divBdr>
        </w:div>
        <w:div w:id="509835051">
          <w:marLeft w:val="640"/>
          <w:marRight w:val="0"/>
          <w:marTop w:val="0"/>
          <w:marBottom w:val="0"/>
          <w:divBdr>
            <w:top w:val="none" w:sz="0" w:space="0" w:color="auto"/>
            <w:left w:val="none" w:sz="0" w:space="0" w:color="auto"/>
            <w:bottom w:val="none" w:sz="0" w:space="0" w:color="auto"/>
            <w:right w:val="none" w:sz="0" w:space="0" w:color="auto"/>
          </w:divBdr>
        </w:div>
        <w:div w:id="598870691">
          <w:marLeft w:val="640"/>
          <w:marRight w:val="0"/>
          <w:marTop w:val="0"/>
          <w:marBottom w:val="0"/>
          <w:divBdr>
            <w:top w:val="none" w:sz="0" w:space="0" w:color="auto"/>
            <w:left w:val="none" w:sz="0" w:space="0" w:color="auto"/>
            <w:bottom w:val="none" w:sz="0" w:space="0" w:color="auto"/>
            <w:right w:val="none" w:sz="0" w:space="0" w:color="auto"/>
          </w:divBdr>
        </w:div>
        <w:div w:id="614752121">
          <w:marLeft w:val="640"/>
          <w:marRight w:val="0"/>
          <w:marTop w:val="0"/>
          <w:marBottom w:val="0"/>
          <w:divBdr>
            <w:top w:val="none" w:sz="0" w:space="0" w:color="auto"/>
            <w:left w:val="none" w:sz="0" w:space="0" w:color="auto"/>
            <w:bottom w:val="none" w:sz="0" w:space="0" w:color="auto"/>
            <w:right w:val="none" w:sz="0" w:space="0" w:color="auto"/>
          </w:divBdr>
        </w:div>
        <w:div w:id="650404646">
          <w:marLeft w:val="640"/>
          <w:marRight w:val="0"/>
          <w:marTop w:val="0"/>
          <w:marBottom w:val="0"/>
          <w:divBdr>
            <w:top w:val="none" w:sz="0" w:space="0" w:color="auto"/>
            <w:left w:val="none" w:sz="0" w:space="0" w:color="auto"/>
            <w:bottom w:val="none" w:sz="0" w:space="0" w:color="auto"/>
            <w:right w:val="none" w:sz="0" w:space="0" w:color="auto"/>
          </w:divBdr>
        </w:div>
        <w:div w:id="686752949">
          <w:marLeft w:val="640"/>
          <w:marRight w:val="0"/>
          <w:marTop w:val="0"/>
          <w:marBottom w:val="0"/>
          <w:divBdr>
            <w:top w:val="none" w:sz="0" w:space="0" w:color="auto"/>
            <w:left w:val="none" w:sz="0" w:space="0" w:color="auto"/>
            <w:bottom w:val="none" w:sz="0" w:space="0" w:color="auto"/>
            <w:right w:val="none" w:sz="0" w:space="0" w:color="auto"/>
          </w:divBdr>
        </w:div>
        <w:div w:id="761603679">
          <w:marLeft w:val="640"/>
          <w:marRight w:val="0"/>
          <w:marTop w:val="0"/>
          <w:marBottom w:val="0"/>
          <w:divBdr>
            <w:top w:val="none" w:sz="0" w:space="0" w:color="auto"/>
            <w:left w:val="none" w:sz="0" w:space="0" w:color="auto"/>
            <w:bottom w:val="none" w:sz="0" w:space="0" w:color="auto"/>
            <w:right w:val="none" w:sz="0" w:space="0" w:color="auto"/>
          </w:divBdr>
        </w:div>
        <w:div w:id="780608357">
          <w:marLeft w:val="640"/>
          <w:marRight w:val="0"/>
          <w:marTop w:val="0"/>
          <w:marBottom w:val="0"/>
          <w:divBdr>
            <w:top w:val="none" w:sz="0" w:space="0" w:color="auto"/>
            <w:left w:val="none" w:sz="0" w:space="0" w:color="auto"/>
            <w:bottom w:val="none" w:sz="0" w:space="0" w:color="auto"/>
            <w:right w:val="none" w:sz="0" w:space="0" w:color="auto"/>
          </w:divBdr>
        </w:div>
        <w:div w:id="784420099">
          <w:marLeft w:val="640"/>
          <w:marRight w:val="0"/>
          <w:marTop w:val="0"/>
          <w:marBottom w:val="0"/>
          <w:divBdr>
            <w:top w:val="none" w:sz="0" w:space="0" w:color="auto"/>
            <w:left w:val="none" w:sz="0" w:space="0" w:color="auto"/>
            <w:bottom w:val="none" w:sz="0" w:space="0" w:color="auto"/>
            <w:right w:val="none" w:sz="0" w:space="0" w:color="auto"/>
          </w:divBdr>
        </w:div>
        <w:div w:id="816533149">
          <w:marLeft w:val="640"/>
          <w:marRight w:val="0"/>
          <w:marTop w:val="0"/>
          <w:marBottom w:val="0"/>
          <w:divBdr>
            <w:top w:val="none" w:sz="0" w:space="0" w:color="auto"/>
            <w:left w:val="none" w:sz="0" w:space="0" w:color="auto"/>
            <w:bottom w:val="none" w:sz="0" w:space="0" w:color="auto"/>
            <w:right w:val="none" w:sz="0" w:space="0" w:color="auto"/>
          </w:divBdr>
        </w:div>
        <w:div w:id="853885359">
          <w:marLeft w:val="640"/>
          <w:marRight w:val="0"/>
          <w:marTop w:val="0"/>
          <w:marBottom w:val="0"/>
          <w:divBdr>
            <w:top w:val="none" w:sz="0" w:space="0" w:color="auto"/>
            <w:left w:val="none" w:sz="0" w:space="0" w:color="auto"/>
            <w:bottom w:val="none" w:sz="0" w:space="0" w:color="auto"/>
            <w:right w:val="none" w:sz="0" w:space="0" w:color="auto"/>
          </w:divBdr>
        </w:div>
        <w:div w:id="937441683">
          <w:marLeft w:val="640"/>
          <w:marRight w:val="0"/>
          <w:marTop w:val="0"/>
          <w:marBottom w:val="0"/>
          <w:divBdr>
            <w:top w:val="none" w:sz="0" w:space="0" w:color="auto"/>
            <w:left w:val="none" w:sz="0" w:space="0" w:color="auto"/>
            <w:bottom w:val="none" w:sz="0" w:space="0" w:color="auto"/>
            <w:right w:val="none" w:sz="0" w:space="0" w:color="auto"/>
          </w:divBdr>
        </w:div>
        <w:div w:id="948009102">
          <w:marLeft w:val="640"/>
          <w:marRight w:val="0"/>
          <w:marTop w:val="0"/>
          <w:marBottom w:val="0"/>
          <w:divBdr>
            <w:top w:val="none" w:sz="0" w:space="0" w:color="auto"/>
            <w:left w:val="none" w:sz="0" w:space="0" w:color="auto"/>
            <w:bottom w:val="none" w:sz="0" w:space="0" w:color="auto"/>
            <w:right w:val="none" w:sz="0" w:space="0" w:color="auto"/>
          </w:divBdr>
        </w:div>
        <w:div w:id="966860000">
          <w:marLeft w:val="640"/>
          <w:marRight w:val="0"/>
          <w:marTop w:val="0"/>
          <w:marBottom w:val="0"/>
          <w:divBdr>
            <w:top w:val="none" w:sz="0" w:space="0" w:color="auto"/>
            <w:left w:val="none" w:sz="0" w:space="0" w:color="auto"/>
            <w:bottom w:val="none" w:sz="0" w:space="0" w:color="auto"/>
            <w:right w:val="none" w:sz="0" w:space="0" w:color="auto"/>
          </w:divBdr>
        </w:div>
        <w:div w:id="967471058">
          <w:marLeft w:val="640"/>
          <w:marRight w:val="0"/>
          <w:marTop w:val="0"/>
          <w:marBottom w:val="0"/>
          <w:divBdr>
            <w:top w:val="none" w:sz="0" w:space="0" w:color="auto"/>
            <w:left w:val="none" w:sz="0" w:space="0" w:color="auto"/>
            <w:bottom w:val="none" w:sz="0" w:space="0" w:color="auto"/>
            <w:right w:val="none" w:sz="0" w:space="0" w:color="auto"/>
          </w:divBdr>
        </w:div>
        <w:div w:id="1109622776">
          <w:marLeft w:val="640"/>
          <w:marRight w:val="0"/>
          <w:marTop w:val="0"/>
          <w:marBottom w:val="0"/>
          <w:divBdr>
            <w:top w:val="none" w:sz="0" w:space="0" w:color="auto"/>
            <w:left w:val="none" w:sz="0" w:space="0" w:color="auto"/>
            <w:bottom w:val="none" w:sz="0" w:space="0" w:color="auto"/>
            <w:right w:val="none" w:sz="0" w:space="0" w:color="auto"/>
          </w:divBdr>
        </w:div>
        <w:div w:id="1129472795">
          <w:marLeft w:val="640"/>
          <w:marRight w:val="0"/>
          <w:marTop w:val="0"/>
          <w:marBottom w:val="0"/>
          <w:divBdr>
            <w:top w:val="none" w:sz="0" w:space="0" w:color="auto"/>
            <w:left w:val="none" w:sz="0" w:space="0" w:color="auto"/>
            <w:bottom w:val="none" w:sz="0" w:space="0" w:color="auto"/>
            <w:right w:val="none" w:sz="0" w:space="0" w:color="auto"/>
          </w:divBdr>
        </w:div>
        <w:div w:id="1137449336">
          <w:marLeft w:val="640"/>
          <w:marRight w:val="0"/>
          <w:marTop w:val="0"/>
          <w:marBottom w:val="0"/>
          <w:divBdr>
            <w:top w:val="none" w:sz="0" w:space="0" w:color="auto"/>
            <w:left w:val="none" w:sz="0" w:space="0" w:color="auto"/>
            <w:bottom w:val="none" w:sz="0" w:space="0" w:color="auto"/>
            <w:right w:val="none" w:sz="0" w:space="0" w:color="auto"/>
          </w:divBdr>
        </w:div>
        <w:div w:id="1268586617">
          <w:marLeft w:val="640"/>
          <w:marRight w:val="0"/>
          <w:marTop w:val="0"/>
          <w:marBottom w:val="0"/>
          <w:divBdr>
            <w:top w:val="none" w:sz="0" w:space="0" w:color="auto"/>
            <w:left w:val="none" w:sz="0" w:space="0" w:color="auto"/>
            <w:bottom w:val="none" w:sz="0" w:space="0" w:color="auto"/>
            <w:right w:val="none" w:sz="0" w:space="0" w:color="auto"/>
          </w:divBdr>
        </w:div>
        <w:div w:id="1284465106">
          <w:marLeft w:val="640"/>
          <w:marRight w:val="0"/>
          <w:marTop w:val="0"/>
          <w:marBottom w:val="0"/>
          <w:divBdr>
            <w:top w:val="none" w:sz="0" w:space="0" w:color="auto"/>
            <w:left w:val="none" w:sz="0" w:space="0" w:color="auto"/>
            <w:bottom w:val="none" w:sz="0" w:space="0" w:color="auto"/>
            <w:right w:val="none" w:sz="0" w:space="0" w:color="auto"/>
          </w:divBdr>
        </w:div>
        <w:div w:id="1293099428">
          <w:marLeft w:val="640"/>
          <w:marRight w:val="0"/>
          <w:marTop w:val="0"/>
          <w:marBottom w:val="0"/>
          <w:divBdr>
            <w:top w:val="none" w:sz="0" w:space="0" w:color="auto"/>
            <w:left w:val="none" w:sz="0" w:space="0" w:color="auto"/>
            <w:bottom w:val="none" w:sz="0" w:space="0" w:color="auto"/>
            <w:right w:val="none" w:sz="0" w:space="0" w:color="auto"/>
          </w:divBdr>
        </w:div>
        <w:div w:id="1318463266">
          <w:marLeft w:val="640"/>
          <w:marRight w:val="0"/>
          <w:marTop w:val="0"/>
          <w:marBottom w:val="0"/>
          <w:divBdr>
            <w:top w:val="none" w:sz="0" w:space="0" w:color="auto"/>
            <w:left w:val="none" w:sz="0" w:space="0" w:color="auto"/>
            <w:bottom w:val="none" w:sz="0" w:space="0" w:color="auto"/>
            <w:right w:val="none" w:sz="0" w:space="0" w:color="auto"/>
          </w:divBdr>
        </w:div>
        <w:div w:id="1329214032">
          <w:marLeft w:val="640"/>
          <w:marRight w:val="0"/>
          <w:marTop w:val="0"/>
          <w:marBottom w:val="0"/>
          <w:divBdr>
            <w:top w:val="none" w:sz="0" w:space="0" w:color="auto"/>
            <w:left w:val="none" w:sz="0" w:space="0" w:color="auto"/>
            <w:bottom w:val="none" w:sz="0" w:space="0" w:color="auto"/>
            <w:right w:val="none" w:sz="0" w:space="0" w:color="auto"/>
          </w:divBdr>
        </w:div>
        <w:div w:id="1369840620">
          <w:marLeft w:val="640"/>
          <w:marRight w:val="0"/>
          <w:marTop w:val="0"/>
          <w:marBottom w:val="0"/>
          <w:divBdr>
            <w:top w:val="none" w:sz="0" w:space="0" w:color="auto"/>
            <w:left w:val="none" w:sz="0" w:space="0" w:color="auto"/>
            <w:bottom w:val="none" w:sz="0" w:space="0" w:color="auto"/>
            <w:right w:val="none" w:sz="0" w:space="0" w:color="auto"/>
          </w:divBdr>
        </w:div>
        <w:div w:id="1405569640">
          <w:marLeft w:val="640"/>
          <w:marRight w:val="0"/>
          <w:marTop w:val="0"/>
          <w:marBottom w:val="0"/>
          <w:divBdr>
            <w:top w:val="none" w:sz="0" w:space="0" w:color="auto"/>
            <w:left w:val="none" w:sz="0" w:space="0" w:color="auto"/>
            <w:bottom w:val="none" w:sz="0" w:space="0" w:color="auto"/>
            <w:right w:val="none" w:sz="0" w:space="0" w:color="auto"/>
          </w:divBdr>
        </w:div>
        <w:div w:id="1468620445">
          <w:marLeft w:val="640"/>
          <w:marRight w:val="0"/>
          <w:marTop w:val="0"/>
          <w:marBottom w:val="0"/>
          <w:divBdr>
            <w:top w:val="none" w:sz="0" w:space="0" w:color="auto"/>
            <w:left w:val="none" w:sz="0" w:space="0" w:color="auto"/>
            <w:bottom w:val="none" w:sz="0" w:space="0" w:color="auto"/>
            <w:right w:val="none" w:sz="0" w:space="0" w:color="auto"/>
          </w:divBdr>
        </w:div>
        <w:div w:id="1478378368">
          <w:marLeft w:val="640"/>
          <w:marRight w:val="0"/>
          <w:marTop w:val="0"/>
          <w:marBottom w:val="0"/>
          <w:divBdr>
            <w:top w:val="none" w:sz="0" w:space="0" w:color="auto"/>
            <w:left w:val="none" w:sz="0" w:space="0" w:color="auto"/>
            <w:bottom w:val="none" w:sz="0" w:space="0" w:color="auto"/>
            <w:right w:val="none" w:sz="0" w:space="0" w:color="auto"/>
          </w:divBdr>
        </w:div>
        <w:div w:id="1640914241">
          <w:marLeft w:val="640"/>
          <w:marRight w:val="0"/>
          <w:marTop w:val="0"/>
          <w:marBottom w:val="0"/>
          <w:divBdr>
            <w:top w:val="none" w:sz="0" w:space="0" w:color="auto"/>
            <w:left w:val="none" w:sz="0" w:space="0" w:color="auto"/>
            <w:bottom w:val="none" w:sz="0" w:space="0" w:color="auto"/>
            <w:right w:val="none" w:sz="0" w:space="0" w:color="auto"/>
          </w:divBdr>
        </w:div>
        <w:div w:id="1641619319">
          <w:marLeft w:val="640"/>
          <w:marRight w:val="0"/>
          <w:marTop w:val="0"/>
          <w:marBottom w:val="0"/>
          <w:divBdr>
            <w:top w:val="none" w:sz="0" w:space="0" w:color="auto"/>
            <w:left w:val="none" w:sz="0" w:space="0" w:color="auto"/>
            <w:bottom w:val="none" w:sz="0" w:space="0" w:color="auto"/>
            <w:right w:val="none" w:sz="0" w:space="0" w:color="auto"/>
          </w:divBdr>
        </w:div>
        <w:div w:id="1739742628">
          <w:marLeft w:val="640"/>
          <w:marRight w:val="0"/>
          <w:marTop w:val="0"/>
          <w:marBottom w:val="0"/>
          <w:divBdr>
            <w:top w:val="none" w:sz="0" w:space="0" w:color="auto"/>
            <w:left w:val="none" w:sz="0" w:space="0" w:color="auto"/>
            <w:bottom w:val="none" w:sz="0" w:space="0" w:color="auto"/>
            <w:right w:val="none" w:sz="0" w:space="0" w:color="auto"/>
          </w:divBdr>
        </w:div>
        <w:div w:id="1785731836">
          <w:marLeft w:val="640"/>
          <w:marRight w:val="0"/>
          <w:marTop w:val="0"/>
          <w:marBottom w:val="0"/>
          <w:divBdr>
            <w:top w:val="none" w:sz="0" w:space="0" w:color="auto"/>
            <w:left w:val="none" w:sz="0" w:space="0" w:color="auto"/>
            <w:bottom w:val="none" w:sz="0" w:space="0" w:color="auto"/>
            <w:right w:val="none" w:sz="0" w:space="0" w:color="auto"/>
          </w:divBdr>
        </w:div>
        <w:div w:id="1813331841">
          <w:marLeft w:val="640"/>
          <w:marRight w:val="0"/>
          <w:marTop w:val="0"/>
          <w:marBottom w:val="0"/>
          <w:divBdr>
            <w:top w:val="none" w:sz="0" w:space="0" w:color="auto"/>
            <w:left w:val="none" w:sz="0" w:space="0" w:color="auto"/>
            <w:bottom w:val="none" w:sz="0" w:space="0" w:color="auto"/>
            <w:right w:val="none" w:sz="0" w:space="0" w:color="auto"/>
          </w:divBdr>
        </w:div>
        <w:div w:id="1854605357">
          <w:marLeft w:val="640"/>
          <w:marRight w:val="0"/>
          <w:marTop w:val="0"/>
          <w:marBottom w:val="0"/>
          <w:divBdr>
            <w:top w:val="none" w:sz="0" w:space="0" w:color="auto"/>
            <w:left w:val="none" w:sz="0" w:space="0" w:color="auto"/>
            <w:bottom w:val="none" w:sz="0" w:space="0" w:color="auto"/>
            <w:right w:val="none" w:sz="0" w:space="0" w:color="auto"/>
          </w:divBdr>
        </w:div>
        <w:div w:id="1928271080">
          <w:marLeft w:val="640"/>
          <w:marRight w:val="0"/>
          <w:marTop w:val="0"/>
          <w:marBottom w:val="0"/>
          <w:divBdr>
            <w:top w:val="none" w:sz="0" w:space="0" w:color="auto"/>
            <w:left w:val="none" w:sz="0" w:space="0" w:color="auto"/>
            <w:bottom w:val="none" w:sz="0" w:space="0" w:color="auto"/>
            <w:right w:val="none" w:sz="0" w:space="0" w:color="auto"/>
          </w:divBdr>
        </w:div>
      </w:divsChild>
    </w:div>
    <w:div w:id="1220945027">
      <w:marLeft w:val="0"/>
      <w:marRight w:val="0"/>
      <w:marTop w:val="0"/>
      <w:marBottom w:val="0"/>
      <w:divBdr>
        <w:top w:val="none" w:sz="0" w:space="0" w:color="auto"/>
        <w:left w:val="none" w:sz="0" w:space="0" w:color="auto"/>
        <w:bottom w:val="none" w:sz="0" w:space="0" w:color="auto"/>
        <w:right w:val="none" w:sz="0" w:space="0" w:color="auto"/>
      </w:divBdr>
    </w:div>
    <w:div w:id="1233811673">
      <w:marLeft w:val="0"/>
      <w:marRight w:val="0"/>
      <w:marTop w:val="0"/>
      <w:marBottom w:val="0"/>
      <w:divBdr>
        <w:top w:val="none" w:sz="0" w:space="0" w:color="auto"/>
        <w:left w:val="none" w:sz="0" w:space="0" w:color="auto"/>
        <w:bottom w:val="none" w:sz="0" w:space="0" w:color="auto"/>
        <w:right w:val="none" w:sz="0" w:space="0" w:color="auto"/>
      </w:divBdr>
    </w:div>
    <w:div w:id="1241523301">
      <w:bodyDiv w:val="1"/>
      <w:marLeft w:val="0"/>
      <w:marRight w:val="0"/>
      <w:marTop w:val="0"/>
      <w:marBottom w:val="0"/>
      <w:divBdr>
        <w:top w:val="none" w:sz="0" w:space="0" w:color="auto"/>
        <w:left w:val="none" w:sz="0" w:space="0" w:color="auto"/>
        <w:bottom w:val="none" w:sz="0" w:space="0" w:color="auto"/>
        <w:right w:val="none" w:sz="0" w:space="0" w:color="auto"/>
      </w:divBdr>
      <w:divsChild>
        <w:div w:id="1583754386">
          <w:marLeft w:val="640"/>
          <w:marRight w:val="0"/>
          <w:marTop w:val="0"/>
          <w:marBottom w:val="0"/>
          <w:divBdr>
            <w:top w:val="none" w:sz="0" w:space="0" w:color="auto"/>
            <w:left w:val="none" w:sz="0" w:space="0" w:color="auto"/>
            <w:bottom w:val="none" w:sz="0" w:space="0" w:color="auto"/>
            <w:right w:val="none" w:sz="0" w:space="0" w:color="auto"/>
          </w:divBdr>
        </w:div>
        <w:div w:id="632638316">
          <w:marLeft w:val="640"/>
          <w:marRight w:val="0"/>
          <w:marTop w:val="0"/>
          <w:marBottom w:val="0"/>
          <w:divBdr>
            <w:top w:val="none" w:sz="0" w:space="0" w:color="auto"/>
            <w:left w:val="none" w:sz="0" w:space="0" w:color="auto"/>
            <w:bottom w:val="none" w:sz="0" w:space="0" w:color="auto"/>
            <w:right w:val="none" w:sz="0" w:space="0" w:color="auto"/>
          </w:divBdr>
        </w:div>
        <w:div w:id="259681537">
          <w:marLeft w:val="640"/>
          <w:marRight w:val="0"/>
          <w:marTop w:val="0"/>
          <w:marBottom w:val="0"/>
          <w:divBdr>
            <w:top w:val="none" w:sz="0" w:space="0" w:color="auto"/>
            <w:left w:val="none" w:sz="0" w:space="0" w:color="auto"/>
            <w:bottom w:val="none" w:sz="0" w:space="0" w:color="auto"/>
            <w:right w:val="none" w:sz="0" w:space="0" w:color="auto"/>
          </w:divBdr>
        </w:div>
        <w:div w:id="275136022">
          <w:marLeft w:val="640"/>
          <w:marRight w:val="0"/>
          <w:marTop w:val="0"/>
          <w:marBottom w:val="0"/>
          <w:divBdr>
            <w:top w:val="none" w:sz="0" w:space="0" w:color="auto"/>
            <w:left w:val="none" w:sz="0" w:space="0" w:color="auto"/>
            <w:bottom w:val="none" w:sz="0" w:space="0" w:color="auto"/>
            <w:right w:val="none" w:sz="0" w:space="0" w:color="auto"/>
          </w:divBdr>
        </w:div>
        <w:div w:id="80180723">
          <w:marLeft w:val="640"/>
          <w:marRight w:val="0"/>
          <w:marTop w:val="0"/>
          <w:marBottom w:val="0"/>
          <w:divBdr>
            <w:top w:val="none" w:sz="0" w:space="0" w:color="auto"/>
            <w:left w:val="none" w:sz="0" w:space="0" w:color="auto"/>
            <w:bottom w:val="none" w:sz="0" w:space="0" w:color="auto"/>
            <w:right w:val="none" w:sz="0" w:space="0" w:color="auto"/>
          </w:divBdr>
        </w:div>
        <w:div w:id="1584802020">
          <w:marLeft w:val="640"/>
          <w:marRight w:val="0"/>
          <w:marTop w:val="0"/>
          <w:marBottom w:val="0"/>
          <w:divBdr>
            <w:top w:val="none" w:sz="0" w:space="0" w:color="auto"/>
            <w:left w:val="none" w:sz="0" w:space="0" w:color="auto"/>
            <w:bottom w:val="none" w:sz="0" w:space="0" w:color="auto"/>
            <w:right w:val="none" w:sz="0" w:space="0" w:color="auto"/>
          </w:divBdr>
        </w:div>
        <w:div w:id="1324241773">
          <w:marLeft w:val="640"/>
          <w:marRight w:val="0"/>
          <w:marTop w:val="0"/>
          <w:marBottom w:val="0"/>
          <w:divBdr>
            <w:top w:val="none" w:sz="0" w:space="0" w:color="auto"/>
            <w:left w:val="none" w:sz="0" w:space="0" w:color="auto"/>
            <w:bottom w:val="none" w:sz="0" w:space="0" w:color="auto"/>
            <w:right w:val="none" w:sz="0" w:space="0" w:color="auto"/>
          </w:divBdr>
        </w:div>
        <w:div w:id="286275617">
          <w:marLeft w:val="640"/>
          <w:marRight w:val="0"/>
          <w:marTop w:val="0"/>
          <w:marBottom w:val="0"/>
          <w:divBdr>
            <w:top w:val="none" w:sz="0" w:space="0" w:color="auto"/>
            <w:left w:val="none" w:sz="0" w:space="0" w:color="auto"/>
            <w:bottom w:val="none" w:sz="0" w:space="0" w:color="auto"/>
            <w:right w:val="none" w:sz="0" w:space="0" w:color="auto"/>
          </w:divBdr>
        </w:div>
        <w:div w:id="1302151640">
          <w:marLeft w:val="640"/>
          <w:marRight w:val="0"/>
          <w:marTop w:val="0"/>
          <w:marBottom w:val="0"/>
          <w:divBdr>
            <w:top w:val="none" w:sz="0" w:space="0" w:color="auto"/>
            <w:left w:val="none" w:sz="0" w:space="0" w:color="auto"/>
            <w:bottom w:val="none" w:sz="0" w:space="0" w:color="auto"/>
            <w:right w:val="none" w:sz="0" w:space="0" w:color="auto"/>
          </w:divBdr>
        </w:div>
        <w:div w:id="1877960686">
          <w:marLeft w:val="640"/>
          <w:marRight w:val="0"/>
          <w:marTop w:val="0"/>
          <w:marBottom w:val="0"/>
          <w:divBdr>
            <w:top w:val="none" w:sz="0" w:space="0" w:color="auto"/>
            <w:left w:val="none" w:sz="0" w:space="0" w:color="auto"/>
            <w:bottom w:val="none" w:sz="0" w:space="0" w:color="auto"/>
            <w:right w:val="none" w:sz="0" w:space="0" w:color="auto"/>
          </w:divBdr>
        </w:div>
        <w:div w:id="1987467865">
          <w:marLeft w:val="640"/>
          <w:marRight w:val="0"/>
          <w:marTop w:val="0"/>
          <w:marBottom w:val="0"/>
          <w:divBdr>
            <w:top w:val="none" w:sz="0" w:space="0" w:color="auto"/>
            <w:left w:val="none" w:sz="0" w:space="0" w:color="auto"/>
            <w:bottom w:val="none" w:sz="0" w:space="0" w:color="auto"/>
            <w:right w:val="none" w:sz="0" w:space="0" w:color="auto"/>
          </w:divBdr>
        </w:div>
        <w:div w:id="742794811">
          <w:marLeft w:val="640"/>
          <w:marRight w:val="0"/>
          <w:marTop w:val="0"/>
          <w:marBottom w:val="0"/>
          <w:divBdr>
            <w:top w:val="none" w:sz="0" w:space="0" w:color="auto"/>
            <w:left w:val="none" w:sz="0" w:space="0" w:color="auto"/>
            <w:bottom w:val="none" w:sz="0" w:space="0" w:color="auto"/>
            <w:right w:val="none" w:sz="0" w:space="0" w:color="auto"/>
          </w:divBdr>
        </w:div>
        <w:div w:id="898126178">
          <w:marLeft w:val="640"/>
          <w:marRight w:val="0"/>
          <w:marTop w:val="0"/>
          <w:marBottom w:val="0"/>
          <w:divBdr>
            <w:top w:val="none" w:sz="0" w:space="0" w:color="auto"/>
            <w:left w:val="none" w:sz="0" w:space="0" w:color="auto"/>
            <w:bottom w:val="none" w:sz="0" w:space="0" w:color="auto"/>
            <w:right w:val="none" w:sz="0" w:space="0" w:color="auto"/>
          </w:divBdr>
        </w:div>
        <w:div w:id="1613243700">
          <w:marLeft w:val="640"/>
          <w:marRight w:val="0"/>
          <w:marTop w:val="0"/>
          <w:marBottom w:val="0"/>
          <w:divBdr>
            <w:top w:val="none" w:sz="0" w:space="0" w:color="auto"/>
            <w:left w:val="none" w:sz="0" w:space="0" w:color="auto"/>
            <w:bottom w:val="none" w:sz="0" w:space="0" w:color="auto"/>
            <w:right w:val="none" w:sz="0" w:space="0" w:color="auto"/>
          </w:divBdr>
        </w:div>
        <w:div w:id="452870038">
          <w:marLeft w:val="640"/>
          <w:marRight w:val="0"/>
          <w:marTop w:val="0"/>
          <w:marBottom w:val="0"/>
          <w:divBdr>
            <w:top w:val="none" w:sz="0" w:space="0" w:color="auto"/>
            <w:left w:val="none" w:sz="0" w:space="0" w:color="auto"/>
            <w:bottom w:val="none" w:sz="0" w:space="0" w:color="auto"/>
            <w:right w:val="none" w:sz="0" w:space="0" w:color="auto"/>
          </w:divBdr>
        </w:div>
        <w:div w:id="666591327">
          <w:marLeft w:val="640"/>
          <w:marRight w:val="0"/>
          <w:marTop w:val="0"/>
          <w:marBottom w:val="0"/>
          <w:divBdr>
            <w:top w:val="none" w:sz="0" w:space="0" w:color="auto"/>
            <w:left w:val="none" w:sz="0" w:space="0" w:color="auto"/>
            <w:bottom w:val="none" w:sz="0" w:space="0" w:color="auto"/>
            <w:right w:val="none" w:sz="0" w:space="0" w:color="auto"/>
          </w:divBdr>
        </w:div>
        <w:div w:id="859439461">
          <w:marLeft w:val="640"/>
          <w:marRight w:val="0"/>
          <w:marTop w:val="0"/>
          <w:marBottom w:val="0"/>
          <w:divBdr>
            <w:top w:val="none" w:sz="0" w:space="0" w:color="auto"/>
            <w:left w:val="none" w:sz="0" w:space="0" w:color="auto"/>
            <w:bottom w:val="none" w:sz="0" w:space="0" w:color="auto"/>
            <w:right w:val="none" w:sz="0" w:space="0" w:color="auto"/>
          </w:divBdr>
        </w:div>
        <w:div w:id="928125470">
          <w:marLeft w:val="640"/>
          <w:marRight w:val="0"/>
          <w:marTop w:val="0"/>
          <w:marBottom w:val="0"/>
          <w:divBdr>
            <w:top w:val="none" w:sz="0" w:space="0" w:color="auto"/>
            <w:left w:val="none" w:sz="0" w:space="0" w:color="auto"/>
            <w:bottom w:val="none" w:sz="0" w:space="0" w:color="auto"/>
            <w:right w:val="none" w:sz="0" w:space="0" w:color="auto"/>
          </w:divBdr>
        </w:div>
        <w:div w:id="66466637">
          <w:marLeft w:val="640"/>
          <w:marRight w:val="0"/>
          <w:marTop w:val="0"/>
          <w:marBottom w:val="0"/>
          <w:divBdr>
            <w:top w:val="none" w:sz="0" w:space="0" w:color="auto"/>
            <w:left w:val="none" w:sz="0" w:space="0" w:color="auto"/>
            <w:bottom w:val="none" w:sz="0" w:space="0" w:color="auto"/>
            <w:right w:val="none" w:sz="0" w:space="0" w:color="auto"/>
          </w:divBdr>
        </w:div>
        <w:div w:id="1638606811">
          <w:marLeft w:val="640"/>
          <w:marRight w:val="0"/>
          <w:marTop w:val="0"/>
          <w:marBottom w:val="0"/>
          <w:divBdr>
            <w:top w:val="none" w:sz="0" w:space="0" w:color="auto"/>
            <w:left w:val="none" w:sz="0" w:space="0" w:color="auto"/>
            <w:bottom w:val="none" w:sz="0" w:space="0" w:color="auto"/>
            <w:right w:val="none" w:sz="0" w:space="0" w:color="auto"/>
          </w:divBdr>
        </w:div>
        <w:div w:id="637340150">
          <w:marLeft w:val="640"/>
          <w:marRight w:val="0"/>
          <w:marTop w:val="0"/>
          <w:marBottom w:val="0"/>
          <w:divBdr>
            <w:top w:val="none" w:sz="0" w:space="0" w:color="auto"/>
            <w:left w:val="none" w:sz="0" w:space="0" w:color="auto"/>
            <w:bottom w:val="none" w:sz="0" w:space="0" w:color="auto"/>
            <w:right w:val="none" w:sz="0" w:space="0" w:color="auto"/>
          </w:divBdr>
        </w:div>
        <w:div w:id="685058620">
          <w:marLeft w:val="640"/>
          <w:marRight w:val="0"/>
          <w:marTop w:val="0"/>
          <w:marBottom w:val="0"/>
          <w:divBdr>
            <w:top w:val="none" w:sz="0" w:space="0" w:color="auto"/>
            <w:left w:val="none" w:sz="0" w:space="0" w:color="auto"/>
            <w:bottom w:val="none" w:sz="0" w:space="0" w:color="auto"/>
            <w:right w:val="none" w:sz="0" w:space="0" w:color="auto"/>
          </w:divBdr>
        </w:div>
        <w:div w:id="1170176752">
          <w:marLeft w:val="640"/>
          <w:marRight w:val="0"/>
          <w:marTop w:val="0"/>
          <w:marBottom w:val="0"/>
          <w:divBdr>
            <w:top w:val="none" w:sz="0" w:space="0" w:color="auto"/>
            <w:left w:val="none" w:sz="0" w:space="0" w:color="auto"/>
            <w:bottom w:val="none" w:sz="0" w:space="0" w:color="auto"/>
            <w:right w:val="none" w:sz="0" w:space="0" w:color="auto"/>
          </w:divBdr>
        </w:div>
        <w:div w:id="432017472">
          <w:marLeft w:val="640"/>
          <w:marRight w:val="0"/>
          <w:marTop w:val="0"/>
          <w:marBottom w:val="0"/>
          <w:divBdr>
            <w:top w:val="none" w:sz="0" w:space="0" w:color="auto"/>
            <w:left w:val="none" w:sz="0" w:space="0" w:color="auto"/>
            <w:bottom w:val="none" w:sz="0" w:space="0" w:color="auto"/>
            <w:right w:val="none" w:sz="0" w:space="0" w:color="auto"/>
          </w:divBdr>
        </w:div>
        <w:div w:id="1202329764">
          <w:marLeft w:val="640"/>
          <w:marRight w:val="0"/>
          <w:marTop w:val="0"/>
          <w:marBottom w:val="0"/>
          <w:divBdr>
            <w:top w:val="none" w:sz="0" w:space="0" w:color="auto"/>
            <w:left w:val="none" w:sz="0" w:space="0" w:color="auto"/>
            <w:bottom w:val="none" w:sz="0" w:space="0" w:color="auto"/>
            <w:right w:val="none" w:sz="0" w:space="0" w:color="auto"/>
          </w:divBdr>
        </w:div>
        <w:div w:id="1386486594">
          <w:marLeft w:val="640"/>
          <w:marRight w:val="0"/>
          <w:marTop w:val="0"/>
          <w:marBottom w:val="0"/>
          <w:divBdr>
            <w:top w:val="none" w:sz="0" w:space="0" w:color="auto"/>
            <w:left w:val="none" w:sz="0" w:space="0" w:color="auto"/>
            <w:bottom w:val="none" w:sz="0" w:space="0" w:color="auto"/>
            <w:right w:val="none" w:sz="0" w:space="0" w:color="auto"/>
          </w:divBdr>
        </w:div>
        <w:div w:id="331682599">
          <w:marLeft w:val="640"/>
          <w:marRight w:val="0"/>
          <w:marTop w:val="0"/>
          <w:marBottom w:val="0"/>
          <w:divBdr>
            <w:top w:val="none" w:sz="0" w:space="0" w:color="auto"/>
            <w:left w:val="none" w:sz="0" w:space="0" w:color="auto"/>
            <w:bottom w:val="none" w:sz="0" w:space="0" w:color="auto"/>
            <w:right w:val="none" w:sz="0" w:space="0" w:color="auto"/>
          </w:divBdr>
        </w:div>
        <w:div w:id="1182284518">
          <w:marLeft w:val="640"/>
          <w:marRight w:val="0"/>
          <w:marTop w:val="0"/>
          <w:marBottom w:val="0"/>
          <w:divBdr>
            <w:top w:val="none" w:sz="0" w:space="0" w:color="auto"/>
            <w:left w:val="none" w:sz="0" w:space="0" w:color="auto"/>
            <w:bottom w:val="none" w:sz="0" w:space="0" w:color="auto"/>
            <w:right w:val="none" w:sz="0" w:space="0" w:color="auto"/>
          </w:divBdr>
        </w:div>
        <w:div w:id="83192991">
          <w:marLeft w:val="640"/>
          <w:marRight w:val="0"/>
          <w:marTop w:val="0"/>
          <w:marBottom w:val="0"/>
          <w:divBdr>
            <w:top w:val="none" w:sz="0" w:space="0" w:color="auto"/>
            <w:left w:val="none" w:sz="0" w:space="0" w:color="auto"/>
            <w:bottom w:val="none" w:sz="0" w:space="0" w:color="auto"/>
            <w:right w:val="none" w:sz="0" w:space="0" w:color="auto"/>
          </w:divBdr>
        </w:div>
        <w:div w:id="709915060">
          <w:marLeft w:val="640"/>
          <w:marRight w:val="0"/>
          <w:marTop w:val="0"/>
          <w:marBottom w:val="0"/>
          <w:divBdr>
            <w:top w:val="none" w:sz="0" w:space="0" w:color="auto"/>
            <w:left w:val="none" w:sz="0" w:space="0" w:color="auto"/>
            <w:bottom w:val="none" w:sz="0" w:space="0" w:color="auto"/>
            <w:right w:val="none" w:sz="0" w:space="0" w:color="auto"/>
          </w:divBdr>
        </w:div>
        <w:div w:id="1643340974">
          <w:marLeft w:val="640"/>
          <w:marRight w:val="0"/>
          <w:marTop w:val="0"/>
          <w:marBottom w:val="0"/>
          <w:divBdr>
            <w:top w:val="none" w:sz="0" w:space="0" w:color="auto"/>
            <w:left w:val="none" w:sz="0" w:space="0" w:color="auto"/>
            <w:bottom w:val="none" w:sz="0" w:space="0" w:color="auto"/>
            <w:right w:val="none" w:sz="0" w:space="0" w:color="auto"/>
          </w:divBdr>
        </w:div>
        <w:div w:id="892079538">
          <w:marLeft w:val="640"/>
          <w:marRight w:val="0"/>
          <w:marTop w:val="0"/>
          <w:marBottom w:val="0"/>
          <w:divBdr>
            <w:top w:val="none" w:sz="0" w:space="0" w:color="auto"/>
            <w:left w:val="none" w:sz="0" w:space="0" w:color="auto"/>
            <w:bottom w:val="none" w:sz="0" w:space="0" w:color="auto"/>
            <w:right w:val="none" w:sz="0" w:space="0" w:color="auto"/>
          </w:divBdr>
        </w:div>
        <w:div w:id="502673060">
          <w:marLeft w:val="640"/>
          <w:marRight w:val="0"/>
          <w:marTop w:val="0"/>
          <w:marBottom w:val="0"/>
          <w:divBdr>
            <w:top w:val="none" w:sz="0" w:space="0" w:color="auto"/>
            <w:left w:val="none" w:sz="0" w:space="0" w:color="auto"/>
            <w:bottom w:val="none" w:sz="0" w:space="0" w:color="auto"/>
            <w:right w:val="none" w:sz="0" w:space="0" w:color="auto"/>
          </w:divBdr>
        </w:div>
        <w:div w:id="1379889624">
          <w:marLeft w:val="640"/>
          <w:marRight w:val="0"/>
          <w:marTop w:val="0"/>
          <w:marBottom w:val="0"/>
          <w:divBdr>
            <w:top w:val="none" w:sz="0" w:space="0" w:color="auto"/>
            <w:left w:val="none" w:sz="0" w:space="0" w:color="auto"/>
            <w:bottom w:val="none" w:sz="0" w:space="0" w:color="auto"/>
            <w:right w:val="none" w:sz="0" w:space="0" w:color="auto"/>
          </w:divBdr>
        </w:div>
        <w:div w:id="1482381265">
          <w:marLeft w:val="640"/>
          <w:marRight w:val="0"/>
          <w:marTop w:val="0"/>
          <w:marBottom w:val="0"/>
          <w:divBdr>
            <w:top w:val="none" w:sz="0" w:space="0" w:color="auto"/>
            <w:left w:val="none" w:sz="0" w:space="0" w:color="auto"/>
            <w:bottom w:val="none" w:sz="0" w:space="0" w:color="auto"/>
            <w:right w:val="none" w:sz="0" w:space="0" w:color="auto"/>
          </w:divBdr>
        </w:div>
        <w:div w:id="274680485">
          <w:marLeft w:val="640"/>
          <w:marRight w:val="0"/>
          <w:marTop w:val="0"/>
          <w:marBottom w:val="0"/>
          <w:divBdr>
            <w:top w:val="none" w:sz="0" w:space="0" w:color="auto"/>
            <w:left w:val="none" w:sz="0" w:space="0" w:color="auto"/>
            <w:bottom w:val="none" w:sz="0" w:space="0" w:color="auto"/>
            <w:right w:val="none" w:sz="0" w:space="0" w:color="auto"/>
          </w:divBdr>
        </w:div>
        <w:div w:id="792215277">
          <w:marLeft w:val="640"/>
          <w:marRight w:val="0"/>
          <w:marTop w:val="0"/>
          <w:marBottom w:val="0"/>
          <w:divBdr>
            <w:top w:val="none" w:sz="0" w:space="0" w:color="auto"/>
            <w:left w:val="none" w:sz="0" w:space="0" w:color="auto"/>
            <w:bottom w:val="none" w:sz="0" w:space="0" w:color="auto"/>
            <w:right w:val="none" w:sz="0" w:space="0" w:color="auto"/>
          </w:divBdr>
        </w:div>
        <w:div w:id="151026244">
          <w:marLeft w:val="640"/>
          <w:marRight w:val="0"/>
          <w:marTop w:val="0"/>
          <w:marBottom w:val="0"/>
          <w:divBdr>
            <w:top w:val="none" w:sz="0" w:space="0" w:color="auto"/>
            <w:left w:val="none" w:sz="0" w:space="0" w:color="auto"/>
            <w:bottom w:val="none" w:sz="0" w:space="0" w:color="auto"/>
            <w:right w:val="none" w:sz="0" w:space="0" w:color="auto"/>
          </w:divBdr>
        </w:div>
        <w:div w:id="365519754">
          <w:marLeft w:val="640"/>
          <w:marRight w:val="0"/>
          <w:marTop w:val="0"/>
          <w:marBottom w:val="0"/>
          <w:divBdr>
            <w:top w:val="none" w:sz="0" w:space="0" w:color="auto"/>
            <w:left w:val="none" w:sz="0" w:space="0" w:color="auto"/>
            <w:bottom w:val="none" w:sz="0" w:space="0" w:color="auto"/>
            <w:right w:val="none" w:sz="0" w:space="0" w:color="auto"/>
          </w:divBdr>
        </w:div>
        <w:div w:id="456797758">
          <w:marLeft w:val="640"/>
          <w:marRight w:val="0"/>
          <w:marTop w:val="0"/>
          <w:marBottom w:val="0"/>
          <w:divBdr>
            <w:top w:val="none" w:sz="0" w:space="0" w:color="auto"/>
            <w:left w:val="none" w:sz="0" w:space="0" w:color="auto"/>
            <w:bottom w:val="none" w:sz="0" w:space="0" w:color="auto"/>
            <w:right w:val="none" w:sz="0" w:space="0" w:color="auto"/>
          </w:divBdr>
        </w:div>
        <w:div w:id="944775683">
          <w:marLeft w:val="640"/>
          <w:marRight w:val="0"/>
          <w:marTop w:val="0"/>
          <w:marBottom w:val="0"/>
          <w:divBdr>
            <w:top w:val="none" w:sz="0" w:space="0" w:color="auto"/>
            <w:left w:val="none" w:sz="0" w:space="0" w:color="auto"/>
            <w:bottom w:val="none" w:sz="0" w:space="0" w:color="auto"/>
            <w:right w:val="none" w:sz="0" w:space="0" w:color="auto"/>
          </w:divBdr>
        </w:div>
        <w:div w:id="816461093">
          <w:marLeft w:val="640"/>
          <w:marRight w:val="0"/>
          <w:marTop w:val="0"/>
          <w:marBottom w:val="0"/>
          <w:divBdr>
            <w:top w:val="none" w:sz="0" w:space="0" w:color="auto"/>
            <w:left w:val="none" w:sz="0" w:space="0" w:color="auto"/>
            <w:bottom w:val="none" w:sz="0" w:space="0" w:color="auto"/>
            <w:right w:val="none" w:sz="0" w:space="0" w:color="auto"/>
          </w:divBdr>
        </w:div>
        <w:div w:id="1779056425">
          <w:marLeft w:val="640"/>
          <w:marRight w:val="0"/>
          <w:marTop w:val="0"/>
          <w:marBottom w:val="0"/>
          <w:divBdr>
            <w:top w:val="none" w:sz="0" w:space="0" w:color="auto"/>
            <w:left w:val="none" w:sz="0" w:space="0" w:color="auto"/>
            <w:bottom w:val="none" w:sz="0" w:space="0" w:color="auto"/>
            <w:right w:val="none" w:sz="0" w:space="0" w:color="auto"/>
          </w:divBdr>
        </w:div>
        <w:div w:id="1172381314">
          <w:marLeft w:val="640"/>
          <w:marRight w:val="0"/>
          <w:marTop w:val="0"/>
          <w:marBottom w:val="0"/>
          <w:divBdr>
            <w:top w:val="none" w:sz="0" w:space="0" w:color="auto"/>
            <w:left w:val="none" w:sz="0" w:space="0" w:color="auto"/>
            <w:bottom w:val="none" w:sz="0" w:space="0" w:color="auto"/>
            <w:right w:val="none" w:sz="0" w:space="0" w:color="auto"/>
          </w:divBdr>
        </w:div>
        <w:div w:id="924610693">
          <w:marLeft w:val="640"/>
          <w:marRight w:val="0"/>
          <w:marTop w:val="0"/>
          <w:marBottom w:val="0"/>
          <w:divBdr>
            <w:top w:val="none" w:sz="0" w:space="0" w:color="auto"/>
            <w:left w:val="none" w:sz="0" w:space="0" w:color="auto"/>
            <w:bottom w:val="none" w:sz="0" w:space="0" w:color="auto"/>
            <w:right w:val="none" w:sz="0" w:space="0" w:color="auto"/>
          </w:divBdr>
        </w:div>
        <w:div w:id="375281871">
          <w:marLeft w:val="640"/>
          <w:marRight w:val="0"/>
          <w:marTop w:val="0"/>
          <w:marBottom w:val="0"/>
          <w:divBdr>
            <w:top w:val="none" w:sz="0" w:space="0" w:color="auto"/>
            <w:left w:val="none" w:sz="0" w:space="0" w:color="auto"/>
            <w:bottom w:val="none" w:sz="0" w:space="0" w:color="auto"/>
            <w:right w:val="none" w:sz="0" w:space="0" w:color="auto"/>
          </w:divBdr>
        </w:div>
      </w:divsChild>
    </w:div>
    <w:div w:id="1249654974">
      <w:bodyDiv w:val="1"/>
      <w:marLeft w:val="0"/>
      <w:marRight w:val="0"/>
      <w:marTop w:val="0"/>
      <w:marBottom w:val="0"/>
      <w:divBdr>
        <w:top w:val="none" w:sz="0" w:space="0" w:color="auto"/>
        <w:left w:val="none" w:sz="0" w:space="0" w:color="auto"/>
        <w:bottom w:val="none" w:sz="0" w:space="0" w:color="auto"/>
        <w:right w:val="none" w:sz="0" w:space="0" w:color="auto"/>
      </w:divBdr>
      <w:divsChild>
        <w:div w:id="38551364">
          <w:marLeft w:val="640"/>
          <w:marRight w:val="0"/>
          <w:marTop w:val="0"/>
          <w:marBottom w:val="0"/>
          <w:divBdr>
            <w:top w:val="none" w:sz="0" w:space="0" w:color="auto"/>
            <w:left w:val="none" w:sz="0" w:space="0" w:color="auto"/>
            <w:bottom w:val="none" w:sz="0" w:space="0" w:color="auto"/>
            <w:right w:val="none" w:sz="0" w:space="0" w:color="auto"/>
          </w:divBdr>
        </w:div>
        <w:div w:id="42674821">
          <w:marLeft w:val="640"/>
          <w:marRight w:val="0"/>
          <w:marTop w:val="0"/>
          <w:marBottom w:val="0"/>
          <w:divBdr>
            <w:top w:val="none" w:sz="0" w:space="0" w:color="auto"/>
            <w:left w:val="none" w:sz="0" w:space="0" w:color="auto"/>
            <w:bottom w:val="none" w:sz="0" w:space="0" w:color="auto"/>
            <w:right w:val="none" w:sz="0" w:space="0" w:color="auto"/>
          </w:divBdr>
        </w:div>
        <w:div w:id="126238122">
          <w:marLeft w:val="640"/>
          <w:marRight w:val="0"/>
          <w:marTop w:val="0"/>
          <w:marBottom w:val="0"/>
          <w:divBdr>
            <w:top w:val="none" w:sz="0" w:space="0" w:color="auto"/>
            <w:left w:val="none" w:sz="0" w:space="0" w:color="auto"/>
            <w:bottom w:val="none" w:sz="0" w:space="0" w:color="auto"/>
            <w:right w:val="none" w:sz="0" w:space="0" w:color="auto"/>
          </w:divBdr>
        </w:div>
        <w:div w:id="166403750">
          <w:marLeft w:val="640"/>
          <w:marRight w:val="0"/>
          <w:marTop w:val="0"/>
          <w:marBottom w:val="0"/>
          <w:divBdr>
            <w:top w:val="none" w:sz="0" w:space="0" w:color="auto"/>
            <w:left w:val="none" w:sz="0" w:space="0" w:color="auto"/>
            <w:bottom w:val="none" w:sz="0" w:space="0" w:color="auto"/>
            <w:right w:val="none" w:sz="0" w:space="0" w:color="auto"/>
          </w:divBdr>
        </w:div>
        <w:div w:id="196355639">
          <w:marLeft w:val="640"/>
          <w:marRight w:val="0"/>
          <w:marTop w:val="0"/>
          <w:marBottom w:val="0"/>
          <w:divBdr>
            <w:top w:val="none" w:sz="0" w:space="0" w:color="auto"/>
            <w:left w:val="none" w:sz="0" w:space="0" w:color="auto"/>
            <w:bottom w:val="none" w:sz="0" w:space="0" w:color="auto"/>
            <w:right w:val="none" w:sz="0" w:space="0" w:color="auto"/>
          </w:divBdr>
        </w:div>
        <w:div w:id="237249566">
          <w:marLeft w:val="640"/>
          <w:marRight w:val="0"/>
          <w:marTop w:val="0"/>
          <w:marBottom w:val="0"/>
          <w:divBdr>
            <w:top w:val="none" w:sz="0" w:space="0" w:color="auto"/>
            <w:left w:val="none" w:sz="0" w:space="0" w:color="auto"/>
            <w:bottom w:val="none" w:sz="0" w:space="0" w:color="auto"/>
            <w:right w:val="none" w:sz="0" w:space="0" w:color="auto"/>
          </w:divBdr>
        </w:div>
        <w:div w:id="241571349">
          <w:marLeft w:val="640"/>
          <w:marRight w:val="0"/>
          <w:marTop w:val="0"/>
          <w:marBottom w:val="0"/>
          <w:divBdr>
            <w:top w:val="none" w:sz="0" w:space="0" w:color="auto"/>
            <w:left w:val="none" w:sz="0" w:space="0" w:color="auto"/>
            <w:bottom w:val="none" w:sz="0" w:space="0" w:color="auto"/>
            <w:right w:val="none" w:sz="0" w:space="0" w:color="auto"/>
          </w:divBdr>
        </w:div>
        <w:div w:id="335226426">
          <w:marLeft w:val="640"/>
          <w:marRight w:val="0"/>
          <w:marTop w:val="0"/>
          <w:marBottom w:val="0"/>
          <w:divBdr>
            <w:top w:val="none" w:sz="0" w:space="0" w:color="auto"/>
            <w:left w:val="none" w:sz="0" w:space="0" w:color="auto"/>
            <w:bottom w:val="none" w:sz="0" w:space="0" w:color="auto"/>
            <w:right w:val="none" w:sz="0" w:space="0" w:color="auto"/>
          </w:divBdr>
        </w:div>
        <w:div w:id="343869707">
          <w:marLeft w:val="640"/>
          <w:marRight w:val="0"/>
          <w:marTop w:val="0"/>
          <w:marBottom w:val="0"/>
          <w:divBdr>
            <w:top w:val="none" w:sz="0" w:space="0" w:color="auto"/>
            <w:left w:val="none" w:sz="0" w:space="0" w:color="auto"/>
            <w:bottom w:val="none" w:sz="0" w:space="0" w:color="auto"/>
            <w:right w:val="none" w:sz="0" w:space="0" w:color="auto"/>
          </w:divBdr>
        </w:div>
        <w:div w:id="487866274">
          <w:marLeft w:val="640"/>
          <w:marRight w:val="0"/>
          <w:marTop w:val="0"/>
          <w:marBottom w:val="0"/>
          <w:divBdr>
            <w:top w:val="none" w:sz="0" w:space="0" w:color="auto"/>
            <w:left w:val="none" w:sz="0" w:space="0" w:color="auto"/>
            <w:bottom w:val="none" w:sz="0" w:space="0" w:color="auto"/>
            <w:right w:val="none" w:sz="0" w:space="0" w:color="auto"/>
          </w:divBdr>
        </w:div>
        <w:div w:id="538707794">
          <w:marLeft w:val="640"/>
          <w:marRight w:val="0"/>
          <w:marTop w:val="0"/>
          <w:marBottom w:val="0"/>
          <w:divBdr>
            <w:top w:val="none" w:sz="0" w:space="0" w:color="auto"/>
            <w:left w:val="none" w:sz="0" w:space="0" w:color="auto"/>
            <w:bottom w:val="none" w:sz="0" w:space="0" w:color="auto"/>
            <w:right w:val="none" w:sz="0" w:space="0" w:color="auto"/>
          </w:divBdr>
        </w:div>
        <w:div w:id="607392832">
          <w:marLeft w:val="640"/>
          <w:marRight w:val="0"/>
          <w:marTop w:val="0"/>
          <w:marBottom w:val="0"/>
          <w:divBdr>
            <w:top w:val="none" w:sz="0" w:space="0" w:color="auto"/>
            <w:left w:val="none" w:sz="0" w:space="0" w:color="auto"/>
            <w:bottom w:val="none" w:sz="0" w:space="0" w:color="auto"/>
            <w:right w:val="none" w:sz="0" w:space="0" w:color="auto"/>
          </w:divBdr>
        </w:div>
        <w:div w:id="658577426">
          <w:marLeft w:val="640"/>
          <w:marRight w:val="0"/>
          <w:marTop w:val="0"/>
          <w:marBottom w:val="0"/>
          <w:divBdr>
            <w:top w:val="none" w:sz="0" w:space="0" w:color="auto"/>
            <w:left w:val="none" w:sz="0" w:space="0" w:color="auto"/>
            <w:bottom w:val="none" w:sz="0" w:space="0" w:color="auto"/>
            <w:right w:val="none" w:sz="0" w:space="0" w:color="auto"/>
          </w:divBdr>
        </w:div>
        <w:div w:id="687098872">
          <w:marLeft w:val="640"/>
          <w:marRight w:val="0"/>
          <w:marTop w:val="0"/>
          <w:marBottom w:val="0"/>
          <w:divBdr>
            <w:top w:val="none" w:sz="0" w:space="0" w:color="auto"/>
            <w:left w:val="none" w:sz="0" w:space="0" w:color="auto"/>
            <w:bottom w:val="none" w:sz="0" w:space="0" w:color="auto"/>
            <w:right w:val="none" w:sz="0" w:space="0" w:color="auto"/>
          </w:divBdr>
        </w:div>
        <w:div w:id="744226871">
          <w:marLeft w:val="640"/>
          <w:marRight w:val="0"/>
          <w:marTop w:val="0"/>
          <w:marBottom w:val="0"/>
          <w:divBdr>
            <w:top w:val="none" w:sz="0" w:space="0" w:color="auto"/>
            <w:left w:val="none" w:sz="0" w:space="0" w:color="auto"/>
            <w:bottom w:val="none" w:sz="0" w:space="0" w:color="auto"/>
            <w:right w:val="none" w:sz="0" w:space="0" w:color="auto"/>
          </w:divBdr>
        </w:div>
        <w:div w:id="774398484">
          <w:marLeft w:val="640"/>
          <w:marRight w:val="0"/>
          <w:marTop w:val="0"/>
          <w:marBottom w:val="0"/>
          <w:divBdr>
            <w:top w:val="none" w:sz="0" w:space="0" w:color="auto"/>
            <w:left w:val="none" w:sz="0" w:space="0" w:color="auto"/>
            <w:bottom w:val="none" w:sz="0" w:space="0" w:color="auto"/>
            <w:right w:val="none" w:sz="0" w:space="0" w:color="auto"/>
          </w:divBdr>
        </w:div>
        <w:div w:id="911964249">
          <w:marLeft w:val="640"/>
          <w:marRight w:val="0"/>
          <w:marTop w:val="0"/>
          <w:marBottom w:val="0"/>
          <w:divBdr>
            <w:top w:val="none" w:sz="0" w:space="0" w:color="auto"/>
            <w:left w:val="none" w:sz="0" w:space="0" w:color="auto"/>
            <w:bottom w:val="none" w:sz="0" w:space="0" w:color="auto"/>
            <w:right w:val="none" w:sz="0" w:space="0" w:color="auto"/>
          </w:divBdr>
        </w:div>
        <w:div w:id="976883013">
          <w:marLeft w:val="640"/>
          <w:marRight w:val="0"/>
          <w:marTop w:val="0"/>
          <w:marBottom w:val="0"/>
          <w:divBdr>
            <w:top w:val="none" w:sz="0" w:space="0" w:color="auto"/>
            <w:left w:val="none" w:sz="0" w:space="0" w:color="auto"/>
            <w:bottom w:val="none" w:sz="0" w:space="0" w:color="auto"/>
            <w:right w:val="none" w:sz="0" w:space="0" w:color="auto"/>
          </w:divBdr>
        </w:div>
        <w:div w:id="1013148649">
          <w:marLeft w:val="640"/>
          <w:marRight w:val="0"/>
          <w:marTop w:val="0"/>
          <w:marBottom w:val="0"/>
          <w:divBdr>
            <w:top w:val="none" w:sz="0" w:space="0" w:color="auto"/>
            <w:left w:val="none" w:sz="0" w:space="0" w:color="auto"/>
            <w:bottom w:val="none" w:sz="0" w:space="0" w:color="auto"/>
            <w:right w:val="none" w:sz="0" w:space="0" w:color="auto"/>
          </w:divBdr>
        </w:div>
        <w:div w:id="1069884406">
          <w:marLeft w:val="640"/>
          <w:marRight w:val="0"/>
          <w:marTop w:val="0"/>
          <w:marBottom w:val="0"/>
          <w:divBdr>
            <w:top w:val="none" w:sz="0" w:space="0" w:color="auto"/>
            <w:left w:val="none" w:sz="0" w:space="0" w:color="auto"/>
            <w:bottom w:val="none" w:sz="0" w:space="0" w:color="auto"/>
            <w:right w:val="none" w:sz="0" w:space="0" w:color="auto"/>
          </w:divBdr>
        </w:div>
        <w:div w:id="1088112090">
          <w:marLeft w:val="640"/>
          <w:marRight w:val="0"/>
          <w:marTop w:val="0"/>
          <w:marBottom w:val="0"/>
          <w:divBdr>
            <w:top w:val="none" w:sz="0" w:space="0" w:color="auto"/>
            <w:left w:val="none" w:sz="0" w:space="0" w:color="auto"/>
            <w:bottom w:val="none" w:sz="0" w:space="0" w:color="auto"/>
            <w:right w:val="none" w:sz="0" w:space="0" w:color="auto"/>
          </w:divBdr>
        </w:div>
        <w:div w:id="1175657250">
          <w:marLeft w:val="640"/>
          <w:marRight w:val="0"/>
          <w:marTop w:val="0"/>
          <w:marBottom w:val="0"/>
          <w:divBdr>
            <w:top w:val="none" w:sz="0" w:space="0" w:color="auto"/>
            <w:left w:val="none" w:sz="0" w:space="0" w:color="auto"/>
            <w:bottom w:val="none" w:sz="0" w:space="0" w:color="auto"/>
            <w:right w:val="none" w:sz="0" w:space="0" w:color="auto"/>
          </w:divBdr>
        </w:div>
        <w:div w:id="1253123636">
          <w:marLeft w:val="640"/>
          <w:marRight w:val="0"/>
          <w:marTop w:val="0"/>
          <w:marBottom w:val="0"/>
          <w:divBdr>
            <w:top w:val="none" w:sz="0" w:space="0" w:color="auto"/>
            <w:left w:val="none" w:sz="0" w:space="0" w:color="auto"/>
            <w:bottom w:val="none" w:sz="0" w:space="0" w:color="auto"/>
            <w:right w:val="none" w:sz="0" w:space="0" w:color="auto"/>
          </w:divBdr>
        </w:div>
        <w:div w:id="1266694602">
          <w:marLeft w:val="640"/>
          <w:marRight w:val="0"/>
          <w:marTop w:val="0"/>
          <w:marBottom w:val="0"/>
          <w:divBdr>
            <w:top w:val="none" w:sz="0" w:space="0" w:color="auto"/>
            <w:left w:val="none" w:sz="0" w:space="0" w:color="auto"/>
            <w:bottom w:val="none" w:sz="0" w:space="0" w:color="auto"/>
            <w:right w:val="none" w:sz="0" w:space="0" w:color="auto"/>
          </w:divBdr>
        </w:div>
        <w:div w:id="1299530882">
          <w:marLeft w:val="640"/>
          <w:marRight w:val="0"/>
          <w:marTop w:val="0"/>
          <w:marBottom w:val="0"/>
          <w:divBdr>
            <w:top w:val="none" w:sz="0" w:space="0" w:color="auto"/>
            <w:left w:val="none" w:sz="0" w:space="0" w:color="auto"/>
            <w:bottom w:val="none" w:sz="0" w:space="0" w:color="auto"/>
            <w:right w:val="none" w:sz="0" w:space="0" w:color="auto"/>
          </w:divBdr>
        </w:div>
        <w:div w:id="1306934228">
          <w:marLeft w:val="640"/>
          <w:marRight w:val="0"/>
          <w:marTop w:val="0"/>
          <w:marBottom w:val="0"/>
          <w:divBdr>
            <w:top w:val="none" w:sz="0" w:space="0" w:color="auto"/>
            <w:left w:val="none" w:sz="0" w:space="0" w:color="auto"/>
            <w:bottom w:val="none" w:sz="0" w:space="0" w:color="auto"/>
            <w:right w:val="none" w:sz="0" w:space="0" w:color="auto"/>
          </w:divBdr>
        </w:div>
        <w:div w:id="1352299936">
          <w:marLeft w:val="640"/>
          <w:marRight w:val="0"/>
          <w:marTop w:val="0"/>
          <w:marBottom w:val="0"/>
          <w:divBdr>
            <w:top w:val="none" w:sz="0" w:space="0" w:color="auto"/>
            <w:left w:val="none" w:sz="0" w:space="0" w:color="auto"/>
            <w:bottom w:val="none" w:sz="0" w:space="0" w:color="auto"/>
            <w:right w:val="none" w:sz="0" w:space="0" w:color="auto"/>
          </w:divBdr>
        </w:div>
        <w:div w:id="1414274621">
          <w:marLeft w:val="640"/>
          <w:marRight w:val="0"/>
          <w:marTop w:val="0"/>
          <w:marBottom w:val="0"/>
          <w:divBdr>
            <w:top w:val="none" w:sz="0" w:space="0" w:color="auto"/>
            <w:left w:val="none" w:sz="0" w:space="0" w:color="auto"/>
            <w:bottom w:val="none" w:sz="0" w:space="0" w:color="auto"/>
            <w:right w:val="none" w:sz="0" w:space="0" w:color="auto"/>
          </w:divBdr>
        </w:div>
        <w:div w:id="1443646265">
          <w:marLeft w:val="640"/>
          <w:marRight w:val="0"/>
          <w:marTop w:val="0"/>
          <w:marBottom w:val="0"/>
          <w:divBdr>
            <w:top w:val="none" w:sz="0" w:space="0" w:color="auto"/>
            <w:left w:val="none" w:sz="0" w:space="0" w:color="auto"/>
            <w:bottom w:val="none" w:sz="0" w:space="0" w:color="auto"/>
            <w:right w:val="none" w:sz="0" w:space="0" w:color="auto"/>
          </w:divBdr>
        </w:div>
        <w:div w:id="1454592241">
          <w:marLeft w:val="640"/>
          <w:marRight w:val="0"/>
          <w:marTop w:val="0"/>
          <w:marBottom w:val="0"/>
          <w:divBdr>
            <w:top w:val="none" w:sz="0" w:space="0" w:color="auto"/>
            <w:left w:val="none" w:sz="0" w:space="0" w:color="auto"/>
            <w:bottom w:val="none" w:sz="0" w:space="0" w:color="auto"/>
            <w:right w:val="none" w:sz="0" w:space="0" w:color="auto"/>
          </w:divBdr>
        </w:div>
        <w:div w:id="1491167136">
          <w:marLeft w:val="640"/>
          <w:marRight w:val="0"/>
          <w:marTop w:val="0"/>
          <w:marBottom w:val="0"/>
          <w:divBdr>
            <w:top w:val="none" w:sz="0" w:space="0" w:color="auto"/>
            <w:left w:val="none" w:sz="0" w:space="0" w:color="auto"/>
            <w:bottom w:val="none" w:sz="0" w:space="0" w:color="auto"/>
            <w:right w:val="none" w:sz="0" w:space="0" w:color="auto"/>
          </w:divBdr>
        </w:div>
        <w:div w:id="1587300079">
          <w:marLeft w:val="640"/>
          <w:marRight w:val="0"/>
          <w:marTop w:val="0"/>
          <w:marBottom w:val="0"/>
          <w:divBdr>
            <w:top w:val="none" w:sz="0" w:space="0" w:color="auto"/>
            <w:left w:val="none" w:sz="0" w:space="0" w:color="auto"/>
            <w:bottom w:val="none" w:sz="0" w:space="0" w:color="auto"/>
            <w:right w:val="none" w:sz="0" w:space="0" w:color="auto"/>
          </w:divBdr>
        </w:div>
        <w:div w:id="1649046230">
          <w:marLeft w:val="640"/>
          <w:marRight w:val="0"/>
          <w:marTop w:val="0"/>
          <w:marBottom w:val="0"/>
          <w:divBdr>
            <w:top w:val="none" w:sz="0" w:space="0" w:color="auto"/>
            <w:left w:val="none" w:sz="0" w:space="0" w:color="auto"/>
            <w:bottom w:val="none" w:sz="0" w:space="0" w:color="auto"/>
            <w:right w:val="none" w:sz="0" w:space="0" w:color="auto"/>
          </w:divBdr>
        </w:div>
        <w:div w:id="1663041632">
          <w:marLeft w:val="640"/>
          <w:marRight w:val="0"/>
          <w:marTop w:val="0"/>
          <w:marBottom w:val="0"/>
          <w:divBdr>
            <w:top w:val="none" w:sz="0" w:space="0" w:color="auto"/>
            <w:left w:val="none" w:sz="0" w:space="0" w:color="auto"/>
            <w:bottom w:val="none" w:sz="0" w:space="0" w:color="auto"/>
            <w:right w:val="none" w:sz="0" w:space="0" w:color="auto"/>
          </w:divBdr>
        </w:div>
        <w:div w:id="1670212271">
          <w:marLeft w:val="640"/>
          <w:marRight w:val="0"/>
          <w:marTop w:val="0"/>
          <w:marBottom w:val="0"/>
          <w:divBdr>
            <w:top w:val="none" w:sz="0" w:space="0" w:color="auto"/>
            <w:left w:val="none" w:sz="0" w:space="0" w:color="auto"/>
            <w:bottom w:val="none" w:sz="0" w:space="0" w:color="auto"/>
            <w:right w:val="none" w:sz="0" w:space="0" w:color="auto"/>
          </w:divBdr>
        </w:div>
        <w:div w:id="1733650780">
          <w:marLeft w:val="640"/>
          <w:marRight w:val="0"/>
          <w:marTop w:val="0"/>
          <w:marBottom w:val="0"/>
          <w:divBdr>
            <w:top w:val="none" w:sz="0" w:space="0" w:color="auto"/>
            <w:left w:val="none" w:sz="0" w:space="0" w:color="auto"/>
            <w:bottom w:val="none" w:sz="0" w:space="0" w:color="auto"/>
            <w:right w:val="none" w:sz="0" w:space="0" w:color="auto"/>
          </w:divBdr>
        </w:div>
        <w:div w:id="1810511839">
          <w:marLeft w:val="640"/>
          <w:marRight w:val="0"/>
          <w:marTop w:val="0"/>
          <w:marBottom w:val="0"/>
          <w:divBdr>
            <w:top w:val="none" w:sz="0" w:space="0" w:color="auto"/>
            <w:left w:val="none" w:sz="0" w:space="0" w:color="auto"/>
            <w:bottom w:val="none" w:sz="0" w:space="0" w:color="auto"/>
            <w:right w:val="none" w:sz="0" w:space="0" w:color="auto"/>
          </w:divBdr>
        </w:div>
        <w:div w:id="1819608774">
          <w:marLeft w:val="640"/>
          <w:marRight w:val="0"/>
          <w:marTop w:val="0"/>
          <w:marBottom w:val="0"/>
          <w:divBdr>
            <w:top w:val="none" w:sz="0" w:space="0" w:color="auto"/>
            <w:left w:val="none" w:sz="0" w:space="0" w:color="auto"/>
            <w:bottom w:val="none" w:sz="0" w:space="0" w:color="auto"/>
            <w:right w:val="none" w:sz="0" w:space="0" w:color="auto"/>
          </w:divBdr>
        </w:div>
        <w:div w:id="1832596818">
          <w:marLeft w:val="640"/>
          <w:marRight w:val="0"/>
          <w:marTop w:val="0"/>
          <w:marBottom w:val="0"/>
          <w:divBdr>
            <w:top w:val="none" w:sz="0" w:space="0" w:color="auto"/>
            <w:left w:val="none" w:sz="0" w:space="0" w:color="auto"/>
            <w:bottom w:val="none" w:sz="0" w:space="0" w:color="auto"/>
            <w:right w:val="none" w:sz="0" w:space="0" w:color="auto"/>
          </w:divBdr>
        </w:div>
        <w:div w:id="1943881333">
          <w:marLeft w:val="640"/>
          <w:marRight w:val="0"/>
          <w:marTop w:val="0"/>
          <w:marBottom w:val="0"/>
          <w:divBdr>
            <w:top w:val="none" w:sz="0" w:space="0" w:color="auto"/>
            <w:left w:val="none" w:sz="0" w:space="0" w:color="auto"/>
            <w:bottom w:val="none" w:sz="0" w:space="0" w:color="auto"/>
            <w:right w:val="none" w:sz="0" w:space="0" w:color="auto"/>
          </w:divBdr>
        </w:div>
        <w:div w:id="1988048672">
          <w:marLeft w:val="640"/>
          <w:marRight w:val="0"/>
          <w:marTop w:val="0"/>
          <w:marBottom w:val="0"/>
          <w:divBdr>
            <w:top w:val="none" w:sz="0" w:space="0" w:color="auto"/>
            <w:left w:val="none" w:sz="0" w:space="0" w:color="auto"/>
            <w:bottom w:val="none" w:sz="0" w:space="0" w:color="auto"/>
            <w:right w:val="none" w:sz="0" w:space="0" w:color="auto"/>
          </w:divBdr>
        </w:div>
        <w:div w:id="2122870345">
          <w:marLeft w:val="640"/>
          <w:marRight w:val="0"/>
          <w:marTop w:val="0"/>
          <w:marBottom w:val="0"/>
          <w:divBdr>
            <w:top w:val="none" w:sz="0" w:space="0" w:color="auto"/>
            <w:left w:val="none" w:sz="0" w:space="0" w:color="auto"/>
            <w:bottom w:val="none" w:sz="0" w:space="0" w:color="auto"/>
            <w:right w:val="none" w:sz="0" w:space="0" w:color="auto"/>
          </w:divBdr>
        </w:div>
        <w:div w:id="2140417042">
          <w:marLeft w:val="640"/>
          <w:marRight w:val="0"/>
          <w:marTop w:val="0"/>
          <w:marBottom w:val="0"/>
          <w:divBdr>
            <w:top w:val="none" w:sz="0" w:space="0" w:color="auto"/>
            <w:left w:val="none" w:sz="0" w:space="0" w:color="auto"/>
            <w:bottom w:val="none" w:sz="0" w:space="0" w:color="auto"/>
            <w:right w:val="none" w:sz="0" w:space="0" w:color="auto"/>
          </w:divBdr>
        </w:div>
      </w:divsChild>
    </w:div>
    <w:div w:id="1256284210">
      <w:bodyDiv w:val="1"/>
      <w:marLeft w:val="0"/>
      <w:marRight w:val="0"/>
      <w:marTop w:val="0"/>
      <w:marBottom w:val="0"/>
      <w:divBdr>
        <w:top w:val="none" w:sz="0" w:space="0" w:color="auto"/>
        <w:left w:val="none" w:sz="0" w:space="0" w:color="auto"/>
        <w:bottom w:val="none" w:sz="0" w:space="0" w:color="auto"/>
        <w:right w:val="none" w:sz="0" w:space="0" w:color="auto"/>
      </w:divBdr>
      <w:divsChild>
        <w:div w:id="2029674842">
          <w:marLeft w:val="640"/>
          <w:marRight w:val="0"/>
          <w:marTop w:val="0"/>
          <w:marBottom w:val="0"/>
          <w:divBdr>
            <w:top w:val="none" w:sz="0" w:space="0" w:color="auto"/>
            <w:left w:val="none" w:sz="0" w:space="0" w:color="auto"/>
            <w:bottom w:val="none" w:sz="0" w:space="0" w:color="auto"/>
            <w:right w:val="none" w:sz="0" w:space="0" w:color="auto"/>
          </w:divBdr>
        </w:div>
        <w:div w:id="1296369560">
          <w:marLeft w:val="640"/>
          <w:marRight w:val="0"/>
          <w:marTop w:val="0"/>
          <w:marBottom w:val="0"/>
          <w:divBdr>
            <w:top w:val="none" w:sz="0" w:space="0" w:color="auto"/>
            <w:left w:val="none" w:sz="0" w:space="0" w:color="auto"/>
            <w:bottom w:val="none" w:sz="0" w:space="0" w:color="auto"/>
            <w:right w:val="none" w:sz="0" w:space="0" w:color="auto"/>
          </w:divBdr>
        </w:div>
        <w:div w:id="949237312">
          <w:marLeft w:val="640"/>
          <w:marRight w:val="0"/>
          <w:marTop w:val="0"/>
          <w:marBottom w:val="0"/>
          <w:divBdr>
            <w:top w:val="none" w:sz="0" w:space="0" w:color="auto"/>
            <w:left w:val="none" w:sz="0" w:space="0" w:color="auto"/>
            <w:bottom w:val="none" w:sz="0" w:space="0" w:color="auto"/>
            <w:right w:val="none" w:sz="0" w:space="0" w:color="auto"/>
          </w:divBdr>
        </w:div>
        <w:div w:id="1044020661">
          <w:marLeft w:val="640"/>
          <w:marRight w:val="0"/>
          <w:marTop w:val="0"/>
          <w:marBottom w:val="0"/>
          <w:divBdr>
            <w:top w:val="none" w:sz="0" w:space="0" w:color="auto"/>
            <w:left w:val="none" w:sz="0" w:space="0" w:color="auto"/>
            <w:bottom w:val="none" w:sz="0" w:space="0" w:color="auto"/>
            <w:right w:val="none" w:sz="0" w:space="0" w:color="auto"/>
          </w:divBdr>
        </w:div>
        <w:div w:id="1355695339">
          <w:marLeft w:val="640"/>
          <w:marRight w:val="0"/>
          <w:marTop w:val="0"/>
          <w:marBottom w:val="0"/>
          <w:divBdr>
            <w:top w:val="none" w:sz="0" w:space="0" w:color="auto"/>
            <w:left w:val="none" w:sz="0" w:space="0" w:color="auto"/>
            <w:bottom w:val="none" w:sz="0" w:space="0" w:color="auto"/>
            <w:right w:val="none" w:sz="0" w:space="0" w:color="auto"/>
          </w:divBdr>
        </w:div>
        <w:div w:id="1326669274">
          <w:marLeft w:val="640"/>
          <w:marRight w:val="0"/>
          <w:marTop w:val="0"/>
          <w:marBottom w:val="0"/>
          <w:divBdr>
            <w:top w:val="none" w:sz="0" w:space="0" w:color="auto"/>
            <w:left w:val="none" w:sz="0" w:space="0" w:color="auto"/>
            <w:bottom w:val="none" w:sz="0" w:space="0" w:color="auto"/>
            <w:right w:val="none" w:sz="0" w:space="0" w:color="auto"/>
          </w:divBdr>
        </w:div>
        <w:div w:id="1720324617">
          <w:marLeft w:val="640"/>
          <w:marRight w:val="0"/>
          <w:marTop w:val="0"/>
          <w:marBottom w:val="0"/>
          <w:divBdr>
            <w:top w:val="none" w:sz="0" w:space="0" w:color="auto"/>
            <w:left w:val="none" w:sz="0" w:space="0" w:color="auto"/>
            <w:bottom w:val="none" w:sz="0" w:space="0" w:color="auto"/>
            <w:right w:val="none" w:sz="0" w:space="0" w:color="auto"/>
          </w:divBdr>
        </w:div>
        <w:div w:id="249044279">
          <w:marLeft w:val="640"/>
          <w:marRight w:val="0"/>
          <w:marTop w:val="0"/>
          <w:marBottom w:val="0"/>
          <w:divBdr>
            <w:top w:val="none" w:sz="0" w:space="0" w:color="auto"/>
            <w:left w:val="none" w:sz="0" w:space="0" w:color="auto"/>
            <w:bottom w:val="none" w:sz="0" w:space="0" w:color="auto"/>
            <w:right w:val="none" w:sz="0" w:space="0" w:color="auto"/>
          </w:divBdr>
        </w:div>
        <w:div w:id="642007348">
          <w:marLeft w:val="640"/>
          <w:marRight w:val="0"/>
          <w:marTop w:val="0"/>
          <w:marBottom w:val="0"/>
          <w:divBdr>
            <w:top w:val="none" w:sz="0" w:space="0" w:color="auto"/>
            <w:left w:val="none" w:sz="0" w:space="0" w:color="auto"/>
            <w:bottom w:val="none" w:sz="0" w:space="0" w:color="auto"/>
            <w:right w:val="none" w:sz="0" w:space="0" w:color="auto"/>
          </w:divBdr>
        </w:div>
        <w:div w:id="1801847095">
          <w:marLeft w:val="640"/>
          <w:marRight w:val="0"/>
          <w:marTop w:val="0"/>
          <w:marBottom w:val="0"/>
          <w:divBdr>
            <w:top w:val="none" w:sz="0" w:space="0" w:color="auto"/>
            <w:left w:val="none" w:sz="0" w:space="0" w:color="auto"/>
            <w:bottom w:val="none" w:sz="0" w:space="0" w:color="auto"/>
            <w:right w:val="none" w:sz="0" w:space="0" w:color="auto"/>
          </w:divBdr>
        </w:div>
        <w:div w:id="1013992474">
          <w:marLeft w:val="640"/>
          <w:marRight w:val="0"/>
          <w:marTop w:val="0"/>
          <w:marBottom w:val="0"/>
          <w:divBdr>
            <w:top w:val="none" w:sz="0" w:space="0" w:color="auto"/>
            <w:left w:val="none" w:sz="0" w:space="0" w:color="auto"/>
            <w:bottom w:val="none" w:sz="0" w:space="0" w:color="auto"/>
            <w:right w:val="none" w:sz="0" w:space="0" w:color="auto"/>
          </w:divBdr>
        </w:div>
        <w:div w:id="1093434676">
          <w:marLeft w:val="640"/>
          <w:marRight w:val="0"/>
          <w:marTop w:val="0"/>
          <w:marBottom w:val="0"/>
          <w:divBdr>
            <w:top w:val="none" w:sz="0" w:space="0" w:color="auto"/>
            <w:left w:val="none" w:sz="0" w:space="0" w:color="auto"/>
            <w:bottom w:val="none" w:sz="0" w:space="0" w:color="auto"/>
            <w:right w:val="none" w:sz="0" w:space="0" w:color="auto"/>
          </w:divBdr>
        </w:div>
        <w:div w:id="503058417">
          <w:marLeft w:val="640"/>
          <w:marRight w:val="0"/>
          <w:marTop w:val="0"/>
          <w:marBottom w:val="0"/>
          <w:divBdr>
            <w:top w:val="none" w:sz="0" w:space="0" w:color="auto"/>
            <w:left w:val="none" w:sz="0" w:space="0" w:color="auto"/>
            <w:bottom w:val="none" w:sz="0" w:space="0" w:color="auto"/>
            <w:right w:val="none" w:sz="0" w:space="0" w:color="auto"/>
          </w:divBdr>
        </w:div>
        <w:div w:id="1723753299">
          <w:marLeft w:val="640"/>
          <w:marRight w:val="0"/>
          <w:marTop w:val="0"/>
          <w:marBottom w:val="0"/>
          <w:divBdr>
            <w:top w:val="none" w:sz="0" w:space="0" w:color="auto"/>
            <w:left w:val="none" w:sz="0" w:space="0" w:color="auto"/>
            <w:bottom w:val="none" w:sz="0" w:space="0" w:color="auto"/>
            <w:right w:val="none" w:sz="0" w:space="0" w:color="auto"/>
          </w:divBdr>
        </w:div>
        <w:div w:id="198706899">
          <w:marLeft w:val="640"/>
          <w:marRight w:val="0"/>
          <w:marTop w:val="0"/>
          <w:marBottom w:val="0"/>
          <w:divBdr>
            <w:top w:val="none" w:sz="0" w:space="0" w:color="auto"/>
            <w:left w:val="none" w:sz="0" w:space="0" w:color="auto"/>
            <w:bottom w:val="none" w:sz="0" w:space="0" w:color="auto"/>
            <w:right w:val="none" w:sz="0" w:space="0" w:color="auto"/>
          </w:divBdr>
        </w:div>
        <w:div w:id="1866209398">
          <w:marLeft w:val="640"/>
          <w:marRight w:val="0"/>
          <w:marTop w:val="0"/>
          <w:marBottom w:val="0"/>
          <w:divBdr>
            <w:top w:val="none" w:sz="0" w:space="0" w:color="auto"/>
            <w:left w:val="none" w:sz="0" w:space="0" w:color="auto"/>
            <w:bottom w:val="none" w:sz="0" w:space="0" w:color="auto"/>
            <w:right w:val="none" w:sz="0" w:space="0" w:color="auto"/>
          </w:divBdr>
        </w:div>
        <w:div w:id="246571816">
          <w:marLeft w:val="640"/>
          <w:marRight w:val="0"/>
          <w:marTop w:val="0"/>
          <w:marBottom w:val="0"/>
          <w:divBdr>
            <w:top w:val="none" w:sz="0" w:space="0" w:color="auto"/>
            <w:left w:val="none" w:sz="0" w:space="0" w:color="auto"/>
            <w:bottom w:val="none" w:sz="0" w:space="0" w:color="auto"/>
            <w:right w:val="none" w:sz="0" w:space="0" w:color="auto"/>
          </w:divBdr>
        </w:div>
        <w:div w:id="1736274171">
          <w:marLeft w:val="640"/>
          <w:marRight w:val="0"/>
          <w:marTop w:val="0"/>
          <w:marBottom w:val="0"/>
          <w:divBdr>
            <w:top w:val="none" w:sz="0" w:space="0" w:color="auto"/>
            <w:left w:val="none" w:sz="0" w:space="0" w:color="auto"/>
            <w:bottom w:val="none" w:sz="0" w:space="0" w:color="auto"/>
            <w:right w:val="none" w:sz="0" w:space="0" w:color="auto"/>
          </w:divBdr>
        </w:div>
        <w:div w:id="489058588">
          <w:marLeft w:val="640"/>
          <w:marRight w:val="0"/>
          <w:marTop w:val="0"/>
          <w:marBottom w:val="0"/>
          <w:divBdr>
            <w:top w:val="none" w:sz="0" w:space="0" w:color="auto"/>
            <w:left w:val="none" w:sz="0" w:space="0" w:color="auto"/>
            <w:bottom w:val="none" w:sz="0" w:space="0" w:color="auto"/>
            <w:right w:val="none" w:sz="0" w:space="0" w:color="auto"/>
          </w:divBdr>
        </w:div>
        <w:div w:id="1291745609">
          <w:marLeft w:val="640"/>
          <w:marRight w:val="0"/>
          <w:marTop w:val="0"/>
          <w:marBottom w:val="0"/>
          <w:divBdr>
            <w:top w:val="none" w:sz="0" w:space="0" w:color="auto"/>
            <w:left w:val="none" w:sz="0" w:space="0" w:color="auto"/>
            <w:bottom w:val="none" w:sz="0" w:space="0" w:color="auto"/>
            <w:right w:val="none" w:sz="0" w:space="0" w:color="auto"/>
          </w:divBdr>
        </w:div>
        <w:div w:id="1906530985">
          <w:marLeft w:val="640"/>
          <w:marRight w:val="0"/>
          <w:marTop w:val="0"/>
          <w:marBottom w:val="0"/>
          <w:divBdr>
            <w:top w:val="none" w:sz="0" w:space="0" w:color="auto"/>
            <w:left w:val="none" w:sz="0" w:space="0" w:color="auto"/>
            <w:bottom w:val="none" w:sz="0" w:space="0" w:color="auto"/>
            <w:right w:val="none" w:sz="0" w:space="0" w:color="auto"/>
          </w:divBdr>
        </w:div>
        <w:div w:id="2130470047">
          <w:marLeft w:val="640"/>
          <w:marRight w:val="0"/>
          <w:marTop w:val="0"/>
          <w:marBottom w:val="0"/>
          <w:divBdr>
            <w:top w:val="none" w:sz="0" w:space="0" w:color="auto"/>
            <w:left w:val="none" w:sz="0" w:space="0" w:color="auto"/>
            <w:bottom w:val="none" w:sz="0" w:space="0" w:color="auto"/>
            <w:right w:val="none" w:sz="0" w:space="0" w:color="auto"/>
          </w:divBdr>
        </w:div>
        <w:div w:id="1702634810">
          <w:marLeft w:val="640"/>
          <w:marRight w:val="0"/>
          <w:marTop w:val="0"/>
          <w:marBottom w:val="0"/>
          <w:divBdr>
            <w:top w:val="none" w:sz="0" w:space="0" w:color="auto"/>
            <w:left w:val="none" w:sz="0" w:space="0" w:color="auto"/>
            <w:bottom w:val="none" w:sz="0" w:space="0" w:color="auto"/>
            <w:right w:val="none" w:sz="0" w:space="0" w:color="auto"/>
          </w:divBdr>
        </w:div>
        <w:div w:id="1645233672">
          <w:marLeft w:val="640"/>
          <w:marRight w:val="0"/>
          <w:marTop w:val="0"/>
          <w:marBottom w:val="0"/>
          <w:divBdr>
            <w:top w:val="none" w:sz="0" w:space="0" w:color="auto"/>
            <w:left w:val="none" w:sz="0" w:space="0" w:color="auto"/>
            <w:bottom w:val="none" w:sz="0" w:space="0" w:color="auto"/>
            <w:right w:val="none" w:sz="0" w:space="0" w:color="auto"/>
          </w:divBdr>
        </w:div>
        <w:div w:id="1657340505">
          <w:marLeft w:val="640"/>
          <w:marRight w:val="0"/>
          <w:marTop w:val="0"/>
          <w:marBottom w:val="0"/>
          <w:divBdr>
            <w:top w:val="none" w:sz="0" w:space="0" w:color="auto"/>
            <w:left w:val="none" w:sz="0" w:space="0" w:color="auto"/>
            <w:bottom w:val="none" w:sz="0" w:space="0" w:color="auto"/>
            <w:right w:val="none" w:sz="0" w:space="0" w:color="auto"/>
          </w:divBdr>
        </w:div>
        <w:div w:id="526867378">
          <w:marLeft w:val="640"/>
          <w:marRight w:val="0"/>
          <w:marTop w:val="0"/>
          <w:marBottom w:val="0"/>
          <w:divBdr>
            <w:top w:val="none" w:sz="0" w:space="0" w:color="auto"/>
            <w:left w:val="none" w:sz="0" w:space="0" w:color="auto"/>
            <w:bottom w:val="none" w:sz="0" w:space="0" w:color="auto"/>
            <w:right w:val="none" w:sz="0" w:space="0" w:color="auto"/>
          </w:divBdr>
        </w:div>
        <w:div w:id="102724906">
          <w:marLeft w:val="640"/>
          <w:marRight w:val="0"/>
          <w:marTop w:val="0"/>
          <w:marBottom w:val="0"/>
          <w:divBdr>
            <w:top w:val="none" w:sz="0" w:space="0" w:color="auto"/>
            <w:left w:val="none" w:sz="0" w:space="0" w:color="auto"/>
            <w:bottom w:val="none" w:sz="0" w:space="0" w:color="auto"/>
            <w:right w:val="none" w:sz="0" w:space="0" w:color="auto"/>
          </w:divBdr>
        </w:div>
        <w:div w:id="732462174">
          <w:marLeft w:val="640"/>
          <w:marRight w:val="0"/>
          <w:marTop w:val="0"/>
          <w:marBottom w:val="0"/>
          <w:divBdr>
            <w:top w:val="none" w:sz="0" w:space="0" w:color="auto"/>
            <w:left w:val="none" w:sz="0" w:space="0" w:color="auto"/>
            <w:bottom w:val="none" w:sz="0" w:space="0" w:color="auto"/>
            <w:right w:val="none" w:sz="0" w:space="0" w:color="auto"/>
          </w:divBdr>
        </w:div>
        <w:div w:id="511142785">
          <w:marLeft w:val="640"/>
          <w:marRight w:val="0"/>
          <w:marTop w:val="0"/>
          <w:marBottom w:val="0"/>
          <w:divBdr>
            <w:top w:val="none" w:sz="0" w:space="0" w:color="auto"/>
            <w:left w:val="none" w:sz="0" w:space="0" w:color="auto"/>
            <w:bottom w:val="none" w:sz="0" w:space="0" w:color="auto"/>
            <w:right w:val="none" w:sz="0" w:space="0" w:color="auto"/>
          </w:divBdr>
        </w:div>
        <w:div w:id="196819080">
          <w:marLeft w:val="640"/>
          <w:marRight w:val="0"/>
          <w:marTop w:val="0"/>
          <w:marBottom w:val="0"/>
          <w:divBdr>
            <w:top w:val="none" w:sz="0" w:space="0" w:color="auto"/>
            <w:left w:val="none" w:sz="0" w:space="0" w:color="auto"/>
            <w:bottom w:val="none" w:sz="0" w:space="0" w:color="auto"/>
            <w:right w:val="none" w:sz="0" w:space="0" w:color="auto"/>
          </w:divBdr>
        </w:div>
        <w:div w:id="307784885">
          <w:marLeft w:val="640"/>
          <w:marRight w:val="0"/>
          <w:marTop w:val="0"/>
          <w:marBottom w:val="0"/>
          <w:divBdr>
            <w:top w:val="none" w:sz="0" w:space="0" w:color="auto"/>
            <w:left w:val="none" w:sz="0" w:space="0" w:color="auto"/>
            <w:bottom w:val="none" w:sz="0" w:space="0" w:color="auto"/>
            <w:right w:val="none" w:sz="0" w:space="0" w:color="auto"/>
          </w:divBdr>
        </w:div>
        <w:div w:id="835917320">
          <w:marLeft w:val="640"/>
          <w:marRight w:val="0"/>
          <w:marTop w:val="0"/>
          <w:marBottom w:val="0"/>
          <w:divBdr>
            <w:top w:val="none" w:sz="0" w:space="0" w:color="auto"/>
            <w:left w:val="none" w:sz="0" w:space="0" w:color="auto"/>
            <w:bottom w:val="none" w:sz="0" w:space="0" w:color="auto"/>
            <w:right w:val="none" w:sz="0" w:space="0" w:color="auto"/>
          </w:divBdr>
        </w:div>
        <w:div w:id="630793228">
          <w:marLeft w:val="640"/>
          <w:marRight w:val="0"/>
          <w:marTop w:val="0"/>
          <w:marBottom w:val="0"/>
          <w:divBdr>
            <w:top w:val="none" w:sz="0" w:space="0" w:color="auto"/>
            <w:left w:val="none" w:sz="0" w:space="0" w:color="auto"/>
            <w:bottom w:val="none" w:sz="0" w:space="0" w:color="auto"/>
            <w:right w:val="none" w:sz="0" w:space="0" w:color="auto"/>
          </w:divBdr>
        </w:div>
        <w:div w:id="1088506603">
          <w:marLeft w:val="640"/>
          <w:marRight w:val="0"/>
          <w:marTop w:val="0"/>
          <w:marBottom w:val="0"/>
          <w:divBdr>
            <w:top w:val="none" w:sz="0" w:space="0" w:color="auto"/>
            <w:left w:val="none" w:sz="0" w:space="0" w:color="auto"/>
            <w:bottom w:val="none" w:sz="0" w:space="0" w:color="auto"/>
            <w:right w:val="none" w:sz="0" w:space="0" w:color="auto"/>
          </w:divBdr>
        </w:div>
        <w:div w:id="1446542739">
          <w:marLeft w:val="640"/>
          <w:marRight w:val="0"/>
          <w:marTop w:val="0"/>
          <w:marBottom w:val="0"/>
          <w:divBdr>
            <w:top w:val="none" w:sz="0" w:space="0" w:color="auto"/>
            <w:left w:val="none" w:sz="0" w:space="0" w:color="auto"/>
            <w:bottom w:val="none" w:sz="0" w:space="0" w:color="auto"/>
            <w:right w:val="none" w:sz="0" w:space="0" w:color="auto"/>
          </w:divBdr>
        </w:div>
        <w:div w:id="493449709">
          <w:marLeft w:val="640"/>
          <w:marRight w:val="0"/>
          <w:marTop w:val="0"/>
          <w:marBottom w:val="0"/>
          <w:divBdr>
            <w:top w:val="none" w:sz="0" w:space="0" w:color="auto"/>
            <w:left w:val="none" w:sz="0" w:space="0" w:color="auto"/>
            <w:bottom w:val="none" w:sz="0" w:space="0" w:color="auto"/>
            <w:right w:val="none" w:sz="0" w:space="0" w:color="auto"/>
          </w:divBdr>
        </w:div>
        <w:div w:id="1580870627">
          <w:marLeft w:val="640"/>
          <w:marRight w:val="0"/>
          <w:marTop w:val="0"/>
          <w:marBottom w:val="0"/>
          <w:divBdr>
            <w:top w:val="none" w:sz="0" w:space="0" w:color="auto"/>
            <w:left w:val="none" w:sz="0" w:space="0" w:color="auto"/>
            <w:bottom w:val="none" w:sz="0" w:space="0" w:color="auto"/>
            <w:right w:val="none" w:sz="0" w:space="0" w:color="auto"/>
          </w:divBdr>
        </w:div>
        <w:div w:id="1011180715">
          <w:marLeft w:val="640"/>
          <w:marRight w:val="0"/>
          <w:marTop w:val="0"/>
          <w:marBottom w:val="0"/>
          <w:divBdr>
            <w:top w:val="none" w:sz="0" w:space="0" w:color="auto"/>
            <w:left w:val="none" w:sz="0" w:space="0" w:color="auto"/>
            <w:bottom w:val="none" w:sz="0" w:space="0" w:color="auto"/>
            <w:right w:val="none" w:sz="0" w:space="0" w:color="auto"/>
          </w:divBdr>
        </w:div>
        <w:div w:id="446631084">
          <w:marLeft w:val="640"/>
          <w:marRight w:val="0"/>
          <w:marTop w:val="0"/>
          <w:marBottom w:val="0"/>
          <w:divBdr>
            <w:top w:val="none" w:sz="0" w:space="0" w:color="auto"/>
            <w:left w:val="none" w:sz="0" w:space="0" w:color="auto"/>
            <w:bottom w:val="none" w:sz="0" w:space="0" w:color="auto"/>
            <w:right w:val="none" w:sz="0" w:space="0" w:color="auto"/>
          </w:divBdr>
        </w:div>
        <w:div w:id="503319961">
          <w:marLeft w:val="640"/>
          <w:marRight w:val="0"/>
          <w:marTop w:val="0"/>
          <w:marBottom w:val="0"/>
          <w:divBdr>
            <w:top w:val="none" w:sz="0" w:space="0" w:color="auto"/>
            <w:left w:val="none" w:sz="0" w:space="0" w:color="auto"/>
            <w:bottom w:val="none" w:sz="0" w:space="0" w:color="auto"/>
            <w:right w:val="none" w:sz="0" w:space="0" w:color="auto"/>
          </w:divBdr>
        </w:div>
        <w:div w:id="705450167">
          <w:marLeft w:val="640"/>
          <w:marRight w:val="0"/>
          <w:marTop w:val="0"/>
          <w:marBottom w:val="0"/>
          <w:divBdr>
            <w:top w:val="none" w:sz="0" w:space="0" w:color="auto"/>
            <w:left w:val="none" w:sz="0" w:space="0" w:color="auto"/>
            <w:bottom w:val="none" w:sz="0" w:space="0" w:color="auto"/>
            <w:right w:val="none" w:sz="0" w:space="0" w:color="auto"/>
          </w:divBdr>
        </w:div>
        <w:div w:id="772015255">
          <w:marLeft w:val="640"/>
          <w:marRight w:val="0"/>
          <w:marTop w:val="0"/>
          <w:marBottom w:val="0"/>
          <w:divBdr>
            <w:top w:val="none" w:sz="0" w:space="0" w:color="auto"/>
            <w:left w:val="none" w:sz="0" w:space="0" w:color="auto"/>
            <w:bottom w:val="none" w:sz="0" w:space="0" w:color="auto"/>
            <w:right w:val="none" w:sz="0" w:space="0" w:color="auto"/>
          </w:divBdr>
        </w:div>
        <w:div w:id="194001167">
          <w:marLeft w:val="640"/>
          <w:marRight w:val="0"/>
          <w:marTop w:val="0"/>
          <w:marBottom w:val="0"/>
          <w:divBdr>
            <w:top w:val="none" w:sz="0" w:space="0" w:color="auto"/>
            <w:left w:val="none" w:sz="0" w:space="0" w:color="auto"/>
            <w:bottom w:val="none" w:sz="0" w:space="0" w:color="auto"/>
            <w:right w:val="none" w:sz="0" w:space="0" w:color="auto"/>
          </w:divBdr>
        </w:div>
        <w:div w:id="511994266">
          <w:marLeft w:val="640"/>
          <w:marRight w:val="0"/>
          <w:marTop w:val="0"/>
          <w:marBottom w:val="0"/>
          <w:divBdr>
            <w:top w:val="none" w:sz="0" w:space="0" w:color="auto"/>
            <w:left w:val="none" w:sz="0" w:space="0" w:color="auto"/>
            <w:bottom w:val="none" w:sz="0" w:space="0" w:color="auto"/>
            <w:right w:val="none" w:sz="0" w:space="0" w:color="auto"/>
          </w:divBdr>
        </w:div>
        <w:div w:id="607275782">
          <w:marLeft w:val="640"/>
          <w:marRight w:val="0"/>
          <w:marTop w:val="0"/>
          <w:marBottom w:val="0"/>
          <w:divBdr>
            <w:top w:val="none" w:sz="0" w:space="0" w:color="auto"/>
            <w:left w:val="none" w:sz="0" w:space="0" w:color="auto"/>
            <w:bottom w:val="none" w:sz="0" w:space="0" w:color="auto"/>
            <w:right w:val="none" w:sz="0" w:space="0" w:color="auto"/>
          </w:divBdr>
        </w:div>
        <w:div w:id="1102649515">
          <w:marLeft w:val="640"/>
          <w:marRight w:val="0"/>
          <w:marTop w:val="0"/>
          <w:marBottom w:val="0"/>
          <w:divBdr>
            <w:top w:val="none" w:sz="0" w:space="0" w:color="auto"/>
            <w:left w:val="none" w:sz="0" w:space="0" w:color="auto"/>
            <w:bottom w:val="none" w:sz="0" w:space="0" w:color="auto"/>
            <w:right w:val="none" w:sz="0" w:space="0" w:color="auto"/>
          </w:divBdr>
        </w:div>
        <w:div w:id="1818494164">
          <w:marLeft w:val="640"/>
          <w:marRight w:val="0"/>
          <w:marTop w:val="0"/>
          <w:marBottom w:val="0"/>
          <w:divBdr>
            <w:top w:val="none" w:sz="0" w:space="0" w:color="auto"/>
            <w:left w:val="none" w:sz="0" w:space="0" w:color="auto"/>
            <w:bottom w:val="none" w:sz="0" w:space="0" w:color="auto"/>
            <w:right w:val="none" w:sz="0" w:space="0" w:color="auto"/>
          </w:divBdr>
        </w:div>
        <w:div w:id="2054959010">
          <w:marLeft w:val="640"/>
          <w:marRight w:val="0"/>
          <w:marTop w:val="0"/>
          <w:marBottom w:val="0"/>
          <w:divBdr>
            <w:top w:val="none" w:sz="0" w:space="0" w:color="auto"/>
            <w:left w:val="none" w:sz="0" w:space="0" w:color="auto"/>
            <w:bottom w:val="none" w:sz="0" w:space="0" w:color="auto"/>
            <w:right w:val="none" w:sz="0" w:space="0" w:color="auto"/>
          </w:divBdr>
        </w:div>
        <w:div w:id="1164468972">
          <w:marLeft w:val="640"/>
          <w:marRight w:val="0"/>
          <w:marTop w:val="0"/>
          <w:marBottom w:val="0"/>
          <w:divBdr>
            <w:top w:val="none" w:sz="0" w:space="0" w:color="auto"/>
            <w:left w:val="none" w:sz="0" w:space="0" w:color="auto"/>
            <w:bottom w:val="none" w:sz="0" w:space="0" w:color="auto"/>
            <w:right w:val="none" w:sz="0" w:space="0" w:color="auto"/>
          </w:divBdr>
        </w:div>
        <w:div w:id="1519613368">
          <w:marLeft w:val="640"/>
          <w:marRight w:val="0"/>
          <w:marTop w:val="0"/>
          <w:marBottom w:val="0"/>
          <w:divBdr>
            <w:top w:val="none" w:sz="0" w:space="0" w:color="auto"/>
            <w:left w:val="none" w:sz="0" w:space="0" w:color="auto"/>
            <w:bottom w:val="none" w:sz="0" w:space="0" w:color="auto"/>
            <w:right w:val="none" w:sz="0" w:space="0" w:color="auto"/>
          </w:divBdr>
        </w:div>
      </w:divsChild>
    </w:div>
    <w:div w:id="1256793068">
      <w:marLeft w:val="0"/>
      <w:marRight w:val="0"/>
      <w:marTop w:val="0"/>
      <w:marBottom w:val="0"/>
      <w:divBdr>
        <w:top w:val="none" w:sz="0" w:space="0" w:color="auto"/>
        <w:left w:val="none" w:sz="0" w:space="0" w:color="auto"/>
        <w:bottom w:val="none" w:sz="0" w:space="0" w:color="auto"/>
        <w:right w:val="none" w:sz="0" w:space="0" w:color="auto"/>
      </w:divBdr>
    </w:div>
    <w:div w:id="1259369366">
      <w:bodyDiv w:val="1"/>
      <w:marLeft w:val="0"/>
      <w:marRight w:val="0"/>
      <w:marTop w:val="0"/>
      <w:marBottom w:val="0"/>
      <w:divBdr>
        <w:top w:val="none" w:sz="0" w:space="0" w:color="auto"/>
        <w:left w:val="none" w:sz="0" w:space="0" w:color="auto"/>
        <w:bottom w:val="none" w:sz="0" w:space="0" w:color="auto"/>
        <w:right w:val="none" w:sz="0" w:space="0" w:color="auto"/>
      </w:divBdr>
      <w:divsChild>
        <w:div w:id="14187989">
          <w:marLeft w:val="640"/>
          <w:marRight w:val="0"/>
          <w:marTop w:val="0"/>
          <w:marBottom w:val="0"/>
          <w:divBdr>
            <w:top w:val="none" w:sz="0" w:space="0" w:color="auto"/>
            <w:left w:val="none" w:sz="0" w:space="0" w:color="auto"/>
            <w:bottom w:val="none" w:sz="0" w:space="0" w:color="auto"/>
            <w:right w:val="none" w:sz="0" w:space="0" w:color="auto"/>
          </w:divBdr>
        </w:div>
        <w:div w:id="82190088">
          <w:marLeft w:val="640"/>
          <w:marRight w:val="0"/>
          <w:marTop w:val="0"/>
          <w:marBottom w:val="0"/>
          <w:divBdr>
            <w:top w:val="none" w:sz="0" w:space="0" w:color="auto"/>
            <w:left w:val="none" w:sz="0" w:space="0" w:color="auto"/>
            <w:bottom w:val="none" w:sz="0" w:space="0" w:color="auto"/>
            <w:right w:val="none" w:sz="0" w:space="0" w:color="auto"/>
          </w:divBdr>
        </w:div>
        <w:div w:id="82729256">
          <w:marLeft w:val="640"/>
          <w:marRight w:val="0"/>
          <w:marTop w:val="0"/>
          <w:marBottom w:val="0"/>
          <w:divBdr>
            <w:top w:val="none" w:sz="0" w:space="0" w:color="auto"/>
            <w:left w:val="none" w:sz="0" w:space="0" w:color="auto"/>
            <w:bottom w:val="none" w:sz="0" w:space="0" w:color="auto"/>
            <w:right w:val="none" w:sz="0" w:space="0" w:color="auto"/>
          </w:divBdr>
        </w:div>
        <w:div w:id="100227805">
          <w:marLeft w:val="640"/>
          <w:marRight w:val="0"/>
          <w:marTop w:val="0"/>
          <w:marBottom w:val="0"/>
          <w:divBdr>
            <w:top w:val="none" w:sz="0" w:space="0" w:color="auto"/>
            <w:left w:val="none" w:sz="0" w:space="0" w:color="auto"/>
            <w:bottom w:val="none" w:sz="0" w:space="0" w:color="auto"/>
            <w:right w:val="none" w:sz="0" w:space="0" w:color="auto"/>
          </w:divBdr>
        </w:div>
        <w:div w:id="192888257">
          <w:marLeft w:val="640"/>
          <w:marRight w:val="0"/>
          <w:marTop w:val="0"/>
          <w:marBottom w:val="0"/>
          <w:divBdr>
            <w:top w:val="none" w:sz="0" w:space="0" w:color="auto"/>
            <w:left w:val="none" w:sz="0" w:space="0" w:color="auto"/>
            <w:bottom w:val="none" w:sz="0" w:space="0" w:color="auto"/>
            <w:right w:val="none" w:sz="0" w:space="0" w:color="auto"/>
          </w:divBdr>
        </w:div>
        <w:div w:id="254174436">
          <w:marLeft w:val="640"/>
          <w:marRight w:val="0"/>
          <w:marTop w:val="0"/>
          <w:marBottom w:val="0"/>
          <w:divBdr>
            <w:top w:val="none" w:sz="0" w:space="0" w:color="auto"/>
            <w:left w:val="none" w:sz="0" w:space="0" w:color="auto"/>
            <w:bottom w:val="none" w:sz="0" w:space="0" w:color="auto"/>
            <w:right w:val="none" w:sz="0" w:space="0" w:color="auto"/>
          </w:divBdr>
        </w:div>
        <w:div w:id="258754670">
          <w:marLeft w:val="640"/>
          <w:marRight w:val="0"/>
          <w:marTop w:val="0"/>
          <w:marBottom w:val="0"/>
          <w:divBdr>
            <w:top w:val="none" w:sz="0" w:space="0" w:color="auto"/>
            <w:left w:val="none" w:sz="0" w:space="0" w:color="auto"/>
            <w:bottom w:val="none" w:sz="0" w:space="0" w:color="auto"/>
            <w:right w:val="none" w:sz="0" w:space="0" w:color="auto"/>
          </w:divBdr>
        </w:div>
        <w:div w:id="321086899">
          <w:marLeft w:val="640"/>
          <w:marRight w:val="0"/>
          <w:marTop w:val="0"/>
          <w:marBottom w:val="0"/>
          <w:divBdr>
            <w:top w:val="none" w:sz="0" w:space="0" w:color="auto"/>
            <w:left w:val="none" w:sz="0" w:space="0" w:color="auto"/>
            <w:bottom w:val="none" w:sz="0" w:space="0" w:color="auto"/>
            <w:right w:val="none" w:sz="0" w:space="0" w:color="auto"/>
          </w:divBdr>
        </w:div>
        <w:div w:id="342973769">
          <w:marLeft w:val="640"/>
          <w:marRight w:val="0"/>
          <w:marTop w:val="0"/>
          <w:marBottom w:val="0"/>
          <w:divBdr>
            <w:top w:val="none" w:sz="0" w:space="0" w:color="auto"/>
            <w:left w:val="none" w:sz="0" w:space="0" w:color="auto"/>
            <w:bottom w:val="none" w:sz="0" w:space="0" w:color="auto"/>
            <w:right w:val="none" w:sz="0" w:space="0" w:color="auto"/>
          </w:divBdr>
        </w:div>
        <w:div w:id="356347808">
          <w:marLeft w:val="640"/>
          <w:marRight w:val="0"/>
          <w:marTop w:val="0"/>
          <w:marBottom w:val="0"/>
          <w:divBdr>
            <w:top w:val="none" w:sz="0" w:space="0" w:color="auto"/>
            <w:left w:val="none" w:sz="0" w:space="0" w:color="auto"/>
            <w:bottom w:val="none" w:sz="0" w:space="0" w:color="auto"/>
            <w:right w:val="none" w:sz="0" w:space="0" w:color="auto"/>
          </w:divBdr>
        </w:div>
        <w:div w:id="358242293">
          <w:marLeft w:val="640"/>
          <w:marRight w:val="0"/>
          <w:marTop w:val="0"/>
          <w:marBottom w:val="0"/>
          <w:divBdr>
            <w:top w:val="none" w:sz="0" w:space="0" w:color="auto"/>
            <w:left w:val="none" w:sz="0" w:space="0" w:color="auto"/>
            <w:bottom w:val="none" w:sz="0" w:space="0" w:color="auto"/>
            <w:right w:val="none" w:sz="0" w:space="0" w:color="auto"/>
          </w:divBdr>
        </w:div>
        <w:div w:id="411509472">
          <w:marLeft w:val="640"/>
          <w:marRight w:val="0"/>
          <w:marTop w:val="0"/>
          <w:marBottom w:val="0"/>
          <w:divBdr>
            <w:top w:val="none" w:sz="0" w:space="0" w:color="auto"/>
            <w:left w:val="none" w:sz="0" w:space="0" w:color="auto"/>
            <w:bottom w:val="none" w:sz="0" w:space="0" w:color="auto"/>
            <w:right w:val="none" w:sz="0" w:space="0" w:color="auto"/>
          </w:divBdr>
        </w:div>
        <w:div w:id="432171864">
          <w:marLeft w:val="640"/>
          <w:marRight w:val="0"/>
          <w:marTop w:val="0"/>
          <w:marBottom w:val="0"/>
          <w:divBdr>
            <w:top w:val="none" w:sz="0" w:space="0" w:color="auto"/>
            <w:left w:val="none" w:sz="0" w:space="0" w:color="auto"/>
            <w:bottom w:val="none" w:sz="0" w:space="0" w:color="auto"/>
            <w:right w:val="none" w:sz="0" w:space="0" w:color="auto"/>
          </w:divBdr>
        </w:div>
        <w:div w:id="529607278">
          <w:marLeft w:val="640"/>
          <w:marRight w:val="0"/>
          <w:marTop w:val="0"/>
          <w:marBottom w:val="0"/>
          <w:divBdr>
            <w:top w:val="none" w:sz="0" w:space="0" w:color="auto"/>
            <w:left w:val="none" w:sz="0" w:space="0" w:color="auto"/>
            <w:bottom w:val="none" w:sz="0" w:space="0" w:color="auto"/>
            <w:right w:val="none" w:sz="0" w:space="0" w:color="auto"/>
          </w:divBdr>
        </w:div>
        <w:div w:id="554437988">
          <w:marLeft w:val="640"/>
          <w:marRight w:val="0"/>
          <w:marTop w:val="0"/>
          <w:marBottom w:val="0"/>
          <w:divBdr>
            <w:top w:val="none" w:sz="0" w:space="0" w:color="auto"/>
            <w:left w:val="none" w:sz="0" w:space="0" w:color="auto"/>
            <w:bottom w:val="none" w:sz="0" w:space="0" w:color="auto"/>
            <w:right w:val="none" w:sz="0" w:space="0" w:color="auto"/>
          </w:divBdr>
        </w:div>
        <w:div w:id="572129353">
          <w:marLeft w:val="640"/>
          <w:marRight w:val="0"/>
          <w:marTop w:val="0"/>
          <w:marBottom w:val="0"/>
          <w:divBdr>
            <w:top w:val="none" w:sz="0" w:space="0" w:color="auto"/>
            <w:left w:val="none" w:sz="0" w:space="0" w:color="auto"/>
            <w:bottom w:val="none" w:sz="0" w:space="0" w:color="auto"/>
            <w:right w:val="none" w:sz="0" w:space="0" w:color="auto"/>
          </w:divBdr>
        </w:div>
        <w:div w:id="614286381">
          <w:marLeft w:val="640"/>
          <w:marRight w:val="0"/>
          <w:marTop w:val="0"/>
          <w:marBottom w:val="0"/>
          <w:divBdr>
            <w:top w:val="none" w:sz="0" w:space="0" w:color="auto"/>
            <w:left w:val="none" w:sz="0" w:space="0" w:color="auto"/>
            <w:bottom w:val="none" w:sz="0" w:space="0" w:color="auto"/>
            <w:right w:val="none" w:sz="0" w:space="0" w:color="auto"/>
          </w:divBdr>
        </w:div>
        <w:div w:id="712576415">
          <w:marLeft w:val="640"/>
          <w:marRight w:val="0"/>
          <w:marTop w:val="0"/>
          <w:marBottom w:val="0"/>
          <w:divBdr>
            <w:top w:val="none" w:sz="0" w:space="0" w:color="auto"/>
            <w:left w:val="none" w:sz="0" w:space="0" w:color="auto"/>
            <w:bottom w:val="none" w:sz="0" w:space="0" w:color="auto"/>
            <w:right w:val="none" w:sz="0" w:space="0" w:color="auto"/>
          </w:divBdr>
        </w:div>
        <w:div w:id="790827650">
          <w:marLeft w:val="640"/>
          <w:marRight w:val="0"/>
          <w:marTop w:val="0"/>
          <w:marBottom w:val="0"/>
          <w:divBdr>
            <w:top w:val="none" w:sz="0" w:space="0" w:color="auto"/>
            <w:left w:val="none" w:sz="0" w:space="0" w:color="auto"/>
            <w:bottom w:val="none" w:sz="0" w:space="0" w:color="auto"/>
            <w:right w:val="none" w:sz="0" w:space="0" w:color="auto"/>
          </w:divBdr>
        </w:div>
        <w:div w:id="807666370">
          <w:marLeft w:val="640"/>
          <w:marRight w:val="0"/>
          <w:marTop w:val="0"/>
          <w:marBottom w:val="0"/>
          <w:divBdr>
            <w:top w:val="none" w:sz="0" w:space="0" w:color="auto"/>
            <w:left w:val="none" w:sz="0" w:space="0" w:color="auto"/>
            <w:bottom w:val="none" w:sz="0" w:space="0" w:color="auto"/>
            <w:right w:val="none" w:sz="0" w:space="0" w:color="auto"/>
          </w:divBdr>
        </w:div>
        <w:div w:id="875779795">
          <w:marLeft w:val="640"/>
          <w:marRight w:val="0"/>
          <w:marTop w:val="0"/>
          <w:marBottom w:val="0"/>
          <w:divBdr>
            <w:top w:val="none" w:sz="0" w:space="0" w:color="auto"/>
            <w:left w:val="none" w:sz="0" w:space="0" w:color="auto"/>
            <w:bottom w:val="none" w:sz="0" w:space="0" w:color="auto"/>
            <w:right w:val="none" w:sz="0" w:space="0" w:color="auto"/>
          </w:divBdr>
        </w:div>
        <w:div w:id="895358738">
          <w:marLeft w:val="640"/>
          <w:marRight w:val="0"/>
          <w:marTop w:val="0"/>
          <w:marBottom w:val="0"/>
          <w:divBdr>
            <w:top w:val="none" w:sz="0" w:space="0" w:color="auto"/>
            <w:left w:val="none" w:sz="0" w:space="0" w:color="auto"/>
            <w:bottom w:val="none" w:sz="0" w:space="0" w:color="auto"/>
            <w:right w:val="none" w:sz="0" w:space="0" w:color="auto"/>
          </w:divBdr>
        </w:div>
        <w:div w:id="905147089">
          <w:marLeft w:val="640"/>
          <w:marRight w:val="0"/>
          <w:marTop w:val="0"/>
          <w:marBottom w:val="0"/>
          <w:divBdr>
            <w:top w:val="none" w:sz="0" w:space="0" w:color="auto"/>
            <w:left w:val="none" w:sz="0" w:space="0" w:color="auto"/>
            <w:bottom w:val="none" w:sz="0" w:space="0" w:color="auto"/>
            <w:right w:val="none" w:sz="0" w:space="0" w:color="auto"/>
          </w:divBdr>
        </w:div>
        <w:div w:id="964313097">
          <w:marLeft w:val="640"/>
          <w:marRight w:val="0"/>
          <w:marTop w:val="0"/>
          <w:marBottom w:val="0"/>
          <w:divBdr>
            <w:top w:val="none" w:sz="0" w:space="0" w:color="auto"/>
            <w:left w:val="none" w:sz="0" w:space="0" w:color="auto"/>
            <w:bottom w:val="none" w:sz="0" w:space="0" w:color="auto"/>
            <w:right w:val="none" w:sz="0" w:space="0" w:color="auto"/>
          </w:divBdr>
        </w:div>
        <w:div w:id="989165686">
          <w:marLeft w:val="640"/>
          <w:marRight w:val="0"/>
          <w:marTop w:val="0"/>
          <w:marBottom w:val="0"/>
          <w:divBdr>
            <w:top w:val="none" w:sz="0" w:space="0" w:color="auto"/>
            <w:left w:val="none" w:sz="0" w:space="0" w:color="auto"/>
            <w:bottom w:val="none" w:sz="0" w:space="0" w:color="auto"/>
            <w:right w:val="none" w:sz="0" w:space="0" w:color="auto"/>
          </w:divBdr>
        </w:div>
        <w:div w:id="1042245524">
          <w:marLeft w:val="640"/>
          <w:marRight w:val="0"/>
          <w:marTop w:val="0"/>
          <w:marBottom w:val="0"/>
          <w:divBdr>
            <w:top w:val="none" w:sz="0" w:space="0" w:color="auto"/>
            <w:left w:val="none" w:sz="0" w:space="0" w:color="auto"/>
            <w:bottom w:val="none" w:sz="0" w:space="0" w:color="auto"/>
            <w:right w:val="none" w:sz="0" w:space="0" w:color="auto"/>
          </w:divBdr>
        </w:div>
        <w:div w:id="1092507641">
          <w:marLeft w:val="640"/>
          <w:marRight w:val="0"/>
          <w:marTop w:val="0"/>
          <w:marBottom w:val="0"/>
          <w:divBdr>
            <w:top w:val="none" w:sz="0" w:space="0" w:color="auto"/>
            <w:left w:val="none" w:sz="0" w:space="0" w:color="auto"/>
            <w:bottom w:val="none" w:sz="0" w:space="0" w:color="auto"/>
            <w:right w:val="none" w:sz="0" w:space="0" w:color="auto"/>
          </w:divBdr>
        </w:div>
        <w:div w:id="1111784574">
          <w:marLeft w:val="640"/>
          <w:marRight w:val="0"/>
          <w:marTop w:val="0"/>
          <w:marBottom w:val="0"/>
          <w:divBdr>
            <w:top w:val="none" w:sz="0" w:space="0" w:color="auto"/>
            <w:left w:val="none" w:sz="0" w:space="0" w:color="auto"/>
            <w:bottom w:val="none" w:sz="0" w:space="0" w:color="auto"/>
            <w:right w:val="none" w:sz="0" w:space="0" w:color="auto"/>
          </w:divBdr>
        </w:div>
        <w:div w:id="1137600401">
          <w:marLeft w:val="640"/>
          <w:marRight w:val="0"/>
          <w:marTop w:val="0"/>
          <w:marBottom w:val="0"/>
          <w:divBdr>
            <w:top w:val="none" w:sz="0" w:space="0" w:color="auto"/>
            <w:left w:val="none" w:sz="0" w:space="0" w:color="auto"/>
            <w:bottom w:val="none" w:sz="0" w:space="0" w:color="auto"/>
            <w:right w:val="none" w:sz="0" w:space="0" w:color="auto"/>
          </w:divBdr>
        </w:div>
        <w:div w:id="1184974104">
          <w:marLeft w:val="640"/>
          <w:marRight w:val="0"/>
          <w:marTop w:val="0"/>
          <w:marBottom w:val="0"/>
          <w:divBdr>
            <w:top w:val="none" w:sz="0" w:space="0" w:color="auto"/>
            <w:left w:val="none" w:sz="0" w:space="0" w:color="auto"/>
            <w:bottom w:val="none" w:sz="0" w:space="0" w:color="auto"/>
            <w:right w:val="none" w:sz="0" w:space="0" w:color="auto"/>
          </w:divBdr>
        </w:div>
        <w:div w:id="1239511749">
          <w:marLeft w:val="640"/>
          <w:marRight w:val="0"/>
          <w:marTop w:val="0"/>
          <w:marBottom w:val="0"/>
          <w:divBdr>
            <w:top w:val="none" w:sz="0" w:space="0" w:color="auto"/>
            <w:left w:val="none" w:sz="0" w:space="0" w:color="auto"/>
            <w:bottom w:val="none" w:sz="0" w:space="0" w:color="auto"/>
            <w:right w:val="none" w:sz="0" w:space="0" w:color="auto"/>
          </w:divBdr>
        </w:div>
        <w:div w:id="1243682407">
          <w:marLeft w:val="640"/>
          <w:marRight w:val="0"/>
          <w:marTop w:val="0"/>
          <w:marBottom w:val="0"/>
          <w:divBdr>
            <w:top w:val="none" w:sz="0" w:space="0" w:color="auto"/>
            <w:left w:val="none" w:sz="0" w:space="0" w:color="auto"/>
            <w:bottom w:val="none" w:sz="0" w:space="0" w:color="auto"/>
            <w:right w:val="none" w:sz="0" w:space="0" w:color="auto"/>
          </w:divBdr>
        </w:div>
        <w:div w:id="1300115340">
          <w:marLeft w:val="640"/>
          <w:marRight w:val="0"/>
          <w:marTop w:val="0"/>
          <w:marBottom w:val="0"/>
          <w:divBdr>
            <w:top w:val="none" w:sz="0" w:space="0" w:color="auto"/>
            <w:left w:val="none" w:sz="0" w:space="0" w:color="auto"/>
            <w:bottom w:val="none" w:sz="0" w:space="0" w:color="auto"/>
            <w:right w:val="none" w:sz="0" w:space="0" w:color="auto"/>
          </w:divBdr>
        </w:div>
        <w:div w:id="1315139575">
          <w:marLeft w:val="640"/>
          <w:marRight w:val="0"/>
          <w:marTop w:val="0"/>
          <w:marBottom w:val="0"/>
          <w:divBdr>
            <w:top w:val="none" w:sz="0" w:space="0" w:color="auto"/>
            <w:left w:val="none" w:sz="0" w:space="0" w:color="auto"/>
            <w:bottom w:val="none" w:sz="0" w:space="0" w:color="auto"/>
            <w:right w:val="none" w:sz="0" w:space="0" w:color="auto"/>
          </w:divBdr>
        </w:div>
        <w:div w:id="1415860724">
          <w:marLeft w:val="640"/>
          <w:marRight w:val="0"/>
          <w:marTop w:val="0"/>
          <w:marBottom w:val="0"/>
          <w:divBdr>
            <w:top w:val="none" w:sz="0" w:space="0" w:color="auto"/>
            <w:left w:val="none" w:sz="0" w:space="0" w:color="auto"/>
            <w:bottom w:val="none" w:sz="0" w:space="0" w:color="auto"/>
            <w:right w:val="none" w:sz="0" w:space="0" w:color="auto"/>
          </w:divBdr>
        </w:div>
        <w:div w:id="1434670190">
          <w:marLeft w:val="640"/>
          <w:marRight w:val="0"/>
          <w:marTop w:val="0"/>
          <w:marBottom w:val="0"/>
          <w:divBdr>
            <w:top w:val="none" w:sz="0" w:space="0" w:color="auto"/>
            <w:left w:val="none" w:sz="0" w:space="0" w:color="auto"/>
            <w:bottom w:val="none" w:sz="0" w:space="0" w:color="auto"/>
            <w:right w:val="none" w:sz="0" w:space="0" w:color="auto"/>
          </w:divBdr>
        </w:div>
        <w:div w:id="1553618289">
          <w:marLeft w:val="640"/>
          <w:marRight w:val="0"/>
          <w:marTop w:val="0"/>
          <w:marBottom w:val="0"/>
          <w:divBdr>
            <w:top w:val="none" w:sz="0" w:space="0" w:color="auto"/>
            <w:left w:val="none" w:sz="0" w:space="0" w:color="auto"/>
            <w:bottom w:val="none" w:sz="0" w:space="0" w:color="auto"/>
            <w:right w:val="none" w:sz="0" w:space="0" w:color="auto"/>
          </w:divBdr>
        </w:div>
        <w:div w:id="1671641126">
          <w:marLeft w:val="640"/>
          <w:marRight w:val="0"/>
          <w:marTop w:val="0"/>
          <w:marBottom w:val="0"/>
          <w:divBdr>
            <w:top w:val="none" w:sz="0" w:space="0" w:color="auto"/>
            <w:left w:val="none" w:sz="0" w:space="0" w:color="auto"/>
            <w:bottom w:val="none" w:sz="0" w:space="0" w:color="auto"/>
            <w:right w:val="none" w:sz="0" w:space="0" w:color="auto"/>
          </w:divBdr>
        </w:div>
        <w:div w:id="1772116961">
          <w:marLeft w:val="640"/>
          <w:marRight w:val="0"/>
          <w:marTop w:val="0"/>
          <w:marBottom w:val="0"/>
          <w:divBdr>
            <w:top w:val="none" w:sz="0" w:space="0" w:color="auto"/>
            <w:left w:val="none" w:sz="0" w:space="0" w:color="auto"/>
            <w:bottom w:val="none" w:sz="0" w:space="0" w:color="auto"/>
            <w:right w:val="none" w:sz="0" w:space="0" w:color="auto"/>
          </w:divBdr>
        </w:div>
        <w:div w:id="1803158219">
          <w:marLeft w:val="640"/>
          <w:marRight w:val="0"/>
          <w:marTop w:val="0"/>
          <w:marBottom w:val="0"/>
          <w:divBdr>
            <w:top w:val="none" w:sz="0" w:space="0" w:color="auto"/>
            <w:left w:val="none" w:sz="0" w:space="0" w:color="auto"/>
            <w:bottom w:val="none" w:sz="0" w:space="0" w:color="auto"/>
            <w:right w:val="none" w:sz="0" w:space="0" w:color="auto"/>
          </w:divBdr>
        </w:div>
        <w:div w:id="1882403398">
          <w:marLeft w:val="640"/>
          <w:marRight w:val="0"/>
          <w:marTop w:val="0"/>
          <w:marBottom w:val="0"/>
          <w:divBdr>
            <w:top w:val="none" w:sz="0" w:space="0" w:color="auto"/>
            <w:left w:val="none" w:sz="0" w:space="0" w:color="auto"/>
            <w:bottom w:val="none" w:sz="0" w:space="0" w:color="auto"/>
            <w:right w:val="none" w:sz="0" w:space="0" w:color="auto"/>
          </w:divBdr>
        </w:div>
        <w:div w:id="1893346524">
          <w:marLeft w:val="640"/>
          <w:marRight w:val="0"/>
          <w:marTop w:val="0"/>
          <w:marBottom w:val="0"/>
          <w:divBdr>
            <w:top w:val="none" w:sz="0" w:space="0" w:color="auto"/>
            <w:left w:val="none" w:sz="0" w:space="0" w:color="auto"/>
            <w:bottom w:val="none" w:sz="0" w:space="0" w:color="auto"/>
            <w:right w:val="none" w:sz="0" w:space="0" w:color="auto"/>
          </w:divBdr>
        </w:div>
        <w:div w:id="1959290327">
          <w:marLeft w:val="640"/>
          <w:marRight w:val="0"/>
          <w:marTop w:val="0"/>
          <w:marBottom w:val="0"/>
          <w:divBdr>
            <w:top w:val="none" w:sz="0" w:space="0" w:color="auto"/>
            <w:left w:val="none" w:sz="0" w:space="0" w:color="auto"/>
            <w:bottom w:val="none" w:sz="0" w:space="0" w:color="auto"/>
            <w:right w:val="none" w:sz="0" w:space="0" w:color="auto"/>
          </w:divBdr>
        </w:div>
        <w:div w:id="2058621189">
          <w:marLeft w:val="640"/>
          <w:marRight w:val="0"/>
          <w:marTop w:val="0"/>
          <w:marBottom w:val="0"/>
          <w:divBdr>
            <w:top w:val="none" w:sz="0" w:space="0" w:color="auto"/>
            <w:left w:val="none" w:sz="0" w:space="0" w:color="auto"/>
            <w:bottom w:val="none" w:sz="0" w:space="0" w:color="auto"/>
            <w:right w:val="none" w:sz="0" w:space="0" w:color="auto"/>
          </w:divBdr>
        </w:div>
      </w:divsChild>
    </w:div>
    <w:div w:id="1264847224">
      <w:marLeft w:val="0"/>
      <w:marRight w:val="0"/>
      <w:marTop w:val="0"/>
      <w:marBottom w:val="0"/>
      <w:divBdr>
        <w:top w:val="none" w:sz="0" w:space="0" w:color="auto"/>
        <w:left w:val="none" w:sz="0" w:space="0" w:color="auto"/>
        <w:bottom w:val="none" w:sz="0" w:space="0" w:color="auto"/>
        <w:right w:val="none" w:sz="0" w:space="0" w:color="auto"/>
      </w:divBdr>
    </w:div>
    <w:div w:id="1265961708">
      <w:bodyDiv w:val="1"/>
      <w:marLeft w:val="0"/>
      <w:marRight w:val="0"/>
      <w:marTop w:val="0"/>
      <w:marBottom w:val="0"/>
      <w:divBdr>
        <w:top w:val="none" w:sz="0" w:space="0" w:color="auto"/>
        <w:left w:val="none" w:sz="0" w:space="0" w:color="auto"/>
        <w:bottom w:val="none" w:sz="0" w:space="0" w:color="auto"/>
        <w:right w:val="none" w:sz="0" w:space="0" w:color="auto"/>
      </w:divBdr>
      <w:divsChild>
        <w:div w:id="95099554">
          <w:marLeft w:val="640"/>
          <w:marRight w:val="0"/>
          <w:marTop w:val="0"/>
          <w:marBottom w:val="0"/>
          <w:divBdr>
            <w:top w:val="none" w:sz="0" w:space="0" w:color="auto"/>
            <w:left w:val="none" w:sz="0" w:space="0" w:color="auto"/>
            <w:bottom w:val="none" w:sz="0" w:space="0" w:color="auto"/>
            <w:right w:val="none" w:sz="0" w:space="0" w:color="auto"/>
          </w:divBdr>
        </w:div>
        <w:div w:id="169294107">
          <w:marLeft w:val="640"/>
          <w:marRight w:val="0"/>
          <w:marTop w:val="0"/>
          <w:marBottom w:val="0"/>
          <w:divBdr>
            <w:top w:val="none" w:sz="0" w:space="0" w:color="auto"/>
            <w:left w:val="none" w:sz="0" w:space="0" w:color="auto"/>
            <w:bottom w:val="none" w:sz="0" w:space="0" w:color="auto"/>
            <w:right w:val="none" w:sz="0" w:space="0" w:color="auto"/>
          </w:divBdr>
        </w:div>
        <w:div w:id="180583958">
          <w:marLeft w:val="640"/>
          <w:marRight w:val="0"/>
          <w:marTop w:val="0"/>
          <w:marBottom w:val="0"/>
          <w:divBdr>
            <w:top w:val="none" w:sz="0" w:space="0" w:color="auto"/>
            <w:left w:val="none" w:sz="0" w:space="0" w:color="auto"/>
            <w:bottom w:val="none" w:sz="0" w:space="0" w:color="auto"/>
            <w:right w:val="none" w:sz="0" w:space="0" w:color="auto"/>
          </w:divBdr>
        </w:div>
        <w:div w:id="275453760">
          <w:marLeft w:val="640"/>
          <w:marRight w:val="0"/>
          <w:marTop w:val="0"/>
          <w:marBottom w:val="0"/>
          <w:divBdr>
            <w:top w:val="none" w:sz="0" w:space="0" w:color="auto"/>
            <w:left w:val="none" w:sz="0" w:space="0" w:color="auto"/>
            <w:bottom w:val="none" w:sz="0" w:space="0" w:color="auto"/>
            <w:right w:val="none" w:sz="0" w:space="0" w:color="auto"/>
          </w:divBdr>
        </w:div>
        <w:div w:id="291205568">
          <w:marLeft w:val="640"/>
          <w:marRight w:val="0"/>
          <w:marTop w:val="0"/>
          <w:marBottom w:val="0"/>
          <w:divBdr>
            <w:top w:val="none" w:sz="0" w:space="0" w:color="auto"/>
            <w:left w:val="none" w:sz="0" w:space="0" w:color="auto"/>
            <w:bottom w:val="none" w:sz="0" w:space="0" w:color="auto"/>
            <w:right w:val="none" w:sz="0" w:space="0" w:color="auto"/>
          </w:divBdr>
        </w:div>
        <w:div w:id="316501099">
          <w:marLeft w:val="640"/>
          <w:marRight w:val="0"/>
          <w:marTop w:val="0"/>
          <w:marBottom w:val="0"/>
          <w:divBdr>
            <w:top w:val="none" w:sz="0" w:space="0" w:color="auto"/>
            <w:left w:val="none" w:sz="0" w:space="0" w:color="auto"/>
            <w:bottom w:val="none" w:sz="0" w:space="0" w:color="auto"/>
            <w:right w:val="none" w:sz="0" w:space="0" w:color="auto"/>
          </w:divBdr>
        </w:div>
        <w:div w:id="353730512">
          <w:marLeft w:val="640"/>
          <w:marRight w:val="0"/>
          <w:marTop w:val="0"/>
          <w:marBottom w:val="0"/>
          <w:divBdr>
            <w:top w:val="none" w:sz="0" w:space="0" w:color="auto"/>
            <w:left w:val="none" w:sz="0" w:space="0" w:color="auto"/>
            <w:bottom w:val="none" w:sz="0" w:space="0" w:color="auto"/>
            <w:right w:val="none" w:sz="0" w:space="0" w:color="auto"/>
          </w:divBdr>
        </w:div>
        <w:div w:id="373820579">
          <w:marLeft w:val="640"/>
          <w:marRight w:val="0"/>
          <w:marTop w:val="0"/>
          <w:marBottom w:val="0"/>
          <w:divBdr>
            <w:top w:val="none" w:sz="0" w:space="0" w:color="auto"/>
            <w:left w:val="none" w:sz="0" w:space="0" w:color="auto"/>
            <w:bottom w:val="none" w:sz="0" w:space="0" w:color="auto"/>
            <w:right w:val="none" w:sz="0" w:space="0" w:color="auto"/>
          </w:divBdr>
        </w:div>
        <w:div w:id="437215280">
          <w:marLeft w:val="640"/>
          <w:marRight w:val="0"/>
          <w:marTop w:val="0"/>
          <w:marBottom w:val="0"/>
          <w:divBdr>
            <w:top w:val="none" w:sz="0" w:space="0" w:color="auto"/>
            <w:left w:val="none" w:sz="0" w:space="0" w:color="auto"/>
            <w:bottom w:val="none" w:sz="0" w:space="0" w:color="auto"/>
            <w:right w:val="none" w:sz="0" w:space="0" w:color="auto"/>
          </w:divBdr>
        </w:div>
        <w:div w:id="452943187">
          <w:marLeft w:val="640"/>
          <w:marRight w:val="0"/>
          <w:marTop w:val="0"/>
          <w:marBottom w:val="0"/>
          <w:divBdr>
            <w:top w:val="none" w:sz="0" w:space="0" w:color="auto"/>
            <w:left w:val="none" w:sz="0" w:space="0" w:color="auto"/>
            <w:bottom w:val="none" w:sz="0" w:space="0" w:color="auto"/>
            <w:right w:val="none" w:sz="0" w:space="0" w:color="auto"/>
          </w:divBdr>
        </w:div>
        <w:div w:id="512695574">
          <w:marLeft w:val="640"/>
          <w:marRight w:val="0"/>
          <w:marTop w:val="0"/>
          <w:marBottom w:val="0"/>
          <w:divBdr>
            <w:top w:val="none" w:sz="0" w:space="0" w:color="auto"/>
            <w:left w:val="none" w:sz="0" w:space="0" w:color="auto"/>
            <w:bottom w:val="none" w:sz="0" w:space="0" w:color="auto"/>
            <w:right w:val="none" w:sz="0" w:space="0" w:color="auto"/>
          </w:divBdr>
        </w:div>
        <w:div w:id="533884051">
          <w:marLeft w:val="640"/>
          <w:marRight w:val="0"/>
          <w:marTop w:val="0"/>
          <w:marBottom w:val="0"/>
          <w:divBdr>
            <w:top w:val="none" w:sz="0" w:space="0" w:color="auto"/>
            <w:left w:val="none" w:sz="0" w:space="0" w:color="auto"/>
            <w:bottom w:val="none" w:sz="0" w:space="0" w:color="auto"/>
            <w:right w:val="none" w:sz="0" w:space="0" w:color="auto"/>
          </w:divBdr>
        </w:div>
        <w:div w:id="537089088">
          <w:marLeft w:val="640"/>
          <w:marRight w:val="0"/>
          <w:marTop w:val="0"/>
          <w:marBottom w:val="0"/>
          <w:divBdr>
            <w:top w:val="none" w:sz="0" w:space="0" w:color="auto"/>
            <w:left w:val="none" w:sz="0" w:space="0" w:color="auto"/>
            <w:bottom w:val="none" w:sz="0" w:space="0" w:color="auto"/>
            <w:right w:val="none" w:sz="0" w:space="0" w:color="auto"/>
          </w:divBdr>
        </w:div>
        <w:div w:id="610742838">
          <w:marLeft w:val="640"/>
          <w:marRight w:val="0"/>
          <w:marTop w:val="0"/>
          <w:marBottom w:val="0"/>
          <w:divBdr>
            <w:top w:val="none" w:sz="0" w:space="0" w:color="auto"/>
            <w:left w:val="none" w:sz="0" w:space="0" w:color="auto"/>
            <w:bottom w:val="none" w:sz="0" w:space="0" w:color="auto"/>
            <w:right w:val="none" w:sz="0" w:space="0" w:color="auto"/>
          </w:divBdr>
        </w:div>
        <w:div w:id="641276538">
          <w:marLeft w:val="640"/>
          <w:marRight w:val="0"/>
          <w:marTop w:val="0"/>
          <w:marBottom w:val="0"/>
          <w:divBdr>
            <w:top w:val="none" w:sz="0" w:space="0" w:color="auto"/>
            <w:left w:val="none" w:sz="0" w:space="0" w:color="auto"/>
            <w:bottom w:val="none" w:sz="0" w:space="0" w:color="auto"/>
            <w:right w:val="none" w:sz="0" w:space="0" w:color="auto"/>
          </w:divBdr>
        </w:div>
        <w:div w:id="664822627">
          <w:marLeft w:val="640"/>
          <w:marRight w:val="0"/>
          <w:marTop w:val="0"/>
          <w:marBottom w:val="0"/>
          <w:divBdr>
            <w:top w:val="none" w:sz="0" w:space="0" w:color="auto"/>
            <w:left w:val="none" w:sz="0" w:space="0" w:color="auto"/>
            <w:bottom w:val="none" w:sz="0" w:space="0" w:color="auto"/>
            <w:right w:val="none" w:sz="0" w:space="0" w:color="auto"/>
          </w:divBdr>
        </w:div>
        <w:div w:id="762647569">
          <w:marLeft w:val="640"/>
          <w:marRight w:val="0"/>
          <w:marTop w:val="0"/>
          <w:marBottom w:val="0"/>
          <w:divBdr>
            <w:top w:val="none" w:sz="0" w:space="0" w:color="auto"/>
            <w:left w:val="none" w:sz="0" w:space="0" w:color="auto"/>
            <w:bottom w:val="none" w:sz="0" w:space="0" w:color="auto"/>
            <w:right w:val="none" w:sz="0" w:space="0" w:color="auto"/>
          </w:divBdr>
        </w:div>
        <w:div w:id="768426088">
          <w:marLeft w:val="640"/>
          <w:marRight w:val="0"/>
          <w:marTop w:val="0"/>
          <w:marBottom w:val="0"/>
          <w:divBdr>
            <w:top w:val="none" w:sz="0" w:space="0" w:color="auto"/>
            <w:left w:val="none" w:sz="0" w:space="0" w:color="auto"/>
            <w:bottom w:val="none" w:sz="0" w:space="0" w:color="auto"/>
            <w:right w:val="none" w:sz="0" w:space="0" w:color="auto"/>
          </w:divBdr>
        </w:div>
        <w:div w:id="850488848">
          <w:marLeft w:val="640"/>
          <w:marRight w:val="0"/>
          <w:marTop w:val="0"/>
          <w:marBottom w:val="0"/>
          <w:divBdr>
            <w:top w:val="none" w:sz="0" w:space="0" w:color="auto"/>
            <w:left w:val="none" w:sz="0" w:space="0" w:color="auto"/>
            <w:bottom w:val="none" w:sz="0" w:space="0" w:color="auto"/>
            <w:right w:val="none" w:sz="0" w:space="0" w:color="auto"/>
          </w:divBdr>
        </w:div>
        <w:div w:id="859928152">
          <w:marLeft w:val="640"/>
          <w:marRight w:val="0"/>
          <w:marTop w:val="0"/>
          <w:marBottom w:val="0"/>
          <w:divBdr>
            <w:top w:val="none" w:sz="0" w:space="0" w:color="auto"/>
            <w:left w:val="none" w:sz="0" w:space="0" w:color="auto"/>
            <w:bottom w:val="none" w:sz="0" w:space="0" w:color="auto"/>
            <w:right w:val="none" w:sz="0" w:space="0" w:color="auto"/>
          </w:divBdr>
        </w:div>
        <w:div w:id="889070477">
          <w:marLeft w:val="640"/>
          <w:marRight w:val="0"/>
          <w:marTop w:val="0"/>
          <w:marBottom w:val="0"/>
          <w:divBdr>
            <w:top w:val="none" w:sz="0" w:space="0" w:color="auto"/>
            <w:left w:val="none" w:sz="0" w:space="0" w:color="auto"/>
            <w:bottom w:val="none" w:sz="0" w:space="0" w:color="auto"/>
            <w:right w:val="none" w:sz="0" w:space="0" w:color="auto"/>
          </w:divBdr>
        </w:div>
        <w:div w:id="889657492">
          <w:marLeft w:val="640"/>
          <w:marRight w:val="0"/>
          <w:marTop w:val="0"/>
          <w:marBottom w:val="0"/>
          <w:divBdr>
            <w:top w:val="none" w:sz="0" w:space="0" w:color="auto"/>
            <w:left w:val="none" w:sz="0" w:space="0" w:color="auto"/>
            <w:bottom w:val="none" w:sz="0" w:space="0" w:color="auto"/>
            <w:right w:val="none" w:sz="0" w:space="0" w:color="auto"/>
          </w:divBdr>
        </w:div>
        <w:div w:id="909314580">
          <w:marLeft w:val="640"/>
          <w:marRight w:val="0"/>
          <w:marTop w:val="0"/>
          <w:marBottom w:val="0"/>
          <w:divBdr>
            <w:top w:val="none" w:sz="0" w:space="0" w:color="auto"/>
            <w:left w:val="none" w:sz="0" w:space="0" w:color="auto"/>
            <w:bottom w:val="none" w:sz="0" w:space="0" w:color="auto"/>
            <w:right w:val="none" w:sz="0" w:space="0" w:color="auto"/>
          </w:divBdr>
        </w:div>
        <w:div w:id="944381810">
          <w:marLeft w:val="640"/>
          <w:marRight w:val="0"/>
          <w:marTop w:val="0"/>
          <w:marBottom w:val="0"/>
          <w:divBdr>
            <w:top w:val="none" w:sz="0" w:space="0" w:color="auto"/>
            <w:left w:val="none" w:sz="0" w:space="0" w:color="auto"/>
            <w:bottom w:val="none" w:sz="0" w:space="0" w:color="auto"/>
            <w:right w:val="none" w:sz="0" w:space="0" w:color="auto"/>
          </w:divBdr>
        </w:div>
        <w:div w:id="975137191">
          <w:marLeft w:val="640"/>
          <w:marRight w:val="0"/>
          <w:marTop w:val="0"/>
          <w:marBottom w:val="0"/>
          <w:divBdr>
            <w:top w:val="none" w:sz="0" w:space="0" w:color="auto"/>
            <w:left w:val="none" w:sz="0" w:space="0" w:color="auto"/>
            <w:bottom w:val="none" w:sz="0" w:space="0" w:color="auto"/>
            <w:right w:val="none" w:sz="0" w:space="0" w:color="auto"/>
          </w:divBdr>
        </w:div>
        <w:div w:id="1041369459">
          <w:marLeft w:val="640"/>
          <w:marRight w:val="0"/>
          <w:marTop w:val="0"/>
          <w:marBottom w:val="0"/>
          <w:divBdr>
            <w:top w:val="none" w:sz="0" w:space="0" w:color="auto"/>
            <w:left w:val="none" w:sz="0" w:space="0" w:color="auto"/>
            <w:bottom w:val="none" w:sz="0" w:space="0" w:color="auto"/>
            <w:right w:val="none" w:sz="0" w:space="0" w:color="auto"/>
          </w:divBdr>
        </w:div>
        <w:div w:id="1132670149">
          <w:marLeft w:val="640"/>
          <w:marRight w:val="0"/>
          <w:marTop w:val="0"/>
          <w:marBottom w:val="0"/>
          <w:divBdr>
            <w:top w:val="none" w:sz="0" w:space="0" w:color="auto"/>
            <w:left w:val="none" w:sz="0" w:space="0" w:color="auto"/>
            <w:bottom w:val="none" w:sz="0" w:space="0" w:color="auto"/>
            <w:right w:val="none" w:sz="0" w:space="0" w:color="auto"/>
          </w:divBdr>
        </w:div>
        <w:div w:id="1153058062">
          <w:marLeft w:val="640"/>
          <w:marRight w:val="0"/>
          <w:marTop w:val="0"/>
          <w:marBottom w:val="0"/>
          <w:divBdr>
            <w:top w:val="none" w:sz="0" w:space="0" w:color="auto"/>
            <w:left w:val="none" w:sz="0" w:space="0" w:color="auto"/>
            <w:bottom w:val="none" w:sz="0" w:space="0" w:color="auto"/>
            <w:right w:val="none" w:sz="0" w:space="0" w:color="auto"/>
          </w:divBdr>
        </w:div>
        <w:div w:id="1154417875">
          <w:marLeft w:val="640"/>
          <w:marRight w:val="0"/>
          <w:marTop w:val="0"/>
          <w:marBottom w:val="0"/>
          <w:divBdr>
            <w:top w:val="none" w:sz="0" w:space="0" w:color="auto"/>
            <w:left w:val="none" w:sz="0" w:space="0" w:color="auto"/>
            <w:bottom w:val="none" w:sz="0" w:space="0" w:color="auto"/>
            <w:right w:val="none" w:sz="0" w:space="0" w:color="auto"/>
          </w:divBdr>
        </w:div>
        <w:div w:id="1303577609">
          <w:marLeft w:val="640"/>
          <w:marRight w:val="0"/>
          <w:marTop w:val="0"/>
          <w:marBottom w:val="0"/>
          <w:divBdr>
            <w:top w:val="none" w:sz="0" w:space="0" w:color="auto"/>
            <w:left w:val="none" w:sz="0" w:space="0" w:color="auto"/>
            <w:bottom w:val="none" w:sz="0" w:space="0" w:color="auto"/>
            <w:right w:val="none" w:sz="0" w:space="0" w:color="auto"/>
          </w:divBdr>
        </w:div>
        <w:div w:id="1325204504">
          <w:marLeft w:val="640"/>
          <w:marRight w:val="0"/>
          <w:marTop w:val="0"/>
          <w:marBottom w:val="0"/>
          <w:divBdr>
            <w:top w:val="none" w:sz="0" w:space="0" w:color="auto"/>
            <w:left w:val="none" w:sz="0" w:space="0" w:color="auto"/>
            <w:bottom w:val="none" w:sz="0" w:space="0" w:color="auto"/>
            <w:right w:val="none" w:sz="0" w:space="0" w:color="auto"/>
          </w:divBdr>
        </w:div>
        <w:div w:id="1414164732">
          <w:marLeft w:val="640"/>
          <w:marRight w:val="0"/>
          <w:marTop w:val="0"/>
          <w:marBottom w:val="0"/>
          <w:divBdr>
            <w:top w:val="none" w:sz="0" w:space="0" w:color="auto"/>
            <w:left w:val="none" w:sz="0" w:space="0" w:color="auto"/>
            <w:bottom w:val="none" w:sz="0" w:space="0" w:color="auto"/>
            <w:right w:val="none" w:sz="0" w:space="0" w:color="auto"/>
          </w:divBdr>
        </w:div>
        <w:div w:id="1446388620">
          <w:marLeft w:val="640"/>
          <w:marRight w:val="0"/>
          <w:marTop w:val="0"/>
          <w:marBottom w:val="0"/>
          <w:divBdr>
            <w:top w:val="none" w:sz="0" w:space="0" w:color="auto"/>
            <w:left w:val="none" w:sz="0" w:space="0" w:color="auto"/>
            <w:bottom w:val="none" w:sz="0" w:space="0" w:color="auto"/>
            <w:right w:val="none" w:sz="0" w:space="0" w:color="auto"/>
          </w:divBdr>
        </w:div>
        <w:div w:id="1508711388">
          <w:marLeft w:val="640"/>
          <w:marRight w:val="0"/>
          <w:marTop w:val="0"/>
          <w:marBottom w:val="0"/>
          <w:divBdr>
            <w:top w:val="none" w:sz="0" w:space="0" w:color="auto"/>
            <w:left w:val="none" w:sz="0" w:space="0" w:color="auto"/>
            <w:bottom w:val="none" w:sz="0" w:space="0" w:color="auto"/>
            <w:right w:val="none" w:sz="0" w:space="0" w:color="auto"/>
          </w:divBdr>
        </w:div>
        <w:div w:id="1658463057">
          <w:marLeft w:val="640"/>
          <w:marRight w:val="0"/>
          <w:marTop w:val="0"/>
          <w:marBottom w:val="0"/>
          <w:divBdr>
            <w:top w:val="none" w:sz="0" w:space="0" w:color="auto"/>
            <w:left w:val="none" w:sz="0" w:space="0" w:color="auto"/>
            <w:bottom w:val="none" w:sz="0" w:space="0" w:color="auto"/>
            <w:right w:val="none" w:sz="0" w:space="0" w:color="auto"/>
          </w:divBdr>
        </w:div>
        <w:div w:id="1717467785">
          <w:marLeft w:val="640"/>
          <w:marRight w:val="0"/>
          <w:marTop w:val="0"/>
          <w:marBottom w:val="0"/>
          <w:divBdr>
            <w:top w:val="none" w:sz="0" w:space="0" w:color="auto"/>
            <w:left w:val="none" w:sz="0" w:space="0" w:color="auto"/>
            <w:bottom w:val="none" w:sz="0" w:space="0" w:color="auto"/>
            <w:right w:val="none" w:sz="0" w:space="0" w:color="auto"/>
          </w:divBdr>
        </w:div>
        <w:div w:id="1727333350">
          <w:marLeft w:val="640"/>
          <w:marRight w:val="0"/>
          <w:marTop w:val="0"/>
          <w:marBottom w:val="0"/>
          <w:divBdr>
            <w:top w:val="none" w:sz="0" w:space="0" w:color="auto"/>
            <w:left w:val="none" w:sz="0" w:space="0" w:color="auto"/>
            <w:bottom w:val="none" w:sz="0" w:space="0" w:color="auto"/>
            <w:right w:val="none" w:sz="0" w:space="0" w:color="auto"/>
          </w:divBdr>
        </w:div>
        <w:div w:id="1739596159">
          <w:marLeft w:val="640"/>
          <w:marRight w:val="0"/>
          <w:marTop w:val="0"/>
          <w:marBottom w:val="0"/>
          <w:divBdr>
            <w:top w:val="none" w:sz="0" w:space="0" w:color="auto"/>
            <w:left w:val="none" w:sz="0" w:space="0" w:color="auto"/>
            <w:bottom w:val="none" w:sz="0" w:space="0" w:color="auto"/>
            <w:right w:val="none" w:sz="0" w:space="0" w:color="auto"/>
          </w:divBdr>
        </w:div>
        <w:div w:id="1836988813">
          <w:marLeft w:val="640"/>
          <w:marRight w:val="0"/>
          <w:marTop w:val="0"/>
          <w:marBottom w:val="0"/>
          <w:divBdr>
            <w:top w:val="none" w:sz="0" w:space="0" w:color="auto"/>
            <w:left w:val="none" w:sz="0" w:space="0" w:color="auto"/>
            <w:bottom w:val="none" w:sz="0" w:space="0" w:color="auto"/>
            <w:right w:val="none" w:sz="0" w:space="0" w:color="auto"/>
          </w:divBdr>
        </w:div>
        <w:div w:id="1867600345">
          <w:marLeft w:val="640"/>
          <w:marRight w:val="0"/>
          <w:marTop w:val="0"/>
          <w:marBottom w:val="0"/>
          <w:divBdr>
            <w:top w:val="none" w:sz="0" w:space="0" w:color="auto"/>
            <w:left w:val="none" w:sz="0" w:space="0" w:color="auto"/>
            <w:bottom w:val="none" w:sz="0" w:space="0" w:color="auto"/>
            <w:right w:val="none" w:sz="0" w:space="0" w:color="auto"/>
          </w:divBdr>
        </w:div>
        <w:div w:id="1978147567">
          <w:marLeft w:val="640"/>
          <w:marRight w:val="0"/>
          <w:marTop w:val="0"/>
          <w:marBottom w:val="0"/>
          <w:divBdr>
            <w:top w:val="none" w:sz="0" w:space="0" w:color="auto"/>
            <w:left w:val="none" w:sz="0" w:space="0" w:color="auto"/>
            <w:bottom w:val="none" w:sz="0" w:space="0" w:color="auto"/>
            <w:right w:val="none" w:sz="0" w:space="0" w:color="auto"/>
          </w:divBdr>
        </w:div>
        <w:div w:id="2032295677">
          <w:marLeft w:val="640"/>
          <w:marRight w:val="0"/>
          <w:marTop w:val="0"/>
          <w:marBottom w:val="0"/>
          <w:divBdr>
            <w:top w:val="none" w:sz="0" w:space="0" w:color="auto"/>
            <w:left w:val="none" w:sz="0" w:space="0" w:color="auto"/>
            <w:bottom w:val="none" w:sz="0" w:space="0" w:color="auto"/>
            <w:right w:val="none" w:sz="0" w:space="0" w:color="auto"/>
          </w:divBdr>
        </w:div>
        <w:div w:id="2032412335">
          <w:marLeft w:val="640"/>
          <w:marRight w:val="0"/>
          <w:marTop w:val="0"/>
          <w:marBottom w:val="0"/>
          <w:divBdr>
            <w:top w:val="none" w:sz="0" w:space="0" w:color="auto"/>
            <w:left w:val="none" w:sz="0" w:space="0" w:color="auto"/>
            <w:bottom w:val="none" w:sz="0" w:space="0" w:color="auto"/>
            <w:right w:val="none" w:sz="0" w:space="0" w:color="auto"/>
          </w:divBdr>
        </w:div>
        <w:div w:id="2049723042">
          <w:marLeft w:val="640"/>
          <w:marRight w:val="0"/>
          <w:marTop w:val="0"/>
          <w:marBottom w:val="0"/>
          <w:divBdr>
            <w:top w:val="none" w:sz="0" w:space="0" w:color="auto"/>
            <w:left w:val="none" w:sz="0" w:space="0" w:color="auto"/>
            <w:bottom w:val="none" w:sz="0" w:space="0" w:color="auto"/>
            <w:right w:val="none" w:sz="0" w:space="0" w:color="auto"/>
          </w:divBdr>
        </w:div>
      </w:divsChild>
    </w:div>
    <w:div w:id="1266689739">
      <w:bodyDiv w:val="1"/>
      <w:marLeft w:val="0"/>
      <w:marRight w:val="0"/>
      <w:marTop w:val="0"/>
      <w:marBottom w:val="0"/>
      <w:divBdr>
        <w:top w:val="none" w:sz="0" w:space="0" w:color="auto"/>
        <w:left w:val="none" w:sz="0" w:space="0" w:color="auto"/>
        <w:bottom w:val="none" w:sz="0" w:space="0" w:color="auto"/>
        <w:right w:val="none" w:sz="0" w:space="0" w:color="auto"/>
      </w:divBdr>
      <w:divsChild>
        <w:div w:id="40908020">
          <w:marLeft w:val="640"/>
          <w:marRight w:val="0"/>
          <w:marTop w:val="0"/>
          <w:marBottom w:val="0"/>
          <w:divBdr>
            <w:top w:val="none" w:sz="0" w:space="0" w:color="auto"/>
            <w:left w:val="none" w:sz="0" w:space="0" w:color="auto"/>
            <w:bottom w:val="none" w:sz="0" w:space="0" w:color="auto"/>
            <w:right w:val="none" w:sz="0" w:space="0" w:color="auto"/>
          </w:divBdr>
        </w:div>
        <w:div w:id="44839028">
          <w:marLeft w:val="640"/>
          <w:marRight w:val="0"/>
          <w:marTop w:val="0"/>
          <w:marBottom w:val="0"/>
          <w:divBdr>
            <w:top w:val="none" w:sz="0" w:space="0" w:color="auto"/>
            <w:left w:val="none" w:sz="0" w:space="0" w:color="auto"/>
            <w:bottom w:val="none" w:sz="0" w:space="0" w:color="auto"/>
            <w:right w:val="none" w:sz="0" w:space="0" w:color="auto"/>
          </w:divBdr>
        </w:div>
        <w:div w:id="75715671">
          <w:marLeft w:val="640"/>
          <w:marRight w:val="0"/>
          <w:marTop w:val="0"/>
          <w:marBottom w:val="0"/>
          <w:divBdr>
            <w:top w:val="none" w:sz="0" w:space="0" w:color="auto"/>
            <w:left w:val="none" w:sz="0" w:space="0" w:color="auto"/>
            <w:bottom w:val="none" w:sz="0" w:space="0" w:color="auto"/>
            <w:right w:val="none" w:sz="0" w:space="0" w:color="auto"/>
          </w:divBdr>
        </w:div>
        <w:div w:id="376392025">
          <w:marLeft w:val="640"/>
          <w:marRight w:val="0"/>
          <w:marTop w:val="0"/>
          <w:marBottom w:val="0"/>
          <w:divBdr>
            <w:top w:val="none" w:sz="0" w:space="0" w:color="auto"/>
            <w:left w:val="none" w:sz="0" w:space="0" w:color="auto"/>
            <w:bottom w:val="none" w:sz="0" w:space="0" w:color="auto"/>
            <w:right w:val="none" w:sz="0" w:space="0" w:color="auto"/>
          </w:divBdr>
        </w:div>
        <w:div w:id="470754229">
          <w:marLeft w:val="640"/>
          <w:marRight w:val="0"/>
          <w:marTop w:val="0"/>
          <w:marBottom w:val="0"/>
          <w:divBdr>
            <w:top w:val="none" w:sz="0" w:space="0" w:color="auto"/>
            <w:left w:val="none" w:sz="0" w:space="0" w:color="auto"/>
            <w:bottom w:val="none" w:sz="0" w:space="0" w:color="auto"/>
            <w:right w:val="none" w:sz="0" w:space="0" w:color="auto"/>
          </w:divBdr>
        </w:div>
        <w:div w:id="488130623">
          <w:marLeft w:val="640"/>
          <w:marRight w:val="0"/>
          <w:marTop w:val="0"/>
          <w:marBottom w:val="0"/>
          <w:divBdr>
            <w:top w:val="none" w:sz="0" w:space="0" w:color="auto"/>
            <w:left w:val="none" w:sz="0" w:space="0" w:color="auto"/>
            <w:bottom w:val="none" w:sz="0" w:space="0" w:color="auto"/>
            <w:right w:val="none" w:sz="0" w:space="0" w:color="auto"/>
          </w:divBdr>
        </w:div>
        <w:div w:id="499347694">
          <w:marLeft w:val="640"/>
          <w:marRight w:val="0"/>
          <w:marTop w:val="0"/>
          <w:marBottom w:val="0"/>
          <w:divBdr>
            <w:top w:val="none" w:sz="0" w:space="0" w:color="auto"/>
            <w:left w:val="none" w:sz="0" w:space="0" w:color="auto"/>
            <w:bottom w:val="none" w:sz="0" w:space="0" w:color="auto"/>
            <w:right w:val="none" w:sz="0" w:space="0" w:color="auto"/>
          </w:divBdr>
        </w:div>
        <w:div w:id="665550184">
          <w:marLeft w:val="640"/>
          <w:marRight w:val="0"/>
          <w:marTop w:val="0"/>
          <w:marBottom w:val="0"/>
          <w:divBdr>
            <w:top w:val="none" w:sz="0" w:space="0" w:color="auto"/>
            <w:left w:val="none" w:sz="0" w:space="0" w:color="auto"/>
            <w:bottom w:val="none" w:sz="0" w:space="0" w:color="auto"/>
            <w:right w:val="none" w:sz="0" w:space="0" w:color="auto"/>
          </w:divBdr>
        </w:div>
        <w:div w:id="824518158">
          <w:marLeft w:val="640"/>
          <w:marRight w:val="0"/>
          <w:marTop w:val="0"/>
          <w:marBottom w:val="0"/>
          <w:divBdr>
            <w:top w:val="none" w:sz="0" w:space="0" w:color="auto"/>
            <w:left w:val="none" w:sz="0" w:space="0" w:color="auto"/>
            <w:bottom w:val="none" w:sz="0" w:space="0" w:color="auto"/>
            <w:right w:val="none" w:sz="0" w:space="0" w:color="auto"/>
          </w:divBdr>
        </w:div>
        <w:div w:id="992871428">
          <w:marLeft w:val="640"/>
          <w:marRight w:val="0"/>
          <w:marTop w:val="0"/>
          <w:marBottom w:val="0"/>
          <w:divBdr>
            <w:top w:val="none" w:sz="0" w:space="0" w:color="auto"/>
            <w:left w:val="none" w:sz="0" w:space="0" w:color="auto"/>
            <w:bottom w:val="none" w:sz="0" w:space="0" w:color="auto"/>
            <w:right w:val="none" w:sz="0" w:space="0" w:color="auto"/>
          </w:divBdr>
        </w:div>
        <w:div w:id="1168598069">
          <w:marLeft w:val="640"/>
          <w:marRight w:val="0"/>
          <w:marTop w:val="0"/>
          <w:marBottom w:val="0"/>
          <w:divBdr>
            <w:top w:val="none" w:sz="0" w:space="0" w:color="auto"/>
            <w:left w:val="none" w:sz="0" w:space="0" w:color="auto"/>
            <w:bottom w:val="none" w:sz="0" w:space="0" w:color="auto"/>
            <w:right w:val="none" w:sz="0" w:space="0" w:color="auto"/>
          </w:divBdr>
        </w:div>
        <w:div w:id="1183204859">
          <w:marLeft w:val="640"/>
          <w:marRight w:val="0"/>
          <w:marTop w:val="0"/>
          <w:marBottom w:val="0"/>
          <w:divBdr>
            <w:top w:val="none" w:sz="0" w:space="0" w:color="auto"/>
            <w:left w:val="none" w:sz="0" w:space="0" w:color="auto"/>
            <w:bottom w:val="none" w:sz="0" w:space="0" w:color="auto"/>
            <w:right w:val="none" w:sz="0" w:space="0" w:color="auto"/>
          </w:divBdr>
        </w:div>
        <w:div w:id="1256209462">
          <w:marLeft w:val="640"/>
          <w:marRight w:val="0"/>
          <w:marTop w:val="0"/>
          <w:marBottom w:val="0"/>
          <w:divBdr>
            <w:top w:val="none" w:sz="0" w:space="0" w:color="auto"/>
            <w:left w:val="none" w:sz="0" w:space="0" w:color="auto"/>
            <w:bottom w:val="none" w:sz="0" w:space="0" w:color="auto"/>
            <w:right w:val="none" w:sz="0" w:space="0" w:color="auto"/>
          </w:divBdr>
        </w:div>
        <w:div w:id="1314212394">
          <w:marLeft w:val="640"/>
          <w:marRight w:val="0"/>
          <w:marTop w:val="0"/>
          <w:marBottom w:val="0"/>
          <w:divBdr>
            <w:top w:val="none" w:sz="0" w:space="0" w:color="auto"/>
            <w:left w:val="none" w:sz="0" w:space="0" w:color="auto"/>
            <w:bottom w:val="none" w:sz="0" w:space="0" w:color="auto"/>
            <w:right w:val="none" w:sz="0" w:space="0" w:color="auto"/>
          </w:divBdr>
        </w:div>
        <w:div w:id="1351907147">
          <w:marLeft w:val="640"/>
          <w:marRight w:val="0"/>
          <w:marTop w:val="0"/>
          <w:marBottom w:val="0"/>
          <w:divBdr>
            <w:top w:val="none" w:sz="0" w:space="0" w:color="auto"/>
            <w:left w:val="none" w:sz="0" w:space="0" w:color="auto"/>
            <w:bottom w:val="none" w:sz="0" w:space="0" w:color="auto"/>
            <w:right w:val="none" w:sz="0" w:space="0" w:color="auto"/>
          </w:divBdr>
        </w:div>
        <w:div w:id="1447234851">
          <w:marLeft w:val="640"/>
          <w:marRight w:val="0"/>
          <w:marTop w:val="0"/>
          <w:marBottom w:val="0"/>
          <w:divBdr>
            <w:top w:val="none" w:sz="0" w:space="0" w:color="auto"/>
            <w:left w:val="none" w:sz="0" w:space="0" w:color="auto"/>
            <w:bottom w:val="none" w:sz="0" w:space="0" w:color="auto"/>
            <w:right w:val="none" w:sz="0" w:space="0" w:color="auto"/>
          </w:divBdr>
        </w:div>
        <w:div w:id="1641156435">
          <w:marLeft w:val="640"/>
          <w:marRight w:val="0"/>
          <w:marTop w:val="0"/>
          <w:marBottom w:val="0"/>
          <w:divBdr>
            <w:top w:val="none" w:sz="0" w:space="0" w:color="auto"/>
            <w:left w:val="none" w:sz="0" w:space="0" w:color="auto"/>
            <w:bottom w:val="none" w:sz="0" w:space="0" w:color="auto"/>
            <w:right w:val="none" w:sz="0" w:space="0" w:color="auto"/>
          </w:divBdr>
        </w:div>
        <w:div w:id="1756390402">
          <w:marLeft w:val="640"/>
          <w:marRight w:val="0"/>
          <w:marTop w:val="0"/>
          <w:marBottom w:val="0"/>
          <w:divBdr>
            <w:top w:val="none" w:sz="0" w:space="0" w:color="auto"/>
            <w:left w:val="none" w:sz="0" w:space="0" w:color="auto"/>
            <w:bottom w:val="none" w:sz="0" w:space="0" w:color="auto"/>
            <w:right w:val="none" w:sz="0" w:space="0" w:color="auto"/>
          </w:divBdr>
        </w:div>
        <w:div w:id="1860311754">
          <w:marLeft w:val="640"/>
          <w:marRight w:val="0"/>
          <w:marTop w:val="0"/>
          <w:marBottom w:val="0"/>
          <w:divBdr>
            <w:top w:val="none" w:sz="0" w:space="0" w:color="auto"/>
            <w:left w:val="none" w:sz="0" w:space="0" w:color="auto"/>
            <w:bottom w:val="none" w:sz="0" w:space="0" w:color="auto"/>
            <w:right w:val="none" w:sz="0" w:space="0" w:color="auto"/>
          </w:divBdr>
        </w:div>
        <w:div w:id="1871065208">
          <w:marLeft w:val="640"/>
          <w:marRight w:val="0"/>
          <w:marTop w:val="0"/>
          <w:marBottom w:val="0"/>
          <w:divBdr>
            <w:top w:val="none" w:sz="0" w:space="0" w:color="auto"/>
            <w:left w:val="none" w:sz="0" w:space="0" w:color="auto"/>
            <w:bottom w:val="none" w:sz="0" w:space="0" w:color="auto"/>
            <w:right w:val="none" w:sz="0" w:space="0" w:color="auto"/>
          </w:divBdr>
        </w:div>
        <w:div w:id="1970092293">
          <w:marLeft w:val="640"/>
          <w:marRight w:val="0"/>
          <w:marTop w:val="0"/>
          <w:marBottom w:val="0"/>
          <w:divBdr>
            <w:top w:val="none" w:sz="0" w:space="0" w:color="auto"/>
            <w:left w:val="none" w:sz="0" w:space="0" w:color="auto"/>
            <w:bottom w:val="none" w:sz="0" w:space="0" w:color="auto"/>
            <w:right w:val="none" w:sz="0" w:space="0" w:color="auto"/>
          </w:divBdr>
        </w:div>
        <w:div w:id="1993287632">
          <w:marLeft w:val="640"/>
          <w:marRight w:val="0"/>
          <w:marTop w:val="0"/>
          <w:marBottom w:val="0"/>
          <w:divBdr>
            <w:top w:val="none" w:sz="0" w:space="0" w:color="auto"/>
            <w:left w:val="none" w:sz="0" w:space="0" w:color="auto"/>
            <w:bottom w:val="none" w:sz="0" w:space="0" w:color="auto"/>
            <w:right w:val="none" w:sz="0" w:space="0" w:color="auto"/>
          </w:divBdr>
        </w:div>
        <w:div w:id="2060661919">
          <w:marLeft w:val="640"/>
          <w:marRight w:val="0"/>
          <w:marTop w:val="0"/>
          <w:marBottom w:val="0"/>
          <w:divBdr>
            <w:top w:val="none" w:sz="0" w:space="0" w:color="auto"/>
            <w:left w:val="none" w:sz="0" w:space="0" w:color="auto"/>
            <w:bottom w:val="none" w:sz="0" w:space="0" w:color="auto"/>
            <w:right w:val="none" w:sz="0" w:space="0" w:color="auto"/>
          </w:divBdr>
        </w:div>
        <w:div w:id="2112817738">
          <w:marLeft w:val="640"/>
          <w:marRight w:val="0"/>
          <w:marTop w:val="0"/>
          <w:marBottom w:val="0"/>
          <w:divBdr>
            <w:top w:val="none" w:sz="0" w:space="0" w:color="auto"/>
            <w:left w:val="none" w:sz="0" w:space="0" w:color="auto"/>
            <w:bottom w:val="none" w:sz="0" w:space="0" w:color="auto"/>
            <w:right w:val="none" w:sz="0" w:space="0" w:color="auto"/>
          </w:divBdr>
        </w:div>
        <w:div w:id="2126196566">
          <w:marLeft w:val="640"/>
          <w:marRight w:val="0"/>
          <w:marTop w:val="0"/>
          <w:marBottom w:val="0"/>
          <w:divBdr>
            <w:top w:val="none" w:sz="0" w:space="0" w:color="auto"/>
            <w:left w:val="none" w:sz="0" w:space="0" w:color="auto"/>
            <w:bottom w:val="none" w:sz="0" w:space="0" w:color="auto"/>
            <w:right w:val="none" w:sz="0" w:space="0" w:color="auto"/>
          </w:divBdr>
        </w:div>
      </w:divsChild>
    </w:div>
    <w:div w:id="1266965323">
      <w:bodyDiv w:val="1"/>
      <w:marLeft w:val="0"/>
      <w:marRight w:val="0"/>
      <w:marTop w:val="0"/>
      <w:marBottom w:val="0"/>
      <w:divBdr>
        <w:top w:val="none" w:sz="0" w:space="0" w:color="auto"/>
        <w:left w:val="none" w:sz="0" w:space="0" w:color="auto"/>
        <w:bottom w:val="none" w:sz="0" w:space="0" w:color="auto"/>
        <w:right w:val="none" w:sz="0" w:space="0" w:color="auto"/>
      </w:divBdr>
      <w:divsChild>
        <w:div w:id="15155609">
          <w:marLeft w:val="640"/>
          <w:marRight w:val="0"/>
          <w:marTop w:val="0"/>
          <w:marBottom w:val="0"/>
          <w:divBdr>
            <w:top w:val="none" w:sz="0" w:space="0" w:color="auto"/>
            <w:left w:val="none" w:sz="0" w:space="0" w:color="auto"/>
            <w:bottom w:val="none" w:sz="0" w:space="0" w:color="auto"/>
            <w:right w:val="none" w:sz="0" w:space="0" w:color="auto"/>
          </w:divBdr>
        </w:div>
        <w:div w:id="99421488">
          <w:marLeft w:val="640"/>
          <w:marRight w:val="0"/>
          <w:marTop w:val="0"/>
          <w:marBottom w:val="0"/>
          <w:divBdr>
            <w:top w:val="none" w:sz="0" w:space="0" w:color="auto"/>
            <w:left w:val="none" w:sz="0" w:space="0" w:color="auto"/>
            <w:bottom w:val="none" w:sz="0" w:space="0" w:color="auto"/>
            <w:right w:val="none" w:sz="0" w:space="0" w:color="auto"/>
          </w:divBdr>
        </w:div>
        <w:div w:id="114905310">
          <w:marLeft w:val="640"/>
          <w:marRight w:val="0"/>
          <w:marTop w:val="0"/>
          <w:marBottom w:val="0"/>
          <w:divBdr>
            <w:top w:val="none" w:sz="0" w:space="0" w:color="auto"/>
            <w:left w:val="none" w:sz="0" w:space="0" w:color="auto"/>
            <w:bottom w:val="none" w:sz="0" w:space="0" w:color="auto"/>
            <w:right w:val="none" w:sz="0" w:space="0" w:color="auto"/>
          </w:divBdr>
        </w:div>
        <w:div w:id="150830211">
          <w:marLeft w:val="640"/>
          <w:marRight w:val="0"/>
          <w:marTop w:val="0"/>
          <w:marBottom w:val="0"/>
          <w:divBdr>
            <w:top w:val="none" w:sz="0" w:space="0" w:color="auto"/>
            <w:left w:val="none" w:sz="0" w:space="0" w:color="auto"/>
            <w:bottom w:val="none" w:sz="0" w:space="0" w:color="auto"/>
            <w:right w:val="none" w:sz="0" w:space="0" w:color="auto"/>
          </w:divBdr>
        </w:div>
        <w:div w:id="490025505">
          <w:marLeft w:val="640"/>
          <w:marRight w:val="0"/>
          <w:marTop w:val="0"/>
          <w:marBottom w:val="0"/>
          <w:divBdr>
            <w:top w:val="none" w:sz="0" w:space="0" w:color="auto"/>
            <w:left w:val="none" w:sz="0" w:space="0" w:color="auto"/>
            <w:bottom w:val="none" w:sz="0" w:space="0" w:color="auto"/>
            <w:right w:val="none" w:sz="0" w:space="0" w:color="auto"/>
          </w:divBdr>
        </w:div>
        <w:div w:id="586620301">
          <w:marLeft w:val="640"/>
          <w:marRight w:val="0"/>
          <w:marTop w:val="0"/>
          <w:marBottom w:val="0"/>
          <w:divBdr>
            <w:top w:val="none" w:sz="0" w:space="0" w:color="auto"/>
            <w:left w:val="none" w:sz="0" w:space="0" w:color="auto"/>
            <w:bottom w:val="none" w:sz="0" w:space="0" w:color="auto"/>
            <w:right w:val="none" w:sz="0" w:space="0" w:color="auto"/>
          </w:divBdr>
        </w:div>
        <w:div w:id="643775089">
          <w:marLeft w:val="640"/>
          <w:marRight w:val="0"/>
          <w:marTop w:val="0"/>
          <w:marBottom w:val="0"/>
          <w:divBdr>
            <w:top w:val="none" w:sz="0" w:space="0" w:color="auto"/>
            <w:left w:val="none" w:sz="0" w:space="0" w:color="auto"/>
            <w:bottom w:val="none" w:sz="0" w:space="0" w:color="auto"/>
            <w:right w:val="none" w:sz="0" w:space="0" w:color="auto"/>
          </w:divBdr>
        </w:div>
        <w:div w:id="691416790">
          <w:marLeft w:val="640"/>
          <w:marRight w:val="0"/>
          <w:marTop w:val="0"/>
          <w:marBottom w:val="0"/>
          <w:divBdr>
            <w:top w:val="none" w:sz="0" w:space="0" w:color="auto"/>
            <w:left w:val="none" w:sz="0" w:space="0" w:color="auto"/>
            <w:bottom w:val="none" w:sz="0" w:space="0" w:color="auto"/>
            <w:right w:val="none" w:sz="0" w:space="0" w:color="auto"/>
          </w:divBdr>
        </w:div>
        <w:div w:id="738138828">
          <w:marLeft w:val="640"/>
          <w:marRight w:val="0"/>
          <w:marTop w:val="0"/>
          <w:marBottom w:val="0"/>
          <w:divBdr>
            <w:top w:val="none" w:sz="0" w:space="0" w:color="auto"/>
            <w:left w:val="none" w:sz="0" w:space="0" w:color="auto"/>
            <w:bottom w:val="none" w:sz="0" w:space="0" w:color="auto"/>
            <w:right w:val="none" w:sz="0" w:space="0" w:color="auto"/>
          </w:divBdr>
        </w:div>
        <w:div w:id="772211341">
          <w:marLeft w:val="640"/>
          <w:marRight w:val="0"/>
          <w:marTop w:val="0"/>
          <w:marBottom w:val="0"/>
          <w:divBdr>
            <w:top w:val="none" w:sz="0" w:space="0" w:color="auto"/>
            <w:left w:val="none" w:sz="0" w:space="0" w:color="auto"/>
            <w:bottom w:val="none" w:sz="0" w:space="0" w:color="auto"/>
            <w:right w:val="none" w:sz="0" w:space="0" w:color="auto"/>
          </w:divBdr>
        </w:div>
        <w:div w:id="818888767">
          <w:marLeft w:val="640"/>
          <w:marRight w:val="0"/>
          <w:marTop w:val="0"/>
          <w:marBottom w:val="0"/>
          <w:divBdr>
            <w:top w:val="none" w:sz="0" w:space="0" w:color="auto"/>
            <w:left w:val="none" w:sz="0" w:space="0" w:color="auto"/>
            <w:bottom w:val="none" w:sz="0" w:space="0" w:color="auto"/>
            <w:right w:val="none" w:sz="0" w:space="0" w:color="auto"/>
          </w:divBdr>
        </w:div>
        <w:div w:id="937060551">
          <w:marLeft w:val="640"/>
          <w:marRight w:val="0"/>
          <w:marTop w:val="0"/>
          <w:marBottom w:val="0"/>
          <w:divBdr>
            <w:top w:val="none" w:sz="0" w:space="0" w:color="auto"/>
            <w:left w:val="none" w:sz="0" w:space="0" w:color="auto"/>
            <w:bottom w:val="none" w:sz="0" w:space="0" w:color="auto"/>
            <w:right w:val="none" w:sz="0" w:space="0" w:color="auto"/>
          </w:divBdr>
        </w:div>
        <w:div w:id="1027753320">
          <w:marLeft w:val="640"/>
          <w:marRight w:val="0"/>
          <w:marTop w:val="0"/>
          <w:marBottom w:val="0"/>
          <w:divBdr>
            <w:top w:val="none" w:sz="0" w:space="0" w:color="auto"/>
            <w:left w:val="none" w:sz="0" w:space="0" w:color="auto"/>
            <w:bottom w:val="none" w:sz="0" w:space="0" w:color="auto"/>
            <w:right w:val="none" w:sz="0" w:space="0" w:color="auto"/>
          </w:divBdr>
        </w:div>
        <w:div w:id="1041057445">
          <w:marLeft w:val="640"/>
          <w:marRight w:val="0"/>
          <w:marTop w:val="0"/>
          <w:marBottom w:val="0"/>
          <w:divBdr>
            <w:top w:val="none" w:sz="0" w:space="0" w:color="auto"/>
            <w:left w:val="none" w:sz="0" w:space="0" w:color="auto"/>
            <w:bottom w:val="none" w:sz="0" w:space="0" w:color="auto"/>
            <w:right w:val="none" w:sz="0" w:space="0" w:color="auto"/>
          </w:divBdr>
        </w:div>
        <w:div w:id="1048997449">
          <w:marLeft w:val="640"/>
          <w:marRight w:val="0"/>
          <w:marTop w:val="0"/>
          <w:marBottom w:val="0"/>
          <w:divBdr>
            <w:top w:val="none" w:sz="0" w:space="0" w:color="auto"/>
            <w:left w:val="none" w:sz="0" w:space="0" w:color="auto"/>
            <w:bottom w:val="none" w:sz="0" w:space="0" w:color="auto"/>
            <w:right w:val="none" w:sz="0" w:space="0" w:color="auto"/>
          </w:divBdr>
        </w:div>
        <w:div w:id="1172336456">
          <w:marLeft w:val="640"/>
          <w:marRight w:val="0"/>
          <w:marTop w:val="0"/>
          <w:marBottom w:val="0"/>
          <w:divBdr>
            <w:top w:val="none" w:sz="0" w:space="0" w:color="auto"/>
            <w:left w:val="none" w:sz="0" w:space="0" w:color="auto"/>
            <w:bottom w:val="none" w:sz="0" w:space="0" w:color="auto"/>
            <w:right w:val="none" w:sz="0" w:space="0" w:color="auto"/>
          </w:divBdr>
        </w:div>
        <w:div w:id="1192457201">
          <w:marLeft w:val="640"/>
          <w:marRight w:val="0"/>
          <w:marTop w:val="0"/>
          <w:marBottom w:val="0"/>
          <w:divBdr>
            <w:top w:val="none" w:sz="0" w:space="0" w:color="auto"/>
            <w:left w:val="none" w:sz="0" w:space="0" w:color="auto"/>
            <w:bottom w:val="none" w:sz="0" w:space="0" w:color="auto"/>
            <w:right w:val="none" w:sz="0" w:space="0" w:color="auto"/>
          </w:divBdr>
        </w:div>
        <w:div w:id="1259605921">
          <w:marLeft w:val="640"/>
          <w:marRight w:val="0"/>
          <w:marTop w:val="0"/>
          <w:marBottom w:val="0"/>
          <w:divBdr>
            <w:top w:val="none" w:sz="0" w:space="0" w:color="auto"/>
            <w:left w:val="none" w:sz="0" w:space="0" w:color="auto"/>
            <w:bottom w:val="none" w:sz="0" w:space="0" w:color="auto"/>
            <w:right w:val="none" w:sz="0" w:space="0" w:color="auto"/>
          </w:divBdr>
        </w:div>
        <w:div w:id="1265920961">
          <w:marLeft w:val="640"/>
          <w:marRight w:val="0"/>
          <w:marTop w:val="0"/>
          <w:marBottom w:val="0"/>
          <w:divBdr>
            <w:top w:val="none" w:sz="0" w:space="0" w:color="auto"/>
            <w:left w:val="none" w:sz="0" w:space="0" w:color="auto"/>
            <w:bottom w:val="none" w:sz="0" w:space="0" w:color="auto"/>
            <w:right w:val="none" w:sz="0" w:space="0" w:color="auto"/>
          </w:divBdr>
        </w:div>
        <w:div w:id="1269005515">
          <w:marLeft w:val="640"/>
          <w:marRight w:val="0"/>
          <w:marTop w:val="0"/>
          <w:marBottom w:val="0"/>
          <w:divBdr>
            <w:top w:val="none" w:sz="0" w:space="0" w:color="auto"/>
            <w:left w:val="none" w:sz="0" w:space="0" w:color="auto"/>
            <w:bottom w:val="none" w:sz="0" w:space="0" w:color="auto"/>
            <w:right w:val="none" w:sz="0" w:space="0" w:color="auto"/>
          </w:divBdr>
        </w:div>
        <w:div w:id="1272083859">
          <w:marLeft w:val="640"/>
          <w:marRight w:val="0"/>
          <w:marTop w:val="0"/>
          <w:marBottom w:val="0"/>
          <w:divBdr>
            <w:top w:val="none" w:sz="0" w:space="0" w:color="auto"/>
            <w:left w:val="none" w:sz="0" w:space="0" w:color="auto"/>
            <w:bottom w:val="none" w:sz="0" w:space="0" w:color="auto"/>
            <w:right w:val="none" w:sz="0" w:space="0" w:color="auto"/>
          </w:divBdr>
        </w:div>
        <w:div w:id="1275938554">
          <w:marLeft w:val="640"/>
          <w:marRight w:val="0"/>
          <w:marTop w:val="0"/>
          <w:marBottom w:val="0"/>
          <w:divBdr>
            <w:top w:val="none" w:sz="0" w:space="0" w:color="auto"/>
            <w:left w:val="none" w:sz="0" w:space="0" w:color="auto"/>
            <w:bottom w:val="none" w:sz="0" w:space="0" w:color="auto"/>
            <w:right w:val="none" w:sz="0" w:space="0" w:color="auto"/>
          </w:divBdr>
        </w:div>
        <w:div w:id="1304240597">
          <w:marLeft w:val="640"/>
          <w:marRight w:val="0"/>
          <w:marTop w:val="0"/>
          <w:marBottom w:val="0"/>
          <w:divBdr>
            <w:top w:val="none" w:sz="0" w:space="0" w:color="auto"/>
            <w:left w:val="none" w:sz="0" w:space="0" w:color="auto"/>
            <w:bottom w:val="none" w:sz="0" w:space="0" w:color="auto"/>
            <w:right w:val="none" w:sz="0" w:space="0" w:color="auto"/>
          </w:divBdr>
        </w:div>
        <w:div w:id="1314405577">
          <w:marLeft w:val="640"/>
          <w:marRight w:val="0"/>
          <w:marTop w:val="0"/>
          <w:marBottom w:val="0"/>
          <w:divBdr>
            <w:top w:val="none" w:sz="0" w:space="0" w:color="auto"/>
            <w:left w:val="none" w:sz="0" w:space="0" w:color="auto"/>
            <w:bottom w:val="none" w:sz="0" w:space="0" w:color="auto"/>
            <w:right w:val="none" w:sz="0" w:space="0" w:color="auto"/>
          </w:divBdr>
        </w:div>
        <w:div w:id="1342315194">
          <w:marLeft w:val="640"/>
          <w:marRight w:val="0"/>
          <w:marTop w:val="0"/>
          <w:marBottom w:val="0"/>
          <w:divBdr>
            <w:top w:val="none" w:sz="0" w:space="0" w:color="auto"/>
            <w:left w:val="none" w:sz="0" w:space="0" w:color="auto"/>
            <w:bottom w:val="none" w:sz="0" w:space="0" w:color="auto"/>
            <w:right w:val="none" w:sz="0" w:space="0" w:color="auto"/>
          </w:divBdr>
        </w:div>
        <w:div w:id="1425300081">
          <w:marLeft w:val="640"/>
          <w:marRight w:val="0"/>
          <w:marTop w:val="0"/>
          <w:marBottom w:val="0"/>
          <w:divBdr>
            <w:top w:val="none" w:sz="0" w:space="0" w:color="auto"/>
            <w:left w:val="none" w:sz="0" w:space="0" w:color="auto"/>
            <w:bottom w:val="none" w:sz="0" w:space="0" w:color="auto"/>
            <w:right w:val="none" w:sz="0" w:space="0" w:color="auto"/>
          </w:divBdr>
        </w:div>
        <w:div w:id="1468934540">
          <w:marLeft w:val="640"/>
          <w:marRight w:val="0"/>
          <w:marTop w:val="0"/>
          <w:marBottom w:val="0"/>
          <w:divBdr>
            <w:top w:val="none" w:sz="0" w:space="0" w:color="auto"/>
            <w:left w:val="none" w:sz="0" w:space="0" w:color="auto"/>
            <w:bottom w:val="none" w:sz="0" w:space="0" w:color="auto"/>
            <w:right w:val="none" w:sz="0" w:space="0" w:color="auto"/>
          </w:divBdr>
        </w:div>
        <w:div w:id="1568227166">
          <w:marLeft w:val="640"/>
          <w:marRight w:val="0"/>
          <w:marTop w:val="0"/>
          <w:marBottom w:val="0"/>
          <w:divBdr>
            <w:top w:val="none" w:sz="0" w:space="0" w:color="auto"/>
            <w:left w:val="none" w:sz="0" w:space="0" w:color="auto"/>
            <w:bottom w:val="none" w:sz="0" w:space="0" w:color="auto"/>
            <w:right w:val="none" w:sz="0" w:space="0" w:color="auto"/>
          </w:divBdr>
        </w:div>
        <w:div w:id="1652517543">
          <w:marLeft w:val="640"/>
          <w:marRight w:val="0"/>
          <w:marTop w:val="0"/>
          <w:marBottom w:val="0"/>
          <w:divBdr>
            <w:top w:val="none" w:sz="0" w:space="0" w:color="auto"/>
            <w:left w:val="none" w:sz="0" w:space="0" w:color="auto"/>
            <w:bottom w:val="none" w:sz="0" w:space="0" w:color="auto"/>
            <w:right w:val="none" w:sz="0" w:space="0" w:color="auto"/>
          </w:divBdr>
        </w:div>
        <w:div w:id="1771587139">
          <w:marLeft w:val="640"/>
          <w:marRight w:val="0"/>
          <w:marTop w:val="0"/>
          <w:marBottom w:val="0"/>
          <w:divBdr>
            <w:top w:val="none" w:sz="0" w:space="0" w:color="auto"/>
            <w:left w:val="none" w:sz="0" w:space="0" w:color="auto"/>
            <w:bottom w:val="none" w:sz="0" w:space="0" w:color="auto"/>
            <w:right w:val="none" w:sz="0" w:space="0" w:color="auto"/>
          </w:divBdr>
        </w:div>
        <w:div w:id="1786146890">
          <w:marLeft w:val="640"/>
          <w:marRight w:val="0"/>
          <w:marTop w:val="0"/>
          <w:marBottom w:val="0"/>
          <w:divBdr>
            <w:top w:val="none" w:sz="0" w:space="0" w:color="auto"/>
            <w:left w:val="none" w:sz="0" w:space="0" w:color="auto"/>
            <w:bottom w:val="none" w:sz="0" w:space="0" w:color="auto"/>
            <w:right w:val="none" w:sz="0" w:space="0" w:color="auto"/>
          </w:divBdr>
        </w:div>
        <w:div w:id="1793556039">
          <w:marLeft w:val="640"/>
          <w:marRight w:val="0"/>
          <w:marTop w:val="0"/>
          <w:marBottom w:val="0"/>
          <w:divBdr>
            <w:top w:val="none" w:sz="0" w:space="0" w:color="auto"/>
            <w:left w:val="none" w:sz="0" w:space="0" w:color="auto"/>
            <w:bottom w:val="none" w:sz="0" w:space="0" w:color="auto"/>
            <w:right w:val="none" w:sz="0" w:space="0" w:color="auto"/>
          </w:divBdr>
        </w:div>
        <w:div w:id="1794977831">
          <w:marLeft w:val="640"/>
          <w:marRight w:val="0"/>
          <w:marTop w:val="0"/>
          <w:marBottom w:val="0"/>
          <w:divBdr>
            <w:top w:val="none" w:sz="0" w:space="0" w:color="auto"/>
            <w:left w:val="none" w:sz="0" w:space="0" w:color="auto"/>
            <w:bottom w:val="none" w:sz="0" w:space="0" w:color="auto"/>
            <w:right w:val="none" w:sz="0" w:space="0" w:color="auto"/>
          </w:divBdr>
        </w:div>
        <w:div w:id="1805194090">
          <w:marLeft w:val="640"/>
          <w:marRight w:val="0"/>
          <w:marTop w:val="0"/>
          <w:marBottom w:val="0"/>
          <w:divBdr>
            <w:top w:val="none" w:sz="0" w:space="0" w:color="auto"/>
            <w:left w:val="none" w:sz="0" w:space="0" w:color="auto"/>
            <w:bottom w:val="none" w:sz="0" w:space="0" w:color="auto"/>
            <w:right w:val="none" w:sz="0" w:space="0" w:color="auto"/>
          </w:divBdr>
        </w:div>
        <w:div w:id="1859544114">
          <w:marLeft w:val="640"/>
          <w:marRight w:val="0"/>
          <w:marTop w:val="0"/>
          <w:marBottom w:val="0"/>
          <w:divBdr>
            <w:top w:val="none" w:sz="0" w:space="0" w:color="auto"/>
            <w:left w:val="none" w:sz="0" w:space="0" w:color="auto"/>
            <w:bottom w:val="none" w:sz="0" w:space="0" w:color="auto"/>
            <w:right w:val="none" w:sz="0" w:space="0" w:color="auto"/>
          </w:divBdr>
        </w:div>
        <w:div w:id="1912957916">
          <w:marLeft w:val="640"/>
          <w:marRight w:val="0"/>
          <w:marTop w:val="0"/>
          <w:marBottom w:val="0"/>
          <w:divBdr>
            <w:top w:val="none" w:sz="0" w:space="0" w:color="auto"/>
            <w:left w:val="none" w:sz="0" w:space="0" w:color="auto"/>
            <w:bottom w:val="none" w:sz="0" w:space="0" w:color="auto"/>
            <w:right w:val="none" w:sz="0" w:space="0" w:color="auto"/>
          </w:divBdr>
        </w:div>
        <w:div w:id="1914008139">
          <w:marLeft w:val="640"/>
          <w:marRight w:val="0"/>
          <w:marTop w:val="0"/>
          <w:marBottom w:val="0"/>
          <w:divBdr>
            <w:top w:val="none" w:sz="0" w:space="0" w:color="auto"/>
            <w:left w:val="none" w:sz="0" w:space="0" w:color="auto"/>
            <w:bottom w:val="none" w:sz="0" w:space="0" w:color="auto"/>
            <w:right w:val="none" w:sz="0" w:space="0" w:color="auto"/>
          </w:divBdr>
        </w:div>
        <w:div w:id="1949048083">
          <w:marLeft w:val="640"/>
          <w:marRight w:val="0"/>
          <w:marTop w:val="0"/>
          <w:marBottom w:val="0"/>
          <w:divBdr>
            <w:top w:val="none" w:sz="0" w:space="0" w:color="auto"/>
            <w:left w:val="none" w:sz="0" w:space="0" w:color="auto"/>
            <w:bottom w:val="none" w:sz="0" w:space="0" w:color="auto"/>
            <w:right w:val="none" w:sz="0" w:space="0" w:color="auto"/>
          </w:divBdr>
        </w:div>
        <w:div w:id="1989893308">
          <w:marLeft w:val="640"/>
          <w:marRight w:val="0"/>
          <w:marTop w:val="0"/>
          <w:marBottom w:val="0"/>
          <w:divBdr>
            <w:top w:val="none" w:sz="0" w:space="0" w:color="auto"/>
            <w:left w:val="none" w:sz="0" w:space="0" w:color="auto"/>
            <w:bottom w:val="none" w:sz="0" w:space="0" w:color="auto"/>
            <w:right w:val="none" w:sz="0" w:space="0" w:color="auto"/>
          </w:divBdr>
        </w:div>
        <w:div w:id="2038240341">
          <w:marLeft w:val="640"/>
          <w:marRight w:val="0"/>
          <w:marTop w:val="0"/>
          <w:marBottom w:val="0"/>
          <w:divBdr>
            <w:top w:val="none" w:sz="0" w:space="0" w:color="auto"/>
            <w:left w:val="none" w:sz="0" w:space="0" w:color="auto"/>
            <w:bottom w:val="none" w:sz="0" w:space="0" w:color="auto"/>
            <w:right w:val="none" w:sz="0" w:space="0" w:color="auto"/>
          </w:divBdr>
        </w:div>
      </w:divsChild>
    </w:div>
    <w:div w:id="1269196729">
      <w:bodyDiv w:val="1"/>
      <w:marLeft w:val="0"/>
      <w:marRight w:val="0"/>
      <w:marTop w:val="0"/>
      <w:marBottom w:val="0"/>
      <w:divBdr>
        <w:top w:val="none" w:sz="0" w:space="0" w:color="auto"/>
        <w:left w:val="none" w:sz="0" w:space="0" w:color="auto"/>
        <w:bottom w:val="none" w:sz="0" w:space="0" w:color="auto"/>
        <w:right w:val="none" w:sz="0" w:space="0" w:color="auto"/>
      </w:divBdr>
      <w:divsChild>
        <w:div w:id="1549759447">
          <w:marLeft w:val="640"/>
          <w:marRight w:val="0"/>
          <w:marTop w:val="0"/>
          <w:marBottom w:val="0"/>
          <w:divBdr>
            <w:top w:val="none" w:sz="0" w:space="0" w:color="auto"/>
            <w:left w:val="none" w:sz="0" w:space="0" w:color="auto"/>
            <w:bottom w:val="none" w:sz="0" w:space="0" w:color="auto"/>
            <w:right w:val="none" w:sz="0" w:space="0" w:color="auto"/>
          </w:divBdr>
        </w:div>
        <w:div w:id="1338383364">
          <w:marLeft w:val="640"/>
          <w:marRight w:val="0"/>
          <w:marTop w:val="0"/>
          <w:marBottom w:val="0"/>
          <w:divBdr>
            <w:top w:val="none" w:sz="0" w:space="0" w:color="auto"/>
            <w:left w:val="none" w:sz="0" w:space="0" w:color="auto"/>
            <w:bottom w:val="none" w:sz="0" w:space="0" w:color="auto"/>
            <w:right w:val="none" w:sz="0" w:space="0" w:color="auto"/>
          </w:divBdr>
        </w:div>
        <w:div w:id="2108847682">
          <w:marLeft w:val="640"/>
          <w:marRight w:val="0"/>
          <w:marTop w:val="0"/>
          <w:marBottom w:val="0"/>
          <w:divBdr>
            <w:top w:val="none" w:sz="0" w:space="0" w:color="auto"/>
            <w:left w:val="none" w:sz="0" w:space="0" w:color="auto"/>
            <w:bottom w:val="none" w:sz="0" w:space="0" w:color="auto"/>
            <w:right w:val="none" w:sz="0" w:space="0" w:color="auto"/>
          </w:divBdr>
        </w:div>
        <w:div w:id="1336691537">
          <w:marLeft w:val="640"/>
          <w:marRight w:val="0"/>
          <w:marTop w:val="0"/>
          <w:marBottom w:val="0"/>
          <w:divBdr>
            <w:top w:val="none" w:sz="0" w:space="0" w:color="auto"/>
            <w:left w:val="none" w:sz="0" w:space="0" w:color="auto"/>
            <w:bottom w:val="none" w:sz="0" w:space="0" w:color="auto"/>
            <w:right w:val="none" w:sz="0" w:space="0" w:color="auto"/>
          </w:divBdr>
        </w:div>
        <w:div w:id="1068071179">
          <w:marLeft w:val="640"/>
          <w:marRight w:val="0"/>
          <w:marTop w:val="0"/>
          <w:marBottom w:val="0"/>
          <w:divBdr>
            <w:top w:val="none" w:sz="0" w:space="0" w:color="auto"/>
            <w:left w:val="none" w:sz="0" w:space="0" w:color="auto"/>
            <w:bottom w:val="none" w:sz="0" w:space="0" w:color="auto"/>
            <w:right w:val="none" w:sz="0" w:space="0" w:color="auto"/>
          </w:divBdr>
        </w:div>
        <w:div w:id="1954969831">
          <w:marLeft w:val="640"/>
          <w:marRight w:val="0"/>
          <w:marTop w:val="0"/>
          <w:marBottom w:val="0"/>
          <w:divBdr>
            <w:top w:val="none" w:sz="0" w:space="0" w:color="auto"/>
            <w:left w:val="none" w:sz="0" w:space="0" w:color="auto"/>
            <w:bottom w:val="none" w:sz="0" w:space="0" w:color="auto"/>
            <w:right w:val="none" w:sz="0" w:space="0" w:color="auto"/>
          </w:divBdr>
        </w:div>
        <w:div w:id="330647957">
          <w:marLeft w:val="640"/>
          <w:marRight w:val="0"/>
          <w:marTop w:val="0"/>
          <w:marBottom w:val="0"/>
          <w:divBdr>
            <w:top w:val="none" w:sz="0" w:space="0" w:color="auto"/>
            <w:left w:val="none" w:sz="0" w:space="0" w:color="auto"/>
            <w:bottom w:val="none" w:sz="0" w:space="0" w:color="auto"/>
            <w:right w:val="none" w:sz="0" w:space="0" w:color="auto"/>
          </w:divBdr>
        </w:div>
        <w:div w:id="1263419152">
          <w:marLeft w:val="640"/>
          <w:marRight w:val="0"/>
          <w:marTop w:val="0"/>
          <w:marBottom w:val="0"/>
          <w:divBdr>
            <w:top w:val="none" w:sz="0" w:space="0" w:color="auto"/>
            <w:left w:val="none" w:sz="0" w:space="0" w:color="auto"/>
            <w:bottom w:val="none" w:sz="0" w:space="0" w:color="auto"/>
            <w:right w:val="none" w:sz="0" w:space="0" w:color="auto"/>
          </w:divBdr>
        </w:div>
        <w:div w:id="1650790399">
          <w:marLeft w:val="640"/>
          <w:marRight w:val="0"/>
          <w:marTop w:val="0"/>
          <w:marBottom w:val="0"/>
          <w:divBdr>
            <w:top w:val="none" w:sz="0" w:space="0" w:color="auto"/>
            <w:left w:val="none" w:sz="0" w:space="0" w:color="auto"/>
            <w:bottom w:val="none" w:sz="0" w:space="0" w:color="auto"/>
            <w:right w:val="none" w:sz="0" w:space="0" w:color="auto"/>
          </w:divBdr>
        </w:div>
        <w:div w:id="419105758">
          <w:marLeft w:val="640"/>
          <w:marRight w:val="0"/>
          <w:marTop w:val="0"/>
          <w:marBottom w:val="0"/>
          <w:divBdr>
            <w:top w:val="none" w:sz="0" w:space="0" w:color="auto"/>
            <w:left w:val="none" w:sz="0" w:space="0" w:color="auto"/>
            <w:bottom w:val="none" w:sz="0" w:space="0" w:color="auto"/>
            <w:right w:val="none" w:sz="0" w:space="0" w:color="auto"/>
          </w:divBdr>
        </w:div>
        <w:div w:id="1778211109">
          <w:marLeft w:val="640"/>
          <w:marRight w:val="0"/>
          <w:marTop w:val="0"/>
          <w:marBottom w:val="0"/>
          <w:divBdr>
            <w:top w:val="none" w:sz="0" w:space="0" w:color="auto"/>
            <w:left w:val="none" w:sz="0" w:space="0" w:color="auto"/>
            <w:bottom w:val="none" w:sz="0" w:space="0" w:color="auto"/>
            <w:right w:val="none" w:sz="0" w:space="0" w:color="auto"/>
          </w:divBdr>
        </w:div>
        <w:div w:id="876353829">
          <w:marLeft w:val="640"/>
          <w:marRight w:val="0"/>
          <w:marTop w:val="0"/>
          <w:marBottom w:val="0"/>
          <w:divBdr>
            <w:top w:val="none" w:sz="0" w:space="0" w:color="auto"/>
            <w:left w:val="none" w:sz="0" w:space="0" w:color="auto"/>
            <w:bottom w:val="none" w:sz="0" w:space="0" w:color="auto"/>
            <w:right w:val="none" w:sz="0" w:space="0" w:color="auto"/>
          </w:divBdr>
        </w:div>
        <w:div w:id="740754276">
          <w:marLeft w:val="640"/>
          <w:marRight w:val="0"/>
          <w:marTop w:val="0"/>
          <w:marBottom w:val="0"/>
          <w:divBdr>
            <w:top w:val="none" w:sz="0" w:space="0" w:color="auto"/>
            <w:left w:val="none" w:sz="0" w:space="0" w:color="auto"/>
            <w:bottom w:val="none" w:sz="0" w:space="0" w:color="auto"/>
            <w:right w:val="none" w:sz="0" w:space="0" w:color="auto"/>
          </w:divBdr>
        </w:div>
        <w:div w:id="964236210">
          <w:marLeft w:val="640"/>
          <w:marRight w:val="0"/>
          <w:marTop w:val="0"/>
          <w:marBottom w:val="0"/>
          <w:divBdr>
            <w:top w:val="none" w:sz="0" w:space="0" w:color="auto"/>
            <w:left w:val="none" w:sz="0" w:space="0" w:color="auto"/>
            <w:bottom w:val="none" w:sz="0" w:space="0" w:color="auto"/>
            <w:right w:val="none" w:sz="0" w:space="0" w:color="auto"/>
          </w:divBdr>
        </w:div>
        <w:div w:id="1364742736">
          <w:marLeft w:val="640"/>
          <w:marRight w:val="0"/>
          <w:marTop w:val="0"/>
          <w:marBottom w:val="0"/>
          <w:divBdr>
            <w:top w:val="none" w:sz="0" w:space="0" w:color="auto"/>
            <w:left w:val="none" w:sz="0" w:space="0" w:color="auto"/>
            <w:bottom w:val="none" w:sz="0" w:space="0" w:color="auto"/>
            <w:right w:val="none" w:sz="0" w:space="0" w:color="auto"/>
          </w:divBdr>
        </w:div>
        <w:div w:id="2007784154">
          <w:marLeft w:val="640"/>
          <w:marRight w:val="0"/>
          <w:marTop w:val="0"/>
          <w:marBottom w:val="0"/>
          <w:divBdr>
            <w:top w:val="none" w:sz="0" w:space="0" w:color="auto"/>
            <w:left w:val="none" w:sz="0" w:space="0" w:color="auto"/>
            <w:bottom w:val="none" w:sz="0" w:space="0" w:color="auto"/>
            <w:right w:val="none" w:sz="0" w:space="0" w:color="auto"/>
          </w:divBdr>
        </w:div>
        <w:div w:id="450588341">
          <w:marLeft w:val="640"/>
          <w:marRight w:val="0"/>
          <w:marTop w:val="0"/>
          <w:marBottom w:val="0"/>
          <w:divBdr>
            <w:top w:val="none" w:sz="0" w:space="0" w:color="auto"/>
            <w:left w:val="none" w:sz="0" w:space="0" w:color="auto"/>
            <w:bottom w:val="none" w:sz="0" w:space="0" w:color="auto"/>
            <w:right w:val="none" w:sz="0" w:space="0" w:color="auto"/>
          </w:divBdr>
        </w:div>
        <w:div w:id="172115361">
          <w:marLeft w:val="640"/>
          <w:marRight w:val="0"/>
          <w:marTop w:val="0"/>
          <w:marBottom w:val="0"/>
          <w:divBdr>
            <w:top w:val="none" w:sz="0" w:space="0" w:color="auto"/>
            <w:left w:val="none" w:sz="0" w:space="0" w:color="auto"/>
            <w:bottom w:val="none" w:sz="0" w:space="0" w:color="auto"/>
            <w:right w:val="none" w:sz="0" w:space="0" w:color="auto"/>
          </w:divBdr>
        </w:div>
        <w:div w:id="1209999205">
          <w:marLeft w:val="640"/>
          <w:marRight w:val="0"/>
          <w:marTop w:val="0"/>
          <w:marBottom w:val="0"/>
          <w:divBdr>
            <w:top w:val="none" w:sz="0" w:space="0" w:color="auto"/>
            <w:left w:val="none" w:sz="0" w:space="0" w:color="auto"/>
            <w:bottom w:val="none" w:sz="0" w:space="0" w:color="auto"/>
            <w:right w:val="none" w:sz="0" w:space="0" w:color="auto"/>
          </w:divBdr>
        </w:div>
        <w:div w:id="1010643672">
          <w:marLeft w:val="640"/>
          <w:marRight w:val="0"/>
          <w:marTop w:val="0"/>
          <w:marBottom w:val="0"/>
          <w:divBdr>
            <w:top w:val="none" w:sz="0" w:space="0" w:color="auto"/>
            <w:left w:val="none" w:sz="0" w:space="0" w:color="auto"/>
            <w:bottom w:val="none" w:sz="0" w:space="0" w:color="auto"/>
            <w:right w:val="none" w:sz="0" w:space="0" w:color="auto"/>
          </w:divBdr>
        </w:div>
        <w:div w:id="1837529926">
          <w:marLeft w:val="640"/>
          <w:marRight w:val="0"/>
          <w:marTop w:val="0"/>
          <w:marBottom w:val="0"/>
          <w:divBdr>
            <w:top w:val="none" w:sz="0" w:space="0" w:color="auto"/>
            <w:left w:val="none" w:sz="0" w:space="0" w:color="auto"/>
            <w:bottom w:val="none" w:sz="0" w:space="0" w:color="auto"/>
            <w:right w:val="none" w:sz="0" w:space="0" w:color="auto"/>
          </w:divBdr>
        </w:div>
        <w:div w:id="2011181258">
          <w:marLeft w:val="640"/>
          <w:marRight w:val="0"/>
          <w:marTop w:val="0"/>
          <w:marBottom w:val="0"/>
          <w:divBdr>
            <w:top w:val="none" w:sz="0" w:space="0" w:color="auto"/>
            <w:left w:val="none" w:sz="0" w:space="0" w:color="auto"/>
            <w:bottom w:val="none" w:sz="0" w:space="0" w:color="auto"/>
            <w:right w:val="none" w:sz="0" w:space="0" w:color="auto"/>
          </w:divBdr>
        </w:div>
        <w:div w:id="1117875787">
          <w:marLeft w:val="640"/>
          <w:marRight w:val="0"/>
          <w:marTop w:val="0"/>
          <w:marBottom w:val="0"/>
          <w:divBdr>
            <w:top w:val="none" w:sz="0" w:space="0" w:color="auto"/>
            <w:left w:val="none" w:sz="0" w:space="0" w:color="auto"/>
            <w:bottom w:val="none" w:sz="0" w:space="0" w:color="auto"/>
            <w:right w:val="none" w:sz="0" w:space="0" w:color="auto"/>
          </w:divBdr>
        </w:div>
        <w:div w:id="537933776">
          <w:marLeft w:val="640"/>
          <w:marRight w:val="0"/>
          <w:marTop w:val="0"/>
          <w:marBottom w:val="0"/>
          <w:divBdr>
            <w:top w:val="none" w:sz="0" w:space="0" w:color="auto"/>
            <w:left w:val="none" w:sz="0" w:space="0" w:color="auto"/>
            <w:bottom w:val="none" w:sz="0" w:space="0" w:color="auto"/>
            <w:right w:val="none" w:sz="0" w:space="0" w:color="auto"/>
          </w:divBdr>
        </w:div>
        <w:div w:id="1262183869">
          <w:marLeft w:val="640"/>
          <w:marRight w:val="0"/>
          <w:marTop w:val="0"/>
          <w:marBottom w:val="0"/>
          <w:divBdr>
            <w:top w:val="none" w:sz="0" w:space="0" w:color="auto"/>
            <w:left w:val="none" w:sz="0" w:space="0" w:color="auto"/>
            <w:bottom w:val="none" w:sz="0" w:space="0" w:color="auto"/>
            <w:right w:val="none" w:sz="0" w:space="0" w:color="auto"/>
          </w:divBdr>
        </w:div>
        <w:div w:id="16928941">
          <w:marLeft w:val="640"/>
          <w:marRight w:val="0"/>
          <w:marTop w:val="0"/>
          <w:marBottom w:val="0"/>
          <w:divBdr>
            <w:top w:val="none" w:sz="0" w:space="0" w:color="auto"/>
            <w:left w:val="none" w:sz="0" w:space="0" w:color="auto"/>
            <w:bottom w:val="none" w:sz="0" w:space="0" w:color="auto"/>
            <w:right w:val="none" w:sz="0" w:space="0" w:color="auto"/>
          </w:divBdr>
        </w:div>
        <w:div w:id="135951508">
          <w:marLeft w:val="640"/>
          <w:marRight w:val="0"/>
          <w:marTop w:val="0"/>
          <w:marBottom w:val="0"/>
          <w:divBdr>
            <w:top w:val="none" w:sz="0" w:space="0" w:color="auto"/>
            <w:left w:val="none" w:sz="0" w:space="0" w:color="auto"/>
            <w:bottom w:val="none" w:sz="0" w:space="0" w:color="auto"/>
            <w:right w:val="none" w:sz="0" w:space="0" w:color="auto"/>
          </w:divBdr>
        </w:div>
        <w:div w:id="1805271044">
          <w:marLeft w:val="640"/>
          <w:marRight w:val="0"/>
          <w:marTop w:val="0"/>
          <w:marBottom w:val="0"/>
          <w:divBdr>
            <w:top w:val="none" w:sz="0" w:space="0" w:color="auto"/>
            <w:left w:val="none" w:sz="0" w:space="0" w:color="auto"/>
            <w:bottom w:val="none" w:sz="0" w:space="0" w:color="auto"/>
            <w:right w:val="none" w:sz="0" w:space="0" w:color="auto"/>
          </w:divBdr>
        </w:div>
        <w:div w:id="1609046991">
          <w:marLeft w:val="640"/>
          <w:marRight w:val="0"/>
          <w:marTop w:val="0"/>
          <w:marBottom w:val="0"/>
          <w:divBdr>
            <w:top w:val="none" w:sz="0" w:space="0" w:color="auto"/>
            <w:left w:val="none" w:sz="0" w:space="0" w:color="auto"/>
            <w:bottom w:val="none" w:sz="0" w:space="0" w:color="auto"/>
            <w:right w:val="none" w:sz="0" w:space="0" w:color="auto"/>
          </w:divBdr>
        </w:div>
        <w:div w:id="541287286">
          <w:marLeft w:val="640"/>
          <w:marRight w:val="0"/>
          <w:marTop w:val="0"/>
          <w:marBottom w:val="0"/>
          <w:divBdr>
            <w:top w:val="none" w:sz="0" w:space="0" w:color="auto"/>
            <w:left w:val="none" w:sz="0" w:space="0" w:color="auto"/>
            <w:bottom w:val="none" w:sz="0" w:space="0" w:color="auto"/>
            <w:right w:val="none" w:sz="0" w:space="0" w:color="auto"/>
          </w:divBdr>
        </w:div>
        <w:div w:id="270357318">
          <w:marLeft w:val="640"/>
          <w:marRight w:val="0"/>
          <w:marTop w:val="0"/>
          <w:marBottom w:val="0"/>
          <w:divBdr>
            <w:top w:val="none" w:sz="0" w:space="0" w:color="auto"/>
            <w:left w:val="none" w:sz="0" w:space="0" w:color="auto"/>
            <w:bottom w:val="none" w:sz="0" w:space="0" w:color="auto"/>
            <w:right w:val="none" w:sz="0" w:space="0" w:color="auto"/>
          </w:divBdr>
        </w:div>
        <w:div w:id="810051518">
          <w:marLeft w:val="640"/>
          <w:marRight w:val="0"/>
          <w:marTop w:val="0"/>
          <w:marBottom w:val="0"/>
          <w:divBdr>
            <w:top w:val="none" w:sz="0" w:space="0" w:color="auto"/>
            <w:left w:val="none" w:sz="0" w:space="0" w:color="auto"/>
            <w:bottom w:val="none" w:sz="0" w:space="0" w:color="auto"/>
            <w:right w:val="none" w:sz="0" w:space="0" w:color="auto"/>
          </w:divBdr>
        </w:div>
        <w:div w:id="635380378">
          <w:marLeft w:val="640"/>
          <w:marRight w:val="0"/>
          <w:marTop w:val="0"/>
          <w:marBottom w:val="0"/>
          <w:divBdr>
            <w:top w:val="none" w:sz="0" w:space="0" w:color="auto"/>
            <w:left w:val="none" w:sz="0" w:space="0" w:color="auto"/>
            <w:bottom w:val="none" w:sz="0" w:space="0" w:color="auto"/>
            <w:right w:val="none" w:sz="0" w:space="0" w:color="auto"/>
          </w:divBdr>
        </w:div>
        <w:div w:id="364603792">
          <w:marLeft w:val="640"/>
          <w:marRight w:val="0"/>
          <w:marTop w:val="0"/>
          <w:marBottom w:val="0"/>
          <w:divBdr>
            <w:top w:val="none" w:sz="0" w:space="0" w:color="auto"/>
            <w:left w:val="none" w:sz="0" w:space="0" w:color="auto"/>
            <w:bottom w:val="none" w:sz="0" w:space="0" w:color="auto"/>
            <w:right w:val="none" w:sz="0" w:space="0" w:color="auto"/>
          </w:divBdr>
        </w:div>
        <w:div w:id="1969044596">
          <w:marLeft w:val="640"/>
          <w:marRight w:val="0"/>
          <w:marTop w:val="0"/>
          <w:marBottom w:val="0"/>
          <w:divBdr>
            <w:top w:val="none" w:sz="0" w:space="0" w:color="auto"/>
            <w:left w:val="none" w:sz="0" w:space="0" w:color="auto"/>
            <w:bottom w:val="none" w:sz="0" w:space="0" w:color="auto"/>
            <w:right w:val="none" w:sz="0" w:space="0" w:color="auto"/>
          </w:divBdr>
        </w:div>
        <w:div w:id="1507330058">
          <w:marLeft w:val="640"/>
          <w:marRight w:val="0"/>
          <w:marTop w:val="0"/>
          <w:marBottom w:val="0"/>
          <w:divBdr>
            <w:top w:val="none" w:sz="0" w:space="0" w:color="auto"/>
            <w:left w:val="none" w:sz="0" w:space="0" w:color="auto"/>
            <w:bottom w:val="none" w:sz="0" w:space="0" w:color="auto"/>
            <w:right w:val="none" w:sz="0" w:space="0" w:color="auto"/>
          </w:divBdr>
        </w:div>
        <w:div w:id="483938967">
          <w:marLeft w:val="640"/>
          <w:marRight w:val="0"/>
          <w:marTop w:val="0"/>
          <w:marBottom w:val="0"/>
          <w:divBdr>
            <w:top w:val="none" w:sz="0" w:space="0" w:color="auto"/>
            <w:left w:val="none" w:sz="0" w:space="0" w:color="auto"/>
            <w:bottom w:val="none" w:sz="0" w:space="0" w:color="auto"/>
            <w:right w:val="none" w:sz="0" w:space="0" w:color="auto"/>
          </w:divBdr>
        </w:div>
        <w:div w:id="1160074398">
          <w:marLeft w:val="640"/>
          <w:marRight w:val="0"/>
          <w:marTop w:val="0"/>
          <w:marBottom w:val="0"/>
          <w:divBdr>
            <w:top w:val="none" w:sz="0" w:space="0" w:color="auto"/>
            <w:left w:val="none" w:sz="0" w:space="0" w:color="auto"/>
            <w:bottom w:val="none" w:sz="0" w:space="0" w:color="auto"/>
            <w:right w:val="none" w:sz="0" w:space="0" w:color="auto"/>
          </w:divBdr>
        </w:div>
        <w:div w:id="2031687781">
          <w:marLeft w:val="640"/>
          <w:marRight w:val="0"/>
          <w:marTop w:val="0"/>
          <w:marBottom w:val="0"/>
          <w:divBdr>
            <w:top w:val="none" w:sz="0" w:space="0" w:color="auto"/>
            <w:left w:val="none" w:sz="0" w:space="0" w:color="auto"/>
            <w:bottom w:val="none" w:sz="0" w:space="0" w:color="auto"/>
            <w:right w:val="none" w:sz="0" w:space="0" w:color="auto"/>
          </w:divBdr>
        </w:div>
        <w:div w:id="1151025328">
          <w:marLeft w:val="640"/>
          <w:marRight w:val="0"/>
          <w:marTop w:val="0"/>
          <w:marBottom w:val="0"/>
          <w:divBdr>
            <w:top w:val="none" w:sz="0" w:space="0" w:color="auto"/>
            <w:left w:val="none" w:sz="0" w:space="0" w:color="auto"/>
            <w:bottom w:val="none" w:sz="0" w:space="0" w:color="auto"/>
            <w:right w:val="none" w:sz="0" w:space="0" w:color="auto"/>
          </w:divBdr>
        </w:div>
        <w:div w:id="648941264">
          <w:marLeft w:val="640"/>
          <w:marRight w:val="0"/>
          <w:marTop w:val="0"/>
          <w:marBottom w:val="0"/>
          <w:divBdr>
            <w:top w:val="none" w:sz="0" w:space="0" w:color="auto"/>
            <w:left w:val="none" w:sz="0" w:space="0" w:color="auto"/>
            <w:bottom w:val="none" w:sz="0" w:space="0" w:color="auto"/>
            <w:right w:val="none" w:sz="0" w:space="0" w:color="auto"/>
          </w:divBdr>
        </w:div>
        <w:div w:id="1828551347">
          <w:marLeft w:val="640"/>
          <w:marRight w:val="0"/>
          <w:marTop w:val="0"/>
          <w:marBottom w:val="0"/>
          <w:divBdr>
            <w:top w:val="none" w:sz="0" w:space="0" w:color="auto"/>
            <w:left w:val="none" w:sz="0" w:space="0" w:color="auto"/>
            <w:bottom w:val="none" w:sz="0" w:space="0" w:color="auto"/>
            <w:right w:val="none" w:sz="0" w:space="0" w:color="auto"/>
          </w:divBdr>
        </w:div>
        <w:div w:id="1829399183">
          <w:marLeft w:val="640"/>
          <w:marRight w:val="0"/>
          <w:marTop w:val="0"/>
          <w:marBottom w:val="0"/>
          <w:divBdr>
            <w:top w:val="none" w:sz="0" w:space="0" w:color="auto"/>
            <w:left w:val="none" w:sz="0" w:space="0" w:color="auto"/>
            <w:bottom w:val="none" w:sz="0" w:space="0" w:color="auto"/>
            <w:right w:val="none" w:sz="0" w:space="0" w:color="auto"/>
          </w:divBdr>
        </w:div>
        <w:div w:id="1092823027">
          <w:marLeft w:val="640"/>
          <w:marRight w:val="0"/>
          <w:marTop w:val="0"/>
          <w:marBottom w:val="0"/>
          <w:divBdr>
            <w:top w:val="none" w:sz="0" w:space="0" w:color="auto"/>
            <w:left w:val="none" w:sz="0" w:space="0" w:color="auto"/>
            <w:bottom w:val="none" w:sz="0" w:space="0" w:color="auto"/>
            <w:right w:val="none" w:sz="0" w:space="0" w:color="auto"/>
          </w:divBdr>
        </w:div>
        <w:div w:id="827213021">
          <w:marLeft w:val="640"/>
          <w:marRight w:val="0"/>
          <w:marTop w:val="0"/>
          <w:marBottom w:val="0"/>
          <w:divBdr>
            <w:top w:val="none" w:sz="0" w:space="0" w:color="auto"/>
            <w:left w:val="none" w:sz="0" w:space="0" w:color="auto"/>
            <w:bottom w:val="none" w:sz="0" w:space="0" w:color="auto"/>
            <w:right w:val="none" w:sz="0" w:space="0" w:color="auto"/>
          </w:divBdr>
        </w:div>
        <w:div w:id="1735733754">
          <w:marLeft w:val="640"/>
          <w:marRight w:val="0"/>
          <w:marTop w:val="0"/>
          <w:marBottom w:val="0"/>
          <w:divBdr>
            <w:top w:val="none" w:sz="0" w:space="0" w:color="auto"/>
            <w:left w:val="none" w:sz="0" w:space="0" w:color="auto"/>
            <w:bottom w:val="none" w:sz="0" w:space="0" w:color="auto"/>
            <w:right w:val="none" w:sz="0" w:space="0" w:color="auto"/>
          </w:divBdr>
        </w:div>
        <w:div w:id="479347084">
          <w:marLeft w:val="640"/>
          <w:marRight w:val="0"/>
          <w:marTop w:val="0"/>
          <w:marBottom w:val="0"/>
          <w:divBdr>
            <w:top w:val="none" w:sz="0" w:space="0" w:color="auto"/>
            <w:left w:val="none" w:sz="0" w:space="0" w:color="auto"/>
            <w:bottom w:val="none" w:sz="0" w:space="0" w:color="auto"/>
            <w:right w:val="none" w:sz="0" w:space="0" w:color="auto"/>
          </w:divBdr>
        </w:div>
        <w:div w:id="1598442017">
          <w:marLeft w:val="640"/>
          <w:marRight w:val="0"/>
          <w:marTop w:val="0"/>
          <w:marBottom w:val="0"/>
          <w:divBdr>
            <w:top w:val="none" w:sz="0" w:space="0" w:color="auto"/>
            <w:left w:val="none" w:sz="0" w:space="0" w:color="auto"/>
            <w:bottom w:val="none" w:sz="0" w:space="0" w:color="auto"/>
            <w:right w:val="none" w:sz="0" w:space="0" w:color="auto"/>
          </w:divBdr>
        </w:div>
      </w:divsChild>
    </w:div>
    <w:div w:id="1280454049">
      <w:marLeft w:val="0"/>
      <w:marRight w:val="0"/>
      <w:marTop w:val="0"/>
      <w:marBottom w:val="0"/>
      <w:divBdr>
        <w:top w:val="none" w:sz="0" w:space="0" w:color="auto"/>
        <w:left w:val="none" w:sz="0" w:space="0" w:color="auto"/>
        <w:bottom w:val="none" w:sz="0" w:space="0" w:color="auto"/>
        <w:right w:val="none" w:sz="0" w:space="0" w:color="auto"/>
      </w:divBdr>
    </w:div>
    <w:div w:id="1282566886">
      <w:marLeft w:val="0"/>
      <w:marRight w:val="0"/>
      <w:marTop w:val="0"/>
      <w:marBottom w:val="0"/>
      <w:divBdr>
        <w:top w:val="none" w:sz="0" w:space="0" w:color="auto"/>
        <w:left w:val="none" w:sz="0" w:space="0" w:color="auto"/>
        <w:bottom w:val="none" w:sz="0" w:space="0" w:color="auto"/>
        <w:right w:val="none" w:sz="0" w:space="0" w:color="auto"/>
      </w:divBdr>
    </w:div>
    <w:div w:id="1286960755">
      <w:bodyDiv w:val="1"/>
      <w:marLeft w:val="0"/>
      <w:marRight w:val="0"/>
      <w:marTop w:val="0"/>
      <w:marBottom w:val="0"/>
      <w:divBdr>
        <w:top w:val="none" w:sz="0" w:space="0" w:color="auto"/>
        <w:left w:val="none" w:sz="0" w:space="0" w:color="auto"/>
        <w:bottom w:val="none" w:sz="0" w:space="0" w:color="auto"/>
        <w:right w:val="none" w:sz="0" w:space="0" w:color="auto"/>
      </w:divBdr>
      <w:divsChild>
        <w:div w:id="32536255">
          <w:marLeft w:val="640"/>
          <w:marRight w:val="0"/>
          <w:marTop w:val="0"/>
          <w:marBottom w:val="0"/>
          <w:divBdr>
            <w:top w:val="none" w:sz="0" w:space="0" w:color="auto"/>
            <w:left w:val="none" w:sz="0" w:space="0" w:color="auto"/>
            <w:bottom w:val="none" w:sz="0" w:space="0" w:color="auto"/>
            <w:right w:val="none" w:sz="0" w:space="0" w:color="auto"/>
          </w:divBdr>
        </w:div>
        <w:div w:id="50691475">
          <w:marLeft w:val="640"/>
          <w:marRight w:val="0"/>
          <w:marTop w:val="0"/>
          <w:marBottom w:val="0"/>
          <w:divBdr>
            <w:top w:val="none" w:sz="0" w:space="0" w:color="auto"/>
            <w:left w:val="none" w:sz="0" w:space="0" w:color="auto"/>
            <w:bottom w:val="none" w:sz="0" w:space="0" w:color="auto"/>
            <w:right w:val="none" w:sz="0" w:space="0" w:color="auto"/>
          </w:divBdr>
        </w:div>
        <w:div w:id="66458406">
          <w:marLeft w:val="640"/>
          <w:marRight w:val="0"/>
          <w:marTop w:val="0"/>
          <w:marBottom w:val="0"/>
          <w:divBdr>
            <w:top w:val="none" w:sz="0" w:space="0" w:color="auto"/>
            <w:left w:val="none" w:sz="0" w:space="0" w:color="auto"/>
            <w:bottom w:val="none" w:sz="0" w:space="0" w:color="auto"/>
            <w:right w:val="none" w:sz="0" w:space="0" w:color="auto"/>
          </w:divBdr>
        </w:div>
        <w:div w:id="73861250">
          <w:marLeft w:val="640"/>
          <w:marRight w:val="0"/>
          <w:marTop w:val="0"/>
          <w:marBottom w:val="0"/>
          <w:divBdr>
            <w:top w:val="none" w:sz="0" w:space="0" w:color="auto"/>
            <w:left w:val="none" w:sz="0" w:space="0" w:color="auto"/>
            <w:bottom w:val="none" w:sz="0" w:space="0" w:color="auto"/>
            <w:right w:val="none" w:sz="0" w:space="0" w:color="auto"/>
          </w:divBdr>
        </w:div>
        <w:div w:id="122509288">
          <w:marLeft w:val="640"/>
          <w:marRight w:val="0"/>
          <w:marTop w:val="0"/>
          <w:marBottom w:val="0"/>
          <w:divBdr>
            <w:top w:val="none" w:sz="0" w:space="0" w:color="auto"/>
            <w:left w:val="none" w:sz="0" w:space="0" w:color="auto"/>
            <w:bottom w:val="none" w:sz="0" w:space="0" w:color="auto"/>
            <w:right w:val="none" w:sz="0" w:space="0" w:color="auto"/>
          </w:divBdr>
        </w:div>
        <w:div w:id="141890236">
          <w:marLeft w:val="640"/>
          <w:marRight w:val="0"/>
          <w:marTop w:val="0"/>
          <w:marBottom w:val="0"/>
          <w:divBdr>
            <w:top w:val="none" w:sz="0" w:space="0" w:color="auto"/>
            <w:left w:val="none" w:sz="0" w:space="0" w:color="auto"/>
            <w:bottom w:val="none" w:sz="0" w:space="0" w:color="auto"/>
            <w:right w:val="none" w:sz="0" w:space="0" w:color="auto"/>
          </w:divBdr>
        </w:div>
        <w:div w:id="155919416">
          <w:marLeft w:val="640"/>
          <w:marRight w:val="0"/>
          <w:marTop w:val="0"/>
          <w:marBottom w:val="0"/>
          <w:divBdr>
            <w:top w:val="none" w:sz="0" w:space="0" w:color="auto"/>
            <w:left w:val="none" w:sz="0" w:space="0" w:color="auto"/>
            <w:bottom w:val="none" w:sz="0" w:space="0" w:color="auto"/>
            <w:right w:val="none" w:sz="0" w:space="0" w:color="auto"/>
          </w:divBdr>
        </w:div>
        <w:div w:id="266618835">
          <w:marLeft w:val="640"/>
          <w:marRight w:val="0"/>
          <w:marTop w:val="0"/>
          <w:marBottom w:val="0"/>
          <w:divBdr>
            <w:top w:val="none" w:sz="0" w:space="0" w:color="auto"/>
            <w:left w:val="none" w:sz="0" w:space="0" w:color="auto"/>
            <w:bottom w:val="none" w:sz="0" w:space="0" w:color="auto"/>
            <w:right w:val="none" w:sz="0" w:space="0" w:color="auto"/>
          </w:divBdr>
        </w:div>
        <w:div w:id="277033713">
          <w:marLeft w:val="640"/>
          <w:marRight w:val="0"/>
          <w:marTop w:val="0"/>
          <w:marBottom w:val="0"/>
          <w:divBdr>
            <w:top w:val="none" w:sz="0" w:space="0" w:color="auto"/>
            <w:left w:val="none" w:sz="0" w:space="0" w:color="auto"/>
            <w:bottom w:val="none" w:sz="0" w:space="0" w:color="auto"/>
            <w:right w:val="none" w:sz="0" w:space="0" w:color="auto"/>
          </w:divBdr>
        </w:div>
        <w:div w:id="298346421">
          <w:marLeft w:val="640"/>
          <w:marRight w:val="0"/>
          <w:marTop w:val="0"/>
          <w:marBottom w:val="0"/>
          <w:divBdr>
            <w:top w:val="none" w:sz="0" w:space="0" w:color="auto"/>
            <w:left w:val="none" w:sz="0" w:space="0" w:color="auto"/>
            <w:bottom w:val="none" w:sz="0" w:space="0" w:color="auto"/>
            <w:right w:val="none" w:sz="0" w:space="0" w:color="auto"/>
          </w:divBdr>
        </w:div>
        <w:div w:id="446200093">
          <w:marLeft w:val="640"/>
          <w:marRight w:val="0"/>
          <w:marTop w:val="0"/>
          <w:marBottom w:val="0"/>
          <w:divBdr>
            <w:top w:val="none" w:sz="0" w:space="0" w:color="auto"/>
            <w:left w:val="none" w:sz="0" w:space="0" w:color="auto"/>
            <w:bottom w:val="none" w:sz="0" w:space="0" w:color="auto"/>
            <w:right w:val="none" w:sz="0" w:space="0" w:color="auto"/>
          </w:divBdr>
        </w:div>
        <w:div w:id="452286663">
          <w:marLeft w:val="640"/>
          <w:marRight w:val="0"/>
          <w:marTop w:val="0"/>
          <w:marBottom w:val="0"/>
          <w:divBdr>
            <w:top w:val="none" w:sz="0" w:space="0" w:color="auto"/>
            <w:left w:val="none" w:sz="0" w:space="0" w:color="auto"/>
            <w:bottom w:val="none" w:sz="0" w:space="0" w:color="auto"/>
            <w:right w:val="none" w:sz="0" w:space="0" w:color="auto"/>
          </w:divBdr>
        </w:div>
        <w:div w:id="523716990">
          <w:marLeft w:val="640"/>
          <w:marRight w:val="0"/>
          <w:marTop w:val="0"/>
          <w:marBottom w:val="0"/>
          <w:divBdr>
            <w:top w:val="none" w:sz="0" w:space="0" w:color="auto"/>
            <w:left w:val="none" w:sz="0" w:space="0" w:color="auto"/>
            <w:bottom w:val="none" w:sz="0" w:space="0" w:color="auto"/>
            <w:right w:val="none" w:sz="0" w:space="0" w:color="auto"/>
          </w:divBdr>
        </w:div>
        <w:div w:id="540703741">
          <w:marLeft w:val="640"/>
          <w:marRight w:val="0"/>
          <w:marTop w:val="0"/>
          <w:marBottom w:val="0"/>
          <w:divBdr>
            <w:top w:val="none" w:sz="0" w:space="0" w:color="auto"/>
            <w:left w:val="none" w:sz="0" w:space="0" w:color="auto"/>
            <w:bottom w:val="none" w:sz="0" w:space="0" w:color="auto"/>
            <w:right w:val="none" w:sz="0" w:space="0" w:color="auto"/>
          </w:divBdr>
        </w:div>
        <w:div w:id="687407243">
          <w:marLeft w:val="640"/>
          <w:marRight w:val="0"/>
          <w:marTop w:val="0"/>
          <w:marBottom w:val="0"/>
          <w:divBdr>
            <w:top w:val="none" w:sz="0" w:space="0" w:color="auto"/>
            <w:left w:val="none" w:sz="0" w:space="0" w:color="auto"/>
            <w:bottom w:val="none" w:sz="0" w:space="0" w:color="auto"/>
            <w:right w:val="none" w:sz="0" w:space="0" w:color="auto"/>
          </w:divBdr>
        </w:div>
        <w:div w:id="696274582">
          <w:marLeft w:val="640"/>
          <w:marRight w:val="0"/>
          <w:marTop w:val="0"/>
          <w:marBottom w:val="0"/>
          <w:divBdr>
            <w:top w:val="none" w:sz="0" w:space="0" w:color="auto"/>
            <w:left w:val="none" w:sz="0" w:space="0" w:color="auto"/>
            <w:bottom w:val="none" w:sz="0" w:space="0" w:color="auto"/>
            <w:right w:val="none" w:sz="0" w:space="0" w:color="auto"/>
          </w:divBdr>
        </w:div>
        <w:div w:id="717313838">
          <w:marLeft w:val="640"/>
          <w:marRight w:val="0"/>
          <w:marTop w:val="0"/>
          <w:marBottom w:val="0"/>
          <w:divBdr>
            <w:top w:val="none" w:sz="0" w:space="0" w:color="auto"/>
            <w:left w:val="none" w:sz="0" w:space="0" w:color="auto"/>
            <w:bottom w:val="none" w:sz="0" w:space="0" w:color="auto"/>
            <w:right w:val="none" w:sz="0" w:space="0" w:color="auto"/>
          </w:divBdr>
        </w:div>
        <w:div w:id="727220038">
          <w:marLeft w:val="640"/>
          <w:marRight w:val="0"/>
          <w:marTop w:val="0"/>
          <w:marBottom w:val="0"/>
          <w:divBdr>
            <w:top w:val="none" w:sz="0" w:space="0" w:color="auto"/>
            <w:left w:val="none" w:sz="0" w:space="0" w:color="auto"/>
            <w:bottom w:val="none" w:sz="0" w:space="0" w:color="auto"/>
            <w:right w:val="none" w:sz="0" w:space="0" w:color="auto"/>
          </w:divBdr>
        </w:div>
        <w:div w:id="749892755">
          <w:marLeft w:val="640"/>
          <w:marRight w:val="0"/>
          <w:marTop w:val="0"/>
          <w:marBottom w:val="0"/>
          <w:divBdr>
            <w:top w:val="none" w:sz="0" w:space="0" w:color="auto"/>
            <w:left w:val="none" w:sz="0" w:space="0" w:color="auto"/>
            <w:bottom w:val="none" w:sz="0" w:space="0" w:color="auto"/>
            <w:right w:val="none" w:sz="0" w:space="0" w:color="auto"/>
          </w:divBdr>
        </w:div>
        <w:div w:id="757406616">
          <w:marLeft w:val="640"/>
          <w:marRight w:val="0"/>
          <w:marTop w:val="0"/>
          <w:marBottom w:val="0"/>
          <w:divBdr>
            <w:top w:val="none" w:sz="0" w:space="0" w:color="auto"/>
            <w:left w:val="none" w:sz="0" w:space="0" w:color="auto"/>
            <w:bottom w:val="none" w:sz="0" w:space="0" w:color="auto"/>
            <w:right w:val="none" w:sz="0" w:space="0" w:color="auto"/>
          </w:divBdr>
        </w:div>
        <w:div w:id="829563285">
          <w:marLeft w:val="640"/>
          <w:marRight w:val="0"/>
          <w:marTop w:val="0"/>
          <w:marBottom w:val="0"/>
          <w:divBdr>
            <w:top w:val="none" w:sz="0" w:space="0" w:color="auto"/>
            <w:left w:val="none" w:sz="0" w:space="0" w:color="auto"/>
            <w:bottom w:val="none" w:sz="0" w:space="0" w:color="auto"/>
            <w:right w:val="none" w:sz="0" w:space="0" w:color="auto"/>
          </w:divBdr>
        </w:div>
        <w:div w:id="850686173">
          <w:marLeft w:val="640"/>
          <w:marRight w:val="0"/>
          <w:marTop w:val="0"/>
          <w:marBottom w:val="0"/>
          <w:divBdr>
            <w:top w:val="none" w:sz="0" w:space="0" w:color="auto"/>
            <w:left w:val="none" w:sz="0" w:space="0" w:color="auto"/>
            <w:bottom w:val="none" w:sz="0" w:space="0" w:color="auto"/>
            <w:right w:val="none" w:sz="0" w:space="0" w:color="auto"/>
          </w:divBdr>
        </w:div>
        <w:div w:id="852718899">
          <w:marLeft w:val="640"/>
          <w:marRight w:val="0"/>
          <w:marTop w:val="0"/>
          <w:marBottom w:val="0"/>
          <w:divBdr>
            <w:top w:val="none" w:sz="0" w:space="0" w:color="auto"/>
            <w:left w:val="none" w:sz="0" w:space="0" w:color="auto"/>
            <w:bottom w:val="none" w:sz="0" w:space="0" w:color="auto"/>
            <w:right w:val="none" w:sz="0" w:space="0" w:color="auto"/>
          </w:divBdr>
        </w:div>
        <w:div w:id="923999586">
          <w:marLeft w:val="640"/>
          <w:marRight w:val="0"/>
          <w:marTop w:val="0"/>
          <w:marBottom w:val="0"/>
          <w:divBdr>
            <w:top w:val="none" w:sz="0" w:space="0" w:color="auto"/>
            <w:left w:val="none" w:sz="0" w:space="0" w:color="auto"/>
            <w:bottom w:val="none" w:sz="0" w:space="0" w:color="auto"/>
            <w:right w:val="none" w:sz="0" w:space="0" w:color="auto"/>
          </w:divBdr>
        </w:div>
        <w:div w:id="1103960990">
          <w:marLeft w:val="640"/>
          <w:marRight w:val="0"/>
          <w:marTop w:val="0"/>
          <w:marBottom w:val="0"/>
          <w:divBdr>
            <w:top w:val="none" w:sz="0" w:space="0" w:color="auto"/>
            <w:left w:val="none" w:sz="0" w:space="0" w:color="auto"/>
            <w:bottom w:val="none" w:sz="0" w:space="0" w:color="auto"/>
            <w:right w:val="none" w:sz="0" w:space="0" w:color="auto"/>
          </w:divBdr>
        </w:div>
        <w:div w:id="1139421621">
          <w:marLeft w:val="640"/>
          <w:marRight w:val="0"/>
          <w:marTop w:val="0"/>
          <w:marBottom w:val="0"/>
          <w:divBdr>
            <w:top w:val="none" w:sz="0" w:space="0" w:color="auto"/>
            <w:left w:val="none" w:sz="0" w:space="0" w:color="auto"/>
            <w:bottom w:val="none" w:sz="0" w:space="0" w:color="auto"/>
            <w:right w:val="none" w:sz="0" w:space="0" w:color="auto"/>
          </w:divBdr>
        </w:div>
        <w:div w:id="1171142794">
          <w:marLeft w:val="640"/>
          <w:marRight w:val="0"/>
          <w:marTop w:val="0"/>
          <w:marBottom w:val="0"/>
          <w:divBdr>
            <w:top w:val="none" w:sz="0" w:space="0" w:color="auto"/>
            <w:left w:val="none" w:sz="0" w:space="0" w:color="auto"/>
            <w:bottom w:val="none" w:sz="0" w:space="0" w:color="auto"/>
            <w:right w:val="none" w:sz="0" w:space="0" w:color="auto"/>
          </w:divBdr>
        </w:div>
        <w:div w:id="1210410093">
          <w:marLeft w:val="640"/>
          <w:marRight w:val="0"/>
          <w:marTop w:val="0"/>
          <w:marBottom w:val="0"/>
          <w:divBdr>
            <w:top w:val="none" w:sz="0" w:space="0" w:color="auto"/>
            <w:left w:val="none" w:sz="0" w:space="0" w:color="auto"/>
            <w:bottom w:val="none" w:sz="0" w:space="0" w:color="auto"/>
            <w:right w:val="none" w:sz="0" w:space="0" w:color="auto"/>
          </w:divBdr>
        </w:div>
        <w:div w:id="1219246318">
          <w:marLeft w:val="640"/>
          <w:marRight w:val="0"/>
          <w:marTop w:val="0"/>
          <w:marBottom w:val="0"/>
          <w:divBdr>
            <w:top w:val="none" w:sz="0" w:space="0" w:color="auto"/>
            <w:left w:val="none" w:sz="0" w:space="0" w:color="auto"/>
            <w:bottom w:val="none" w:sz="0" w:space="0" w:color="auto"/>
            <w:right w:val="none" w:sz="0" w:space="0" w:color="auto"/>
          </w:divBdr>
        </w:div>
        <w:div w:id="1248228372">
          <w:marLeft w:val="640"/>
          <w:marRight w:val="0"/>
          <w:marTop w:val="0"/>
          <w:marBottom w:val="0"/>
          <w:divBdr>
            <w:top w:val="none" w:sz="0" w:space="0" w:color="auto"/>
            <w:left w:val="none" w:sz="0" w:space="0" w:color="auto"/>
            <w:bottom w:val="none" w:sz="0" w:space="0" w:color="auto"/>
            <w:right w:val="none" w:sz="0" w:space="0" w:color="auto"/>
          </w:divBdr>
        </w:div>
        <w:div w:id="1260603734">
          <w:marLeft w:val="640"/>
          <w:marRight w:val="0"/>
          <w:marTop w:val="0"/>
          <w:marBottom w:val="0"/>
          <w:divBdr>
            <w:top w:val="none" w:sz="0" w:space="0" w:color="auto"/>
            <w:left w:val="none" w:sz="0" w:space="0" w:color="auto"/>
            <w:bottom w:val="none" w:sz="0" w:space="0" w:color="auto"/>
            <w:right w:val="none" w:sz="0" w:space="0" w:color="auto"/>
          </w:divBdr>
        </w:div>
        <w:div w:id="1289386387">
          <w:marLeft w:val="640"/>
          <w:marRight w:val="0"/>
          <w:marTop w:val="0"/>
          <w:marBottom w:val="0"/>
          <w:divBdr>
            <w:top w:val="none" w:sz="0" w:space="0" w:color="auto"/>
            <w:left w:val="none" w:sz="0" w:space="0" w:color="auto"/>
            <w:bottom w:val="none" w:sz="0" w:space="0" w:color="auto"/>
            <w:right w:val="none" w:sz="0" w:space="0" w:color="auto"/>
          </w:divBdr>
        </w:div>
        <w:div w:id="1509174913">
          <w:marLeft w:val="640"/>
          <w:marRight w:val="0"/>
          <w:marTop w:val="0"/>
          <w:marBottom w:val="0"/>
          <w:divBdr>
            <w:top w:val="none" w:sz="0" w:space="0" w:color="auto"/>
            <w:left w:val="none" w:sz="0" w:space="0" w:color="auto"/>
            <w:bottom w:val="none" w:sz="0" w:space="0" w:color="auto"/>
            <w:right w:val="none" w:sz="0" w:space="0" w:color="auto"/>
          </w:divBdr>
        </w:div>
        <w:div w:id="1523938718">
          <w:marLeft w:val="640"/>
          <w:marRight w:val="0"/>
          <w:marTop w:val="0"/>
          <w:marBottom w:val="0"/>
          <w:divBdr>
            <w:top w:val="none" w:sz="0" w:space="0" w:color="auto"/>
            <w:left w:val="none" w:sz="0" w:space="0" w:color="auto"/>
            <w:bottom w:val="none" w:sz="0" w:space="0" w:color="auto"/>
            <w:right w:val="none" w:sz="0" w:space="0" w:color="auto"/>
          </w:divBdr>
        </w:div>
        <w:div w:id="1563246900">
          <w:marLeft w:val="640"/>
          <w:marRight w:val="0"/>
          <w:marTop w:val="0"/>
          <w:marBottom w:val="0"/>
          <w:divBdr>
            <w:top w:val="none" w:sz="0" w:space="0" w:color="auto"/>
            <w:left w:val="none" w:sz="0" w:space="0" w:color="auto"/>
            <w:bottom w:val="none" w:sz="0" w:space="0" w:color="auto"/>
            <w:right w:val="none" w:sz="0" w:space="0" w:color="auto"/>
          </w:divBdr>
        </w:div>
        <w:div w:id="1624843110">
          <w:marLeft w:val="640"/>
          <w:marRight w:val="0"/>
          <w:marTop w:val="0"/>
          <w:marBottom w:val="0"/>
          <w:divBdr>
            <w:top w:val="none" w:sz="0" w:space="0" w:color="auto"/>
            <w:left w:val="none" w:sz="0" w:space="0" w:color="auto"/>
            <w:bottom w:val="none" w:sz="0" w:space="0" w:color="auto"/>
            <w:right w:val="none" w:sz="0" w:space="0" w:color="auto"/>
          </w:divBdr>
        </w:div>
        <w:div w:id="1644627218">
          <w:marLeft w:val="640"/>
          <w:marRight w:val="0"/>
          <w:marTop w:val="0"/>
          <w:marBottom w:val="0"/>
          <w:divBdr>
            <w:top w:val="none" w:sz="0" w:space="0" w:color="auto"/>
            <w:left w:val="none" w:sz="0" w:space="0" w:color="auto"/>
            <w:bottom w:val="none" w:sz="0" w:space="0" w:color="auto"/>
            <w:right w:val="none" w:sz="0" w:space="0" w:color="auto"/>
          </w:divBdr>
        </w:div>
        <w:div w:id="1666781278">
          <w:marLeft w:val="640"/>
          <w:marRight w:val="0"/>
          <w:marTop w:val="0"/>
          <w:marBottom w:val="0"/>
          <w:divBdr>
            <w:top w:val="none" w:sz="0" w:space="0" w:color="auto"/>
            <w:left w:val="none" w:sz="0" w:space="0" w:color="auto"/>
            <w:bottom w:val="none" w:sz="0" w:space="0" w:color="auto"/>
            <w:right w:val="none" w:sz="0" w:space="0" w:color="auto"/>
          </w:divBdr>
        </w:div>
        <w:div w:id="1726639270">
          <w:marLeft w:val="640"/>
          <w:marRight w:val="0"/>
          <w:marTop w:val="0"/>
          <w:marBottom w:val="0"/>
          <w:divBdr>
            <w:top w:val="none" w:sz="0" w:space="0" w:color="auto"/>
            <w:left w:val="none" w:sz="0" w:space="0" w:color="auto"/>
            <w:bottom w:val="none" w:sz="0" w:space="0" w:color="auto"/>
            <w:right w:val="none" w:sz="0" w:space="0" w:color="auto"/>
          </w:divBdr>
        </w:div>
        <w:div w:id="1753500995">
          <w:marLeft w:val="640"/>
          <w:marRight w:val="0"/>
          <w:marTop w:val="0"/>
          <w:marBottom w:val="0"/>
          <w:divBdr>
            <w:top w:val="none" w:sz="0" w:space="0" w:color="auto"/>
            <w:left w:val="none" w:sz="0" w:space="0" w:color="auto"/>
            <w:bottom w:val="none" w:sz="0" w:space="0" w:color="auto"/>
            <w:right w:val="none" w:sz="0" w:space="0" w:color="auto"/>
          </w:divBdr>
        </w:div>
        <w:div w:id="1835678672">
          <w:marLeft w:val="640"/>
          <w:marRight w:val="0"/>
          <w:marTop w:val="0"/>
          <w:marBottom w:val="0"/>
          <w:divBdr>
            <w:top w:val="none" w:sz="0" w:space="0" w:color="auto"/>
            <w:left w:val="none" w:sz="0" w:space="0" w:color="auto"/>
            <w:bottom w:val="none" w:sz="0" w:space="0" w:color="auto"/>
            <w:right w:val="none" w:sz="0" w:space="0" w:color="auto"/>
          </w:divBdr>
        </w:div>
        <w:div w:id="1876385314">
          <w:marLeft w:val="640"/>
          <w:marRight w:val="0"/>
          <w:marTop w:val="0"/>
          <w:marBottom w:val="0"/>
          <w:divBdr>
            <w:top w:val="none" w:sz="0" w:space="0" w:color="auto"/>
            <w:left w:val="none" w:sz="0" w:space="0" w:color="auto"/>
            <w:bottom w:val="none" w:sz="0" w:space="0" w:color="auto"/>
            <w:right w:val="none" w:sz="0" w:space="0" w:color="auto"/>
          </w:divBdr>
        </w:div>
        <w:div w:id="1921480183">
          <w:marLeft w:val="640"/>
          <w:marRight w:val="0"/>
          <w:marTop w:val="0"/>
          <w:marBottom w:val="0"/>
          <w:divBdr>
            <w:top w:val="none" w:sz="0" w:space="0" w:color="auto"/>
            <w:left w:val="none" w:sz="0" w:space="0" w:color="auto"/>
            <w:bottom w:val="none" w:sz="0" w:space="0" w:color="auto"/>
            <w:right w:val="none" w:sz="0" w:space="0" w:color="auto"/>
          </w:divBdr>
        </w:div>
        <w:div w:id="1948273831">
          <w:marLeft w:val="640"/>
          <w:marRight w:val="0"/>
          <w:marTop w:val="0"/>
          <w:marBottom w:val="0"/>
          <w:divBdr>
            <w:top w:val="none" w:sz="0" w:space="0" w:color="auto"/>
            <w:left w:val="none" w:sz="0" w:space="0" w:color="auto"/>
            <w:bottom w:val="none" w:sz="0" w:space="0" w:color="auto"/>
            <w:right w:val="none" w:sz="0" w:space="0" w:color="auto"/>
          </w:divBdr>
        </w:div>
        <w:div w:id="1949971225">
          <w:marLeft w:val="640"/>
          <w:marRight w:val="0"/>
          <w:marTop w:val="0"/>
          <w:marBottom w:val="0"/>
          <w:divBdr>
            <w:top w:val="none" w:sz="0" w:space="0" w:color="auto"/>
            <w:left w:val="none" w:sz="0" w:space="0" w:color="auto"/>
            <w:bottom w:val="none" w:sz="0" w:space="0" w:color="auto"/>
            <w:right w:val="none" w:sz="0" w:space="0" w:color="auto"/>
          </w:divBdr>
        </w:div>
        <w:div w:id="1955363006">
          <w:marLeft w:val="640"/>
          <w:marRight w:val="0"/>
          <w:marTop w:val="0"/>
          <w:marBottom w:val="0"/>
          <w:divBdr>
            <w:top w:val="none" w:sz="0" w:space="0" w:color="auto"/>
            <w:left w:val="none" w:sz="0" w:space="0" w:color="auto"/>
            <w:bottom w:val="none" w:sz="0" w:space="0" w:color="auto"/>
            <w:right w:val="none" w:sz="0" w:space="0" w:color="auto"/>
          </w:divBdr>
        </w:div>
        <w:div w:id="1964343193">
          <w:marLeft w:val="640"/>
          <w:marRight w:val="0"/>
          <w:marTop w:val="0"/>
          <w:marBottom w:val="0"/>
          <w:divBdr>
            <w:top w:val="none" w:sz="0" w:space="0" w:color="auto"/>
            <w:left w:val="none" w:sz="0" w:space="0" w:color="auto"/>
            <w:bottom w:val="none" w:sz="0" w:space="0" w:color="auto"/>
            <w:right w:val="none" w:sz="0" w:space="0" w:color="auto"/>
          </w:divBdr>
        </w:div>
        <w:div w:id="2027516621">
          <w:marLeft w:val="640"/>
          <w:marRight w:val="0"/>
          <w:marTop w:val="0"/>
          <w:marBottom w:val="0"/>
          <w:divBdr>
            <w:top w:val="none" w:sz="0" w:space="0" w:color="auto"/>
            <w:left w:val="none" w:sz="0" w:space="0" w:color="auto"/>
            <w:bottom w:val="none" w:sz="0" w:space="0" w:color="auto"/>
            <w:right w:val="none" w:sz="0" w:space="0" w:color="auto"/>
          </w:divBdr>
        </w:div>
        <w:div w:id="2037464624">
          <w:marLeft w:val="640"/>
          <w:marRight w:val="0"/>
          <w:marTop w:val="0"/>
          <w:marBottom w:val="0"/>
          <w:divBdr>
            <w:top w:val="none" w:sz="0" w:space="0" w:color="auto"/>
            <w:left w:val="none" w:sz="0" w:space="0" w:color="auto"/>
            <w:bottom w:val="none" w:sz="0" w:space="0" w:color="auto"/>
            <w:right w:val="none" w:sz="0" w:space="0" w:color="auto"/>
          </w:divBdr>
        </w:div>
        <w:div w:id="2116828276">
          <w:marLeft w:val="640"/>
          <w:marRight w:val="0"/>
          <w:marTop w:val="0"/>
          <w:marBottom w:val="0"/>
          <w:divBdr>
            <w:top w:val="none" w:sz="0" w:space="0" w:color="auto"/>
            <w:left w:val="none" w:sz="0" w:space="0" w:color="auto"/>
            <w:bottom w:val="none" w:sz="0" w:space="0" w:color="auto"/>
            <w:right w:val="none" w:sz="0" w:space="0" w:color="auto"/>
          </w:divBdr>
        </w:div>
        <w:div w:id="2131512885">
          <w:marLeft w:val="640"/>
          <w:marRight w:val="0"/>
          <w:marTop w:val="0"/>
          <w:marBottom w:val="0"/>
          <w:divBdr>
            <w:top w:val="none" w:sz="0" w:space="0" w:color="auto"/>
            <w:left w:val="none" w:sz="0" w:space="0" w:color="auto"/>
            <w:bottom w:val="none" w:sz="0" w:space="0" w:color="auto"/>
            <w:right w:val="none" w:sz="0" w:space="0" w:color="auto"/>
          </w:divBdr>
        </w:div>
      </w:divsChild>
    </w:div>
    <w:div w:id="1290673756">
      <w:marLeft w:val="0"/>
      <w:marRight w:val="0"/>
      <w:marTop w:val="0"/>
      <w:marBottom w:val="0"/>
      <w:divBdr>
        <w:top w:val="none" w:sz="0" w:space="0" w:color="auto"/>
        <w:left w:val="none" w:sz="0" w:space="0" w:color="auto"/>
        <w:bottom w:val="none" w:sz="0" w:space="0" w:color="auto"/>
        <w:right w:val="none" w:sz="0" w:space="0" w:color="auto"/>
      </w:divBdr>
    </w:div>
    <w:div w:id="1298415026">
      <w:marLeft w:val="0"/>
      <w:marRight w:val="0"/>
      <w:marTop w:val="0"/>
      <w:marBottom w:val="0"/>
      <w:divBdr>
        <w:top w:val="none" w:sz="0" w:space="0" w:color="auto"/>
        <w:left w:val="none" w:sz="0" w:space="0" w:color="auto"/>
        <w:bottom w:val="none" w:sz="0" w:space="0" w:color="auto"/>
        <w:right w:val="none" w:sz="0" w:space="0" w:color="auto"/>
      </w:divBdr>
    </w:div>
    <w:div w:id="1298606187">
      <w:marLeft w:val="0"/>
      <w:marRight w:val="0"/>
      <w:marTop w:val="0"/>
      <w:marBottom w:val="0"/>
      <w:divBdr>
        <w:top w:val="none" w:sz="0" w:space="0" w:color="auto"/>
        <w:left w:val="none" w:sz="0" w:space="0" w:color="auto"/>
        <w:bottom w:val="none" w:sz="0" w:space="0" w:color="auto"/>
        <w:right w:val="none" w:sz="0" w:space="0" w:color="auto"/>
      </w:divBdr>
    </w:div>
    <w:div w:id="1302275227">
      <w:bodyDiv w:val="1"/>
      <w:marLeft w:val="0"/>
      <w:marRight w:val="0"/>
      <w:marTop w:val="0"/>
      <w:marBottom w:val="0"/>
      <w:divBdr>
        <w:top w:val="none" w:sz="0" w:space="0" w:color="auto"/>
        <w:left w:val="none" w:sz="0" w:space="0" w:color="auto"/>
        <w:bottom w:val="none" w:sz="0" w:space="0" w:color="auto"/>
        <w:right w:val="none" w:sz="0" w:space="0" w:color="auto"/>
      </w:divBdr>
      <w:divsChild>
        <w:div w:id="900141094">
          <w:marLeft w:val="640"/>
          <w:marRight w:val="0"/>
          <w:marTop w:val="0"/>
          <w:marBottom w:val="0"/>
          <w:divBdr>
            <w:top w:val="none" w:sz="0" w:space="0" w:color="auto"/>
            <w:left w:val="none" w:sz="0" w:space="0" w:color="auto"/>
            <w:bottom w:val="none" w:sz="0" w:space="0" w:color="auto"/>
            <w:right w:val="none" w:sz="0" w:space="0" w:color="auto"/>
          </w:divBdr>
        </w:div>
        <w:div w:id="1082524938">
          <w:marLeft w:val="640"/>
          <w:marRight w:val="0"/>
          <w:marTop w:val="0"/>
          <w:marBottom w:val="0"/>
          <w:divBdr>
            <w:top w:val="none" w:sz="0" w:space="0" w:color="auto"/>
            <w:left w:val="none" w:sz="0" w:space="0" w:color="auto"/>
            <w:bottom w:val="none" w:sz="0" w:space="0" w:color="auto"/>
            <w:right w:val="none" w:sz="0" w:space="0" w:color="auto"/>
          </w:divBdr>
        </w:div>
        <w:div w:id="401484889">
          <w:marLeft w:val="640"/>
          <w:marRight w:val="0"/>
          <w:marTop w:val="0"/>
          <w:marBottom w:val="0"/>
          <w:divBdr>
            <w:top w:val="none" w:sz="0" w:space="0" w:color="auto"/>
            <w:left w:val="none" w:sz="0" w:space="0" w:color="auto"/>
            <w:bottom w:val="none" w:sz="0" w:space="0" w:color="auto"/>
            <w:right w:val="none" w:sz="0" w:space="0" w:color="auto"/>
          </w:divBdr>
        </w:div>
        <w:div w:id="1460798279">
          <w:marLeft w:val="640"/>
          <w:marRight w:val="0"/>
          <w:marTop w:val="0"/>
          <w:marBottom w:val="0"/>
          <w:divBdr>
            <w:top w:val="none" w:sz="0" w:space="0" w:color="auto"/>
            <w:left w:val="none" w:sz="0" w:space="0" w:color="auto"/>
            <w:bottom w:val="none" w:sz="0" w:space="0" w:color="auto"/>
            <w:right w:val="none" w:sz="0" w:space="0" w:color="auto"/>
          </w:divBdr>
        </w:div>
        <w:div w:id="37164959">
          <w:marLeft w:val="640"/>
          <w:marRight w:val="0"/>
          <w:marTop w:val="0"/>
          <w:marBottom w:val="0"/>
          <w:divBdr>
            <w:top w:val="none" w:sz="0" w:space="0" w:color="auto"/>
            <w:left w:val="none" w:sz="0" w:space="0" w:color="auto"/>
            <w:bottom w:val="none" w:sz="0" w:space="0" w:color="auto"/>
            <w:right w:val="none" w:sz="0" w:space="0" w:color="auto"/>
          </w:divBdr>
        </w:div>
        <w:div w:id="1546680948">
          <w:marLeft w:val="640"/>
          <w:marRight w:val="0"/>
          <w:marTop w:val="0"/>
          <w:marBottom w:val="0"/>
          <w:divBdr>
            <w:top w:val="none" w:sz="0" w:space="0" w:color="auto"/>
            <w:left w:val="none" w:sz="0" w:space="0" w:color="auto"/>
            <w:bottom w:val="none" w:sz="0" w:space="0" w:color="auto"/>
            <w:right w:val="none" w:sz="0" w:space="0" w:color="auto"/>
          </w:divBdr>
        </w:div>
        <w:div w:id="201670820">
          <w:marLeft w:val="640"/>
          <w:marRight w:val="0"/>
          <w:marTop w:val="0"/>
          <w:marBottom w:val="0"/>
          <w:divBdr>
            <w:top w:val="none" w:sz="0" w:space="0" w:color="auto"/>
            <w:left w:val="none" w:sz="0" w:space="0" w:color="auto"/>
            <w:bottom w:val="none" w:sz="0" w:space="0" w:color="auto"/>
            <w:right w:val="none" w:sz="0" w:space="0" w:color="auto"/>
          </w:divBdr>
        </w:div>
        <w:div w:id="1678072718">
          <w:marLeft w:val="640"/>
          <w:marRight w:val="0"/>
          <w:marTop w:val="0"/>
          <w:marBottom w:val="0"/>
          <w:divBdr>
            <w:top w:val="none" w:sz="0" w:space="0" w:color="auto"/>
            <w:left w:val="none" w:sz="0" w:space="0" w:color="auto"/>
            <w:bottom w:val="none" w:sz="0" w:space="0" w:color="auto"/>
            <w:right w:val="none" w:sz="0" w:space="0" w:color="auto"/>
          </w:divBdr>
        </w:div>
        <w:div w:id="450171863">
          <w:marLeft w:val="640"/>
          <w:marRight w:val="0"/>
          <w:marTop w:val="0"/>
          <w:marBottom w:val="0"/>
          <w:divBdr>
            <w:top w:val="none" w:sz="0" w:space="0" w:color="auto"/>
            <w:left w:val="none" w:sz="0" w:space="0" w:color="auto"/>
            <w:bottom w:val="none" w:sz="0" w:space="0" w:color="auto"/>
            <w:right w:val="none" w:sz="0" w:space="0" w:color="auto"/>
          </w:divBdr>
        </w:div>
        <w:div w:id="1875650008">
          <w:marLeft w:val="640"/>
          <w:marRight w:val="0"/>
          <w:marTop w:val="0"/>
          <w:marBottom w:val="0"/>
          <w:divBdr>
            <w:top w:val="none" w:sz="0" w:space="0" w:color="auto"/>
            <w:left w:val="none" w:sz="0" w:space="0" w:color="auto"/>
            <w:bottom w:val="none" w:sz="0" w:space="0" w:color="auto"/>
            <w:right w:val="none" w:sz="0" w:space="0" w:color="auto"/>
          </w:divBdr>
        </w:div>
        <w:div w:id="351417677">
          <w:marLeft w:val="640"/>
          <w:marRight w:val="0"/>
          <w:marTop w:val="0"/>
          <w:marBottom w:val="0"/>
          <w:divBdr>
            <w:top w:val="none" w:sz="0" w:space="0" w:color="auto"/>
            <w:left w:val="none" w:sz="0" w:space="0" w:color="auto"/>
            <w:bottom w:val="none" w:sz="0" w:space="0" w:color="auto"/>
            <w:right w:val="none" w:sz="0" w:space="0" w:color="auto"/>
          </w:divBdr>
        </w:div>
        <w:div w:id="624774233">
          <w:marLeft w:val="640"/>
          <w:marRight w:val="0"/>
          <w:marTop w:val="0"/>
          <w:marBottom w:val="0"/>
          <w:divBdr>
            <w:top w:val="none" w:sz="0" w:space="0" w:color="auto"/>
            <w:left w:val="none" w:sz="0" w:space="0" w:color="auto"/>
            <w:bottom w:val="none" w:sz="0" w:space="0" w:color="auto"/>
            <w:right w:val="none" w:sz="0" w:space="0" w:color="auto"/>
          </w:divBdr>
        </w:div>
        <w:div w:id="114175564">
          <w:marLeft w:val="640"/>
          <w:marRight w:val="0"/>
          <w:marTop w:val="0"/>
          <w:marBottom w:val="0"/>
          <w:divBdr>
            <w:top w:val="none" w:sz="0" w:space="0" w:color="auto"/>
            <w:left w:val="none" w:sz="0" w:space="0" w:color="auto"/>
            <w:bottom w:val="none" w:sz="0" w:space="0" w:color="auto"/>
            <w:right w:val="none" w:sz="0" w:space="0" w:color="auto"/>
          </w:divBdr>
        </w:div>
        <w:div w:id="385107902">
          <w:marLeft w:val="640"/>
          <w:marRight w:val="0"/>
          <w:marTop w:val="0"/>
          <w:marBottom w:val="0"/>
          <w:divBdr>
            <w:top w:val="none" w:sz="0" w:space="0" w:color="auto"/>
            <w:left w:val="none" w:sz="0" w:space="0" w:color="auto"/>
            <w:bottom w:val="none" w:sz="0" w:space="0" w:color="auto"/>
            <w:right w:val="none" w:sz="0" w:space="0" w:color="auto"/>
          </w:divBdr>
        </w:div>
        <w:div w:id="987369236">
          <w:marLeft w:val="640"/>
          <w:marRight w:val="0"/>
          <w:marTop w:val="0"/>
          <w:marBottom w:val="0"/>
          <w:divBdr>
            <w:top w:val="none" w:sz="0" w:space="0" w:color="auto"/>
            <w:left w:val="none" w:sz="0" w:space="0" w:color="auto"/>
            <w:bottom w:val="none" w:sz="0" w:space="0" w:color="auto"/>
            <w:right w:val="none" w:sz="0" w:space="0" w:color="auto"/>
          </w:divBdr>
        </w:div>
        <w:div w:id="1702045284">
          <w:marLeft w:val="640"/>
          <w:marRight w:val="0"/>
          <w:marTop w:val="0"/>
          <w:marBottom w:val="0"/>
          <w:divBdr>
            <w:top w:val="none" w:sz="0" w:space="0" w:color="auto"/>
            <w:left w:val="none" w:sz="0" w:space="0" w:color="auto"/>
            <w:bottom w:val="none" w:sz="0" w:space="0" w:color="auto"/>
            <w:right w:val="none" w:sz="0" w:space="0" w:color="auto"/>
          </w:divBdr>
        </w:div>
        <w:div w:id="238298710">
          <w:marLeft w:val="640"/>
          <w:marRight w:val="0"/>
          <w:marTop w:val="0"/>
          <w:marBottom w:val="0"/>
          <w:divBdr>
            <w:top w:val="none" w:sz="0" w:space="0" w:color="auto"/>
            <w:left w:val="none" w:sz="0" w:space="0" w:color="auto"/>
            <w:bottom w:val="none" w:sz="0" w:space="0" w:color="auto"/>
            <w:right w:val="none" w:sz="0" w:space="0" w:color="auto"/>
          </w:divBdr>
        </w:div>
        <w:div w:id="1997688739">
          <w:marLeft w:val="640"/>
          <w:marRight w:val="0"/>
          <w:marTop w:val="0"/>
          <w:marBottom w:val="0"/>
          <w:divBdr>
            <w:top w:val="none" w:sz="0" w:space="0" w:color="auto"/>
            <w:left w:val="none" w:sz="0" w:space="0" w:color="auto"/>
            <w:bottom w:val="none" w:sz="0" w:space="0" w:color="auto"/>
            <w:right w:val="none" w:sz="0" w:space="0" w:color="auto"/>
          </w:divBdr>
        </w:div>
        <w:div w:id="737629969">
          <w:marLeft w:val="640"/>
          <w:marRight w:val="0"/>
          <w:marTop w:val="0"/>
          <w:marBottom w:val="0"/>
          <w:divBdr>
            <w:top w:val="none" w:sz="0" w:space="0" w:color="auto"/>
            <w:left w:val="none" w:sz="0" w:space="0" w:color="auto"/>
            <w:bottom w:val="none" w:sz="0" w:space="0" w:color="auto"/>
            <w:right w:val="none" w:sz="0" w:space="0" w:color="auto"/>
          </w:divBdr>
        </w:div>
        <w:div w:id="738282656">
          <w:marLeft w:val="640"/>
          <w:marRight w:val="0"/>
          <w:marTop w:val="0"/>
          <w:marBottom w:val="0"/>
          <w:divBdr>
            <w:top w:val="none" w:sz="0" w:space="0" w:color="auto"/>
            <w:left w:val="none" w:sz="0" w:space="0" w:color="auto"/>
            <w:bottom w:val="none" w:sz="0" w:space="0" w:color="auto"/>
            <w:right w:val="none" w:sz="0" w:space="0" w:color="auto"/>
          </w:divBdr>
        </w:div>
        <w:div w:id="1235551658">
          <w:marLeft w:val="640"/>
          <w:marRight w:val="0"/>
          <w:marTop w:val="0"/>
          <w:marBottom w:val="0"/>
          <w:divBdr>
            <w:top w:val="none" w:sz="0" w:space="0" w:color="auto"/>
            <w:left w:val="none" w:sz="0" w:space="0" w:color="auto"/>
            <w:bottom w:val="none" w:sz="0" w:space="0" w:color="auto"/>
            <w:right w:val="none" w:sz="0" w:space="0" w:color="auto"/>
          </w:divBdr>
        </w:div>
        <w:div w:id="29771692">
          <w:marLeft w:val="640"/>
          <w:marRight w:val="0"/>
          <w:marTop w:val="0"/>
          <w:marBottom w:val="0"/>
          <w:divBdr>
            <w:top w:val="none" w:sz="0" w:space="0" w:color="auto"/>
            <w:left w:val="none" w:sz="0" w:space="0" w:color="auto"/>
            <w:bottom w:val="none" w:sz="0" w:space="0" w:color="auto"/>
            <w:right w:val="none" w:sz="0" w:space="0" w:color="auto"/>
          </w:divBdr>
        </w:div>
        <w:div w:id="1413770410">
          <w:marLeft w:val="640"/>
          <w:marRight w:val="0"/>
          <w:marTop w:val="0"/>
          <w:marBottom w:val="0"/>
          <w:divBdr>
            <w:top w:val="none" w:sz="0" w:space="0" w:color="auto"/>
            <w:left w:val="none" w:sz="0" w:space="0" w:color="auto"/>
            <w:bottom w:val="none" w:sz="0" w:space="0" w:color="auto"/>
            <w:right w:val="none" w:sz="0" w:space="0" w:color="auto"/>
          </w:divBdr>
        </w:div>
        <w:div w:id="1911116339">
          <w:marLeft w:val="640"/>
          <w:marRight w:val="0"/>
          <w:marTop w:val="0"/>
          <w:marBottom w:val="0"/>
          <w:divBdr>
            <w:top w:val="none" w:sz="0" w:space="0" w:color="auto"/>
            <w:left w:val="none" w:sz="0" w:space="0" w:color="auto"/>
            <w:bottom w:val="none" w:sz="0" w:space="0" w:color="auto"/>
            <w:right w:val="none" w:sz="0" w:space="0" w:color="auto"/>
          </w:divBdr>
        </w:div>
        <w:div w:id="235361861">
          <w:marLeft w:val="640"/>
          <w:marRight w:val="0"/>
          <w:marTop w:val="0"/>
          <w:marBottom w:val="0"/>
          <w:divBdr>
            <w:top w:val="none" w:sz="0" w:space="0" w:color="auto"/>
            <w:left w:val="none" w:sz="0" w:space="0" w:color="auto"/>
            <w:bottom w:val="none" w:sz="0" w:space="0" w:color="auto"/>
            <w:right w:val="none" w:sz="0" w:space="0" w:color="auto"/>
          </w:divBdr>
        </w:div>
        <w:div w:id="794055924">
          <w:marLeft w:val="640"/>
          <w:marRight w:val="0"/>
          <w:marTop w:val="0"/>
          <w:marBottom w:val="0"/>
          <w:divBdr>
            <w:top w:val="none" w:sz="0" w:space="0" w:color="auto"/>
            <w:left w:val="none" w:sz="0" w:space="0" w:color="auto"/>
            <w:bottom w:val="none" w:sz="0" w:space="0" w:color="auto"/>
            <w:right w:val="none" w:sz="0" w:space="0" w:color="auto"/>
          </w:divBdr>
        </w:div>
        <w:div w:id="1111317874">
          <w:marLeft w:val="640"/>
          <w:marRight w:val="0"/>
          <w:marTop w:val="0"/>
          <w:marBottom w:val="0"/>
          <w:divBdr>
            <w:top w:val="none" w:sz="0" w:space="0" w:color="auto"/>
            <w:left w:val="none" w:sz="0" w:space="0" w:color="auto"/>
            <w:bottom w:val="none" w:sz="0" w:space="0" w:color="auto"/>
            <w:right w:val="none" w:sz="0" w:space="0" w:color="auto"/>
          </w:divBdr>
        </w:div>
        <w:div w:id="1463959245">
          <w:marLeft w:val="640"/>
          <w:marRight w:val="0"/>
          <w:marTop w:val="0"/>
          <w:marBottom w:val="0"/>
          <w:divBdr>
            <w:top w:val="none" w:sz="0" w:space="0" w:color="auto"/>
            <w:left w:val="none" w:sz="0" w:space="0" w:color="auto"/>
            <w:bottom w:val="none" w:sz="0" w:space="0" w:color="auto"/>
            <w:right w:val="none" w:sz="0" w:space="0" w:color="auto"/>
          </w:divBdr>
        </w:div>
        <w:div w:id="516504385">
          <w:marLeft w:val="640"/>
          <w:marRight w:val="0"/>
          <w:marTop w:val="0"/>
          <w:marBottom w:val="0"/>
          <w:divBdr>
            <w:top w:val="none" w:sz="0" w:space="0" w:color="auto"/>
            <w:left w:val="none" w:sz="0" w:space="0" w:color="auto"/>
            <w:bottom w:val="none" w:sz="0" w:space="0" w:color="auto"/>
            <w:right w:val="none" w:sz="0" w:space="0" w:color="auto"/>
          </w:divBdr>
        </w:div>
        <w:div w:id="1902326529">
          <w:marLeft w:val="640"/>
          <w:marRight w:val="0"/>
          <w:marTop w:val="0"/>
          <w:marBottom w:val="0"/>
          <w:divBdr>
            <w:top w:val="none" w:sz="0" w:space="0" w:color="auto"/>
            <w:left w:val="none" w:sz="0" w:space="0" w:color="auto"/>
            <w:bottom w:val="none" w:sz="0" w:space="0" w:color="auto"/>
            <w:right w:val="none" w:sz="0" w:space="0" w:color="auto"/>
          </w:divBdr>
        </w:div>
        <w:div w:id="744962590">
          <w:marLeft w:val="640"/>
          <w:marRight w:val="0"/>
          <w:marTop w:val="0"/>
          <w:marBottom w:val="0"/>
          <w:divBdr>
            <w:top w:val="none" w:sz="0" w:space="0" w:color="auto"/>
            <w:left w:val="none" w:sz="0" w:space="0" w:color="auto"/>
            <w:bottom w:val="none" w:sz="0" w:space="0" w:color="auto"/>
            <w:right w:val="none" w:sz="0" w:space="0" w:color="auto"/>
          </w:divBdr>
        </w:div>
        <w:div w:id="127748531">
          <w:marLeft w:val="640"/>
          <w:marRight w:val="0"/>
          <w:marTop w:val="0"/>
          <w:marBottom w:val="0"/>
          <w:divBdr>
            <w:top w:val="none" w:sz="0" w:space="0" w:color="auto"/>
            <w:left w:val="none" w:sz="0" w:space="0" w:color="auto"/>
            <w:bottom w:val="none" w:sz="0" w:space="0" w:color="auto"/>
            <w:right w:val="none" w:sz="0" w:space="0" w:color="auto"/>
          </w:divBdr>
        </w:div>
        <w:div w:id="728112945">
          <w:marLeft w:val="640"/>
          <w:marRight w:val="0"/>
          <w:marTop w:val="0"/>
          <w:marBottom w:val="0"/>
          <w:divBdr>
            <w:top w:val="none" w:sz="0" w:space="0" w:color="auto"/>
            <w:left w:val="none" w:sz="0" w:space="0" w:color="auto"/>
            <w:bottom w:val="none" w:sz="0" w:space="0" w:color="auto"/>
            <w:right w:val="none" w:sz="0" w:space="0" w:color="auto"/>
          </w:divBdr>
        </w:div>
        <w:div w:id="364064705">
          <w:marLeft w:val="640"/>
          <w:marRight w:val="0"/>
          <w:marTop w:val="0"/>
          <w:marBottom w:val="0"/>
          <w:divBdr>
            <w:top w:val="none" w:sz="0" w:space="0" w:color="auto"/>
            <w:left w:val="none" w:sz="0" w:space="0" w:color="auto"/>
            <w:bottom w:val="none" w:sz="0" w:space="0" w:color="auto"/>
            <w:right w:val="none" w:sz="0" w:space="0" w:color="auto"/>
          </w:divBdr>
        </w:div>
        <w:div w:id="1896890056">
          <w:marLeft w:val="640"/>
          <w:marRight w:val="0"/>
          <w:marTop w:val="0"/>
          <w:marBottom w:val="0"/>
          <w:divBdr>
            <w:top w:val="none" w:sz="0" w:space="0" w:color="auto"/>
            <w:left w:val="none" w:sz="0" w:space="0" w:color="auto"/>
            <w:bottom w:val="none" w:sz="0" w:space="0" w:color="auto"/>
            <w:right w:val="none" w:sz="0" w:space="0" w:color="auto"/>
          </w:divBdr>
        </w:div>
        <w:div w:id="1098135923">
          <w:marLeft w:val="640"/>
          <w:marRight w:val="0"/>
          <w:marTop w:val="0"/>
          <w:marBottom w:val="0"/>
          <w:divBdr>
            <w:top w:val="none" w:sz="0" w:space="0" w:color="auto"/>
            <w:left w:val="none" w:sz="0" w:space="0" w:color="auto"/>
            <w:bottom w:val="none" w:sz="0" w:space="0" w:color="auto"/>
            <w:right w:val="none" w:sz="0" w:space="0" w:color="auto"/>
          </w:divBdr>
        </w:div>
        <w:div w:id="241716932">
          <w:marLeft w:val="640"/>
          <w:marRight w:val="0"/>
          <w:marTop w:val="0"/>
          <w:marBottom w:val="0"/>
          <w:divBdr>
            <w:top w:val="none" w:sz="0" w:space="0" w:color="auto"/>
            <w:left w:val="none" w:sz="0" w:space="0" w:color="auto"/>
            <w:bottom w:val="none" w:sz="0" w:space="0" w:color="auto"/>
            <w:right w:val="none" w:sz="0" w:space="0" w:color="auto"/>
          </w:divBdr>
        </w:div>
        <w:div w:id="1516575131">
          <w:marLeft w:val="640"/>
          <w:marRight w:val="0"/>
          <w:marTop w:val="0"/>
          <w:marBottom w:val="0"/>
          <w:divBdr>
            <w:top w:val="none" w:sz="0" w:space="0" w:color="auto"/>
            <w:left w:val="none" w:sz="0" w:space="0" w:color="auto"/>
            <w:bottom w:val="none" w:sz="0" w:space="0" w:color="auto"/>
            <w:right w:val="none" w:sz="0" w:space="0" w:color="auto"/>
          </w:divBdr>
        </w:div>
        <w:div w:id="253586551">
          <w:marLeft w:val="640"/>
          <w:marRight w:val="0"/>
          <w:marTop w:val="0"/>
          <w:marBottom w:val="0"/>
          <w:divBdr>
            <w:top w:val="none" w:sz="0" w:space="0" w:color="auto"/>
            <w:left w:val="none" w:sz="0" w:space="0" w:color="auto"/>
            <w:bottom w:val="none" w:sz="0" w:space="0" w:color="auto"/>
            <w:right w:val="none" w:sz="0" w:space="0" w:color="auto"/>
          </w:divBdr>
        </w:div>
        <w:div w:id="74977089">
          <w:marLeft w:val="640"/>
          <w:marRight w:val="0"/>
          <w:marTop w:val="0"/>
          <w:marBottom w:val="0"/>
          <w:divBdr>
            <w:top w:val="none" w:sz="0" w:space="0" w:color="auto"/>
            <w:left w:val="none" w:sz="0" w:space="0" w:color="auto"/>
            <w:bottom w:val="none" w:sz="0" w:space="0" w:color="auto"/>
            <w:right w:val="none" w:sz="0" w:space="0" w:color="auto"/>
          </w:divBdr>
        </w:div>
        <w:div w:id="857348840">
          <w:marLeft w:val="640"/>
          <w:marRight w:val="0"/>
          <w:marTop w:val="0"/>
          <w:marBottom w:val="0"/>
          <w:divBdr>
            <w:top w:val="none" w:sz="0" w:space="0" w:color="auto"/>
            <w:left w:val="none" w:sz="0" w:space="0" w:color="auto"/>
            <w:bottom w:val="none" w:sz="0" w:space="0" w:color="auto"/>
            <w:right w:val="none" w:sz="0" w:space="0" w:color="auto"/>
          </w:divBdr>
        </w:div>
        <w:div w:id="615871672">
          <w:marLeft w:val="640"/>
          <w:marRight w:val="0"/>
          <w:marTop w:val="0"/>
          <w:marBottom w:val="0"/>
          <w:divBdr>
            <w:top w:val="none" w:sz="0" w:space="0" w:color="auto"/>
            <w:left w:val="none" w:sz="0" w:space="0" w:color="auto"/>
            <w:bottom w:val="none" w:sz="0" w:space="0" w:color="auto"/>
            <w:right w:val="none" w:sz="0" w:space="0" w:color="auto"/>
          </w:divBdr>
        </w:div>
        <w:div w:id="268003332">
          <w:marLeft w:val="640"/>
          <w:marRight w:val="0"/>
          <w:marTop w:val="0"/>
          <w:marBottom w:val="0"/>
          <w:divBdr>
            <w:top w:val="none" w:sz="0" w:space="0" w:color="auto"/>
            <w:left w:val="none" w:sz="0" w:space="0" w:color="auto"/>
            <w:bottom w:val="none" w:sz="0" w:space="0" w:color="auto"/>
            <w:right w:val="none" w:sz="0" w:space="0" w:color="auto"/>
          </w:divBdr>
        </w:div>
        <w:div w:id="785539865">
          <w:marLeft w:val="640"/>
          <w:marRight w:val="0"/>
          <w:marTop w:val="0"/>
          <w:marBottom w:val="0"/>
          <w:divBdr>
            <w:top w:val="none" w:sz="0" w:space="0" w:color="auto"/>
            <w:left w:val="none" w:sz="0" w:space="0" w:color="auto"/>
            <w:bottom w:val="none" w:sz="0" w:space="0" w:color="auto"/>
            <w:right w:val="none" w:sz="0" w:space="0" w:color="auto"/>
          </w:divBdr>
        </w:div>
        <w:div w:id="113793297">
          <w:marLeft w:val="640"/>
          <w:marRight w:val="0"/>
          <w:marTop w:val="0"/>
          <w:marBottom w:val="0"/>
          <w:divBdr>
            <w:top w:val="none" w:sz="0" w:space="0" w:color="auto"/>
            <w:left w:val="none" w:sz="0" w:space="0" w:color="auto"/>
            <w:bottom w:val="none" w:sz="0" w:space="0" w:color="auto"/>
            <w:right w:val="none" w:sz="0" w:space="0" w:color="auto"/>
          </w:divBdr>
        </w:div>
        <w:div w:id="1801797933">
          <w:marLeft w:val="640"/>
          <w:marRight w:val="0"/>
          <w:marTop w:val="0"/>
          <w:marBottom w:val="0"/>
          <w:divBdr>
            <w:top w:val="none" w:sz="0" w:space="0" w:color="auto"/>
            <w:left w:val="none" w:sz="0" w:space="0" w:color="auto"/>
            <w:bottom w:val="none" w:sz="0" w:space="0" w:color="auto"/>
            <w:right w:val="none" w:sz="0" w:space="0" w:color="auto"/>
          </w:divBdr>
        </w:div>
        <w:div w:id="93745188">
          <w:marLeft w:val="640"/>
          <w:marRight w:val="0"/>
          <w:marTop w:val="0"/>
          <w:marBottom w:val="0"/>
          <w:divBdr>
            <w:top w:val="none" w:sz="0" w:space="0" w:color="auto"/>
            <w:left w:val="none" w:sz="0" w:space="0" w:color="auto"/>
            <w:bottom w:val="none" w:sz="0" w:space="0" w:color="auto"/>
            <w:right w:val="none" w:sz="0" w:space="0" w:color="auto"/>
          </w:divBdr>
        </w:div>
        <w:div w:id="1875263678">
          <w:marLeft w:val="640"/>
          <w:marRight w:val="0"/>
          <w:marTop w:val="0"/>
          <w:marBottom w:val="0"/>
          <w:divBdr>
            <w:top w:val="none" w:sz="0" w:space="0" w:color="auto"/>
            <w:left w:val="none" w:sz="0" w:space="0" w:color="auto"/>
            <w:bottom w:val="none" w:sz="0" w:space="0" w:color="auto"/>
            <w:right w:val="none" w:sz="0" w:space="0" w:color="auto"/>
          </w:divBdr>
        </w:div>
        <w:div w:id="1565287811">
          <w:marLeft w:val="640"/>
          <w:marRight w:val="0"/>
          <w:marTop w:val="0"/>
          <w:marBottom w:val="0"/>
          <w:divBdr>
            <w:top w:val="none" w:sz="0" w:space="0" w:color="auto"/>
            <w:left w:val="none" w:sz="0" w:space="0" w:color="auto"/>
            <w:bottom w:val="none" w:sz="0" w:space="0" w:color="auto"/>
            <w:right w:val="none" w:sz="0" w:space="0" w:color="auto"/>
          </w:divBdr>
        </w:div>
        <w:div w:id="1991402897">
          <w:marLeft w:val="640"/>
          <w:marRight w:val="0"/>
          <w:marTop w:val="0"/>
          <w:marBottom w:val="0"/>
          <w:divBdr>
            <w:top w:val="none" w:sz="0" w:space="0" w:color="auto"/>
            <w:left w:val="none" w:sz="0" w:space="0" w:color="auto"/>
            <w:bottom w:val="none" w:sz="0" w:space="0" w:color="auto"/>
            <w:right w:val="none" w:sz="0" w:space="0" w:color="auto"/>
          </w:divBdr>
        </w:div>
        <w:div w:id="340664184">
          <w:marLeft w:val="640"/>
          <w:marRight w:val="0"/>
          <w:marTop w:val="0"/>
          <w:marBottom w:val="0"/>
          <w:divBdr>
            <w:top w:val="none" w:sz="0" w:space="0" w:color="auto"/>
            <w:left w:val="none" w:sz="0" w:space="0" w:color="auto"/>
            <w:bottom w:val="none" w:sz="0" w:space="0" w:color="auto"/>
            <w:right w:val="none" w:sz="0" w:space="0" w:color="auto"/>
          </w:divBdr>
        </w:div>
      </w:divsChild>
    </w:div>
    <w:div w:id="1303580706">
      <w:bodyDiv w:val="1"/>
      <w:marLeft w:val="0"/>
      <w:marRight w:val="0"/>
      <w:marTop w:val="0"/>
      <w:marBottom w:val="0"/>
      <w:divBdr>
        <w:top w:val="none" w:sz="0" w:space="0" w:color="auto"/>
        <w:left w:val="none" w:sz="0" w:space="0" w:color="auto"/>
        <w:bottom w:val="none" w:sz="0" w:space="0" w:color="auto"/>
        <w:right w:val="none" w:sz="0" w:space="0" w:color="auto"/>
      </w:divBdr>
      <w:divsChild>
        <w:div w:id="377322299">
          <w:marLeft w:val="640"/>
          <w:marRight w:val="0"/>
          <w:marTop w:val="0"/>
          <w:marBottom w:val="0"/>
          <w:divBdr>
            <w:top w:val="none" w:sz="0" w:space="0" w:color="auto"/>
            <w:left w:val="none" w:sz="0" w:space="0" w:color="auto"/>
            <w:bottom w:val="none" w:sz="0" w:space="0" w:color="auto"/>
            <w:right w:val="none" w:sz="0" w:space="0" w:color="auto"/>
          </w:divBdr>
        </w:div>
        <w:div w:id="1583643126">
          <w:marLeft w:val="640"/>
          <w:marRight w:val="0"/>
          <w:marTop w:val="0"/>
          <w:marBottom w:val="0"/>
          <w:divBdr>
            <w:top w:val="none" w:sz="0" w:space="0" w:color="auto"/>
            <w:left w:val="none" w:sz="0" w:space="0" w:color="auto"/>
            <w:bottom w:val="none" w:sz="0" w:space="0" w:color="auto"/>
            <w:right w:val="none" w:sz="0" w:space="0" w:color="auto"/>
          </w:divBdr>
        </w:div>
        <w:div w:id="949582831">
          <w:marLeft w:val="640"/>
          <w:marRight w:val="0"/>
          <w:marTop w:val="0"/>
          <w:marBottom w:val="0"/>
          <w:divBdr>
            <w:top w:val="none" w:sz="0" w:space="0" w:color="auto"/>
            <w:left w:val="none" w:sz="0" w:space="0" w:color="auto"/>
            <w:bottom w:val="none" w:sz="0" w:space="0" w:color="auto"/>
            <w:right w:val="none" w:sz="0" w:space="0" w:color="auto"/>
          </w:divBdr>
        </w:div>
        <w:div w:id="324283542">
          <w:marLeft w:val="640"/>
          <w:marRight w:val="0"/>
          <w:marTop w:val="0"/>
          <w:marBottom w:val="0"/>
          <w:divBdr>
            <w:top w:val="none" w:sz="0" w:space="0" w:color="auto"/>
            <w:left w:val="none" w:sz="0" w:space="0" w:color="auto"/>
            <w:bottom w:val="none" w:sz="0" w:space="0" w:color="auto"/>
            <w:right w:val="none" w:sz="0" w:space="0" w:color="auto"/>
          </w:divBdr>
        </w:div>
        <w:div w:id="359399553">
          <w:marLeft w:val="640"/>
          <w:marRight w:val="0"/>
          <w:marTop w:val="0"/>
          <w:marBottom w:val="0"/>
          <w:divBdr>
            <w:top w:val="none" w:sz="0" w:space="0" w:color="auto"/>
            <w:left w:val="none" w:sz="0" w:space="0" w:color="auto"/>
            <w:bottom w:val="none" w:sz="0" w:space="0" w:color="auto"/>
            <w:right w:val="none" w:sz="0" w:space="0" w:color="auto"/>
          </w:divBdr>
        </w:div>
        <w:div w:id="1744912362">
          <w:marLeft w:val="640"/>
          <w:marRight w:val="0"/>
          <w:marTop w:val="0"/>
          <w:marBottom w:val="0"/>
          <w:divBdr>
            <w:top w:val="none" w:sz="0" w:space="0" w:color="auto"/>
            <w:left w:val="none" w:sz="0" w:space="0" w:color="auto"/>
            <w:bottom w:val="none" w:sz="0" w:space="0" w:color="auto"/>
            <w:right w:val="none" w:sz="0" w:space="0" w:color="auto"/>
          </w:divBdr>
        </w:div>
        <w:div w:id="568418854">
          <w:marLeft w:val="640"/>
          <w:marRight w:val="0"/>
          <w:marTop w:val="0"/>
          <w:marBottom w:val="0"/>
          <w:divBdr>
            <w:top w:val="none" w:sz="0" w:space="0" w:color="auto"/>
            <w:left w:val="none" w:sz="0" w:space="0" w:color="auto"/>
            <w:bottom w:val="none" w:sz="0" w:space="0" w:color="auto"/>
            <w:right w:val="none" w:sz="0" w:space="0" w:color="auto"/>
          </w:divBdr>
        </w:div>
        <w:div w:id="869532596">
          <w:marLeft w:val="640"/>
          <w:marRight w:val="0"/>
          <w:marTop w:val="0"/>
          <w:marBottom w:val="0"/>
          <w:divBdr>
            <w:top w:val="none" w:sz="0" w:space="0" w:color="auto"/>
            <w:left w:val="none" w:sz="0" w:space="0" w:color="auto"/>
            <w:bottom w:val="none" w:sz="0" w:space="0" w:color="auto"/>
            <w:right w:val="none" w:sz="0" w:space="0" w:color="auto"/>
          </w:divBdr>
        </w:div>
        <w:div w:id="368409586">
          <w:marLeft w:val="640"/>
          <w:marRight w:val="0"/>
          <w:marTop w:val="0"/>
          <w:marBottom w:val="0"/>
          <w:divBdr>
            <w:top w:val="none" w:sz="0" w:space="0" w:color="auto"/>
            <w:left w:val="none" w:sz="0" w:space="0" w:color="auto"/>
            <w:bottom w:val="none" w:sz="0" w:space="0" w:color="auto"/>
            <w:right w:val="none" w:sz="0" w:space="0" w:color="auto"/>
          </w:divBdr>
        </w:div>
        <w:div w:id="631208035">
          <w:marLeft w:val="640"/>
          <w:marRight w:val="0"/>
          <w:marTop w:val="0"/>
          <w:marBottom w:val="0"/>
          <w:divBdr>
            <w:top w:val="none" w:sz="0" w:space="0" w:color="auto"/>
            <w:left w:val="none" w:sz="0" w:space="0" w:color="auto"/>
            <w:bottom w:val="none" w:sz="0" w:space="0" w:color="auto"/>
            <w:right w:val="none" w:sz="0" w:space="0" w:color="auto"/>
          </w:divBdr>
        </w:div>
        <w:div w:id="859704177">
          <w:marLeft w:val="640"/>
          <w:marRight w:val="0"/>
          <w:marTop w:val="0"/>
          <w:marBottom w:val="0"/>
          <w:divBdr>
            <w:top w:val="none" w:sz="0" w:space="0" w:color="auto"/>
            <w:left w:val="none" w:sz="0" w:space="0" w:color="auto"/>
            <w:bottom w:val="none" w:sz="0" w:space="0" w:color="auto"/>
            <w:right w:val="none" w:sz="0" w:space="0" w:color="auto"/>
          </w:divBdr>
        </w:div>
        <w:div w:id="1712998861">
          <w:marLeft w:val="640"/>
          <w:marRight w:val="0"/>
          <w:marTop w:val="0"/>
          <w:marBottom w:val="0"/>
          <w:divBdr>
            <w:top w:val="none" w:sz="0" w:space="0" w:color="auto"/>
            <w:left w:val="none" w:sz="0" w:space="0" w:color="auto"/>
            <w:bottom w:val="none" w:sz="0" w:space="0" w:color="auto"/>
            <w:right w:val="none" w:sz="0" w:space="0" w:color="auto"/>
          </w:divBdr>
        </w:div>
        <w:div w:id="856191666">
          <w:marLeft w:val="640"/>
          <w:marRight w:val="0"/>
          <w:marTop w:val="0"/>
          <w:marBottom w:val="0"/>
          <w:divBdr>
            <w:top w:val="none" w:sz="0" w:space="0" w:color="auto"/>
            <w:left w:val="none" w:sz="0" w:space="0" w:color="auto"/>
            <w:bottom w:val="none" w:sz="0" w:space="0" w:color="auto"/>
            <w:right w:val="none" w:sz="0" w:space="0" w:color="auto"/>
          </w:divBdr>
        </w:div>
        <w:div w:id="1717196555">
          <w:marLeft w:val="640"/>
          <w:marRight w:val="0"/>
          <w:marTop w:val="0"/>
          <w:marBottom w:val="0"/>
          <w:divBdr>
            <w:top w:val="none" w:sz="0" w:space="0" w:color="auto"/>
            <w:left w:val="none" w:sz="0" w:space="0" w:color="auto"/>
            <w:bottom w:val="none" w:sz="0" w:space="0" w:color="auto"/>
            <w:right w:val="none" w:sz="0" w:space="0" w:color="auto"/>
          </w:divBdr>
        </w:div>
        <w:div w:id="735399837">
          <w:marLeft w:val="640"/>
          <w:marRight w:val="0"/>
          <w:marTop w:val="0"/>
          <w:marBottom w:val="0"/>
          <w:divBdr>
            <w:top w:val="none" w:sz="0" w:space="0" w:color="auto"/>
            <w:left w:val="none" w:sz="0" w:space="0" w:color="auto"/>
            <w:bottom w:val="none" w:sz="0" w:space="0" w:color="auto"/>
            <w:right w:val="none" w:sz="0" w:space="0" w:color="auto"/>
          </w:divBdr>
        </w:div>
        <w:div w:id="1458837127">
          <w:marLeft w:val="640"/>
          <w:marRight w:val="0"/>
          <w:marTop w:val="0"/>
          <w:marBottom w:val="0"/>
          <w:divBdr>
            <w:top w:val="none" w:sz="0" w:space="0" w:color="auto"/>
            <w:left w:val="none" w:sz="0" w:space="0" w:color="auto"/>
            <w:bottom w:val="none" w:sz="0" w:space="0" w:color="auto"/>
            <w:right w:val="none" w:sz="0" w:space="0" w:color="auto"/>
          </w:divBdr>
        </w:div>
        <w:div w:id="988440658">
          <w:marLeft w:val="640"/>
          <w:marRight w:val="0"/>
          <w:marTop w:val="0"/>
          <w:marBottom w:val="0"/>
          <w:divBdr>
            <w:top w:val="none" w:sz="0" w:space="0" w:color="auto"/>
            <w:left w:val="none" w:sz="0" w:space="0" w:color="auto"/>
            <w:bottom w:val="none" w:sz="0" w:space="0" w:color="auto"/>
            <w:right w:val="none" w:sz="0" w:space="0" w:color="auto"/>
          </w:divBdr>
        </w:div>
        <w:div w:id="212809406">
          <w:marLeft w:val="640"/>
          <w:marRight w:val="0"/>
          <w:marTop w:val="0"/>
          <w:marBottom w:val="0"/>
          <w:divBdr>
            <w:top w:val="none" w:sz="0" w:space="0" w:color="auto"/>
            <w:left w:val="none" w:sz="0" w:space="0" w:color="auto"/>
            <w:bottom w:val="none" w:sz="0" w:space="0" w:color="auto"/>
            <w:right w:val="none" w:sz="0" w:space="0" w:color="auto"/>
          </w:divBdr>
        </w:div>
        <w:div w:id="1154252703">
          <w:marLeft w:val="640"/>
          <w:marRight w:val="0"/>
          <w:marTop w:val="0"/>
          <w:marBottom w:val="0"/>
          <w:divBdr>
            <w:top w:val="none" w:sz="0" w:space="0" w:color="auto"/>
            <w:left w:val="none" w:sz="0" w:space="0" w:color="auto"/>
            <w:bottom w:val="none" w:sz="0" w:space="0" w:color="auto"/>
            <w:right w:val="none" w:sz="0" w:space="0" w:color="auto"/>
          </w:divBdr>
        </w:div>
        <w:div w:id="542911853">
          <w:marLeft w:val="640"/>
          <w:marRight w:val="0"/>
          <w:marTop w:val="0"/>
          <w:marBottom w:val="0"/>
          <w:divBdr>
            <w:top w:val="none" w:sz="0" w:space="0" w:color="auto"/>
            <w:left w:val="none" w:sz="0" w:space="0" w:color="auto"/>
            <w:bottom w:val="none" w:sz="0" w:space="0" w:color="auto"/>
            <w:right w:val="none" w:sz="0" w:space="0" w:color="auto"/>
          </w:divBdr>
        </w:div>
        <w:div w:id="1884713421">
          <w:marLeft w:val="640"/>
          <w:marRight w:val="0"/>
          <w:marTop w:val="0"/>
          <w:marBottom w:val="0"/>
          <w:divBdr>
            <w:top w:val="none" w:sz="0" w:space="0" w:color="auto"/>
            <w:left w:val="none" w:sz="0" w:space="0" w:color="auto"/>
            <w:bottom w:val="none" w:sz="0" w:space="0" w:color="auto"/>
            <w:right w:val="none" w:sz="0" w:space="0" w:color="auto"/>
          </w:divBdr>
        </w:div>
        <w:div w:id="61299046">
          <w:marLeft w:val="640"/>
          <w:marRight w:val="0"/>
          <w:marTop w:val="0"/>
          <w:marBottom w:val="0"/>
          <w:divBdr>
            <w:top w:val="none" w:sz="0" w:space="0" w:color="auto"/>
            <w:left w:val="none" w:sz="0" w:space="0" w:color="auto"/>
            <w:bottom w:val="none" w:sz="0" w:space="0" w:color="auto"/>
            <w:right w:val="none" w:sz="0" w:space="0" w:color="auto"/>
          </w:divBdr>
        </w:div>
        <w:div w:id="1007173901">
          <w:marLeft w:val="640"/>
          <w:marRight w:val="0"/>
          <w:marTop w:val="0"/>
          <w:marBottom w:val="0"/>
          <w:divBdr>
            <w:top w:val="none" w:sz="0" w:space="0" w:color="auto"/>
            <w:left w:val="none" w:sz="0" w:space="0" w:color="auto"/>
            <w:bottom w:val="none" w:sz="0" w:space="0" w:color="auto"/>
            <w:right w:val="none" w:sz="0" w:space="0" w:color="auto"/>
          </w:divBdr>
        </w:div>
        <w:div w:id="1964000422">
          <w:marLeft w:val="640"/>
          <w:marRight w:val="0"/>
          <w:marTop w:val="0"/>
          <w:marBottom w:val="0"/>
          <w:divBdr>
            <w:top w:val="none" w:sz="0" w:space="0" w:color="auto"/>
            <w:left w:val="none" w:sz="0" w:space="0" w:color="auto"/>
            <w:bottom w:val="none" w:sz="0" w:space="0" w:color="auto"/>
            <w:right w:val="none" w:sz="0" w:space="0" w:color="auto"/>
          </w:divBdr>
        </w:div>
        <w:div w:id="2091542949">
          <w:marLeft w:val="640"/>
          <w:marRight w:val="0"/>
          <w:marTop w:val="0"/>
          <w:marBottom w:val="0"/>
          <w:divBdr>
            <w:top w:val="none" w:sz="0" w:space="0" w:color="auto"/>
            <w:left w:val="none" w:sz="0" w:space="0" w:color="auto"/>
            <w:bottom w:val="none" w:sz="0" w:space="0" w:color="auto"/>
            <w:right w:val="none" w:sz="0" w:space="0" w:color="auto"/>
          </w:divBdr>
        </w:div>
        <w:div w:id="1826386016">
          <w:marLeft w:val="640"/>
          <w:marRight w:val="0"/>
          <w:marTop w:val="0"/>
          <w:marBottom w:val="0"/>
          <w:divBdr>
            <w:top w:val="none" w:sz="0" w:space="0" w:color="auto"/>
            <w:left w:val="none" w:sz="0" w:space="0" w:color="auto"/>
            <w:bottom w:val="none" w:sz="0" w:space="0" w:color="auto"/>
            <w:right w:val="none" w:sz="0" w:space="0" w:color="auto"/>
          </w:divBdr>
        </w:div>
        <w:div w:id="1676415387">
          <w:marLeft w:val="640"/>
          <w:marRight w:val="0"/>
          <w:marTop w:val="0"/>
          <w:marBottom w:val="0"/>
          <w:divBdr>
            <w:top w:val="none" w:sz="0" w:space="0" w:color="auto"/>
            <w:left w:val="none" w:sz="0" w:space="0" w:color="auto"/>
            <w:bottom w:val="none" w:sz="0" w:space="0" w:color="auto"/>
            <w:right w:val="none" w:sz="0" w:space="0" w:color="auto"/>
          </w:divBdr>
        </w:div>
        <w:div w:id="1015889828">
          <w:marLeft w:val="640"/>
          <w:marRight w:val="0"/>
          <w:marTop w:val="0"/>
          <w:marBottom w:val="0"/>
          <w:divBdr>
            <w:top w:val="none" w:sz="0" w:space="0" w:color="auto"/>
            <w:left w:val="none" w:sz="0" w:space="0" w:color="auto"/>
            <w:bottom w:val="none" w:sz="0" w:space="0" w:color="auto"/>
            <w:right w:val="none" w:sz="0" w:space="0" w:color="auto"/>
          </w:divBdr>
        </w:div>
        <w:div w:id="790981413">
          <w:marLeft w:val="640"/>
          <w:marRight w:val="0"/>
          <w:marTop w:val="0"/>
          <w:marBottom w:val="0"/>
          <w:divBdr>
            <w:top w:val="none" w:sz="0" w:space="0" w:color="auto"/>
            <w:left w:val="none" w:sz="0" w:space="0" w:color="auto"/>
            <w:bottom w:val="none" w:sz="0" w:space="0" w:color="auto"/>
            <w:right w:val="none" w:sz="0" w:space="0" w:color="auto"/>
          </w:divBdr>
        </w:div>
        <w:div w:id="148601918">
          <w:marLeft w:val="640"/>
          <w:marRight w:val="0"/>
          <w:marTop w:val="0"/>
          <w:marBottom w:val="0"/>
          <w:divBdr>
            <w:top w:val="none" w:sz="0" w:space="0" w:color="auto"/>
            <w:left w:val="none" w:sz="0" w:space="0" w:color="auto"/>
            <w:bottom w:val="none" w:sz="0" w:space="0" w:color="auto"/>
            <w:right w:val="none" w:sz="0" w:space="0" w:color="auto"/>
          </w:divBdr>
        </w:div>
        <w:div w:id="1274823844">
          <w:marLeft w:val="640"/>
          <w:marRight w:val="0"/>
          <w:marTop w:val="0"/>
          <w:marBottom w:val="0"/>
          <w:divBdr>
            <w:top w:val="none" w:sz="0" w:space="0" w:color="auto"/>
            <w:left w:val="none" w:sz="0" w:space="0" w:color="auto"/>
            <w:bottom w:val="none" w:sz="0" w:space="0" w:color="auto"/>
            <w:right w:val="none" w:sz="0" w:space="0" w:color="auto"/>
          </w:divBdr>
        </w:div>
        <w:div w:id="108815038">
          <w:marLeft w:val="640"/>
          <w:marRight w:val="0"/>
          <w:marTop w:val="0"/>
          <w:marBottom w:val="0"/>
          <w:divBdr>
            <w:top w:val="none" w:sz="0" w:space="0" w:color="auto"/>
            <w:left w:val="none" w:sz="0" w:space="0" w:color="auto"/>
            <w:bottom w:val="none" w:sz="0" w:space="0" w:color="auto"/>
            <w:right w:val="none" w:sz="0" w:space="0" w:color="auto"/>
          </w:divBdr>
        </w:div>
        <w:div w:id="1422800071">
          <w:marLeft w:val="640"/>
          <w:marRight w:val="0"/>
          <w:marTop w:val="0"/>
          <w:marBottom w:val="0"/>
          <w:divBdr>
            <w:top w:val="none" w:sz="0" w:space="0" w:color="auto"/>
            <w:left w:val="none" w:sz="0" w:space="0" w:color="auto"/>
            <w:bottom w:val="none" w:sz="0" w:space="0" w:color="auto"/>
            <w:right w:val="none" w:sz="0" w:space="0" w:color="auto"/>
          </w:divBdr>
        </w:div>
        <w:div w:id="912157689">
          <w:marLeft w:val="640"/>
          <w:marRight w:val="0"/>
          <w:marTop w:val="0"/>
          <w:marBottom w:val="0"/>
          <w:divBdr>
            <w:top w:val="none" w:sz="0" w:space="0" w:color="auto"/>
            <w:left w:val="none" w:sz="0" w:space="0" w:color="auto"/>
            <w:bottom w:val="none" w:sz="0" w:space="0" w:color="auto"/>
            <w:right w:val="none" w:sz="0" w:space="0" w:color="auto"/>
          </w:divBdr>
        </w:div>
        <w:div w:id="381440159">
          <w:marLeft w:val="640"/>
          <w:marRight w:val="0"/>
          <w:marTop w:val="0"/>
          <w:marBottom w:val="0"/>
          <w:divBdr>
            <w:top w:val="none" w:sz="0" w:space="0" w:color="auto"/>
            <w:left w:val="none" w:sz="0" w:space="0" w:color="auto"/>
            <w:bottom w:val="none" w:sz="0" w:space="0" w:color="auto"/>
            <w:right w:val="none" w:sz="0" w:space="0" w:color="auto"/>
          </w:divBdr>
        </w:div>
        <w:div w:id="1747219741">
          <w:marLeft w:val="640"/>
          <w:marRight w:val="0"/>
          <w:marTop w:val="0"/>
          <w:marBottom w:val="0"/>
          <w:divBdr>
            <w:top w:val="none" w:sz="0" w:space="0" w:color="auto"/>
            <w:left w:val="none" w:sz="0" w:space="0" w:color="auto"/>
            <w:bottom w:val="none" w:sz="0" w:space="0" w:color="auto"/>
            <w:right w:val="none" w:sz="0" w:space="0" w:color="auto"/>
          </w:divBdr>
        </w:div>
        <w:div w:id="635448220">
          <w:marLeft w:val="640"/>
          <w:marRight w:val="0"/>
          <w:marTop w:val="0"/>
          <w:marBottom w:val="0"/>
          <w:divBdr>
            <w:top w:val="none" w:sz="0" w:space="0" w:color="auto"/>
            <w:left w:val="none" w:sz="0" w:space="0" w:color="auto"/>
            <w:bottom w:val="none" w:sz="0" w:space="0" w:color="auto"/>
            <w:right w:val="none" w:sz="0" w:space="0" w:color="auto"/>
          </w:divBdr>
        </w:div>
        <w:div w:id="25370183">
          <w:marLeft w:val="640"/>
          <w:marRight w:val="0"/>
          <w:marTop w:val="0"/>
          <w:marBottom w:val="0"/>
          <w:divBdr>
            <w:top w:val="none" w:sz="0" w:space="0" w:color="auto"/>
            <w:left w:val="none" w:sz="0" w:space="0" w:color="auto"/>
            <w:bottom w:val="none" w:sz="0" w:space="0" w:color="auto"/>
            <w:right w:val="none" w:sz="0" w:space="0" w:color="auto"/>
          </w:divBdr>
        </w:div>
        <w:div w:id="1850870983">
          <w:marLeft w:val="640"/>
          <w:marRight w:val="0"/>
          <w:marTop w:val="0"/>
          <w:marBottom w:val="0"/>
          <w:divBdr>
            <w:top w:val="none" w:sz="0" w:space="0" w:color="auto"/>
            <w:left w:val="none" w:sz="0" w:space="0" w:color="auto"/>
            <w:bottom w:val="none" w:sz="0" w:space="0" w:color="auto"/>
            <w:right w:val="none" w:sz="0" w:space="0" w:color="auto"/>
          </w:divBdr>
        </w:div>
        <w:div w:id="318504984">
          <w:marLeft w:val="640"/>
          <w:marRight w:val="0"/>
          <w:marTop w:val="0"/>
          <w:marBottom w:val="0"/>
          <w:divBdr>
            <w:top w:val="none" w:sz="0" w:space="0" w:color="auto"/>
            <w:left w:val="none" w:sz="0" w:space="0" w:color="auto"/>
            <w:bottom w:val="none" w:sz="0" w:space="0" w:color="auto"/>
            <w:right w:val="none" w:sz="0" w:space="0" w:color="auto"/>
          </w:divBdr>
        </w:div>
        <w:div w:id="1681006485">
          <w:marLeft w:val="640"/>
          <w:marRight w:val="0"/>
          <w:marTop w:val="0"/>
          <w:marBottom w:val="0"/>
          <w:divBdr>
            <w:top w:val="none" w:sz="0" w:space="0" w:color="auto"/>
            <w:left w:val="none" w:sz="0" w:space="0" w:color="auto"/>
            <w:bottom w:val="none" w:sz="0" w:space="0" w:color="auto"/>
            <w:right w:val="none" w:sz="0" w:space="0" w:color="auto"/>
          </w:divBdr>
        </w:div>
        <w:div w:id="1926453602">
          <w:marLeft w:val="640"/>
          <w:marRight w:val="0"/>
          <w:marTop w:val="0"/>
          <w:marBottom w:val="0"/>
          <w:divBdr>
            <w:top w:val="none" w:sz="0" w:space="0" w:color="auto"/>
            <w:left w:val="none" w:sz="0" w:space="0" w:color="auto"/>
            <w:bottom w:val="none" w:sz="0" w:space="0" w:color="auto"/>
            <w:right w:val="none" w:sz="0" w:space="0" w:color="auto"/>
          </w:divBdr>
        </w:div>
        <w:div w:id="1006711577">
          <w:marLeft w:val="640"/>
          <w:marRight w:val="0"/>
          <w:marTop w:val="0"/>
          <w:marBottom w:val="0"/>
          <w:divBdr>
            <w:top w:val="none" w:sz="0" w:space="0" w:color="auto"/>
            <w:left w:val="none" w:sz="0" w:space="0" w:color="auto"/>
            <w:bottom w:val="none" w:sz="0" w:space="0" w:color="auto"/>
            <w:right w:val="none" w:sz="0" w:space="0" w:color="auto"/>
          </w:divBdr>
        </w:div>
        <w:div w:id="2013290480">
          <w:marLeft w:val="640"/>
          <w:marRight w:val="0"/>
          <w:marTop w:val="0"/>
          <w:marBottom w:val="0"/>
          <w:divBdr>
            <w:top w:val="none" w:sz="0" w:space="0" w:color="auto"/>
            <w:left w:val="none" w:sz="0" w:space="0" w:color="auto"/>
            <w:bottom w:val="none" w:sz="0" w:space="0" w:color="auto"/>
            <w:right w:val="none" w:sz="0" w:space="0" w:color="auto"/>
          </w:divBdr>
        </w:div>
        <w:div w:id="2069260110">
          <w:marLeft w:val="640"/>
          <w:marRight w:val="0"/>
          <w:marTop w:val="0"/>
          <w:marBottom w:val="0"/>
          <w:divBdr>
            <w:top w:val="none" w:sz="0" w:space="0" w:color="auto"/>
            <w:left w:val="none" w:sz="0" w:space="0" w:color="auto"/>
            <w:bottom w:val="none" w:sz="0" w:space="0" w:color="auto"/>
            <w:right w:val="none" w:sz="0" w:space="0" w:color="auto"/>
          </w:divBdr>
        </w:div>
        <w:div w:id="797799719">
          <w:marLeft w:val="640"/>
          <w:marRight w:val="0"/>
          <w:marTop w:val="0"/>
          <w:marBottom w:val="0"/>
          <w:divBdr>
            <w:top w:val="none" w:sz="0" w:space="0" w:color="auto"/>
            <w:left w:val="none" w:sz="0" w:space="0" w:color="auto"/>
            <w:bottom w:val="none" w:sz="0" w:space="0" w:color="auto"/>
            <w:right w:val="none" w:sz="0" w:space="0" w:color="auto"/>
          </w:divBdr>
        </w:div>
        <w:div w:id="1146967227">
          <w:marLeft w:val="640"/>
          <w:marRight w:val="0"/>
          <w:marTop w:val="0"/>
          <w:marBottom w:val="0"/>
          <w:divBdr>
            <w:top w:val="none" w:sz="0" w:space="0" w:color="auto"/>
            <w:left w:val="none" w:sz="0" w:space="0" w:color="auto"/>
            <w:bottom w:val="none" w:sz="0" w:space="0" w:color="auto"/>
            <w:right w:val="none" w:sz="0" w:space="0" w:color="auto"/>
          </w:divBdr>
        </w:div>
        <w:div w:id="927881390">
          <w:marLeft w:val="640"/>
          <w:marRight w:val="0"/>
          <w:marTop w:val="0"/>
          <w:marBottom w:val="0"/>
          <w:divBdr>
            <w:top w:val="none" w:sz="0" w:space="0" w:color="auto"/>
            <w:left w:val="none" w:sz="0" w:space="0" w:color="auto"/>
            <w:bottom w:val="none" w:sz="0" w:space="0" w:color="auto"/>
            <w:right w:val="none" w:sz="0" w:space="0" w:color="auto"/>
          </w:divBdr>
        </w:div>
        <w:div w:id="1388215576">
          <w:marLeft w:val="640"/>
          <w:marRight w:val="0"/>
          <w:marTop w:val="0"/>
          <w:marBottom w:val="0"/>
          <w:divBdr>
            <w:top w:val="none" w:sz="0" w:space="0" w:color="auto"/>
            <w:left w:val="none" w:sz="0" w:space="0" w:color="auto"/>
            <w:bottom w:val="none" w:sz="0" w:space="0" w:color="auto"/>
            <w:right w:val="none" w:sz="0" w:space="0" w:color="auto"/>
          </w:divBdr>
        </w:div>
        <w:div w:id="1996686677">
          <w:marLeft w:val="640"/>
          <w:marRight w:val="0"/>
          <w:marTop w:val="0"/>
          <w:marBottom w:val="0"/>
          <w:divBdr>
            <w:top w:val="none" w:sz="0" w:space="0" w:color="auto"/>
            <w:left w:val="none" w:sz="0" w:space="0" w:color="auto"/>
            <w:bottom w:val="none" w:sz="0" w:space="0" w:color="auto"/>
            <w:right w:val="none" w:sz="0" w:space="0" w:color="auto"/>
          </w:divBdr>
        </w:div>
        <w:div w:id="408386377">
          <w:marLeft w:val="640"/>
          <w:marRight w:val="0"/>
          <w:marTop w:val="0"/>
          <w:marBottom w:val="0"/>
          <w:divBdr>
            <w:top w:val="none" w:sz="0" w:space="0" w:color="auto"/>
            <w:left w:val="none" w:sz="0" w:space="0" w:color="auto"/>
            <w:bottom w:val="none" w:sz="0" w:space="0" w:color="auto"/>
            <w:right w:val="none" w:sz="0" w:space="0" w:color="auto"/>
          </w:divBdr>
        </w:div>
      </w:divsChild>
    </w:div>
    <w:div w:id="1305156133">
      <w:marLeft w:val="0"/>
      <w:marRight w:val="0"/>
      <w:marTop w:val="0"/>
      <w:marBottom w:val="0"/>
      <w:divBdr>
        <w:top w:val="none" w:sz="0" w:space="0" w:color="auto"/>
        <w:left w:val="none" w:sz="0" w:space="0" w:color="auto"/>
        <w:bottom w:val="none" w:sz="0" w:space="0" w:color="auto"/>
        <w:right w:val="none" w:sz="0" w:space="0" w:color="auto"/>
      </w:divBdr>
    </w:div>
    <w:div w:id="1311179545">
      <w:marLeft w:val="0"/>
      <w:marRight w:val="0"/>
      <w:marTop w:val="0"/>
      <w:marBottom w:val="0"/>
      <w:divBdr>
        <w:top w:val="none" w:sz="0" w:space="0" w:color="auto"/>
        <w:left w:val="none" w:sz="0" w:space="0" w:color="auto"/>
        <w:bottom w:val="none" w:sz="0" w:space="0" w:color="auto"/>
        <w:right w:val="none" w:sz="0" w:space="0" w:color="auto"/>
      </w:divBdr>
    </w:div>
    <w:div w:id="1312977316">
      <w:bodyDiv w:val="1"/>
      <w:marLeft w:val="0"/>
      <w:marRight w:val="0"/>
      <w:marTop w:val="0"/>
      <w:marBottom w:val="0"/>
      <w:divBdr>
        <w:top w:val="none" w:sz="0" w:space="0" w:color="auto"/>
        <w:left w:val="none" w:sz="0" w:space="0" w:color="auto"/>
        <w:bottom w:val="none" w:sz="0" w:space="0" w:color="auto"/>
        <w:right w:val="none" w:sz="0" w:space="0" w:color="auto"/>
      </w:divBdr>
      <w:divsChild>
        <w:div w:id="515460547">
          <w:marLeft w:val="640"/>
          <w:marRight w:val="0"/>
          <w:marTop w:val="0"/>
          <w:marBottom w:val="0"/>
          <w:divBdr>
            <w:top w:val="none" w:sz="0" w:space="0" w:color="auto"/>
            <w:left w:val="none" w:sz="0" w:space="0" w:color="auto"/>
            <w:bottom w:val="none" w:sz="0" w:space="0" w:color="auto"/>
            <w:right w:val="none" w:sz="0" w:space="0" w:color="auto"/>
          </w:divBdr>
        </w:div>
        <w:div w:id="1174765408">
          <w:marLeft w:val="640"/>
          <w:marRight w:val="0"/>
          <w:marTop w:val="0"/>
          <w:marBottom w:val="0"/>
          <w:divBdr>
            <w:top w:val="none" w:sz="0" w:space="0" w:color="auto"/>
            <w:left w:val="none" w:sz="0" w:space="0" w:color="auto"/>
            <w:bottom w:val="none" w:sz="0" w:space="0" w:color="auto"/>
            <w:right w:val="none" w:sz="0" w:space="0" w:color="auto"/>
          </w:divBdr>
        </w:div>
        <w:div w:id="2021006434">
          <w:marLeft w:val="640"/>
          <w:marRight w:val="0"/>
          <w:marTop w:val="0"/>
          <w:marBottom w:val="0"/>
          <w:divBdr>
            <w:top w:val="none" w:sz="0" w:space="0" w:color="auto"/>
            <w:left w:val="none" w:sz="0" w:space="0" w:color="auto"/>
            <w:bottom w:val="none" w:sz="0" w:space="0" w:color="auto"/>
            <w:right w:val="none" w:sz="0" w:space="0" w:color="auto"/>
          </w:divBdr>
        </w:div>
        <w:div w:id="1972008404">
          <w:marLeft w:val="640"/>
          <w:marRight w:val="0"/>
          <w:marTop w:val="0"/>
          <w:marBottom w:val="0"/>
          <w:divBdr>
            <w:top w:val="none" w:sz="0" w:space="0" w:color="auto"/>
            <w:left w:val="none" w:sz="0" w:space="0" w:color="auto"/>
            <w:bottom w:val="none" w:sz="0" w:space="0" w:color="auto"/>
            <w:right w:val="none" w:sz="0" w:space="0" w:color="auto"/>
          </w:divBdr>
        </w:div>
        <w:div w:id="849608742">
          <w:marLeft w:val="640"/>
          <w:marRight w:val="0"/>
          <w:marTop w:val="0"/>
          <w:marBottom w:val="0"/>
          <w:divBdr>
            <w:top w:val="none" w:sz="0" w:space="0" w:color="auto"/>
            <w:left w:val="none" w:sz="0" w:space="0" w:color="auto"/>
            <w:bottom w:val="none" w:sz="0" w:space="0" w:color="auto"/>
            <w:right w:val="none" w:sz="0" w:space="0" w:color="auto"/>
          </w:divBdr>
        </w:div>
        <w:div w:id="373237580">
          <w:marLeft w:val="640"/>
          <w:marRight w:val="0"/>
          <w:marTop w:val="0"/>
          <w:marBottom w:val="0"/>
          <w:divBdr>
            <w:top w:val="none" w:sz="0" w:space="0" w:color="auto"/>
            <w:left w:val="none" w:sz="0" w:space="0" w:color="auto"/>
            <w:bottom w:val="none" w:sz="0" w:space="0" w:color="auto"/>
            <w:right w:val="none" w:sz="0" w:space="0" w:color="auto"/>
          </w:divBdr>
        </w:div>
        <w:div w:id="611398334">
          <w:marLeft w:val="640"/>
          <w:marRight w:val="0"/>
          <w:marTop w:val="0"/>
          <w:marBottom w:val="0"/>
          <w:divBdr>
            <w:top w:val="none" w:sz="0" w:space="0" w:color="auto"/>
            <w:left w:val="none" w:sz="0" w:space="0" w:color="auto"/>
            <w:bottom w:val="none" w:sz="0" w:space="0" w:color="auto"/>
            <w:right w:val="none" w:sz="0" w:space="0" w:color="auto"/>
          </w:divBdr>
        </w:div>
        <w:div w:id="125125108">
          <w:marLeft w:val="640"/>
          <w:marRight w:val="0"/>
          <w:marTop w:val="0"/>
          <w:marBottom w:val="0"/>
          <w:divBdr>
            <w:top w:val="none" w:sz="0" w:space="0" w:color="auto"/>
            <w:left w:val="none" w:sz="0" w:space="0" w:color="auto"/>
            <w:bottom w:val="none" w:sz="0" w:space="0" w:color="auto"/>
            <w:right w:val="none" w:sz="0" w:space="0" w:color="auto"/>
          </w:divBdr>
        </w:div>
        <w:div w:id="1087768268">
          <w:marLeft w:val="640"/>
          <w:marRight w:val="0"/>
          <w:marTop w:val="0"/>
          <w:marBottom w:val="0"/>
          <w:divBdr>
            <w:top w:val="none" w:sz="0" w:space="0" w:color="auto"/>
            <w:left w:val="none" w:sz="0" w:space="0" w:color="auto"/>
            <w:bottom w:val="none" w:sz="0" w:space="0" w:color="auto"/>
            <w:right w:val="none" w:sz="0" w:space="0" w:color="auto"/>
          </w:divBdr>
        </w:div>
        <w:div w:id="2090346722">
          <w:marLeft w:val="640"/>
          <w:marRight w:val="0"/>
          <w:marTop w:val="0"/>
          <w:marBottom w:val="0"/>
          <w:divBdr>
            <w:top w:val="none" w:sz="0" w:space="0" w:color="auto"/>
            <w:left w:val="none" w:sz="0" w:space="0" w:color="auto"/>
            <w:bottom w:val="none" w:sz="0" w:space="0" w:color="auto"/>
            <w:right w:val="none" w:sz="0" w:space="0" w:color="auto"/>
          </w:divBdr>
        </w:div>
        <w:div w:id="859316228">
          <w:marLeft w:val="640"/>
          <w:marRight w:val="0"/>
          <w:marTop w:val="0"/>
          <w:marBottom w:val="0"/>
          <w:divBdr>
            <w:top w:val="none" w:sz="0" w:space="0" w:color="auto"/>
            <w:left w:val="none" w:sz="0" w:space="0" w:color="auto"/>
            <w:bottom w:val="none" w:sz="0" w:space="0" w:color="auto"/>
            <w:right w:val="none" w:sz="0" w:space="0" w:color="auto"/>
          </w:divBdr>
        </w:div>
        <w:div w:id="1570309720">
          <w:marLeft w:val="640"/>
          <w:marRight w:val="0"/>
          <w:marTop w:val="0"/>
          <w:marBottom w:val="0"/>
          <w:divBdr>
            <w:top w:val="none" w:sz="0" w:space="0" w:color="auto"/>
            <w:left w:val="none" w:sz="0" w:space="0" w:color="auto"/>
            <w:bottom w:val="none" w:sz="0" w:space="0" w:color="auto"/>
            <w:right w:val="none" w:sz="0" w:space="0" w:color="auto"/>
          </w:divBdr>
        </w:div>
        <w:div w:id="1047418376">
          <w:marLeft w:val="640"/>
          <w:marRight w:val="0"/>
          <w:marTop w:val="0"/>
          <w:marBottom w:val="0"/>
          <w:divBdr>
            <w:top w:val="none" w:sz="0" w:space="0" w:color="auto"/>
            <w:left w:val="none" w:sz="0" w:space="0" w:color="auto"/>
            <w:bottom w:val="none" w:sz="0" w:space="0" w:color="auto"/>
            <w:right w:val="none" w:sz="0" w:space="0" w:color="auto"/>
          </w:divBdr>
        </w:div>
        <w:div w:id="484932238">
          <w:marLeft w:val="640"/>
          <w:marRight w:val="0"/>
          <w:marTop w:val="0"/>
          <w:marBottom w:val="0"/>
          <w:divBdr>
            <w:top w:val="none" w:sz="0" w:space="0" w:color="auto"/>
            <w:left w:val="none" w:sz="0" w:space="0" w:color="auto"/>
            <w:bottom w:val="none" w:sz="0" w:space="0" w:color="auto"/>
            <w:right w:val="none" w:sz="0" w:space="0" w:color="auto"/>
          </w:divBdr>
        </w:div>
        <w:div w:id="694237925">
          <w:marLeft w:val="640"/>
          <w:marRight w:val="0"/>
          <w:marTop w:val="0"/>
          <w:marBottom w:val="0"/>
          <w:divBdr>
            <w:top w:val="none" w:sz="0" w:space="0" w:color="auto"/>
            <w:left w:val="none" w:sz="0" w:space="0" w:color="auto"/>
            <w:bottom w:val="none" w:sz="0" w:space="0" w:color="auto"/>
            <w:right w:val="none" w:sz="0" w:space="0" w:color="auto"/>
          </w:divBdr>
        </w:div>
        <w:div w:id="943533289">
          <w:marLeft w:val="640"/>
          <w:marRight w:val="0"/>
          <w:marTop w:val="0"/>
          <w:marBottom w:val="0"/>
          <w:divBdr>
            <w:top w:val="none" w:sz="0" w:space="0" w:color="auto"/>
            <w:left w:val="none" w:sz="0" w:space="0" w:color="auto"/>
            <w:bottom w:val="none" w:sz="0" w:space="0" w:color="auto"/>
            <w:right w:val="none" w:sz="0" w:space="0" w:color="auto"/>
          </w:divBdr>
        </w:div>
        <w:div w:id="1746878631">
          <w:marLeft w:val="640"/>
          <w:marRight w:val="0"/>
          <w:marTop w:val="0"/>
          <w:marBottom w:val="0"/>
          <w:divBdr>
            <w:top w:val="none" w:sz="0" w:space="0" w:color="auto"/>
            <w:left w:val="none" w:sz="0" w:space="0" w:color="auto"/>
            <w:bottom w:val="none" w:sz="0" w:space="0" w:color="auto"/>
            <w:right w:val="none" w:sz="0" w:space="0" w:color="auto"/>
          </w:divBdr>
        </w:div>
        <w:div w:id="1044251330">
          <w:marLeft w:val="640"/>
          <w:marRight w:val="0"/>
          <w:marTop w:val="0"/>
          <w:marBottom w:val="0"/>
          <w:divBdr>
            <w:top w:val="none" w:sz="0" w:space="0" w:color="auto"/>
            <w:left w:val="none" w:sz="0" w:space="0" w:color="auto"/>
            <w:bottom w:val="none" w:sz="0" w:space="0" w:color="auto"/>
            <w:right w:val="none" w:sz="0" w:space="0" w:color="auto"/>
          </w:divBdr>
        </w:div>
        <w:div w:id="727799754">
          <w:marLeft w:val="640"/>
          <w:marRight w:val="0"/>
          <w:marTop w:val="0"/>
          <w:marBottom w:val="0"/>
          <w:divBdr>
            <w:top w:val="none" w:sz="0" w:space="0" w:color="auto"/>
            <w:left w:val="none" w:sz="0" w:space="0" w:color="auto"/>
            <w:bottom w:val="none" w:sz="0" w:space="0" w:color="auto"/>
            <w:right w:val="none" w:sz="0" w:space="0" w:color="auto"/>
          </w:divBdr>
        </w:div>
        <w:div w:id="1088578251">
          <w:marLeft w:val="640"/>
          <w:marRight w:val="0"/>
          <w:marTop w:val="0"/>
          <w:marBottom w:val="0"/>
          <w:divBdr>
            <w:top w:val="none" w:sz="0" w:space="0" w:color="auto"/>
            <w:left w:val="none" w:sz="0" w:space="0" w:color="auto"/>
            <w:bottom w:val="none" w:sz="0" w:space="0" w:color="auto"/>
            <w:right w:val="none" w:sz="0" w:space="0" w:color="auto"/>
          </w:divBdr>
        </w:div>
        <w:div w:id="1257979647">
          <w:marLeft w:val="640"/>
          <w:marRight w:val="0"/>
          <w:marTop w:val="0"/>
          <w:marBottom w:val="0"/>
          <w:divBdr>
            <w:top w:val="none" w:sz="0" w:space="0" w:color="auto"/>
            <w:left w:val="none" w:sz="0" w:space="0" w:color="auto"/>
            <w:bottom w:val="none" w:sz="0" w:space="0" w:color="auto"/>
            <w:right w:val="none" w:sz="0" w:space="0" w:color="auto"/>
          </w:divBdr>
        </w:div>
        <w:div w:id="2124421112">
          <w:marLeft w:val="640"/>
          <w:marRight w:val="0"/>
          <w:marTop w:val="0"/>
          <w:marBottom w:val="0"/>
          <w:divBdr>
            <w:top w:val="none" w:sz="0" w:space="0" w:color="auto"/>
            <w:left w:val="none" w:sz="0" w:space="0" w:color="auto"/>
            <w:bottom w:val="none" w:sz="0" w:space="0" w:color="auto"/>
            <w:right w:val="none" w:sz="0" w:space="0" w:color="auto"/>
          </w:divBdr>
        </w:div>
        <w:div w:id="1017584167">
          <w:marLeft w:val="640"/>
          <w:marRight w:val="0"/>
          <w:marTop w:val="0"/>
          <w:marBottom w:val="0"/>
          <w:divBdr>
            <w:top w:val="none" w:sz="0" w:space="0" w:color="auto"/>
            <w:left w:val="none" w:sz="0" w:space="0" w:color="auto"/>
            <w:bottom w:val="none" w:sz="0" w:space="0" w:color="auto"/>
            <w:right w:val="none" w:sz="0" w:space="0" w:color="auto"/>
          </w:divBdr>
        </w:div>
        <w:div w:id="496269166">
          <w:marLeft w:val="640"/>
          <w:marRight w:val="0"/>
          <w:marTop w:val="0"/>
          <w:marBottom w:val="0"/>
          <w:divBdr>
            <w:top w:val="none" w:sz="0" w:space="0" w:color="auto"/>
            <w:left w:val="none" w:sz="0" w:space="0" w:color="auto"/>
            <w:bottom w:val="none" w:sz="0" w:space="0" w:color="auto"/>
            <w:right w:val="none" w:sz="0" w:space="0" w:color="auto"/>
          </w:divBdr>
        </w:div>
        <w:div w:id="2080401012">
          <w:marLeft w:val="640"/>
          <w:marRight w:val="0"/>
          <w:marTop w:val="0"/>
          <w:marBottom w:val="0"/>
          <w:divBdr>
            <w:top w:val="none" w:sz="0" w:space="0" w:color="auto"/>
            <w:left w:val="none" w:sz="0" w:space="0" w:color="auto"/>
            <w:bottom w:val="none" w:sz="0" w:space="0" w:color="auto"/>
            <w:right w:val="none" w:sz="0" w:space="0" w:color="auto"/>
          </w:divBdr>
        </w:div>
        <w:div w:id="1731155529">
          <w:marLeft w:val="640"/>
          <w:marRight w:val="0"/>
          <w:marTop w:val="0"/>
          <w:marBottom w:val="0"/>
          <w:divBdr>
            <w:top w:val="none" w:sz="0" w:space="0" w:color="auto"/>
            <w:left w:val="none" w:sz="0" w:space="0" w:color="auto"/>
            <w:bottom w:val="none" w:sz="0" w:space="0" w:color="auto"/>
            <w:right w:val="none" w:sz="0" w:space="0" w:color="auto"/>
          </w:divBdr>
        </w:div>
        <w:div w:id="1095831439">
          <w:marLeft w:val="640"/>
          <w:marRight w:val="0"/>
          <w:marTop w:val="0"/>
          <w:marBottom w:val="0"/>
          <w:divBdr>
            <w:top w:val="none" w:sz="0" w:space="0" w:color="auto"/>
            <w:left w:val="none" w:sz="0" w:space="0" w:color="auto"/>
            <w:bottom w:val="none" w:sz="0" w:space="0" w:color="auto"/>
            <w:right w:val="none" w:sz="0" w:space="0" w:color="auto"/>
          </w:divBdr>
        </w:div>
        <w:div w:id="2078280108">
          <w:marLeft w:val="640"/>
          <w:marRight w:val="0"/>
          <w:marTop w:val="0"/>
          <w:marBottom w:val="0"/>
          <w:divBdr>
            <w:top w:val="none" w:sz="0" w:space="0" w:color="auto"/>
            <w:left w:val="none" w:sz="0" w:space="0" w:color="auto"/>
            <w:bottom w:val="none" w:sz="0" w:space="0" w:color="auto"/>
            <w:right w:val="none" w:sz="0" w:space="0" w:color="auto"/>
          </w:divBdr>
        </w:div>
        <w:div w:id="837767172">
          <w:marLeft w:val="640"/>
          <w:marRight w:val="0"/>
          <w:marTop w:val="0"/>
          <w:marBottom w:val="0"/>
          <w:divBdr>
            <w:top w:val="none" w:sz="0" w:space="0" w:color="auto"/>
            <w:left w:val="none" w:sz="0" w:space="0" w:color="auto"/>
            <w:bottom w:val="none" w:sz="0" w:space="0" w:color="auto"/>
            <w:right w:val="none" w:sz="0" w:space="0" w:color="auto"/>
          </w:divBdr>
        </w:div>
        <w:div w:id="1594626519">
          <w:marLeft w:val="640"/>
          <w:marRight w:val="0"/>
          <w:marTop w:val="0"/>
          <w:marBottom w:val="0"/>
          <w:divBdr>
            <w:top w:val="none" w:sz="0" w:space="0" w:color="auto"/>
            <w:left w:val="none" w:sz="0" w:space="0" w:color="auto"/>
            <w:bottom w:val="none" w:sz="0" w:space="0" w:color="auto"/>
            <w:right w:val="none" w:sz="0" w:space="0" w:color="auto"/>
          </w:divBdr>
        </w:div>
        <w:div w:id="1332483634">
          <w:marLeft w:val="640"/>
          <w:marRight w:val="0"/>
          <w:marTop w:val="0"/>
          <w:marBottom w:val="0"/>
          <w:divBdr>
            <w:top w:val="none" w:sz="0" w:space="0" w:color="auto"/>
            <w:left w:val="none" w:sz="0" w:space="0" w:color="auto"/>
            <w:bottom w:val="none" w:sz="0" w:space="0" w:color="auto"/>
            <w:right w:val="none" w:sz="0" w:space="0" w:color="auto"/>
          </w:divBdr>
        </w:div>
        <w:div w:id="636641636">
          <w:marLeft w:val="640"/>
          <w:marRight w:val="0"/>
          <w:marTop w:val="0"/>
          <w:marBottom w:val="0"/>
          <w:divBdr>
            <w:top w:val="none" w:sz="0" w:space="0" w:color="auto"/>
            <w:left w:val="none" w:sz="0" w:space="0" w:color="auto"/>
            <w:bottom w:val="none" w:sz="0" w:space="0" w:color="auto"/>
            <w:right w:val="none" w:sz="0" w:space="0" w:color="auto"/>
          </w:divBdr>
        </w:div>
        <w:div w:id="230584882">
          <w:marLeft w:val="640"/>
          <w:marRight w:val="0"/>
          <w:marTop w:val="0"/>
          <w:marBottom w:val="0"/>
          <w:divBdr>
            <w:top w:val="none" w:sz="0" w:space="0" w:color="auto"/>
            <w:left w:val="none" w:sz="0" w:space="0" w:color="auto"/>
            <w:bottom w:val="none" w:sz="0" w:space="0" w:color="auto"/>
            <w:right w:val="none" w:sz="0" w:space="0" w:color="auto"/>
          </w:divBdr>
        </w:div>
        <w:div w:id="1777016476">
          <w:marLeft w:val="640"/>
          <w:marRight w:val="0"/>
          <w:marTop w:val="0"/>
          <w:marBottom w:val="0"/>
          <w:divBdr>
            <w:top w:val="none" w:sz="0" w:space="0" w:color="auto"/>
            <w:left w:val="none" w:sz="0" w:space="0" w:color="auto"/>
            <w:bottom w:val="none" w:sz="0" w:space="0" w:color="auto"/>
            <w:right w:val="none" w:sz="0" w:space="0" w:color="auto"/>
          </w:divBdr>
        </w:div>
        <w:div w:id="1982415595">
          <w:marLeft w:val="640"/>
          <w:marRight w:val="0"/>
          <w:marTop w:val="0"/>
          <w:marBottom w:val="0"/>
          <w:divBdr>
            <w:top w:val="none" w:sz="0" w:space="0" w:color="auto"/>
            <w:left w:val="none" w:sz="0" w:space="0" w:color="auto"/>
            <w:bottom w:val="none" w:sz="0" w:space="0" w:color="auto"/>
            <w:right w:val="none" w:sz="0" w:space="0" w:color="auto"/>
          </w:divBdr>
        </w:div>
        <w:div w:id="1539122448">
          <w:marLeft w:val="640"/>
          <w:marRight w:val="0"/>
          <w:marTop w:val="0"/>
          <w:marBottom w:val="0"/>
          <w:divBdr>
            <w:top w:val="none" w:sz="0" w:space="0" w:color="auto"/>
            <w:left w:val="none" w:sz="0" w:space="0" w:color="auto"/>
            <w:bottom w:val="none" w:sz="0" w:space="0" w:color="auto"/>
            <w:right w:val="none" w:sz="0" w:space="0" w:color="auto"/>
          </w:divBdr>
        </w:div>
        <w:div w:id="1503546274">
          <w:marLeft w:val="640"/>
          <w:marRight w:val="0"/>
          <w:marTop w:val="0"/>
          <w:marBottom w:val="0"/>
          <w:divBdr>
            <w:top w:val="none" w:sz="0" w:space="0" w:color="auto"/>
            <w:left w:val="none" w:sz="0" w:space="0" w:color="auto"/>
            <w:bottom w:val="none" w:sz="0" w:space="0" w:color="auto"/>
            <w:right w:val="none" w:sz="0" w:space="0" w:color="auto"/>
          </w:divBdr>
        </w:div>
        <w:div w:id="1970012548">
          <w:marLeft w:val="640"/>
          <w:marRight w:val="0"/>
          <w:marTop w:val="0"/>
          <w:marBottom w:val="0"/>
          <w:divBdr>
            <w:top w:val="none" w:sz="0" w:space="0" w:color="auto"/>
            <w:left w:val="none" w:sz="0" w:space="0" w:color="auto"/>
            <w:bottom w:val="none" w:sz="0" w:space="0" w:color="auto"/>
            <w:right w:val="none" w:sz="0" w:space="0" w:color="auto"/>
          </w:divBdr>
        </w:div>
        <w:div w:id="1468014227">
          <w:marLeft w:val="640"/>
          <w:marRight w:val="0"/>
          <w:marTop w:val="0"/>
          <w:marBottom w:val="0"/>
          <w:divBdr>
            <w:top w:val="none" w:sz="0" w:space="0" w:color="auto"/>
            <w:left w:val="none" w:sz="0" w:space="0" w:color="auto"/>
            <w:bottom w:val="none" w:sz="0" w:space="0" w:color="auto"/>
            <w:right w:val="none" w:sz="0" w:space="0" w:color="auto"/>
          </w:divBdr>
        </w:div>
        <w:div w:id="1335452618">
          <w:marLeft w:val="640"/>
          <w:marRight w:val="0"/>
          <w:marTop w:val="0"/>
          <w:marBottom w:val="0"/>
          <w:divBdr>
            <w:top w:val="none" w:sz="0" w:space="0" w:color="auto"/>
            <w:left w:val="none" w:sz="0" w:space="0" w:color="auto"/>
            <w:bottom w:val="none" w:sz="0" w:space="0" w:color="auto"/>
            <w:right w:val="none" w:sz="0" w:space="0" w:color="auto"/>
          </w:divBdr>
        </w:div>
        <w:div w:id="1513111473">
          <w:marLeft w:val="640"/>
          <w:marRight w:val="0"/>
          <w:marTop w:val="0"/>
          <w:marBottom w:val="0"/>
          <w:divBdr>
            <w:top w:val="none" w:sz="0" w:space="0" w:color="auto"/>
            <w:left w:val="none" w:sz="0" w:space="0" w:color="auto"/>
            <w:bottom w:val="none" w:sz="0" w:space="0" w:color="auto"/>
            <w:right w:val="none" w:sz="0" w:space="0" w:color="auto"/>
          </w:divBdr>
        </w:div>
        <w:div w:id="2050492849">
          <w:marLeft w:val="640"/>
          <w:marRight w:val="0"/>
          <w:marTop w:val="0"/>
          <w:marBottom w:val="0"/>
          <w:divBdr>
            <w:top w:val="none" w:sz="0" w:space="0" w:color="auto"/>
            <w:left w:val="none" w:sz="0" w:space="0" w:color="auto"/>
            <w:bottom w:val="none" w:sz="0" w:space="0" w:color="auto"/>
            <w:right w:val="none" w:sz="0" w:space="0" w:color="auto"/>
          </w:divBdr>
        </w:div>
        <w:div w:id="1681077376">
          <w:marLeft w:val="640"/>
          <w:marRight w:val="0"/>
          <w:marTop w:val="0"/>
          <w:marBottom w:val="0"/>
          <w:divBdr>
            <w:top w:val="none" w:sz="0" w:space="0" w:color="auto"/>
            <w:left w:val="none" w:sz="0" w:space="0" w:color="auto"/>
            <w:bottom w:val="none" w:sz="0" w:space="0" w:color="auto"/>
            <w:right w:val="none" w:sz="0" w:space="0" w:color="auto"/>
          </w:divBdr>
        </w:div>
        <w:div w:id="602343543">
          <w:marLeft w:val="640"/>
          <w:marRight w:val="0"/>
          <w:marTop w:val="0"/>
          <w:marBottom w:val="0"/>
          <w:divBdr>
            <w:top w:val="none" w:sz="0" w:space="0" w:color="auto"/>
            <w:left w:val="none" w:sz="0" w:space="0" w:color="auto"/>
            <w:bottom w:val="none" w:sz="0" w:space="0" w:color="auto"/>
            <w:right w:val="none" w:sz="0" w:space="0" w:color="auto"/>
          </w:divBdr>
        </w:div>
        <w:div w:id="271593118">
          <w:marLeft w:val="640"/>
          <w:marRight w:val="0"/>
          <w:marTop w:val="0"/>
          <w:marBottom w:val="0"/>
          <w:divBdr>
            <w:top w:val="none" w:sz="0" w:space="0" w:color="auto"/>
            <w:left w:val="none" w:sz="0" w:space="0" w:color="auto"/>
            <w:bottom w:val="none" w:sz="0" w:space="0" w:color="auto"/>
            <w:right w:val="none" w:sz="0" w:space="0" w:color="auto"/>
          </w:divBdr>
        </w:div>
        <w:div w:id="1612782798">
          <w:marLeft w:val="640"/>
          <w:marRight w:val="0"/>
          <w:marTop w:val="0"/>
          <w:marBottom w:val="0"/>
          <w:divBdr>
            <w:top w:val="none" w:sz="0" w:space="0" w:color="auto"/>
            <w:left w:val="none" w:sz="0" w:space="0" w:color="auto"/>
            <w:bottom w:val="none" w:sz="0" w:space="0" w:color="auto"/>
            <w:right w:val="none" w:sz="0" w:space="0" w:color="auto"/>
          </w:divBdr>
        </w:div>
        <w:div w:id="182937749">
          <w:marLeft w:val="640"/>
          <w:marRight w:val="0"/>
          <w:marTop w:val="0"/>
          <w:marBottom w:val="0"/>
          <w:divBdr>
            <w:top w:val="none" w:sz="0" w:space="0" w:color="auto"/>
            <w:left w:val="none" w:sz="0" w:space="0" w:color="auto"/>
            <w:bottom w:val="none" w:sz="0" w:space="0" w:color="auto"/>
            <w:right w:val="none" w:sz="0" w:space="0" w:color="auto"/>
          </w:divBdr>
        </w:div>
        <w:div w:id="539630099">
          <w:marLeft w:val="640"/>
          <w:marRight w:val="0"/>
          <w:marTop w:val="0"/>
          <w:marBottom w:val="0"/>
          <w:divBdr>
            <w:top w:val="none" w:sz="0" w:space="0" w:color="auto"/>
            <w:left w:val="none" w:sz="0" w:space="0" w:color="auto"/>
            <w:bottom w:val="none" w:sz="0" w:space="0" w:color="auto"/>
            <w:right w:val="none" w:sz="0" w:space="0" w:color="auto"/>
          </w:divBdr>
        </w:div>
        <w:div w:id="464856909">
          <w:marLeft w:val="640"/>
          <w:marRight w:val="0"/>
          <w:marTop w:val="0"/>
          <w:marBottom w:val="0"/>
          <w:divBdr>
            <w:top w:val="none" w:sz="0" w:space="0" w:color="auto"/>
            <w:left w:val="none" w:sz="0" w:space="0" w:color="auto"/>
            <w:bottom w:val="none" w:sz="0" w:space="0" w:color="auto"/>
            <w:right w:val="none" w:sz="0" w:space="0" w:color="auto"/>
          </w:divBdr>
        </w:div>
        <w:div w:id="1962107093">
          <w:marLeft w:val="640"/>
          <w:marRight w:val="0"/>
          <w:marTop w:val="0"/>
          <w:marBottom w:val="0"/>
          <w:divBdr>
            <w:top w:val="none" w:sz="0" w:space="0" w:color="auto"/>
            <w:left w:val="none" w:sz="0" w:space="0" w:color="auto"/>
            <w:bottom w:val="none" w:sz="0" w:space="0" w:color="auto"/>
            <w:right w:val="none" w:sz="0" w:space="0" w:color="auto"/>
          </w:divBdr>
        </w:div>
        <w:div w:id="100296831">
          <w:marLeft w:val="640"/>
          <w:marRight w:val="0"/>
          <w:marTop w:val="0"/>
          <w:marBottom w:val="0"/>
          <w:divBdr>
            <w:top w:val="none" w:sz="0" w:space="0" w:color="auto"/>
            <w:left w:val="none" w:sz="0" w:space="0" w:color="auto"/>
            <w:bottom w:val="none" w:sz="0" w:space="0" w:color="auto"/>
            <w:right w:val="none" w:sz="0" w:space="0" w:color="auto"/>
          </w:divBdr>
        </w:div>
      </w:divsChild>
    </w:div>
    <w:div w:id="1316490361">
      <w:marLeft w:val="0"/>
      <w:marRight w:val="0"/>
      <w:marTop w:val="0"/>
      <w:marBottom w:val="0"/>
      <w:divBdr>
        <w:top w:val="none" w:sz="0" w:space="0" w:color="auto"/>
        <w:left w:val="none" w:sz="0" w:space="0" w:color="auto"/>
        <w:bottom w:val="none" w:sz="0" w:space="0" w:color="auto"/>
        <w:right w:val="none" w:sz="0" w:space="0" w:color="auto"/>
      </w:divBdr>
    </w:div>
    <w:div w:id="1321737126">
      <w:bodyDiv w:val="1"/>
      <w:marLeft w:val="0"/>
      <w:marRight w:val="0"/>
      <w:marTop w:val="0"/>
      <w:marBottom w:val="0"/>
      <w:divBdr>
        <w:top w:val="none" w:sz="0" w:space="0" w:color="auto"/>
        <w:left w:val="none" w:sz="0" w:space="0" w:color="auto"/>
        <w:bottom w:val="none" w:sz="0" w:space="0" w:color="auto"/>
        <w:right w:val="none" w:sz="0" w:space="0" w:color="auto"/>
      </w:divBdr>
      <w:divsChild>
        <w:div w:id="51395783">
          <w:marLeft w:val="640"/>
          <w:marRight w:val="0"/>
          <w:marTop w:val="0"/>
          <w:marBottom w:val="0"/>
          <w:divBdr>
            <w:top w:val="none" w:sz="0" w:space="0" w:color="auto"/>
            <w:left w:val="none" w:sz="0" w:space="0" w:color="auto"/>
            <w:bottom w:val="none" w:sz="0" w:space="0" w:color="auto"/>
            <w:right w:val="none" w:sz="0" w:space="0" w:color="auto"/>
          </w:divBdr>
        </w:div>
        <w:div w:id="56361895">
          <w:marLeft w:val="640"/>
          <w:marRight w:val="0"/>
          <w:marTop w:val="0"/>
          <w:marBottom w:val="0"/>
          <w:divBdr>
            <w:top w:val="none" w:sz="0" w:space="0" w:color="auto"/>
            <w:left w:val="none" w:sz="0" w:space="0" w:color="auto"/>
            <w:bottom w:val="none" w:sz="0" w:space="0" w:color="auto"/>
            <w:right w:val="none" w:sz="0" w:space="0" w:color="auto"/>
          </w:divBdr>
        </w:div>
        <w:div w:id="77022840">
          <w:marLeft w:val="640"/>
          <w:marRight w:val="0"/>
          <w:marTop w:val="0"/>
          <w:marBottom w:val="0"/>
          <w:divBdr>
            <w:top w:val="none" w:sz="0" w:space="0" w:color="auto"/>
            <w:left w:val="none" w:sz="0" w:space="0" w:color="auto"/>
            <w:bottom w:val="none" w:sz="0" w:space="0" w:color="auto"/>
            <w:right w:val="none" w:sz="0" w:space="0" w:color="auto"/>
          </w:divBdr>
        </w:div>
        <w:div w:id="153765691">
          <w:marLeft w:val="640"/>
          <w:marRight w:val="0"/>
          <w:marTop w:val="0"/>
          <w:marBottom w:val="0"/>
          <w:divBdr>
            <w:top w:val="none" w:sz="0" w:space="0" w:color="auto"/>
            <w:left w:val="none" w:sz="0" w:space="0" w:color="auto"/>
            <w:bottom w:val="none" w:sz="0" w:space="0" w:color="auto"/>
            <w:right w:val="none" w:sz="0" w:space="0" w:color="auto"/>
          </w:divBdr>
        </w:div>
        <w:div w:id="202786559">
          <w:marLeft w:val="640"/>
          <w:marRight w:val="0"/>
          <w:marTop w:val="0"/>
          <w:marBottom w:val="0"/>
          <w:divBdr>
            <w:top w:val="none" w:sz="0" w:space="0" w:color="auto"/>
            <w:left w:val="none" w:sz="0" w:space="0" w:color="auto"/>
            <w:bottom w:val="none" w:sz="0" w:space="0" w:color="auto"/>
            <w:right w:val="none" w:sz="0" w:space="0" w:color="auto"/>
          </w:divBdr>
        </w:div>
        <w:div w:id="306210139">
          <w:marLeft w:val="640"/>
          <w:marRight w:val="0"/>
          <w:marTop w:val="0"/>
          <w:marBottom w:val="0"/>
          <w:divBdr>
            <w:top w:val="none" w:sz="0" w:space="0" w:color="auto"/>
            <w:left w:val="none" w:sz="0" w:space="0" w:color="auto"/>
            <w:bottom w:val="none" w:sz="0" w:space="0" w:color="auto"/>
            <w:right w:val="none" w:sz="0" w:space="0" w:color="auto"/>
          </w:divBdr>
        </w:div>
        <w:div w:id="440494085">
          <w:marLeft w:val="640"/>
          <w:marRight w:val="0"/>
          <w:marTop w:val="0"/>
          <w:marBottom w:val="0"/>
          <w:divBdr>
            <w:top w:val="none" w:sz="0" w:space="0" w:color="auto"/>
            <w:left w:val="none" w:sz="0" w:space="0" w:color="auto"/>
            <w:bottom w:val="none" w:sz="0" w:space="0" w:color="auto"/>
            <w:right w:val="none" w:sz="0" w:space="0" w:color="auto"/>
          </w:divBdr>
        </w:div>
        <w:div w:id="477039584">
          <w:marLeft w:val="640"/>
          <w:marRight w:val="0"/>
          <w:marTop w:val="0"/>
          <w:marBottom w:val="0"/>
          <w:divBdr>
            <w:top w:val="none" w:sz="0" w:space="0" w:color="auto"/>
            <w:left w:val="none" w:sz="0" w:space="0" w:color="auto"/>
            <w:bottom w:val="none" w:sz="0" w:space="0" w:color="auto"/>
            <w:right w:val="none" w:sz="0" w:space="0" w:color="auto"/>
          </w:divBdr>
        </w:div>
        <w:div w:id="577128672">
          <w:marLeft w:val="640"/>
          <w:marRight w:val="0"/>
          <w:marTop w:val="0"/>
          <w:marBottom w:val="0"/>
          <w:divBdr>
            <w:top w:val="none" w:sz="0" w:space="0" w:color="auto"/>
            <w:left w:val="none" w:sz="0" w:space="0" w:color="auto"/>
            <w:bottom w:val="none" w:sz="0" w:space="0" w:color="auto"/>
            <w:right w:val="none" w:sz="0" w:space="0" w:color="auto"/>
          </w:divBdr>
        </w:div>
        <w:div w:id="638270933">
          <w:marLeft w:val="640"/>
          <w:marRight w:val="0"/>
          <w:marTop w:val="0"/>
          <w:marBottom w:val="0"/>
          <w:divBdr>
            <w:top w:val="none" w:sz="0" w:space="0" w:color="auto"/>
            <w:left w:val="none" w:sz="0" w:space="0" w:color="auto"/>
            <w:bottom w:val="none" w:sz="0" w:space="0" w:color="auto"/>
            <w:right w:val="none" w:sz="0" w:space="0" w:color="auto"/>
          </w:divBdr>
        </w:div>
        <w:div w:id="690381379">
          <w:marLeft w:val="640"/>
          <w:marRight w:val="0"/>
          <w:marTop w:val="0"/>
          <w:marBottom w:val="0"/>
          <w:divBdr>
            <w:top w:val="none" w:sz="0" w:space="0" w:color="auto"/>
            <w:left w:val="none" w:sz="0" w:space="0" w:color="auto"/>
            <w:bottom w:val="none" w:sz="0" w:space="0" w:color="auto"/>
            <w:right w:val="none" w:sz="0" w:space="0" w:color="auto"/>
          </w:divBdr>
        </w:div>
        <w:div w:id="691342433">
          <w:marLeft w:val="640"/>
          <w:marRight w:val="0"/>
          <w:marTop w:val="0"/>
          <w:marBottom w:val="0"/>
          <w:divBdr>
            <w:top w:val="none" w:sz="0" w:space="0" w:color="auto"/>
            <w:left w:val="none" w:sz="0" w:space="0" w:color="auto"/>
            <w:bottom w:val="none" w:sz="0" w:space="0" w:color="auto"/>
            <w:right w:val="none" w:sz="0" w:space="0" w:color="auto"/>
          </w:divBdr>
        </w:div>
        <w:div w:id="692799979">
          <w:marLeft w:val="640"/>
          <w:marRight w:val="0"/>
          <w:marTop w:val="0"/>
          <w:marBottom w:val="0"/>
          <w:divBdr>
            <w:top w:val="none" w:sz="0" w:space="0" w:color="auto"/>
            <w:left w:val="none" w:sz="0" w:space="0" w:color="auto"/>
            <w:bottom w:val="none" w:sz="0" w:space="0" w:color="auto"/>
            <w:right w:val="none" w:sz="0" w:space="0" w:color="auto"/>
          </w:divBdr>
        </w:div>
        <w:div w:id="745538114">
          <w:marLeft w:val="640"/>
          <w:marRight w:val="0"/>
          <w:marTop w:val="0"/>
          <w:marBottom w:val="0"/>
          <w:divBdr>
            <w:top w:val="none" w:sz="0" w:space="0" w:color="auto"/>
            <w:left w:val="none" w:sz="0" w:space="0" w:color="auto"/>
            <w:bottom w:val="none" w:sz="0" w:space="0" w:color="auto"/>
            <w:right w:val="none" w:sz="0" w:space="0" w:color="auto"/>
          </w:divBdr>
        </w:div>
        <w:div w:id="757409825">
          <w:marLeft w:val="640"/>
          <w:marRight w:val="0"/>
          <w:marTop w:val="0"/>
          <w:marBottom w:val="0"/>
          <w:divBdr>
            <w:top w:val="none" w:sz="0" w:space="0" w:color="auto"/>
            <w:left w:val="none" w:sz="0" w:space="0" w:color="auto"/>
            <w:bottom w:val="none" w:sz="0" w:space="0" w:color="auto"/>
            <w:right w:val="none" w:sz="0" w:space="0" w:color="auto"/>
          </w:divBdr>
        </w:div>
        <w:div w:id="774786475">
          <w:marLeft w:val="640"/>
          <w:marRight w:val="0"/>
          <w:marTop w:val="0"/>
          <w:marBottom w:val="0"/>
          <w:divBdr>
            <w:top w:val="none" w:sz="0" w:space="0" w:color="auto"/>
            <w:left w:val="none" w:sz="0" w:space="0" w:color="auto"/>
            <w:bottom w:val="none" w:sz="0" w:space="0" w:color="auto"/>
            <w:right w:val="none" w:sz="0" w:space="0" w:color="auto"/>
          </w:divBdr>
        </w:div>
        <w:div w:id="819342403">
          <w:marLeft w:val="640"/>
          <w:marRight w:val="0"/>
          <w:marTop w:val="0"/>
          <w:marBottom w:val="0"/>
          <w:divBdr>
            <w:top w:val="none" w:sz="0" w:space="0" w:color="auto"/>
            <w:left w:val="none" w:sz="0" w:space="0" w:color="auto"/>
            <w:bottom w:val="none" w:sz="0" w:space="0" w:color="auto"/>
            <w:right w:val="none" w:sz="0" w:space="0" w:color="auto"/>
          </w:divBdr>
        </w:div>
        <w:div w:id="915558525">
          <w:marLeft w:val="640"/>
          <w:marRight w:val="0"/>
          <w:marTop w:val="0"/>
          <w:marBottom w:val="0"/>
          <w:divBdr>
            <w:top w:val="none" w:sz="0" w:space="0" w:color="auto"/>
            <w:left w:val="none" w:sz="0" w:space="0" w:color="auto"/>
            <w:bottom w:val="none" w:sz="0" w:space="0" w:color="auto"/>
            <w:right w:val="none" w:sz="0" w:space="0" w:color="auto"/>
          </w:divBdr>
        </w:div>
        <w:div w:id="917711695">
          <w:marLeft w:val="640"/>
          <w:marRight w:val="0"/>
          <w:marTop w:val="0"/>
          <w:marBottom w:val="0"/>
          <w:divBdr>
            <w:top w:val="none" w:sz="0" w:space="0" w:color="auto"/>
            <w:left w:val="none" w:sz="0" w:space="0" w:color="auto"/>
            <w:bottom w:val="none" w:sz="0" w:space="0" w:color="auto"/>
            <w:right w:val="none" w:sz="0" w:space="0" w:color="auto"/>
          </w:divBdr>
        </w:div>
        <w:div w:id="935940747">
          <w:marLeft w:val="640"/>
          <w:marRight w:val="0"/>
          <w:marTop w:val="0"/>
          <w:marBottom w:val="0"/>
          <w:divBdr>
            <w:top w:val="none" w:sz="0" w:space="0" w:color="auto"/>
            <w:left w:val="none" w:sz="0" w:space="0" w:color="auto"/>
            <w:bottom w:val="none" w:sz="0" w:space="0" w:color="auto"/>
            <w:right w:val="none" w:sz="0" w:space="0" w:color="auto"/>
          </w:divBdr>
        </w:div>
        <w:div w:id="976911961">
          <w:marLeft w:val="640"/>
          <w:marRight w:val="0"/>
          <w:marTop w:val="0"/>
          <w:marBottom w:val="0"/>
          <w:divBdr>
            <w:top w:val="none" w:sz="0" w:space="0" w:color="auto"/>
            <w:left w:val="none" w:sz="0" w:space="0" w:color="auto"/>
            <w:bottom w:val="none" w:sz="0" w:space="0" w:color="auto"/>
            <w:right w:val="none" w:sz="0" w:space="0" w:color="auto"/>
          </w:divBdr>
        </w:div>
        <w:div w:id="992682059">
          <w:marLeft w:val="640"/>
          <w:marRight w:val="0"/>
          <w:marTop w:val="0"/>
          <w:marBottom w:val="0"/>
          <w:divBdr>
            <w:top w:val="none" w:sz="0" w:space="0" w:color="auto"/>
            <w:left w:val="none" w:sz="0" w:space="0" w:color="auto"/>
            <w:bottom w:val="none" w:sz="0" w:space="0" w:color="auto"/>
            <w:right w:val="none" w:sz="0" w:space="0" w:color="auto"/>
          </w:divBdr>
        </w:div>
        <w:div w:id="1161700993">
          <w:marLeft w:val="640"/>
          <w:marRight w:val="0"/>
          <w:marTop w:val="0"/>
          <w:marBottom w:val="0"/>
          <w:divBdr>
            <w:top w:val="none" w:sz="0" w:space="0" w:color="auto"/>
            <w:left w:val="none" w:sz="0" w:space="0" w:color="auto"/>
            <w:bottom w:val="none" w:sz="0" w:space="0" w:color="auto"/>
            <w:right w:val="none" w:sz="0" w:space="0" w:color="auto"/>
          </w:divBdr>
        </w:div>
        <w:div w:id="1175222000">
          <w:marLeft w:val="640"/>
          <w:marRight w:val="0"/>
          <w:marTop w:val="0"/>
          <w:marBottom w:val="0"/>
          <w:divBdr>
            <w:top w:val="none" w:sz="0" w:space="0" w:color="auto"/>
            <w:left w:val="none" w:sz="0" w:space="0" w:color="auto"/>
            <w:bottom w:val="none" w:sz="0" w:space="0" w:color="auto"/>
            <w:right w:val="none" w:sz="0" w:space="0" w:color="auto"/>
          </w:divBdr>
        </w:div>
        <w:div w:id="1188981491">
          <w:marLeft w:val="640"/>
          <w:marRight w:val="0"/>
          <w:marTop w:val="0"/>
          <w:marBottom w:val="0"/>
          <w:divBdr>
            <w:top w:val="none" w:sz="0" w:space="0" w:color="auto"/>
            <w:left w:val="none" w:sz="0" w:space="0" w:color="auto"/>
            <w:bottom w:val="none" w:sz="0" w:space="0" w:color="auto"/>
            <w:right w:val="none" w:sz="0" w:space="0" w:color="auto"/>
          </w:divBdr>
        </w:div>
        <w:div w:id="1201822731">
          <w:marLeft w:val="640"/>
          <w:marRight w:val="0"/>
          <w:marTop w:val="0"/>
          <w:marBottom w:val="0"/>
          <w:divBdr>
            <w:top w:val="none" w:sz="0" w:space="0" w:color="auto"/>
            <w:left w:val="none" w:sz="0" w:space="0" w:color="auto"/>
            <w:bottom w:val="none" w:sz="0" w:space="0" w:color="auto"/>
            <w:right w:val="none" w:sz="0" w:space="0" w:color="auto"/>
          </w:divBdr>
        </w:div>
        <w:div w:id="1216115669">
          <w:marLeft w:val="640"/>
          <w:marRight w:val="0"/>
          <w:marTop w:val="0"/>
          <w:marBottom w:val="0"/>
          <w:divBdr>
            <w:top w:val="none" w:sz="0" w:space="0" w:color="auto"/>
            <w:left w:val="none" w:sz="0" w:space="0" w:color="auto"/>
            <w:bottom w:val="none" w:sz="0" w:space="0" w:color="auto"/>
            <w:right w:val="none" w:sz="0" w:space="0" w:color="auto"/>
          </w:divBdr>
        </w:div>
        <w:div w:id="1263880380">
          <w:marLeft w:val="640"/>
          <w:marRight w:val="0"/>
          <w:marTop w:val="0"/>
          <w:marBottom w:val="0"/>
          <w:divBdr>
            <w:top w:val="none" w:sz="0" w:space="0" w:color="auto"/>
            <w:left w:val="none" w:sz="0" w:space="0" w:color="auto"/>
            <w:bottom w:val="none" w:sz="0" w:space="0" w:color="auto"/>
            <w:right w:val="none" w:sz="0" w:space="0" w:color="auto"/>
          </w:divBdr>
        </w:div>
        <w:div w:id="1301809868">
          <w:marLeft w:val="640"/>
          <w:marRight w:val="0"/>
          <w:marTop w:val="0"/>
          <w:marBottom w:val="0"/>
          <w:divBdr>
            <w:top w:val="none" w:sz="0" w:space="0" w:color="auto"/>
            <w:left w:val="none" w:sz="0" w:space="0" w:color="auto"/>
            <w:bottom w:val="none" w:sz="0" w:space="0" w:color="auto"/>
            <w:right w:val="none" w:sz="0" w:space="0" w:color="auto"/>
          </w:divBdr>
        </w:div>
        <w:div w:id="1304963989">
          <w:marLeft w:val="640"/>
          <w:marRight w:val="0"/>
          <w:marTop w:val="0"/>
          <w:marBottom w:val="0"/>
          <w:divBdr>
            <w:top w:val="none" w:sz="0" w:space="0" w:color="auto"/>
            <w:left w:val="none" w:sz="0" w:space="0" w:color="auto"/>
            <w:bottom w:val="none" w:sz="0" w:space="0" w:color="auto"/>
            <w:right w:val="none" w:sz="0" w:space="0" w:color="auto"/>
          </w:divBdr>
        </w:div>
        <w:div w:id="1313099058">
          <w:marLeft w:val="640"/>
          <w:marRight w:val="0"/>
          <w:marTop w:val="0"/>
          <w:marBottom w:val="0"/>
          <w:divBdr>
            <w:top w:val="none" w:sz="0" w:space="0" w:color="auto"/>
            <w:left w:val="none" w:sz="0" w:space="0" w:color="auto"/>
            <w:bottom w:val="none" w:sz="0" w:space="0" w:color="auto"/>
            <w:right w:val="none" w:sz="0" w:space="0" w:color="auto"/>
          </w:divBdr>
        </w:div>
        <w:div w:id="1344939149">
          <w:marLeft w:val="640"/>
          <w:marRight w:val="0"/>
          <w:marTop w:val="0"/>
          <w:marBottom w:val="0"/>
          <w:divBdr>
            <w:top w:val="none" w:sz="0" w:space="0" w:color="auto"/>
            <w:left w:val="none" w:sz="0" w:space="0" w:color="auto"/>
            <w:bottom w:val="none" w:sz="0" w:space="0" w:color="auto"/>
            <w:right w:val="none" w:sz="0" w:space="0" w:color="auto"/>
          </w:divBdr>
        </w:div>
        <w:div w:id="1346514545">
          <w:marLeft w:val="640"/>
          <w:marRight w:val="0"/>
          <w:marTop w:val="0"/>
          <w:marBottom w:val="0"/>
          <w:divBdr>
            <w:top w:val="none" w:sz="0" w:space="0" w:color="auto"/>
            <w:left w:val="none" w:sz="0" w:space="0" w:color="auto"/>
            <w:bottom w:val="none" w:sz="0" w:space="0" w:color="auto"/>
            <w:right w:val="none" w:sz="0" w:space="0" w:color="auto"/>
          </w:divBdr>
        </w:div>
        <w:div w:id="1521122688">
          <w:marLeft w:val="640"/>
          <w:marRight w:val="0"/>
          <w:marTop w:val="0"/>
          <w:marBottom w:val="0"/>
          <w:divBdr>
            <w:top w:val="none" w:sz="0" w:space="0" w:color="auto"/>
            <w:left w:val="none" w:sz="0" w:space="0" w:color="auto"/>
            <w:bottom w:val="none" w:sz="0" w:space="0" w:color="auto"/>
            <w:right w:val="none" w:sz="0" w:space="0" w:color="auto"/>
          </w:divBdr>
        </w:div>
        <w:div w:id="1527135323">
          <w:marLeft w:val="640"/>
          <w:marRight w:val="0"/>
          <w:marTop w:val="0"/>
          <w:marBottom w:val="0"/>
          <w:divBdr>
            <w:top w:val="none" w:sz="0" w:space="0" w:color="auto"/>
            <w:left w:val="none" w:sz="0" w:space="0" w:color="auto"/>
            <w:bottom w:val="none" w:sz="0" w:space="0" w:color="auto"/>
            <w:right w:val="none" w:sz="0" w:space="0" w:color="auto"/>
          </w:divBdr>
        </w:div>
        <w:div w:id="1814250898">
          <w:marLeft w:val="640"/>
          <w:marRight w:val="0"/>
          <w:marTop w:val="0"/>
          <w:marBottom w:val="0"/>
          <w:divBdr>
            <w:top w:val="none" w:sz="0" w:space="0" w:color="auto"/>
            <w:left w:val="none" w:sz="0" w:space="0" w:color="auto"/>
            <w:bottom w:val="none" w:sz="0" w:space="0" w:color="auto"/>
            <w:right w:val="none" w:sz="0" w:space="0" w:color="auto"/>
          </w:divBdr>
        </w:div>
        <w:div w:id="1933276915">
          <w:marLeft w:val="640"/>
          <w:marRight w:val="0"/>
          <w:marTop w:val="0"/>
          <w:marBottom w:val="0"/>
          <w:divBdr>
            <w:top w:val="none" w:sz="0" w:space="0" w:color="auto"/>
            <w:left w:val="none" w:sz="0" w:space="0" w:color="auto"/>
            <w:bottom w:val="none" w:sz="0" w:space="0" w:color="auto"/>
            <w:right w:val="none" w:sz="0" w:space="0" w:color="auto"/>
          </w:divBdr>
        </w:div>
        <w:div w:id="1938445221">
          <w:marLeft w:val="640"/>
          <w:marRight w:val="0"/>
          <w:marTop w:val="0"/>
          <w:marBottom w:val="0"/>
          <w:divBdr>
            <w:top w:val="none" w:sz="0" w:space="0" w:color="auto"/>
            <w:left w:val="none" w:sz="0" w:space="0" w:color="auto"/>
            <w:bottom w:val="none" w:sz="0" w:space="0" w:color="auto"/>
            <w:right w:val="none" w:sz="0" w:space="0" w:color="auto"/>
          </w:divBdr>
        </w:div>
        <w:div w:id="2027101234">
          <w:marLeft w:val="640"/>
          <w:marRight w:val="0"/>
          <w:marTop w:val="0"/>
          <w:marBottom w:val="0"/>
          <w:divBdr>
            <w:top w:val="none" w:sz="0" w:space="0" w:color="auto"/>
            <w:left w:val="none" w:sz="0" w:space="0" w:color="auto"/>
            <w:bottom w:val="none" w:sz="0" w:space="0" w:color="auto"/>
            <w:right w:val="none" w:sz="0" w:space="0" w:color="auto"/>
          </w:divBdr>
        </w:div>
        <w:div w:id="2037466450">
          <w:marLeft w:val="640"/>
          <w:marRight w:val="0"/>
          <w:marTop w:val="0"/>
          <w:marBottom w:val="0"/>
          <w:divBdr>
            <w:top w:val="none" w:sz="0" w:space="0" w:color="auto"/>
            <w:left w:val="none" w:sz="0" w:space="0" w:color="auto"/>
            <w:bottom w:val="none" w:sz="0" w:space="0" w:color="auto"/>
            <w:right w:val="none" w:sz="0" w:space="0" w:color="auto"/>
          </w:divBdr>
        </w:div>
        <w:div w:id="2048290782">
          <w:marLeft w:val="640"/>
          <w:marRight w:val="0"/>
          <w:marTop w:val="0"/>
          <w:marBottom w:val="0"/>
          <w:divBdr>
            <w:top w:val="none" w:sz="0" w:space="0" w:color="auto"/>
            <w:left w:val="none" w:sz="0" w:space="0" w:color="auto"/>
            <w:bottom w:val="none" w:sz="0" w:space="0" w:color="auto"/>
            <w:right w:val="none" w:sz="0" w:space="0" w:color="auto"/>
          </w:divBdr>
        </w:div>
        <w:div w:id="2053142962">
          <w:marLeft w:val="640"/>
          <w:marRight w:val="0"/>
          <w:marTop w:val="0"/>
          <w:marBottom w:val="0"/>
          <w:divBdr>
            <w:top w:val="none" w:sz="0" w:space="0" w:color="auto"/>
            <w:left w:val="none" w:sz="0" w:space="0" w:color="auto"/>
            <w:bottom w:val="none" w:sz="0" w:space="0" w:color="auto"/>
            <w:right w:val="none" w:sz="0" w:space="0" w:color="auto"/>
          </w:divBdr>
        </w:div>
        <w:div w:id="2127653998">
          <w:marLeft w:val="640"/>
          <w:marRight w:val="0"/>
          <w:marTop w:val="0"/>
          <w:marBottom w:val="0"/>
          <w:divBdr>
            <w:top w:val="none" w:sz="0" w:space="0" w:color="auto"/>
            <w:left w:val="none" w:sz="0" w:space="0" w:color="auto"/>
            <w:bottom w:val="none" w:sz="0" w:space="0" w:color="auto"/>
            <w:right w:val="none" w:sz="0" w:space="0" w:color="auto"/>
          </w:divBdr>
        </w:div>
      </w:divsChild>
    </w:div>
    <w:div w:id="1323268165">
      <w:bodyDiv w:val="1"/>
      <w:marLeft w:val="0"/>
      <w:marRight w:val="0"/>
      <w:marTop w:val="0"/>
      <w:marBottom w:val="0"/>
      <w:divBdr>
        <w:top w:val="none" w:sz="0" w:space="0" w:color="auto"/>
        <w:left w:val="none" w:sz="0" w:space="0" w:color="auto"/>
        <w:bottom w:val="none" w:sz="0" w:space="0" w:color="auto"/>
        <w:right w:val="none" w:sz="0" w:space="0" w:color="auto"/>
      </w:divBdr>
      <w:divsChild>
        <w:div w:id="1624575091">
          <w:marLeft w:val="640"/>
          <w:marRight w:val="0"/>
          <w:marTop w:val="0"/>
          <w:marBottom w:val="0"/>
          <w:divBdr>
            <w:top w:val="none" w:sz="0" w:space="0" w:color="auto"/>
            <w:left w:val="none" w:sz="0" w:space="0" w:color="auto"/>
            <w:bottom w:val="none" w:sz="0" w:space="0" w:color="auto"/>
            <w:right w:val="none" w:sz="0" w:space="0" w:color="auto"/>
          </w:divBdr>
        </w:div>
        <w:div w:id="511997897">
          <w:marLeft w:val="640"/>
          <w:marRight w:val="0"/>
          <w:marTop w:val="0"/>
          <w:marBottom w:val="0"/>
          <w:divBdr>
            <w:top w:val="none" w:sz="0" w:space="0" w:color="auto"/>
            <w:left w:val="none" w:sz="0" w:space="0" w:color="auto"/>
            <w:bottom w:val="none" w:sz="0" w:space="0" w:color="auto"/>
            <w:right w:val="none" w:sz="0" w:space="0" w:color="auto"/>
          </w:divBdr>
        </w:div>
        <w:div w:id="247006157">
          <w:marLeft w:val="640"/>
          <w:marRight w:val="0"/>
          <w:marTop w:val="0"/>
          <w:marBottom w:val="0"/>
          <w:divBdr>
            <w:top w:val="none" w:sz="0" w:space="0" w:color="auto"/>
            <w:left w:val="none" w:sz="0" w:space="0" w:color="auto"/>
            <w:bottom w:val="none" w:sz="0" w:space="0" w:color="auto"/>
            <w:right w:val="none" w:sz="0" w:space="0" w:color="auto"/>
          </w:divBdr>
        </w:div>
        <w:div w:id="946546713">
          <w:marLeft w:val="640"/>
          <w:marRight w:val="0"/>
          <w:marTop w:val="0"/>
          <w:marBottom w:val="0"/>
          <w:divBdr>
            <w:top w:val="none" w:sz="0" w:space="0" w:color="auto"/>
            <w:left w:val="none" w:sz="0" w:space="0" w:color="auto"/>
            <w:bottom w:val="none" w:sz="0" w:space="0" w:color="auto"/>
            <w:right w:val="none" w:sz="0" w:space="0" w:color="auto"/>
          </w:divBdr>
        </w:div>
        <w:div w:id="197477965">
          <w:marLeft w:val="640"/>
          <w:marRight w:val="0"/>
          <w:marTop w:val="0"/>
          <w:marBottom w:val="0"/>
          <w:divBdr>
            <w:top w:val="none" w:sz="0" w:space="0" w:color="auto"/>
            <w:left w:val="none" w:sz="0" w:space="0" w:color="auto"/>
            <w:bottom w:val="none" w:sz="0" w:space="0" w:color="auto"/>
            <w:right w:val="none" w:sz="0" w:space="0" w:color="auto"/>
          </w:divBdr>
        </w:div>
        <w:div w:id="823661879">
          <w:marLeft w:val="640"/>
          <w:marRight w:val="0"/>
          <w:marTop w:val="0"/>
          <w:marBottom w:val="0"/>
          <w:divBdr>
            <w:top w:val="none" w:sz="0" w:space="0" w:color="auto"/>
            <w:left w:val="none" w:sz="0" w:space="0" w:color="auto"/>
            <w:bottom w:val="none" w:sz="0" w:space="0" w:color="auto"/>
            <w:right w:val="none" w:sz="0" w:space="0" w:color="auto"/>
          </w:divBdr>
        </w:div>
        <w:div w:id="1713576852">
          <w:marLeft w:val="640"/>
          <w:marRight w:val="0"/>
          <w:marTop w:val="0"/>
          <w:marBottom w:val="0"/>
          <w:divBdr>
            <w:top w:val="none" w:sz="0" w:space="0" w:color="auto"/>
            <w:left w:val="none" w:sz="0" w:space="0" w:color="auto"/>
            <w:bottom w:val="none" w:sz="0" w:space="0" w:color="auto"/>
            <w:right w:val="none" w:sz="0" w:space="0" w:color="auto"/>
          </w:divBdr>
        </w:div>
        <w:div w:id="33316398">
          <w:marLeft w:val="640"/>
          <w:marRight w:val="0"/>
          <w:marTop w:val="0"/>
          <w:marBottom w:val="0"/>
          <w:divBdr>
            <w:top w:val="none" w:sz="0" w:space="0" w:color="auto"/>
            <w:left w:val="none" w:sz="0" w:space="0" w:color="auto"/>
            <w:bottom w:val="none" w:sz="0" w:space="0" w:color="auto"/>
            <w:right w:val="none" w:sz="0" w:space="0" w:color="auto"/>
          </w:divBdr>
        </w:div>
        <w:div w:id="342246801">
          <w:marLeft w:val="640"/>
          <w:marRight w:val="0"/>
          <w:marTop w:val="0"/>
          <w:marBottom w:val="0"/>
          <w:divBdr>
            <w:top w:val="none" w:sz="0" w:space="0" w:color="auto"/>
            <w:left w:val="none" w:sz="0" w:space="0" w:color="auto"/>
            <w:bottom w:val="none" w:sz="0" w:space="0" w:color="auto"/>
            <w:right w:val="none" w:sz="0" w:space="0" w:color="auto"/>
          </w:divBdr>
        </w:div>
        <w:div w:id="1568998777">
          <w:marLeft w:val="640"/>
          <w:marRight w:val="0"/>
          <w:marTop w:val="0"/>
          <w:marBottom w:val="0"/>
          <w:divBdr>
            <w:top w:val="none" w:sz="0" w:space="0" w:color="auto"/>
            <w:left w:val="none" w:sz="0" w:space="0" w:color="auto"/>
            <w:bottom w:val="none" w:sz="0" w:space="0" w:color="auto"/>
            <w:right w:val="none" w:sz="0" w:space="0" w:color="auto"/>
          </w:divBdr>
        </w:div>
        <w:div w:id="382287827">
          <w:marLeft w:val="640"/>
          <w:marRight w:val="0"/>
          <w:marTop w:val="0"/>
          <w:marBottom w:val="0"/>
          <w:divBdr>
            <w:top w:val="none" w:sz="0" w:space="0" w:color="auto"/>
            <w:left w:val="none" w:sz="0" w:space="0" w:color="auto"/>
            <w:bottom w:val="none" w:sz="0" w:space="0" w:color="auto"/>
            <w:right w:val="none" w:sz="0" w:space="0" w:color="auto"/>
          </w:divBdr>
        </w:div>
        <w:div w:id="1848787206">
          <w:marLeft w:val="640"/>
          <w:marRight w:val="0"/>
          <w:marTop w:val="0"/>
          <w:marBottom w:val="0"/>
          <w:divBdr>
            <w:top w:val="none" w:sz="0" w:space="0" w:color="auto"/>
            <w:left w:val="none" w:sz="0" w:space="0" w:color="auto"/>
            <w:bottom w:val="none" w:sz="0" w:space="0" w:color="auto"/>
            <w:right w:val="none" w:sz="0" w:space="0" w:color="auto"/>
          </w:divBdr>
        </w:div>
        <w:div w:id="546574156">
          <w:marLeft w:val="640"/>
          <w:marRight w:val="0"/>
          <w:marTop w:val="0"/>
          <w:marBottom w:val="0"/>
          <w:divBdr>
            <w:top w:val="none" w:sz="0" w:space="0" w:color="auto"/>
            <w:left w:val="none" w:sz="0" w:space="0" w:color="auto"/>
            <w:bottom w:val="none" w:sz="0" w:space="0" w:color="auto"/>
            <w:right w:val="none" w:sz="0" w:space="0" w:color="auto"/>
          </w:divBdr>
        </w:div>
        <w:div w:id="963387700">
          <w:marLeft w:val="640"/>
          <w:marRight w:val="0"/>
          <w:marTop w:val="0"/>
          <w:marBottom w:val="0"/>
          <w:divBdr>
            <w:top w:val="none" w:sz="0" w:space="0" w:color="auto"/>
            <w:left w:val="none" w:sz="0" w:space="0" w:color="auto"/>
            <w:bottom w:val="none" w:sz="0" w:space="0" w:color="auto"/>
            <w:right w:val="none" w:sz="0" w:space="0" w:color="auto"/>
          </w:divBdr>
        </w:div>
        <w:div w:id="542329169">
          <w:marLeft w:val="640"/>
          <w:marRight w:val="0"/>
          <w:marTop w:val="0"/>
          <w:marBottom w:val="0"/>
          <w:divBdr>
            <w:top w:val="none" w:sz="0" w:space="0" w:color="auto"/>
            <w:left w:val="none" w:sz="0" w:space="0" w:color="auto"/>
            <w:bottom w:val="none" w:sz="0" w:space="0" w:color="auto"/>
            <w:right w:val="none" w:sz="0" w:space="0" w:color="auto"/>
          </w:divBdr>
        </w:div>
        <w:div w:id="1813860634">
          <w:marLeft w:val="640"/>
          <w:marRight w:val="0"/>
          <w:marTop w:val="0"/>
          <w:marBottom w:val="0"/>
          <w:divBdr>
            <w:top w:val="none" w:sz="0" w:space="0" w:color="auto"/>
            <w:left w:val="none" w:sz="0" w:space="0" w:color="auto"/>
            <w:bottom w:val="none" w:sz="0" w:space="0" w:color="auto"/>
            <w:right w:val="none" w:sz="0" w:space="0" w:color="auto"/>
          </w:divBdr>
        </w:div>
        <w:div w:id="674697453">
          <w:marLeft w:val="640"/>
          <w:marRight w:val="0"/>
          <w:marTop w:val="0"/>
          <w:marBottom w:val="0"/>
          <w:divBdr>
            <w:top w:val="none" w:sz="0" w:space="0" w:color="auto"/>
            <w:left w:val="none" w:sz="0" w:space="0" w:color="auto"/>
            <w:bottom w:val="none" w:sz="0" w:space="0" w:color="auto"/>
            <w:right w:val="none" w:sz="0" w:space="0" w:color="auto"/>
          </w:divBdr>
        </w:div>
        <w:div w:id="1720976440">
          <w:marLeft w:val="640"/>
          <w:marRight w:val="0"/>
          <w:marTop w:val="0"/>
          <w:marBottom w:val="0"/>
          <w:divBdr>
            <w:top w:val="none" w:sz="0" w:space="0" w:color="auto"/>
            <w:left w:val="none" w:sz="0" w:space="0" w:color="auto"/>
            <w:bottom w:val="none" w:sz="0" w:space="0" w:color="auto"/>
            <w:right w:val="none" w:sz="0" w:space="0" w:color="auto"/>
          </w:divBdr>
        </w:div>
        <w:div w:id="1864511790">
          <w:marLeft w:val="640"/>
          <w:marRight w:val="0"/>
          <w:marTop w:val="0"/>
          <w:marBottom w:val="0"/>
          <w:divBdr>
            <w:top w:val="none" w:sz="0" w:space="0" w:color="auto"/>
            <w:left w:val="none" w:sz="0" w:space="0" w:color="auto"/>
            <w:bottom w:val="none" w:sz="0" w:space="0" w:color="auto"/>
            <w:right w:val="none" w:sz="0" w:space="0" w:color="auto"/>
          </w:divBdr>
        </w:div>
        <w:div w:id="2010866167">
          <w:marLeft w:val="640"/>
          <w:marRight w:val="0"/>
          <w:marTop w:val="0"/>
          <w:marBottom w:val="0"/>
          <w:divBdr>
            <w:top w:val="none" w:sz="0" w:space="0" w:color="auto"/>
            <w:left w:val="none" w:sz="0" w:space="0" w:color="auto"/>
            <w:bottom w:val="none" w:sz="0" w:space="0" w:color="auto"/>
            <w:right w:val="none" w:sz="0" w:space="0" w:color="auto"/>
          </w:divBdr>
        </w:div>
        <w:div w:id="945775661">
          <w:marLeft w:val="640"/>
          <w:marRight w:val="0"/>
          <w:marTop w:val="0"/>
          <w:marBottom w:val="0"/>
          <w:divBdr>
            <w:top w:val="none" w:sz="0" w:space="0" w:color="auto"/>
            <w:left w:val="none" w:sz="0" w:space="0" w:color="auto"/>
            <w:bottom w:val="none" w:sz="0" w:space="0" w:color="auto"/>
            <w:right w:val="none" w:sz="0" w:space="0" w:color="auto"/>
          </w:divBdr>
        </w:div>
        <w:div w:id="2015453104">
          <w:marLeft w:val="640"/>
          <w:marRight w:val="0"/>
          <w:marTop w:val="0"/>
          <w:marBottom w:val="0"/>
          <w:divBdr>
            <w:top w:val="none" w:sz="0" w:space="0" w:color="auto"/>
            <w:left w:val="none" w:sz="0" w:space="0" w:color="auto"/>
            <w:bottom w:val="none" w:sz="0" w:space="0" w:color="auto"/>
            <w:right w:val="none" w:sz="0" w:space="0" w:color="auto"/>
          </w:divBdr>
        </w:div>
        <w:div w:id="1425804100">
          <w:marLeft w:val="640"/>
          <w:marRight w:val="0"/>
          <w:marTop w:val="0"/>
          <w:marBottom w:val="0"/>
          <w:divBdr>
            <w:top w:val="none" w:sz="0" w:space="0" w:color="auto"/>
            <w:left w:val="none" w:sz="0" w:space="0" w:color="auto"/>
            <w:bottom w:val="none" w:sz="0" w:space="0" w:color="auto"/>
            <w:right w:val="none" w:sz="0" w:space="0" w:color="auto"/>
          </w:divBdr>
        </w:div>
        <w:div w:id="595133961">
          <w:marLeft w:val="640"/>
          <w:marRight w:val="0"/>
          <w:marTop w:val="0"/>
          <w:marBottom w:val="0"/>
          <w:divBdr>
            <w:top w:val="none" w:sz="0" w:space="0" w:color="auto"/>
            <w:left w:val="none" w:sz="0" w:space="0" w:color="auto"/>
            <w:bottom w:val="none" w:sz="0" w:space="0" w:color="auto"/>
            <w:right w:val="none" w:sz="0" w:space="0" w:color="auto"/>
          </w:divBdr>
        </w:div>
        <w:div w:id="29765791">
          <w:marLeft w:val="640"/>
          <w:marRight w:val="0"/>
          <w:marTop w:val="0"/>
          <w:marBottom w:val="0"/>
          <w:divBdr>
            <w:top w:val="none" w:sz="0" w:space="0" w:color="auto"/>
            <w:left w:val="none" w:sz="0" w:space="0" w:color="auto"/>
            <w:bottom w:val="none" w:sz="0" w:space="0" w:color="auto"/>
            <w:right w:val="none" w:sz="0" w:space="0" w:color="auto"/>
          </w:divBdr>
        </w:div>
        <w:div w:id="1092555485">
          <w:marLeft w:val="640"/>
          <w:marRight w:val="0"/>
          <w:marTop w:val="0"/>
          <w:marBottom w:val="0"/>
          <w:divBdr>
            <w:top w:val="none" w:sz="0" w:space="0" w:color="auto"/>
            <w:left w:val="none" w:sz="0" w:space="0" w:color="auto"/>
            <w:bottom w:val="none" w:sz="0" w:space="0" w:color="auto"/>
            <w:right w:val="none" w:sz="0" w:space="0" w:color="auto"/>
          </w:divBdr>
        </w:div>
        <w:div w:id="589122968">
          <w:marLeft w:val="640"/>
          <w:marRight w:val="0"/>
          <w:marTop w:val="0"/>
          <w:marBottom w:val="0"/>
          <w:divBdr>
            <w:top w:val="none" w:sz="0" w:space="0" w:color="auto"/>
            <w:left w:val="none" w:sz="0" w:space="0" w:color="auto"/>
            <w:bottom w:val="none" w:sz="0" w:space="0" w:color="auto"/>
            <w:right w:val="none" w:sz="0" w:space="0" w:color="auto"/>
          </w:divBdr>
        </w:div>
        <w:div w:id="1927836370">
          <w:marLeft w:val="640"/>
          <w:marRight w:val="0"/>
          <w:marTop w:val="0"/>
          <w:marBottom w:val="0"/>
          <w:divBdr>
            <w:top w:val="none" w:sz="0" w:space="0" w:color="auto"/>
            <w:left w:val="none" w:sz="0" w:space="0" w:color="auto"/>
            <w:bottom w:val="none" w:sz="0" w:space="0" w:color="auto"/>
            <w:right w:val="none" w:sz="0" w:space="0" w:color="auto"/>
          </w:divBdr>
        </w:div>
        <w:div w:id="1567912864">
          <w:marLeft w:val="640"/>
          <w:marRight w:val="0"/>
          <w:marTop w:val="0"/>
          <w:marBottom w:val="0"/>
          <w:divBdr>
            <w:top w:val="none" w:sz="0" w:space="0" w:color="auto"/>
            <w:left w:val="none" w:sz="0" w:space="0" w:color="auto"/>
            <w:bottom w:val="none" w:sz="0" w:space="0" w:color="auto"/>
            <w:right w:val="none" w:sz="0" w:space="0" w:color="auto"/>
          </w:divBdr>
        </w:div>
        <w:div w:id="479810446">
          <w:marLeft w:val="640"/>
          <w:marRight w:val="0"/>
          <w:marTop w:val="0"/>
          <w:marBottom w:val="0"/>
          <w:divBdr>
            <w:top w:val="none" w:sz="0" w:space="0" w:color="auto"/>
            <w:left w:val="none" w:sz="0" w:space="0" w:color="auto"/>
            <w:bottom w:val="none" w:sz="0" w:space="0" w:color="auto"/>
            <w:right w:val="none" w:sz="0" w:space="0" w:color="auto"/>
          </w:divBdr>
        </w:div>
        <w:div w:id="243075683">
          <w:marLeft w:val="640"/>
          <w:marRight w:val="0"/>
          <w:marTop w:val="0"/>
          <w:marBottom w:val="0"/>
          <w:divBdr>
            <w:top w:val="none" w:sz="0" w:space="0" w:color="auto"/>
            <w:left w:val="none" w:sz="0" w:space="0" w:color="auto"/>
            <w:bottom w:val="none" w:sz="0" w:space="0" w:color="auto"/>
            <w:right w:val="none" w:sz="0" w:space="0" w:color="auto"/>
          </w:divBdr>
        </w:div>
        <w:div w:id="300430560">
          <w:marLeft w:val="640"/>
          <w:marRight w:val="0"/>
          <w:marTop w:val="0"/>
          <w:marBottom w:val="0"/>
          <w:divBdr>
            <w:top w:val="none" w:sz="0" w:space="0" w:color="auto"/>
            <w:left w:val="none" w:sz="0" w:space="0" w:color="auto"/>
            <w:bottom w:val="none" w:sz="0" w:space="0" w:color="auto"/>
            <w:right w:val="none" w:sz="0" w:space="0" w:color="auto"/>
          </w:divBdr>
        </w:div>
        <w:div w:id="1677608970">
          <w:marLeft w:val="640"/>
          <w:marRight w:val="0"/>
          <w:marTop w:val="0"/>
          <w:marBottom w:val="0"/>
          <w:divBdr>
            <w:top w:val="none" w:sz="0" w:space="0" w:color="auto"/>
            <w:left w:val="none" w:sz="0" w:space="0" w:color="auto"/>
            <w:bottom w:val="none" w:sz="0" w:space="0" w:color="auto"/>
            <w:right w:val="none" w:sz="0" w:space="0" w:color="auto"/>
          </w:divBdr>
        </w:div>
        <w:div w:id="242691634">
          <w:marLeft w:val="640"/>
          <w:marRight w:val="0"/>
          <w:marTop w:val="0"/>
          <w:marBottom w:val="0"/>
          <w:divBdr>
            <w:top w:val="none" w:sz="0" w:space="0" w:color="auto"/>
            <w:left w:val="none" w:sz="0" w:space="0" w:color="auto"/>
            <w:bottom w:val="none" w:sz="0" w:space="0" w:color="auto"/>
            <w:right w:val="none" w:sz="0" w:space="0" w:color="auto"/>
          </w:divBdr>
        </w:div>
        <w:div w:id="1200435105">
          <w:marLeft w:val="640"/>
          <w:marRight w:val="0"/>
          <w:marTop w:val="0"/>
          <w:marBottom w:val="0"/>
          <w:divBdr>
            <w:top w:val="none" w:sz="0" w:space="0" w:color="auto"/>
            <w:left w:val="none" w:sz="0" w:space="0" w:color="auto"/>
            <w:bottom w:val="none" w:sz="0" w:space="0" w:color="auto"/>
            <w:right w:val="none" w:sz="0" w:space="0" w:color="auto"/>
          </w:divBdr>
        </w:div>
        <w:div w:id="1543129312">
          <w:marLeft w:val="640"/>
          <w:marRight w:val="0"/>
          <w:marTop w:val="0"/>
          <w:marBottom w:val="0"/>
          <w:divBdr>
            <w:top w:val="none" w:sz="0" w:space="0" w:color="auto"/>
            <w:left w:val="none" w:sz="0" w:space="0" w:color="auto"/>
            <w:bottom w:val="none" w:sz="0" w:space="0" w:color="auto"/>
            <w:right w:val="none" w:sz="0" w:space="0" w:color="auto"/>
          </w:divBdr>
        </w:div>
        <w:div w:id="1445077763">
          <w:marLeft w:val="640"/>
          <w:marRight w:val="0"/>
          <w:marTop w:val="0"/>
          <w:marBottom w:val="0"/>
          <w:divBdr>
            <w:top w:val="none" w:sz="0" w:space="0" w:color="auto"/>
            <w:left w:val="none" w:sz="0" w:space="0" w:color="auto"/>
            <w:bottom w:val="none" w:sz="0" w:space="0" w:color="auto"/>
            <w:right w:val="none" w:sz="0" w:space="0" w:color="auto"/>
          </w:divBdr>
        </w:div>
        <w:div w:id="65495524">
          <w:marLeft w:val="640"/>
          <w:marRight w:val="0"/>
          <w:marTop w:val="0"/>
          <w:marBottom w:val="0"/>
          <w:divBdr>
            <w:top w:val="none" w:sz="0" w:space="0" w:color="auto"/>
            <w:left w:val="none" w:sz="0" w:space="0" w:color="auto"/>
            <w:bottom w:val="none" w:sz="0" w:space="0" w:color="auto"/>
            <w:right w:val="none" w:sz="0" w:space="0" w:color="auto"/>
          </w:divBdr>
        </w:div>
        <w:div w:id="2044668618">
          <w:marLeft w:val="640"/>
          <w:marRight w:val="0"/>
          <w:marTop w:val="0"/>
          <w:marBottom w:val="0"/>
          <w:divBdr>
            <w:top w:val="none" w:sz="0" w:space="0" w:color="auto"/>
            <w:left w:val="none" w:sz="0" w:space="0" w:color="auto"/>
            <w:bottom w:val="none" w:sz="0" w:space="0" w:color="auto"/>
            <w:right w:val="none" w:sz="0" w:space="0" w:color="auto"/>
          </w:divBdr>
        </w:div>
        <w:div w:id="380642655">
          <w:marLeft w:val="640"/>
          <w:marRight w:val="0"/>
          <w:marTop w:val="0"/>
          <w:marBottom w:val="0"/>
          <w:divBdr>
            <w:top w:val="none" w:sz="0" w:space="0" w:color="auto"/>
            <w:left w:val="none" w:sz="0" w:space="0" w:color="auto"/>
            <w:bottom w:val="none" w:sz="0" w:space="0" w:color="auto"/>
            <w:right w:val="none" w:sz="0" w:space="0" w:color="auto"/>
          </w:divBdr>
        </w:div>
        <w:div w:id="1642612765">
          <w:marLeft w:val="640"/>
          <w:marRight w:val="0"/>
          <w:marTop w:val="0"/>
          <w:marBottom w:val="0"/>
          <w:divBdr>
            <w:top w:val="none" w:sz="0" w:space="0" w:color="auto"/>
            <w:left w:val="none" w:sz="0" w:space="0" w:color="auto"/>
            <w:bottom w:val="none" w:sz="0" w:space="0" w:color="auto"/>
            <w:right w:val="none" w:sz="0" w:space="0" w:color="auto"/>
          </w:divBdr>
        </w:div>
        <w:div w:id="1023243543">
          <w:marLeft w:val="640"/>
          <w:marRight w:val="0"/>
          <w:marTop w:val="0"/>
          <w:marBottom w:val="0"/>
          <w:divBdr>
            <w:top w:val="none" w:sz="0" w:space="0" w:color="auto"/>
            <w:left w:val="none" w:sz="0" w:space="0" w:color="auto"/>
            <w:bottom w:val="none" w:sz="0" w:space="0" w:color="auto"/>
            <w:right w:val="none" w:sz="0" w:space="0" w:color="auto"/>
          </w:divBdr>
        </w:div>
        <w:div w:id="909076483">
          <w:marLeft w:val="640"/>
          <w:marRight w:val="0"/>
          <w:marTop w:val="0"/>
          <w:marBottom w:val="0"/>
          <w:divBdr>
            <w:top w:val="none" w:sz="0" w:space="0" w:color="auto"/>
            <w:left w:val="none" w:sz="0" w:space="0" w:color="auto"/>
            <w:bottom w:val="none" w:sz="0" w:space="0" w:color="auto"/>
            <w:right w:val="none" w:sz="0" w:space="0" w:color="auto"/>
          </w:divBdr>
        </w:div>
        <w:div w:id="254364997">
          <w:marLeft w:val="640"/>
          <w:marRight w:val="0"/>
          <w:marTop w:val="0"/>
          <w:marBottom w:val="0"/>
          <w:divBdr>
            <w:top w:val="none" w:sz="0" w:space="0" w:color="auto"/>
            <w:left w:val="none" w:sz="0" w:space="0" w:color="auto"/>
            <w:bottom w:val="none" w:sz="0" w:space="0" w:color="auto"/>
            <w:right w:val="none" w:sz="0" w:space="0" w:color="auto"/>
          </w:divBdr>
        </w:div>
        <w:div w:id="2084525339">
          <w:marLeft w:val="640"/>
          <w:marRight w:val="0"/>
          <w:marTop w:val="0"/>
          <w:marBottom w:val="0"/>
          <w:divBdr>
            <w:top w:val="none" w:sz="0" w:space="0" w:color="auto"/>
            <w:left w:val="none" w:sz="0" w:space="0" w:color="auto"/>
            <w:bottom w:val="none" w:sz="0" w:space="0" w:color="auto"/>
            <w:right w:val="none" w:sz="0" w:space="0" w:color="auto"/>
          </w:divBdr>
        </w:div>
        <w:div w:id="984704503">
          <w:marLeft w:val="640"/>
          <w:marRight w:val="0"/>
          <w:marTop w:val="0"/>
          <w:marBottom w:val="0"/>
          <w:divBdr>
            <w:top w:val="none" w:sz="0" w:space="0" w:color="auto"/>
            <w:left w:val="none" w:sz="0" w:space="0" w:color="auto"/>
            <w:bottom w:val="none" w:sz="0" w:space="0" w:color="auto"/>
            <w:right w:val="none" w:sz="0" w:space="0" w:color="auto"/>
          </w:divBdr>
        </w:div>
        <w:div w:id="681207049">
          <w:marLeft w:val="640"/>
          <w:marRight w:val="0"/>
          <w:marTop w:val="0"/>
          <w:marBottom w:val="0"/>
          <w:divBdr>
            <w:top w:val="none" w:sz="0" w:space="0" w:color="auto"/>
            <w:left w:val="none" w:sz="0" w:space="0" w:color="auto"/>
            <w:bottom w:val="none" w:sz="0" w:space="0" w:color="auto"/>
            <w:right w:val="none" w:sz="0" w:space="0" w:color="auto"/>
          </w:divBdr>
        </w:div>
        <w:div w:id="288098805">
          <w:marLeft w:val="640"/>
          <w:marRight w:val="0"/>
          <w:marTop w:val="0"/>
          <w:marBottom w:val="0"/>
          <w:divBdr>
            <w:top w:val="none" w:sz="0" w:space="0" w:color="auto"/>
            <w:left w:val="none" w:sz="0" w:space="0" w:color="auto"/>
            <w:bottom w:val="none" w:sz="0" w:space="0" w:color="auto"/>
            <w:right w:val="none" w:sz="0" w:space="0" w:color="auto"/>
          </w:divBdr>
        </w:div>
        <w:div w:id="2118870488">
          <w:marLeft w:val="640"/>
          <w:marRight w:val="0"/>
          <w:marTop w:val="0"/>
          <w:marBottom w:val="0"/>
          <w:divBdr>
            <w:top w:val="none" w:sz="0" w:space="0" w:color="auto"/>
            <w:left w:val="none" w:sz="0" w:space="0" w:color="auto"/>
            <w:bottom w:val="none" w:sz="0" w:space="0" w:color="auto"/>
            <w:right w:val="none" w:sz="0" w:space="0" w:color="auto"/>
          </w:divBdr>
        </w:div>
        <w:div w:id="1206022931">
          <w:marLeft w:val="640"/>
          <w:marRight w:val="0"/>
          <w:marTop w:val="0"/>
          <w:marBottom w:val="0"/>
          <w:divBdr>
            <w:top w:val="none" w:sz="0" w:space="0" w:color="auto"/>
            <w:left w:val="none" w:sz="0" w:space="0" w:color="auto"/>
            <w:bottom w:val="none" w:sz="0" w:space="0" w:color="auto"/>
            <w:right w:val="none" w:sz="0" w:space="0" w:color="auto"/>
          </w:divBdr>
        </w:div>
        <w:div w:id="977345527">
          <w:marLeft w:val="640"/>
          <w:marRight w:val="0"/>
          <w:marTop w:val="0"/>
          <w:marBottom w:val="0"/>
          <w:divBdr>
            <w:top w:val="none" w:sz="0" w:space="0" w:color="auto"/>
            <w:left w:val="none" w:sz="0" w:space="0" w:color="auto"/>
            <w:bottom w:val="none" w:sz="0" w:space="0" w:color="auto"/>
            <w:right w:val="none" w:sz="0" w:space="0" w:color="auto"/>
          </w:divBdr>
        </w:div>
      </w:divsChild>
    </w:div>
    <w:div w:id="1327703783">
      <w:bodyDiv w:val="1"/>
      <w:marLeft w:val="0"/>
      <w:marRight w:val="0"/>
      <w:marTop w:val="0"/>
      <w:marBottom w:val="0"/>
      <w:divBdr>
        <w:top w:val="none" w:sz="0" w:space="0" w:color="auto"/>
        <w:left w:val="none" w:sz="0" w:space="0" w:color="auto"/>
        <w:bottom w:val="none" w:sz="0" w:space="0" w:color="auto"/>
        <w:right w:val="none" w:sz="0" w:space="0" w:color="auto"/>
      </w:divBdr>
      <w:divsChild>
        <w:div w:id="49883313">
          <w:marLeft w:val="640"/>
          <w:marRight w:val="0"/>
          <w:marTop w:val="0"/>
          <w:marBottom w:val="0"/>
          <w:divBdr>
            <w:top w:val="none" w:sz="0" w:space="0" w:color="auto"/>
            <w:left w:val="none" w:sz="0" w:space="0" w:color="auto"/>
            <w:bottom w:val="none" w:sz="0" w:space="0" w:color="auto"/>
            <w:right w:val="none" w:sz="0" w:space="0" w:color="auto"/>
          </w:divBdr>
        </w:div>
        <w:div w:id="104468127">
          <w:marLeft w:val="640"/>
          <w:marRight w:val="0"/>
          <w:marTop w:val="0"/>
          <w:marBottom w:val="0"/>
          <w:divBdr>
            <w:top w:val="none" w:sz="0" w:space="0" w:color="auto"/>
            <w:left w:val="none" w:sz="0" w:space="0" w:color="auto"/>
            <w:bottom w:val="none" w:sz="0" w:space="0" w:color="auto"/>
            <w:right w:val="none" w:sz="0" w:space="0" w:color="auto"/>
          </w:divBdr>
        </w:div>
        <w:div w:id="107506401">
          <w:marLeft w:val="640"/>
          <w:marRight w:val="0"/>
          <w:marTop w:val="0"/>
          <w:marBottom w:val="0"/>
          <w:divBdr>
            <w:top w:val="none" w:sz="0" w:space="0" w:color="auto"/>
            <w:left w:val="none" w:sz="0" w:space="0" w:color="auto"/>
            <w:bottom w:val="none" w:sz="0" w:space="0" w:color="auto"/>
            <w:right w:val="none" w:sz="0" w:space="0" w:color="auto"/>
          </w:divBdr>
        </w:div>
        <w:div w:id="116292182">
          <w:marLeft w:val="640"/>
          <w:marRight w:val="0"/>
          <w:marTop w:val="0"/>
          <w:marBottom w:val="0"/>
          <w:divBdr>
            <w:top w:val="none" w:sz="0" w:space="0" w:color="auto"/>
            <w:left w:val="none" w:sz="0" w:space="0" w:color="auto"/>
            <w:bottom w:val="none" w:sz="0" w:space="0" w:color="auto"/>
            <w:right w:val="none" w:sz="0" w:space="0" w:color="auto"/>
          </w:divBdr>
        </w:div>
        <w:div w:id="186527563">
          <w:marLeft w:val="640"/>
          <w:marRight w:val="0"/>
          <w:marTop w:val="0"/>
          <w:marBottom w:val="0"/>
          <w:divBdr>
            <w:top w:val="none" w:sz="0" w:space="0" w:color="auto"/>
            <w:left w:val="none" w:sz="0" w:space="0" w:color="auto"/>
            <w:bottom w:val="none" w:sz="0" w:space="0" w:color="auto"/>
            <w:right w:val="none" w:sz="0" w:space="0" w:color="auto"/>
          </w:divBdr>
        </w:div>
        <w:div w:id="299506465">
          <w:marLeft w:val="640"/>
          <w:marRight w:val="0"/>
          <w:marTop w:val="0"/>
          <w:marBottom w:val="0"/>
          <w:divBdr>
            <w:top w:val="none" w:sz="0" w:space="0" w:color="auto"/>
            <w:left w:val="none" w:sz="0" w:space="0" w:color="auto"/>
            <w:bottom w:val="none" w:sz="0" w:space="0" w:color="auto"/>
            <w:right w:val="none" w:sz="0" w:space="0" w:color="auto"/>
          </w:divBdr>
        </w:div>
        <w:div w:id="342125509">
          <w:marLeft w:val="640"/>
          <w:marRight w:val="0"/>
          <w:marTop w:val="0"/>
          <w:marBottom w:val="0"/>
          <w:divBdr>
            <w:top w:val="none" w:sz="0" w:space="0" w:color="auto"/>
            <w:left w:val="none" w:sz="0" w:space="0" w:color="auto"/>
            <w:bottom w:val="none" w:sz="0" w:space="0" w:color="auto"/>
            <w:right w:val="none" w:sz="0" w:space="0" w:color="auto"/>
          </w:divBdr>
        </w:div>
        <w:div w:id="383414162">
          <w:marLeft w:val="640"/>
          <w:marRight w:val="0"/>
          <w:marTop w:val="0"/>
          <w:marBottom w:val="0"/>
          <w:divBdr>
            <w:top w:val="none" w:sz="0" w:space="0" w:color="auto"/>
            <w:left w:val="none" w:sz="0" w:space="0" w:color="auto"/>
            <w:bottom w:val="none" w:sz="0" w:space="0" w:color="auto"/>
            <w:right w:val="none" w:sz="0" w:space="0" w:color="auto"/>
          </w:divBdr>
        </w:div>
        <w:div w:id="447939179">
          <w:marLeft w:val="640"/>
          <w:marRight w:val="0"/>
          <w:marTop w:val="0"/>
          <w:marBottom w:val="0"/>
          <w:divBdr>
            <w:top w:val="none" w:sz="0" w:space="0" w:color="auto"/>
            <w:left w:val="none" w:sz="0" w:space="0" w:color="auto"/>
            <w:bottom w:val="none" w:sz="0" w:space="0" w:color="auto"/>
            <w:right w:val="none" w:sz="0" w:space="0" w:color="auto"/>
          </w:divBdr>
        </w:div>
        <w:div w:id="535505257">
          <w:marLeft w:val="640"/>
          <w:marRight w:val="0"/>
          <w:marTop w:val="0"/>
          <w:marBottom w:val="0"/>
          <w:divBdr>
            <w:top w:val="none" w:sz="0" w:space="0" w:color="auto"/>
            <w:left w:val="none" w:sz="0" w:space="0" w:color="auto"/>
            <w:bottom w:val="none" w:sz="0" w:space="0" w:color="auto"/>
            <w:right w:val="none" w:sz="0" w:space="0" w:color="auto"/>
          </w:divBdr>
        </w:div>
        <w:div w:id="580605842">
          <w:marLeft w:val="640"/>
          <w:marRight w:val="0"/>
          <w:marTop w:val="0"/>
          <w:marBottom w:val="0"/>
          <w:divBdr>
            <w:top w:val="none" w:sz="0" w:space="0" w:color="auto"/>
            <w:left w:val="none" w:sz="0" w:space="0" w:color="auto"/>
            <w:bottom w:val="none" w:sz="0" w:space="0" w:color="auto"/>
            <w:right w:val="none" w:sz="0" w:space="0" w:color="auto"/>
          </w:divBdr>
        </w:div>
        <w:div w:id="596209668">
          <w:marLeft w:val="640"/>
          <w:marRight w:val="0"/>
          <w:marTop w:val="0"/>
          <w:marBottom w:val="0"/>
          <w:divBdr>
            <w:top w:val="none" w:sz="0" w:space="0" w:color="auto"/>
            <w:left w:val="none" w:sz="0" w:space="0" w:color="auto"/>
            <w:bottom w:val="none" w:sz="0" w:space="0" w:color="auto"/>
            <w:right w:val="none" w:sz="0" w:space="0" w:color="auto"/>
          </w:divBdr>
        </w:div>
        <w:div w:id="907152245">
          <w:marLeft w:val="640"/>
          <w:marRight w:val="0"/>
          <w:marTop w:val="0"/>
          <w:marBottom w:val="0"/>
          <w:divBdr>
            <w:top w:val="none" w:sz="0" w:space="0" w:color="auto"/>
            <w:left w:val="none" w:sz="0" w:space="0" w:color="auto"/>
            <w:bottom w:val="none" w:sz="0" w:space="0" w:color="auto"/>
            <w:right w:val="none" w:sz="0" w:space="0" w:color="auto"/>
          </w:divBdr>
        </w:div>
        <w:div w:id="933317906">
          <w:marLeft w:val="640"/>
          <w:marRight w:val="0"/>
          <w:marTop w:val="0"/>
          <w:marBottom w:val="0"/>
          <w:divBdr>
            <w:top w:val="none" w:sz="0" w:space="0" w:color="auto"/>
            <w:left w:val="none" w:sz="0" w:space="0" w:color="auto"/>
            <w:bottom w:val="none" w:sz="0" w:space="0" w:color="auto"/>
            <w:right w:val="none" w:sz="0" w:space="0" w:color="auto"/>
          </w:divBdr>
        </w:div>
        <w:div w:id="935792130">
          <w:marLeft w:val="640"/>
          <w:marRight w:val="0"/>
          <w:marTop w:val="0"/>
          <w:marBottom w:val="0"/>
          <w:divBdr>
            <w:top w:val="none" w:sz="0" w:space="0" w:color="auto"/>
            <w:left w:val="none" w:sz="0" w:space="0" w:color="auto"/>
            <w:bottom w:val="none" w:sz="0" w:space="0" w:color="auto"/>
            <w:right w:val="none" w:sz="0" w:space="0" w:color="auto"/>
          </w:divBdr>
        </w:div>
        <w:div w:id="977222716">
          <w:marLeft w:val="640"/>
          <w:marRight w:val="0"/>
          <w:marTop w:val="0"/>
          <w:marBottom w:val="0"/>
          <w:divBdr>
            <w:top w:val="none" w:sz="0" w:space="0" w:color="auto"/>
            <w:left w:val="none" w:sz="0" w:space="0" w:color="auto"/>
            <w:bottom w:val="none" w:sz="0" w:space="0" w:color="auto"/>
            <w:right w:val="none" w:sz="0" w:space="0" w:color="auto"/>
          </w:divBdr>
        </w:div>
        <w:div w:id="1043216201">
          <w:marLeft w:val="640"/>
          <w:marRight w:val="0"/>
          <w:marTop w:val="0"/>
          <w:marBottom w:val="0"/>
          <w:divBdr>
            <w:top w:val="none" w:sz="0" w:space="0" w:color="auto"/>
            <w:left w:val="none" w:sz="0" w:space="0" w:color="auto"/>
            <w:bottom w:val="none" w:sz="0" w:space="0" w:color="auto"/>
            <w:right w:val="none" w:sz="0" w:space="0" w:color="auto"/>
          </w:divBdr>
        </w:div>
        <w:div w:id="1043409453">
          <w:marLeft w:val="640"/>
          <w:marRight w:val="0"/>
          <w:marTop w:val="0"/>
          <w:marBottom w:val="0"/>
          <w:divBdr>
            <w:top w:val="none" w:sz="0" w:space="0" w:color="auto"/>
            <w:left w:val="none" w:sz="0" w:space="0" w:color="auto"/>
            <w:bottom w:val="none" w:sz="0" w:space="0" w:color="auto"/>
            <w:right w:val="none" w:sz="0" w:space="0" w:color="auto"/>
          </w:divBdr>
        </w:div>
        <w:div w:id="1055547032">
          <w:marLeft w:val="640"/>
          <w:marRight w:val="0"/>
          <w:marTop w:val="0"/>
          <w:marBottom w:val="0"/>
          <w:divBdr>
            <w:top w:val="none" w:sz="0" w:space="0" w:color="auto"/>
            <w:left w:val="none" w:sz="0" w:space="0" w:color="auto"/>
            <w:bottom w:val="none" w:sz="0" w:space="0" w:color="auto"/>
            <w:right w:val="none" w:sz="0" w:space="0" w:color="auto"/>
          </w:divBdr>
        </w:div>
        <w:div w:id="1142424568">
          <w:marLeft w:val="640"/>
          <w:marRight w:val="0"/>
          <w:marTop w:val="0"/>
          <w:marBottom w:val="0"/>
          <w:divBdr>
            <w:top w:val="none" w:sz="0" w:space="0" w:color="auto"/>
            <w:left w:val="none" w:sz="0" w:space="0" w:color="auto"/>
            <w:bottom w:val="none" w:sz="0" w:space="0" w:color="auto"/>
            <w:right w:val="none" w:sz="0" w:space="0" w:color="auto"/>
          </w:divBdr>
        </w:div>
        <w:div w:id="1150561613">
          <w:marLeft w:val="640"/>
          <w:marRight w:val="0"/>
          <w:marTop w:val="0"/>
          <w:marBottom w:val="0"/>
          <w:divBdr>
            <w:top w:val="none" w:sz="0" w:space="0" w:color="auto"/>
            <w:left w:val="none" w:sz="0" w:space="0" w:color="auto"/>
            <w:bottom w:val="none" w:sz="0" w:space="0" w:color="auto"/>
            <w:right w:val="none" w:sz="0" w:space="0" w:color="auto"/>
          </w:divBdr>
        </w:div>
        <w:div w:id="1282346875">
          <w:marLeft w:val="640"/>
          <w:marRight w:val="0"/>
          <w:marTop w:val="0"/>
          <w:marBottom w:val="0"/>
          <w:divBdr>
            <w:top w:val="none" w:sz="0" w:space="0" w:color="auto"/>
            <w:left w:val="none" w:sz="0" w:space="0" w:color="auto"/>
            <w:bottom w:val="none" w:sz="0" w:space="0" w:color="auto"/>
            <w:right w:val="none" w:sz="0" w:space="0" w:color="auto"/>
          </w:divBdr>
        </w:div>
        <w:div w:id="1286079794">
          <w:marLeft w:val="640"/>
          <w:marRight w:val="0"/>
          <w:marTop w:val="0"/>
          <w:marBottom w:val="0"/>
          <w:divBdr>
            <w:top w:val="none" w:sz="0" w:space="0" w:color="auto"/>
            <w:left w:val="none" w:sz="0" w:space="0" w:color="auto"/>
            <w:bottom w:val="none" w:sz="0" w:space="0" w:color="auto"/>
            <w:right w:val="none" w:sz="0" w:space="0" w:color="auto"/>
          </w:divBdr>
        </w:div>
        <w:div w:id="1304241127">
          <w:marLeft w:val="640"/>
          <w:marRight w:val="0"/>
          <w:marTop w:val="0"/>
          <w:marBottom w:val="0"/>
          <w:divBdr>
            <w:top w:val="none" w:sz="0" w:space="0" w:color="auto"/>
            <w:left w:val="none" w:sz="0" w:space="0" w:color="auto"/>
            <w:bottom w:val="none" w:sz="0" w:space="0" w:color="auto"/>
            <w:right w:val="none" w:sz="0" w:space="0" w:color="auto"/>
          </w:divBdr>
        </w:div>
        <w:div w:id="1388381661">
          <w:marLeft w:val="640"/>
          <w:marRight w:val="0"/>
          <w:marTop w:val="0"/>
          <w:marBottom w:val="0"/>
          <w:divBdr>
            <w:top w:val="none" w:sz="0" w:space="0" w:color="auto"/>
            <w:left w:val="none" w:sz="0" w:space="0" w:color="auto"/>
            <w:bottom w:val="none" w:sz="0" w:space="0" w:color="auto"/>
            <w:right w:val="none" w:sz="0" w:space="0" w:color="auto"/>
          </w:divBdr>
        </w:div>
        <w:div w:id="1437753490">
          <w:marLeft w:val="640"/>
          <w:marRight w:val="0"/>
          <w:marTop w:val="0"/>
          <w:marBottom w:val="0"/>
          <w:divBdr>
            <w:top w:val="none" w:sz="0" w:space="0" w:color="auto"/>
            <w:left w:val="none" w:sz="0" w:space="0" w:color="auto"/>
            <w:bottom w:val="none" w:sz="0" w:space="0" w:color="auto"/>
            <w:right w:val="none" w:sz="0" w:space="0" w:color="auto"/>
          </w:divBdr>
        </w:div>
        <w:div w:id="1527252539">
          <w:marLeft w:val="640"/>
          <w:marRight w:val="0"/>
          <w:marTop w:val="0"/>
          <w:marBottom w:val="0"/>
          <w:divBdr>
            <w:top w:val="none" w:sz="0" w:space="0" w:color="auto"/>
            <w:left w:val="none" w:sz="0" w:space="0" w:color="auto"/>
            <w:bottom w:val="none" w:sz="0" w:space="0" w:color="auto"/>
            <w:right w:val="none" w:sz="0" w:space="0" w:color="auto"/>
          </w:divBdr>
        </w:div>
        <w:div w:id="1541743944">
          <w:marLeft w:val="640"/>
          <w:marRight w:val="0"/>
          <w:marTop w:val="0"/>
          <w:marBottom w:val="0"/>
          <w:divBdr>
            <w:top w:val="none" w:sz="0" w:space="0" w:color="auto"/>
            <w:left w:val="none" w:sz="0" w:space="0" w:color="auto"/>
            <w:bottom w:val="none" w:sz="0" w:space="0" w:color="auto"/>
            <w:right w:val="none" w:sz="0" w:space="0" w:color="auto"/>
          </w:divBdr>
        </w:div>
        <w:div w:id="1556357485">
          <w:marLeft w:val="640"/>
          <w:marRight w:val="0"/>
          <w:marTop w:val="0"/>
          <w:marBottom w:val="0"/>
          <w:divBdr>
            <w:top w:val="none" w:sz="0" w:space="0" w:color="auto"/>
            <w:left w:val="none" w:sz="0" w:space="0" w:color="auto"/>
            <w:bottom w:val="none" w:sz="0" w:space="0" w:color="auto"/>
            <w:right w:val="none" w:sz="0" w:space="0" w:color="auto"/>
          </w:divBdr>
        </w:div>
        <w:div w:id="1572034705">
          <w:marLeft w:val="640"/>
          <w:marRight w:val="0"/>
          <w:marTop w:val="0"/>
          <w:marBottom w:val="0"/>
          <w:divBdr>
            <w:top w:val="none" w:sz="0" w:space="0" w:color="auto"/>
            <w:left w:val="none" w:sz="0" w:space="0" w:color="auto"/>
            <w:bottom w:val="none" w:sz="0" w:space="0" w:color="auto"/>
            <w:right w:val="none" w:sz="0" w:space="0" w:color="auto"/>
          </w:divBdr>
        </w:div>
        <w:div w:id="1653944429">
          <w:marLeft w:val="640"/>
          <w:marRight w:val="0"/>
          <w:marTop w:val="0"/>
          <w:marBottom w:val="0"/>
          <w:divBdr>
            <w:top w:val="none" w:sz="0" w:space="0" w:color="auto"/>
            <w:left w:val="none" w:sz="0" w:space="0" w:color="auto"/>
            <w:bottom w:val="none" w:sz="0" w:space="0" w:color="auto"/>
            <w:right w:val="none" w:sz="0" w:space="0" w:color="auto"/>
          </w:divBdr>
        </w:div>
        <w:div w:id="1696156144">
          <w:marLeft w:val="640"/>
          <w:marRight w:val="0"/>
          <w:marTop w:val="0"/>
          <w:marBottom w:val="0"/>
          <w:divBdr>
            <w:top w:val="none" w:sz="0" w:space="0" w:color="auto"/>
            <w:left w:val="none" w:sz="0" w:space="0" w:color="auto"/>
            <w:bottom w:val="none" w:sz="0" w:space="0" w:color="auto"/>
            <w:right w:val="none" w:sz="0" w:space="0" w:color="auto"/>
          </w:divBdr>
        </w:div>
        <w:div w:id="1724525696">
          <w:marLeft w:val="640"/>
          <w:marRight w:val="0"/>
          <w:marTop w:val="0"/>
          <w:marBottom w:val="0"/>
          <w:divBdr>
            <w:top w:val="none" w:sz="0" w:space="0" w:color="auto"/>
            <w:left w:val="none" w:sz="0" w:space="0" w:color="auto"/>
            <w:bottom w:val="none" w:sz="0" w:space="0" w:color="auto"/>
            <w:right w:val="none" w:sz="0" w:space="0" w:color="auto"/>
          </w:divBdr>
        </w:div>
        <w:div w:id="1849828392">
          <w:marLeft w:val="640"/>
          <w:marRight w:val="0"/>
          <w:marTop w:val="0"/>
          <w:marBottom w:val="0"/>
          <w:divBdr>
            <w:top w:val="none" w:sz="0" w:space="0" w:color="auto"/>
            <w:left w:val="none" w:sz="0" w:space="0" w:color="auto"/>
            <w:bottom w:val="none" w:sz="0" w:space="0" w:color="auto"/>
            <w:right w:val="none" w:sz="0" w:space="0" w:color="auto"/>
          </w:divBdr>
        </w:div>
        <w:div w:id="1880775747">
          <w:marLeft w:val="640"/>
          <w:marRight w:val="0"/>
          <w:marTop w:val="0"/>
          <w:marBottom w:val="0"/>
          <w:divBdr>
            <w:top w:val="none" w:sz="0" w:space="0" w:color="auto"/>
            <w:left w:val="none" w:sz="0" w:space="0" w:color="auto"/>
            <w:bottom w:val="none" w:sz="0" w:space="0" w:color="auto"/>
            <w:right w:val="none" w:sz="0" w:space="0" w:color="auto"/>
          </w:divBdr>
        </w:div>
        <w:div w:id="1882353008">
          <w:marLeft w:val="640"/>
          <w:marRight w:val="0"/>
          <w:marTop w:val="0"/>
          <w:marBottom w:val="0"/>
          <w:divBdr>
            <w:top w:val="none" w:sz="0" w:space="0" w:color="auto"/>
            <w:left w:val="none" w:sz="0" w:space="0" w:color="auto"/>
            <w:bottom w:val="none" w:sz="0" w:space="0" w:color="auto"/>
            <w:right w:val="none" w:sz="0" w:space="0" w:color="auto"/>
          </w:divBdr>
        </w:div>
        <w:div w:id="1911697234">
          <w:marLeft w:val="640"/>
          <w:marRight w:val="0"/>
          <w:marTop w:val="0"/>
          <w:marBottom w:val="0"/>
          <w:divBdr>
            <w:top w:val="none" w:sz="0" w:space="0" w:color="auto"/>
            <w:left w:val="none" w:sz="0" w:space="0" w:color="auto"/>
            <w:bottom w:val="none" w:sz="0" w:space="0" w:color="auto"/>
            <w:right w:val="none" w:sz="0" w:space="0" w:color="auto"/>
          </w:divBdr>
        </w:div>
        <w:div w:id="1951232021">
          <w:marLeft w:val="640"/>
          <w:marRight w:val="0"/>
          <w:marTop w:val="0"/>
          <w:marBottom w:val="0"/>
          <w:divBdr>
            <w:top w:val="none" w:sz="0" w:space="0" w:color="auto"/>
            <w:left w:val="none" w:sz="0" w:space="0" w:color="auto"/>
            <w:bottom w:val="none" w:sz="0" w:space="0" w:color="auto"/>
            <w:right w:val="none" w:sz="0" w:space="0" w:color="auto"/>
          </w:divBdr>
        </w:div>
        <w:div w:id="1952663068">
          <w:marLeft w:val="640"/>
          <w:marRight w:val="0"/>
          <w:marTop w:val="0"/>
          <w:marBottom w:val="0"/>
          <w:divBdr>
            <w:top w:val="none" w:sz="0" w:space="0" w:color="auto"/>
            <w:left w:val="none" w:sz="0" w:space="0" w:color="auto"/>
            <w:bottom w:val="none" w:sz="0" w:space="0" w:color="auto"/>
            <w:right w:val="none" w:sz="0" w:space="0" w:color="auto"/>
          </w:divBdr>
        </w:div>
        <w:div w:id="1986160088">
          <w:marLeft w:val="640"/>
          <w:marRight w:val="0"/>
          <w:marTop w:val="0"/>
          <w:marBottom w:val="0"/>
          <w:divBdr>
            <w:top w:val="none" w:sz="0" w:space="0" w:color="auto"/>
            <w:left w:val="none" w:sz="0" w:space="0" w:color="auto"/>
            <w:bottom w:val="none" w:sz="0" w:space="0" w:color="auto"/>
            <w:right w:val="none" w:sz="0" w:space="0" w:color="auto"/>
          </w:divBdr>
        </w:div>
        <w:div w:id="2080246459">
          <w:marLeft w:val="640"/>
          <w:marRight w:val="0"/>
          <w:marTop w:val="0"/>
          <w:marBottom w:val="0"/>
          <w:divBdr>
            <w:top w:val="none" w:sz="0" w:space="0" w:color="auto"/>
            <w:left w:val="none" w:sz="0" w:space="0" w:color="auto"/>
            <w:bottom w:val="none" w:sz="0" w:space="0" w:color="auto"/>
            <w:right w:val="none" w:sz="0" w:space="0" w:color="auto"/>
          </w:divBdr>
        </w:div>
        <w:div w:id="2121950093">
          <w:marLeft w:val="640"/>
          <w:marRight w:val="0"/>
          <w:marTop w:val="0"/>
          <w:marBottom w:val="0"/>
          <w:divBdr>
            <w:top w:val="none" w:sz="0" w:space="0" w:color="auto"/>
            <w:left w:val="none" w:sz="0" w:space="0" w:color="auto"/>
            <w:bottom w:val="none" w:sz="0" w:space="0" w:color="auto"/>
            <w:right w:val="none" w:sz="0" w:space="0" w:color="auto"/>
          </w:divBdr>
        </w:div>
        <w:div w:id="2131778104">
          <w:marLeft w:val="640"/>
          <w:marRight w:val="0"/>
          <w:marTop w:val="0"/>
          <w:marBottom w:val="0"/>
          <w:divBdr>
            <w:top w:val="none" w:sz="0" w:space="0" w:color="auto"/>
            <w:left w:val="none" w:sz="0" w:space="0" w:color="auto"/>
            <w:bottom w:val="none" w:sz="0" w:space="0" w:color="auto"/>
            <w:right w:val="none" w:sz="0" w:space="0" w:color="auto"/>
          </w:divBdr>
        </w:div>
      </w:divsChild>
    </w:div>
    <w:div w:id="1330601094">
      <w:bodyDiv w:val="1"/>
      <w:marLeft w:val="0"/>
      <w:marRight w:val="0"/>
      <w:marTop w:val="0"/>
      <w:marBottom w:val="0"/>
      <w:divBdr>
        <w:top w:val="none" w:sz="0" w:space="0" w:color="auto"/>
        <w:left w:val="none" w:sz="0" w:space="0" w:color="auto"/>
        <w:bottom w:val="none" w:sz="0" w:space="0" w:color="auto"/>
        <w:right w:val="none" w:sz="0" w:space="0" w:color="auto"/>
      </w:divBdr>
      <w:divsChild>
        <w:div w:id="121265976">
          <w:marLeft w:val="640"/>
          <w:marRight w:val="0"/>
          <w:marTop w:val="0"/>
          <w:marBottom w:val="0"/>
          <w:divBdr>
            <w:top w:val="none" w:sz="0" w:space="0" w:color="auto"/>
            <w:left w:val="none" w:sz="0" w:space="0" w:color="auto"/>
            <w:bottom w:val="none" w:sz="0" w:space="0" w:color="auto"/>
            <w:right w:val="none" w:sz="0" w:space="0" w:color="auto"/>
          </w:divBdr>
        </w:div>
        <w:div w:id="1009481819">
          <w:marLeft w:val="640"/>
          <w:marRight w:val="0"/>
          <w:marTop w:val="0"/>
          <w:marBottom w:val="0"/>
          <w:divBdr>
            <w:top w:val="none" w:sz="0" w:space="0" w:color="auto"/>
            <w:left w:val="none" w:sz="0" w:space="0" w:color="auto"/>
            <w:bottom w:val="none" w:sz="0" w:space="0" w:color="auto"/>
            <w:right w:val="none" w:sz="0" w:space="0" w:color="auto"/>
          </w:divBdr>
        </w:div>
        <w:div w:id="844369002">
          <w:marLeft w:val="640"/>
          <w:marRight w:val="0"/>
          <w:marTop w:val="0"/>
          <w:marBottom w:val="0"/>
          <w:divBdr>
            <w:top w:val="none" w:sz="0" w:space="0" w:color="auto"/>
            <w:left w:val="none" w:sz="0" w:space="0" w:color="auto"/>
            <w:bottom w:val="none" w:sz="0" w:space="0" w:color="auto"/>
            <w:right w:val="none" w:sz="0" w:space="0" w:color="auto"/>
          </w:divBdr>
        </w:div>
        <w:div w:id="735131010">
          <w:marLeft w:val="640"/>
          <w:marRight w:val="0"/>
          <w:marTop w:val="0"/>
          <w:marBottom w:val="0"/>
          <w:divBdr>
            <w:top w:val="none" w:sz="0" w:space="0" w:color="auto"/>
            <w:left w:val="none" w:sz="0" w:space="0" w:color="auto"/>
            <w:bottom w:val="none" w:sz="0" w:space="0" w:color="auto"/>
            <w:right w:val="none" w:sz="0" w:space="0" w:color="auto"/>
          </w:divBdr>
        </w:div>
        <w:div w:id="640960058">
          <w:marLeft w:val="640"/>
          <w:marRight w:val="0"/>
          <w:marTop w:val="0"/>
          <w:marBottom w:val="0"/>
          <w:divBdr>
            <w:top w:val="none" w:sz="0" w:space="0" w:color="auto"/>
            <w:left w:val="none" w:sz="0" w:space="0" w:color="auto"/>
            <w:bottom w:val="none" w:sz="0" w:space="0" w:color="auto"/>
            <w:right w:val="none" w:sz="0" w:space="0" w:color="auto"/>
          </w:divBdr>
        </w:div>
        <w:div w:id="966011187">
          <w:marLeft w:val="640"/>
          <w:marRight w:val="0"/>
          <w:marTop w:val="0"/>
          <w:marBottom w:val="0"/>
          <w:divBdr>
            <w:top w:val="none" w:sz="0" w:space="0" w:color="auto"/>
            <w:left w:val="none" w:sz="0" w:space="0" w:color="auto"/>
            <w:bottom w:val="none" w:sz="0" w:space="0" w:color="auto"/>
            <w:right w:val="none" w:sz="0" w:space="0" w:color="auto"/>
          </w:divBdr>
        </w:div>
        <w:div w:id="697896939">
          <w:marLeft w:val="640"/>
          <w:marRight w:val="0"/>
          <w:marTop w:val="0"/>
          <w:marBottom w:val="0"/>
          <w:divBdr>
            <w:top w:val="none" w:sz="0" w:space="0" w:color="auto"/>
            <w:left w:val="none" w:sz="0" w:space="0" w:color="auto"/>
            <w:bottom w:val="none" w:sz="0" w:space="0" w:color="auto"/>
            <w:right w:val="none" w:sz="0" w:space="0" w:color="auto"/>
          </w:divBdr>
        </w:div>
        <w:div w:id="2094936851">
          <w:marLeft w:val="640"/>
          <w:marRight w:val="0"/>
          <w:marTop w:val="0"/>
          <w:marBottom w:val="0"/>
          <w:divBdr>
            <w:top w:val="none" w:sz="0" w:space="0" w:color="auto"/>
            <w:left w:val="none" w:sz="0" w:space="0" w:color="auto"/>
            <w:bottom w:val="none" w:sz="0" w:space="0" w:color="auto"/>
            <w:right w:val="none" w:sz="0" w:space="0" w:color="auto"/>
          </w:divBdr>
        </w:div>
        <w:div w:id="717316051">
          <w:marLeft w:val="640"/>
          <w:marRight w:val="0"/>
          <w:marTop w:val="0"/>
          <w:marBottom w:val="0"/>
          <w:divBdr>
            <w:top w:val="none" w:sz="0" w:space="0" w:color="auto"/>
            <w:left w:val="none" w:sz="0" w:space="0" w:color="auto"/>
            <w:bottom w:val="none" w:sz="0" w:space="0" w:color="auto"/>
            <w:right w:val="none" w:sz="0" w:space="0" w:color="auto"/>
          </w:divBdr>
        </w:div>
        <w:div w:id="55785646">
          <w:marLeft w:val="640"/>
          <w:marRight w:val="0"/>
          <w:marTop w:val="0"/>
          <w:marBottom w:val="0"/>
          <w:divBdr>
            <w:top w:val="none" w:sz="0" w:space="0" w:color="auto"/>
            <w:left w:val="none" w:sz="0" w:space="0" w:color="auto"/>
            <w:bottom w:val="none" w:sz="0" w:space="0" w:color="auto"/>
            <w:right w:val="none" w:sz="0" w:space="0" w:color="auto"/>
          </w:divBdr>
        </w:div>
        <w:div w:id="470245203">
          <w:marLeft w:val="640"/>
          <w:marRight w:val="0"/>
          <w:marTop w:val="0"/>
          <w:marBottom w:val="0"/>
          <w:divBdr>
            <w:top w:val="none" w:sz="0" w:space="0" w:color="auto"/>
            <w:left w:val="none" w:sz="0" w:space="0" w:color="auto"/>
            <w:bottom w:val="none" w:sz="0" w:space="0" w:color="auto"/>
            <w:right w:val="none" w:sz="0" w:space="0" w:color="auto"/>
          </w:divBdr>
        </w:div>
        <w:div w:id="2113817124">
          <w:marLeft w:val="640"/>
          <w:marRight w:val="0"/>
          <w:marTop w:val="0"/>
          <w:marBottom w:val="0"/>
          <w:divBdr>
            <w:top w:val="none" w:sz="0" w:space="0" w:color="auto"/>
            <w:left w:val="none" w:sz="0" w:space="0" w:color="auto"/>
            <w:bottom w:val="none" w:sz="0" w:space="0" w:color="auto"/>
            <w:right w:val="none" w:sz="0" w:space="0" w:color="auto"/>
          </w:divBdr>
        </w:div>
        <w:div w:id="1304047137">
          <w:marLeft w:val="640"/>
          <w:marRight w:val="0"/>
          <w:marTop w:val="0"/>
          <w:marBottom w:val="0"/>
          <w:divBdr>
            <w:top w:val="none" w:sz="0" w:space="0" w:color="auto"/>
            <w:left w:val="none" w:sz="0" w:space="0" w:color="auto"/>
            <w:bottom w:val="none" w:sz="0" w:space="0" w:color="auto"/>
            <w:right w:val="none" w:sz="0" w:space="0" w:color="auto"/>
          </w:divBdr>
        </w:div>
        <w:div w:id="1279220809">
          <w:marLeft w:val="640"/>
          <w:marRight w:val="0"/>
          <w:marTop w:val="0"/>
          <w:marBottom w:val="0"/>
          <w:divBdr>
            <w:top w:val="none" w:sz="0" w:space="0" w:color="auto"/>
            <w:left w:val="none" w:sz="0" w:space="0" w:color="auto"/>
            <w:bottom w:val="none" w:sz="0" w:space="0" w:color="auto"/>
            <w:right w:val="none" w:sz="0" w:space="0" w:color="auto"/>
          </w:divBdr>
        </w:div>
        <w:div w:id="1874347276">
          <w:marLeft w:val="640"/>
          <w:marRight w:val="0"/>
          <w:marTop w:val="0"/>
          <w:marBottom w:val="0"/>
          <w:divBdr>
            <w:top w:val="none" w:sz="0" w:space="0" w:color="auto"/>
            <w:left w:val="none" w:sz="0" w:space="0" w:color="auto"/>
            <w:bottom w:val="none" w:sz="0" w:space="0" w:color="auto"/>
            <w:right w:val="none" w:sz="0" w:space="0" w:color="auto"/>
          </w:divBdr>
        </w:div>
        <w:div w:id="1532569638">
          <w:marLeft w:val="640"/>
          <w:marRight w:val="0"/>
          <w:marTop w:val="0"/>
          <w:marBottom w:val="0"/>
          <w:divBdr>
            <w:top w:val="none" w:sz="0" w:space="0" w:color="auto"/>
            <w:left w:val="none" w:sz="0" w:space="0" w:color="auto"/>
            <w:bottom w:val="none" w:sz="0" w:space="0" w:color="auto"/>
            <w:right w:val="none" w:sz="0" w:space="0" w:color="auto"/>
          </w:divBdr>
        </w:div>
        <w:div w:id="2050302940">
          <w:marLeft w:val="640"/>
          <w:marRight w:val="0"/>
          <w:marTop w:val="0"/>
          <w:marBottom w:val="0"/>
          <w:divBdr>
            <w:top w:val="none" w:sz="0" w:space="0" w:color="auto"/>
            <w:left w:val="none" w:sz="0" w:space="0" w:color="auto"/>
            <w:bottom w:val="none" w:sz="0" w:space="0" w:color="auto"/>
            <w:right w:val="none" w:sz="0" w:space="0" w:color="auto"/>
          </w:divBdr>
        </w:div>
        <w:div w:id="1213542546">
          <w:marLeft w:val="640"/>
          <w:marRight w:val="0"/>
          <w:marTop w:val="0"/>
          <w:marBottom w:val="0"/>
          <w:divBdr>
            <w:top w:val="none" w:sz="0" w:space="0" w:color="auto"/>
            <w:left w:val="none" w:sz="0" w:space="0" w:color="auto"/>
            <w:bottom w:val="none" w:sz="0" w:space="0" w:color="auto"/>
            <w:right w:val="none" w:sz="0" w:space="0" w:color="auto"/>
          </w:divBdr>
        </w:div>
        <w:div w:id="492643940">
          <w:marLeft w:val="640"/>
          <w:marRight w:val="0"/>
          <w:marTop w:val="0"/>
          <w:marBottom w:val="0"/>
          <w:divBdr>
            <w:top w:val="none" w:sz="0" w:space="0" w:color="auto"/>
            <w:left w:val="none" w:sz="0" w:space="0" w:color="auto"/>
            <w:bottom w:val="none" w:sz="0" w:space="0" w:color="auto"/>
            <w:right w:val="none" w:sz="0" w:space="0" w:color="auto"/>
          </w:divBdr>
        </w:div>
        <w:div w:id="1564219338">
          <w:marLeft w:val="640"/>
          <w:marRight w:val="0"/>
          <w:marTop w:val="0"/>
          <w:marBottom w:val="0"/>
          <w:divBdr>
            <w:top w:val="none" w:sz="0" w:space="0" w:color="auto"/>
            <w:left w:val="none" w:sz="0" w:space="0" w:color="auto"/>
            <w:bottom w:val="none" w:sz="0" w:space="0" w:color="auto"/>
            <w:right w:val="none" w:sz="0" w:space="0" w:color="auto"/>
          </w:divBdr>
        </w:div>
        <w:div w:id="617949544">
          <w:marLeft w:val="640"/>
          <w:marRight w:val="0"/>
          <w:marTop w:val="0"/>
          <w:marBottom w:val="0"/>
          <w:divBdr>
            <w:top w:val="none" w:sz="0" w:space="0" w:color="auto"/>
            <w:left w:val="none" w:sz="0" w:space="0" w:color="auto"/>
            <w:bottom w:val="none" w:sz="0" w:space="0" w:color="auto"/>
            <w:right w:val="none" w:sz="0" w:space="0" w:color="auto"/>
          </w:divBdr>
        </w:div>
        <w:div w:id="642927091">
          <w:marLeft w:val="640"/>
          <w:marRight w:val="0"/>
          <w:marTop w:val="0"/>
          <w:marBottom w:val="0"/>
          <w:divBdr>
            <w:top w:val="none" w:sz="0" w:space="0" w:color="auto"/>
            <w:left w:val="none" w:sz="0" w:space="0" w:color="auto"/>
            <w:bottom w:val="none" w:sz="0" w:space="0" w:color="auto"/>
            <w:right w:val="none" w:sz="0" w:space="0" w:color="auto"/>
          </w:divBdr>
        </w:div>
        <w:div w:id="1786390337">
          <w:marLeft w:val="640"/>
          <w:marRight w:val="0"/>
          <w:marTop w:val="0"/>
          <w:marBottom w:val="0"/>
          <w:divBdr>
            <w:top w:val="none" w:sz="0" w:space="0" w:color="auto"/>
            <w:left w:val="none" w:sz="0" w:space="0" w:color="auto"/>
            <w:bottom w:val="none" w:sz="0" w:space="0" w:color="auto"/>
            <w:right w:val="none" w:sz="0" w:space="0" w:color="auto"/>
          </w:divBdr>
        </w:div>
        <w:div w:id="2044862771">
          <w:marLeft w:val="640"/>
          <w:marRight w:val="0"/>
          <w:marTop w:val="0"/>
          <w:marBottom w:val="0"/>
          <w:divBdr>
            <w:top w:val="none" w:sz="0" w:space="0" w:color="auto"/>
            <w:left w:val="none" w:sz="0" w:space="0" w:color="auto"/>
            <w:bottom w:val="none" w:sz="0" w:space="0" w:color="auto"/>
            <w:right w:val="none" w:sz="0" w:space="0" w:color="auto"/>
          </w:divBdr>
        </w:div>
        <w:div w:id="1712728872">
          <w:marLeft w:val="640"/>
          <w:marRight w:val="0"/>
          <w:marTop w:val="0"/>
          <w:marBottom w:val="0"/>
          <w:divBdr>
            <w:top w:val="none" w:sz="0" w:space="0" w:color="auto"/>
            <w:left w:val="none" w:sz="0" w:space="0" w:color="auto"/>
            <w:bottom w:val="none" w:sz="0" w:space="0" w:color="auto"/>
            <w:right w:val="none" w:sz="0" w:space="0" w:color="auto"/>
          </w:divBdr>
        </w:div>
        <w:div w:id="1515149829">
          <w:marLeft w:val="640"/>
          <w:marRight w:val="0"/>
          <w:marTop w:val="0"/>
          <w:marBottom w:val="0"/>
          <w:divBdr>
            <w:top w:val="none" w:sz="0" w:space="0" w:color="auto"/>
            <w:left w:val="none" w:sz="0" w:space="0" w:color="auto"/>
            <w:bottom w:val="none" w:sz="0" w:space="0" w:color="auto"/>
            <w:right w:val="none" w:sz="0" w:space="0" w:color="auto"/>
          </w:divBdr>
        </w:div>
        <w:div w:id="601037229">
          <w:marLeft w:val="640"/>
          <w:marRight w:val="0"/>
          <w:marTop w:val="0"/>
          <w:marBottom w:val="0"/>
          <w:divBdr>
            <w:top w:val="none" w:sz="0" w:space="0" w:color="auto"/>
            <w:left w:val="none" w:sz="0" w:space="0" w:color="auto"/>
            <w:bottom w:val="none" w:sz="0" w:space="0" w:color="auto"/>
            <w:right w:val="none" w:sz="0" w:space="0" w:color="auto"/>
          </w:divBdr>
        </w:div>
        <w:div w:id="1032800520">
          <w:marLeft w:val="640"/>
          <w:marRight w:val="0"/>
          <w:marTop w:val="0"/>
          <w:marBottom w:val="0"/>
          <w:divBdr>
            <w:top w:val="none" w:sz="0" w:space="0" w:color="auto"/>
            <w:left w:val="none" w:sz="0" w:space="0" w:color="auto"/>
            <w:bottom w:val="none" w:sz="0" w:space="0" w:color="auto"/>
            <w:right w:val="none" w:sz="0" w:space="0" w:color="auto"/>
          </w:divBdr>
        </w:div>
        <w:div w:id="2058433081">
          <w:marLeft w:val="640"/>
          <w:marRight w:val="0"/>
          <w:marTop w:val="0"/>
          <w:marBottom w:val="0"/>
          <w:divBdr>
            <w:top w:val="none" w:sz="0" w:space="0" w:color="auto"/>
            <w:left w:val="none" w:sz="0" w:space="0" w:color="auto"/>
            <w:bottom w:val="none" w:sz="0" w:space="0" w:color="auto"/>
            <w:right w:val="none" w:sz="0" w:space="0" w:color="auto"/>
          </w:divBdr>
        </w:div>
        <w:div w:id="1805539409">
          <w:marLeft w:val="640"/>
          <w:marRight w:val="0"/>
          <w:marTop w:val="0"/>
          <w:marBottom w:val="0"/>
          <w:divBdr>
            <w:top w:val="none" w:sz="0" w:space="0" w:color="auto"/>
            <w:left w:val="none" w:sz="0" w:space="0" w:color="auto"/>
            <w:bottom w:val="none" w:sz="0" w:space="0" w:color="auto"/>
            <w:right w:val="none" w:sz="0" w:space="0" w:color="auto"/>
          </w:divBdr>
        </w:div>
        <w:div w:id="239027074">
          <w:marLeft w:val="640"/>
          <w:marRight w:val="0"/>
          <w:marTop w:val="0"/>
          <w:marBottom w:val="0"/>
          <w:divBdr>
            <w:top w:val="none" w:sz="0" w:space="0" w:color="auto"/>
            <w:left w:val="none" w:sz="0" w:space="0" w:color="auto"/>
            <w:bottom w:val="none" w:sz="0" w:space="0" w:color="auto"/>
            <w:right w:val="none" w:sz="0" w:space="0" w:color="auto"/>
          </w:divBdr>
        </w:div>
        <w:div w:id="2139762724">
          <w:marLeft w:val="640"/>
          <w:marRight w:val="0"/>
          <w:marTop w:val="0"/>
          <w:marBottom w:val="0"/>
          <w:divBdr>
            <w:top w:val="none" w:sz="0" w:space="0" w:color="auto"/>
            <w:left w:val="none" w:sz="0" w:space="0" w:color="auto"/>
            <w:bottom w:val="none" w:sz="0" w:space="0" w:color="auto"/>
            <w:right w:val="none" w:sz="0" w:space="0" w:color="auto"/>
          </w:divBdr>
        </w:div>
        <w:div w:id="1627128032">
          <w:marLeft w:val="640"/>
          <w:marRight w:val="0"/>
          <w:marTop w:val="0"/>
          <w:marBottom w:val="0"/>
          <w:divBdr>
            <w:top w:val="none" w:sz="0" w:space="0" w:color="auto"/>
            <w:left w:val="none" w:sz="0" w:space="0" w:color="auto"/>
            <w:bottom w:val="none" w:sz="0" w:space="0" w:color="auto"/>
            <w:right w:val="none" w:sz="0" w:space="0" w:color="auto"/>
          </w:divBdr>
        </w:div>
        <w:div w:id="1698385332">
          <w:marLeft w:val="640"/>
          <w:marRight w:val="0"/>
          <w:marTop w:val="0"/>
          <w:marBottom w:val="0"/>
          <w:divBdr>
            <w:top w:val="none" w:sz="0" w:space="0" w:color="auto"/>
            <w:left w:val="none" w:sz="0" w:space="0" w:color="auto"/>
            <w:bottom w:val="none" w:sz="0" w:space="0" w:color="auto"/>
            <w:right w:val="none" w:sz="0" w:space="0" w:color="auto"/>
          </w:divBdr>
        </w:div>
        <w:div w:id="797456642">
          <w:marLeft w:val="640"/>
          <w:marRight w:val="0"/>
          <w:marTop w:val="0"/>
          <w:marBottom w:val="0"/>
          <w:divBdr>
            <w:top w:val="none" w:sz="0" w:space="0" w:color="auto"/>
            <w:left w:val="none" w:sz="0" w:space="0" w:color="auto"/>
            <w:bottom w:val="none" w:sz="0" w:space="0" w:color="auto"/>
            <w:right w:val="none" w:sz="0" w:space="0" w:color="auto"/>
          </w:divBdr>
        </w:div>
        <w:div w:id="1305046264">
          <w:marLeft w:val="640"/>
          <w:marRight w:val="0"/>
          <w:marTop w:val="0"/>
          <w:marBottom w:val="0"/>
          <w:divBdr>
            <w:top w:val="none" w:sz="0" w:space="0" w:color="auto"/>
            <w:left w:val="none" w:sz="0" w:space="0" w:color="auto"/>
            <w:bottom w:val="none" w:sz="0" w:space="0" w:color="auto"/>
            <w:right w:val="none" w:sz="0" w:space="0" w:color="auto"/>
          </w:divBdr>
        </w:div>
        <w:div w:id="1028027343">
          <w:marLeft w:val="640"/>
          <w:marRight w:val="0"/>
          <w:marTop w:val="0"/>
          <w:marBottom w:val="0"/>
          <w:divBdr>
            <w:top w:val="none" w:sz="0" w:space="0" w:color="auto"/>
            <w:left w:val="none" w:sz="0" w:space="0" w:color="auto"/>
            <w:bottom w:val="none" w:sz="0" w:space="0" w:color="auto"/>
            <w:right w:val="none" w:sz="0" w:space="0" w:color="auto"/>
          </w:divBdr>
        </w:div>
        <w:div w:id="1961061510">
          <w:marLeft w:val="640"/>
          <w:marRight w:val="0"/>
          <w:marTop w:val="0"/>
          <w:marBottom w:val="0"/>
          <w:divBdr>
            <w:top w:val="none" w:sz="0" w:space="0" w:color="auto"/>
            <w:left w:val="none" w:sz="0" w:space="0" w:color="auto"/>
            <w:bottom w:val="none" w:sz="0" w:space="0" w:color="auto"/>
            <w:right w:val="none" w:sz="0" w:space="0" w:color="auto"/>
          </w:divBdr>
        </w:div>
        <w:div w:id="1595698397">
          <w:marLeft w:val="640"/>
          <w:marRight w:val="0"/>
          <w:marTop w:val="0"/>
          <w:marBottom w:val="0"/>
          <w:divBdr>
            <w:top w:val="none" w:sz="0" w:space="0" w:color="auto"/>
            <w:left w:val="none" w:sz="0" w:space="0" w:color="auto"/>
            <w:bottom w:val="none" w:sz="0" w:space="0" w:color="auto"/>
            <w:right w:val="none" w:sz="0" w:space="0" w:color="auto"/>
          </w:divBdr>
        </w:div>
        <w:div w:id="969437732">
          <w:marLeft w:val="640"/>
          <w:marRight w:val="0"/>
          <w:marTop w:val="0"/>
          <w:marBottom w:val="0"/>
          <w:divBdr>
            <w:top w:val="none" w:sz="0" w:space="0" w:color="auto"/>
            <w:left w:val="none" w:sz="0" w:space="0" w:color="auto"/>
            <w:bottom w:val="none" w:sz="0" w:space="0" w:color="auto"/>
            <w:right w:val="none" w:sz="0" w:space="0" w:color="auto"/>
          </w:divBdr>
        </w:div>
        <w:div w:id="2137020693">
          <w:marLeft w:val="640"/>
          <w:marRight w:val="0"/>
          <w:marTop w:val="0"/>
          <w:marBottom w:val="0"/>
          <w:divBdr>
            <w:top w:val="none" w:sz="0" w:space="0" w:color="auto"/>
            <w:left w:val="none" w:sz="0" w:space="0" w:color="auto"/>
            <w:bottom w:val="none" w:sz="0" w:space="0" w:color="auto"/>
            <w:right w:val="none" w:sz="0" w:space="0" w:color="auto"/>
          </w:divBdr>
        </w:div>
        <w:div w:id="917709985">
          <w:marLeft w:val="640"/>
          <w:marRight w:val="0"/>
          <w:marTop w:val="0"/>
          <w:marBottom w:val="0"/>
          <w:divBdr>
            <w:top w:val="none" w:sz="0" w:space="0" w:color="auto"/>
            <w:left w:val="none" w:sz="0" w:space="0" w:color="auto"/>
            <w:bottom w:val="none" w:sz="0" w:space="0" w:color="auto"/>
            <w:right w:val="none" w:sz="0" w:space="0" w:color="auto"/>
          </w:divBdr>
        </w:div>
        <w:div w:id="860973211">
          <w:marLeft w:val="640"/>
          <w:marRight w:val="0"/>
          <w:marTop w:val="0"/>
          <w:marBottom w:val="0"/>
          <w:divBdr>
            <w:top w:val="none" w:sz="0" w:space="0" w:color="auto"/>
            <w:left w:val="none" w:sz="0" w:space="0" w:color="auto"/>
            <w:bottom w:val="none" w:sz="0" w:space="0" w:color="auto"/>
            <w:right w:val="none" w:sz="0" w:space="0" w:color="auto"/>
          </w:divBdr>
        </w:div>
        <w:div w:id="155346761">
          <w:marLeft w:val="640"/>
          <w:marRight w:val="0"/>
          <w:marTop w:val="0"/>
          <w:marBottom w:val="0"/>
          <w:divBdr>
            <w:top w:val="none" w:sz="0" w:space="0" w:color="auto"/>
            <w:left w:val="none" w:sz="0" w:space="0" w:color="auto"/>
            <w:bottom w:val="none" w:sz="0" w:space="0" w:color="auto"/>
            <w:right w:val="none" w:sz="0" w:space="0" w:color="auto"/>
          </w:divBdr>
        </w:div>
        <w:div w:id="1549147255">
          <w:marLeft w:val="640"/>
          <w:marRight w:val="0"/>
          <w:marTop w:val="0"/>
          <w:marBottom w:val="0"/>
          <w:divBdr>
            <w:top w:val="none" w:sz="0" w:space="0" w:color="auto"/>
            <w:left w:val="none" w:sz="0" w:space="0" w:color="auto"/>
            <w:bottom w:val="none" w:sz="0" w:space="0" w:color="auto"/>
            <w:right w:val="none" w:sz="0" w:space="0" w:color="auto"/>
          </w:divBdr>
        </w:div>
        <w:div w:id="1823352357">
          <w:marLeft w:val="640"/>
          <w:marRight w:val="0"/>
          <w:marTop w:val="0"/>
          <w:marBottom w:val="0"/>
          <w:divBdr>
            <w:top w:val="none" w:sz="0" w:space="0" w:color="auto"/>
            <w:left w:val="none" w:sz="0" w:space="0" w:color="auto"/>
            <w:bottom w:val="none" w:sz="0" w:space="0" w:color="auto"/>
            <w:right w:val="none" w:sz="0" w:space="0" w:color="auto"/>
          </w:divBdr>
        </w:div>
        <w:div w:id="18703394">
          <w:marLeft w:val="640"/>
          <w:marRight w:val="0"/>
          <w:marTop w:val="0"/>
          <w:marBottom w:val="0"/>
          <w:divBdr>
            <w:top w:val="none" w:sz="0" w:space="0" w:color="auto"/>
            <w:left w:val="none" w:sz="0" w:space="0" w:color="auto"/>
            <w:bottom w:val="none" w:sz="0" w:space="0" w:color="auto"/>
            <w:right w:val="none" w:sz="0" w:space="0" w:color="auto"/>
          </w:divBdr>
        </w:div>
        <w:div w:id="310864955">
          <w:marLeft w:val="640"/>
          <w:marRight w:val="0"/>
          <w:marTop w:val="0"/>
          <w:marBottom w:val="0"/>
          <w:divBdr>
            <w:top w:val="none" w:sz="0" w:space="0" w:color="auto"/>
            <w:left w:val="none" w:sz="0" w:space="0" w:color="auto"/>
            <w:bottom w:val="none" w:sz="0" w:space="0" w:color="auto"/>
            <w:right w:val="none" w:sz="0" w:space="0" w:color="auto"/>
          </w:divBdr>
        </w:div>
        <w:div w:id="417748704">
          <w:marLeft w:val="640"/>
          <w:marRight w:val="0"/>
          <w:marTop w:val="0"/>
          <w:marBottom w:val="0"/>
          <w:divBdr>
            <w:top w:val="none" w:sz="0" w:space="0" w:color="auto"/>
            <w:left w:val="none" w:sz="0" w:space="0" w:color="auto"/>
            <w:bottom w:val="none" w:sz="0" w:space="0" w:color="auto"/>
            <w:right w:val="none" w:sz="0" w:space="0" w:color="auto"/>
          </w:divBdr>
        </w:div>
        <w:div w:id="989212452">
          <w:marLeft w:val="640"/>
          <w:marRight w:val="0"/>
          <w:marTop w:val="0"/>
          <w:marBottom w:val="0"/>
          <w:divBdr>
            <w:top w:val="none" w:sz="0" w:space="0" w:color="auto"/>
            <w:left w:val="none" w:sz="0" w:space="0" w:color="auto"/>
            <w:bottom w:val="none" w:sz="0" w:space="0" w:color="auto"/>
            <w:right w:val="none" w:sz="0" w:space="0" w:color="auto"/>
          </w:divBdr>
        </w:div>
      </w:divsChild>
    </w:div>
    <w:div w:id="1332562456">
      <w:marLeft w:val="0"/>
      <w:marRight w:val="0"/>
      <w:marTop w:val="0"/>
      <w:marBottom w:val="0"/>
      <w:divBdr>
        <w:top w:val="none" w:sz="0" w:space="0" w:color="auto"/>
        <w:left w:val="none" w:sz="0" w:space="0" w:color="auto"/>
        <w:bottom w:val="none" w:sz="0" w:space="0" w:color="auto"/>
        <w:right w:val="none" w:sz="0" w:space="0" w:color="auto"/>
      </w:divBdr>
    </w:div>
    <w:div w:id="1334064081">
      <w:bodyDiv w:val="1"/>
      <w:marLeft w:val="0"/>
      <w:marRight w:val="0"/>
      <w:marTop w:val="0"/>
      <w:marBottom w:val="0"/>
      <w:divBdr>
        <w:top w:val="none" w:sz="0" w:space="0" w:color="auto"/>
        <w:left w:val="none" w:sz="0" w:space="0" w:color="auto"/>
        <w:bottom w:val="none" w:sz="0" w:space="0" w:color="auto"/>
        <w:right w:val="none" w:sz="0" w:space="0" w:color="auto"/>
      </w:divBdr>
      <w:divsChild>
        <w:div w:id="36588611">
          <w:marLeft w:val="640"/>
          <w:marRight w:val="0"/>
          <w:marTop w:val="0"/>
          <w:marBottom w:val="0"/>
          <w:divBdr>
            <w:top w:val="none" w:sz="0" w:space="0" w:color="auto"/>
            <w:left w:val="none" w:sz="0" w:space="0" w:color="auto"/>
            <w:bottom w:val="none" w:sz="0" w:space="0" w:color="auto"/>
            <w:right w:val="none" w:sz="0" w:space="0" w:color="auto"/>
          </w:divBdr>
        </w:div>
        <w:div w:id="50930331">
          <w:marLeft w:val="640"/>
          <w:marRight w:val="0"/>
          <w:marTop w:val="0"/>
          <w:marBottom w:val="0"/>
          <w:divBdr>
            <w:top w:val="none" w:sz="0" w:space="0" w:color="auto"/>
            <w:left w:val="none" w:sz="0" w:space="0" w:color="auto"/>
            <w:bottom w:val="none" w:sz="0" w:space="0" w:color="auto"/>
            <w:right w:val="none" w:sz="0" w:space="0" w:color="auto"/>
          </w:divBdr>
        </w:div>
        <w:div w:id="173616759">
          <w:marLeft w:val="640"/>
          <w:marRight w:val="0"/>
          <w:marTop w:val="0"/>
          <w:marBottom w:val="0"/>
          <w:divBdr>
            <w:top w:val="none" w:sz="0" w:space="0" w:color="auto"/>
            <w:left w:val="none" w:sz="0" w:space="0" w:color="auto"/>
            <w:bottom w:val="none" w:sz="0" w:space="0" w:color="auto"/>
            <w:right w:val="none" w:sz="0" w:space="0" w:color="auto"/>
          </w:divBdr>
        </w:div>
        <w:div w:id="218904758">
          <w:marLeft w:val="640"/>
          <w:marRight w:val="0"/>
          <w:marTop w:val="0"/>
          <w:marBottom w:val="0"/>
          <w:divBdr>
            <w:top w:val="none" w:sz="0" w:space="0" w:color="auto"/>
            <w:left w:val="none" w:sz="0" w:space="0" w:color="auto"/>
            <w:bottom w:val="none" w:sz="0" w:space="0" w:color="auto"/>
            <w:right w:val="none" w:sz="0" w:space="0" w:color="auto"/>
          </w:divBdr>
        </w:div>
        <w:div w:id="229578192">
          <w:marLeft w:val="640"/>
          <w:marRight w:val="0"/>
          <w:marTop w:val="0"/>
          <w:marBottom w:val="0"/>
          <w:divBdr>
            <w:top w:val="none" w:sz="0" w:space="0" w:color="auto"/>
            <w:left w:val="none" w:sz="0" w:space="0" w:color="auto"/>
            <w:bottom w:val="none" w:sz="0" w:space="0" w:color="auto"/>
            <w:right w:val="none" w:sz="0" w:space="0" w:color="auto"/>
          </w:divBdr>
        </w:div>
        <w:div w:id="284892437">
          <w:marLeft w:val="640"/>
          <w:marRight w:val="0"/>
          <w:marTop w:val="0"/>
          <w:marBottom w:val="0"/>
          <w:divBdr>
            <w:top w:val="none" w:sz="0" w:space="0" w:color="auto"/>
            <w:left w:val="none" w:sz="0" w:space="0" w:color="auto"/>
            <w:bottom w:val="none" w:sz="0" w:space="0" w:color="auto"/>
            <w:right w:val="none" w:sz="0" w:space="0" w:color="auto"/>
          </w:divBdr>
        </w:div>
        <w:div w:id="287394711">
          <w:marLeft w:val="640"/>
          <w:marRight w:val="0"/>
          <w:marTop w:val="0"/>
          <w:marBottom w:val="0"/>
          <w:divBdr>
            <w:top w:val="none" w:sz="0" w:space="0" w:color="auto"/>
            <w:left w:val="none" w:sz="0" w:space="0" w:color="auto"/>
            <w:bottom w:val="none" w:sz="0" w:space="0" w:color="auto"/>
            <w:right w:val="none" w:sz="0" w:space="0" w:color="auto"/>
          </w:divBdr>
        </w:div>
        <w:div w:id="315382619">
          <w:marLeft w:val="640"/>
          <w:marRight w:val="0"/>
          <w:marTop w:val="0"/>
          <w:marBottom w:val="0"/>
          <w:divBdr>
            <w:top w:val="none" w:sz="0" w:space="0" w:color="auto"/>
            <w:left w:val="none" w:sz="0" w:space="0" w:color="auto"/>
            <w:bottom w:val="none" w:sz="0" w:space="0" w:color="auto"/>
            <w:right w:val="none" w:sz="0" w:space="0" w:color="auto"/>
          </w:divBdr>
        </w:div>
        <w:div w:id="356657808">
          <w:marLeft w:val="640"/>
          <w:marRight w:val="0"/>
          <w:marTop w:val="0"/>
          <w:marBottom w:val="0"/>
          <w:divBdr>
            <w:top w:val="none" w:sz="0" w:space="0" w:color="auto"/>
            <w:left w:val="none" w:sz="0" w:space="0" w:color="auto"/>
            <w:bottom w:val="none" w:sz="0" w:space="0" w:color="auto"/>
            <w:right w:val="none" w:sz="0" w:space="0" w:color="auto"/>
          </w:divBdr>
        </w:div>
        <w:div w:id="405810985">
          <w:marLeft w:val="640"/>
          <w:marRight w:val="0"/>
          <w:marTop w:val="0"/>
          <w:marBottom w:val="0"/>
          <w:divBdr>
            <w:top w:val="none" w:sz="0" w:space="0" w:color="auto"/>
            <w:left w:val="none" w:sz="0" w:space="0" w:color="auto"/>
            <w:bottom w:val="none" w:sz="0" w:space="0" w:color="auto"/>
            <w:right w:val="none" w:sz="0" w:space="0" w:color="auto"/>
          </w:divBdr>
        </w:div>
        <w:div w:id="411776753">
          <w:marLeft w:val="640"/>
          <w:marRight w:val="0"/>
          <w:marTop w:val="0"/>
          <w:marBottom w:val="0"/>
          <w:divBdr>
            <w:top w:val="none" w:sz="0" w:space="0" w:color="auto"/>
            <w:left w:val="none" w:sz="0" w:space="0" w:color="auto"/>
            <w:bottom w:val="none" w:sz="0" w:space="0" w:color="auto"/>
            <w:right w:val="none" w:sz="0" w:space="0" w:color="auto"/>
          </w:divBdr>
        </w:div>
        <w:div w:id="437061996">
          <w:marLeft w:val="640"/>
          <w:marRight w:val="0"/>
          <w:marTop w:val="0"/>
          <w:marBottom w:val="0"/>
          <w:divBdr>
            <w:top w:val="none" w:sz="0" w:space="0" w:color="auto"/>
            <w:left w:val="none" w:sz="0" w:space="0" w:color="auto"/>
            <w:bottom w:val="none" w:sz="0" w:space="0" w:color="auto"/>
            <w:right w:val="none" w:sz="0" w:space="0" w:color="auto"/>
          </w:divBdr>
        </w:div>
        <w:div w:id="440420441">
          <w:marLeft w:val="640"/>
          <w:marRight w:val="0"/>
          <w:marTop w:val="0"/>
          <w:marBottom w:val="0"/>
          <w:divBdr>
            <w:top w:val="none" w:sz="0" w:space="0" w:color="auto"/>
            <w:left w:val="none" w:sz="0" w:space="0" w:color="auto"/>
            <w:bottom w:val="none" w:sz="0" w:space="0" w:color="auto"/>
            <w:right w:val="none" w:sz="0" w:space="0" w:color="auto"/>
          </w:divBdr>
        </w:div>
        <w:div w:id="471143446">
          <w:marLeft w:val="640"/>
          <w:marRight w:val="0"/>
          <w:marTop w:val="0"/>
          <w:marBottom w:val="0"/>
          <w:divBdr>
            <w:top w:val="none" w:sz="0" w:space="0" w:color="auto"/>
            <w:left w:val="none" w:sz="0" w:space="0" w:color="auto"/>
            <w:bottom w:val="none" w:sz="0" w:space="0" w:color="auto"/>
            <w:right w:val="none" w:sz="0" w:space="0" w:color="auto"/>
          </w:divBdr>
        </w:div>
        <w:div w:id="471404220">
          <w:marLeft w:val="640"/>
          <w:marRight w:val="0"/>
          <w:marTop w:val="0"/>
          <w:marBottom w:val="0"/>
          <w:divBdr>
            <w:top w:val="none" w:sz="0" w:space="0" w:color="auto"/>
            <w:left w:val="none" w:sz="0" w:space="0" w:color="auto"/>
            <w:bottom w:val="none" w:sz="0" w:space="0" w:color="auto"/>
            <w:right w:val="none" w:sz="0" w:space="0" w:color="auto"/>
          </w:divBdr>
        </w:div>
        <w:div w:id="475607686">
          <w:marLeft w:val="640"/>
          <w:marRight w:val="0"/>
          <w:marTop w:val="0"/>
          <w:marBottom w:val="0"/>
          <w:divBdr>
            <w:top w:val="none" w:sz="0" w:space="0" w:color="auto"/>
            <w:left w:val="none" w:sz="0" w:space="0" w:color="auto"/>
            <w:bottom w:val="none" w:sz="0" w:space="0" w:color="auto"/>
            <w:right w:val="none" w:sz="0" w:space="0" w:color="auto"/>
          </w:divBdr>
        </w:div>
        <w:div w:id="524949890">
          <w:marLeft w:val="640"/>
          <w:marRight w:val="0"/>
          <w:marTop w:val="0"/>
          <w:marBottom w:val="0"/>
          <w:divBdr>
            <w:top w:val="none" w:sz="0" w:space="0" w:color="auto"/>
            <w:left w:val="none" w:sz="0" w:space="0" w:color="auto"/>
            <w:bottom w:val="none" w:sz="0" w:space="0" w:color="auto"/>
            <w:right w:val="none" w:sz="0" w:space="0" w:color="auto"/>
          </w:divBdr>
        </w:div>
        <w:div w:id="529026781">
          <w:marLeft w:val="640"/>
          <w:marRight w:val="0"/>
          <w:marTop w:val="0"/>
          <w:marBottom w:val="0"/>
          <w:divBdr>
            <w:top w:val="none" w:sz="0" w:space="0" w:color="auto"/>
            <w:left w:val="none" w:sz="0" w:space="0" w:color="auto"/>
            <w:bottom w:val="none" w:sz="0" w:space="0" w:color="auto"/>
            <w:right w:val="none" w:sz="0" w:space="0" w:color="auto"/>
          </w:divBdr>
        </w:div>
        <w:div w:id="685132847">
          <w:marLeft w:val="640"/>
          <w:marRight w:val="0"/>
          <w:marTop w:val="0"/>
          <w:marBottom w:val="0"/>
          <w:divBdr>
            <w:top w:val="none" w:sz="0" w:space="0" w:color="auto"/>
            <w:left w:val="none" w:sz="0" w:space="0" w:color="auto"/>
            <w:bottom w:val="none" w:sz="0" w:space="0" w:color="auto"/>
            <w:right w:val="none" w:sz="0" w:space="0" w:color="auto"/>
          </w:divBdr>
        </w:div>
        <w:div w:id="702749398">
          <w:marLeft w:val="640"/>
          <w:marRight w:val="0"/>
          <w:marTop w:val="0"/>
          <w:marBottom w:val="0"/>
          <w:divBdr>
            <w:top w:val="none" w:sz="0" w:space="0" w:color="auto"/>
            <w:left w:val="none" w:sz="0" w:space="0" w:color="auto"/>
            <w:bottom w:val="none" w:sz="0" w:space="0" w:color="auto"/>
            <w:right w:val="none" w:sz="0" w:space="0" w:color="auto"/>
          </w:divBdr>
        </w:div>
        <w:div w:id="703554280">
          <w:marLeft w:val="640"/>
          <w:marRight w:val="0"/>
          <w:marTop w:val="0"/>
          <w:marBottom w:val="0"/>
          <w:divBdr>
            <w:top w:val="none" w:sz="0" w:space="0" w:color="auto"/>
            <w:left w:val="none" w:sz="0" w:space="0" w:color="auto"/>
            <w:bottom w:val="none" w:sz="0" w:space="0" w:color="auto"/>
            <w:right w:val="none" w:sz="0" w:space="0" w:color="auto"/>
          </w:divBdr>
        </w:div>
        <w:div w:id="829445618">
          <w:marLeft w:val="640"/>
          <w:marRight w:val="0"/>
          <w:marTop w:val="0"/>
          <w:marBottom w:val="0"/>
          <w:divBdr>
            <w:top w:val="none" w:sz="0" w:space="0" w:color="auto"/>
            <w:left w:val="none" w:sz="0" w:space="0" w:color="auto"/>
            <w:bottom w:val="none" w:sz="0" w:space="0" w:color="auto"/>
            <w:right w:val="none" w:sz="0" w:space="0" w:color="auto"/>
          </w:divBdr>
        </w:div>
        <w:div w:id="869144207">
          <w:marLeft w:val="640"/>
          <w:marRight w:val="0"/>
          <w:marTop w:val="0"/>
          <w:marBottom w:val="0"/>
          <w:divBdr>
            <w:top w:val="none" w:sz="0" w:space="0" w:color="auto"/>
            <w:left w:val="none" w:sz="0" w:space="0" w:color="auto"/>
            <w:bottom w:val="none" w:sz="0" w:space="0" w:color="auto"/>
            <w:right w:val="none" w:sz="0" w:space="0" w:color="auto"/>
          </w:divBdr>
        </w:div>
        <w:div w:id="869414761">
          <w:marLeft w:val="640"/>
          <w:marRight w:val="0"/>
          <w:marTop w:val="0"/>
          <w:marBottom w:val="0"/>
          <w:divBdr>
            <w:top w:val="none" w:sz="0" w:space="0" w:color="auto"/>
            <w:left w:val="none" w:sz="0" w:space="0" w:color="auto"/>
            <w:bottom w:val="none" w:sz="0" w:space="0" w:color="auto"/>
            <w:right w:val="none" w:sz="0" w:space="0" w:color="auto"/>
          </w:divBdr>
        </w:div>
        <w:div w:id="916668054">
          <w:marLeft w:val="640"/>
          <w:marRight w:val="0"/>
          <w:marTop w:val="0"/>
          <w:marBottom w:val="0"/>
          <w:divBdr>
            <w:top w:val="none" w:sz="0" w:space="0" w:color="auto"/>
            <w:left w:val="none" w:sz="0" w:space="0" w:color="auto"/>
            <w:bottom w:val="none" w:sz="0" w:space="0" w:color="auto"/>
            <w:right w:val="none" w:sz="0" w:space="0" w:color="auto"/>
          </w:divBdr>
        </w:div>
        <w:div w:id="951325335">
          <w:marLeft w:val="640"/>
          <w:marRight w:val="0"/>
          <w:marTop w:val="0"/>
          <w:marBottom w:val="0"/>
          <w:divBdr>
            <w:top w:val="none" w:sz="0" w:space="0" w:color="auto"/>
            <w:left w:val="none" w:sz="0" w:space="0" w:color="auto"/>
            <w:bottom w:val="none" w:sz="0" w:space="0" w:color="auto"/>
            <w:right w:val="none" w:sz="0" w:space="0" w:color="auto"/>
          </w:divBdr>
        </w:div>
        <w:div w:id="959455578">
          <w:marLeft w:val="640"/>
          <w:marRight w:val="0"/>
          <w:marTop w:val="0"/>
          <w:marBottom w:val="0"/>
          <w:divBdr>
            <w:top w:val="none" w:sz="0" w:space="0" w:color="auto"/>
            <w:left w:val="none" w:sz="0" w:space="0" w:color="auto"/>
            <w:bottom w:val="none" w:sz="0" w:space="0" w:color="auto"/>
            <w:right w:val="none" w:sz="0" w:space="0" w:color="auto"/>
          </w:divBdr>
        </w:div>
        <w:div w:id="1006786307">
          <w:marLeft w:val="640"/>
          <w:marRight w:val="0"/>
          <w:marTop w:val="0"/>
          <w:marBottom w:val="0"/>
          <w:divBdr>
            <w:top w:val="none" w:sz="0" w:space="0" w:color="auto"/>
            <w:left w:val="none" w:sz="0" w:space="0" w:color="auto"/>
            <w:bottom w:val="none" w:sz="0" w:space="0" w:color="auto"/>
            <w:right w:val="none" w:sz="0" w:space="0" w:color="auto"/>
          </w:divBdr>
        </w:div>
        <w:div w:id="1121269858">
          <w:marLeft w:val="640"/>
          <w:marRight w:val="0"/>
          <w:marTop w:val="0"/>
          <w:marBottom w:val="0"/>
          <w:divBdr>
            <w:top w:val="none" w:sz="0" w:space="0" w:color="auto"/>
            <w:left w:val="none" w:sz="0" w:space="0" w:color="auto"/>
            <w:bottom w:val="none" w:sz="0" w:space="0" w:color="auto"/>
            <w:right w:val="none" w:sz="0" w:space="0" w:color="auto"/>
          </w:divBdr>
        </w:div>
        <w:div w:id="1366443063">
          <w:marLeft w:val="640"/>
          <w:marRight w:val="0"/>
          <w:marTop w:val="0"/>
          <w:marBottom w:val="0"/>
          <w:divBdr>
            <w:top w:val="none" w:sz="0" w:space="0" w:color="auto"/>
            <w:left w:val="none" w:sz="0" w:space="0" w:color="auto"/>
            <w:bottom w:val="none" w:sz="0" w:space="0" w:color="auto"/>
            <w:right w:val="none" w:sz="0" w:space="0" w:color="auto"/>
          </w:divBdr>
        </w:div>
        <w:div w:id="1465463968">
          <w:marLeft w:val="640"/>
          <w:marRight w:val="0"/>
          <w:marTop w:val="0"/>
          <w:marBottom w:val="0"/>
          <w:divBdr>
            <w:top w:val="none" w:sz="0" w:space="0" w:color="auto"/>
            <w:left w:val="none" w:sz="0" w:space="0" w:color="auto"/>
            <w:bottom w:val="none" w:sz="0" w:space="0" w:color="auto"/>
            <w:right w:val="none" w:sz="0" w:space="0" w:color="auto"/>
          </w:divBdr>
        </w:div>
        <w:div w:id="1471247678">
          <w:marLeft w:val="640"/>
          <w:marRight w:val="0"/>
          <w:marTop w:val="0"/>
          <w:marBottom w:val="0"/>
          <w:divBdr>
            <w:top w:val="none" w:sz="0" w:space="0" w:color="auto"/>
            <w:left w:val="none" w:sz="0" w:space="0" w:color="auto"/>
            <w:bottom w:val="none" w:sz="0" w:space="0" w:color="auto"/>
            <w:right w:val="none" w:sz="0" w:space="0" w:color="auto"/>
          </w:divBdr>
        </w:div>
        <w:div w:id="1514493506">
          <w:marLeft w:val="640"/>
          <w:marRight w:val="0"/>
          <w:marTop w:val="0"/>
          <w:marBottom w:val="0"/>
          <w:divBdr>
            <w:top w:val="none" w:sz="0" w:space="0" w:color="auto"/>
            <w:left w:val="none" w:sz="0" w:space="0" w:color="auto"/>
            <w:bottom w:val="none" w:sz="0" w:space="0" w:color="auto"/>
            <w:right w:val="none" w:sz="0" w:space="0" w:color="auto"/>
          </w:divBdr>
        </w:div>
        <w:div w:id="1517305593">
          <w:marLeft w:val="640"/>
          <w:marRight w:val="0"/>
          <w:marTop w:val="0"/>
          <w:marBottom w:val="0"/>
          <w:divBdr>
            <w:top w:val="none" w:sz="0" w:space="0" w:color="auto"/>
            <w:left w:val="none" w:sz="0" w:space="0" w:color="auto"/>
            <w:bottom w:val="none" w:sz="0" w:space="0" w:color="auto"/>
            <w:right w:val="none" w:sz="0" w:space="0" w:color="auto"/>
          </w:divBdr>
        </w:div>
        <w:div w:id="1557742556">
          <w:marLeft w:val="640"/>
          <w:marRight w:val="0"/>
          <w:marTop w:val="0"/>
          <w:marBottom w:val="0"/>
          <w:divBdr>
            <w:top w:val="none" w:sz="0" w:space="0" w:color="auto"/>
            <w:left w:val="none" w:sz="0" w:space="0" w:color="auto"/>
            <w:bottom w:val="none" w:sz="0" w:space="0" w:color="auto"/>
            <w:right w:val="none" w:sz="0" w:space="0" w:color="auto"/>
          </w:divBdr>
        </w:div>
        <w:div w:id="1617328806">
          <w:marLeft w:val="640"/>
          <w:marRight w:val="0"/>
          <w:marTop w:val="0"/>
          <w:marBottom w:val="0"/>
          <w:divBdr>
            <w:top w:val="none" w:sz="0" w:space="0" w:color="auto"/>
            <w:left w:val="none" w:sz="0" w:space="0" w:color="auto"/>
            <w:bottom w:val="none" w:sz="0" w:space="0" w:color="auto"/>
            <w:right w:val="none" w:sz="0" w:space="0" w:color="auto"/>
          </w:divBdr>
        </w:div>
        <w:div w:id="1795170557">
          <w:marLeft w:val="640"/>
          <w:marRight w:val="0"/>
          <w:marTop w:val="0"/>
          <w:marBottom w:val="0"/>
          <w:divBdr>
            <w:top w:val="none" w:sz="0" w:space="0" w:color="auto"/>
            <w:left w:val="none" w:sz="0" w:space="0" w:color="auto"/>
            <w:bottom w:val="none" w:sz="0" w:space="0" w:color="auto"/>
            <w:right w:val="none" w:sz="0" w:space="0" w:color="auto"/>
          </w:divBdr>
        </w:div>
        <w:div w:id="1800145288">
          <w:marLeft w:val="640"/>
          <w:marRight w:val="0"/>
          <w:marTop w:val="0"/>
          <w:marBottom w:val="0"/>
          <w:divBdr>
            <w:top w:val="none" w:sz="0" w:space="0" w:color="auto"/>
            <w:left w:val="none" w:sz="0" w:space="0" w:color="auto"/>
            <w:bottom w:val="none" w:sz="0" w:space="0" w:color="auto"/>
            <w:right w:val="none" w:sz="0" w:space="0" w:color="auto"/>
          </w:divBdr>
        </w:div>
        <w:div w:id="1802452525">
          <w:marLeft w:val="640"/>
          <w:marRight w:val="0"/>
          <w:marTop w:val="0"/>
          <w:marBottom w:val="0"/>
          <w:divBdr>
            <w:top w:val="none" w:sz="0" w:space="0" w:color="auto"/>
            <w:left w:val="none" w:sz="0" w:space="0" w:color="auto"/>
            <w:bottom w:val="none" w:sz="0" w:space="0" w:color="auto"/>
            <w:right w:val="none" w:sz="0" w:space="0" w:color="auto"/>
          </w:divBdr>
        </w:div>
        <w:div w:id="1818640830">
          <w:marLeft w:val="640"/>
          <w:marRight w:val="0"/>
          <w:marTop w:val="0"/>
          <w:marBottom w:val="0"/>
          <w:divBdr>
            <w:top w:val="none" w:sz="0" w:space="0" w:color="auto"/>
            <w:left w:val="none" w:sz="0" w:space="0" w:color="auto"/>
            <w:bottom w:val="none" w:sz="0" w:space="0" w:color="auto"/>
            <w:right w:val="none" w:sz="0" w:space="0" w:color="auto"/>
          </w:divBdr>
        </w:div>
        <w:div w:id="1818643565">
          <w:marLeft w:val="640"/>
          <w:marRight w:val="0"/>
          <w:marTop w:val="0"/>
          <w:marBottom w:val="0"/>
          <w:divBdr>
            <w:top w:val="none" w:sz="0" w:space="0" w:color="auto"/>
            <w:left w:val="none" w:sz="0" w:space="0" w:color="auto"/>
            <w:bottom w:val="none" w:sz="0" w:space="0" w:color="auto"/>
            <w:right w:val="none" w:sz="0" w:space="0" w:color="auto"/>
          </w:divBdr>
        </w:div>
        <w:div w:id="1842968257">
          <w:marLeft w:val="640"/>
          <w:marRight w:val="0"/>
          <w:marTop w:val="0"/>
          <w:marBottom w:val="0"/>
          <w:divBdr>
            <w:top w:val="none" w:sz="0" w:space="0" w:color="auto"/>
            <w:left w:val="none" w:sz="0" w:space="0" w:color="auto"/>
            <w:bottom w:val="none" w:sz="0" w:space="0" w:color="auto"/>
            <w:right w:val="none" w:sz="0" w:space="0" w:color="auto"/>
          </w:divBdr>
        </w:div>
        <w:div w:id="1876497522">
          <w:marLeft w:val="640"/>
          <w:marRight w:val="0"/>
          <w:marTop w:val="0"/>
          <w:marBottom w:val="0"/>
          <w:divBdr>
            <w:top w:val="none" w:sz="0" w:space="0" w:color="auto"/>
            <w:left w:val="none" w:sz="0" w:space="0" w:color="auto"/>
            <w:bottom w:val="none" w:sz="0" w:space="0" w:color="auto"/>
            <w:right w:val="none" w:sz="0" w:space="0" w:color="auto"/>
          </w:divBdr>
        </w:div>
        <w:div w:id="1919830406">
          <w:marLeft w:val="640"/>
          <w:marRight w:val="0"/>
          <w:marTop w:val="0"/>
          <w:marBottom w:val="0"/>
          <w:divBdr>
            <w:top w:val="none" w:sz="0" w:space="0" w:color="auto"/>
            <w:left w:val="none" w:sz="0" w:space="0" w:color="auto"/>
            <w:bottom w:val="none" w:sz="0" w:space="0" w:color="auto"/>
            <w:right w:val="none" w:sz="0" w:space="0" w:color="auto"/>
          </w:divBdr>
        </w:div>
        <w:div w:id="1952784497">
          <w:marLeft w:val="640"/>
          <w:marRight w:val="0"/>
          <w:marTop w:val="0"/>
          <w:marBottom w:val="0"/>
          <w:divBdr>
            <w:top w:val="none" w:sz="0" w:space="0" w:color="auto"/>
            <w:left w:val="none" w:sz="0" w:space="0" w:color="auto"/>
            <w:bottom w:val="none" w:sz="0" w:space="0" w:color="auto"/>
            <w:right w:val="none" w:sz="0" w:space="0" w:color="auto"/>
          </w:divBdr>
        </w:div>
        <w:div w:id="2001305272">
          <w:marLeft w:val="640"/>
          <w:marRight w:val="0"/>
          <w:marTop w:val="0"/>
          <w:marBottom w:val="0"/>
          <w:divBdr>
            <w:top w:val="none" w:sz="0" w:space="0" w:color="auto"/>
            <w:left w:val="none" w:sz="0" w:space="0" w:color="auto"/>
            <w:bottom w:val="none" w:sz="0" w:space="0" w:color="auto"/>
            <w:right w:val="none" w:sz="0" w:space="0" w:color="auto"/>
          </w:divBdr>
        </w:div>
        <w:div w:id="2030787460">
          <w:marLeft w:val="640"/>
          <w:marRight w:val="0"/>
          <w:marTop w:val="0"/>
          <w:marBottom w:val="0"/>
          <w:divBdr>
            <w:top w:val="none" w:sz="0" w:space="0" w:color="auto"/>
            <w:left w:val="none" w:sz="0" w:space="0" w:color="auto"/>
            <w:bottom w:val="none" w:sz="0" w:space="0" w:color="auto"/>
            <w:right w:val="none" w:sz="0" w:space="0" w:color="auto"/>
          </w:divBdr>
        </w:div>
        <w:div w:id="2047682946">
          <w:marLeft w:val="640"/>
          <w:marRight w:val="0"/>
          <w:marTop w:val="0"/>
          <w:marBottom w:val="0"/>
          <w:divBdr>
            <w:top w:val="none" w:sz="0" w:space="0" w:color="auto"/>
            <w:left w:val="none" w:sz="0" w:space="0" w:color="auto"/>
            <w:bottom w:val="none" w:sz="0" w:space="0" w:color="auto"/>
            <w:right w:val="none" w:sz="0" w:space="0" w:color="auto"/>
          </w:divBdr>
        </w:div>
        <w:div w:id="2065331961">
          <w:marLeft w:val="640"/>
          <w:marRight w:val="0"/>
          <w:marTop w:val="0"/>
          <w:marBottom w:val="0"/>
          <w:divBdr>
            <w:top w:val="none" w:sz="0" w:space="0" w:color="auto"/>
            <w:left w:val="none" w:sz="0" w:space="0" w:color="auto"/>
            <w:bottom w:val="none" w:sz="0" w:space="0" w:color="auto"/>
            <w:right w:val="none" w:sz="0" w:space="0" w:color="auto"/>
          </w:divBdr>
        </w:div>
        <w:div w:id="2100901259">
          <w:marLeft w:val="640"/>
          <w:marRight w:val="0"/>
          <w:marTop w:val="0"/>
          <w:marBottom w:val="0"/>
          <w:divBdr>
            <w:top w:val="none" w:sz="0" w:space="0" w:color="auto"/>
            <w:left w:val="none" w:sz="0" w:space="0" w:color="auto"/>
            <w:bottom w:val="none" w:sz="0" w:space="0" w:color="auto"/>
            <w:right w:val="none" w:sz="0" w:space="0" w:color="auto"/>
          </w:divBdr>
        </w:div>
      </w:divsChild>
    </w:div>
    <w:div w:id="1336030390">
      <w:bodyDiv w:val="1"/>
      <w:marLeft w:val="0"/>
      <w:marRight w:val="0"/>
      <w:marTop w:val="0"/>
      <w:marBottom w:val="0"/>
      <w:divBdr>
        <w:top w:val="none" w:sz="0" w:space="0" w:color="auto"/>
        <w:left w:val="none" w:sz="0" w:space="0" w:color="auto"/>
        <w:bottom w:val="none" w:sz="0" w:space="0" w:color="auto"/>
        <w:right w:val="none" w:sz="0" w:space="0" w:color="auto"/>
      </w:divBdr>
      <w:divsChild>
        <w:div w:id="70658060">
          <w:marLeft w:val="640"/>
          <w:marRight w:val="0"/>
          <w:marTop w:val="0"/>
          <w:marBottom w:val="0"/>
          <w:divBdr>
            <w:top w:val="none" w:sz="0" w:space="0" w:color="auto"/>
            <w:left w:val="none" w:sz="0" w:space="0" w:color="auto"/>
            <w:bottom w:val="none" w:sz="0" w:space="0" w:color="auto"/>
            <w:right w:val="none" w:sz="0" w:space="0" w:color="auto"/>
          </w:divBdr>
        </w:div>
        <w:div w:id="84305147">
          <w:marLeft w:val="640"/>
          <w:marRight w:val="0"/>
          <w:marTop w:val="0"/>
          <w:marBottom w:val="0"/>
          <w:divBdr>
            <w:top w:val="none" w:sz="0" w:space="0" w:color="auto"/>
            <w:left w:val="none" w:sz="0" w:space="0" w:color="auto"/>
            <w:bottom w:val="none" w:sz="0" w:space="0" w:color="auto"/>
            <w:right w:val="none" w:sz="0" w:space="0" w:color="auto"/>
          </w:divBdr>
        </w:div>
        <w:div w:id="239951873">
          <w:marLeft w:val="640"/>
          <w:marRight w:val="0"/>
          <w:marTop w:val="0"/>
          <w:marBottom w:val="0"/>
          <w:divBdr>
            <w:top w:val="none" w:sz="0" w:space="0" w:color="auto"/>
            <w:left w:val="none" w:sz="0" w:space="0" w:color="auto"/>
            <w:bottom w:val="none" w:sz="0" w:space="0" w:color="auto"/>
            <w:right w:val="none" w:sz="0" w:space="0" w:color="auto"/>
          </w:divBdr>
        </w:div>
        <w:div w:id="318852307">
          <w:marLeft w:val="640"/>
          <w:marRight w:val="0"/>
          <w:marTop w:val="0"/>
          <w:marBottom w:val="0"/>
          <w:divBdr>
            <w:top w:val="none" w:sz="0" w:space="0" w:color="auto"/>
            <w:left w:val="none" w:sz="0" w:space="0" w:color="auto"/>
            <w:bottom w:val="none" w:sz="0" w:space="0" w:color="auto"/>
            <w:right w:val="none" w:sz="0" w:space="0" w:color="auto"/>
          </w:divBdr>
        </w:div>
        <w:div w:id="351614445">
          <w:marLeft w:val="640"/>
          <w:marRight w:val="0"/>
          <w:marTop w:val="0"/>
          <w:marBottom w:val="0"/>
          <w:divBdr>
            <w:top w:val="none" w:sz="0" w:space="0" w:color="auto"/>
            <w:left w:val="none" w:sz="0" w:space="0" w:color="auto"/>
            <w:bottom w:val="none" w:sz="0" w:space="0" w:color="auto"/>
            <w:right w:val="none" w:sz="0" w:space="0" w:color="auto"/>
          </w:divBdr>
        </w:div>
        <w:div w:id="404184034">
          <w:marLeft w:val="640"/>
          <w:marRight w:val="0"/>
          <w:marTop w:val="0"/>
          <w:marBottom w:val="0"/>
          <w:divBdr>
            <w:top w:val="none" w:sz="0" w:space="0" w:color="auto"/>
            <w:left w:val="none" w:sz="0" w:space="0" w:color="auto"/>
            <w:bottom w:val="none" w:sz="0" w:space="0" w:color="auto"/>
            <w:right w:val="none" w:sz="0" w:space="0" w:color="auto"/>
          </w:divBdr>
        </w:div>
        <w:div w:id="412244650">
          <w:marLeft w:val="640"/>
          <w:marRight w:val="0"/>
          <w:marTop w:val="0"/>
          <w:marBottom w:val="0"/>
          <w:divBdr>
            <w:top w:val="none" w:sz="0" w:space="0" w:color="auto"/>
            <w:left w:val="none" w:sz="0" w:space="0" w:color="auto"/>
            <w:bottom w:val="none" w:sz="0" w:space="0" w:color="auto"/>
            <w:right w:val="none" w:sz="0" w:space="0" w:color="auto"/>
          </w:divBdr>
        </w:div>
        <w:div w:id="423502188">
          <w:marLeft w:val="640"/>
          <w:marRight w:val="0"/>
          <w:marTop w:val="0"/>
          <w:marBottom w:val="0"/>
          <w:divBdr>
            <w:top w:val="none" w:sz="0" w:space="0" w:color="auto"/>
            <w:left w:val="none" w:sz="0" w:space="0" w:color="auto"/>
            <w:bottom w:val="none" w:sz="0" w:space="0" w:color="auto"/>
            <w:right w:val="none" w:sz="0" w:space="0" w:color="auto"/>
          </w:divBdr>
        </w:div>
        <w:div w:id="454755844">
          <w:marLeft w:val="640"/>
          <w:marRight w:val="0"/>
          <w:marTop w:val="0"/>
          <w:marBottom w:val="0"/>
          <w:divBdr>
            <w:top w:val="none" w:sz="0" w:space="0" w:color="auto"/>
            <w:left w:val="none" w:sz="0" w:space="0" w:color="auto"/>
            <w:bottom w:val="none" w:sz="0" w:space="0" w:color="auto"/>
            <w:right w:val="none" w:sz="0" w:space="0" w:color="auto"/>
          </w:divBdr>
        </w:div>
        <w:div w:id="461578571">
          <w:marLeft w:val="640"/>
          <w:marRight w:val="0"/>
          <w:marTop w:val="0"/>
          <w:marBottom w:val="0"/>
          <w:divBdr>
            <w:top w:val="none" w:sz="0" w:space="0" w:color="auto"/>
            <w:left w:val="none" w:sz="0" w:space="0" w:color="auto"/>
            <w:bottom w:val="none" w:sz="0" w:space="0" w:color="auto"/>
            <w:right w:val="none" w:sz="0" w:space="0" w:color="auto"/>
          </w:divBdr>
        </w:div>
        <w:div w:id="526601009">
          <w:marLeft w:val="640"/>
          <w:marRight w:val="0"/>
          <w:marTop w:val="0"/>
          <w:marBottom w:val="0"/>
          <w:divBdr>
            <w:top w:val="none" w:sz="0" w:space="0" w:color="auto"/>
            <w:left w:val="none" w:sz="0" w:space="0" w:color="auto"/>
            <w:bottom w:val="none" w:sz="0" w:space="0" w:color="auto"/>
            <w:right w:val="none" w:sz="0" w:space="0" w:color="auto"/>
          </w:divBdr>
        </w:div>
        <w:div w:id="567420339">
          <w:marLeft w:val="640"/>
          <w:marRight w:val="0"/>
          <w:marTop w:val="0"/>
          <w:marBottom w:val="0"/>
          <w:divBdr>
            <w:top w:val="none" w:sz="0" w:space="0" w:color="auto"/>
            <w:left w:val="none" w:sz="0" w:space="0" w:color="auto"/>
            <w:bottom w:val="none" w:sz="0" w:space="0" w:color="auto"/>
            <w:right w:val="none" w:sz="0" w:space="0" w:color="auto"/>
          </w:divBdr>
        </w:div>
        <w:div w:id="659576388">
          <w:marLeft w:val="640"/>
          <w:marRight w:val="0"/>
          <w:marTop w:val="0"/>
          <w:marBottom w:val="0"/>
          <w:divBdr>
            <w:top w:val="none" w:sz="0" w:space="0" w:color="auto"/>
            <w:left w:val="none" w:sz="0" w:space="0" w:color="auto"/>
            <w:bottom w:val="none" w:sz="0" w:space="0" w:color="auto"/>
            <w:right w:val="none" w:sz="0" w:space="0" w:color="auto"/>
          </w:divBdr>
        </w:div>
        <w:div w:id="672219831">
          <w:marLeft w:val="640"/>
          <w:marRight w:val="0"/>
          <w:marTop w:val="0"/>
          <w:marBottom w:val="0"/>
          <w:divBdr>
            <w:top w:val="none" w:sz="0" w:space="0" w:color="auto"/>
            <w:left w:val="none" w:sz="0" w:space="0" w:color="auto"/>
            <w:bottom w:val="none" w:sz="0" w:space="0" w:color="auto"/>
            <w:right w:val="none" w:sz="0" w:space="0" w:color="auto"/>
          </w:divBdr>
        </w:div>
        <w:div w:id="685596628">
          <w:marLeft w:val="640"/>
          <w:marRight w:val="0"/>
          <w:marTop w:val="0"/>
          <w:marBottom w:val="0"/>
          <w:divBdr>
            <w:top w:val="none" w:sz="0" w:space="0" w:color="auto"/>
            <w:left w:val="none" w:sz="0" w:space="0" w:color="auto"/>
            <w:bottom w:val="none" w:sz="0" w:space="0" w:color="auto"/>
            <w:right w:val="none" w:sz="0" w:space="0" w:color="auto"/>
          </w:divBdr>
        </w:div>
        <w:div w:id="757751170">
          <w:marLeft w:val="640"/>
          <w:marRight w:val="0"/>
          <w:marTop w:val="0"/>
          <w:marBottom w:val="0"/>
          <w:divBdr>
            <w:top w:val="none" w:sz="0" w:space="0" w:color="auto"/>
            <w:left w:val="none" w:sz="0" w:space="0" w:color="auto"/>
            <w:bottom w:val="none" w:sz="0" w:space="0" w:color="auto"/>
            <w:right w:val="none" w:sz="0" w:space="0" w:color="auto"/>
          </w:divBdr>
        </w:div>
        <w:div w:id="766510747">
          <w:marLeft w:val="640"/>
          <w:marRight w:val="0"/>
          <w:marTop w:val="0"/>
          <w:marBottom w:val="0"/>
          <w:divBdr>
            <w:top w:val="none" w:sz="0" w:space="0" w:color="auto"/>
            <w:left w:val="none" w:sz="0" w:space="0" w:color="auto"/>
            <w:bottom w:val="none" w:sz="0" w:space="0" w:color="auto"/>
            <w:right w:val="none" w:sz="0" w:space="0" w:color="auto"/>
          </w:divBdr>
        </w:div>
        <w:div w:id="840435789">
          <w:marLeft w:val="640"/>
          <w:marRight w:val="0"/>
          <w:marTop w:val="0"/>
          <w:marBottom w:val="0"/>
          <w:divBdr>
            <w:top w:val="none" w:sz="0" w:space="0" w:color="auto"/>
            <w:left w:val="none" w:sz="0" w:space="0" w:color="auto"/>
            <w:bottom w:val="none" w:sz="0" w:space="0" w:color="auto"/>
            <w:right w:val="none" w:sz="0" w:space="0" w:color="auto"/>
          </w:divBdr>
        </w:div>
        <w:div w:id="916940237">
          <w:marLeft w:val="640"/>
          <w:marRight w:val="0"/>
          <w:marTop w:val="0"/>
          <w:marBottom w:val="0"/>
          <w:divBdr>
            <w:top w:val="none" w:sz="0" w:space="0" w:color="auto"/>
            <w:left w:val="none" w:sz="0" w:space="0" w:color="auto"/>
            <w:bottom w:val="none" w:sz="0" w:space="0" w:color="auto"/>
            <w:right w:val="none" w:sz="0" w:space="0" w:color="auto"/>
          </w:divBdr>
        </w:div>
        <w:div w:id="934481210">
          <w:marLeft w:val="640"/>
          <w:marRight w:val="0"/>
          <w:marTop w:val="0"/>
          <w:marBottom w:val="0"/>
          <w:divBdr>
            <w:top w:val="none" w:sz="0" w:space="0" w:color="auto"/>
            <w:left w:val="none" w:sz="0" w:space="0" w:color="auto"/>
            <w:bottom w:val="none" w:sz="0" w:space="0" w:color="auto"/>
            <w:right w:val="none" w:sz="0" w:space="0" w:color="auto"/>
          </w:divBdr>
        </w:div>
        <w:div w:id="1003316135">
          <w:marLeft w:val="640"/>
          <w:marRight w:val="0"/>
          <w:marTop w:val="0"/>
          <w:marBottom w:val="0"/>
          <w:divBdr>
            <w:top w:val="none" w:sz="0" w:space="0" w:color="auto"/>
            <w:left w:val="none" w:sz="0" w:space="0" w:color="auto"/>
            <w:bottom w:val="none" w:sz="0" w:space="0" w:color="auto"/>
            <w:right w:val="none" w:sz="0" w:space="0" w:color="auto"/>
          </w:divBdr>
        </w:div>
        <w:div w:id="1188518308">
          <w:marLeft w:val="640"/>
          <w:marRight w:val="0"/>
          <w:marTop w:val="0"/>
          <w:marBottom w:val="0"/>
          <w:divBdr>
            <w:top w:val="none" w:sz="0" w:space="0" w:color="auto"/>
            <w:left w:val="none" w:sz="0" w:space="0" w:color="auto"/>
            <w:bottom w:val="none" w:sz="0" w:space="0" w:color="auto"/>
            <w:right w:val="none" w:sz="0" w:space="0" w:color="auto"/>
          </w:divBdr>
        </w:div>
        <w:div w:id="1232810562">
          <w:marLeft w:val="640"/>
          <w:marRight w:val="0"/>
          <w:marTop w:val="0"/>
          <w:marBottom w:val="0"/>
          <w:divBdr>
            <w:top w:val="none" w:sz="0" w:space="0" w:color="auto"/>
            <w:left w:val="none" w:sz="0" w:space="0" w:color="auto"/>
            <w:bottom w:val="none" w:sz="0" w:space="0" w:color="auto"/>
            <w:right w:val="none" w:sz="0" w:space="0" w:color="auto"/>
          </w:divBdr>
        </w:div>
        <w:div w:id="1369988924">
          <w:marLeft w:val="640"/>
          <w:marRight w:val="0"/>
          <w:marTop w:val="0"/>
          <w:marBottom w:val="0"/>
          <w:divBdr>
            <w:top w:val="none" w:sz="0" w:space="0" w:color="auto"/>
            <w:left w:val="none" w:sz="0" w:space="0" w:color="auto"/>
            <w:bottom w:val="none" w:sz="0" w:space="0" w:color="auto"/>
            <w:right w:val="none" w:sz="0" w:space="0" w:color="auto"/>
          </w:divBdr>
        </w:div>
        <w:div w:id="1375613862">
          <w:marLeft w:val="640"/>
          <w:marRight w:val="0"/>
          <w:marTop w:val="0"/>
          <w:marBottom w:val="0"/>
          <w:divBdr>
            <w:top w:val="none" w:sz="0" w:space="0" w:color="auto"/>
            <w:left w:val="none" w:sz="0" w:space="0" w:color="auto"/>
            <w:bottom w:val="none" w:sz="0" w:space="0" w:color="auto"/>
            <w:right w:val="none" w:sz="0" w:space="0" w:color="auto"/>
          </w:divBdr>
        </w:div>
        <w:div w:id="1463884907">
          <w:marLeft w:val="640"/>
          <w:marRight w:val="0"/>
          <w:marTop w:val="0"/>
          <w:marBottom w:val="0"/>
          <w:divBdr>
            <w:top w:val="none" w:sz="0" w:space="0" w:color="auto"/>
            <w:left w:val="none" w:sz="0" w:space="0" w:color="auto"/>
            <w:bottom w:val="none" w:sz="0" w:space="0" w:color="auto"/>
            <w:right w:val="none" w:sz="0" w:space="0" w:color="auto"/>
          </w:divBdr>
        </w:div>
        <w:div w:id="1491168827">
          <w:marLeft w:val="640"/>
          <w:marRight w:val="0"/>
          <w:marTop w:val="0"/>
          <w:marBottom w:val="0"/>
          <w:divBdr>
            <w:top w:val="none" w:sz="0" w:space="0" w:color="auto"/>
            <w:left w:val="none" w:sz="0" w:space="0" w:color="auto"/>
            <w:bottom w:val="none" w:sz="0" w:space="0" w:color="auto"/>
            <w:right w:val="none" w:sz="0" w:space="0" w:color="auto"/>
          </w:divBdr>
        </w:div>
        <w:div w:id="1505238864">
          <w:marLeft w:val="640"/>
          <w:marRight w:val="0"/>
          <w:marTop w:val="0"/>
          <w:marBottom w:val="0"/>
          <w:divBdr>
            <w:top w:val="none" w:sz="0" w:space="0" w:color="auto"/>
            <w:left w:val="none" w:sz="0" w:space="0" w:color="auto"/>
            <w:bottom w:val="none" w:sz="0" w:space="0" w:color="auto"/>
            <w:right w:val="none" w:sz="0" w:space="0" w:color="auto"/>
          </w:divBdr>
        </w:div>
        <w:div w:id="1545407902">
          <w:marLeft w:val="640"/>
          <w:marRight w:val="0"/>
          <w:marTop w:val="0"/>
          <w:marBottom w:val="0"/>
          <w:divBdr>
            <w:top w:val="none" w:sz="0" w:space="0" w:color="auto"/>
            <w:left w:val="none" w:sz="0" w:space="0" w:color="auto"/>
            <w:bottom w:val="none" w:sz="0" w:space="0" w:color="auto"/>
            <w:right w:val="none" w:sz="0" w:space="0" w:color="auto"/>
          </w:divBdr>
        </w:div>
        <w:div w:id="1604418450">
          <w:marLeft w:val="640"/>
          <w:marRight w:val="0"/>
          <w:marTop w:val="0"/>
          <w:marBottom w:val="0"/>
          <w:divBdr>
            <w:top w:val="none" w:sz="0" w:space="0" w:color="auto"/>
            <w:left w:val="none" w:sz="0" w:space="0" w:color="auto"/>
            <w:bottom w:val="none" w:sz="0" w:space="0" w:color="auto"/>
            <w:right w:val="none" w:sz="0" w:space="0" w:color="auto"/>
          </w:divBdr>
        </w:div>
        <w:div w:id="1620601624">
          <w:marLeft w:val="640"/>
          <w:marRight w:val="0"/>
          <w:marTop w:val="0"/>
          <w:marBottom w:val="0"/>
          <w:divBdr>
            <w:top w:val="none" w:sz="0" w:space="0" w:color="auto"/>
            <w:left w:val="none" w:sz="0" w:space="0" w:color="auto"/>
            <w:bottom w:val="none" w:sz="0" w:space="0" w:color="auto"/>
            <w:right w:val="none" w:sz="0" w:space="0" w:color="auto"/>
          </w:divBdr>
        </w:div>
        <w:div w:id="1636176912">
          <w:marLeft w:val="640"/>
          <w:marRight w:val="0"/>
          <w:marTop w:val="0"/>
          <w:marBottom w:val="0"/>
          <w:divBdr>
            <w:top w:val="none" w:sz="0" w:space="0" w:color="auto"/>
            <w:left w:val="none" w:sz="0" w:space="0" w:color="auto"/>
            <w:bottom w:val="none" w:sz="0" w:space="0" w:color="auto"/>
            <w:right w:val="none" w:sz="0" w:space="0" w:color="auto"/>
          </w:divBdr>
        </w:div>
        <w:div w:id="1641223481">
          <w:marLeft w:val="640"/>
          <w:marRight w:val="0"/>
          <w:marTop w:val="0"/>
          <w:marBottom w:val="0"/>
          <w:divBdr>
            <w:top w:val="none" w:sz="0" w:space="0" w:color="auto"/>
            <w:left w:val="none" w:sz="0" w:space="0" w:color="auto"/>
            <w:bottom w:val="none" w:sz="0" w:space="0" w:color="auto"/>
            <w:right w:val="none" w:sz="0" w:space="0" w:color="auto"/>
          </w:divBdr>
        </w:div>
        <w:div w:id="1705399822">
          <w:marLeft w:val="640"/>
          <w:marRight w:val="0"/>
          <w:marTop w:val="0"/>
          <w:marBottom w:val="0"/>
          <w:divBdr>
            <w:top w:val="none" w:sz="0" w:space="0" w:color="auto"/>
            <w:left w:val="none" w:sz="0" w:space="0" w:color="auto"/>
            <w:bottom w:val="none" w:sz="0" w:space="0" w:color="auto"/>
            <w:right w:val="none" w:sz="0" w:space="0" w:color="auto"/>
          </w:divBdr>
        </w:div>
        <w:div w:id="1831940896">
          <w:marLeft w:val="640"/>
          <w:marRight w:val="0"/>
          <w:marTop w:val="0"/>
          <w:marBottom w:val="0"/>
          <w:divBdr>
            <w:top w:val="none" w:sz="0" w:space="0" w:color="auto"/>
            <w:left w:val="none" w:sz="0" w:space="0" w:color="auto"/>
            <w:bottom w:val="none" w:sz="0" w:space="0" w:color="auto"/>
            <w:right w:val="none" w:sz="0" w:space="0" w:color="auto"/>
          </w:divBdr>
        </w:div>
        <w:div w:id="1872455695">
          <w:marLeft w:val="640"/>
          <w:marRight w:val="0"/>
          <w:marTop w:val="0"/>
          <w:marBottom w:val="0"/>
          <w:divBdr>
            <w:top w:val="none" w:sz="0" w:space="0" w:color="auto"/>
            <w:left w:val="none" w:sz="0" w:space="0" w:color="auto"/>
            <w:bottom w:val="none" w:sz="0" w:space="0" w:color="auto"/>
            <w:right w:val="none" w:sz="0" w:space="0" w:color="auto"/>
          </w:divBdr>
        </w:div>
        <w:div w:id="1894122599">
          <w:marLeft w:val="640"/>
          <w:marRight w:val="0"/>
          <w:marTop w:val="0"/>
          <w:marBottom w:val="0"/>
          <w:divBdr>
            <w:top w:val="none" w:sz="0" w:space="0" w:color="auto"/>
            <w:left w:val="none" w:sz="0" w:space="0" w:color="auto"/>
            <w:bottom w:val="none" w:sz="0" w:space="0" w:color="auto"/>
            <w:right w:val="none" w:sz="0" w:space="0" w:color="auto"/>
          </w:divBdr>
        </w:div>
        <w:div w:id="1915817173">
          <w:marLeft w:val="640"/>
          <w:marRight w:val="0"/>
          <w:marTop w:val="0"/>
          <w:marBottom w:val="0"/>
          <w:divBdr>
            <w:top w:val="none" w:sz="0" w:space="0" w:color="auto"/>
            <w:left w:val="none" w:sz="0" w:space="0" w:color="auto"/>
            <w:bottom w:val="none" w:sz="0" w:space="0" w:color="auto"/>
            <w:right w:val="none" w:sz="0" w:space="0" w:color="auto"/>
          </w:divBdr>
        </w:div>
        <w:div w:id="1925843457">
          <w:marLeft w:val="640"/>
          <w:marRight w:val="0"/>
          <w:marTop w:val="0"/>
          <w:marBottom w:val="0"/>
          <w:divBdr>
            <w:top w:val="none" w:sz="0" w:space="0" w:color="auto"/>
            <w:left w:val="none" w:sz="0" w:space="0" w:color="auto"/>
            <w:bottom w:val="none" w:sz="0" w:space="0" w:color="auto"/>
            <w:right w:val="none" w:sz="0" w:space="0" w:color="auto"/>
          </w:divBdr>
        </w:div>
        <w:div w:id="1931423438">
          <w:marLeft w:val="640"/>
          <w:marRight w:val="0"/>
          <w:marTop w:val="0"/>
          <w:marBottom w:val="0"/>
          <w:divBdr>
            <w:top w:val="none" w:sz="0" w:space="0" w:color="auto"/>
            <w:left w:val="none" w:sz="0" w:space="0" w:color="auto"/>
            <w:bottom w:val="none" w:sz="0" w:space="0" w:color="auto"/>
            <w:right w:val="none" w:sz="0" w:space="0" w:color="auto"/>
          </w:divBdr>
        </w:div>
        <w:div w:id="1944336744">
          <w:marLeft w:val="640"/>
          <w:marRight w:val="0"/>
          <w:marTop w:val="0"/>
          <w:marBottom w:val="0"/>
          <w:divBdr>
            <w:top w:val="none" w:sz="0" w:space="0" w:color="auto"/>
            <w:left w:val="none" w:sz="0" w:space="0" w:color="auto"/>
            <w:bottom w:val="none" w:sz="0" w:space="0" w:color="auto"/>
            <w:right w:val="none" w:sz="0" w:space="0" w:color="auto"/>
          </w:divBdr>
        </w:div>
        <w:div w:id="2031568751">
          <w:marLeft w:val="640"/>
          <w:marRight w:val="0"/>
          <w:marTop w:val="0"/>
          <w:marBottom w:val="0"/>
          <w:divBdr>
            <w:top w:val="none" w:sz="0" w:space="0" w:color="auto"/>
            <w:left w:val="none" w:sz="0" w:space="0" w:color="auto"/>
            <w:bottom w:val="none" w:sz="0" w:space="0" w:color="auto"/>
            <w:right w:val="none" w:sz="0" w:space="0" w:color="auto"/>
          </w:divBdr>
        </w:div>
        <w:div w:id="2071682536">
          <w:marLeft w:val="640"/>
          <w:marRight w:val="0"/>
          <w:marTop w:val="0"/>
          <w:marBottom w:val="0"/>
          <w:divBdr>
            <w:top w:val="none" w:sz="0" w:space="0" w:color="auto"/>
            <w:left w:val="none" w:sz="0" w:space="0" w:color="auto"/>
            <w:bottom w:val="none" w:sz="0" w:space="0" w:color="auto"/>
            <w:right w:val="none" w:sz="0" w:space="0" w:color="auto"/>
          </w:divBdr>
        </w:div>
        <w:div w:id="2136943626">
          <w:marLeft w:val="640"/>
          <w:marRight w:val="0"/>
          <w:marTop w:val="0"/>
          <w:marBottom w:val="0"/>
          <w:divBdr>
            <w:top w:val="none" w:sz="0" w:space="0" w:color="auto"/>
            <w:left w:val="none" w:sz="0" w:space="0" w:color="auto"/>
            <w:bottom w:val="none" w:sz="0" w:space="0" w:color="auto"/>
            <w:right w:val="none" w:sz="0" w:space="0" w:color="auto"/>
          </w:divBdr>
        </w:div>
      </w:divsChild>
    </w:div>
    <w:div w:id="1336954968">
      <w:marLeft w:val="0"/>
      <w:marRight w:val="0"/>
      <w:marTop w:val="0"/>
      <w:marBottom w:val="0"/>
      <w:divBdr>
        <w:top w:val="none" w:sz="0" w:space="0" w:color="auto"/>
        <w:left w:val="none" w:sz="0" w:space="0" w:color="auto"/>
        <w:bottom w:val="none" w:sz="0" w:space="0" w:color="auto"/>
        <w:right w:val="none" w:sz="0" w:space="0" w:color="auto"/>
      </w:divBdr>
    </w:div>
    <w:div w:id="1348798127">
      <w:bodyDiv w:val="1"/>
      <w:marLeft w:val="0"/>
      <w:marRight w:val="0"/>
      <w:marTop w:val="0"/>
      <w:marBottom w:val="0"/>
      <w:divBdr>
        <w:top w:val="none" w:sz="0" w:space="0" w:color="auto"/>
        <w:left w:val="none" w:sz="0" w:space="0" w:color="auto"/>
        <w:bottom w:val="none" w:sz="0" w:space="0" w:color="auto"/>
        <w:right w:val="none" w:sz="0" w:space="0" w:color="auto"/>
      </w:divBdr>
      <w:divsChild>
        <w:div w:id="12072392">
          <w:marLeft w:val="640"/>
          <w:marRight w:val="0"/>
          <w:marTop w:val="0"/>
          <w:marBottom w:val="0"/>
          <w:divBdr>
            <w:top w:val="none" w:sz="0" w:space="0" w:color="auto"/>
            <w:left w:val="none" w:sz="0" w:space="0" w:color="auto"/>
            <w:bottom w:val="none" w:sz="0" w:space="0" w:color="auto"/>
            <w:right w:val="none" w:sz="0" w:space="0" w:color="auto"/>
          </w:divBdr>
        </w:div>
        <w:div w:id="38744783">
          <w:marLeft w:val="640"/>
          <w:marRight w:val="0"/>
          <w:marTop w:val="0"/>
          <w:marBottom w:val="0"/>
          <w:divBdr>
            <w:top w:val="none" w:sz="0" w:space="0" w:color="auto"/>
            <w:left w:val="none" w:sz="0" w:space="0" w:color="auto"/>
            <w:bottom w:val="none" w:sz="0" w:space="0" w:color="auto"/>
            <w:right w:val="none" w:sz="0" w:space="0" w:color="auto"/>
          </w:divBdr>
        </w:div>
        <w:div w:id="85074038">
          <w:marLeft w:val="640"/>
          <w:marRight w:val="0"/>
          <w:marTop w:val="0"/>
          <w:marBottom w:val="0"/>
          <w:divBdr>
            <w:top w:val="none" w:sz="0" w:space="0" w:color="auto"/>
            <w:left w:val="none" w:sz="0" w:space="0" w:color="auto"/>
            <w:bottom w:val="none" w:sz="0" w:space="0" w:color="auto"/>
            <w:right w:val="none" w:sz="0" w:space="0" w:color="auto"/>
          </w:divBdr>
        </w:div>
        <w:div w:id="150684906">
          <w:marLeft w:val="640"/>
          <w:marRight w:val="0"/>
          <w:marTop w:val="0"/>
          <w:marBottom w:val="0"/>
          <w:divBdr>
            <w:top w:val="none" w:sz="0" w:space="0" w:color="auto"/>
            <w:left w:val="none" w:sz="0" w:space="0" w:color="auto"/>
            <w:bottom w:val="none" w:sz="0" w:space="0" w:color="auto"/>
            <w:right w:val="none" w:sz="0" w:space="0" w:color="auto"/>
          </w:divBdr>
        </w:div>
        <w:div w:id="161434784">
          <w:marLeft w:val="640"/>
          <w:marRight w:val="0"/>
          <w:marTop w:val="0"/>
          <w:marBottom w:val="0"/>
          <w:divBdr>
            <w:top w:val="none" w:sz="0" w:space="0" w:color="auto"/>
            <w:left w:val="none" w:sz="0" w:space="0" w:color="auto"/>
            <w:bottom w:val="none" w:sz="0" w:space="0" w:color="auto"/>
            <w:right w:val="none" w:sz="0" w:space="0" w:color="auto"/>
          </w:divBdr>
        </w:div>
        <w:div w:id="174348722">
          <w:marLeft w:val="640"/>
          <w:marRight w:val="0"/>
          <w:marTop w:val="0"/>
          <w:marBottom w:val="0"/>
          <w:divBdr>
            <w:top w:val="none" w:sz="0" w:space="0" w:color="auto"/>
            <w:left w:val="none" w:sz="0" w:space="0" w:color="auto"/>
            <w:bottom w:val="none" w:sz="0" w:space="0" w:color="auto"/>
            <w:right w:val="none" w:sz="0" w:space="0" w:color="auto"/>
          </w:divBdr>
        </w:div>
        <w:div w:id="199514727">
          <w:marLeft w:val="640"/>
          <w:marRight w:val="0"/>
          <w:marTop w:val="0"/>
          <w:marBottom w:val="0"/>
          <w:divBdr>
            <w:top w:val="none" w:sz="0" w:space="0" w:color="auto"/>
            <w:left w:val="none" w:sz="0" w:space="0" w:color="auto"/>
            <w:bottom w:val="none" w:sz="0" w:space="0" w:color="auto"/>
            <w:right w:val="none" w:sz="0" w:space="0" w:color="auto"/>
          </w:divBdr>
        </w:div>
        <w:div w:id="234896379">
          <w:marLeft w:val="640"/>
          <w:marRight w:val="0"/>
          <w:marTop w:val="0"/>
          <w:marBottom w:val="0"/>
          <w:divBdr>
            <w:top w:val="none" w:sz="0" w:space="0" w:color="auto"/>
            <w:left w:val="none" w:sz="0" w:space="0" w:color="auto"/>
            <w:bottom w:val="none" w:sz="0" w:space="0" w:color="auto"/>
            <w:right w:val="none" w:sz="0" w:space="0" w:color="auto"/>
          </w:divBdr>
        </w:div>
        <w:div w:id="270553015">
          <w:marLeft w:val="640"/>
          <w:marRight w:val="0"/>
          <w:marTop w:val="0"/>
          <w:marBottom w:val="0"/>
          <w:divBdr>
            <w:top w:val="none" w:sz="0" w:space="0" w:color="auto"/>
            <w:left w:val="none" w:sz="0" w:space="0" w:color="auto"/>
            <w:bottom w:val="none" w:sz="0" w:space="0" w:color="auto"/>
            <w:right w:val="none" w:sz="0" w:space="0" w:color="auto"/>
          </w:divBdr>
        </w:div>
        <w:div w:id="273638086">
          <w:marLeft w:val="640"/>
          <w:marRight w:val="0"/>
          <w:marTop w:val="0"/>
          <w:marBottom w:val="0"/>
          <w:divBdr>
            <w:top w:val="none" w:sz="0" w:space="0" w:color="auto"/>
            <w:left w:val="none" w:sz="0" w:space="0" w:color="auto"/>
            <w:bottom w:val="none" w:sz="0" w:space="0" w:color="auto"/>
            <w:right w:val="none" w:sz="0" w:space="0" w:color="auto"/>
          </w:divBdr>
        </w:div>
        <w:div w:id="297881673">
          <w:marLeft w:val="640"/>
          <w:marRight w:val="0"/>
          <w:marTop w:val="0"/>
          <w:marBottom w:val="0"/>
          <w:divBdr>
            <w:top w:val="none" w:sz="0" w:space="0" w:color="auto"/>
            <w:left w:val="none" w:sz="0" w:space="0" w:color="auto"/>
            <w:bottom w:val="none" w:sz="0" w:space="0" w:color="auto"/>
            <w:right w:val="none" w:sz="0" w:space="0" w:color="auto"/>
          </w:divBdr>
        </w:div>
        <w:div w:id="349643862">
          <w:marLeft w:val="640"/>
          <w:marRight w:val="0"/>
          <w:marTop w:val="0"/>
          <w:marBottom w:val="0"/>
          <w:divBdr>
            <w:top w:val="none" w:sz="0" w:space="0" w:color="auto"/>
            <w:left w:val="none" w:sz="0" w:space="0" w:color="auto"/>
            <w:bottom w:val="none" w:sz="0" w:space="0" w:color="auto"/>
            <w:right w:val="none" w:sz="0" w:space="0" w:color="auto"/>
          </w:divBdr>
        </w:div>
        <w:div w:id="367993963">
          <w:marLeft w:val="640"/>
          <w:marRight w:val="0"/>
          <w:marTop w:val="0"/>
          <w:marBottom w:val="0"/>
          <w:divBdr>
            <w:top w:val="none" w:sz="0" w:space="0" w:color="auto"/>
            <w:left w:val="none" w:sz="0" w:space="0" w:color="auto"/>
            <w:bottom w:val="none" w:sz="0" w:space="0" w:color="auto"/>
            <w:right w:val="none" w:sz="0" w:space="0" w:color="auto"/>
          </w:divBdr>
        </w:div>
        <w:div w:id="376593161">
          <w:marLeft w:val="640"/>
          <w:marRight w:val="0"/>
          <w:marTop w:val="0"/>
          <w:marBottom w:val="0"/>
          <w:divBdr>
            <w:top w:val="none" w:sz="0" w:space="0" w:color="auto"/>
            <w:left w:val="none" w:sz="0" w:space="0" w:color="auto"/>
            <w:bottom w:val="none" w:sz="0" w:space="0" w:color="auto"/>
            <w:right w:val="none" w:sz="0" w:space="0" w:color="auto"/>
          </w:divBdr>
        </w:div>
        <w:div w:id="602033434">
          <w:marLeft w:val="640"/>
          <w:marRight w:val="0"/>
          <w:marTop w:val="0"/>
          <w:marBottom w:val="0"/>
          <w:divBdr>
            <w:top w:val="none" w:sz="0" w:space="0" w:color="auto"/>
            <w:left w:val="none" w:sz="0" w:space="0" w:color="auto"/>
            <w:bottom w:val="none" w:sz="0" w:space="0" w:color="auto"/>
            <w:right w:val="none" w:sz="0" w:space="0" w:color="auto"/>
          </w:divBdr>
        </w:div>
        <w:div w:id="604389507">
          <w:marLeft w:val="640"/>
          <w:marRight w:val="0"/>
          <w:marTop w:val="0"/>
          <w:marBottom w:val="0"/>
          <w:divBdr>
            <w:top w:val="none" w:sz="0" w:space="0" w:color="auto"/>
            <w:left w:val="none" w:sz="0" w:space="0" w:color="auto"/>
            <w:bottom w:val="none" w:sz="0" w:space="0" w:color="auto"/>
            <w:right w:val="none" w:sz="0" w:space="0" w:color="auto"/>
          </w:divBdr>
        </w:div>
        <w:div w:id="650670051">
          <w:marLeft w:val="640"/>
          <w:marRight w:val="0"/>
          <w:marTop w:val="0"/>
          <w:marBottom w:val="0"/>
          <w:divBdr>
            <w:top w:val="none" w:sz="0" w:space="0" w:color="auto"/>
            <w:left w:val="none" w:sz="0" w:space="0" w:color="auto"/>
            <w:bottom w:val="none" w:sz="0" w:space="0" w:color="auto"/>
            <w:right w:val="none" w:sz="0" w:space="0" w:color="auto"/>
          </w:divBdr>
        </w:div>
        <w:div w:id="672611270">
          <w:marLeft w:val="640"/>
          <w:marRight w:val="0"/>
          <w:marTop w:val="0"/>
          <w:marBottom w:val="0"/>
          <w:divBdr>
            <w:top w:val="none" w:sz="0" w:space="0" w:color="auto"/>
            <w:left w:val="none" w:sz="0" w:space="0" w:color="auto"/>
            <w:bottom w:val="none" w:sz="0" w:space="0" w:color="auto"/>
            <w:right w:val="none" w:sz="0" w:space="0" w:color="auto"/>
          </w:divBdr>
        </w:div>
        <w:div w:id="677539837">
          <w:marLeft w:val="640"/>
          <w:marRight w:val="0"/>
          <w:marTop w:val="0"/>
          <w:marBottom w:val="0"/>
          <w:divBdr>
            <w:top w:val="none" w:sz="0" w:space="0" w:color="auto"/>
            <w:left w:val="none" w:sz="0" w:space="0" w:color="auto"/>
            <w:bottom w:val="none" w:sz="0" w:space="0" w:color="auto"/>
            <w:right w:val="none" w:sz="0" w:space="0" w:color="auto"/>
          </w:divBdr>
        </w:div>
        <w:div w:id="695229165">
          <w:marLeft w:val="640"/>
          <w:marRight w:val="0"/>
          <w:marTop w:val="0"/>
          <w:marBottom w:val="0"/>
          <w:divBdr>
            <w:top w:val="none" w:sz="0" w:space="0" w:color="auto"/>
            <w:left w:val="none" w:sz="0" w:space="0" w:color="auto"/>
            <w:bottom w:val="none" w:sz="0" w:space="0" w:color="auto"/>
            <w:right w:val="none" w:sz="0" w:space="0" w:color="auto"/>
          </w:divBdr>
        </w:div>
        <w:div w:id="739399839">
          <w:marLeft w:val="640"/>
          <w:marRight w:val="0"/>
          <w:marTop w:val="0"/>
          <w:marBottom w:val="0"/>
          <w:divBdr>
            <w:top w:val="none" w:sz="0" w:space="0" w:color="auto"/>
            <w:left w:val="none" w:sz="0" w:space="0" w:color="auto"/>
            <w:bottom w:val="none" w:sz="0" w:space="0" w:color="auto"/>
            <w:right w:val="none" w:sz="0" w:space="0" w:color="auto"/>
          </w:divBdr>
        </w:div>
        <w:div w:id="800339846">
          <w:marLeft w:val="640"/>
          <w:marRight w:val="0"/>
          <w:marTop w:val="0"/>
          <w:marBottom w:val="0"/>
          <w:divBdr>
            <w:top w:val="none" w:sz="0" w:space="0" w:color="auto"/>
            <w:left w:val="none" w:sz="0" w:space="0" w:color="auto"/>
            <w:bottom w:val="none" w:sz="0" w:space="0" w:color="auto"/>
            <w:right w:val="none" w:sz="0" w:space="0" w:color="auto"/>
          </w:divBdr>
        </w:div>
        <w:div w:id="828519092">
          <w:marLeft w:val="640"/>
          <w:marRight w:val="0"/>
          <w:marTop w:val="0"/>
          <w:marBottom w:val="0"/>
          <w:divBdr>
            <w:top w:val="none" w:sz="0" w:space="0" w:color="auto"/>
            <w:left w:val="none" w:sz="0" w:space="0" w:color="auto"/>
            <w:bottom w:val="none" w:sz="0" w:space="0" w:color="auto"/>
            <w:right w:val="none" w:sz="0" w:space="0" w:color="auto"/>
          </w:divBdr>
        </w:div>
        <w:div w:id="890387106">
          <w:marLeft w:val="640"/>
          <w:marRight w:val="0"/>
          <w:marTop w:val="0"/>
          <w:marBottom w:val="0"/>
          <w:divBdr>
            <w:top w:val="none" w:sz="0" w:space="0" w:color="auto"/>
            <w:left w:val="none" w:sz="0" w:space="0" w:color="auto"/>
            <w:bottom w:val="none" w:sz="0" w:space="0" w:color="auto"/>
            <w:right w:val="none" w:sz="0" w:space="0" w:color="auto"/>
          </w:divBdr>
        </w:div>
        <w:div w:id="931469437">
          <w:marLeft w:val="640"/>
          <w:marRight w:val="0"/>
          <w:marTop w:val="0"/>
          <w:marBottom w:val="0"/>
          <w:divBdr>
            <w:top w:val="none" w:sz="0" w:space="0" w:color="auto"/>
            <w:left w:val="none" w:sz="0" w:space="0" w:color="auto"/>
            <w:bottom w:val="none" w:sz="0" w:space="0" w:color="auto"/>
            <w:right w:val="none" w:sz="0" w:space="0" w:color="auto"/>
          </w:divBdr>
        </w:div>
        <w:div w:id="966618591">
          <w:marLeft w:val="640"/>
          <w:marRight w:val="0"/>
          <w:marTop w:val="0"/>
          <w:marBottom w:val="0"/>
          <w:divBdr>
            <w:top w:val="none" w:sz="0" w:space="0" w:color="auto"/>
            <w:left w:val="none" w:sz="0" w:space="0" w:color="auto"/>
            <w:bottom w:val="none" w:sz="0" w:space="0" w:color="auto"/>
            <w:right w:val="none" w:sz="0" w:space="0" w:color="auto"/>
          </w:divBdr>
        </w:div>
        <w:div w:id="1022782170">
          <w:marLeft w:val="640"/>
          <w:marRight w:val="0"/>
          <w:marTop w:val="0"/>
          <w:marBottom w:val="0"/>
          <w:divBdr>
            <w:top w:val="none" w:sz="0" w:space="0" w:color="auto"/>
            <w:left w:val="none" w:sz="0" w:space="0" w:color="auto"/>
            <w:bottom w:val="none" w:sz="0" w:space="0" w:color="auto"/>
            <w:right w:val="none" w:sz="0" w:space="0" w:color="auto"/>
          </w:divBdr>
        </w:div>
        <w:div w:id="1096294539">
          <w:marLeft w:val="640"/>
          <w:marRight w:val="0"/>
          <w:marTop w:val="0"/>
          <w:marBottom w:val="0"/>
          <w:divBdr>
            <w:top w:val="none" w:sz="0" w:space="0" w:color="auto"/>
            <w:left w:val="none" w:sz="0" w:space="0" w:color="auto"/>
            <w:bottom w:val="none" w:sz="0" w:space="0" w:color="auto"/>
            <w:right w:val="none" w:sz="0" w:space="0" w:color="auto"/>
          </w:divBdr>
        </w:div>
        <w:div w:id="1097213129">
          <w:marLeft w:val="640"/>
          <w:marRight w:val="0"/>
          <w:marTop w:val="0"/>
          <w:marBottom w:val="0"/>
          <w:divBdr>
            <w:top w:val="none" w:sz="0" w:space="0" w:color="auto"/>
            <w:left w:val="none" w:sz="0" w:space="0" w:color="auto"/>
            <w:bottom w:val="none" w:sz="0" w:space="0" w:color="auto"/>
            <w:right w:val="none" w:sz="0" w:space="0" w:color="auto"/>
          </w:divBdr>
        </w:div>
        <w:div w:id="1113288808">
          <w:marLeft w:val="640"/>
          <w:marRight w:val="0"/>
          <w:marTop w:val="0"/>
          <w:marBottom w:val="0"/>
          <w:divBdr>
            <w:top w:val="none" w:sz="0" w:space="0" w:color="auto"/>
            <w:left w:val="none" w:sz="0" w:space="0" w:color="auto"/>
            <w:bottom w:val="none" w:sz="0" w:space="0" w:color="auto"/>
            <w:right w:val="none" w:sz="0" w:space="0" w:color="auto"/>
          </w:divBdr>
        </w:div>
        <w:div w:id="1162233452">
          <w:marLeft w:val="640"/>
          <w:marRight w:val="0"/>
          <w:marTop w:val="0"/>
          <w:marBottom w:val="0"/>
          <w:divBdr>
            <w:top w:val="none" w:sz="0" w:space="0" w:color="auto"/>
            <w:left w:val="none" w:sz="0" w:space="0" w:color="auto"/>
            <w:bottom w:val="none" w:sz="0" w:space="0" w:color="auto"/>
            <w:right w:val="none" w:sz="0" w:space="0" w:color="auto"/>
          </w:divBdr>
        </w:div>
        <w:div w:id="1387411923">
          <w:marLeft w:val="640"/>
          <w:marRight w:val="0"/>
          <w:marTop w:val="0"/>
          <w:marBottom w:val="0"/>
          <w:divBdr>
            <w:top w:val="none" w:sz="0" w:space="0" w:color="auto"/>
            <w:left w:val="none" w:sz="0" w:space="0" w:color="auto"/>
            <w:bottom w:val="none" w:sz="0" w:space="0" w:color="auto"/>
            <w:right w:val="none" w:sz="0" w:space="0" w:color="auto"/>
          </w:divBdr>
        </w:div>
        <w:div w:id="1398626612">
          <w:marLeft w:val="640"/>
          <w:marRight w:val="0"/>
          <w:marTop w:val="0"/>
          <w:marBottom w:val="0"/>
          <w:divBdr>
            <w:top w:val="none" w:sz="0" w:space="0" w:color="auto"/>
            <w:left w:val="none" w:sz="0" w:space="0" w:color="auto"/>
            <w:bottom w:val="none" w:sz="0" w:space="0" w:color="auto"/>
            <w:right w:val="none" w:sz="0" w:space="0" w:color="auto"/>
          </w:divBdr>
        </w:div>
        <w:div w:id="1411073614">
          <w:marLeft w:val="640"/>
          <w:marRight w:val="0"/>
          <w:marTop w:val="0"/>
          <w:marBottom w:val="0"/>
          <w:divBdr>
            <w:top w:val="none" w:sz="0" w:space="0" w:color="auto"/>
            <w:left w:val="none" w:sz="0" w:space="0" w:color="auto"/>
            <w:bottom w:val="none" w:sz="0" w:space="0" w:color="auto"/>
            <w:right w:val="none" w:sz="0" w:space="0" w:color="auto"/>
          </w:divBdr>
        </w:div>
        <w:div w:id="1423650191">
          <w:marLeft w:val="640"/>
          <w:marRight w:val="0"/>
          <w:marTop w:val="0"/>
          <w:marBottom w:val="0"/>
          <w:divBdr>
            <w:top w:val="none" w:sz="0" w:space="0" w:color="auto"/>
            <w:left w:val="none" w:sz="0" w:space="0" w:color="auto"/>
            <w:bottom w:val="none" w:sz="0" w:space="0" w:color="auto"/>
            <w:right w:val="none" w:sz="0" w:space="0" w:color="auto"/>
          </w:divBdr>
        </w:div>
        <w:div w:id="1453598233">
          <w:marLeft w:val="640"/>
          <w:marRight w:val="0"/>
          <w:marTop w:val="0"/>
          <w:marBottom w:val="0"/>
          <w:divBdr>
            <w:top w:val="none" w:sz="0" w:space="0" w:color="auto"/>
            <w:left w:val="none" w:sz="0" w:space="0" w:color="auto"/>
            <w:bottom w:val="none" w:sz="0" w:space="0" w:color="auto"/>
            <w:right w:val="none" w:sz="0" w:space="0" w:color="auto"/>
          </w:divBdr>
        </w:div>
        <w:div w:id="1470900684">
          <w:marLeft w:val="640"/>
          <w:marRight w:val="0"/>
          <w:marTop w:val="0"/>
          <w:marBottom w:val="0"/>
          <w:divBdr>
            <w:top w:val="none" w:sz="0" w:space="0" w:color="auto"/>
            <w:left w:val="none" w:sz="0" w:space="0" w:color="auto"/>
            <w:bottom w:val="none" w:sz="0" w:space="0" w:color="auto"/>
            <w:right w:val="none" w:sz="0" w:space="0" w:color="auto"/>
          </w:divBdr>
        </w:div>
        <w:div w:id="1518230509">
          <w:marLeft w:val="640"/>
          <w:marRight w:val="0"/>
          <w:marTop w:val="0"/>
          <w:marBottom w:val="0"/>
          <w:divBdr>
            <w:top w:val="none" w:sz="0" w:space="0" w:color="auto"/>
            <w:left w:val="none" w:sz="0" w:space="0" w:color="auto"/>
            <w:bottom w:val="none" w:sz="0" w:space="0" w:color="auto"/>
            <w:right w:val="none" w:sz="0" w:space="0" w:color="auto"/>
          </w:divBdr>
        </w:div>
        <w:div w:id="1520042499">
          <w:marLeft w:val="640"/>
          <w:marRight w:val="0"/>
          <w:marTop w:val="0"/>
          <w:marBottom w:val="0"/>
          <w:divBdr>
            <w:top w:val="none" w:sz="0" w:space="0" w:color="auto"/>
            <w:left w:val="none" w:sz="0" w:space="0" w:color="auto"/>
            <w:bottom w:val="none" w:sz="0" w:space="0" w:color="auto"/>
            <w:right w:val="none" w:sz="0" w:space="0" w:color="auto"/>
          </w:divBdr>
        </w:div>
        <w:div w:id="1533150706">
          <w:marLeft w:val="640"/>
          <w:marRight w:val="0"/>
          <w:marTop w:val="0"/>
          <w:marBottom w:val="0"/>
          <w:divBdr>
            <w:top w:val="none" w:sz="0" w:space="0" w:color="auto"/>
            <w:left w:val="none" w:sz="0" w:space="0" w:color="auto"/>
            <w:bottom w:val="none" w:sz="0" w:space="0" w:color="auto"/>
            <w:right w:val="none" w:sz="0" w:space="0" w:color="auto"/>
          </w:divBdr>
        </w:div>
        <w:div w:id="1535847695">
          <w:marLeft w:val="640"/>
          <w:marRight w:val="0"/>
          <w:marTop w:val="0"/>
          <w:marBottom w:val="0"/>
          <w:divBdr>
            <w:top w:val="none" w:sz="0" w:space="0" w:color="auto"/>
            <w:left w:val="none" w:sz="0" w:space="0" w:color="auto"/>
            <w:bottom w:val="none" w:sz="0" w:space="0" w:color="auto"/>
            <w:right w:val="none" w:sz="0" w:space="0" w:color="auto"/>
          </w:divBdr>
        </w:div>
        <w:div w:id="1612586392">
          <w:marLeft w:val="640"/>
          <w:marRight w:val="0"/>
          <w:marTop w:val="0"/>
          <w:marBottom w:val="0"/>
          <w:divBdr>
            <w:top w:val="none" w:sz="0" w:space="0" w:color="auto"/>
            <w:left w:val="none" w:sz="0" w:space="0" w:color="auto"/>
            <w:bottom w:val="none" w:sz="0" w:space="0" w:color="auto"/>
            <w:right w:val="none" w:sz="0" w:space="0" w:color="auto"/>
          </w:divBdr>
        </w:div>
        <w:div w:id="1725714860">
          <w:marLeft w:val="640"/>
          <w:marRight w:val="0"/>
          <w:marTop w:val="0"/>
          <w:marBottom w:val="0"/>
          <w:divBdr>
            <w:top w:val="none" w:sz="0" w:space="0" w:color="auto"/>
            <w:left w:val="none" w:sz="0" w:space="0" w:color="auto"/>
            <w:bottom w:val="none" w:sz="0" w:space="0" w:color="auto"/>
            <w:right w:val="none" w:sz="0" w:space="0" w:color="auto"/>
          </w:divBdr>
        </w:div>
        <w:div w:id="1740397196">
          <w:marLeft w:val="640"/>
          <w:marRight w:val="0"/>
          <w:marTop w:val="0"/>
          <w:marBottom w:val="0"/>
          <w:divBdr>
            <w:top w:val="none" w:sz="0" w:space="0" w:color="auto"/>
            <w:left w:val="none" w:sz="0" w:space="0" w:color="auto"/>
            <w:bottom w:val="none" w:sz="0" w:space="0" w:color="auto"/>
            <w:right w:val="none" w:sz="0" w:space="0" w:color="auto"/>
          </w:divBdr>
        </w:div>
        <w:div w:id="1775632761">
          <w:marLeft w:val="640"/>
          <w:marRight w:val="0"/>
          <w:marTop w:val="0"/>
          <w:marBottom w:val="0"/>
          <w:divBdr>
            <w:top w:val="none" w:sz="0" w:space="0" w:color="auto"/>
            <w:left w:val="none" w:sz="0" w:space="0" w:color="auto"/>
            <w:bottom w:val="none" w:sz="0" w:space="0" w:color="auto"/>
            <w:right w:val="none" w:sz="0" w:space="0" w:color="auto"/>
          </w:divBdr>
        </w:div>
        <w:div w:id="1792437657">
          <w:marLeft w:val="640"/>
          <w:marRight w:val="0"/>
          <w:marTop w:val="0"/>
          <w:marBottom w:val="0"/>
          <w:divBdr>
            <w:top w:val="none" w:sz="0" w:space="0" w:color="auto"/>
            <w:left w:val="none" w:sz="0" w:space="0" w:color="auto"/>
            <w:bottom w:val="none" w:sz="0" w:space="0" w:color="auto"/>
            <w:right w:val="none" w:sz="0" w:space="0" w:color="auto"/>
          </w:divBdr>
        </w:div>
        <w:div w:id="1953705672">
          <w:marLeft w:val="640"/>
          <w:marRight w:val="0"/>
          <w:marTop w:val="0"/>
          <w:marBottom w:val="0"/>
          <w:divBdr>
            <w:top w:val="none" w:sz="0" w:space="0" w:color="auto"/>
            <w:left w:val="none" w:sz="0" w:space="0" w:color="auto"/>
            <w:bottom w:val="none" w:sz="0" w:space="0" w:color="auto"/>
            <w:right w:val="none" w:sz="0" w:space="0" w:color="auto"/>
          </w:divBdr>
        </w:div>
        <w:div w:id="1957636245">
          <w:marLeft w:val="640"/>
          <w:marRight w:val="0"/>
          <w:marTop w:val="0"/>
          <w:marBottom w:val="0"/>
          <w:divBdr>
            <w:top w:val="none" w:sz="0" w:space="0" w:color="auto"/>
            <w:left w:val="none" w:sz="0" w:space="0" w:color="auto"/>
            <w:bottom w:val="none" w:sz="0" w:space="0" w:color="auto"/>
            <w:right w:val="none" w:sz="0" w:space="0" w:color="auto"/>
          </w:divBdr>
        </w:div>
        <w:div w:id="2013291189">
          <w:marLeft w:val="640"/>
          <w:marRight w:val="0"/>
          <w:marTop w:val="0"/>
          <w:marBottom w:val="0"/>
          <w:divBdr>
            <w:top w:val="none" w:sz="0" w:space="0" w:color="auto"/>
            <w:left w:val="none" w:sz="0" w:space="0" w:color="auto"/>
            <w:bottom w:val="none" w:sz="0" w:space="0" w:color="auto"/>
            <w:right w:val="none" w:sz="0" w:space="0" w:color="auto"/>
          </w:divBdr>
        </w:div>
        <w:div w:id="2047102525">
          <w:marLeft w:val="640"/>
          <w:marRight w:val="0"/>
          <w:marTop w:val="0"/>
          <w:marBottom w:val="0"/>
          <w:divBdr>
            <w:top w:val="none" w:sz="0" w:space="0" w:color="auto"/>
            <w:left w:val="none" w:sz="0" w:space="0" w:color="auto"/>
            <w:bottom w:val="none" w:sz="0" w:space="0" w:color="auto"/>
            <w:right w:val="none" w:sz="0" w:space="0" w:color="auto"/>
          </w:divBdr>
        </w:div>
        <w:div w:id="2068257455">
          <w:marLeft w:val="640"/>
          <w:marRight w:val="0"/>
          <w:marTop w:val="0"/>
          <w:marBottom w:val="0"/>
          <w:divBdr>
            <w:top w:val="none" w:sz="0" w:space="0" w:color="auto"/>
            <w:left w:val="none" w:sz="0" w:space="0" w:color="auto"/>
            <w:bottom w:val="none" w:sz="0" w:space="0" w:color="auto"/>
            <w:right w:val="none" w:sz="0" w:space="0" w:color="auto"/>
          </w:divBdr>
        </w:div>
      </w:divsChild>
    </w:div>
    <w:div w:id="1350716685">
      <w:bodyDiv w:val="1"/>
      <w:marLeft w:val="0"/>
      <w:marRight w:val="0"/>
      <w:marTop w:val="0"/>
      <w:marBottom w:val="0"/>
      <w:divBdr>
        <w:top w:val="none" w:sz="0" w:space="0" w:color="auto"/>
        <w:left w:val="none" w:sz="0" w:space="0" w:color="auto"/>
        <w:bottom w:val="none" w:sz="0" w:space="0" w:color="auto"/>
        <w:right w:val="none" w:sz="0" w:space="0" w:color="auto"/>
      </w:divBdr>
      <w:divsChild>
        <w:div w:id="32004844">
          <w:marLeft w:val="640"/>
          <w:marRight w:val="0"/>
          <w:marTop w:val="0"/>
          <w:marBottom w:val="0"/>
          <w:divBdr>
            <w:top w:val="none" w:sz="0" w:space="0" w:color="auto"/>
            <w:left w:val="none" w:sz="0" w:space="0" w:color="auto"/>
            <w:bottom w:val="none" w:sz="0" w:space="0" w:color="auto"/>
            <w:right w:val="none" w:sz="0" w:space="0" w:color="auto"/>
          </w:divBdr>
        </w:div>
        <w:div w:id="46615380">
          <w:marLeft w:val="640"/>
          <w:marRight w:val="0"/>
          <w:marTop w:val="0"/>
          <w:marBottom w:val="0"/>
          <w:divBdr>
            <w:top w:val="none" w:sz="0" w:space="0" w:color="auto"/>
            <w:left w:val="none" w:sz="0" w:space="0" w:color="auto"/>
            <w:bottom w:val="none" w:sz="0" w:space="0" w:color="auto"/>
            <w:right w:val="none" w:sz="0" w:space="0" w:color="auto"/>
          </w:divBdr>
        </w:div>
        <w:div w:id="100876262">
          <w:marLeft w:val="640"/>
          <w:marRight w:val="0"/>
          <w:marTop w:val="0"/>
          <w:marBottom w:val="0"/>
          <w:divBdr>
            <w:top w:val="none" w:sz="0" w:space="0" w:color="auto"/>
            <w:left w:val="none" w:sz="0" w:space="0" w:color="auto"/>
            <w:bottom w:val="none" w:sz="0" w:space="0" w:color="auto"/>
            <w:right w:val="none" w:sz="0" w:space="0" w:color="auto"/>
          </w:divBdr>
        </w:div>
        <w:div w:id="120419619">
          <w:marLeft w:val="640"/>
          <w:marRight w:val="0"/>
          <w:marTop w:val="0"/>
          <w:marBottom w:val="0"/>
          <w:divBdr>
            <w:top w:val="none" w:sz="0" w:space="0" w:color="auto"/>
            <w:left w:val="none" w:sz="0" w:space="0" w:color="auto"/>
            <w:bottom w:val="none" w:sz="0" w:space="0" w:color="auto"/>
            <w:right w:val="none" w:sz="0" w:space="0" w:color="auto"/>
          </w:divBdr>
        </w:div>
        <w:div w:id="140466571">
          <w:marLeft w:val="640"/>
          <w:marRight w:val="0"/>
          <w:marTop w:val="0"/>
          <w:marBottom w:val="0"/>
          <w:divBdr>
            <w:top w:val="none" w:sz="0" w:space="0" w:color="auto"/>
            <w:left w:val="none" w:sz="0" w:space="0" w:color="auto"/>
            <w:bottom w:val="none" w:sz="0" w:space="0" w:color="auto"/>
            <w:right w:val="none" w:sz="0" w:space="0" w:color="auto"/>
          </w:divBdr>
        </w:div>
        <w:div w:id="194197052">
          <w:marLeft w:val="640"/>
          <w:marRight w:val="0"/>
          <w:marTop w:val="0"/>
          <w:marBottom w:val="0"/>
          <w:divBdr>
            <w:top w:val="none" w:sz="0" w:space="0" w:color="auto"/>
            <w:left w:val="none" w:sz="0" w:space="0" w:color="auto"/>
            <w:bottom w:val="none" w:sz="0" w:space="0" w:color="auto"/>
            <w:right w:val="none" w:sz="0" w:space="0" w:color="auto"/>
          </w:divBdr>
        </w:div>
        <w:div w:id="226385676">
          <w:marLeft w:val="640"/>
          <w:marRight w:val="0"/>
          <w:marTop w:val="0"/>
          <w:marBottom w:val="0"/>
          <w:divBdr>
            <w:top w:val="none" w:sz="0" w:space="0" w:color="auto"/>
            <w:left w:val="none" w:sz="0" w:space="0" w:color="auto"/>
            <w:bottom w:val="none" w:sz="0" w:space="0" w:color="auto"/>
            <w:right w:val="none" w:sz="0" w:space="0" w:color="auto"/>
          </w:divBdr>
        </w:div>
        <w:div w:id="273557855">
          <w:marLeft w:val="640"/>
          <w:marRight w:val="0"/>
          <w:marTop w:val="0"/>
          <w:marBottom w:val="0"/>
          <w:divBdr>
            <w:top w:val="none" w:sz="0" w:space="0" w:color="auto"/>
            <w:left w:val="none" w:sz="0" w:space="0" w:color="auto"/>
            <w:bottom w:val="none" w:sz="0" w:space="0" w:color="auto"/>
            <w:right w:val="none" w:sz="0" w:space="0" w:color="auto"/>
          </w:divBdr>
        </w:div>
        <w:div w:id="395512051">
          <w:marLeft w:val="640"/>
          <w:marRight w:val="0"/>
          <w:marTop w:val="0"/>
          <w:marBottom w:val="0"/>
          <w:divBdr>
            <w:top w:val="none" w:sz="0" w:space="0" w:color="auto"/>
            <w:left w:val="none" w:sz="0" w:space="0" w:color="auto"/>
            <w:bottom w:val="none" w:sz="0" w:space="0" w:color="auto"/>
            <w:right w:val="none" w:sz="0" w:space="0" w:color="auto"/>
          </w:divBdr>
        </w:div>
        <w:div w:id="468130599">
          <w:marLeft w:val="640"/>
          <w:marRight w:val="0"/>
          <w:marTop w:val="0"/>
          <w:marBottom w:val="0"/>
          <w:divBdr>
            <w:top w:val="none" w:sz="0" w:space="0" w:color="auto"/>
            <w:left w:val="none" w:sz="0" w:space="0" w:color="auto"/>
            <w:bottom w:val="none" w:sz="0" w:space="0" w:color="auto"/>
            <w:right w:val="none" w:sz="0" w:space="0" w:color="auto"/>
          </w:divBdr>
        </w:div>
        <w:div w:id="490560112">
          <w:marLeft w:val="640"/>
          <w:marRight w:val="0"/>
          <w:marTop w:val="0"/>
          <w:marBottom w:val="0"/>
          <w:divBdr>
            <w:top w:val="none" w:sz="0" w:space="0" w:color="auto"/>
            <w:left w:val="none" w:sz="0" w:space="0" w:color="auto"/>
            <w:bottom w:val="none" w:sz="0" w:space="0" w:color="auto"/>
            <w:right w:val="none" w:sz="0" w:space="0" w:color="auto"/>
          </w:divBdr>
        </w:div>
        <w:div w:id="501089278">
          <w:marLeft w:val="640"/>
          <w:marRight w:val="0"/>
          <w:marTop w:val="0"/>
          <w:marBottom w:val="0"/>
          <w:divBdr>
            <w:top w:val="none" w:sz="0" w:space="0" w:color="auto"/>
            <w:left w:val="none" w:sz="0" w:space="0" w:color="auto"/>
            <w:bottom w:val="none" w:sz="0" w:space="0" w:color="auto"/>
            <w:right w:val="none" w:sz="0" w:space="0" w:color="auto"/>
          </w:divBdr>
        </w:div>
        <w:div w:id="610743084">
          <w:marLeft w:val="640"/>
          <w:marRight w:val="0"/>
          <w:marTop w:val="0"/>
          <w:marBottom w:val="0"/>
          <w:divBdr>
            <w:top w:val="none" w:sz="0" w:space="0" w:color="auto"/>
            <w:left w:val="none" w:sz="0" w:space="0" w:color="auto"/>
            <w:bottom w:val="none" w:sz="0" w:space="0" w:color="auto"/>
            <w:right w:val="none" w:sz="0" w:space="0" w:color="auto"/>
          </w:divBdr>
        </w:div>
        <w:div w:id="624234823">
          <w:marLeft w:val="640"/>
          <w:marRight w:val="0"/>
          <w:marTop w:val="0"/>
          <w:marBottom w:val="0"/>
          <w:divBdr>
            <w:top w:val="none" w:sz="0" w:space="0" w:color="auto"/>
            <w:left w:val="none" w:sz="0" w:space="0" w:color="auto"/>
            <w:bottom w:val="none" w:sz="0" w:space="0" w:color="auto"/>
            <w:right w:val="none" w:sz="0" w:space="0" w:color="auto"/>
          </w:divBdr>
        </w:div>
        <w:div w:id="665598125">
          <w:marLeft w:val="640"/>
          <w:marRight w:val="0"/>
          <w:marTop w:val="0"/>
          <w:marBottom w:val="0"/>
          <w:divBdr>
            <w:top w:val="none" w:sz="0" w:space="0" w:color="auto"/>
            <w:left w:val="none" w:sz="0" w:space="0" w:color="auto"/>
            <w:bottom w:val="none" w:sz="0" w:space="0" w:color="auto"/>
            <w:right w:val="none" w:sz="0" w:space="0" w:color="auto"/>
          </w:divBdr>
        </w:div>
        <w:div w:id="668142240">
          <w:marLeft w:val="640"/>
          <w:marRight w:val="0"/>
          <w:marTop w:val="0"/>
          <w:marBottom w:val="0"/>
          <w:divBdr>
            <w:top w:val="none" w:sz="0" w:space="0" w:color="auto"/>
            <w:left w:val="none" w:sz="0" w:space="0" w:color="auto"/>
            <w:bottom w:val="none" w:sz="0" w:space="0" w:color="auto"/>
            <w:right w:val="none" w:sz="0" w:space="0" w:color="auto"/>
          </w:divBdr>
        </w:div>
        <w:div w:id="682708139">
          <w:marLeft w:val="640"/>
          <w:marRight w:val="0"/>
          <w:marTop w:val="0"/>
          <w:marBottom w:val="0"/>
          <w:divBdr>
            <w:top w:val="none" w:sz="0" w:space="0" w:color="auto"/>
            <w:left w:val="none" w:sz="0" w:space="0" w:color="auto"/>
            <w:bottom w:val="none" w:sz="0" w:space="0" w:color="auto"/>
            <w:right w:val="none" w:sz="0" w:space="0" w:color="auto"/>
          </w:divBdr>
        </w:div>
        <w:div w:id="821892500">
          <w:marLeft w:val="640"/>
          <w:marRight w:val="0"/>
          <w:marTop w:val="0"/>
          <w:marBottom w:val="0"/>
          <w:divBdr>
            <w:top w:val="none" w:sz="0" w:space="0" w:color="auto"/>
            <w:left w:val="none" w:sz="0" w:space="0" w:color="auto"/>
            <w:bottom w:val="none" w:sz="0" w:space="0" w:color="auto"/>
            <w:right w:val="none" w:sz="0" w:space="0" w:color="auto"/>
          </w:divBdr>
        </w:div>
        <w:div w:id="823542807">
          <w:marLeft w:val="640"/>
          <w:marRight w:val="0"/>
          <w:marTop w:val="0"/>
          <w:marBottom w:val="0"/>
          <w:divBdr>
            <w:top w:val="none" w:sz="0" w:space="0" w:color="auto"/>
            <w:left w:val="none" w:sz="0" w:space="0" w:color="auto"/>
            <w:bottom w:val="none" w:sz="0" w:space="0" w:color="auto"/>
            <w:right w:val="none" w:sz="0" w:space="0" w:color="auto"/>
          </w:divBdr>
        </w:div>
        <w:div w:id="834757680">
          <w:marLeft w:val="640"/>
          <w:marRight w:val="0"/>
          <w:marTop w:val="0"/>
          <w:marBottom w:val="0"/>
          <w:divBdr>
            <w:top w:val="none" w:sz="0" w:space="0" w:color="auto"/>
            <w:left w:val="none" w:sz="0" w:space="0" w:color="auto"/>
            <w:bottom w:val="none" w:sz="0" w:space="0" w:color="auto"/>
            <w:right w:val="none" w:sz="0" w:space="0" w:color="auto"/>
          </w:divBdr>
        </w:div>
        <w:div w:id="873885821">
          <w:marLeft w:val="640"/>
          <w:marRight w:val="0"/>
          <w:marTop w:val="0"/>
          <w:marBottom w:val="0"/>
          <w:divBdr>
            <w:top w:val="none" w:sz="0" w:space="0" w:color="auto"/>
            <w:left w:val="none" w:sz="0" w:space="0" w:color="auto"/>
            <w:bottom w:val="none" w:sz="0" w:space="0" w:color="auto"/>
            <w:right w:val="none" w:sz="0" w:space="0" w:color="auto"/>
          </w:divBdr>
        </w:div>
        <w:div w:id="874394321">
          <w:marLeft w:val="640"/>
          <w:marRight w:val="0"/>
          <w:marTop w:val="0"/>
          <w:marBottom w:val="0"/>
          <w:divBdr>
            <w:top w:val="none" w:sz="0" w:space="0" w:color="auto"/>
            <w:left w:val="none" w:sz="0" w:space="0" w:color="auto"/>
            <w:bottom w:val="none" w:sz="0" w:space="0" w:color="auto"/>
            <w:right w:val="none" w:sz="0" w:space="0" w:color="auto"/>
          </w:divBdr>
        </w:div>
        <w:div w:id="884605553">
          <w:marLeft w:val="640"/>
          <w:marRight w:val="0"/>
          <w:marTop w:val="0"/>
          <w:marBottom w:val="0"/>
          <w:divBdr>
            <w:top w:val="none" w:sz="0" w:space="0" w:color="auto"/>
            <w:left w:val="none" w:sz="0" w:space="0" w:color="auto"/>
            <w:bottom w:val="none" w:sz="0" w:space="0" w:color="auto"/>
            <w:right w:val="none" w:sz="0" w:space="0" w:color="auto"/>
          </w:divBdr>
        </w:div>
        <w:div w:id="1072654055">
          <w:marLeft w:val="640"/>
          <w:marRight w:val="0"/>
          <w:marTop w:val="0"/>
          <w:marBottom w:val="0"/>
          <w:divBdr>
            <w:top w:val="none" w:sz="0" w:space="0" w:color="auto"/>
            <w:left w:val="none" w:sz="0" w:space="0" w:color="auto"/>
            <w:bottom w:val="none" w:sz="0" w:space="0" w:color="auto"/>
            <w:right w:val="none" w:sz="0" w:space="0" w:color="auto"/>
          </w:divBdr>
        </w:div>
        <w:div w:id="1086462915">
          <w:marLeft w:val="640"/>
          <w:marRight w:val="0"/>
          <w:marTop w:val="0"/>
          <w:marBottom w:val="0"/>
          <w:divBdr>
            <w:top w:val="none" w:sz="0" w:space="0" w:color="auto"/>
            <w:left w:val="none" w:sz="0" w:space="0" w:color="auto"/>
            <w:bottom w:val="none" w:sz="0" w:space="0" w:color="auto"/>
            <w:right w:val="none" w:sz="0" w:space="0" w:color="auto"/>
          </w:divBdr>
        </w:div>
        <w:div w:id="1103845055">
          <w:marLeft w:val="640"/>
          <w:marRight w:val="0"/>
          <w:marTop w:val="0"/>
          <w:marBottom w:val="0"/>
          <w:divBdr>
            <w:top w:val="none" w:sz="0" w:space="0" w:color="auto"/>
            <w:left w:val="none" w:sz="0" w:space="0" w:color="auto"/>
            <w:bottom w:val="none" w:sz="0" w:space="0" w:color="auto"/>
            <w:right w:val="none" w:sz="0" w:space="0" w:color="auto"/>
          </w:divBdr>
        </w:div>
        <w:div w:id="1129395568">
          <w:marLeft w:val="640"/>
          <w:marRight w:val="0"/>
          <w:marTop w:val="0"/>
          <w:marBottom w:val="0"/>
          <w:divBdr>
            <w:top w:val="none" w:sz="0" w:space="0" w:color="auto"/>
            <w:left w:val="none" w:sz="0" w:space="0" w:color="auto"/>
            <w:bottom w:val="none" w:sz="0" w:space="0" w:color="auto"/>
            <w:right w:val="none" w:sz="0" w:space="0" w:color="auto"/>
          </w:divBdr>
        </w:div>
        <w:div w:id="1141733404">
          <w:marLeft w:val="640"/>
          <w:marRight w:val="0"/>
          <w:marTop w:val="0"/>
          <w:marBottom w:val="0"/>
          <w:divBdr>
            <w:top w:val="none" w:sz="0" w:space="0" w:color="auto"/>
            <w:left w:val="none" w:sz="0" w:space="0" w:color="auto"/>
            <w:bottom w:val="none" w:sz="0" w:space="0" w:color="auto"/>
            <w:right w:val="none" w:sz="0" w:space="0" w:color="auto"/>
          </w:divBdr>
        </w:div>
        <w:div w:id="1154642868">
          <w:marLeft w:val="640"/>
          <w:marRight w:val="0"/>
          <w:marTop w:val="0"/>
          <w:marBottom w:val="0"/>
          <w:divBdr>
            <w:top w:val="none" w:sz="0" w:space="0" w:color="auto"/>
            <w:left w:val="none" w:sz="0" w:space="0" w:color="auto"/>
            <w:bottom w:val="none" w:sz="0" w:space="0" w:color="auto"/>
            <w:right w:val="none" w:sz="0" w:space="0" w:color="auto"/>
          </w:divBdr>
        </w:div>
        <w:div w:id="1202131193">
          <w:marLeft w:val="640"/>
          <w:marRight w:val="0"/>
          <w:marTop w:val="0"/>
          <w:marBottom w:val="0"/>
          <w:divBdr>
            <w:top w:val="none" w:sz="0" w:space="0" w:color="auto"/>
            <w:left w:val="none" w:sz="0" w:space="0" w:color="auto"/>
            <w:bottom w:val="none" w:sz="0" w:space="0" w:color="auto"/>
            <w:right w:val="none" w:sz="0" w:space="0" w:color="auto"/>
          </w:divBdr>
        </w:div>
        <w:div w:id="1217352485">
          <w:marLeft w:val="640"/>
          <w:marRight w:val="0"/>
          <w:marTop w:val="0"/>
          <w:marBottom w:val="0"/>
          <w:divBdr>
            <w:top w:val="none" w:sz="0" w:space="0" w:color="auto"/>
            <w:left w:val="none" w:sz="0" w:space="0" w:color="auto"/>
            <w:bottom w:val="none" w:sz="0" w:space="0" w:color="auto"/>
            <w:right w:val="none" w:sz="0" w:space="0" w:color="auto"/>
          </w:divBdr>
        </w:div>
        <w:div w:id="1368094890">
          <w:marLeft w:val="640"/>
          <w:marRight w:val="0"/>
          <w:marTop w:val="0"/>
          <w:marBottom w:val="0"/>
          <w:divBdr>
            <w:top w:val="none" w:sz="0" w:space="0" w:color="auto"/>
            <w:left w:val="none" w:sz="0" w:space="0" w:color="auto"/>
            <w:bottom w:val="none" w:sz="0" w:space="0" w:color="auto"/>
            <w:right w:val="none" w:sz="0" w:space="0" w:color="auto"/>
          </w:divBdr>
        </w:div>
        <w:div w:id="1379207897">
          <w:marLeft w:val="640"/>
          <w:marRight w:val="0"/>
          <w:marTop w:val="0"/>
          <w:marBottom w:val="0"/>
          <w:divBdr>
            <w:top w:val="none" w:sz="0" w:space="0" w:color="auto"/>
            <w:left w:val="none" w:sz="0" w:space="0" w:color="auto"/>
            <w:bottom w:val="none" w:sz="0" w:space="0" w:color="auto"/>
            <w:right w:val="none" w:sz="0" w:space="0" w:color="auto"/>
          </w:divBdr>
        </w:div>
        <w:div w:id="1485707458">
          <w:marLeft w:val="640"/>
          <w:marRight w:val="0"/>
          <w:marTop w:val="0"/>
          <w:marBottom w:val="0"/>
          <w:divBdr>
            <w:top w:val="none" w:sz="0" w:space="0" w:color="auto"/>
            <w:left w:val="none" w:sz="0" w:space="0" w:color="auto"/>
            <w:bottom w:val="none" w:sz="0" w:space="0" w:color="auto"/>
            <w:right w:val="none" w:sz="0" w:space="0" w:color="auto"/>
          </w:divBdr>
        </w:div>
        <w:div w:id="1520702338">
          <w:marLeft w:val="640"/>
          <w:marRight w:val="0"/>
          <w:marTop w:val="0"/>
          <w:marBottom w:val="0"/>
          <w:divBdr>
            <w:top w:val="none" w:sz="0" w:space="0" w:color="auto"/>
            <w:left w:val="none" w:sz="0" w:space="0" w:color="auto"/>
            <w:bottom w:val="none" w:sz="0" w:space="0" w:color="auto"/>
            <w:right w:val="none" w:sz="0" w:space="0" w:color="auto"/>
          </w:divBdr>
        </w:div>
        <w:div w:id="1539858478">
          <w:marLeft w:val="640"/>
          <w:marRight w:val="0"/>
          <w:marTop w:val="0"/>
          <w:marBottom w:val="0"/>
          <w:divBdr>
            <w:top w:val="none" w:sz="0" w:space="0" w:color="auto"/>
            <w:left w:val="none" w:sz="0" w:space="0" w:color="auto"/>
            <w:bottom w:val="none" w:sz="0" w:space="0" w:color="auto"/>
            <w:right w:val="none" w:sz="0" w:space="0" w:color="auto"/>
          </w:divBdr>
        </w:div>
        <w:div w:id="1555577805">
          <w:marLeft w:val="640"/>
          <w:marRight w:val="0"/>
          <w:marTop w:val="0"/>
          <w:marBottom w:val="0"/>
          <w:divBdr>
            <w:top w:val="none" w:sz="0" w:space="0" w:color="auto"/>
            <w:left w:val="none" w:sz="0" w:space="0" w:color="auto"/>
            <w:bottom w:val="none" w:sz="0" w:space="0" w:color="auto"/>
            <w:right w:val="none" w:sz="0" w:space="0" w:color="auto"/>
          </w:divBdr>
        </w:div>
        <w:div w:id="1628049205">
          <w:marLeft w:val="640"/>
          <w:marRight w:val="0"/>
          <w:marTop w:val="0"/>
          <w:marBottom w:val="0"/>
          <w:divBdr>
            <w:top w:val="none" w:sz="0" w:space="0" w:color="auto"/>
            <w:left w:val="none" w:sz="0" w:space="0" w:color="auto"/>
            <w:bottom w:val="none" w:sz="0" w:space="0" w:color="auto"/>
            <w:right w:val="none" w:sz="0" w:space="0" w:color="auto"/>
          </w:divBdr>
        </w:div>
        <w:div w:id="1632322250">
          <w:marLeft w:val="640"/>
          <w:marRight w:val="0"/>
          <w:marTop w:val="0"/>
          <w:marBottom w:val="0"/>
          <w:divBdr>
            <w:top w:val="none" w:sz="0" w:space="0" w:color="auto"/>
            <w:left w:val="none" w:sz="0" w:space="0" w:color="auto"/>
            <w:bottom w:val="none" w:sz="0" w:space="0" w:color="auto"/>
            <w:right w:val="none" w:sz="0" w:space="0" w:color="auto"/>
          </w:divBdr>
        </w:div>
        <w:div w:id="1636789889">
          <w:marLeft w:val="640"/>
          <w:marRight w:val="0"/>
          <w:marTop w:val="0"/>
          <w:marBottom w:val="0"/>
          <w:divBdr>
            <w:top w:val="none" w:sz="0" w:space="0" w:color="auto"/>
            <w:left w:val="none" w:sz="0" w:space="0" w:color="auto"/>
            <w:bottom w:val="none" w:sz="0" w:space="0" w:color="auto"/>
            <w:right w:val="none" w:sz="0" w:space="0" w:color="auto"/>
          </w:divBdr>
        </w:div>
        <w:div w:id="1644699990">
          <w:marLeft w:val="640"/>
          <w:marRight w:val="0"/>
          <w:marTop w:val="0"/>
          <w:marBottom w:val="0"/>
          <w:divBdr>
            <w:top w:val="none" w:sz="0" w:space="0" w:color="auto"/>
            <w:left w:val="none" w:sz="0" w:space="0" w:color="auto"/>
            <w:bottom w:val="none" w:sz="0" w:space="0" w:color="auto"/>
            <w:right w:val="none" w:sz="0" w:space="0" w:color="auto"/>
          </w:divBdr>
        </w:div>
        <w:div w:id="1667200724">
          <w:marLeft w:val="640"/>
          <w:marRight w:val="0"/>
          <w:marTop w:val="0"/>
          <w:marBottom w:val="0"/>
          <w:divBdr>
            <w:top w:val="none" w:sz="0" w:space="0" w:color="auto"/>
            <w:left w:val="none" w:sz="0" w:space="0" w:color="auto"/>
            <w:bottom w:val="none" w:sz="0" w:space="0" w:color="auto"/>
            <w:right w:val="none" w:sz="0" w:space="0" w:color="auto"/>
          </w:divBdr>
        </w:div>
        <w:div w:id="1728331614">
          <w:marLeft w:val="640"/>
          <w:marRight w:val="0"/>
          <w:marTop w:val="0"/>
          <w:marBottom w:val="0"/>
          <w:divBdr>
            <w:top w:val="none" w:sz="0" w:space="0" w:color="auto"/>
            <w:left w:val="none" w:sz="0" w:space="0" w:color="auto"/>
            <w:bottom w:val="none" w:sz="0" w:space="0" w:color="auto"/>
            <w:right w:val="none" w:sz="0" w:space="0" w:color="auto"/>
          </w:divBdr>
        </w:div>
        <w:div w:id="1829780648">
          <w:marLeft w:val="640"/>
          <w:marRight w:val="0"/>
          <w:marTop w:val="0"/>
          <w:marBottom w:val="0"/>
          <w:divBdr>
            <w:top w:val="none" w:sz="0" w:space="0" w:color="auto"/>
            <w:left w:val="none" w:sz="0" w:space="0" w:color="auto"/>
            <w:bottom w:val="none" w:sz="0" w:space="0" w:color="auto"/>
            <w:right w:val="none" w:sz="0" w:space="0" w:color="auto"/>
          </w:divBdr>
        </w:div>
        <w:div w:id="1856453555">
          <w:marLeft w:val="640"/>
          <w:marRight w:val="0"/>
          <w:marTop w:val="0"/>
          <w:marBottom w:val="0"/>
          <w:divBdr>
            <w:top w:val="none" w:sz="0" w:space="0" w:color="auto"/>
            <w:left w:val="none" w:sz="0" w:space="0" w:color="auto"/>
            <w:bottom w:val="none" w:sz="0" w:space="0" w:color="auto"/>
            <w:right w:val="none" w:sz="0" w:space="0" w:color="auto"/>
          </w:divBdr>
        </w:div>
        <w:div w:id="1858226346">
          <w:marLeft w:val="640"/>
          <w:marRight w:val="0"/>
          <w:marTop w:val="0"/>
          <w:marBottom w:val="0"/>
          <w:divBdr>
            <w:top w:val="none" w:sz="0" w:space="0" w:color="auto"/>
            <w:left w:val="none" w:sz="0" w:space="0" w:color="auto"/>
            <w:bottom w:val="none" w:sz="0" w:space="0" w:color="auto"/>
            <w:right w:val="none" w:sz="0" w:space="0" w:color="auto"/>
          </w:divBdr>
        </w:div>
        <w:div w:id="1884054223">
          <w:marLeft w:val="640"/>
          <w:marRight w:val="0"/>
          <w:marTop w:val="0"/>
          <w:marBottom w:val="0"/>
          <w:divBdr>
            <w:top w:val="none" w:sz="0" w:space="0" w:color="auto"/>
            <w:left w:val="none" w:sz="0" w:space="0" w:color="auto"/>
            <w:bottom w:val="none" w:sz="0" w:space="0" w:color="auto"/>
            <w:right w:val="none" w:sz="0" w:space="0" w:color="auto"/>
          </w:divBdr>
        </w:div>
        <w:div w:id="1944067303">
          <w:marLeft w:val="640"/>
          <w:marRight w:val="0"/>
          <w:marTop w:val="0"/>
          <w:marBottom w:val="0"/>
          <w:divBdr>
            <w:top w:val="none" w:sz="0" w:space="0" w:color="auto"/>
            <w:left w:val="none" w:sz="0" w:space="0" w:color="auto"/>
            <w:bottom w:val="none" w:sz="0" w:space="0" w:color="auto"/>
            <w:right w:val="none" w:sz="0" w:space="0" w:color="auto"/>
          </w:divBdr>
        </w:div>
        <w:div w:id="1958175939">
          <w:marLeft w:val="640"/>
          <w:marRight w:val="0"/>
          <w:marTop w:val="0"/>
          <w:marBottom w:val="0"/>
          <w:divBdr>
            <w:top w:val="none" w:sz="0" w:space="0" w:color="auto"/>
            <w:left w:val="none" w:sz="0" w:space="0" w:color="auto"/>
            <w:bottom w:val="none" w:sz="0" w:space="0" w:color="auto"/>
            <w:right w:val="none" w:sz="0" w:space="0" w:color="auto"/>
          </w:divBdr>
        </w:div>
        <w:div w:id="1973751817">
          <w:marLeft w:val="640"/>
          <w:marRight w:val="0"/>
          <w:marTop w:val="0"/>
          <w:marBottom w:val="0"/>
          <w:divBdr>
            <w:top w:val="none" w:sz="0" w:space="0" w:color="auto"/>
            <w:left w:val="none" w:sz="0" w:space="0" w:color="auto"/>
            <w:bottom w:val="none" w:sz="0" w:space="0" w:color="auto"/>
            <w:right w:val="none" w:sz="0" w:space="0" w:color="auto"/>
          </w:divBdr>
        </w:div>
        <w:div w:id="1991906393">
          <w:marLeft w:val="640"/>
          <w:marRight w:val="0"/>
          <w:marTop w:val="0"/>
          <w:marBottom w:val="0"/>
          <w:divBdr>
            <w:top w:val="none" w:sz="0" w:space="0" w:color="auto"/>
            <w:left w:val="none" w:sz="0" w:space="0" w:color="auto"/>
            <w:bottom w:val="none" w:sz="0" w:space="0" w:color="auto"/>
            <w:right w:val="none" w:sz="0" w:space="0" w:color="auto"/>
          </w:divBdr>
        </w:div>
        <w:div w:id="2013100282">
          <w:marLeft w:val="640"/>
          <w:marRight w:val="0"/>
          <w:marTop w:val="0"/>
          <w:marBottom w:val="0"/>
          <w:divBdr>
            <w:top w:val="none" w:sz="0" w:space="0" w:color="auto"/>
            <w:left w:val="none" w:sz="0" w:space="0" w:color="auto"/>
            <w:bottom w:val="none" w:sz="0" w:space="0" w:color="auto"/>
            <w:right w:val="none" w:sz="0" w:space="0" w:color="auto"/>
          </w:divBdr>
        </w:div>
        <w:div w:id="2136559493">
          <w:marLeft w:val="640"/>
          <w:marRight w:val="0"/>
          <w:marTop w:val="0"/>
          <w:marBottom w:val="0"/>
          <w:divBdr>
            <w:top w:val="none" w:sz="0" w:space="0" w:color="auto"/>
            <w:left w:val="none" w:sz="0" w:space="0" w:color="auto"/>
            <w:bottom w:val="none" w:sz="0" w:space="0" w:color="auto"/>
            <w:right w:val="none" w:sz="0" w:space="0" w:color="auto"/>
          </w:divBdr>
        </w:div>
      </w:divsChild>
    </w:div>
    <w:div w:id="1356930040">
      <w:bodyDiv w:val="1"/>
      <w:marLeft w:val="0"/>
      <w:marRight w:val="0"/>
      <w:marTop w:val="0"/>
      <w:marBottom w:val="0"/>
      <w:divBdr>
        <w:top w:val="none" w:sz="0" w:space="0" w:color="auto"/>
        <w:left w:val="none" w:sz="0" w:space="0" w:color="auto"/>
        <w:bottom w:val="none" w:sz="0" w:space="0" w:color="auto"/>
        <w:right w:val="none" w:sz="0" w:space="0" w:color="auto"/>
      </w:divBdr>
      <w:divsChild>
        <w:div w:id="215704382">
          <w:marLeft w:val="640"/>
          <w:marRight w:val="0"/>
          <w:marTop w:val="0"/>
          <w:marBottom w:val="0"/>
          <w:divBdr>
            <w:top w:val="none" w:sz="0" w:space="0" w:color="auto"/>
            <w:left w:val="none" w:sz="0" w:space="0" w:color="auto"/>
            <w:bottom w:val="none" w:sz="0" w:space="0" w:color="auto"/>
            <w:right w:val="none" w:sz="0" w:space="0" w:color="auto"/>
          </w:divBdr>
        </w:div>
        <w:div w:id="1869560699">
          <w:marLeft w:val="640"/>
          <w:marRight w:val="0"/>
          <w:marTop w:val="0"/>
          <w:marBottom w:val="0"/>
          <w:divBdr>
            <w:top w:val="none" w:sz="0" w:space="0" w:color="auto"/>
            <w:left w:val="none" w:sz="0" w:space="0" w:color="auto"/>
            <w:bottom w:val="none" w:sz="0" w:space="0" w:color="auto"/>
            <w:right w:val="none" w:sz="0" w:space="0" w:color="auto"/>
          </w:divBdr>
        </w:div>
        <w:div w:id="1504279291">
          <w:marLeft w:val="640"/>
          <w:marRight w:val="0"/>
          <w:marTop w:val="0"/>
          <w:marBottom w:val="0"/>
          <w:divBdr>
            <w:top w:val="none" w:sz="0" w:space="0" w:color="auto"/>
            <w:left w:val="none" w:sz="0" w:space="0" w:color="auto"/>
            <w:bottom w:val="none" w:sz="0" w:space="0" w:color="auto"/>
            <w:right w:val="none" w:sz="0" w:space="0" w:color="auto"/>
          </w:divBdr>
        </w:div>
        <w:div w:id="934903611">
          <w:marLeft w:val="640"/>
          <w:marRight w:val="0"/>
          <w:marTop w:val="0"/>
          <w:marBottom w:val="0"/>
          <w:divBdr>
            <w:top w:val="none" w:sz="0" w:space="0" w:color="auto"/>
            <w:left w:val="none" w:sz="0" w:space="0" w:color="auto"/>
            <w:bottom w:val="none" w:sz="0" w:space="0" w:color="auto"/>
            <w:right w:val="none" w:sz="0" w:space="0" w:color="auto"/>
          </w:divBdr>
        </w:div>
        <w:div w:id="1898466612">
          <w:marLeft w:val="640"/>
          <w:marRight w:val="0"/>
          <w:marTop w:val="0"/>
          <w:marBottom w:val="0"/>
          <w:divBdr>
            <w:top w:val="none" w:sz="0" w:space="0" w:color="auto"/>
            <w:left w:val="none" w:sz="0" w:space="0" w:color="auto"/>
            <w:bottom w:val="none" w:sz="0" w:space="0" w:color="auto"/>
            <w:right w:val="none" w:sz="0" w:space="0" w:color="auto"/>
          </w:divBdr>
        </w:div>
        <w:div w:id="2102988625">
          <w:marLeft w:val="640"/>
          <w:marRight w:val="0"/>
          <w:marTop w:val="0"/>
          <w:marBottom w:val="0"/>
          <w:divBdr>
            <w:top w:val="none" w:sz="0" w:space="0" w:color="auto"/>
            <w:left w:val="none" w:sz="0" w:space="0" w:color="auto"/>
            <w:bottom w:val="none" w:sz="0" w:space="0" w:color="auto"/>
            <w:right w:val="none" w:sz="0" w:space="0" w:color="auto"/>
          </w:divBdr>
        </w:div>
        <w:div w:id="1275090348">
          <w:marLeft w:val="640"/>
          <w:marRight w:val="0"/>
          <w:marTop w:val="0"/>
          <w:marBottom w:val="0"/>
          <w:divBdr>
            <w:top w:val="none" w:sz="0" w:space="0" w:color="auto"/>
            <w:left w:val="none" w:sz="0" w:space="0" w:color="auto"/>
            <w:bottom w:val="none" w:sz="0" w:space="0" w:color="auto"/>
            <w:right w:val="none" w:sz="0" w:space="0" w:color="auto"/>
          </w:divBdr>
        </w:div>
        <w:div w:id="1151016953">
          <w:marLeft w:val="640"/>
          <w:marRight w:val="0"/>
          <w:marTop w:val="0"/>
          <w:marBottom w:val="0"/>
          <w:divBdr>
            <w:top w:val="none" w:sz="0" w:space="0" w:color="auto"/>
            <w:left w:val="none" w:sz="0" w:space="0" w:color="auto"/>
            <w:bottom w:val="none" w:sz="0" w:space="0" w:color="auto"/>
            <w:right w:val="none" w:sz="0" w:space="0" w:color="auto"/>
          </w:divBdr>
        </w:div>
        <w:div w:id="1094286272">
          <w:marLeft w:val="640"/>
          <w:marRight w:val="0"/>
          <w:marTop w:val="0"/>
          <w:marBottom w:val="0"/>
          <w:divBdr>
            <w:top w:val="none" w:sz="0" w:space="0" w:color="auto"/>
            <w:left w:val="none" w:sz="0" w:space="0" w:color="auto"/>
            <w:bottom w:val="none" w:sz="0" w:space="0" w:color="auto"/>
            <w:right w:val="none" w:sz="0" w:space="0" w:color="auto"/>
          </w:divBdr>
        </w:div>
        <w:div w:id="459348719">
          <w:marLeft w:val="640"/>
          <w:marRight w:val="0"/>
          <w:marTop w:val="0"/>
          <w:marBottom w:val="0"/>
          <w:divBdr>
            <w:top w:val="none" w:sz="0" w:space="0" w:color="auto"/>
            <w:left w:val="none" w:sz="0" w:space="0" w:color="auto"/>
            <w:bottom w:val="none" w:sz="0" w:space="0" w:color="auto"/>
            <w:right w:val="none" w:sz="0" w:space="0" w:color="auto"/>
          </w:divBdr>
        </w:div>
        <w:div w:id="623968953">
          <w:marLeft w:val="640"/>
          <w:marRight w:val="0"/>
          <w:marTop w:val="0"/>
          <w:marBottom w:val="0"/>
          <w:divBdr>
            <w:top w:val="none" w:sz="0" w:space="0" w:color="auto"/>
            <w:left w:val="none" w:sz="0" w:space="0" w:color="auto"/>
            <w:bottom w:val="none" w:sz="0" w:space="0" w:color="auto"/>
            <w:right w:val="none" w:sz="0" w:space="0" w:color="auto"/>
          </w:divBdr>
        </w:div>
        <w:div w:id="1408727831">
          <w:marLeft w:val="640"/>
          <w:marRight w:val="0"/>
          <w:marTop w:val="0"/>
          <w:marBottom w:val="0"/>
          <w:divBdr>
            <w:top w:val="none" w:sz="0" w:space="0" w:color="auto"/>
            <w:left w:val="none" w:sz="0" w:space="0" w:color="auto"/>
            <w:bottom w:val="none" w:sz="0" w:space="0" w:color="auto"/>
            <w:right w:val="none" w:sz="0" w:space="0" w:color="auto"/>
          </w:divBdr>
        </w:div>
        <w:div w:id="393894137">
          <w:marLeft w:val="640"/>
          <w:marRight w:val="0"/>
          <w:marTop w:val="0"/>
          <w:marBottom w:val="0"/>
          <w:divBdr>
            <w:top w:val="none" w:sz="0" w:space="0" w:color="auto"/>
            <w:left w:val="none" w:sz="0" w:space="0" w:color="auto"/>
            <w:bottom w:val="none" w:sz="0" w:space="0" w:color="auto"/>
            <w:right w:val="none" w:sz="0" w:space="0" w:color="auto"/>
          </w:divBdr>
        </w:div>
        <w:div w:id="948856225">
          <w:marLeft w:val="640"/>
          <w:marRight w:val="0"/>
          <w:marTop w:val="0"/>
          <w:marBottom w:val="0"/>
          <w:divBdr>
            <w:top w:val="none" w:sz="0" w:space="0" w:color="auto"/>
            <w:left w:val="none" w:sz="0" w:space="0" w:color="auto"/>
            <w:bottom w:val="none" w:sz="0" w:space="0" w:color="auto"/>
            <w:right w:val="none" w:sz="0" w:space="0" w:color="auto"/>
          </w:divBdr>
        </w:div>
        <w:div w:id="1178271747">
          <w:marLeft w:val="640"/>
          <w:marRight w:val="0"/>
          <w:marTop w:val="0"/>
          <w:marBottom w:val="0"/>
          <w:divBdr>
            <w:top w:val="none" w:sz="0" w:space="0" w:color="auto"/>
            <w:left w:val="none" w:sz="0" w:space="0" w:color="auto"/>
            <w:bottom w:val="none" w:sz="0" w:space="0" w:color="auto"/>
            <w:right w:val="none" w:sz="0" w:space="0" w:color="auto"/>
          </w:divBdr>
        </w:div>
        <w:div w:id="1696809477">
          <w:marLeft w:val="640"/>
          <w:marRight w:val="0"/>
          <w:marTop w:val="0"/>
          <w:marBottom w:val="0"/>
          <w:divBdr>
            <w:top w:val="none" w:sz="0" w:space="0" w:color="auto"/>
            <w:left w:val="none" w:sz="0" w:space="0" w:color="auto"/>
            <w:bottom w:val="none" w:sz="0" w:space="0" w:color="auto"/>
            <w:right w:val="none" w:sz="0" w:space="0" w:color="auto"/>
          </w:divBdr>
        </w:div>
        <w:div w:id="1036125248">
          <w:marLeft w:val="640"/>
          <w:marRight w:val="0"/>
          <w:marTop w:val="0"/>
          <w:marBottom w:val="0"/>
          <w:divBdr>
            <w:top w:val="none" w:sz="0" w:space="0" w:color="auto"/>
            <w:left w:val="none" w:sz="0" w:space="0" w:color="auto"/>
            <w:bottom w:val="none" w:sz="0" w:space="0" w:color="auto"/>
            <w:right w:val="none" w:sz="0" w:space="0" w:color="auto"/>
          </w:divBdr>
        </w:div>
        <w:div w:id="547035182">
          <w:marLeft w:val="640"/>
          <w:marRight w:val="0"/>
          <w:marTop w:val="0"/>
          <w:marBottom w:val="0"/>
          <w:divBdr>
            <w:top w:val="none" w:sz="0" w:space="0" w:color="auto"/>
            <w:left w:val="none" w:sz="0" w:space="0" w:color="auto"/>
            <w:bottom w:val="none" w:sz="0" w:space="0" w:color="auto"/>
            <w:right w:val="none" w:sz="0" w:space="0" w:color="auto"/>
          </w:divBdr>
        </w:div>
        <w:div w:id="985431587">
          <w:marLeft w:val="640"/>
          <w:marRight w:val="0"/>
          <w:marTop w:val="0"/>
          <w:marBottom w:val="0"/>
          <w:divBdr>
            <w:top w:val="none" w:sz="0" w:space="0" w:color="auto"/>
            <w:left w:val="none" w:sz="0" w:space="0" w:color="auto"/>
            <w:bottom w:val="none" w:sz="0" w:space="0" w:color="auto"/>
            <w:right w:val="none" w:sz="0" w:space="0" w:color="auto"/>
          </w:divBdr>
        </w:div>
        <w:div w:id="1876850151">
          <w:marLeft w:val="640"/>
          <w:marRight w:val="0"/>
          <w:marTop w:val="0"/>
          <w:marBottom w:val="0"/>
          <w:divBdr>
            <w:top w:val="none" w:sz="0" w:space="0" w:color="auto"/>
            <w:left w:val="none" w:sz="0" w:space="0" w:color="auto"/>
            <w:bottom w:val="none" w:sz="0" w:space="0" w:color="auto"/>
            <w:right w:val="none" w:sz="0" w:space="0" w:color="auto"/>
          </w:divBdr>
        </w:div>
        <w:div w:id="1308625018">
          <w:marLeft w:val="640"/>
          <w:marRight w:val="0"/>
          <w:marTop w:val="0"/>
          <w:marBottom w:val="0"/>
          <w:divBdr>
            <w:top w:val="none" w:sz="0" w:space="0" w:color="auto"/>
            <w:left w:val="none" w:sz="0" w:space="0" w:color="auto"/>
            <w:bottom w:val="none" w:sz="0" w:space="0" w:color="auto"/>
            <w:right w:val="none" w:sz="0" w:space="0" w:color="auto"/>
          </w:divBdr>
        </w:div>
        <w:div w:id="475223227">
          <w:marLeft w:val="640"/>
          <w:marRight w:val="0"/>
          <w:marTop w:val="0"/>
          <w:marBottom w:val="0"/>
          <w:divBdr>
            <w:top w:val="none" w:sz="0" w:space="0" w:color="auto"/>
            <w:left w:val="none" w:sz="0" w:space="0" w:color="auto"/>
            <w:bottom w:val="none" w:sz="0" w:space="0" w:color="auto"/>
            <w:right w:val="none" w:sz="0" w:space="0" w:color="auto"/>
          </w:divBdr>
        </w:div>
        <w:div w:id="48845662">
          <w:marLeft w:val="640"/>
          <w:marRight w:val="0"/>
          <w:marTop w:val="0"/>
          <w:marBottom w:val="0"/>
          <w:divBdr>
            <w:top w:val="none" w:sz="0" w:space="0" w:color="auto"/>
            <w:left w:val="none" w:sz="0" w:space="0" w:color="auto"/>
            <w:bottom w:val="none" w:sz="0" w:space="0" w:color="auto"/>
            <w:right w:val="none" w:sz="0" w:space="0" w:color="auto"/>
          </w:divBdr>
        </w:div>
        <w:div w:id="1843086550">
          <w:marLeft w:val="640"/>
          <w:marRight w:val="0"/>
          <w:marTop w:val="0"/>
          <w:marBottom w:val="0"/>
          <w:divBdr>
            <w:top w:val="none" w:sz="0" w:space="0" w:color="auto"/>
            <w:left w:val="none" w:sz="0" w:space="0" w:color="auto"/>
            <w:bottom w:val="none" w:sz="0" w:space="0" w:color="auto"/>
            <w:right w:val="none" w:sz="0" w:space="0" w:color="auto"/>
          </w:divBdr>
        </w:div>
        <w:div w:id="1318731051">
          <w:marLeft w:val="640"/>
          <w:marRight w:val="0"/>
          <w:marTop w:val="0"/>
          <w:marBottom w:val="0"/>
          <w:divBdr>
            <w:top w:val="none" w:sz="0" w:space="0" w:color="auto"/>
            <w:left w:val="none" w:sz="0" w:space="0" w:color="auto"/>
            <w:bottom w:val="none" w:sz="0" w:space="0" w:color="auto"/>
            <w:right w:val="none" w:sz="0" w:space="0" w:color="auto"/>
          </w:divBdr>
        </w:div>
        <w:div w:id="314914754">
          <w:marLeft w:val="640"/>
          <w:marRight w:val="0"/>
          <w:marTop w:val="0"/>
          <w:marBottom w:val="0"/>
          <w:divBdr>
            <w:top w:val="none" w:sz="0" w:space="0" w:color="auto"/>
            <w:left w:val="none" w:sz="0" w:space="0" w:color="auto"/>
            <w:bottom w:val="none" w:sz="0" w:space="0" w:color="auto"/>
            <w:right w:val="none" w:sz="0" w:space="0" w:color="auto"/>
          </w:divBdr>
        </w:div>
        <w:div w:id="949239917">
          <w:marLeft w:val="640"/>
          <w:marRight w:val="0"/>
          <w:marTop w:val="0"/>
          <w:marBottom w:val="0"/>
          <w:divBdr>
            <w:top w:val="none" w:sz="0" w:space="0" w:color="auto"/>
            <w:left w:val="none" w:sz="0" w:space="0" w:color="auto"/>
            <w:bottom w:val="none" w:sz="0" w:space="0" w:color="auto"/>
            <w:right w:val="none" w:sz="0" w:space="0" w:color="auto"/>
          </w:divBdr>
        </w:div>
        <w:div w:id="594943579">
          <w:marLeft w:val="640"/>
          <w:marRight w:val="0"/>
          <w:marTop w:val="0"/>
          <w:marBottom w:val="0"/>
          <w:divBdr>
            <w:top w:val="none" w:sz="0" w:space="0" w:color="auto"/>
            <w:left w:val="none" w:sz="0" w:space="0" w:color="auto"/>
            <w:bottom w:val="none" w:sz="0" w:space="0" w:color="auto"/>
            <w:right w:val="none" w:sz="0" w:space="0" w:color="auto"/>
          </w:divBdr>
        </w:div>
        <w:div w:id="1001665676">
          <w:marLeft w:val="640"/>
          <w:marRight w:val="0"/>
          <w:marTop w:val="0"/>
          <w:marBottom w:val="0"/>
          <w:divBdr>
            <w:top w:val="none" w:sz="0" w:space="0" w:color="auto"/>
            <w:left w:val="none" w:sz="0" w:space="0" w:color="auto"/>
            <w:bottom w:val="none" w:sz="0" w:space="0" w:color="auto"/>
            <w:right w:val="none" w:sz="0" w:space="0" w:color="auto"/>
          </w:divBdr>
        </w:div>
        <w:div w:id="2043702736">
          <w:marLeft w:val="640"/>
          <w:marRight w:val="0"/>
          <w:marTop w:val="0"/>
          <w:marBottom w:val="0"/>
          <w:divBdr>
            <w:top w:val="none" w:sz="0" w:space="0" w:color="auto"/>
            <w:left w:val="none" w:sz="0" w:space="0" w:color="auto"/>
            <w:bottom w:val="none" w:sz="0" w:space="0" w:color="auto"/>
            <w:right w:val="none" w:sz="0" w:space="0" w:color="auto"/>
          </w:divBdr>
        </w:div>
        <w:div w:id="1074274869">
          <w:marLeft w:val="640"/>
          <w:marRight w:val="0"/>
          <w:marTop w:val="0"/>
          <w:marBottom w:val="0"/>
          <w:divBdr>
            <w:top w:val="none" w:sz="0" w:space="0" w:color="auto"/>
            <w:left w:val="none" w:sz="0" w:space="0" w:color="auto"/>
            <w:bottom w:val="none" w:sz="0" w:space="0" w:color="auto"/>
            <w:right w:val="none" w:sz="0" w:space="0" w:color="auto"/>
          </w:divBdr>
        </w:div>
        <w:div w:id="625812787">
          <w:marLeft w:val="640"/>
          <w:marRight w:val="0"/>
          <w:marTop w:val="0"/>
          <w:marBottom w:val="0"/>
          <w:divBdr>
            <w:top w:val="none" w:sz="0" w:space="0" w:color="auto"/>
            <w:left w:val="none" w:sz="0" w:space="0" w:color="auto"/>
            <w:bottom w:val="none" w:sz="0" w:space="0" w:color="auto"/>
            <w:right w:val="none" w:sz="0" w:space="0" w:color="auto"/>
          </w:divBdr>
        </w:div>
        <w:div w:id="2000495857">
          <w:marLeft w:val="640"/>
          <w:marRight w:val="0"/>
          <w:marTop w:val="0"/>
          <w:marBottom w:val="0"/>
          <w:divBdr>
            <w:top w:val="none" w:sz="0" w:space="0" w:color="auto"/>
            <w:left w:val="none" w:sz="0" w:space="0" w:color="auto"/>
            <w:bottom w:val="none" w:sz="0" w:space="0" w:color="auto"/>
            <w:right w:val="none" w:sz="0" w:space="0" w:color="auto"/>
          </w:divBdr>
        </w:div>
        <w:div w:id="1109397381">
          <w:marLeft w:val="640"/>
          <w:marRight w:val="0"/>
          <w:marTop w:val="0"/>
          <w:marBottom w:val="0"/>
          <w:divBdr>
            <w:top w:val="none" w:sz="0" w:space="0" w:color="auto"/>
            <w:left w:val="none" w:sz="0" w:space="0" w:color="auto"/>
            <w:bottom w:val="none" w:sz="0" w:space="0" w:color="auto"/>
            <w:right w:val="none" w:sz="0" w:space="0" w:color="auto"/>
          </w:divBdr>
        </w:div>
        <w:div w:id="624116683">
          <w:marLeft w:val="640"/>
          <w:marRight w:val="0"/>
          <w:marTop w:val="0"/>
          <w:marBottom w:val="0"/>
          <w:divBdr>
            <w:top w:val="none" w:sz="0" w:space="0" w:color="auto"/>
            <w:left w:val="none" w:sz="0" w:space="0" w:color="auto"/>
            <w:bottom w:val="none" w:sz="0" w:space="0" w:color="auto"/>
            <w:right w:val="none" w:sz="0" w:space="0" w:color="auto"/>
          </w:divBdr>
        </w:div>
        <w:div w:id="865751938">
          <w:marLeft w:val="640"/>
          <w:marRight w:val="0"/>
          <w:marTop w:val="0"/>
          <w:marBottom w:val="0"/>
          <w:divBdr>
            <w:top w:val="none" w:sz="0" w:space="0" w:color="auto"/>
            <w:left w:val="none" w:sz="0" w:space="0" w:color="auto"/>
            <w:bottom w:val="none" w:sz="0" w:space="0" w:color="auto"/>
            <w:right w:val="none" w:sz="0" w:space="0" w:color="auto"/>
          </w:divBdr>
        </w:div>
        <w:div w:id="881752629">
          <w:marLeft w:val="640"/>
          <w:marRight w:val="0"/>
          <w:marTop w:val="0"/>
          <w:marBottom w:val="0"/>
          <w:divBdr>
            <w:top w:val="none" w:sz="0" w:space="0" w:color="auto"/>
            <w:left w:val="none" w:sz="0" w:space="0" w:color="auto"/>
            <w:bottom w:val="none" w:sz="0" w:space="0" w:color="auto"/>
            <w:right w:val="none" w:sz="0" w:space="0" w:color="auto"/>
          </w:divBdr>
        </w:div>
        <w:div w:id="461268640">
          <w:marLeft w:val="640"/>
          <w:marRight w:val="0"/>
          <w:marTop w:val="0"/>
          <w:marBottom w:val="0"/>
          <w:divBdr>
            <w:top w:val="none" w:sz="0" w:space="0" w:color="auto"/>
            <w:left w:val="none" w:sz="0" w:space="0" w:color="auto"/>
            <w:bottom w:val="none" w:sz="0" w:space="0" w:color="auto"/>
            <w:right w:val="none" w:sz="0" w:space="0" w:color="auto"/>
          </w:divBdr>
        </w:div>
        <w:div w:id="639656697">
          <w:marLeft w:val="640"/>
          <w:marRight w:val="0"/>
          <w:marTop w:val="0"/>
          <w:marBottom w:val="0"/>
          <w:divBdr>
            <w:top w:val="none" w:sz="0" w:space="0" w:color="auto"/>
            <w:left w:val="none" w:sz="0" w:space="0" w:color="auto"/>
            <w:bottom w:val="none" w:sz="0" w:space="0" w:color="auto"/>
            <w:right w:val="none" w:sz="0" w:space="0" w:color="auto"/>
          </w:divBdr>
        </w:div>
        <w:div w:id="1660577084">
          <w:marLeft w:val="640"/>
          <w:marRight w:val="0"/>
          <w:marTop w:val="0"/>
          <w:marBottom w:val="0"/>
          <w:divBdr>
            <w:top w:val="none" w:sz="0" w:space="0" w:color="auto"/>
            <w:left w:val="none" w:sz="0" w:space="0" w:color="auto"/>
            <w:bottom w:val="none" w:sz="0" w:space="0" w:color="auto"/>
            <w:right w:val="none" w:sz="0" w:space="0" w:color="auto"/>
          </w:divBdr>
        </w:div>
        <w:div w:id="1559170072">
          <w:marLeft w:val="640"/>
          <w:marRight w:val="0"/>
          <w:marTop w:val="0"/>
          <w:marBottom w:val="0"/>
          <w:divBdr>
            <w:top w:val="none" w:sz="0" w:space="0" w:color="auto"/>
            <w:left w:val="none" w:sz="0" w:space="0" w:color="auto"/>
            <w:bottom w:val="none" w:sz="0" w:space="0" w:color="auto"/>
            <w:right w:val="none" w:sz="0" w:space="0" w:color="auto"/>
          </w:divBdr>
        </w:div>
        <w:div w:id="711928422">
          <w:marLeft w:val="640"/>
          <w:marRight w:val="0"/>
          <w:marTop w:val="0"/>
          <w:marBottom w:val="0"/>
          <w:divBdr>
            <w:top w:val="none" w:sz="0" w:space="0" w:color="auto"/>
            <w:left w:val="none" w:sz="0" w:space="0" w:color="auto"/>
            <w:bottom w:val="none" w:sz="0" w:space="0" w:color="auto"/>
            <w:right w:val="none" w:sz="0" w:space="0" w:color="auto"/>
          </w:divBdr>
        </w:div>
        <w:div w:id="682785419">
          <w:marLeft w:val="640"/>
          <w:marRight w:val="0"/>
          <w:marTop w:val="0"/>
          <w:marBottom w:val="0"/>
          <w:divBdr>
            <w:top w:val="none" w:sz="0" w:space="0" w:color="auto"/>
            <w:left w:val="none" w:sz="0" w:space="0" w:color="auto"/>
            <w:bottom w:val="none" w:sz="0" w:space="0" w:color="auto"/>
            <w:right w:val="none" w:sz="0" w:space="0" w:color="auto"/>
          </w:divBdr>
        </w:div>
        <w:div w:id="494999080">
          <w:marLeft w:val="640"/>
          <w:marRight w:val="0"/>
          <w:marTop w:val="0"/>
          <w:marBottom w:val="0"/>
          <w:divBdr>
            <w:top w:val="none" w:sz="0" w:space="0" w:color="auto"/>
            <w:left w:val="none" w:sz="0" w:space="0" w:color="auto"/>
            <w:bottom w:val="none" w:sz="0" w:space="0" w:color="auto"/>
            <w:right w:val="none" w:sz="0" w:space="0" w:color="auto"/>
          </w:divBdr>
        </w:div>
        <w:div w:id="1464234942">
          <w:marLeft w:val="640"/>
          <w:marRight w:val="0"/>
          <w:marTop w:val="0"/>
          <w:marBottom w:val="0"/>
          <w:divBdr>
            <w:top w:val="none" w:sz="0" w:space="0" w:color="auto"/>
            <w:left w:val="none" w:sz="0" w:space="0" w:color="auto"/>
            <w:bottom w:val="none" w:sz="0" w:space="0" w:color="auto"/>
            <w:right w:val="none" w:sz="0" w:space="0" w:color="auto"/>
          </w:divBdr>
        </w:div>
        <w:div w:id="1033311586">
          <w:marLeft w:val="640"/>
          <w:marRight w:val="0"/>
          <w:marTop w:val="0"/>
          <w:marBottom w:val="0"/>
          <w:divBdr>
            <w:top w:val="none" w:sz="0" w:space="0" w:color="auto"/>
            <w:left w:val="none" w:sz="0" w:space="0" w:color="auto"/>
            <w:bottom w:val="none" w:sz="0" w:space="0" w:color="auto"/>
            <w:right w:val="none" w:sz="0" w:space="0" w:color="auto"/>
          </w:divBdr>
        </w:div>
        <w:div w:id="1141188465">
          <w:marLeft w:val="640"/>
          <w:marRight w:val="0"/>
          <w:marTop w:val="0"/>
          <w:marBottom w:val="0"/>
          <w:divBdr>
            <w:top w:val="none" w:sz="0" w:space="0" w:color="auto"/>
            <w:left w:val="none" w:sz="0" w:space="0" w:color="auto"/>
            <w:bottom w:val="none" w:sz="0" w:space="0" w:color="auto"/>
            <w:right w:val="none" w:sz="0" w:space="0" w:color="auto"/>
          </w:divBdr>
        </w:div>
        <w:div w:id="669596853">
          <w:marLeft w:val="640"/>
          <w:marRight w:val="0"/>
          <w:marTop w:val="0"/>
          <w:marBottom w:val="0"/>
          <w:divBdr>
            <w:top w:val="none" w:sz="0" w:space="0" w:color="auto"/>
            <w:left w:val="none" w:sz="0" w:space="0" w:color="auto"/>
            <w:bottom w:val="none" w:sz="0" w:space="0" w:color="auto"/>
            <w:right w:val="none" w:sz="0" w:space="0" w:color="auto"/>
          </w:divBdr>
        </w:div>
        <w:div w:id="1784496325">
          <w:marLeft w:val="640"/>
          <w:marRight w:val="0"/>
          <w:marTop w:val="0"/>
          <w:marBottom w:val="0"/>
          <w:divBdr>
            <w:top w:val="none" w:sz="0" w:space="0" w:color="auto"/>
            <w:left w:val="none" w:sz="0" w:space="0" w:color="auto"/>
            <w:bottom w:val="none" w:sz="0" w:space="0" w:color="auto"/>
            <w:right w:val="none" w:sz="0" w:space="0" w:color="auto"/>
          </w:divBdr>
        </w:div>
        <w:div w:id="1636180975">
          <w:marLeft w:val="640"/>
          <w:marRight w:val="0"/>
          <w:marTop w:val="0"/>
          <w:marBottom w:val="0"/>
          <w:divBdr>
            <w:top w:val="none" w:sz="0" w:space="0" w:color="auto"/>
            <w:left w:val="none" w:sz="0" w:space="0" w:color="auto"/>
            <w:bottom w:val="none" w:sz="0" w:space="0" w:color="auto"/>
            <w:right w:val="none" w:sz="0" w:space="0" w:color="auto"/>
          </w:divBdr>
        </w:div>
        <w:div w:id="1336029804">
          <w:marLeft w:val="640"/>
          <w:marRight w:val="0"/>
          <w:marTop w:val="0"/>
          <w:marBottom w:val="0"/>
          <w:divBdr>
            <w:top w:val="none" w:sz="0" w:space="0" w:color="auto"/>
            <w:left w:val="none" w:sz="0" w:space="0" w:color="auto"/>
            <w:bottom w:val="none" w:sz="0" w:space="0" w:color="auto"/>
            <w:right w:val="none" w:sz="0" w:space="0" w:color="auto"/>
          </w:divBdr>
        </w:div>
      </w:divsChild>
    </w:div>
    <w:div w:id="1363281099">
      <w:marLeft w:val="0"/>
      <w:marRight w:val="0"/>
      <w:marTop w:val="0"/>
      <w:marBottom w:val="0"/>
      <w:divBdr>
        <w:top w:val="none" w:sz="0" w:space="0" w:color="auto"/>
        <w:left w:val="none" w:sz="0" w:space="0" w:color="auto"/>
        <w:bottom w:val="none" w:sz="0" w:space="0" w:color="auto"/>
        <w:right w:val="none" w:sz="0" w:space="0" w:color="auto"/>
      </w:divBdr>
    </w:div>
    <w:div w:id="1367750202">
      <w:marLeft w:val="0"/>
      <w:marRight w:val="0"/>
      <w:marTop w:val="0"/>
      <w:marBottom w:val="0"/>
      <w:divBdr>
        <w:top w:val="none" w:sz="0" w:space="0" w:color="auto"/>
        <w:left w:val="none" w:sz="0" w:space="0" w:color="auto"/>
        <w:bottom w:val="none" w:sz="0" w:space="0" w:color="auto"/>
        <w:right w:val="none" w:sz="0" w:space="0" w:color="auto"/>
      </w:divBdr>
    </w:div>
    <w:div w:id="1368330844">
      <w:marLeft w:val="0"/>
      <w:marRight w:val="0"/>
      <w:marTop w:val="0"/>
      <w:marBottom w:val="0"/>
      <w:divBdr>
        <w:top w:val="none" w:sz="0" w:space="0" w:color="auto"/>
        <w:left w:val="none" w:sz="0" w:space="0" w:color="auto"/>
        <w:bottom w:val="none" w:sz="0" w:space="0" w:color="auto"/>
        <w:right w:val="none" w:sz="0" w:space="0" w:color="auto"/>
      </w:divBdr>
    </w:div>
    <w:div w:id="1372875420">
      <w:marLeft w:val="0"/>
      <w:marRight w:val="0"/>
      <w:marTop w:val="0"/>
      <w:marBottom w:val="0"/>
      <w:divBdr>
        <w:top w:val="none" w:sz="0" w:space="0" w:color="auto"/>
        <w:left w:val="none" w:sz="0" w:space="0" w:color="auto"/>
        <w:bottom w:val="none" w:sz="0" w:space="0" w:color="auto"/>
        <w:right w:val="none" w:sz="0" w:space="0" w:color="auto"/>
      </w:divBdr>
    </w:div>
    <w:div w:id="1379085475">
      <w:bodyDiv w:val="1"/>
      <w:marLeft w:val="0"/>
      <w:marRight w:val="0"/>
      <w:marTop w:val="0"/>
      <w:marBottom w:val="0"/>
      <w:divBdr>
        <w:top w:val="none" w:sz="0" w:space="0" w:color="auto"/>
        <w:left w:val="none" w:sz="0" w:space="0" w:color="auto"/>
        <w:bottom w:val="none" w:sz="0" w:space="0" w:color="auto"/>
        <w:right w:val="none" w:sz="0" w:space="0" w:color="auto"/>
      </w:divBdr>
      <w:divsChild>
        <w:div w:id="1041828156">
          <w:marLeft w:val="640"/>
          <w:marRight w:val="0"/>
          <w:marTop w:val="0"/>
          <w:marBottom w:val="0"/>
          <w:divBdr>
            <w:top w:val="none" w:sz="0" w:space="0" w:color="auto"/>
            <w:left w:val="none" w:sz="0" w:space="0" w:color="auto"/>
            <w:bottom w:val="none" w:sz="0" w:space="0" w:color="auto"/>
            <w:right w:val="none" w:sz="0" w:space="0" w:color="auto"/>
          </w:divBdr>
        </w:div>
        <w:div w:id="2067989213">
          <w:marLeft w:val="640"/>
          <w:marRight w:val="0"/>
          <w:marTop w:val="0"/>
          <w:marBottom w:val="0"/>
          <w:divBdr>
            <w:top w:val="none" w:sz="0" w:space="0" w:color="auto"/>
            <w:left w:val="none" w:sz="0" w:space="0" w:color="auto"/>
            <w:bottom w:val="none" w:sz="0" w:space="0" w:color="auto"/>
            <w:right w:val="none" w:sz="0" w:space="0" w:color="auto"/>
          </w:divBdr>
        </w:div>
        <w:div w:id="1349721688">
          <w:marLeft w:val="640"/>
          <w:marRight w:val="0"/>
          <w:marTop w:val="0"/>
          <w:marBottom w:val="0"/>
          <w:divBdr>
            <w:top w:val="none" w:sz="0" w:space="0" w:color="auto"/>
            <w:left w:val="none" w:sz="0" w:space="0" w:color="auto"/>
            <w:bottom w:val="none" w:sz="0" w:space="0" w:color="auto"/>
            <w:right w:val="none" w:sz="0" w:space="0" w:color="auto"/>
          </w:divBdr>
        </w:div>
        <w:div w:id="790511771">
          <w:marLeft w:val="640"/>
          <w:marRight w:val="0"/>
          <w:marTop w:val="0"/>
          <w:marBottom w:val="0"/>
          <w:divBdr>
            <w:top w:val="none" w:sz="0" w:space="0" w:color="auto"/>
            <w:left w:val="none" w:sz="0" w:space="0" w:color="auto"/>
            <w:bottom w:val="none" w:sz="0" w:space="0" w:color="auto"/>
            <w:right w:val="none" w:sz="0" w:space="0" w:color="auto"/>
          </w:divBdr>
        </w:div>
        <w:div w:id="464855864">
          <w:marLeft w:val="640"/>
          <w:marRight w:val="0"/>
          <w:marTop w:val="0"/>
          <w:marBottom w:val="0"/>
          <w:divBdr>
            <w:top w:val="none" w:sz="0" w:space="0" w:color="auto"/>
            <w:left w:val="none" w:sz="0" w:space="0" w:color="auto"/>
            <w:bottom w:val="none" w:sz="0" w:space="0" w:color="auto"/>
            <w:right w:val="none" w:sz="0" w:space="0" w:color="auto"/>
          </w:divBdr>
        </w:div>
        <w:div w:id="1323239491">
          <w:marLeft w:val="640"/>
          <w:marRight w:val="0"/>
          <w:marTop w:val="0"/>
          <w:marBottom w:val="0"/>
          <w:divBdr>
            <w:top w:val="none" w:sz="0" w:space="0" w:color="auto"/>
            <w:left w:val="none" w:sz="0" w:space="0" w:color="auto"/>
            <w:bottom w:val="none" w:sz="0" w:space="0" w:color="auto"/>
            <w:right w:val="none" w:sz="0" w:space="0" w:color="auto"/>
          </w:divBdr>
        </w:div>
        <w:div w:id="83309826">
          <w:marLeft w:val="640"/>
          <w:marRight w:val="0"/>
          <w:marTop w:val="0"/>
          <w:marBottom w:val="0"/>
          <w:divBdr>
            <w:top w:val="none" w:sz="0" w:space="0" w:color="auto"/>
            <w:left w:val="none" w:sz="0" w:space="0" w:color="auto"/>
            <w:bottom w:val="none" w:sz="0" w:space="0" w:color="auto"/>
            <w:right w:val="none" w:sz="0" w:space="0" w:color="auto"/>
          </w:divBdr>
        </w:div>
        <w:div w:id="1548908829">
          <w:marLeft w:val="640"/>
          <w:marRight w:val="0"/>
          <w:marTop w:val="0"/>
          <w:marBottom w:val="0"/>
          <w:divBdr>
            <w:top w:val="none" w:sz="0" w:space="0" w:color="auto"/>
            <w:left w:val="none" w:sz="0" w:space="0" w:color="auto"/>
            <w:bottom w:val="none" w:sz="0" w:space="0" w:color="auto"/>
            <w:right w:val="none" w:sz="0" w:space="0" w:color="auto"/>
          </w:divBdr>
        </w:div>
        <w:div w:id="911744050">
          <w:marLeft w:val="640"/>
          <w:marRight w:val="0"/>
          <w:marTop w:val="0"/>
          <w:marBottom w:val="0"/>
          <w:divBdr>
            <w:top w:val="none" w:sz="0" w:space="0" w:color="auto"/>
            <w:left w:val="none" w:sz="0" w:space="0" w:color="auto"/>
            <w:bottom w:val="none" w:sz="0" w:space="0" w:color="auto"/>
            <w:right w:val="none" w:sz="0" w:space="0" w:color="auto"/>
          </w:divBdr>
        </w:div>
        <w:div w:id="1399477304">
          <w:marLeft w:val="640"/>
          <w:marRight w:val="0"/>
          <w:marTop w:val="0"/>
          <w:marBottom w:val="0"/>
          <w:divBdr>
            <w:top w:val="none" w:sz="0" w:space="0" w:color="auto"/>
            <w:left w:val="none" w:sz="0" w:space="0" w:color="auto"/>
            <w:bottom w:val="none" w:sz="0" w:space="0" w:color="auto"/>
            <w:right w:val="none" w:sz="0" w:space="0" w:color="auto"/>
          </w:divBdr>
        </w:div>
        <w:div w:id="1422949313">
          <w:marLeft w:val="640"/>
          <w:marRight w:val="0"/>
          <w:marTop w:val="0"/>
          <w:marBottom w:val="0"/>
          <w:divBdr>
            <w:top w:val="none" w:sz="0" w:space="0" w:color="auto"/>
            <w:left w:val="none" w:sz="0" w:space="0" w:color="auto"/>
            <w:bottom w:val="none" w:sz="0" w:space="0" w:color="auto"/>
            <w:right w:val="none" w:sz="0" w:space="0" w:color="auto"/>
          </w:divBdr>
        </w:div>
        <w:div w:id="1058013516">
          <w:marLeft w:val="640"/>
          <w:marRight w:val="0"/>
          <w:marTop w:val="0"/>
          <w:marBottom w:val="0"/>
          <w:divBdr>
            <w:top w:val="none" w:sz="0" w:space="0" w:color="auto"/>
            <w:left w:val="none" w:sz="0" w:space="0" w:color="auto"/>
            <w:bottom w:val="none" w:sz="0" w:space="0" w:color="auto"/>
            <w:right w:val="none" w:sz="0" w:space="0" w:color="auto"/>
          </w:divBdr>
        </w:div>
        <w:div w:id="733355730">
          <w:marLeft w:val="640"/>
          <w:marRight w:val="0"/>
          <w:marTop w:val="0"/>
          <w:marBottom w:val="0"/>
          <w:divBdr>
            <w:top w:val="none" w:sz="0" w:space="0" w:color="auto"/>
            <w:left w:val="none" w:sz="0" w:space="0" w:color="auto"/>
            <w:bottom w:val="none" w:sz="0" w:space="0" w:color="auto"/>
            <w:right w:val="none" w:sz="0" w:space="0" w:color="auto"/>
          </w:divBdr>
        </w:div>
        <w:div w:id="912088263">
          <w:marLeft w:val="640"/>
          <w:marRight w:val="0"/>
          <w:marTop w:val="0"/>
          <w:marBottom w:val="0"/>
          <w:divBdr>
            <w:top w:val="none" w:sz="0" w:space="0" w:color="auto"/>
            <w:left w:val="none" w:sz="0" w:space="0" w:color="auto"/>
            <w:bottom w:val="none" w:sz="0" w:space="0" w:color="auto"/>
            <w:right w:val="none" w:sz="0" w:space="0" w:color="auto"/>
          </w:divBdr>
        </w:div>
        <w:div w:id="1599676138">
          <w:marLeft w:val="640"/>
          <w:marRight w:val="0"/>
          <w:marTop w:val="0"/>
          <w:marBottom w:val="0"/>
          <w:divBdr>
            <w:top w:val="none" w:sz="0" w:space="0" w:color="auto"/>
            <w:left w:val="none" w:sz="0" w:space="0" w:color="auto"/>
            <w:bottom w:val="none" w:sz="0" w:space="0" w:color="auto"/>
            <w:right w:val="none" w:sz="0" w:space="0" w:color="auto"/>
          </w:divBdr>
        </w:div>
        <w:div w:id="1268781255">
          <w:marLeft w:val="640"/>
          <w:marRight w:val="0"/>
          <w:marTop w:val="0"/>
          <w:marBottom w:val="0"/>
          <w:divBdr>
            <w:top w:val="none" w:sz="0" w:space="0" w:color="auto"/>
            <w:left w:val="none" w:sz="0" w:space="0" w:color="auto"/>
            <w:bottom w:val="none" w:sz="0" w:space="0" w:color="auto"/>
            <w:right w:val="none" w:sz="0" w:space="0" w:color="auto"/>
          </w:divBdr>
        </w:div>
        <w:div w:id="264653412">
          <w:marLeft w:val="640"/>
          <w:marRight w:val="0"/>
          <w:marTop w:val="0"/>
          <w:marBottom w:val="0"/>
          <w:divBdr>
            <w:top w:val="none" w:sz="0" w:space="0" w:color="auto"/>
            <w:left w:val="none" w:sz="0" w:space="0" w:color="auto"/>
            <w:bottom w:val="none" w:sz="0" w:space="0" w:color="auto"/>
            <w:right w:val="none" w:sz="0" w:space="0" w:color="auto"/>
          </w:divBdr>
        </w:div>
        <w:div w:id="946887875">
          <w:marLeft w:val="640"/>
          <w:marRight w:val="0"/>
          <w:marTop w:val="0"/>
          <w:marBottom w:val="0"/>
          <w:divBdr>
            <w:top w:val="none" w:sz="0" w:space="0" w:color="auto"/>
            <w:left w:val="none" w:sz="0" w:space="0" w:color="auto"/>
            <w:bottom w:val="none" w:sz="0" w:space="0" w:color="auto"/>
            <w:right w:val="none" w:sz="0" w:space="0" w:color="auto"/>
          </w:divBdr>
        </w:div>
        <w:div w:id="114491419">
          <w:marLeft w:val="640"/>
          <w:marRight w:val="0"/>
          <w:marTop w:val="0"/>
          <w:marBottom w:val="0"/>
          <w:divBdr>
            <w:top w:val="none" w:sz="0" w:space="0" w:color="auto"/>
            <w:left w:val="none" w:sz="0" w:space="0" w:color="auto"/>
            <w:bottom w:val="none" w:sz="0" w:space="0" w:color="auto"/>
            <w:right w:val="none" w:sz="0" w:space="0" w:color="auto"/>
          </w:divBdr>
        </w:div>
        <w:div w:id="558633255">
          <w:marLeft w:val="640"/>
          <w:marRight w:val="0"/>
          <w:marTop w:val="0"/>
          <w:marBottom w:val="0"/>
          <w:divBdr>
            <w:top w:val="none" w:sz="0" w:space="0" w:color="auto"/>
            <w:left w:val="none" w:sz="0" w:space="0" w:color="auto"/>
            <w:bottom w:val="none" w:sz="0" w:space="0" w:color="auto"/>
            <w:right w:val="none" w:sz="0" w:space="0" w:color="auto"/>
          </w:divBdr>
        </w:div>
        <w:div w:id="1875918153">
          <w:marLeft w:val="640"/>
          <w:marRight w:val="0"/>
          <w:marTop w:val="0"/>
          <w:marBottom w:val="0"/>
          <w:divBdr>
            <w:top w:val="none" w:sz="0" w:space="0" w:color="auto"/>
            <w:left w:val="none" w:sz="0" w:space="0" w:color="auto"/>
            <w:bottom w:val="none" w:sz="0" w:space="0" w:color="auto"/>
            <w:right w:val="none" w:sz="0" w:space="0" w:color="auto"/>
          </w:divBdr>
        </w:div>
        <w:div w:id="781270392">
          <w:marLeft w:val="640"/>
          <w:marRight w:val="0"/>
          <w:marTop w:val="0"/>
          <w:marBottom w:val="0"/>
          <w:divBdr>
            <w:top w:val="none" w:sz="0" w:space="0" w:color="auto"/>
            <w:left w:val="none" w:sz="0" w:space="0" w:color="auto"/>
            <w:bottom w:val="none" w:sz="0" w:space="0" w:color="auto"/>
            <w:right w:val="none" w:sz="0" w:space="0" w:color="auto"/>
          </w:divBdr>
        </w:div>
        <w:div w:id="1189175597">
          <w:marLeft w:val="640"/>
          <w:marRight w:val="0"/>
          <w:marTop w:val="0"/>
          <w:marBottom w:val="0"/>
          <w:divBdr>
            <w:top w:val="none" w:sz="0" w:space="0" w:color="auto"/>
            <w:left w:val="none" w:sz="0" w:space="0" w:color="auto"/>
            <w:bottom w:val="none" w:sz="0" w:space="0" w:color="auto"/>
            <w:right w:val="none" w:sz="0" w:space="0" w:color="auto"/>
          </w:divBdr>
        </w:div>
        <w:div w:id="1927499795">
          <w:marLeft w:val="640"/>
          <w:marRight w:val="0"/>
          <w:marTop w:val="0"/>
          <w:marBottom w:val="0"/>
          <w:divBdr>
            <w:top w:val="none" w:sz="0" w:space="0" w:color="auto"/>
            <w:left w:val="none" w:sz="0" w:space="0" w:color="auto"/>
            <w:bottom w:val="none" w:sz="0" w:space="0" w:color="auto"/>
            <w:right w:val="none" w:sz="0" w:space="0" w:color="auto"/>
          </w:divBdr>
        </w:div>
        <w:div w:id="128135298">
          <w:marLeft w:val="640"/>
          <w:marRight w:val="0"/>
          <w:marTop w:val="0"/>
          <w:marBottom w:val="0"/>
          <w:divBdr>
            <w:top w:val="none" w:sz="0" w:space="0" w:color="auto"/>
            <w:left w:val="none" w:sz="0" w:space="0" w:color="auto"/>
            <w:bottom w:val="none" w:sz="0" w:space="0" w:color="auto"/>
            <w:right w:val="none" w:sz="0" w:space="0" w:color="auto"/>
          </w:divBdr>
        </w:div>
        <w:div w:id="1077749662">
          <w:marLeft w:val="640"/>
          <w:marRight w:val="0"/>
          <w:marTop w:val="0"/>
          <w:marBottom w:val="0"/>
          <w:divBdr>
            <w:top w:val="none" w:sz="0" w:space="0" w:color="auto"/>
            <w:left w:val="none" w:sz="0" w:space="0" w:color="auto"/>
            <w:bottom w:val="none" w:sz="0" w:space="0" w:color="auto"/>
            <w:right w:val="none" w:sz="0" w:space="0" w:color="auto"/>
          </w:divBdr>
        </w:div>
        <w:div w:id="98448365">
          <w:marLeft w:val="640"/>
          <w:marRight w:val="0"/>
          <w:marTop w:val="0"/>
          <w:marBottom w:val="0"/>
          <w:divBdr>
            <w:top w:val="none" w:sz="0" w:space="0" w:color="auto"/>
            <w:left w:val="none" w:sz="0" w:space="0" w:color="auto"/>
            <w:bottom w:val="none" w:sz="0" w:space="0" w:color="auto"/>
            <w:right w:val="none" w:sz="0" w:space="0" w:color="auto"/>
          </w:divBdr>
        </w:div>
        <w:div w:id="1566603328">
          <w:marLeft w:val="640"/>
          <w:marRight w:val="0"/>
          <w:marTop w:val="0"/>
          <w:marBottom w:val="0"/>
          <w:divBdr>
            <w:top w:val="none" w:sz="0" w:space="0" w:color="auto"/>
            <w:left w:val="none" w:sz="0" w:space="0" w:color="auto"/>
            <w:bottom w:val="none" w:sz="0" w:space="0" w:color="auto"/>
            <w:right w:val="none" w:sz="0" w:space="0" w:color="auto"/>
          </w:divBdr>
        </w:div>
        <w:div w:id="119154957">
          <w:marLeft w:val="640"/>
          <w:marRight w:val="0"/>
          <w:marTop w:val="0"/>
          <w:marBottom w:val="0"/>
          <w:divBdr>
            <w:top w:val="none" w:sz="0" w:space="0" w:color="auto"/>
            <w:left w:val="none" w:sz="0" w:space="0" w:color="auto"/>
            <w:bottom w:val="none" w:sz="0" w:space="0" w:color="auto"/>
            <w:right w:val="none" w:sz="0" w:space="0" w:color="auto"/>
          </w:divBdr>
        </w:div>
        <w:div w:id="1312442760">
          <w:marLeft w:val="640"/>
          <w:marRight w:val="0"/>
          <w:marTop w:val="0"/>
          <w:marBottom w:val="0"/>
          <w:divBdr>
            <w:top w:val="none" w:sz="0" w:space="0" w:color="auto"/>
            <w:left w:val="none" w:sz="0" w:space="0" w:color="auto"/>
            <w:bottom w:val="none" w:sz="0" w:space="0" w:color="auto"/>
            <w:right w:val="none" w:sz="0" w:space="0" w:color="auto"/>
          </w:divBdr>
        </w:div>
        <w:div w:id="327487487">
          <w:marLeft w:val="640"/>
          <w:marRight w:val="0"/>
          <w:marTop w:val="0"/>
          <w:marBottom w:val="0"/>
          <w:divBdr>
            <w:top w:val="none" w:sz="0" w:space="0" w:color="auto"/>
            <w:left w:val="none" w:sz="0" w:space="0" w:color="auto"/>
            <w:bottom w:val="none" w:sz="0" w:space="0" w:color="auto"/>
            <w:right w:val="none" w:sz="0" w:space="0" w:color="auto"/>
          </w:divBdr>
        </w:div>
        <w:div w:id="122382367">
          <w:marLeft w:val="640"/>
          <w:marRight w:val="0"/>
          <w:marTop w:val="0"/>
          <w:marBottom w:val="0"/>
          <w:divBdr>
            <w:top w:val="none" w:sz="0" w:space="0" w:color="auto"/>
            <w:left w:val="none" w:sz="0" w:space="0" w:color="auto"/>
            <w:bottom w:val="none" w:sz="0" w:space="0" w:color="auto"/>
            <w:right w:val="none" w:sz="0" w:space="0" w:color="auto"/>
          </w:divBdr>
        </w:div>
        <w:div w:id="397362363">
          <w:marLeft w:val="640"/>
          <w:marRight w:val="0"/>
          <w:marTop w:val="0"/>
          <w:marBottom w:val="0"/>
          <w:divBdr>
            <w:top w:val="none" w:sz="0" w:space="0" w:color="auto"/>
            <w:left w:val="none" w:sz="0" w:space="0" w:color="auto"/>
            <w:bottom w:val="none" w:sz="0" w:space="0" w:color="auto"/>
            <w:right w:val="none" w:sz="0" w:space="0" w:color="auto"/>
          </w:divBdr>
        </w:div>
        <w:div w:id="162746269">
          <w:marLeft w:val="640"/>
          <w:marRight w:val="0"/>
          <w:marTop w:val="0"/>
          <w:marBottom w:val="0"/>
          <w:divBdr>
            <w:top w:val="none" w:sz="0" w:space="0" w:color="auto"/>
            <w:left w:val="none" w:sz="0" w:space="0" w:color="auto"/>
            <w:bottom w:val="none" w:sz="0" w:space="0" w:color="auto"/>
            <w:right w:val="none" w:sz="0" w:space="0" w:color="auto"/>
          </w:divBdr>
        </w:div>
        <w:div w:id="1347752886">
          <w:marLeft w:val="640"/>
          <w:marRight w:val="0"/>
          <w:marTop w:val="0"/>
          <w:marBottom w:val="0"/>
          <w:divBdr>
            <w:top w:val="none" w:sz="0" w:space="0" w:color="auto"/>
            <w:left w:val="none" w:sz="0" w:space="0" w:color="auto"/>
            <w:bottom w:val="none" w:sz="0" w:space="0" w:color="auto"/>
            <w:right w:val="none" w:sz="0" w:space="0" w:color="auto"/>
          </w:divBdr>
        </w:div>
        <w:div w:id="447164217">
          <w:marLeft w:val="640"/>
          <w:marRight w:val="0"/>
          <w:marTop w:val="0"/>
          <w:marBottom w:val="0"/>
          <w:divBdr>
            <w:top w:val="none" w:sz="0" w:space="0" w:color="auto"/>
            <w:left w:val="none" w:sz="0" w:space="0" w:color="auto"/>
            <w:bottom w:val="none" w:sz="0" w:space="0" w:color="auto"/>
            <w:right w:val="none" w:sz="0" w:space="0" w:color="auto"/>
          </w:divBdr>
        </w:div>
        <w:div w:id="1285040446">
          <w:marLeft w:val="640"/>
          <w:marRight w:val="0"/>
          <w:marTop w:val="0"/>
          <w:marBottom w:val="0"/>
          <w:divBdr>
            <w:top w:val="none" w:sz="0" w:space="0" w:color="auto"/>
            <w:left w:val="none" w:sz="0" w:space="0" w:color="auto"/>
            <w:bottom w:val="none" w:sz="0" w:space="0" w:color="auto"/>
            <w:right w:val="none" w:sz="0" w:space="0" w:color="auto"/>
          </w:divBdr>
        </w:div>
        <w:div w:id="875505395">
          <w:marLeft w:val="640"/>
          <w:marRight w:val="0"/>
          <w:marTop w:val="0"/>
          <w:marBottom w:val="0"/>
          <w:divBdr>
            <w:top w:val="none" w:sz="0" w:space="0" w:color="auto"/>
            <w:left w:val="none" w:sz="0" w:space="0" w:color="auto"/>
            <w:bottom w:val="none" w:sz="0" w:space="0" w:color="auto"/>
            <w:right w:val="none" w:sz="0" w:space="0" w:color="auto"/>
          </w:divBdr>
        </w:div>
        <w:div w:id="1699818847">
          <w:marLeft w:val="640"/>
          <w:marRight w:val="0"/>
          <w:marTop w:val="0"/>
          <w:marBottom w:val="0"/>
          <w:divBdr>
            <w:top w:val="none" w:sz="0" w:space="0" w:color="auto"/>
            <w:left w:val="none" w:sz="0" w:space="0" w:color="auto"/>
            <w:bottom w:val="none" w:sz="0" w:space="0" w:color="auto"/>
            <w:right w:val="none" w:sz="0" w:space="0" w:color="auto"/>
          </w:divBdr>
        </w:div>
        <w:div w:id="743139608">
          <w:marLeft w:val="640"/>
          <w:marRight w:val="0"/>
          <w:marTop w:val="0"/>
          <w:marBottom w:val="0"/>
          <w:divBdr>
            <w:top w:val="none" w:sz="0" w:space="0" w:color="auto"/>
            <w:left w:val="none" w:sz="0" w:space="0" w:color="auto"/>
            <w:bottom w:val="none" w:sz="0" w:space="0" w:color="auto"/>
            <w:right w:val="none" w:sz="0" w:space="0" w:color="auto"/>
          </w:divBdr>
        </w:div>
        <w:div w:id="1006715345">
          <w:marLeft w:val="640"/>
          <w:marRight w:val="0"/>
          <w:marTop w:val="0"/>
          <w:marBottom w:val="0"/>
          <w:divBdr>
            <w:top w:val="none" w:sz="0" w:space="0" w:color="auto"/>
            <w:left w:val="none" w:sz="0" w:space="0" w:color="auto"/>
            <w:bottom w:val="none" w:sz="0" w:space="0" w:color="auto"/>
            <w:right w:val="none" w:sz="0" w:space="0" w:color="auto"/>
          </w:divBdr>
        </w:div>
        <w:div w:id="1284995638">
          <w:marLeft w:val="640"/>
          <w:marRight w:val="0"/>
          <w:marTop w:val="0"/>
          <w:marBottom w:val="0"/>
          <w:divBdr>
            <w:top w:val="none" w:sz="0" w:space="0" w:color="auto"/>
            <w:left w:val="none" w:sz="0" w:space="0" w:color="auto"/>
            <w:bottom w:val="none" w:sz="0" w:space="0" w:color="auto"/>
            <w:right w:val="none" w:sz="0" w:space="0" w:color="auto"/>
          </w:divBdr>
        </w:div>
        <w:div w:id="1865560935">
          <w:marLeft w:val="640"/>
          <w:marRight w:val="0"/>
          <w:marTop w:val="0"/>
          <w:marBottom w:val="0"/>
          <w:divBdr>
            <w:top w:val="none" w:sz="0" w:space="0" w:color="auto"/>
            <w:left w:val="none" w:sz="0" w:space="0" w:color="auto"/>
            <w:bottom w:val="none" w:sz="0" w:space="0" w:color="auto"/>
            <w:right w:val="none" w:sz="0" w:space="0" w:color="auto"/>
          </w:divBdr>
        </w:div>
        <w:div w:id="55016415">
          <w:marLeft w:val="640"/>
          <w:marRight w:val="0"/>
          <w:marTop w:val="0"/>
          <w:marBottom w:val="0"/>
          <w:divBdr>
            <w:top w:val="none" w:sz="0" w:space="0" w:color="auto"/>
            <w:left w:val="none" w:sz="0" w:space="0" w:color="auto"/>
            <w:bottom w:val="none" w:sz="0" w:space="0" w:color="auto"/>
            <w:right w:val="none" w:sz="0" w:space="0" w:color="auto"/>
          </w:divBdr>
        </w:div>
        <w:div w:id="1441683667">
          <w:marLeft w:val="640"/>
          <w:marRight w:val="0"/>
          <w:marTop w:val="0"/>
          <w:marBottom w:val="0"/>
          <w:divBdr>
            <w:top w:val="none" w:sz="0" w:space="0" w:color="auto"/>
            <w:left w:val="none" w:sz="0" w:space="0" w:color="auto"/>
            <w:bottom w:val="none" w:sz="0" w:space="0" w:color="auto"/>
            <w:right w:val="none" w:sz="0" w:space="0" w:color="auto"/>
          </w:divBdr>
        </w:div>
        <w:div w:id="1083990386">
          <w:marLeft w:val="640"/>
          <w:marRight w:val="0"/>
          <w:marTop w:val="0"/>
          <w:marBottom w:val="0"/>
          <w:divBdr>
            <w:top w:val="none" w:sz="0" w:space="0" w:color="auto"/>
            <w:left w:val="none" w:sz="0" w:space="0" w:color="auto"/>
            <w:bottom w:val="none" w:sz="0" w:space="0" w:color="auto"/>
            <w:right w:val="none" w:sz="0" w:space="0" w:color="auto"/>
          </w:divBdr>
        </w:div>
        <w:div w:id="649600953">
          <w:marLeft w:val="640"/>
          <w:marRight w:val="0"/>
          <w:marTop w:val="0"/>
          <w:marBottom w:val="0"/>
          <w:divBdr>
            <w:top w:val="none" w:sz="0" w:space="0" w:color="auto"/>
            <w:left w:val="none" w:sz="0" w:space="0" w:color="auto"/>
            <w:bottom w:val="none" w:sz="0" w:space="0" w:color="auto"/>
            <w:right w:val="none" w:sz="0" w:space="0" w:color="auto"/>
          </w:divBdr>
        </w:div>
        <w:div w:id="2013944623">
          <w:marLeft w:val="640"/>
          <w:marRight w:val="0"/>
          <w:marTop w:val="0"/>
          <w:marBottom w:val="0"/>
          <w:divBdr>
            <w:top w:val="none" w:sz="0" w:space="0" w:color="auto"/>
            <w:left w:val="none" w:sz="0" w:space="0" w:color="auto"/>
            <w:bottom w:val="none" w:sz="0" w:space="0" w:color="auto"/>
            <w:right w:val="none" w:sz="0" w:space="0" w:color="auto"/>
          </w:divBdr>
        </w:div>
        <w:div w:id="902178184">
          <w:marLeft w:val="640"/>
          <w:marRight w:val="0"/>
          <w:marTop w:val="0"/>
          <w:marBottom w:val="0"/>
          <w:divBdr>
            <w:top w:val="none" w:sz="0" w:space="0" w:color="auto"/>
            <w:left w:val="none" w:sz="0" w:space="0" w:color="auto"/>
            <w:bottom w:val="none" w:sz="0" w:space="0" w:color="auto"/>
            <w:right w:val="none" w:sz="0" w:space="0" w:color="auto"/>
          </w:divBdr>
        </w:div>
        <w:div w:id="2043510702">
          <w:marLeft w:val="640"/>
          <w:marRight w:val="0"/>
          <w:marTop w:val="0"/>
          <w:marBottom w:val="0"/>
          <w:divBdr>
            <w:top w:val="none" w:sz="0" w:space="0" w:color="auto"/>
            <w:left w:val="none" w:sz="0" w:space="0" w:color="auto"/>
            <w:bottom w:val="none" w:sz="0" w:space="0" w:color="auto"/>
            <w:right w:val="none" w:sz="0" w:space="0" w:color="auto"/>
          </w:divBdr>
        </w:div>
        <w:div w:id="1855730721">
          <w:marLeft w:val="640"/>
          <w:marRight w:val="0"/>
          <w:marTop w:val="0"/>
          <w:marBottom w:val="0"/>
          <w:divBdr>
            <w:top w:val="none" w:sz="0" w:space="0" w:color="auto"/>
            <w:left w:val="none" w:sz="0" w:space="0" w:color="auto"/>
            <w:bottom w:val="none" w:sz="0" w:space="0" w:color="auto"/>
            <w:right w:val="none" w:sz="0" w:space="0" w:color="auto"/>
          </w:divBdr>
        </w:div>
      </w:divsChild>
    </w:div>
    <w:div w:id="1380739151">
      <w:marLeft w:val="0"/>
      <w:marRight w:val="0"/>
      <w:marTop w:val="0"/>
      <w:marBottom w:val="0"/>
      <w:divBdr>
        <w:top w:val="none" w:sz="0" w:space="0" w:color="auto"/>
        <w:left w:val="none" w:sz="0" w:space="0" w:color="auto"/>
        <w:bottom w:val="none" w:sz="0" w:space="0" w:color="auto"/>
        <w:right w:val="none" w:sz="0" w:space="0" w:color="auto"/>
      </w:divBdr>
    </w:div>
    <w:div w:id="1382948052">
      <w:marLeft w:val="0"/>
      <w:marRight w:val="0"/>
      <w:marTop w:val="0"/>
      <w:marBottom w:val="0"/>
      <w:divBdr>
        <w:top w:val="none" w:sz="0" w:space="0" w:color="auto"/>
        <w:left w:val="none" w:sz="0" w:space="0" w:color="auto"/>
        <w:bottom w:val="none" w:sz="0" w:space="0" w:color="auto"/>
        <w:right w:val="none" w:sz="0" w:space="0" w:color="auto"/>
      </w:divBdr>
    </w:div>
    <w:div w:id="1385131540">
      <w:marLeft w:val="0"/>
      <w:marRight w:val="0"/>
      <w:marTop w:val="0"/>
      <w:marBottom w:val="0"/>
      <w:divBdr>
        <w:top w:val="none" w:sz="0" w:space="0" w:color="auto"/>
        <w:left w:val="none" w:sz="0" w:space="0" w:color="auto"/>
        <w:bottom w:val="none" w:sz="0" w:space="0" w:color="auto"/>
        <w:right w:val="none" w:sz="0" w:space="0" w:color="auto"/>
      </w:divBdr>
    </w:div>
    <w:div w:id="1387147619">
      <w:marLeft w:val="0"/>
      <w:marRight w:val="0"/>
      <w:marTop w:val="0"/>
      <w:marBottom w:val="0"/>
      <w:divBdr>
        <w:top w:val="none" w:sz="0" w:space="0" w:color="auto"/>
        <w:left w:val="none" w:sz="0" w:space="0" w:color="auto"/>
        <w:bottom w:val="none" w:sz="0" w:space="0" w:color="auto"/>
        <w:right w:val="none" w:sz="0" w:space="0" w:color="auto"/>
      </w:divBdr>
    </w:div>
    <w:div w:id="1389455843">
      <w:bodyDiv w:val="1"/>
      <w:marLeft w:val="0"/>
      <w:marRight w:val="0"/>
      <w:marTop w:val="0"/>
      <w:marBottom w:val="0"/>
      <w:divBdr>
        <w:top w:val="none" w:sz="0" w:space="0" w:color="auto"/>
        <w:left w:val="none" w:sz="0" w:space="0" w:color="auto"/>
        <w:bottom w:val="none" w:sz="0" w:space="0" w:color="auto"/>
        <w:right w:val="none" w:sz="0" w:space="0" w:color="auto"/>
      </w:divBdr>
      <w:divsChild>
        <w:div w:id="62917565">
          <w:marLeft w:val="640"/>
          <w:marRight w:val="0"/>
          <w:marTop w:val="0"/>
          <w:marBottom w:val="0"/>
          <w:divBdr>
            <w:top w:val="none" w:sz="0" w:space="0" w:color="auto"/>
            <w:left w:val="none" w:sz="0" w:space="0" w:color="auto"/>
            <w:bottom w:val="none" w:sz="0" w:space="0" w:color="auto"/>
            <w:right w:val="none" w:sz="0" w:space="0" w:color="auto"/>
          </w:divBdr>
        </w:div>
        <w:div w:id="104422596">
          <w:marLeft w:val="640"/>
          <w:marRight w:val="0"/>
          <w:marTop w:val="0"/>
          <w:marBottom w:val="0"/>
          <w:divBdr>
            <w:top w:val="none" w:sz="0" w:space="0" w:color="auto"/>
            <w:left w:val="none" w:sz="0" w:space="0" w:color="auto"/>
            <w:bottom w:val="none" w:sz="0" w:space="0" w:color="auto"/>
            <w:right w:val="none" w:sz="0" w:space="0" w:color="auto"/>
          </w:divBdr>
        </w:div>
        <w:div w:id="122968120">
          <w:marLeft w:val="640"/>
          <w:marRight w:val="0"/>
          <w:marTop w:val="0"/>
          <w:marBottom w:val="0"/>
          <w:divBdr>
            <w:top w:val="none" w:sz="0" w:space="0" w:color="auto"/>
            <w:left w:val="none" w:sz="0" w:space="0" w:color="auto"/>
            <w:bottom w:val="none" w:sz="0" w:space="0" w:color="auto"/>
            <w:right w:val="none" w:sz="0" w:space="0" w:color="auto"/>
          </w:divBdr>
        </w:div>
        <w:div w:id="127164872">
          <w:marLeft w:val="640"/>
          <w:marRight w:val="0"/>
          <w:marTop w:val="0"/>
          <w:marBottom w:val="0"/>
          <w:divBdr>
            <w:top w:val="none" w:sz="0" w:space="0" w:color="auto"/>
            <w:left w:val="none" w:sz="0" w:space="0" w:color="auto"/>
            <w:bottom w:val="none" w:sz="0" w:space="0" w:color="auto"/>
            <w:right w:val="none" w:sz="0" w:space="0" w:color="auto"/>
          </w:divBdr>
        </w:div>
        <w:div w:id="188841327">
          <w:marLeft w:val="640"/>
          <w:marRight w:val="0"/>
          <w:marTop w:val="0"/>
          <w:marBottom w:val="0"/>
          <w:divBdr>
            <w:top w:val="none" w:sz="0" w:space="0" w:color="auto"/>
            <w:left w:val="none" w:sz="0" w:space="0" w:color="auto"/>
            <w:bottom w:val="none" w:sz="0" w:space="0" w:color="auto"/>
            <w:right w:val="none" w:sz="0" w:space="0" w:color="auto"/>
          </w:divBdr>
        </w:div>
        <w:div w:id="200217692">
          <w:marLeft w:val="640"/>
          <w:marRight w:val="0"/>
          <w:marTop w:val="0"/>
          <w:marBottom w:val="0"/>
          <w:divBdr>
            <w:top w:val="none" w:sz="0" w:space="0" w:color="auto"/>
            <w:left w:val="none" w:sz="0" w:space="0" w:color="auto"/>
            <w:bottom w:val="none" w:sz="0" w:space="0" w:color="auto"/>
            <w:right w:val="none" w:sz="0" w:space="0" w:color="auto"/>
          </w:divBdr>
        </w:div>
        <w:div w:id="204954017">
          <w:marLeft w:val="640"/>
          <w:marRight w:val="0"/>
          <w:marTop w:val="0"/>
          <w:marBottom w:val="0"/>
          <w:divBdr>
            <w:top w:val="none" w:sz="0" w:space="0" w:color="auto"/>
            <w:left w:val="none" w:sz="0" w:space="0" w:color="auto"/>
            <w:bottom w:val="none" w:sz="0" w:space="0" w:color="auto"/>
            <w:right w:val="none" w:sz="0" w:space="0" w:color="auto"/>
          </w:divBdr>
        </w:div>
        <w:div w:id="277224997">
          <w:marLeft w:val="640"/>
          <w:marRight w:val="0"/>
          <w:marTop w:val="0"/>
          <w:marBottom w:val="0"/>
          <w:divBdr>
            <w:top w:val="none" w:sz="0" w:space="0" w:color="auto"/>
            <w:left w:val="none" w:sz="0" w:space="0" w:color="auto"/>
            <w:bottom w:val="none" w:sz="0" w:space="0" w:color="auto"/>
            <w:right w:val="none" w:sz="0" w:space="0" w:color="auto"/>
          </w:divBdr>
        </w:div>
        <w:div w:id="331880046">
          <w:marLeft w:val="640"/>
          <w:marRight w:val="0"/>
          <w:marTop w:val="0"/>
          <w:marBottom w:val="0"/>
          <w:divBdr>
            <w:top w:val="none" w:sz="0" w:space="0" w:color="auto"/>
            <w:left w:val="none" w:sz="0" w:space="0" w:color="auto"/>
            <w:bottom w:val="none" w:sz="0" w:space="0" w:color="auto"/>
            <w:right w:val="none" w:sz="0" w:space="0" w:color="auto"/>
          </w:divBdr>
        </w:div>
        <w:div w:id="350301029">
          <w:marLeft w:val="640"/>
          <w:marRight w:val="0"/>
          <w:marTop w:val="0"/>
          <w:marBottom w:val="0"/>
          <w:divBdr>
            <w:top w:val="none" w:sz="0" w:space="0" w:color="auto"/>
            <w:left w:val="none" w:sz="0" w:space="0" w:color="auto"/>
            <w:bottom w:val="none" w:sz="0" w:space="0" w:color="auto"/>
            <w:right w:val="none" w:sz="0" w:space="0" w:color="auto"/>
          </w:divBdr>
        </w:div>
        <w:div w:id="390159327">
          <w:marLeft w:val="640"/>
          <w:marRight w:val="0"/>
          <w:marTop w:val="0"/>
          <w:marBottom w:val="0"/>
          <w:divBdr>
            <w:top w:val="none" w:sz="0" w:space="0" w:color="auto"/>
            <w:left w:val="none" w:sz="0" w:space="0" w:color="auto"/>
            <w:bottom w:val="none" w:sz="0" w:space="0" w:color="auto"/>
            <w:right w:val="none" w:sz="0" w:space="0" w:color="auto"/>
          </w:divBdr>
        </w:div>
        <w:div w:id="411632230">
          <w:marLeft w:val="640"/>
          <w:marRight w:val="0"/>
          <w:marTop w:val="0"/>
          <w:marBottom w:val="0"/>
          <w:divBdr>
            <w:top w:val="none" w:sz="0" w:space="0" w:color="auto"/>
            <w:left w:val="none" w:sz="0" w:space="0" w:color="auto"/>
            <w:bottom w:val="none" w:sz="0" w:space="0" w:color="auto"/>
            <w:right w:val="none" w:sz="0" w:space="0" w:color="auto"/>
          </w:divBdr>
        </w:div>
        <w:div w:id="413940867">
          <w:marLeft w:val="640"/>
          <w:marRight w:val="0"/>
          <w:marTop w:val="0"/>
          <w:marBottom w:val="0"/>
          <w:divBdr>
            <w:top w:val="none" w:sz="0" w:space="0" w:color="auto"/>
            <w:left w:val="none" w:sz="0" w:space="0" w:color="auto"/>
            <w:bottom w:val="none" w:sz="0" w:space="0" w:color="auto"/>
            <w:right w:val="none" w:sz="0" w:space="0" w:color="auto"/>
          </w:divBdr>
        </w:div>
        <w:div w:id="576206237">
          <w:marLeft w:val="640"/>
          <w:marRight w:val="0"/>
          <w:marTop w:val="0"/>
          <w:marBottom w:val="0"/>
          <w:divBdr>
            <w:top w:val="none" w:sz="0" w:space="0" w:color="auto"/>
            <w:left w:val="none" w:sz="0" w:space="0" w:color="auto"/>
            <w:bottom w:val="none" w:sz="0" w:space="0" w:color="auto"/>
            <w:right w:val="none" w:sz="0" w:space="0" w:color="auto"/>
          </w:divBdr>
        </w:div>
        <w:div w:id="630481434">
          <w:marLeft w:val="640"/>
          <w:marRight w:val="0"/>
          <w:marTop w:val="0"/>
          <w:marBottom w:val="0"/>
          <w:divBdr>
            <w:top w:val="none" w:sz="0" w:space="0" w:color="auto"/>
            <w:left w:val="none" w:sz="0" w:space="0" w:color="auto"/>
            <w:bottom w:val="none" w:sz="0" w:space="0" w:color="auto"/>
            <w:right w:val="none" w:sz="0" w:space="0" w:color="auto"/>
          </w:divBdr>
        </w:div>
        <w:div w:id="725179480">
          <w:marLeft w:val="640"/>
          <w:marRight w:val="0"/>
          <w:marTop w:val="0"/>
          <w:marBottom w:val="0"/>
          <w:divBdr>
            <w:top w:val="none" w:sz="0" w:space="0" w:color="auto"/>
            <w:left w:val="none" w:sz="0" w:space="0" w:color="auto"/>
            <w:bottom w:val="none" w:sz="0" w:space="0" w:color="auto"/>
            <w:right w:val="none" w:sz="0" w:space="0" w:color="auto"/>
          </w:divBdr>
        </w:div>
        <w:div w:id="740372969">
          <w:marLeft w:val="640"/>
          <w:marRight w:val="0"/>
          <w:marTop w:val="0"/>
          <w:marBottom w:val="0"/>
          <w:divBdr>
            <w:top w:val="none" w:sz="0" w:space="0" w:color="auto"/>
            <w:left w:val="none" w:sz="0" w:space="0" w:color="auto"/>
            <w:bottom w:val="none" w:sz="0" w:space="0" w:color="auto"/>
            <w:right w:val="none" w:sz="0" w:space="0" w:color="auto"/>
          </w:divBdr>
        </w:div>
        <w:div w:id="748188659">
          <w:marLeft w:val="640"/>
          <w:marRight w:val="0"/>
          <w:marTop w:val="0"/>
          <w:marBottom w:val="0"/>
          <w:divBdr>
            <w:top w:val="none" w:sz="0" w:space="0" w:color="auto"/>
            <w:left w:val="none" w:sz="0" w:space="0" w:color="auto"/>
            <w:bottom w:val="none" w:sz="0" w:space="0" w:color="auto"/>
            <w:right w:val="none" w:sz="0" w:space="0" w:color="auto"/>
          </w:divBdr>
        </w:div>
        <w:div w:id="752553605">
          <w:marLeft w:val="640"/>
          <w:marRight w:val="0"/>
          <w:marTop w:val="0"/>
          <w:marBottom w:val="0"/>
          <w:divBdr>
            <w:top w:val="none" w:sz="0" w:space="0" w:color="auto"/>
            <w:left w:val="none" w:sz="0" w:space="0" w:color="auto"/>
            <w:bottom w:val="none" w:sz="0" w:space="0" w:color="auto"/>
            <w:right w:val="none" w:sz="0" w:space="0" w:color="auto"/>
          </w:divBdr>
        </w:div>
        <w:div w:id="766270003">
          <w:marLeft w:val="640"/>
          <w:marRight w:val="0"/>
          <w:marTop w:val="0"/>
          <w:marBottom w:val="0"/>
          <w:divBdr>
            <w:top w:val="none" w:sz="0" w:space="0" w:color="auto"/>
            <w:left w:val="none" w:sz="0" w:space="0" w:color="auto"/>
            <w:bottom w:val="none" w:sz="0" w:space="0" w:color="auto"/>
            <w:right w:val="none" w:sz="0" w:space="0" w:color="auto"/>
          </w:divBdr>
        </w:div>
        <w:div w:id="771895322">
          <w:marLeft w:val="640"/>
          <w:marRight w:val="0"/>
          <w:marTop w:val="0"/>
          <w:marBottom w:val="0"/>
          <w:divBdr>
            <w:top w:val="none" w:sz="0" w:space="0" w:color="auto"/>
            <w:left w:val="none" w:sz="0" w:space="0" w:color="auto"/>
            <w:bottom w:val="none" w:sz="0" w:space="0" w:color="auto"/>
            <w:right w:val="none" w:sz="0" w:space="0" w:color="auto"/>
          </w:divBdr>
        </w:div>
        <w:div w:id="829757445">
          <w:marLeft w:val="640"/>
          <w:marRight w:val="0"/>
          <w:marTop w:val="0"/>
          <w:marBottom w:val="0"/>
          <w:divBdr>
            <w:top w:val="none" w:sz="0" w:space="0" w:color="auto"/>
            <w:left w:val="none" w:sz="0" w:space="0" w:color="auto"/>
            <w:bottom w:val="none" w:sz="0" w:space="0" w:color="auto"/>
            <w:right w:val="none" w:sz="0" w:space="0" w:color="auto"/>
          </w:divBdr>
        </w:div>
        <w:div w:id="992218904">
          <w:marLeft w:val="640"/>
          <w:marRight w:val="0"/>
          <w:marTop w:val="0"/>
          <w:marBottom w:val="0"/>
          <w:divBdr>
            <w:top w:val="none" w:sz="0" w:space="0" w:color="auto"/>
            <w:left w:val="none" w:sz="0" w:space="0" w:color="auto"/>
            <w:bottom w:val="none" w:sz="0" w:space="0" w:color="auto"/>
            <w:right w:val="none" w:sz="0" w:space="0" w:color="auto"/>
          </w:divBdr>
        </w:div>
        <w:div w:id="996149305">
          <w:marLeft w:val="640"/>
          <w:marRight w:val="0"/>
          <w:marTop w:val="0"/>
          <w:marBottom w:val="0"/>
          <w:divBdr>
            <w:top w:val="none" w:sz="0" w:space="0" w:color="auto"/>
            <w:left w:val="none" w:sz="0" w:space="0" w:color="auto"/>
            <w:bottom w:val="none" w:sz="0" w:space="0" w:color="auto"/>
            <w:right w:val="none" w:sz="0" w:space="0" w:color="auto"/>
          </w:divBdr>
        </w:div>
        <w:div w:id="997421954">
          <w:marLeft w:val="640"/>
          <w:marRight w:val="0"/>
          <w:marTop w:val="0"/>
          <w:marBottom w:val="0"/>
          <w:divBdr>
            <w:top w:val="none" w:sz="0" w:space="0" w:color="auto"/>
            <w:left w:val="none" w:sz="0" w:space="0" w:color="auto"/>
            <w:bottom w:val="none" w:sz="0" w:space="0" w:color="auto"/>
            <w:right w:val="none" w:sz="0" w:space="0" w:color="auto"/>
          </w:divBdr>
        </w:div>
        <w:div w:id="1009718521">
          <w:marLeft w:val="640"/>
          <w:marRight w:val="0"/>
          <w:marTop w:val="0"/>
          <w:marBottom w:val="0"/>
          <w:divBdr>
            <w:top w:val="none" w:sz="0" w:space="0" w:color="auto"/>
            <w:left w:val="none" w:sz="0" w:space="0" w:color="auto"/>
            <w:bottom w:val="none" w:sz="0" w:space="0" w:color="auto"/>
            <w:right w:val="none" w:sz="0" w:space="0" w:color="auto"/>
          </w:divBdr>
        </w:div>
        <w:div w:id="1128429358">
          <w:marLeft w:val="640"/>
          <w:marRight w:val="0"/>
          <w:marTop w:val="0"/>
          <w:marBottom w:val="0"/>
          <w:divBdr>
            <w:top w:val="none" w:sz="0" w:space="0" w:color="auto"/>
            <w:left w:val="none" w:sz="0" w:space="0" w:color="auto"/>
            <w:bottom w:val="none" w:sz="0" w:space="0" w:color="auto"/>
            <w:right w:val="none" w:sz="0" w:space="0" w:color="auto"/>
          </w:divBdr>
        </w:div>
        <w:div w:id="1170481262">
          <w:marLeft w:val="640"/>
          <w:marRight w:val="0"/>
          <w:marTop w:val="0"/>
          <w:marBottom w:val="0"/>
          <w:divBdr>
            <w:top w:val="none" w:sz="0" w:space="0" w:color="auto"/>
            <w:left w:val="none" w:sz="0" w:space="0" w:color="auto"/>
            <w:bottom w:val="none" w:sz="0" w:space="0" w:color="auto"/>
            <w:right w:val="none" w:sz="0" w:space="0" w:color="auto"/>
          </w:divBdr>
        </w:div>
        <w:div w:id="1170871944">
          <w:marLeft w:val="640"/>
          <w:marRight w:val="0"/>
          <w:marTop w:val="0"/>
          <w:marBottom w:val="0"/>
          <w:divBdr>
            <w:top w:val="none" w:sz="0" w:space="0" w:color="auto"/>
            <w:left w:val="none" w:sz="0" w:space="0" w:color="auto"/>
            <w:bottom w:val="none" w:sz="0" w:space="0" w:color="auto"/>
            <w:right w:val="none" w:sz="0" w:space="0" w:color="auto"/>
          </w:divBdr>
        </w:div>
        <w:div w:id="1243178030">
          <w:marLeft w:val="640"/>
          <w:marRight w:val="0"/>
          <w:marTop w:val="0"/>
          <w:marBottom w:val="0"/>
          <w:divBdr>
            <w:top w:val="none" w:sz="0" w:space="0" w:color="auto"/>
            <w:left w:val="none" w:sz="0" w:space="0" w:color="auto"/>
            <w:bottom w:val="none" w:sz="0" w:space="0" w:color="auto"/>
            <w:right w:val="none" w:sz="0" w:space="0" w:color="auto"/>
          </w:divBdr>
        </w:div>
        <w:div w:id="1263611699">
          <w:marLeft w:val="640"/>
          <w:marRight w:val="0"/>
          <w:marTop w:val="0"/>
          <w:marBottom w:val="0"/>
          <w:divBdr>
            <w:top w:val="none" w:sz="0" w:space="0" w:color="auto"/>
            <w:left w:val="none" w:sz="0" w:space="0" w:color="auto"/>
            <w:bottom w:val="none" w:sz="0" w:space="0" w:color="auto"/>
            <w:right w:val="none" w:sz="0" w:space="0" w:color="auto"/>
          </w:divBdr>
        </w:div>
        <w:div w:id="1271232241">
          <w:marLeft w:val="640"/>
          <w:marRight w:val="0"/>
          <w:marTop w:val="0"/>
          <w:marBottom w:val="0"/>
          <w:divBdr>
            <w:top w:val="none" w:sz="0" w:space="0" w:color="auto"/>
            <w:left w:val="none" w:sz="0" w:space="0" w:color="auto"/>
            <w:bottom w:val="none" w:sz="0" w:space="0" w:color="auto"/>
            <w:right w:val="none" w:sz="0" w:space="0" w:color="auto"/>
          </w:divBdr>
        </w:div>
        <w:div w:id="1284656788">
          <w:marLeft w:val="640"/>
          <w:marRight w:val="0"/>
          <w:marTop w:val="0"/>
          <w:marBottom w:val="0"/>
          <w:divBdr>
            <w:top w:val="none" w:sz="0" w:space="0" w:color="auto"/>
            <w:left w:val="none" w:sz="0" w:space="0" w:color="auto"/>
            <w:bottom w:val="none" w:sz="0" w:space="0" w:color="auto"/>
            <w:right w:val="none" w:sz="0" w:space="0" w:color="auto"/>
          </w:divBdr>
        </w:div>
        <w:div w:id="1328556755">
          <w:marLeft w:val="640"/>
          <w:marRight w:val="0"/>
          <w:marTop w:val="0"/>
          <w:marBottom w:val="0"/>
          <w:divBdr>
            <w:top w:val="none" w:sz="0" w:space="0" w:color="auto"/>
            <w:left w:val="none" w:sz="0" w:space="0" w:color="auto"/>
            <w:bottom w:val="none" w:sz="0" w:space="0" w:color="auto"/>
            <w:right w:val="none" w:sz="0" w:space="0" w:color="auto"/>
          </w:divBdr>
        </w:div>
        <w:div w:id="1337616294">
          <w:marLeft w:val="640"/>
          <w:marRight w:val="0"/>
          <w:marTop w:val="0"/>
          <w:marBottom w:val="0"/>
          <w:divBdr>
            <w:top w:val="none" w:sz="0" w:space="0" w:color="auto"/>
            <w:left w:val="none" w:sz="0" w:space="0" w:color="auto"/>
            <w:bottom w:val="none" w:sz="0" w:space="0" w:color="auto"/>
            <w:right w:val="none" w:sz="0" w:space="0" w:color="auto"/>
          </w:divBdr>
        </w:div>
        <w:div w:id="1377511601">
          <w:marLeft w:val="640"/>
          <w:marRight w:val="0"/>
          <w:marTop w:val="0"/>
          <w:marBottom w:val="0"/>
          <w:divBdr>
            <w:top w:val="none" w:sz="0" w:space="0" w:color="auto"/>
            <w:left w:val="none" w:sz="0" w:space="0" w:color="auto"/>
            <w:bottom w:val="none" w:sz="0" w:space="0" w:color="auto"/>
            <w:right w:val="none" w:sz="0" w:space="0" w:color="auto"/>
          </w:divBdr>
        </w:div>
        <w:div w:id="1411611095">
          <w:marLeft w:val="640"/>
          <w:marRight w:val="0"/>
          <w:marTop w:val="0"/>
          <w:marBottom w:val="0"/>
          <w:divBdr>
            <w:top w:val="none" w:sz="0" w:space="0" w:color="auto"/>
            <w:left w:val="none" w:sz="0" w:space="0" w:color="auto"/>
            <w:bottom w:val="none" w:sz="0" w:space="0" w:color="auto"/>
            <w:right w:val="none" w:sz="0" w:space="0" w:color="auto"/>
          </w:divBdr>
        </w:div>
        <w:div w:id="1424257887">
          <w:marLeft w:val="640"/>
          <w:marRight w:val="0"/>
          <w:marTop w:val="0"/>
          <w:marBottom w:val="0"/>
          <w:divBdr>
            <w:top w:val="none" w:sz="0" w:space="0" w:color="auto"/>
            <w:left w:val="none" w:sz="0" w:space="0" w:color="auto"/>
            <w:bottom w:val="none" w:sz="0" w:space="0" w:color="auto"/>
            <w:right w:val="none" w:sz="0" w:space="0" w:color="auto"/>
          </w:divBdr>
        </w:div>
        <w:div w:id="1436055023">
          <w:marLeft w:val="640"/>
          <w:marRight w:val="0"/>
          <w:marTop w:val="0"/>
          <w:marBottom w:val="0"/>
          <w:divBdr>
            <w:top w:val="none" w:sz="0" w:space="0" w:color="auto"/>
            <w:left w:val="none" w:sz="0" w:space="0" w:color="auto"/>
            <w:bottom w:val="none" w:sz="0" w:space="0" w:color="auto"/>
            <w:right w:val="none" w:sz="0" w:space="0" w:color="auto"/>
          </w:divBdr>
        </w:div>
        <w:div w:id="1454595529">
          <w:marLeft w:val="640"/>
          <w:marRight w:val="0"/>
          <w:marTop w:val="0"/>
          <w:marBottom w:val="0"/>
          <w:divBdr>
            <w:top w:val="none" w:sz="0" w:space="0" w:color="auto"/>
            <w:left w:val="none" w:sz="0" w:space="0" w:color="auto"/>
            <w:bottom w:val="none" w:sz="0" w:space="0" w:color="auto"/>
            <w:right w:val="none" w:sz="0" w:space="0" w:color="auto"/>
          </w:divBdr>
        </w:div>
        <w:div w:id="1471901006">
          <w:marLeft w:val="640"/>
          <w:marRight w:val="0"/>
          <w:marTop w:val="0"/>
          <w:marBottom w:val="0"/>
          <w:divBdr>
            <w:top w:val="none" w:sz="0" w:space="0" w:color="auto"/>
            <w:left w:val="none" w:sz="0" w:space="0" w:color="auto"/>
            <w:bottom w:val="none" w:sz="0" w:space="0" w:color="auto"/>
            <w:right w:val="none" w:sz="0" w:space="0" w:color="auto"/>
          </w:divBdr>
        </w:div>
        <w:div w:id="1485123455">
          <w:marLeft w:val="640"/>
          <w:marRight w:val="0"/>
          <w:marTop w:val="0"/>
          <w:marBottom w:val="0"/>
          <w:divBdr>
            <w:top w:val="none" w:sz="0" w:space="0" w:color="auto"/>
            <w:left w:val="none" w:sz="0" w:space="0" w:color="auto"/>
            <w:bottom w:val="none" w:sz="0" w:space="0" w:color="auto"/>
            <w:right w:val="none" w:sz="0" w:space="0" w:color="auto"/>
          </w:divBdr>
        </w:div>
        <w:div w:id="1499425614">
          <w:marLeft w:val="640"/>
          <w:marRight w:val="0"/>
          <w:marTop w:val="0"/>
          <w:marBottom w:val="0"/>
          <w:divBdr>
            <w:top w:val="none" w:sz="0" w:space="0" w:color="auto"/>
            <w:left w:val="none" w:sz="0" w:space="0" w:color="auto"/>
            <w:bottom w:val="none" w:sz="0" w:space="0" w:color="auto"/>
            <w:right w:val="none" w:sz="0" w:space="0" w:color="auto"/>
          </w:divBdr>
        </w:div>
        <w:div w:id="1603955463">
          <w:marLeft w:val="640"/>
          <w:marRight w:val="0"/>
          <w:marTop w:val="0"/>
          <w:marBottom w:val="0"/>
          <w:divBdr>
            <w:top w:val="none" w:sz="0" w:space="0" w:color="auto"/>
            <w:left w:val="none" w:sz="0" w:space="0" w:color="auto"/>
            <w:bottom w:val="none" w:sz="0" w:space="0" w:color="auto"/>
            <w:right w:val="none" w:sz="0" w:space="0" w:color="auto"/>
          </w:divBdr>
        </w:div>
        <w:div w:id="1683169077">
          <w:marLeft w:val="640"/>
          <w:marRight w:val="0"/>
          <w:marTop w:val="0"/>
          <w:marBottom w:val="0"/>
          <w:divBdr>
            <w:top w:val="none" w:sz="0" w:space="0" w:color="auto"/>
            <w:left w:val="none" w:sz="0" w:space="0" w:color="auto"/>
            <w:bottom w:val="none" w:sz="0" w:space="0" w:color="auto"/>
            <w:right w:val="none" w:sz="0" w:space="0" w:color="auto"/>
          </w:divBdr>
        </w:div>
        <w:div w:id="1750887544">
          <w:marLeft w:val="640"/>
          <w:marRight w:val="0"/>
          <w:marTop w:val="0"/>
          <w:marBottom w:val="0"/>
          <w:divBdr>
            <w:top w:val="none" w:sz="0" w:space="0" w:color="auto"/>
            <w:left w:val="none" w:sz="0" w:space="0" w:color="auto"/>
            <w:bottom w:val="none" w:sz="0" w:space="0" w:color="auto"/>
            <w:right w:val="none" w:sz="0" w:space="0" w:color="auto"/>
          </w:divBdr>
        </w:div>
        <w:div w:id="1765108515">
          <w:marLeft w:val="640"/>
          <w:marRight w:val="0"/>
          <w:marTop w:val="0"/>
          <w:marBottom w:val="0"/>
          <w:divBdr>
            <w:top w:val="none" w:sz="0" w:space="0" w:color="auto"/>
            <w:left w:val="none" w:sz="0" w:space="0" w:color="auto"/>
            <w:bottom w:val="none" w:sz="0" w:space="0" w:color="auto"/>
            <w:right w:val="none" w:sz="0" w:space="0" w:color="auto"/>
          </w:divBdr>
        </w:div>
        <w:div w:id="1771781429">
          <w:marLeft w:val="640"/>
          <w:marRight w:val="0"/>
          <w:marTop w:val="0"/>
          <w:marBottom w:val="0"/>
          <w:divBdr>
            <w:top w:val="none" w:sz="0" w:space="0" w:color="auto"/>
            <w:left w:val="none" w:sz="0" w:space="0" w:color="auto"/>
            <w:bottom w:val="none" w:sz="0" w:space="0" w:color="auto"/>
            <w:right w:val="none" w:sz="0" w:space="0" w:color="auto"/>
          </w:divBdr>
        </w:div>
        <w:div w:id="1898319499">
          <w:marLeft w:val="640"/>
          <w:marRight w:val="0"/>
          <w:marTop w:val="0"/>
          <w:marBottom w:val="0"/>
          <w:divBdr>
            <w:top w:val="none" w:sz="0" w:space="0" w:color="auto"/>
            <w:left w:val="none" w:sz="0" w:space="0" w:color="auto"/>
            <w:bottom w:val="none" w:sz="0" w:space="0" w:color="auto"/>
            <w:right w:val="none" w:sz="0" w:space="0" w:color="auto"/>
          </w:divBdr>
        </w:div>
        <w:div w:id="1916551797">
          <w:marLeft w:val="640"/>
          <w:marRight w:val="0"/>
          <w:marTop w:val="0"/>
          <w:marBottom w:val="0"/>
          <w:divBdr>
            <w:top w:val="none" w:sz="0" w:space="0" w:color="auto"/>
            <w:left w:val="none" w:sz="0" w:space="0" w:color="auto"/>
            <w:bottom w:val="none" w:sz="0" w:space="0" w:color="auto"/>
            <w:right w:val="none" w:sz="0" w:space="0" w:color="auto"/>
          </w:divBdr>
        </w:div>
        <w:div w:id="2023626781">
          <w:marLeft w:val="640"/>
          <w:marRight w:val="0"/>
          <w:marTop w:val="0"/>
          <w:marBottom w:val="0"/>
          <w:divBdr>
            <w:top w:val="none" w:sz="0" w:space="0" w:color="auto"/>
            <w:left w:val="none" w:sz="0" w:space="0" w:color="auto"/>
            <w:bottom w:val="none" w:sz="0" w:space="0" w:color="auto"/>
            <w:right w:val="none" w:sz="0" w:space="0" w:color="auto"/>
          </w:divBdr>
        </w:div>
        <w:div w:id="2094037301">
          <w:marLeft w:val="640"/>
          <w:marRight w:val="0"/>
          <w:marTop w:val="0"/>
          <w:marBottom w:val="0"/>
          <w:divBdr>
            <w:top w:val="none" w:sz="0" w:space="0" w:color="auto"/>
            <w:left w:val="none" w:sz="0" w:space="0" w:color="auto"/>
            <w:bottom w:val="none" w:sz="0" w:space="0" w:color="auto"/>
            <w:right w:val="none" w:sz="0" w:space="0" w:color="auto"/>
          </w:divBdr>
        </w:div>
        <w:div w:id="2139032011">
          <w:marLeft w:val="640"/>
          <w:marRight w:val="0"/>
          <w:marTop w:val="0"/>
          <w:marBottom w:val="0"/>
          <w:divBdr>
            <w:top w:val="none" w:sz="0" w:space="0" w:color="auto"/>
            <w:left w:val="none" w:sz="0" w:space="0" w:color="auto"/>
            <w:bottom w:val="none" w:sz="0" w:space="0" w:color="auto"/>
            <w:right w:val="none" w:sz="0" w:space="0" w:color="auto"/>
          </w:divBdr>
        </w:div>
      </w:divsChild>
    </w:div>
    <w:div w:id="1394163293">
      <w:marLeft w:val="0"/>
      <w:marRight w:val="0"/>
      <w:marTop w:val="0"/>
      <w:marBottom w:val="0"/>
      <w:divBdr>
        <w:top w:val="none" w:sz="0" w:space="0" w:color="auto"/>
        <w:left w:val="none" w:sz="0" w:space="0" w:color="auto"/>
        <w:bottom w:val="none" w:sz="0" w:space="0" w:color="auto"/>
        <w:right w:val="none" w:sz="0" w:space="0" w:color="auto"/>
      </w:divBdr>
    </w:div>
    <w:div w:id="1394350225">
      <w:bodyDiv w:val="1"/>
      <w:marLeft w:val="0"/>
      <w:marRight w:val="0"/>
      <w:marTop w:val="0"/>
      <w:marBottom w:val="0"/>
      <w:divBdr>
        <w:top w:val="none" w:sz="0" w:space="0" w:color="auto"/>
        <w:left w:val="none" w:sz="0" w:space="0" w:color="auto"/>
        <w:bottom w:val="none" w:sz="0" w:space="0" w:color="auto"/>
        <w:right w:val="none" w:sz="0" w:space="0" w:color="auto"/>
      </w:divBdr>
      <w:divsChild>
        <w:div w:id="80612229">
          <w:marLeft w:val="640"/>
          <w:marRight w:val="0"/>
          <w:marTop w:val="0"/>
          <w:marBottom w:val="0"/>
          <w:divBdr>
            <w:top w:val="none" w:sz="0" w:space="0" w:color="auto"/>
            <w:left w:val="none" w:sz="0" w:space="0" w:color="auto"/>
            <w:bottom w:val="none" w:sz="0" w:space="0" w:color="auto"/>
            <w:right w:val="none" w:sz="0" w:space="0" w:color="auto"/>
          </w:divBdr>
        </w:div>
        <w:div w:id="108667983">
          <w:marLeft w:val="640"/>
          <w:marRight w:val="0"/>
          <w:marTop w:val="0"/>
          <w:marBottom w:val="0"/>
          <w:divBdr>
            <w:top w:val="none" w:sz="0" w:space="0" w:color="auto"/>
            <w:left w:val="none" w:sz="0" w:space="0" w:color="auto"/>
            <w:bottom w:val="none" w:sz="0" w:space="0" w:color="auto"/>
            <w:right w:val="none" w:sz="0" w:space="0" w:color="auto"/>
          </w:divBdr>
        </w:div>
        <w:div w:id="212273939">
          <w:marLeft w:val="640"/>
          <w:marRight w:val="0"/>
          <w:marTop w:val="0"/>
          <w:marBottom w:val="0"/>
          <w:divBdr>
            <w:top w:val="none" w:sz="0" w:space="0" w:color="auto"/>
            <w:left w:val="none" w:sz="0" w:space="0" w:color="auto"/>
            <w:bottom w:val="none" w:sz="0" w:space="0" w:color="auto"/>
            <w:right w:val="none" w:sz="0" w:space="0" w:color="auto"/>
          </w:divBdr>
        </w:div>
        <w:div w:id="283970228">
          <w:marLeft w:val="640"/>
          <w:marRight w:val="0"/>
          <w:marTop w:val="0"/>
          <w:marBottom w:val="0"/>
          <w:divBdr>
            <w:top w:val="none" w:sz="0" w:space="0" w:color="auto"/>
            <w:left w:val="none" w:sz="0" w:space="0" w:color="auto"/>
            <w:bottom w:val="none" w:sz="0" w:space="0" w:color="auto"/>
            <w:right w:val="none" w:sz="0" w:space="0" w:color="auto"/>
          </w:divBdr>
        </w:div>
        <w:div w:id="375668598">
          <w:marLeft w:val="640"/>
          <w:marRight w:val="0"/>
          <w:marTop w:val="0"/>
          <w:marBottom w:val="0"/>
          <w:divBdr>
            <w:top w:val="none" w:sz="0" w:space="0" w:color="auto"/>
            <w:left w:val="none" w:sz="0" w:space="0" w:color="auto"/>
            <w:bottom w:val="none" w:sz="0" w:space="0" w:color="auto"/>
            <w:right w:val="none" w:sz="0" w:space="0" w:color="auto"/>
          </w:divBdr>
        </w:div>
        <w:div w:id="453796119">
          <w:marLeft w:val="640"/>
          <w:marRight w:val="0"/>
          <w:marTop w:val="0"/>
          <w:marBottom w:val="0"/>
          <w:divBdr>
            <w:top w:val="none" w:sz="0" w:space="0" w:color="auto"/>
            <w:left w:val="none" w:sz="0" w:space="0" w:color="auto"/>
            <w:bottom w:val="none" w:sz="0" w:space="0" w:color="auto"/>
            <w:right w:val="none" w:sz="0" w:space="0" w:color="auto"/>
          </w:divBdr>
        </w:div>
        <w:div w:id="631056381">
          <w:marLeft w:val="640"/>
          <w:marRight w:val="0"/>
          <w:marTop w:val="0"/>
          <w:marBottom w:val="0"/>
          <w:divBdr>
            <w:top w:val="none" w:sz="0" w:space="0" w:color="auto"/>
            <w:left w:val="none" w:sz="0" w:space="0" w:color="auto"/>
            <w:bottom w:val="none" w:sz="0" w:space="0" w:color="auto"/>
            <w:right w:val="none" w:sz="0" w:space="0" w:color="auto"/>
          </w:divBdr>
        </w:div>
        <w:div w:id="870873671">
          <w:marLeft w:val="640"/>
          <w:marRight w:val="0"/>
          <w:marTop w:val="0"/>
          <w:marBottom w:val="0"/>
          <w:divBdr>
            <w:top w:val="none" w:sz="0" w:space="0" w:color="auto"/>
            <w:left w:val="none" w:sz="0" w:space="0" w:color="auto"/>
            <w:bottom w:val="none" w:sz="0" w:space="0" w:color="auto"/>
            <w:right w:val="none" w:sz="0" w:space="0" w:color="auto"/>
          </w:divBdr>
        </w:div>
        <w:div w:id="930627009">
          <w:marLeft w:val="640"/>
          <w:marRight w:val="0"/>
          <w:marTop w:val="0"/>
          <w:marBottom w:val="0"/>
          <w:divBdr>
            <w:top w:val="none" w:sz="0" w:space="0" w:color="auto"/>
            <w:left w:val="none" w:sz="0" w:space="0" w:color="auto"/>
            <w:bottom w:val="none" w:sz="0" w:space="0" w:color="auto"/>
            <w:right w:val="none" w:sz="0" w:space="0" w:color="auto"/>
          </w:divBdr>
        </w:div>
        <w:div w:id="1294217293">
          <w:marLeft w:val="640"/>
          <w:marRight w:val="0"/>
          <w:marTop w:val="0"/>
          <w:marBottom w:val="0"/>
          <w:divBdr>
            <w:top w:val="none" w:sz="0" w:space="0" w:color="auto"/>
            <w:left w:val="none" w:sz="0" w:space="0" w:color="auto"/>
            <w:bottom w:val="none" w:sz="0" w:space="0" w:color="auto"/>
            <w:right w:val="none" w:sz="0" w:space="0" w:color="auto"/>
          </w:divBdr>
        </w:div>
        <w:div w:id="1334722148">
          <w:marLeft w:val="640"/>
          <w:marRight w:val="0"/>
          <w:marTop w:val="0"/>
          <w:marBottom w:val="0"/>
          <w:divBdr>
            <w:top w:val="none" w:sz="0" w:space="0" w:color="auto"/>
            <w:left w:val="none" w:sz="0" w:space="0" w:color="auto"/>
            <w:bottom w:val="none" w:sz="0" w:space="0" w:color="auto"/>
            <w:right w:val="none" w:sz="0" w:space="0" w:color="auto"/>
          </w:divBdr>
        </w:div>
        <w:div w:id="1409646080">
          <w:marLeft w:val="640"/>
          <w:marRight w:val="0"/>
          <w:marTop w:val="0"/>
          <w:marBottom w:val="0"/>
          <w:divBdr>
            <w:top w:val="none" w:sz="0" w:space="0" w:color="auto"/>
            <w:left w:val="none" w:sz="0" w:space="0" w:color="auto"/>
            <w:bottom w:val="none" w:sz="0" w:space="0" w:color="auto"/>
            <w:right w:val="none" w:sz="0" w:space="0" w:color="auto"/>
          </w:divBdr>
        </w:div>
        <w:div w:id="1470242400">
          <w:marLeft w:val="640"/>
          <w:marRight w:val="0"/>
          <w:marTop w:val="0"/>
          <w:marBottom w:val="0"/>
          <w:divBdr>
            <w:top w:val="none" w:sz="0" w:space="0" w:color="auto"/>
            <w:left w:val="none" w:sz="0" w:space="0" w:color="auto"/>
            <w:bottom w:val="none" w:sz="0" w:space="0" w:color="auto"/>
            <w:right w:val="none" w:sz="0" w:space="0" w:color="auto"/>
          </w:divBdr>
        </w:div>
        <w:div w:id="1500803885">
          <w:marLeft w:val="640"/>
          <w:marRight w:val="0"/>
          <w:marTop w:val="0"/>
          <w:marBottom w:val="0"/>
          <w:divBdr>
            <w:top w:val="none" w:sz="0" w:space="0" w:color="auto"/>
            <w:left w:val="none" w:sz="0" w:space="0" w:color="auto"/>
            <w:bottom w:val="none" w:sz="0" w:space="0" w:color="auto"/>
            <w:right w:val="none" w:sz="0" w:space="0" w:color="auto"/>
          </w:divBdr>
        </w:div>
        <w:div w:id="1543127469">
          <w:marLeft w:val="640"/>
          <w:marRight w:val="0"/>
          <w:marTop w:val="0"/>
          <w:marBottom w:val="0"/>
          <w:divBdr>
            <w:top w:val="none" w:sz="0" w:space="0" w:color="auto"/>
            <w:left w:val="none" w:sz="0" w:space="0" w:color="auto"/>
            <w:bottom w:val="none" w:sz="0" w:space="0" w:color="auto"/>
            <w:right w:val="none" w:sz="0" w:space="0" w:color="auto"/>
          </w:divBdr>
        </w:div>
        <w:div w:id="1793934278">
          <w:marLeft w:val="640"/>
          <w:marRight w:val="0"/>
          <w:marTop w:val="0"/>
          <w:marBottom w:val="0"/>
          <w:divBdr>
            <w:top w:val="none" w:sz="0" w:space="0" w:color="auto"/>
            <w:left w:val="none" w:sz="0" w:space="0" w:color="auto"/>
            <w:bottom w:val="none" w:sz="0" w:space="0" w:color="auto"/>
            <w:right w:val="none" w:sz="0" w:space="0" w:color="auto"/>
          </w:divBdr>
        </w:div>
        <w:div w:id="1880774875">
          <w:marLeft w:val="640"/>
          <w:marRight w:val="0"/>
          <w:marTop w:val="0"/>
          <w:marBottom w:val="0"/>
          <w:divBdr>
            <w:top w:val="none" w:sz="0" w:space="0" w:color="auto"/>
            <w:left w:val="none" w:sz="0" w:space="0" w:color="auto"/>
            <w:bottom w:val="none" w:sz="0" w:space="0" w:color="auto"/>
            <w:right w:val="none" w:sz="0" w:space="0" w:color="auto"/>
          </w:divBdr>
        </w:div>
        <w:div w:id="1931504126">
          <w:marLeft w:val="640"/>
          <w:marRight w:val="0"/>
          <w:marTop w:val="0"/>
          <w:marBottom w:val="0"/>
          <w:divBdr>
            <w:top w:val="none" w:sz="0" w:space="0" w:color="auto"/>
            <w:left w:val="none" w:sz="0" w:space="0" w:color="auto"/>
            <w:bottom w:val="none" w:sz="0" w:space="0" w:color="auto"/>
            <w:right w:val="none" w:sz="0" w:space="0" w:color="auto"/>
          </w:divBdr>
        </w:div>
        <w:div w:id="1967008200">
          <w:marLeft w:val="640"/>
          <w:marRight w:val="0"/>
          <w:marTop w:val="0"/>
          <w:marBottom w:val="0"/>
          <w:divBdr>
            <w:top w:val="none" w:sz="0" w:space="0" w:color="auto"/>
            <w:left w:val="none" w:sz="0" w:space="0" w:color="auto"/>
            <w:bottom w:val="none" w:sz="0" w:space="0" w:color="auto"/>
            <w:right w:val="none" w:sz="0" w:space="0" w:color="auto"/>
          </w:divBdr>
        </w:div>
        <w:div w:id="2024355190">
          <w:marLeft w:val="640"/>
          <w:marRight w:val="0"/>
          <w:marTop w:val="0"/>
          <w:marBottom w:val="0"/>
          <w:divBdr>
            <w:top w:val="none" w:sz="0" w:space="0" w:color="auto"/>
            <w:left w:val="none" w:sz="0" w:space="0" w:color="auto"/>
            <w:bottom w:val="none" w:sz="0" w:space="0" w:color="auto"/>
            <w:right w:val="none" w:sz="0" w:space="0" w:color="auto"/>
          </w:divBdr>
        </w:div>
        <w:div w:id="2138987527">
          <w:marLeft w:val="640"/>
          <w:marRight w:val="0"/>
          <w:marTop w:val="0"/>
          <w:marBottom w:val="0"/>
          <w:divBdr>
            <w:top w:val="none" w:sz="0" w:space="0" w:color="auto"/>
            <w:left w:val="none" w:sz="0" w:space="0" w:color="auto"/>
            <w:bottom w:val="none" w:sz="0" w:space="0" w:color="auto"/>
            <w:right w:val="none" w:sz="0" w:space="0" w:color="auto"/>
          </w:divBdr>
        </w:div>
      </w:divsChild>
    </w:div>
    <w:div w:id="1396707136">
      <w:marLeft w:val="0"/>
      <w:marRight w:val="0"/>
      <w:marTop w:val="0"/>
      <w:marBottom w:val="0"/>
      <w:divBdr>
        <w:top w:val="none" w:sz="0" w:space="0" w:color="auto"/>
        <w:left w:val="none" w:sz="0" w:space="0" w:color="auto"/>
        <w:bottom w:val="none" w:sz="0" w:space="0" w:color="auto"/>
        <w:right w:val="none" w:sz="0" w:space="0" w:color="auto"/>
      </w:divBdr>
    </w:div>
    <w:div w:id="1400904937">
      <w:bodyDiv w:val="1"/>
      <w:marLeft w:val="0"/>
      <w:marRight w:val="0"/>
      <w:marTop w:val="0"/>
      <w:marBottom w:val="0"/>
      <w:divBdr>
        <w:top w:val="none" w:sz="0" w:space="0" w:color="auto"/>
        <w:left w:val="none" w:sz="0" w:space="0" w:color="auto"/>
        <w:bottom w:val="none" w:sz="0" w:space="0" w:color="auto"/>
        <w:right w:val="none" w:sz="0" w:space="0" w:color="auto"/>
      </w:divBdr>
      <w:divsChild>
        <w:div w:id="39978624">
          <w:marLeft w:val="640"/>
          <w:marRight w:val="0"/>
          <w:marTop w:val="0"/>
          <w:marBottom w:val="0"/>
          <w:divBdr>
            <w:top w:val="none" w:sz="0" w:space="0" w:color="auto"/>
            <w:left w:val="none" w:sz="0" w:space="0" w:color="auto"/>
            <w:bottom w:val="none" w:sz="0" w:space="0" w:color="auto"/>
            <w:right w:val="none" w:sz="0" w:space="0" w:color="auto"/>
          </w:divBdr>
        </w:div>
        <w:div w:id="1993559678">
          <w:marLeft w:val="640"/>
          <w:marRight w:val="0"/>
          <w:marTop w:val="0"/>
          <w:marBottom w:val="0"/>
          <w:divBdr>
            <w:top w:val="none" w:sz="0" w:space="0" w:color="auto"/>
            <w:left w:val="none" w:sz="0" w:space="0" w:color="auto"/>
            <w:bottom w:val="none" w:sz="0" w:space="0" w:color="auto"/>
            <w:right w:val="none" w:sz="0" w:space="0" w:color="auto"/>
          </w:divBdr>
        </w:div>
        <w:div w:id="803355020">
          <w:marLeft w:val="640"/>
          <w:marRight w:val="0"/>
          <w:marTop w:val="0"/>
          <w:marBottom w:val="0"/>
          <w:divBdr>
            <w:top w:val="none" w:sz="0" w:space="0" w:color="auto"/>
            <w:left w:val="none" w:sz="0" w:space="0" w:color="auto"/>
            <w:bottom w:val="none" w:sz="0" w:space="0" w:color="auto"/>
            <w:right w:val="none" w:sz="0" w:space="0" w:color="auto"/>
          </w:divBdr>
        </w:div>
        <w:div w:id="436220514">
          <w:marLeft w:val="640"/>
          <w:marRight w:val="0"/>
          <w:marTop w:val="0"/>
          <w:marBottom w:val="0"/>
          <w:divBdr>
            <w:top w:val="none" w:sz="0" w:space="0" w:color="auto"/>
            <w:left w:val="none" w:sz="0" w:space="0" w:color="auto"/>
            <w:bottom w:val="none" w:sz="0" w:space="0" w:color="auto"/>
            <w:right w:val="none" w:sz="0" w:space="0" w:color="auto"/>
          </w:divBdr>
        </w:div>
        <w:div w:id="2126145550">
          <w:marLeft w:val="640"/>
          <w:marRight w:val="0"/>
          <w:marTop w:val="0"/>
          <w:marBottom w:val="0"/>
          <w:divBdr>
            <w:top w:val="none" w:sz="0" w:space="0" w:color="auto"/>
            <w:left w:val="none" w:sz="0" w:space="0" w:color="auto"/>
            <w:bottom w:val="none" w:sz="0" w:space="0" w:color="auto"/>
            <w:right w:val="none" w:sz="0" w:space="0" w:color="auto"/>
          </w:divBdr>
        </w:div>
        <w:div w:id="1872455719">
          <w:marLeft w:val="640"/>
          <w:marRight w:val="0"/>
          <w:marTop w:val="0"/>
          <w:marBottom w:val="0"/>
          <w:divBdr>
            <w:top w:val="none" w:sz="0" w:space="0" w:color="auto"/>
            <w:left w:val="none" w:sz="0" w:space="0" w:color="auto"/>
            <w:bottom w:val="none" w:sz="0" w:space="0" w:color="auto"/>
            <w:right w:val="none" w:sz="0" w:space="0" w:color="auto"/>
          </w:divBdr>
        </w:div>
        <w:div w:id="1358582279">
          <w:marLeft w:val="640"/>
          <w:marRight w:val="0"/>
          <w:marTop w:val="0"/>
          <w:marBottom w:val="0"/>
          <w:divBdr>
            <w:top w:val="none" w:sz="0" w:space="0" w:color="auto"/>
            <w:left w:val="none" w:sz="0" w:space="0" w:color="auto"/>
            <w:bottom w:val="none" w:sz="0" w:space="0" w:color="auto"/>
            <w:right w:val="none" w:sz="0" w:space="0" w:color="auto"/>
          </w:divBdr>
        </w:div>
        <w:div w:id="667244552">
          <w:marLeft w:val="640"/>
          <w:marRight w:val="0"/>
          <w:marTop w:val="0"/>
          <w:marBottom w:val="0"/>
          <w:divBdr>
            <w:top w:val="none" w:sz="0" w:space="0" w:color="auto"/>
            <w:left w:val="none" w:sz="0" w:space="0" w:color="auto"/>
            <w:bottom w:val="none" w:sz="0" w:space="0" w:color="auto"/>
            <w:right w:val="none" w:sz="0" w:space="0" w:color="auto"/>
          </w:divBdr>
        </w:div>
        <w:div w:id="1233194861">
          <w:marLeft w:val="640"/>
          <w:marRight w:val="0"/>
          <w:marTop w:val="0"/>
          <w:marBottom w:val="0"/>
          <w:divBdr>
            <w:top w:val="none" w:sz="0" w:space="0" w:color="auto"/>
            <w:left w:val="none" w:sz="0" w:space="0" w:color="auto"/>
            <w:bottom w:val="none" w:sz="0" w:space="0" w:color="auto"/>
            <w:right w:val="none" w:sz="0" w:space="0" w:color="auto"/>
          </w:divBdr>
        </w:div>
        <w:div w:id="2071491736">
          <w:marLeft w:val="640"/>
          <w:marRight w:val="0"/>
          <w:marTop w:val="0"/>
          <w:marBottom w:val="0"/>
          <w:divBdr>
            <w:top w:val="none" w:sz="0" w:space="0" w:color="auto"/>
            <w:left w:val="none" w:sz="0" w:space="0" w:color="auto"/>
            <w:bottom w:val="none" w:sz="0" w:space="0" w:color="auto"/>
            <w:right w:val="none" w:sz="0" w:space="0" w:color="auto"/>
          </w:divBdr>
        </w:div>
        <w:div w:id="680474104">
          <w:marLeft w:val="640"/>
          <w:marRight w:val="0"/>
          <w:marTop w:val="0"/>
          <w:marBottom w:val="0"/>
          <w:divBdr>
            <w:top w:val="none" w:sz="0" w:space="0" w:color="auto"/>
            <w:left w:val="none" w:sz="0" w:space="0" w:color="auto"/>
            <w:bottom w:val="none" w:sz="0" w:space="0" w:color="auto"/>
            <w:right w:val="none" w:sz="0" w:space="0" w:color="auto"/>
          </w:divBdr>
        </w:div>
        <w:div w:id="1433360096">
          <w:marLeft w:val="640"/>
          <w:marRight w:val="0"/>
          <w:marTop w:val="0"/>
          <w:marBottom w:val="0"/>
          <w:divBdr>
            <w:top w:val="none" w:sz="0" w:space="0" w:color="auto"/>
            <w:left w:val="none" w:sz="0" w:space="0" w:color="auto"/>
            <w:bottom w:val="none" w:sz="0" w:space="0" w:color="auto"/>
            <w:right w:val="none" w:sz="0" w:space="0" w:color="auto"/>
          </w:divBdr>
        </w:div>
        <w:div w:id="709691115">
          <w:marLeft w:val="640"/>
          <w:marRight w:val="0"/>
          <w:marTop w:val="0"/>
          <w:marBottom w:val="0"/>
          <w:divBdr>
            <w:top w:val="none" w:sz="0" w:space="0" w:color="auto"/>
            <w:left w:val="none" w:sz="0" w:space="0" w:color="auto"/>
            <w:bottom w:val="none" w:sz="0" w:space="0" w:color="auto"/>
            <w:right w:val="none" w:sz="0" w:space="0" w:color="auto"/>
          </w:divBdr>
        </w:div>
        <w:div w:id="1361935964">
          <w:marLeft w:val="640"/>
          <w:marRight w:val="0"/>
          <w:marTop w:val="0"/>
          <w:marBottom w:val="0"/>
          <w:divBdr>
            <w:top w:val="none" w:sz="0" w:space="0" w:color="auto"/>
            <w:left w:val="none" w:sz="0" w:space="0" w:color="auto"/>
            <w:bottom w:val="none" w:sz="0" w:space="0" w:color="auto"/>
            <w:right w:val="none" w:sz="0" w:space="0" w:color="auto"/>
          </w:divBdr>
        </w:div>
        <w:div w:id="766343966">
          <w:marLeft w:val="640"/>
          <w:marRight w:val="0"/>
          <w:marTop w:val="0"/>
          <w:marBottom w:val="0"/>
          <w:divBdr>
            <w:top w:val="none" w:sz="0" w:space="0" w:color="auto"/>
            <w:left w:val="none" w:sz="0" w:space="0" w:color="auto"/>
            <w:bottom w:val="none" w:sz="0" w:space="0" w:color="auto"/>
            <w:right w:val="none" w:sz="0" w:space="0" w:color="auto"/>
          </w:divBdr>
        </w:div>
        <w:div w:id="2079936160">
          <w:marLeft w:val="640"/>
          <w:marRight w:val="0"/>
          <w:marTop w:val="0"/>
          <w:marBottom w:val="0"/>
          <w:divBdr>
            <w:top w:val="none" w:sz="0" w:space="0" w:color="auto"/>
            <w:left w:val="none" w:sz="0" w:space="0" w:color="auto"/>
            <w:bottom w:val="none" w:sz="0" w:space="0" w:color="auto"/>
            <w:right w:val="none" w:sz="0" w:space="0" w:color="auto"/>
          </w:divBdr>
        </w:div>
        <w:div w:id="1226916129">
          <w:marLeft w:val="640"/>
          <w:marRight w:val="0"/>
          <w:marTop w:val="0"/>
          <w:marBottom w:val="0"/>
          <w:divBdr>
            <w:top w:val="none" w:sz="0" w:space="0" w:color="auto"/>
            <w:left w:val="none" w:sz="0" w:space="0" w:color="auto"/>
            <w:bottom w:val="none" w:sz="0" w:space="0" w:color="auto"/>
            <w:right w:val="none" w:sz="0" w:space="0" w:color="auto"/>
          </w:divBdr>
        </w:div>
        <w:div w:id="368576992">
          <w:marLeft w:val="640"/>
          <w:marRight w:val="0"/>
          <w:marTop w:val="0"/>
          <w:marBottom w:val="0"/>
          <w:divBdr>
            <w:top w:val="none" w:sz="0" w:space="0" w:color="auto"/>
            <w:left w:val="none" w:sz="0" w:space="0" w:color="auto"/>
            <w:bottom w:val="none" w:sz="0" w:space="0" w:color="auto"/>
            <w:right w:val="none" w:sz="0" w:space="0" w:color="auto"/>
          </w:divBdr>
        </w:div>
        <w:div w:id="624655853">
          <w:marLeft w:val="640"/>
          <w:marRight w:val="0"/>
          <w:marTop w:val="0"/>
          <w:marBottom w:val="0"/>
          <w:divBdr>
            <w:top w:val="none" w:sz="0" w:space="0" w:color="auto"/>
            <w:left w:val="none" w:sz="0" w:space="0" w:color="auto"/>
            <w:bottom w:val="none" w:sz="0" w:space="0" w:color="auto"/>
            <w:right w:val="none" w:sz="0" w:space="0" w:color="auto"/>
          </w:divBdr>
        </w:div>
        <w:div w:id="438139364">
          <w:marLeft w:val="640"/>
          <w:marRight w:val="0"/>
          <w:marTop w:val="0"/>
          <w:marBottom w:val="0"/>
          <w:divBdr>
            <w:top w:val="none" w:sz="0" w:space="0" w:color="auto"/>
            <w:left w:val="none" w:sz="0" w:space="0" w:color="auto"/>
            <w:bottom w:val="none" w:sz="0" w:space="0" w:color="auto"/>
            <w:right w:val="none" w:sz="0" w:space="0" w:color="auto"/>
          </w:divBdr>
        </w:div>
        <w:div w:id="929386353">
          <w:marLeft w:val="640"/>
          <w:marRight w:val="0"/>
          <w:marTop w:val="0"/>
          <w:marBottom w:val="0"/>
          <w:divBdr>
            <w:top w:val="none" w:sz="0" w:space="0" w:color="auto"/>
            <w:left w:val="none" w:sz="0" w:space="0" w:color="auto"/>
            <w:bottom w:val="none" w:sz="0" w:space="0" w:color="auto"/>
            <w:right w:val="none" w:sz="0" w:space="0" w:color="auto"/>
          </w:divBdr>
        </w:div>
        <w:div w:id="1734500069">
          <w:marLeft w:val="640"/>
          <w:marRight w:val="0"/>
          <w:marTop w:val="0"/>
          <w:marBottom w:val="0"/>
          <w:divBdr>
            <w:top w:val="none" w:sz="0" w:space="0" w:color="auto"/>
            <w:left w:val="none" w:sz="0" w:space="0" w:color="auto"/>
            <w:bottom w:val="none" w:sz="0" w:space="0" w:color="auto"/>
            <w:right w:val="none" w:sz="0" w:space="0" w:color="auto"/>
          </w:divBdr>
        </w:div>
        <w:div w:id="70467349">
          <w:marLeft w:val="640"/>
          <w:marRight w:val="0"/>
          <w:marTop w:val="0"/>
          <w:marBottom w:val="0"/>
          <w:divBdr>
            <w:top w:val="none" w:sz="0" w:space="0" w:color="auto"/>
            <w:left w:val="none" w:sz="0" w:space="0" w:color="auto"/>
            <w:bottom w:val="none" w:sz="0" w:space="0" w:color="auto"/>
            <w:right w:val="none" w:sz="0" w:space="0" w:color="auto"/>
          </w:divBdr>
        </w:div>
        <w:div w:id="1978100968">
          <w:marLeft w:val="640"/>
          <w:marRight w:val="0"/>
          <w:marTop w:val="0"/>
          <w:marBottom w:val="0"/>
          <w:divBdr>
            <w:top w:val="none" w:sz="0" w:space="0" w:color="auto"/>
            <w:left w:val="none" w:sz="0" w:space="0" w:color="auto"/>
            <w:bottom w:val="none" w:sz="0" w:space="0" w:color="auto"/>
            <w:right w:val="none" w:sz="0" w:space="0" w:color="auto"/>
          </w:divBdr>
        </w:div>
        <w:div w:id="1549224623">
          <w:marLeft w:val="640"/>
          <w:marRight w:val="0"/>
          <w:marTop w:val="0"/>
          <w:marBottom w:val="0"/>
          <w:divBdr>
            <w:top w:val="none" w:sz="0" w:space="0" w:color="auto"/>
            <w:left w:val="none" w:sz="0" w:space="0" w:color="auto"/>
            <w:bottom w:val="none" w:sz="0" w:space="0" w:color="auto"/>
            <w:right w:val="none" w:sz="0" w:space="0" w:color="auto"/>
          </w:divBdr>
        </w:div>
        <w:div w:id="43719666">
          <w:marLeft w:val="640"/>
          <w:marRight w:val="0"/>
          <w:marTop w:val="0"/>
          <w:marBottom w:val="0"/>
          <w:divBdr>
            <w:top w:val="none" w:sz="0" w:space="0" w:color="auto"/>
            <w:left w:val="none" w:sz="0" w:space="0" w:color="auto"/>
            <w:bottom w:val="none" w:sz="0" w:space="0" w:color="auto"/>
            <w:right w:val="none" w:sz="0" w:space="0" w:color="auto"/>
          </w:divBdr>
        </w:div>
        <w:div w:id="188417476">
          <w:marLeft w:val="640"/>
          <w:marRight w:val="0"/>
          <w:marTop w:val="0"/>
          <w:marBottom w:val="0"/>
          <w:divBdr>
            <w:top w:val="none" w:sz="0" w:space="0" w:color="auto"/>
            <w:left w:val="none" w:sz="0" w:space="0" w:color="auto"/>
            <w:bottom w:val="none" w:sz="0" w:space="0" w:color="auto"/>
            <w:right w:val="none" w:sz="0" w:space="0" w:color="auto"/>
          </w:divBdr>
        </w:div>
        <w:div w:id="156188564">
          <w:marLeft w:val="640"/>
          <w:marRight w:val="0"/>
          <w:marTop w:val="0"/>
          <w:marBottom w:val="0"/>
          <w:divBdr>
            <w:top w:val="none" w:sz="0" w:space="0" w:color="auto"/>
            <w:left w:val="none" w:sz="0" w:space="0" w:color="auto"/>
            <w:bottom w:val="none" w:sz="0" w:space="0" w:color="auto"/>
            <w:right w:val="none" w:sz="0" w:space="0" w:color="auto"/>
          </w:divBdr>
        </w:div>
        <w:div w:id="1938244877">
          <w:marLeft w:val="640"/>
          <w:marRight w:val="0"/>
          <w:marTop w:val="0"/>
          <w:marBottom w:val="0"/>
          <w:divBdr>
            <w:top w:val="none" w:sz="0" w:space="0" w:color="auto"/>
            <w:left w:val="none" w:sz="0" w:space="0" w:color="auto"/>
            <w:bottom w:val="none" w:sz="0" w:space="0" w:color="auto"/>
            <w:right w:val="none" w:sz="0" w:space="0" w:color="auto"/>
          </w:divBdr>
        </w:div>
        <w:div w:id="1912620596">
          <w:marLeft w:val="640"/>
          <w:marRight w:val="0"/>
          <w:marTop w:val="0"/>
          <w:marBottom w:val="0"/>
          <w:divBdr>
            <w:top w:val="none" w:sz="0" w:space="0" w:color="auto"/>
            <w:left w:val="none" w:sz="0" w:space="0" w:color="auto"/>
            <w:bottom w:val="none" w:sz="0" w:space="0" w:color="auto"/>
            <w:right w:val="none" w:sz="0" w:space="0" w:color="auto"/>
          </w:divBdr>
        </w:div>
        <w:div w:id="1965647397">
          <w:marLeft w:val="640"/>
          <w:marRight w:val="0"/>
          <w:marTop w:val="0"/>
          <w:marBottom w:val="0"/>
          <w:divBdr>
            <w:top w:val="none" w:sz="0" w:space="0" w:color="auto"/>
            <w:left w:val="none" w:sz="0" w:space="0" w:color="auto"/>
            <w:bottom w:val="none" w:sz="0" w:space="0" w:color="auto"/>
            <w:right w:val="none" w:sz="0" w:space="0" w:color="auto"/>
          </w:divBdr>
        </w:div>
        <w:div w:id="1321233797">
          <w:marLeft w:val="640"/>
          <w:marRight w:val="0"/>
          <w:marTop w:val="0"/>
          <w:marBottom w:val="0"/>
          <w:divBdr>
            <w:top w:val="none" w:sz="0" w:space="0" w:color="auto"/>
            <w:left w:val="none" w:sz="0" w:space="0" w:color="auto"/>
            <w:bottom w:val="none" w:sz="0" w:space="0" w:color="auto"/>
            <w:right w:val="none" w:sz="0" w:space="0" w:color="auto"/>
          </w:divBdr>
        </w:div>
        <w:div w:id="874539568">
          <w:marLeft w:val="640"/>
          <w:marRight w:val="0"/>
          <w:marTop w:val="0"/>
          <w:marBottom w:val="0"/>
          <w:divBdr>
            <w:top w:val="none" w:sz="0" w:space="0" w:color="auto"/>
            <w:left w:val="none" w:sz="0" w:space="0" w:color="auto"/>
            <w:bottom w:val="none" w:sz="0" w:space="0" w:color="auto"/>
            <w:right w:val="none" w:sz="0" w:space="0" w:color="auto"/>
          </w:divBdr>
        </w:div>
        <w:div w:id="1669676812">
          <w:marLeft w:val="640"/>
          <w:marRight w:val="0"/>
          <w:marTop w:val="0"/>
          <w:marBottom w:val="0"/>
          <w:divBdr>
            <w:top w:val="none" w:sz="0" w:space="0" w:color="auto"/>
            <w:left w:val="none" w:sz="0" w:space="0" w:color="auto"/>
            <w:bottom w:val="none" w:sz="0" w:space="0" w:color="auto"/>
            <w:right w:val="none" w:sz="0" w:space="0" w:color="auto"/>
          </w:divBdr>
        </w:div>
        <w:div w:id="1197234839">
          <w:marLeft w:val="640"/>
          <w:marRight w:val="0"/>
          <w:marTop w:val="0"/>
          <w:marBottom w:val="0"/>
          <w:divBdr>
            <w:top w:val="none" w:sz="0" w:space="0" w:color="auto"/>
            <w:left w:val="none" w:sz="0" w:space="0" w:color="auto"/>
            <w:bottom w:val="none" w:sz="0" w:space="0" w:color="auto"/>
            <w:right w:val="none" w:sz="0" w:space="0" w:color="auto"/>
          </w:divBdr>
        </w:div>
        <w:div w:id="1096172188">
          <w:marLeft w:val="640"/>
          <w:marRight w:val="0"/>
          <w:marTop w:val="0"/>
          <w:marBottom w:val="0"/>
          <w:divBdr>
            <w:top w:val="none" w:sz="0" w:space="0" w:color="auto"/>
            <w:left w:val="none" w:sz="0" w:space="0" w:color="auto"/>
            <w:bottom w:val="none" w:sz="0" w:space="0" w:color="auto"/>
            <w:right w:val="none" w:sz="0" w:space="0" w:color="auto"/>
          </w:divBdr>
        </w:div>
        <w:div w:id="758411570">
          <w:marLeft w:val="640"/>
          <w:marRight w:val="0"/>
          <w:marTop w:val="0"/>
          <w:marBottom w:val="0"/>
          <w:divBdr>
            <w:top w:val="none" w:sz="0" w:space="0" w:color="auto"/>
            <w:left w:val="none" w:sz="0" w:space="0" w:color="auto"/>
            <w:bottom w:val="none" w:sz="0" w:space="0" w:color="auto"/>
            <w:right w:val="none" w:sz="0" w:space="0" w:color="auto"/>
          </w:divBdr>
        </w:div>
        <w:div w:id="556432145">
          <w:marLeft w:val="640"/>
          <w:marRight w:val="0"/>
          <w:marTop w:val="0"/>
          <w:marBottom w:val="0"/>
          <w:divBdr>
            <w:top w:val="none" w:sz="0" w:space="0" w:color="auto"/>
            <w:left w:val="none" w:sz="0" w:space="0" w:color="auto"/>
            <w:bottom w:val="none" w:sz="0" w:space="0" w:color="auto"/>
            <w:right w:val="none" w:sz="0" w:space="0" w:color="auto"/>
          </w:divBdr>
        </w:div>
        <w:div w:id="1447696051">
          <w:marLeft w:val="640"/>
          <w:marRight w:val="0"/>
          <w:marTop w:val="0"/>
          <w:marBottom w:val="0"/>
          <w:divBdr>
            <w:top w:val="none" w:sz="0" w:space="0" w:color="auto"/>
            <w:left w:val="none" w:sz="0" w:space="0" w:color="auto"/>
            <w:bottom w:val="none" w:sz="0" w:space="0" w:color="auto"/>
            <w:right w:val="none" w:sz="0" w:space="0" w:color="auto"/>
          </w:divBdr>
        </w:div>
        <w:div w:id="1554152560">
          <w:marLeft w:val="640"/>
          <w:marRight w:val="0"/>
          <w:marTop w:val="0"/>
          <w:marBottom w:val="0"/>
          <w:divBdr>
            <w:top w:val="none" w:sz="0" w:space="0" w:color="auto"/>
            <w:left w:val="none" w:sz="0" w:space="0" w:color="auto"/>
            <w:bottom w:val="none" w:sz="0" w:space="0" w:color="auto"/>
            <w:right w:val="none" w:sz="0" w:space="0" w:color="auto"/>
          </w:divBdr>
        </w:div>
        <w:div w:id="377973588">
          <w:marLeft w:val="640"/>
          <w:marRight w:val="0"/>
          <w:marTop w:val="0"/>
          <w:marBottom w:val="0"/>
          <w:divBdr>
            <w:top w:val="none" w:sz="0" w:space="0" w:color="auto"/>
            <w:left w:val="none" w:sz="0" w:space="0" w:color="auto"/>
            <w:bottom w:val="none" w:sz="0" w:space="0" w:color="auto"/>
            <w:right w:val="none" w:sz="0" w:space="0" w:color="auto"/>
          </w:divBdr>
        </w:div>
        <w:div w:id="1485512827">
          <w:marLeft w:val="640"/>
          <w:marRight w:val="0"/>
          <w:marTop w:val="0"/>
          <w:marBottom w:val="0"/>
          <w:divBdr>
            <w:top w:val="none" w:sz="0" w:space="0" w:color="auto"/>
            <w:left w:val="none" w:sz="0" w:space="0" w:color="auto"/>
            <w:bottom w:val="none" w:sz="0" w:space="0" w:color="auto"/>
            <w:right w:val="none" w:sz="0" w:space="0" w:color="auto"/>
          </w:divBdr>
        </w:div>
        <w:div w:id="1070735642">
          <w:marLeft w:val="640"/>
          <w:marRight w:val="0"/>
          <w:marTop w:val="0"/>
          <w:marBottom w:val="0"/>
          <w:divBdr>
            <w:top w:val="none" w:sz="0" w:space="0" w:color="auto"/>
            <w:left w:val="none" w:sz="0" w:space="0" w:color="auto"/>
            <w:bottom w:val="none" w:sz="0" w:space="0" w:color="auto"/>
            <w:right w:val="none" w:sz="0" w:space="0" w:color="auto"/>
          </w:divBdr>
        </w:div>
        <w:div w:id="900019333">
          <w:marLeft w:val="640"/>
          <w:marRight w:val="0"/>
          <w:marTop w:val="0"/>
          <w:marBottom w:val="0"/>
          <w:divBdr>
            <w:top w:val="none" w:sz="0" w:space="0" w:color="auto"/>
            <w:left w:val="none" w:sz="0" w:space="0" w:color="auto"/>
            <w:bottom w:val="none" w:sz="0" w:space="0" w:color="auto"/>
            <w:right w:val="none" w:sz="0" w:space="0" w:color="auto"/>
          </w:divBdr>
        </w:div>
        <w:div w:id="405107234">
          <w:marLeft w:val="640"/>
          <w:marRight w:val="0"/>
          <w:marTop w:val="0"/>
          <w:marBottom w:val="0"/>
          <w:divBdr>
            <w:top w:val="none" w:sz="0" w:space="0" w:color="auto"/>
            <w:left w:val="none" w:sz="0" w:space="0" w:color="auto"/>
            <w:bottom w:val="none" w:sz="0" w:space="0" w:color="auto"/>
            <w:right w:val="none" w:sz="0" w:space="0" w:color="auto"/>
          </w:divBdr>
        </w:div>
        <w:div w:id="416631210">
          <w:marLeft w:val="640"/>
          <w:marRight w:val="0"/>
          <w:marTop w:val="0"/>
          <w:marBottom w:val="0"/>
          <w:divBdr>
            <w:top w:val="none" w:sz="0" w:space="0" w:color="auto"/>
            <w:left w:val="none" w:sz="0" w:space="0" w:color="auto"/>
            <w:bottom w:val="none" w:sz="0" w:space="0" w:color="auto"/>
            <w:right w:val="none" w:sz="0" w:space="0" w:color="auto"/>
          </w:divBdr>
        </w:div>
        <w:div w:id="2079089201">
          <w:marLeft w:val="640"/>
          <w:marRight w:val="0"/>
          <w:marTop w:val="0"/>
          <w:marBottom w:val="0"/>
          <w:divBdr>
            <w:top w:val="none" w:sz="0" w:space="0" w:color="auto"/>
            <w:left w:val="none" w:sz="0" w:space="0" w:color="auto"/>
            <w:bottom w:val="none" w:sz="0" w:space="0" w:color="auto"/>
            <w:right w:val="none" w:sz="0" w:space="0" w:color="auto"/>
          </w:divBdr>
        </w:div>
      </w:divsChild>
    </w:div>
    <w:div w:id="1402748347">
      <w:bodyDiv w:val="1"/>
      <w:marLeft w:val="0"/>
      <w:marRight w:val="0"/>
      <w:marTop w:val="0"/>
      <w:marBottom w:val="0"/>
      <w:divBdr>
        <w:top w:val="none" w:sz="0" w:space="0" w:color="auto"/>
        <w:left w:val="none" w:sz="0" w:space="0" w:color="auto"/>
        <w:bottom w:val="none" w:sz="0" w:space="0" w:color="auto"/>
        <w:right w:val="none" w:sz="0" w:space="0" w:color="auto"/>
      </w:divBdr>
    </w:div>
    <w:div w:id="1406611199">
      <w:marLeft w:val="0"/>
      <w:marRight w:val="0"/>
      <w:marTop w:val="0"/>
      <w:marBottom w:val="0"/>
      <w:divBdr>
        <w:top w:val="none" w:sz="0" w:space="0" w:color="auto"/>
        <w:left w:val="none" w:sz="0" w:space="0" w:color="auto"/>
        <w:bottom w:val="none" w:sz="0" w:space="0" w:color="auto"/>
        <w:right w:val="none" w:sz="0" w:space="0" w:color="auto"/>
      </w:divBdr>
    </w:div>
    <w:div w:id="1407604010">
      <w:marLeft w:val="0"/>
      <w:marRight w:val="0"/>
      <w:marTop w:val="0"/>
      <w:marBottom w:val="0"/>
      <w:divBdr>
        <w:top w:val="none" w:sz="0" w:space="0" w:color="auto"/>
        <w:left w:val="none" w:sz="0" w:space="0" w:color="auto"/>
        <w:bottom w:val="none" w:sz="0" w:space="0" w:color="auto"/>
        <w:right w:val="none" w:sz="0" w:space="0" w:color="auto"/>
      </w:divBdr>
    </w:div>
    <w:div w:id="1407874619">
      <w:bodyDiv w:val="1"/>
      <w:marLeft w:val="0"/>
      <w:marRight w:val="0"/>
      <w:marTop w:val="0"/>
      <w:marBottom w:val="0"/>
      <w:divBdr>
        <w:top w:val="none" w:sz="0" w:space="0" w:color="auto"/>
        <w:left w:val="none" w:sz="0" w:space="0" w:color="auto"/>
        <w:bottom w:val="none" w:sz="0" w:space="0" w:color="auto"/>
        <w:right w:val="none" w:sz="0" w:space="0" w:color="auto"/>
      </w:divBdr>
      <w:divsChild>
        <w:div w:id="37435117">
          <w:marLeft w:val="640"/>
          <w:marRight w:val="0"/>
          <w:marTop w:val="0"/>
          <w:marBottom w:val="0"/>
          <w:divBdr>
            <w:top w:val="none" w:sz="0" w:space="0" w:color="auto"/>
            <w:left w:val="none" w:sz="0" w:space="0" w:color="auto"/>
            <w:bottom w:val="none" w:sz="0" w:space="0" w:color="auto"/>
            <w:right w:val="none" w:sz="0" w:space="0" w:color="auto"/>
          </w:divBdr>
        </w:div>
        <w:div w:id="47414904">
          <w:marLeft w:val="640"/>
          <w:marRight w:val="0"/>
          <w:marTop w:val="0"/>
          <w:marBottom w:val="0"/>
          <w:divBdr>
            <w:top w:val="none" w:sz="0" w:space="0" w:color="auto"/>
            <w:left w:val="none" w:sz="0" w:space="0" w:color="auto"/>
            <w:bottom w:val="none" w:sz="0" w:space="0" w:color="auto"/>
            <w:right w:val="none" w:sz="0" w:space="0" w:color="auto"/>
          </w:divBdr>
        </w:div>
        <w:div w:id="68843192">
          <w:marLeft w:val="640"/>
          <w:marRight w:val="0"/>
          <w:marTop w:val="0"/>
          <w:marBottom w:val="0"/>
          <w:divBdr>
            <w:top w:val="none" w:sz="0" w:space="0" w:color="auto"/>
            <w:left w:val="none" w:sz="0" w:space="0" w:color="auto"/>
            <w:bottom w:val="none" w:sz="0" w:space="0" w:color="auto"/>
            <w:right w:val="none" w:sz="0" w:space="0" w:color="auto"/>
          </w:divBdr>
        </w:div>
        <w:div w:id="71895433">
          <w:marLeft w:val="640"/>
          <w:marRight w:val="0"/>
          <w:marTop w:val="0"/>
          <w:marBottom w:val="0"/>
          <w:divBdr>
            <w:top w:val="none" w:sz="0" w:space="0" w:color="auto"/>
            <w:left w:val="none" w:sz="0" w:space="0" w:color="auto"/>
            <w:bottom w:val="none" w:sz="0" w:space="0" w:color="auto"/>
            <w:right w:val="none" w:sz="0" w:space="0" w:color="auto"/>
          </w:divBdr>
        </w:div>
        <w:div w:id="81535338">
          <w:marLeft w:val="640"/>
          <w:marRight w:val="0"/>
          <w:marTop w:val="0"/>
          <w:marBottom w:val="0"/>
          <w:divBdr>
            <w:top w:val="none" w:sz="0" w:space="0" w:color="auto"/>
            <w:left w:val="none" w:sz="0" w:space="0" w:color="auto"/>
            <w:bottom w:val="none" w:sz="0" w:space="0" w:color="auto"/>
            <w:right w:val="none" w:sz="0" w:space="0" w:color="auto"/>
          </w:divBdr>
        </w:div>
        <w:div w:id="156264480">
          <w:marLeft w:val="640"/>
          <w:marRight w:val="0"/>
          <w:marTop w:val="0"/>
          <w:marBottom w:val="0"/>
          <w:divBdr>
            <w:top w:val="none" w:sz="0" w:space="0" w:color="auto"/>
            <w:left w:val="none" w:sz="0" w:space="0" w:color="auto"/>
            <w:bottom w:val="none" w:sz="0" w:space="0" w:color="auto"/>
            <w:right w:val="none" w:sz="0" w:space="0" w:color="auto"/>
          </w:divBdr>
        </w:div>
        <w:div w:id="163906600">
          <w:marLeft w:val="640"/>
          <w:marRight w:val="0"/>
          <w:marTop w:val="0"/>
          <w:marBottom w:val="0"/>
          <w:divBdr>
            <w:top w:val="none" w:sz="0" w:space="0" w:color="auto"/>
            <w:left w:val="none" w:sz="0" w:space="0" w:color="auto"/>
            <w:bottom w:val="none" w:sz="0" w:space="0" w:color="auto"/>
            <w:right w:val="none" w:sz="0" w:space="0" w:color="auto"/>
          </w:divBdr>
        </w:div>
        <w:div w:id="165369655">
          <w:marLeft w:val="640"/>
          <w:marRight w:val="0"/>
          <w:marTop w:val="0"/>
          <w:marBottom w:val="0"/>
          <w:divBdr>
            <w:top w:val="none" w:sz="0" w:space="0" w:color="auto"/>
            <w:left w:val="none" w:sz="0" w:space="0" w:color="auto"/>
            <w:bottom w:val="none" w:sz="0" w:space="0" w:color="auto"/>
            <w:right w:val="none" w:sz="0" w:space="0" w:color="auto"/>
          </w:divBdr>
        </w:div>
        <w:div w:id="201479394">
          <w:marLeft w:val="640"/>
          <w:marRight w:val="0"/>
          <w:marTop w:val="0"/>
          <w:marBottom w:val="0"/>
          <w:divBdr>
            <w:top w:val="none" w:sz="0" w:space="0" w:color="auto"/>
            <w:left w:val="none" w:sz="0" w:space="0" w:color="auto"/>
            <w:bottom w:val="none" w:sz="0" w:space="0" w:color="auto"/>
            <w:right w:val="none" w:sz="0" w:space="0" w:color="auto"/>
          </w:divBdr>
        </w:div>
        <w:div w:id="218171855">
          <w:marLeft w:val="640"/>
          <w:marRight w:val="0"/>
          <w:marTop w:val="0"/>
          <w:marBottom w:val="0"/>
          <w:divBdr>
            <w:top w:val="none" w:sz="0" w:space="0" w:color="auto"/>
            <w:left w:val="none" w:sz="0" w:space="0" w:color="auto"/>
            <w:bottom w:val="none" w:sz="0" w:space="0" w:color="auto"/>
            <w:right w:val="none" w:sz="0" w:space="0" w:color="auto"/>
          </w:divBdr>
        </w:div>
        <w:div w:id="231551706">
          <w:marLeft w:val="640"/>
          <w:marRight w:val="0"/>
          <w:marTop w:val="0"/>
          <w:marBottom w:val="0"/>
          <w:divBdr>
            <w:top w:val="none" w:sz="0" w:space="0" w:color="auto"/>
            <w:left w:val="none" w:sz="0" w:space="0" w:color="auto"/>
            <w:bottom w:val="none" w:sz="0" w:space="0" w:color="auto"/>
            <w:right w:val="none" w:sz="0" w:space="0" w:color="auto"/>
          </w:divBdr>
        </w:div>
        <w:div w:id="310332852">
          <w:marLeft w:val="640"/>
          <w:marRight w:val="0"/>
          <w:marTop w:val="0"/>
          <w:marBottom w:val="0"/>
          <w:divBdr>
            <w:top w:val="none" w:sz="0" w:space="0" w:color="auto"/>
            <w:left w:val="none" w:sz="0" w:space="0" w:color="auto"/>
            <w:bottom w:val="none" w:sz="0" w:space="0" w:color="auto"/>
            <w:right w:val="none" w:sz="0" w:space="0" w:color="auto"/>
          </w:divBdr>
        </w:div>
        <w:div w:id="347217107">
          <w:marLeft w:val="640"/>
          <w:marRight w:val="0"/>
          <w:marTop w:val="0"/>
          <w:marBottom w:val="0"/>
          <w:divBdr>
            <w:top w:val="none" w:sz="0" w:space="0" w:color="auto"/>
            <w:left w:val="none" w:sz="0" w:space="0" w:color="auto"/>
            <w:bottom w:val="none" w:sz="0" w:space="0" w:color="auto"/>
            <w:right w:val="none" w:sz="0" w:space="0" w:color="auto"/>
          </w:divBdr>
        </w:div>
        <w:div w:id="423041274">
          <w:marLeft w:val="640"/>
          <w:marRight w:val="0"/>
          <w:marTop w:val="0"/>
          <w:marBottom w:val="0"/>
          <w:divBdr>
            <w:top w:val="none" w:sz="0" w:space="0" w:color="auto"/>
            <w:left w:val="none" w:sz="0" w:space="0" w:color="auto"/>
            <w:bottom w:val="none" w:sz="0" w:space="0" w:color="auto"/>
            <w:right w:val="none" w:sz="0" w:space="0" w:color="auto"/>
          </w:divBdr>
        </w:div>
        <w:div w:id="480269077">
          <w:marLeft w:val="640"/>
          <w:marRight w:val="0"/>
          <w:marTop w:val="0"/>
          <w:marBottom w:val="0"/>
          <w:divBdr>
            <w:top w:val="none" w:sz="0" w:space="0" w:color="auto"/>
            <w:left w:val="none" w:sz="0" w:space="0" w:color="auto"/>
            <w:bottom w:val="none" w:sz="0" w:space="0" w:color="auto"/>
            <w:right w:val="none" w:sz="0" w:space="0" w:color="auto"/>
          </w:divBdr>
        </w:div>
        <w:div w:id="587732169">
          <w:marLeft w:val="640"/>
          <w:marRight w:val="0"/>
          <w:marTop w:val="0"/>
          <w:marBottom w:val="0"/>
          <w:divBdr>
            <w:top w:val="none" w:sz="0" w:space="0" w:color="auto"/>
            <w:left w:val="none" w:sz="0" w:space="0" w:color="auto"/>
            <w:bottom w:val="none" w:sz="0" w:space="0" w:color="auto"/>
            <w:right w:val="none" w:sz="0" w:space="0" w:color="auto"/>
          </w:divBdr>
        </w:div>
        <w:div w:id="659381239">
          <w:marLeft w:val="640"/>
          <w:marRight w:val="0"/>
          <w:marTop w:val="0"/>
          <w:marBottom w:val="0"/>
          <w:divBdr>
            <w:top w:val="none" w:sz="0" w:space="0" w:color="auto"/>
            <w:left w:val="none" w:sz="0" w:space="0" w:color="auto"/>
            <w:bottom w:val="none" w:sz="0" w:space="0" w:color="auto"/>
            <w:right w:val="none" w:sz="0" w:space="0" w:color="auto"/>
          </w:divBdr>
        </w:div>
        <w:div w:id="788400336">
          <w:marLeft w:val="640"/>
          <w:marRight w:val="0"/>
          <w:marTop w:val="0"/>
          <w:marBottom w:val="0"/>
          <w:divBdr>
            <w:top w:val="none" w:sz="0" w:space="0" w:color="auto"/>
            <w:left w:val="none" w:sz="0" w:space="0" w:color="auto"/>
            <w:bottom w:val="none" w:sz="0" w:space="0" w:color="auto"/>
            <w:right w:val="none" w:sz="0" w:space="0" w:color="auto"/>
          </w:divBdr>
        </w:div>
        <w:div w:id="845632796">
          <w:marLeft w:val="640"/>
          <w:marRight w:val="0"/>
          <w:marTop w:val="0"/>
          <w:marBottom w:val="0"/>
          <w:divBdr>
            <w:top w:val="none" w:sz="0" w:space="0" w:color="auto"/>
            <w:left w:val="none" w:sz="0" w:space="0" w:color="auto"/>
            <w:bottom w:val="none" w:sz="0" w:space="0" w:color="auto"/>
            <w:right w:val="none" w:sz="0" w:space="0" w:color="auto"/>
          </w:divBdr>
        </w:div>
        <w:div w:id="895434470">
          <w:marLeft w:val="640"/>
          <w:marRight w:val="0"/>
          <w:marTop w:val="0"/>
          <w:marBottom w:val="0"/>
          <w:divBdr>
            <w:top w:val="none" w:sz="0" w:space="0" w:color="auto"/>
            <w:left w:val="none" w:sz="0" w:space="0" w:color="auto"/>
            <w:bottom w:val="none" w:sz="0" w:space="0" w:color="auto"/>
            <w:right w:val="none" w:sz="0" w:space="0" w:color="auto"/>
          </w:divBdr>
        </w:div>
        <w:div w:id="916405323">
          <w:marLeft w:val="640"/>
          <w:marRight w:val="0"/>
          <w:marTop w:val="0"/>
          <w:marBottom w:val="0"/>
          <w:divBdr>
            <w:top w:val="none" w:sz="0" w:space="0" w:color="auto"/>
            <w:left w:val="none" w:sz="0" w:space="0" w:color="auto"/>
            <w:bottom w:val="none" w:sz="0" w:space="0" w:color="auto"/>
            <w:right w:val="none" w:sz="0" w:space="0" w:color="auto"/>
          </w:divBdr>
        </w:div>
        <w:div w:id="918564011">
          <w:marLeft w:val="640"/>
          <w:marRight w:val="0"/>
          <w:marTop w:val="0"/>
          <w:marBottom w:val="0"/>
          <w:divBdr>
            <w:top w:val="none" w:sz="0" w:space="0" w:color="auto"/>
            <w:left w:val="none" w:sz="0" w:space="0" w:color="auto"/>
            <w:bottom w:val="none" w:sz="0" w:space="0" w:color="auto"/>
            <w:right w:val="none" w:sz="0" w:space="0" w:color="auto"/>
          </w:divBdr>
        </w:div>
        <w:div w:id="933435740">
          <w:marLeft w:val="640"/>
          <w:marRight w:val="0"/>
          <w:marTop w:val="0"/>
          <w:marBottom w:val="0"/>
          <w:divBdr>
            <w:top w:val="none" w:sz="0" w:space="0" w:color="auto"/>
            <w:left w:val="none" w:sz="0" w:space="0" w:color="auto"/>
            <w:bottom w:val="none" w:sz="0" w:space="0" w:color="auto"/>
            <w:right w:val="none" w:sz="0" w:space="0" w:color="auto"/>
          </w:divBdr>
        </w:div>
        <w:div w:id="937252510">
          <w:marLeft w:val="640"/>
          <w:marRight w:val="0"/>
          <w:marTop w:val="0"/>
          <w:marBottom w:val="0"/>
          <w:divBdr>
            <w:top w:val="none" w:sz="0" w:space="0" w:color="auto"/>
            <w:left w:val="none" w:sz="0" w:space="0" w:color="auto"/>
            <w:bottom w:val="none" w:sz="0" w:space="0" w:color="auto"/>
            <w:right w:val="none" w:sz="0" w:space="0" w:color="auto"/>
          </w:divBdr>
        </w:div>
        <w:div w:id="1049887511">
          <w:marLeft w:val="640"/>
          <w:marRight w:val="0"/>
          <w:marTop w:val="0"/>
          <w:marBottom w:val="0"/>
          <w:divBdr>
            <w:top w:val="none" w:sz="0" w:space="0" w:color="auto"/>
            <w:left w:val="none" w:sz="0" w:space="0" w:color="auto"/>
            <w:bottom w:val="none" w:sz="0" w:space="0" w:color="auto"/>
            <w:right w:val="none" w:sz="0" w:space="0" w:color="auto"/>
          </w:divBdr>
        </w:div>
        <w:div w:id="1211839727">
          <w:marLeft w:val="640"/>
          <w:marRight w:val="0"/>
          <w:marTop w:val="0"/>
          <w:marBottom w:val="0"/>
          <w:divBdr>
            <w:top w:val="none" w:sz="0" w:space="0" w:color="auto"/>
            <w:left w:val="none" w:sz="0" w:space="0" w:color="auto"/>
            <w:bottom w:val="none" w:sz="0" w:space="0" w:color="auto"/>
            <w:right w:val="none" w:sz="0" w:space="0" w:color="auto"/>
          </w:divBdr>
        </w:div>
        <w:div w:id="1282035681">
          <w:marLeft w:val="640"/>
          <w:marRight w:val="0"/>
          <w:marTop w:val="0"/>
          <w:marBottom w:val="0"/>
          <w:divBdr>
            <w:top w:val="none" w:sz="0" w:space="0" w:color="auto"/>
            <w:left w:val="none" w:sz="0" w:space="0" w:color="auto"/>
            <w:bottom w:val="none" w:sz="0" w:space="0" w:color="auto"/>
            <w:right w:val="none" w:sz="0" w:space="0" w:color="auto"/>
          </w:divBdr>
        </w:div>
        <w:div w:id="1287194669">
          <w:marLeft w:val="640"/>
          <w:marRight w:val="0"/>
          <w:marTop w:val="0"/>
          <w:marBottom w:val="0"/>
          <w:divBdr>
            <w:top w:val="none" w:sz="0" w:space="0" w:color="auto"/>
            <w:left w:val="none" w:sz="0" w:space="0" w:color="auto"/>
            <w:bottom w:val="none" w:sz="0" w:space="0" w:color="auto"/>
            <w:right w:val="none" w:sz="0" w:space="0" w:color="auto"/>
          </w:divBdr>
        </w:div>
        <w:div w:id="1405377436">
          <w:marLeft w:val="640"/>
          <w:marRight w:val="0"/>
          <w:marTop w:val="0"/>
          <w:marBottom w:val="0"/>
          <w:divBdr>
            <w:top w:val="none" w:sz="0" w:space="0" w:color="auto"/>
            <w:left w:val="none" w:sz="0" w:space="0" w:color="auto"/>
            <w:bottom w:val="none" w:sz="0" w:space="0" w:color="auto"/>
            <w:right w:val="none" w:sz="0" w:space="0" w:color="auto"/>
          </w:divBdr>
        </w:div>
        <w:div w:id="1469662683">
          <w:marLeft w:val="640"/>
          <w:marRight w:val="0"/>
          <w:marTop w:val="0"/>
          <w:marBottom w:val="0"/>
          <w:divBdr>
            <w:top w:val="none" w:sz="0" w:space="0" w:color="auto"/>
            <w:left w:val="none" w:sz="0" w:space="0" w:color="auto"/>
            <w:bottom w:val="none" w:sz="0" w:space="0" w:color="auto"/>
            <w:right w:val="none" w:sz="0" w:space="0" w:color="auto"/>
          </w:divBdr>
        </w:div>
        <w:div w:id="1526404633">
          <w:marLeft w:val="640"/>
          <w:marRight w:val="0"/>
          <w:marTop w:val="0"/>
          <w:marBottom w:val="0"/>
          <w:divBdr>
            <w:top w:val="none" w:sz="0" w:space="0" w:color="auto"/>
            <w:left w:val="none" w:sz="0" w:space="0" w:color="auto"/>
            <w:bottom w:val="none" w:sz="0" w:space="0" w:color="auto"/>
            <w:right w:val="none" w:sz="0" w:space="0" w:color="auto"/>
          </w:divBdr>
        </w:div>
        <w:div w:id="1538347617">
          <w:marLeft w:val="640"/>
          <w:marRight w:val="0"/>
          <w:marTop w:val="0"/>
          <w:marBottom w:val="0"/>
          <w:divBdr>
            <w:top w:val="none" w:sz="0" w:space="0" w:color="auto"/>
            <w:left w:val="none" w:sz="0" w:space="0" w:color="auto"/>
            <w:bottom w:val="none" w:sz="0" w:space="0" w:color="auto"/>
            <w:right w:val="none" w:sz="0" w:space="0" w:color="auto"/>
          </w:divBdr>
        </w:div>
        <w:div w:id="1604803126">
          <w:marLeft w:val="640"/>
          <w:marRight w:val="0"/>
          <w:marTop w:val="0"/>
          <w:marBottom w:val="0"/>
          <w:divBdr>
            <w:top w:val="none" w:sz="0" w:space="0" w:color="auto"/>
            <w:left w:val="none" w:sz="0" w:space="0" w:color="auto"/>
            <w:bottom w:val="none" w:sz="0" w:space="0" w:color="auto"/>
            <w:right w:val="none" w:sz="0" w:space="0" w:color="auto"/>
          </w:divBdr>
        </w:div>
        <w:div w:id="1616710163">
          <w:marLeft w:val="640"/>
          <w:marRight w:val="0"/>
          <w:marTop w:val="0"/>
          <w:marBottom w:val="0"/>
          <w:divBdr>
            <w:top w:val="none" w:sz="0" w:space="0" w:color="auto"/>
            <w:left w:val="none" w:sz="0" w:space="0" w:color="auto"/>
            <w:bottom w:val="none" w:sz="0" w:space="0" w:color="auto"/>
            <w:right w:val="none" w:sz="0" w:space="0" w:color="auto"/>
          </w:divBdr>
        </w:div>
        <w:div w:id="1629311466">
          <w:marLeft w:val="640"/>
          <w:marRight w:val="0"/>
          <w:marTop w:val="0"/>
          <w:marBottom w:val="0"/>
          <w:divBdr>
            <w:top w:val="none" w:sz="0" w:space="0" w:color="auto"/>
            <w:left w:val="none" w:sz="0" w:space="0" w:color="auto"/>
            <w:bottom w:val="none" w:sz="0" w:space="0" w:color="auto"/>
            <w:right w:val="none" w:sz="0" w:space="0" w:color="auto"/>
          </w:divBdr>
        </w:div>
        <w:div w:id="1639140876">
          <w:marLeft w:val="640"/>
          <w:marRight w:val="0"/>
          <w:marTop w:val="0"/>
          <w:marBottom w:val="0"/>
          <w:divBdr>
            <w:top w:val="none" w:sz="0" w:space="0" w:color="auto"/>
            <w:left w:val="none" w:sz="0" w:space="0" w:color="auto"/>
            <w:bottom w:val="none" w:sz="0" w:space="0" w:color="auto"/>
            <w:right w:val="none" w:sz="0" w:space="0" w:color="auto"/>
          </w:divBdr>
        </w:div>
        <w:div w:id="1907764582">
          <w:marLeft w:val="640"/>
          <w:marRight w:val="0"/>
          <w:marTop w:val="0"/>
          <w:marBottom w:val="0"/>
          <w:divBdr>
            <w:top w:val="none" w:sz="0" w:space="0" w:color="auto"/>
            <w:left w:val="none" w:sz="0" w:space="0" w:color="auto"/>
            <w:bottom w:val="none" w:sz="0" w:space="0" w:color="auto"/>
            <w:right w:val="none" w:sz="0" w:space="0" w:color="auto"/>
          </w:divBdr>
        </w:div>
        <w:div w:id="1945261405">
          <w:marLeft w:val="640"/>
          <w:marRight w:val="0"/>
          <w:marTop w:val="0"/>
          <w:marBottom w:val="0"/>
          <w:divBdr>
            <w:top w:val="none" w:sz="0" w:space="0" w:color="auto"/>
            <w:left w:val="none" w:sz="0" w:space="0" w:color="auto"/>
            <w:bottom w:val="none" w:sz="0" w:space="0" w:color="auto"/>
            <w:right w:val="none" w:sz="0" w:space="0" w:color="auto"/>
          </w:divBdr>
        </w:div>
        <w:div w:id="1962109913">
          <w:marLeft w:val="640"/>
          <w:marRight w:val="0"/>
          <w:marTop w:val="0"/>
          <w:marBottom w:val="0"/>
          <w:divBdr>
            <w:top w:val="none" w:sz="0" w:space="0" w:color="auto"/>
            <w:left w:val="none" w:sz="0" w:space="0" w:color="auto"/>
            <w:bottom w:val="none" w:sz="0" w:space="0" w:color="auto"/>
            <w:right w:val="none" w:sz="0" w:space="0" w:color="auto"/>
          </w:divBdr>
        </w:div>
        <w:div w:id="2007710240">
          <w:marLeft w:val="640"/>
          <w:marRight w:val="0"/>
          <w:marTop w:val="0"/>
          <w:marBottom w:val="0"/>
          <w:divBdr>
            <w:top w:val="none" w:sz="0" w:space="0" w:color="auto"/>
            <w:left w:val="none" w:sz="0" w:space="0" w:color="auto"/>
            <w:bottom w:val="none" w:sz="0" w:space="0" w:color="auto"/>
            <w:right w:val="none" w:sz="0" w:space="0" w:color="auto"/>
          </w:divBdr>
        </w:div>
        <w:div w:id="2055034479">
          <w:marLeft w:val="640"/>
          <w:marRight w:val="0"/>
          <w:marTop w:val="0"/>
          <w:marBottom w:val="0"/>
          <w:divBdr>
            <w:top w:val="none" w:sz="0" w:space="0" w:color="auto"/>
            <w:left w:val="none" w:sz="0" w:space="0" w:color="auto"/>
            <w:bottom w:val="none" w:sz="0" w:space="0" w:color="auto"/>
            <w:right w:val="none" w:sz="0" w:space="0" w:color="auto"/>
          </w:divBdr>
        </w:div>
        <w:div w:id="2097437721">
          <w:marLeft w:val="640"/>
          <w:marRight w:val="0"/>
          <w:marTop w:val="0"/>
          <w:marBottom w:val="0"/>
          <w:divBdr>
            <w:top w:val="none" w:sz="0" w:space="0" w:color="auto"/>
            <w:left w:val="none" w:sz="0" w:space="0" w:color="auto"/>
            <w:bottom w:val="none" w:sz="0" w:space="0" w:color="auto"/>
            <w:right w:val="none" w:sz="0" w:space="0" w:color="auto"/>
          </w:divBdr>
        </w:div>
        <w:div w:id="2107143534">
          <w:marLeft w:val="640"/>
          <w:marRight w:val="0"/>
          <w:marTop w:val="0"/>
          <w:marBottom w:val="0"/>
          <w:divBdr>
            <w:top w:val="none" w:sz="0" w:space="0" w:color="auto"/>
            <w:left w:val="none" w:sz="0" w:space="0" w:color="auto"/>
            <w:bottom w:val="none" w:sz="0" w:space="0" w:color="auto"/>
            <w:right w:val="none" w:sz="0" w:space="0" w:color="auto"/>
          </w:divBdr>
        </w:div>
      </w:divsChild>
    </w:div>
    <w:div w:id="1408186296">
      <w:marLeft w:val="0"/>
      <w:marRight w:val="0"/>
      <w:marTop w:val="0"/>
      <w:marBottom w:val="0"/>
      <w:divBdr>
        <w:top w:val="none" w:sz="0" w:space="0" w:color="auto"/>
        <w:left w:val="none" w:sz="0" w:space="0" w:color="auto"/>
        <w:bottom w:val="none" w:sz="0" w:space="0" w:color="auto"/>
        <w:right w:val="none" w:sz="0" w:space="0" w:color="auto"/>
      </w:divBdr>
    </w:div>
    <w:div w:id="1409960153">
      <w:marLeft w:val="0"/>
      <w:marRight w:val="0"/>
      <w:marTop w:val="0"/>
      <w:marBottom w:val="0"/>
      <w:divBdr>
        <w:top w:val="none" w:sz="0" w:space="0" w:color="auto"/>
        <w:left w:val="none" w:sz="0" w:space="0" w:color="auto"/>
        <w:bottom w:val="none" w:sz="0" w:space="0" w:color="auto"/>
        <w:right w:val="none" w:sz="0" w:space="0" w:color="auto"/>
      </w:divBdr>
    </w:div>
    <w:div w:id="1413510494">
      <w:bodyDiv w:val="1"/>
      <w:marLeft w:val="0"/>
      <w:marRight w:val="0"/>
      <w:marTop w:val="0"/>
      <w:marBottom w:val="0"/>
      <w:divBdr>
        <w:top w:val="none" w:sz="0" w:space="0" w:color="auto"/>
        <w:left w:val="none" w:sz="0" w:space="0" w:color="auto"/>
        <w:bottom w:val="none" w:sz="0" w:space="0" w:color="auto"/>
        <w:right w:val="none" w:sz="0" w:space="0" w:color="auto"/>
      </w:divBdr>
      <w:divsChild>
        <w:div w:id="99418218">
          <w:marLeft w:val="640"/>
          <w:marRight w:val="0"/>
          <w:marTop w:val="0"/>
          <w:marBottom w:val="0"/>
          <w:divBdr>
            <w:top w:val="none" w:sz="0" w:space="0" w:color="auto"/>
            <w:left w:val="none" w:sz="0" w:space="0" w:color="auto"/>
            <w:bottom w:val="none" w:sz="0" w:space="0" w:color="auto"/>
            <w:right w:val="none" w:sz="0" w:space="0" w:color="auto"/>
          </w:divBdr>
        </w:div>
        <w:div w:id="323313690">
          <w:marLeft w:val="640"/>
          <w:marRight w:val="0"/>
          <w:marTop w:val="0"/>
          <w:marBottom w:val="0"/>
          <w:divBdr>
            <w:top w:val="none" w:sz="0" w:space="0" w:color="auto"/>
            <w:left w:val="none" w:sz="0" w:space="0" w:color="auto"/>
            <w:bottom w:val="none" w:sz="0" w:space="0" w:color="auto"/>
            <w:right w:val="none" w:sz="0" w:space="0" w:color="auto"/>
          </w:divBdr>
        </w:div>
        <w:div w:id="417406665">
          <w:marLeft w:val="640"/>
          <w:marRight w:val="0"/>
          <w:marTop w:val="0"/>
          <w:marBottom w:val="0"/>
          <w:divBdr>
            <w:top w:val="none" w:sz="0" w:space="0" w:color="auto"/>
            <w:left w:val="none" w:sz="0" w:space="0" w:color="auto"/>
            <w:bottom w:val="none" w:sz="0" w:space="0" w:color="auto"/>
            <w:right w:val="none" w:sz="0" w:space="0" w:color="auto"/>
          </w:divBdr>
        </w:div>
        <w:div w:id="511455288">
          <w:marLeft w:val="640"/>
          <w:marRight w:val="0"/>
          <w:marTop w:val="0"/>
          <w:marBottom w:val="0"/>
          <w:divBdr>
            <w:top w:val="none" w:sz="0" w:space="0" w:color="auto"/>
            <w:left w:val="none" w:sz="0" w:space="0" w:color="auto"/>
            <w:bottom w:val="none" w:sz="0" w:space="0" w:color="auto"/>
            <w:right w:val="none" w:sz="0" w:space="0" w:color="auto"/>
          </w:divBdr>
        </w:div>
        <w:div w:id="559481396">
          <w:marLeft w:val="640"/>
          <w:marRight w:val="0"/>
          <w:marTop w:val="0"/>
          <w:marBottom w:val="0"/>
          <w:divBdr>
            <w:top w:val="none" w:sz="0" w:space="0" w:color="auto"/>
            <w:left w:val="none" w:sz="0" w:space="0" w:color="auto"/>
            <w:bottom w:val="none" w:sz="0" w:space="0" w:color="auto"/>
            <w:right w:val="none" w:sz="0" w:space="0" w:color="auto"/>
          </w:divBdr>
        </w:div>
        <w:div w:id="576787925">
          <w:marLeft w:val="640"/>
          <w:marRight w:val="0"/>
          <w:marTop w:val="0"/>
          <w:marBottom w:val="0"/>
          <w:divBdr>
            <w:top w:val="none" w:sz="0" w:space="0" w:color="auto"/>
            <w:left w:val="none" w:sz="0" w:space="0" w:color="auto"/>
            <w:bottom w:val="none" w:sz="0" w:space="0" w:color="auto"/>
            <w:right w:val="none" w:sz="0" w:space="0" w:color="auto"/>
          </w:divBdr>
        </w:div>
        <w:div w:id="623268188">
          <w:marLeft w:val="640"/>
          <w:marRight w:val="0"/>
          <w:marTop w:val="0"/>
          <w:marBottom w:val="0"/>
          <w:divBdr>
            <w:top w:val="none" w:sz="0" w:space="0" w:color="auto"/>
            <w:left w:val="none" w:sz="0" w:space="0" w:color="auto"/>
            <w:bottom w:val="none" w:sz="0" w:space="0" w:color="auto"/>
            <w:right w:val="none" w:sz="0" w:space="0" w:color="auto"/>
          </w:divBdr>
        </w:div>
        <w:div w:id="665743231">
          <w:marLeft w:val="640"/>
          <w:marRight w:val="0"/>
          <w:marTop w:val="0"/>
          <w:marBottom w:val="0"/>
          <w:divBdr>
            <w:top w:val="none" w:sz="0" w:space="0" w:color="auto"/>
            <w:left w:val="none" w:sz="0" w:space="0" w:color="auto"/>
            <w:bottom w:val="none" w:sz="0" w:space="0" w:color="auto"/>
            <w:right w:val="none" w:sz="0" w:space="0" w:color="auto"/>
          </w:divBdr>
        </w:div>
        <w:div w:id="701519393">
          <w:marLeft w:val="640"/>
          <w:marRight w:val="0"/>
          <w:marTop w:val="0"/>
          <w:marBottom w:val="0"/>
          <w:divBdr>
            <w:top w:val="none" w:sz="0" w:space="0" w:color="auto"/>
            <w:left w:val="none" w:sz="0" w:space="0" w:color="auto"/>
            <w:bottom w:val="none" w:sz="0" w:space="0" w:color="auto"/>
            <w:right w:val="none" w:sz="0" w:space="0" w:color="auto"/>
          </w:divBdr>
        </w:div>
        <w:div w:id="858743098">
          <w:marLeft w:val="640"/>
          <w:marRight w:val="0"/>
          <w:marTop w:val="0"/>
          <w:marBottom w:val="0"/>
          <w:divBdr>
            <w:top w:val="none" w:sz="0" w:space="0" w:color="auto"/>
            <w:left w:val="none" w:sz="0" w:space="0" w:color="auto"/>
            <w:bottom w:val="none" w:sz="0" w:space="0" w:color="auto"/>
            <w:right w:val="none" w:sz="0" w:space="0" w:color="auto"/>
          </w:divBdr>
        </w:div>
        <w:div w:id="986544193">
          <w:marLeft w:val="640"/>
          <w:marRight w:val="0"/>
          <w:marTop w:val="0"/>
          <w:marBottom w:val="0"/>
          <w:divBdr>
            <w:top w:val="none" w:sz="0" w:space="0" w:color="auto"/>
            <w:left w:val="none" w:sz="0" w:space="0" w:color="auto"/>
            <w:bottom w:val="none" w:sz="0" w:space="0" w:color="auto"/>
            <w:right w:val="none" w:sz="0" w:space="0" w:color="auto"/>
          </w:divBdr>
        </w:div>
        <w:div w:id="1046370087">
          <w:marLeft w:val="640"/>
          <w:marRight w:val="0"/>
          <w:marTop w:val="0"/>
          <w:marBottom w:val="0"/>
          <w:divBdr>
            <w:top w:val="none" w:sz="0" w:space="0" w:color="auto"/>
            <w:left w:val="none" w:sz="0" w:space="0" w:color="auto"/>
            <w:bottom w:val="none" w:sz="0" w:space="0" w:color="auto"/>
            <w:right w:val="none" w:sz="0" w:space="0" w:color="auto"/>
          </w:divBdr>
        </w:div>
        <w:div w:id="1110127094">
          <w:marLeft w:val="640"/>
          <w:marRight w:val="0"/>
          <w:marTop w:val="0"/>
          <w:marBottom w:val="0"/>
          <w:divBdr>
            <w:top w:val="none" w:sz="0" w:space="0" w:color="auto"/>
            <w:left w:val="none" w:sz="0" w:space="0" w:color="auto"/>
            <w:bottom w:val="none" w:sz="0" w:space="0" w:color="auto"/>
            <w:right w:val="none" w:sz="0" w:space="0" w:color="auto"/>
          </w:divBdr>
        </w:div>
        <w:div w:id="1240990968">
          <w:marLeft w:val="640"/>
          <w:marRight w:val="0"/>
          <w:marTop w:val="0"/>
          <w:marBottom w:val="0"/>
          <w:divBdr>
            <w:top w:val="none" w:sz="0" w:space="0" w:color="auto"/>
            <w:left w:val="none" w:sz="0" w:space="0" w:color="auto"/>
            <w:bottom w:val="none" w:sz="0" w:space="0" w:color="auto"/>
            <w:right w:val="none" w:sz="0" w:space="0" w:color="auto"/>
          </w:divBdr>
        </w:div>
        <w:div w:id="1334986917">
          <w:marLeft w:val="640"/>
          <w:marRight w:val="0"/>
          <w:marTop w:val="0"/>
          <w:marBottom w:val="0"/>
          <w:divBdr>
            <w:top w:val="none" w:sz="0" w:space="0" w:color="auto"/>
            <w:left w:val="none" w:sz="0" w:space="0" w:color="auto"/>
            <w:bottom w:val="none" w:sz="0" w:space="0" w:color="auto"/>
            <w:right w:val="none" w:sz="0" w:space="0" w:color="auto"/>
          </w:divBdr>
        </w:div>
        <w:div w:id="1351831581">
          <w:marLeft w:val="640"/>
          <w:marRight w:val="0"/>
          <w:marTop w:val="0"/>
          <w:marBottom w:val="0"/>
          <w:divBdr>
            <w:top w:val="none" w:sz="0" w:space="0" w:color="auto"/>
            <w:left w:val="none" w:sz="0" w:space="0" w:color="auto"/>
            <w:bottom w:val="none" w:sz="0" w:space="0" w:color="auto"/>
            <w:right w:val="none" w:sz="0" w:space="0" w:color="auto"/>
          </w:divBdr>
        </w:div>
        <w:div w:id="1413774749">
          <w:marLeft w:val="640"/>
          <w:marRight w:val="0"/>
          <w:marTop w:val="0"/>
          <w:marBottom w:val="0"/>
          <w:divBdr>
            <w:top w:val="none" w:sz="0" w:space="0" w:color="auto"/>
            <w:left w:val="none" w:sz="0" w:space="0" w:color="auto"/>
            <w:bottom w:val="none" w:sz="0" w:space="0" w:color="auto"/>
            <w:right w:val="none" w:sz="0" w:space="0" w:color="auto"/>
          </w:divBdr>
        </w:div>
        <w:div w:id="1436949254">
          <w:marLeft w:val="640"/>
          <w:marRight w:val="0"/>
          <w:marTop w:val="0"/>
          <w:marBottom w:val="0"/>
          <w:divBdr>
            <w:top w:val="none" w:sz="0" w:space="0" w:color="auto"/>
            <w:left w:val="none" w:sz="0" w:space="0" w:color="auto"/>
            <w:bottom w:val="none" w:sz="0" w:space="0" w:color="auto"/>
            <w:right w:val="none" w:sz="0" w:space="0" w:color="auto"/>
          </w:divBdr>
        </w:div>
        <w:div w:id="1587574673">
          <w:marLeft w:val="640"/>
          <w:marRight w:val="0"/>
          <w:marTop w:val="0"/>
          <w:marBottom w:val="0"/>
          <w:divBdr>
            <w:top w:val="none" w:sz="0" w:space="0" w:color="auto"/>
            <w:left w:val="none" w:sz="0" w:space="0" w:color="auto"/>
            <w:bottom w:val="none" w:sz="0" w:space="0" w:color="auto"/>
            <w:right w:val="none" w:sz="0" w:space="0" w:color="auto"/>
          </w:divBdr>
        </w:div>
        <w:div w:id="1662390547">
          <w:marLeft w:val="640"/>
          <w:marRight w:val="0"/>
          <w:marTop w:val="0"/>
          <w:marBottom w:val="0"/>
          <w:divBdr>
            <w:top w:val="none" w:sz="0" w:space="0" w:color="auto"/>
            <w:left w:val="none" w:sz="0" w:space="0" w:color="auto"/>
            <w:bottom w:val="none" w:sz="0" w:space="0" w:color="auto"/>
            <w:right w:val="none" w:sz="0" w:space="0" w:color="auto"/>
          </w:divBdr>
        </w:div>
        <w:div w:id="1724213300">
          <w:marLeft w:val="640"/>
          <w:marRight w:val="0"/>
          <w:marTop w:val="0"/>
          <w:marBottom w:val="0"/>
          <w:divBdr>
            <w:top w:val="none" w:sz="0" w:space="0" w:color="auto"/>
            <w:left w:val="none" w:sz="0" w:space="0" w:color="auto"/>
            <w:bottom w:val="none" w:sz="0" w:space="0" w:color="auto"/>
            <w:right w:val="none" w:sz="0" w:space="0" w:color="auto"/>
          </w:divBdr>
        </w:div>
        <w:div w:id="1823692839">
          <w:marLeft w:val="640"/>
          <w:marRight w:val="0"/>
          <w:marTop w:val="0"/>
          <w:marBottom w:val="0"/>
          <w:divBdr>
            <w:top w:val="none" w:sz="0" w:space="0" w:color="auto"/>
            <w:left w:val="none" w:sz="0" w:space="0" w:color="auto"/>
            <w:bottom w:val="none" w:sz="0" w:space="0" w:color="auto"/>
            <w:right w:val="none" w:sz="0" w:space="0" w:color="auto"/>
          </w:divBdr>
        </w:div>
        <w:div w:id="1941060988">
          <w:marLeft w:val="640"/>
          <w:marRight w:val="0"/>
          <w:marTop w:val="0"/>
          <w:marBottom w:val="0"/>
          <w:divBdr>
            <w:top w:val="none" w:sz="0" w:space="0" w:color="auto"/>
            <w:left w:val="none" w:sz="0" w:space="0" w:color="auto"/>
            <w:bottom w:val="none" w:sz="0" w:space="0" w:color="auto"/>
            <w:right w:val="none" w:sz="0" w:space="0" w:color="auto"/>
          </w:divBdr>
        </w:div>
        <w:div w:id="1963148299">
          <w:marLeft w:val="640"/>
          <w:marRight w:val="0"/>
          <w:marTop w:val="0"/>
          <w:marBottom w:val="0"/>
          <w:divBdr>
            <w:top w:val="none" w:sz="0" w:space="0" w:color="auto"/>
            <w:left w:val="none" w:sz="0" w:space="0" w:color="auto"/>
            <w:bottom w:val="none" w:sz="0" w:space="0" w:color="auto"/>
            <w:right w:val="none" w:sz="0" w:space="0" w:color="auto"/>
          </w:divBdr>
        </w:div>
        <w:div w:id="2054231292">
          <w:marLeft w:val="640"/>
          <w:marRight w:val="0"/>
          <w:marTop w:val="0"/>
          <w:marBottom w:val="0"/>
          <w:divBdr>
            <w:top w:val="none" w:sz="0" w:space="0" w:color="auto"/>
            <w:left w:val="none" w:sz="0" w:space="0" w:color="auto"/>
            <w:bottom w:val="none" w:sz="0" w:space="0" w:color="auto"/>
            <w:right w:val="none" w:sz="0" w:space="0" w:color="auto"/>
          </w:divBdr>
        </w:div>
      </w:divsChild>
    </w:div>
    <w:div w:id="1414280729">
      <w:marLeft w:val="0"/>
      <w:marRight w:val="0"/>
      <w:marTop w:val="0"/>
      <w:marBottom w:val="0"/>
      <w:divBdr>
        <w:top w:val="none" w:sz="0" w:space="0" w:color="auto"/>
        <w:left w:val="none" w:sz="0" w:space="0" w:color="auto"/>
        <w:bottom w:val="none" w:sz="0" w:space="0" w:color="auto"/>
        <w:right w:val="none" w:sz="0" w:space="0" w:color="auto"/>
      </w:divBdr>
    </w:div>
    <w:div w:id="1415007317">
      <w:marLeft w:val="0"/>
      <w:marRight w:val="0"/>
      <w:marTop w:val="0"/>
      <w:marBottom w:val="0"/>
      <w:divBdr>
        <w:top w:val="none" w:sz="0" w:space="0" w:color="auto"/>
        <w:left w:val="none" w:sz="0" w:space="0" w:color="auto"/>
        <w:bottom w:val="none" w:sz="0" w:space="0" w:color="auto"/>
        <w:right w:val="none" w:sz="0" w:space="0" w:color="auto"/>
      </w:divBdr>
    </w:div>
    <w:div w:id="1415741208">
      <w:bodyDiv w:val="1"/>
      <w:marLeft w:val="0"/>
      <w:marRight w:val="0"/>
      <w:marTop w:val="0"/>
      <w:marBottom w:val="0"/>
      <w:divBdr>
        <w:top w:val="none" w:sz="0" w:space="0" w:color="auto"/>
        <w:left w:val="none" w:sz="0" w:space="0" w:color="auto"/>
        <w:bottom w:val="none" w:sz="0" w:space="0" w:color="auto"/>
        <w:right w:val="none" w:sz="0" w:space="0" w:color="auto"/>
      </w:divBdr>
      <w:divsChild>
        <w:div w:id="18555470">
          <w:marLeft w:val="640"/>
          <w:marRight w:val="0"/>
          <w:marTop w:val="0"/>
          <w:marBottom w:val="0"/>
          <w:divBdr>
            <w:top w:val="none" w:sz="0" w:space="0" w:color="auto"/>
            <w:left w:val="none" w:sz="0" w:space="0" w:color="auto"/>
            <w:bottom w:val="none" w:sz="0" w:space="0" w:color="auto"/>
            <w:right w:val="none" w:sz="0" w:space="0" w:color="auto"/>
          </w:divBdr>
        </w:div>
        <w:div w:id="46489512">
          <w:marLeft w:val="640"/>
          <w:marRight w:val="0"/>
          <w:marTop w:val="0"/>
          <w:marBottom w:val="0"/>
          <w:divBdr>
            <w:top w:val="none" w:sz="0" w:space="0" w:color="auto"/>
            <w:left w:val="none" w:sz="0" w:space="0" w:color="auto"/>
            <w:bottom w:val="none" w:sz="0" w:space="0" w:color="auto"/>
            <w:right w:val="none" w:sz="0" w:space="0" w:color="auto"/>
          </w:divBdr>
        </w:div>
        <w:div w:id="96297098">
          <w:marLeft w:val="640"/>
          <w:marRight w:val="0"/>
          <w:marTop w:val="0"/>
          <w:marBottom w:val="0"/>
          <w:divBdr>
            <w:top w:val="none" w:sz="0" w:space="0" w:color="auto"/>
            <w:left w:val="none" w:sz="0" w:space="0" w:color="auto"/>
            <w:bottom w:val="none" w:sz="0" w:space="0" w:color="auto"/>
            <w:right w:val="none" w:sz="0" w:space="0" w:color="auto"/>
          </w:divBdr>
        </w:div>
        <w:div w:id="117455882">
          <w:marLeft w:val="640"/>
          <w:marRight w:val="0"/>
          <w:marTop w:val="0"/>
          <w:marBottom w:val="0"/>
          <w:divBdr>
            <w:top w:val="none" w:sz="0" w:space="0" w:color="auto"/>
            <w:left w:val="none" w:sz="0" w:space="0" w:color="auto"/>
            <w:bottom w:val="none" w:sz="0" w:space="0" w:color="auto"/>
            <w:right w:val="none" w:sz="0" w:space="0" w:color="auto"/>
          </w:divBdr>
        </w:div>
        <w:div w:id="200095360">
          <w:marLeft w:val="640"/>
          <w:marRight w:val="0"/>
          <w:marTop w:val="0"/>
          <w:marBottom w:val="0"/>
          <w:divBdr>
            <w:top w:val="none" w:sz="0" w:space="0" w:color="auto"/>
            <w:left w:val="none" w:sz="0" w:space="0" w:color="auto"/>
            <w:bottom w:val="none" w:sz="0" w:space="0" w:color="auto"/>
            <w:right w:val="none" w:sz="0" w:space="0" w:color="auto"/>
          </w:divBdr>
        </w:div>
        <w:div w:id="201021755">
          <w:marLeft w:val="640"/>
          <w:marRight w:val="0"/>
          <w:marTop w:val="0"/>
          <w:marBottom w:val="0"/>
          <w:divBdr>
            <w:top w:val="none" w:sz="0" w:space="0" w:color="auto"/>
            <w:left w:val="none" w:sz="0" w:space="0" w:color="auto"/>
            <w:bottom w:val="none" w:sz="0" w:space="0" w:color="auto"/>
            <w:right w:val="none" w:sz="0" w:space="0" w:color="auto"/>
          </w:divBdr>
        </w:div>
        <w:div w:id="279145812">
          <w:marLeft w:val="640"/>
          <w:marRight w:val="0"/>
          <w:marTop w:val="0"/>
          <w:marBottom w:val="0"/>
          <w:divBdr>
            <w:top w:val="none" w:sz="0" w:space="0" w:color="auto"/>
            <w:left w:val="none" w:sz="0" w:space="0" w:color="auto"/>
            <w:bottom w:val="none" w:sz="0" w:space="0" w:color="auto"/>
            <w:right w:val="none" w:sz="0" w:space="0" w:color="auto"/>
          </w:divBdr>
        </w:div>
        <w:div w:id="319502530">
          <w:marLeft w:val="640"/>
          <w:marRight w:val="0"/>
          <w:marTop w:val="0"/>
          <w:marBottom w:val="0"/>
          <w:divBdr>
            <w:top w:val="none" w:sz="0" w:space="0" w:color="auto"/>
            <w:left w:val="none" w:sz="0" w:space="0" w:color="auto"/>
            <w:bottom w:val="none" w:sz="0" w:space="0" w:color="auto"/>
            <w:right w:val="none" w:sz="0" w:space="0" w:color="auto"/>
          </w:divBdr>
        </w:div>
        <w:div w:id="342051547">
          <w:marLeft w:val="640"/>
          <w:marRight w:val="0"/>
          <w:marTop w:val="0"/>
          <w:marBottom w:val="0"/>
          <w:divBdr>
            <w:top w:val="none" w:sz="0" w:space="0" w:color="auto"/>
            <w:left w:val="none" w:sz="0" w:space="0" w:color="auto"/>
            <w:bottom w:val="none" w:sz="0" w:space="0" w:color="auto"/>
            <w:right w:val="none" w:sz="0" w:space="0" w:color="auto"/>
          </w:divBdr>
        </w:div>
        <w:div w:id="377820531">
          <w:marLeft w:val="640"/>
          <w:marRight w:val="0"/>
          <w:marTop w:val="0"/>
          <w:marBottom w:val="0"/>
          <w:divBdr>
            <w:top w:val="none" w:sz="0" w:space="0" w:color="auto"/>
            <w:left w:val="none" w:sz="0" w:space="0" w:color="auto"/>
            <w:bottom w:val="none" w:sz="0" w:space="0" w:color="auto"/>
            <w:right w:val="none" w:sz="0" w:space="0" w:color="auto"/>
          </w:divBdr>
        </w:div>
        <w:div w:id="455567074">
          <w:marLeft w:val="640"/>
          <w:marRight w:val="0"/>
          <w:marTop w:val="0"/>
          <w:marBottom w:val="0"/>
          <w:divBdr>
            <w:top w:val="none" w:sz="0" w:space="0" w:color="auto"/>
            <w:left w:val="none" w:sz="0" w:space="0" w:color="auto"/>
            <w:bottom w:val="none" w:sz="0" w:space="0" w:color="auto"/>
            <w:right w:val="none" w:sz="0" w:space="0" w:color="auto"/>
          </w:divBdr>
        </w:div>
        <w:div w:id="484131196">
          <w:marLeft w:val="640"/>
          <w:marRight w:val="0"/>
          <w:marTop w:val="0"/>
          <w:marBottom w:val="0"/>
          <w:divBdr>
            <w:top w:val="none" w:sz="0" w:space="0" w:color="auto"/>
            <w:left w:val="none" w:sz="0" w:space="0" w:color="auto"/>
            <w:bottom w:val="none" w:sz="0" w:space="0" w:color="auto"/>
            <w:right w:val="none" w:sz="0" w:space="0" w:color="auto"/>
          </w:divBdr>
        </w:div>
        <w:div w:id="484932484">
          <w:marLeft w:val="640"/>
          <w:marRight w:val="0"/>
          <w:marTop w:val="0"/>
          <w:marBottom w:val="0"/>
          <w:divBdr>
            <w:top w:val="none" w:sz="0" w:space="0" w:color="auto"/>
            <w:left w:val="none" w:sz="0" w:space="0" w:color="auto"/>
            <w:bottom w:val="none" w:sz="0" w:space="0" w:color="auto"/>
            <w:right w:val="none" w:sz="0" w:space="0" w:color="auto"/>
          </w:divBdr>
        </w:div>
        <w:div w:id="525022585">
          <w:marLeft w:val="640"/>
          <w:marRight w:val="0"/>
          <w:marTop w:val="0"/>
          <w:marBottom w:val="0"/>
          <w:divBdr>
            <w:top w:val="none" w:sz="0" w:space="0" w:color="auto"/>
            <w:left w:val="none" w:sz="0" w:space="0" w:color="auto"/>
            <w:bottom w:val="none" w:sz="0" w:space="0" w:color="auto"/>
            <w:right w:val="none" w:sz="0" w:space="0" w:color="auto"/>
          </w:divBdr>
        </w:div>
        <w:div w:id="545530987">
          <w:marLeft w:val="640"/>
          <w:marRight w:val="0"/>
          <w:marTop w:val="0"/>
          <w:marBottom w:val="0"/>
          <w:divBdr>
            <w:top w:val="none" w:sz="0" w:space="0" w:color="auto"/>
            <w:left w:val="none" w:sz="0" w:space="0" w:color="auto"/>
            <w:bottom w:val="none" w:sz="0" w:space="0" w:color="auto"/>
            <w:right w:val="none" w:sz="0" w:space="0" w:color="auto"/>
          </w:divBdr>
        </w:div>
        <w:div w:id="607857511">
          <w:marLeft w:val="640"/>
          <w:marRight w:val="0"/>
          <w:marTop w:val="0"/>
          <w:marBottom w:val="0"/>
          <w:divBdr>
            <w:top w:val="none" w:sz="0" w:space="0" w:color="auto"/>
            <w:left w:val="none" w:sz="0" w:space="0" w:color="auto"/>
            <w:bottom w:val="none" w:sz="0" w:space="0" w:color="auto"/>
            <w:right w:val="none" w:sz="0" w:space="0" w:color="auto"/>
          </w:divBdr>
        </w:div>
        <w:div w:id="655762337">
          <w:marLeft w:val="640"/>
          <w:marRight w:val="0"/>
          <w:marTop w:val="0"/>
          <w:marBottom w:val="0"/>
          <w:divBdr>
            <w:top w:val="none" w:sz="0" w:space="0" w:color="auto"/>
            <w:left w:val="none" w:sz="0" w:space="0" w:color="auto"/>
            <w:bottom w:val="none" w:sz="0" w:space="0" w:color="auto"/>
            <w:right w:val="none" w:sz="0" w:space="0" w:color="auto"/>
          </w:divBdr>
        </w:div>
        <w:div w:id="659848107">
          <w:marLeft w:val="640"/>
          <w:marRight w:val="0"/>
          <w:marTop w:val="0"/>
          <w:marBottom w:val="0"/>
          <w:divBdr>
            <w:top w:val="none" w:sz="0" w:space="0" w:color="auto"/>
            <w:left w:val="none" w:sz="0" w:space="0" w:color="auto"/>
            <w:bottom w:val="none" w:sz="0" w:space="0" w:color="auto"/>
            <w:right w:val="none" w:sz="0" w:space="0" w:color="auto"/>
          </w:divBdr>
        </w:div>
        <w:div w:id="804349277">
          <w:marLeft w:val="640"/>
          <w:marRight w:val="0"/>
          <w:marTop w:val="0"/>
          <w:marBottom w:val="0"/>
          <w:divBdr>
            <w:top w:val="none" w:sz="0" w:space="0" w:color="auto"/>
            <w:left w:val="none" w:sz="0" w:space="0" w:color="auto"/>
            <w:bottom w:val="none" w:sz="0" w:space="0" w:color="auto"/>
            <w:right w:val="none" w:sz="0" w:space="0" w:color="auto"/>
          </w:divBdr>
        </w:div>
        <w:div w:id="847252984">
          <w:marLeft w:val="640"/>
          <w:marRight w:val="0"/>
          <w:marTop w:val="0"/>
          <w:marBottom w:val="0"/>
          <w:divBdr>
            <w:top w:val="none" w:sz="0" w:space="0" w:color="auto"/>
            <w:left w:val="none" w:sz="0" w:space="0" w:color="auto"/>
            <w:bottom w:val="none" w:sz="0" w:space="0" w:color="auto"/>
            <w:right w:val="none" w:sz="0" w:space="0" w:color="auto"/>
          </w:divBdr>
        </w:div>
        <w:div w:id="868295299">
          <w:marLeft w:val="640"/>
          <w:marRight w:val="0"/>
          <w:marTop w:val="0"/>
          <w:marBottom w:val="0"/>
          <w:divBdr>
            <w:top w:val="none" w:sz="0" w:space="0" w:color="auto"/>
            <w:left w:val="none" w:sz="0" w:space="0" w:color="auto"/>
            <w:bottom w:val="none" w:sz="0" w:space="0" w:color="auto"/>
            <w:right w:val="none" w:sz="0" w:space="0" w:color="auto"/>
          </w:divBdr>
        </w:div>
        <w:div w:id="900867300">
          <w:marLeft w:val="640"/>
          <w:marRight w:val="0"/>
          <w:marTop w:val="0"/>
          <w:marBottom w:val="0"/>
          <w:divBdr>
            <w:top w:val="none" w:sz="0" w:space="0" w:color="auto"/>
            <w:left w:val="none" w:sz="0" w:space="0" w:color="auto"/>
            <w:bottom w:val="none" w:sz="0" w:space="0" w:color="auto"/>
            <w:right w:val="none" w:sz="0" w:space="0" w:color="auto"/>
          </w:divBdr>
        </w:div>
        <w:div w:id="935092395">
          <w:marLeft w:val="640"/>
          <w:marRight w:val="0"/>
          <w:marTop w:val="0"/>
          <w:marBottom w:val="0"/>
          <w:divBdr>
            <w:top w:val="none" w:sz="0" w:space="0" w:color="auto"/>
            <w:left w:val="none" w:sz="0" w:space="0" w:color="auto"/>
            <w:bottom w:val="none" w:sz="0" w:space="0" w:color="auto"/>
            <w:right w:val="none" w:sz="0" w:space="0" w:color="auto"/>
          </w:divBdr>
        </w:div>
        <w:div w:id="963536187">
          <w:marLeft w:val="640"/>
          <w:marRight w:val="0"/>
          <w:marTop w:val="0"/>
          <w:marBottom w:val="0"/>
          <w:divBdr>
            <w:top w:val="none" w:sz="0" w:space="0" w:color="auto"/>
            <w:left w:val="none" w:sz="0" w:space="0" w:color="auto"/>
            <w:bottom w:val="none" w:sz="0" w:space="0" w:color="auto"/>
            <w:right w:val="none" w:sz="0" w:space="0" w:color="auto"/>
          </w:divBdr>
        </w:div>
        <w:div w:id="1073893062">
          <w:marLeft w:val="640"/>
          <w:marRight w:val="0"/>
          <w:marTop w:val="0"/>
          <w:marBottom w:val="0"/>
          <w:divBdr>
            <w:top w:val="none" w:sz="0" w:space="0" w:color="auto"/>
            <w:left w:val="none" w:sz="0" w:space="0" w:color="auto"/>
            <w:bottom w:val="none" w:sz="0" w:space="0" w:color="auto"/>
            <w:right w:val="none" w:sz="0" w:space="0" w:color="auto"/>
          </w:divBdr>
        </w:div>
        <w:div w:id="1082872187">
          <w:marLeft w:val="640"/>
          <w:marRight w:val="0"/>
          <w:marTop w:val="0"/>
          <w:marBottom w:val="0"/>
          <w:divBdr>
            <w:top w:val="none" w:sz="0" w:space="0" w:color="auto"/>
            <w:left w:val="none" w:sz="0" w:space="0" w:color="auto"/>
            <w:bottom w:val="none" w:sz="0" w:space="0" w:color="auto"/>
            <w:right w:val="none" w:sz="0" w:space="0" w:color="auto"/>
          </w:divBdr>
        </w:div>
        <w:div w:id="1101681183">
          <w:marLeft w:val="640"/>
          <w:marRight w:val="0"/>
          <w:marTop w:val="0"/>
          <w:marBottom w:val="0"/>
          <w:divBdr>
            <w:top w:val="none" w:sz="0" w:space="0" w:color="auto"/>
            <w:left w:val="none" w:sz="0" w:space="0" w:color="auto"/>
            <w:bottom w:val="none" w:sz="0" w:space="0" w:color="auto"/>
            <w:right w:val="none" w:sz="0" w:space="0" w:color="auto"/>
          </w:divBdr>
        </w:div>
        <w:div w:id="1136945719">
          <w:marLeft w:val="640"/>
          <w:marRight w:val="0"/>
          <w:marTop w:val="0"/>
          <w:marBottom w:val="0"/>
          <w:divBdr>
            <w:top w:val="none" w:sz="0" w:space="0" w:color="auto"/>
            <w:left w:val="none" w:sz="0" w:space="0" w:color="auto"/>
            <w:bottom w:val="none" w:sz="0" w:space="0" w:color="auto"/>
            <w:right w:val="none" w:sz="0" w:space="0" w:color="auto"/>
          </w:divBdr>
        </w:div>
        <w:div w:id="1183937673">
          <w:marLeft w:val="640"/>
          <w:marRight w:val="0"/>
          <w:marTop w:val="0"/>
          <w:marBottom w:val="0"/>
          <w:divBdr>
            <w:top w:val="none" w:sz="0" w:space="0" w:color="auto"/>
            <w:left w:val="none" w:sz="0" w:space="0" w:color="auto"/>
            <w:bottom w:val="none" w:sz="0" w:space="0" w:color="auto"/>
            <w:right w:val="none" w:sz="0" w:space="0" w:color="auto"/>
          </w:divBdr>
        </w:div>
        <w:div w:id="1190527970">
          <w:marLeft w:val="640"/>
          <w:marRight w:val="0"/>
          <w:marTop w:val="0"/>
          <w:marBottom w:val="0"/>
          <w:divBdr>
            <w:top w:val="none" w:sz="0" w:space="0" w:color="auto"/>
            <w:left w:val="none" w:sz="0" w:space="0" w:color="auto"/>
            <w:bottom w:val="none" w:sz="0" w:space="0" w:color="auto"/>
            <w:right w:val="none" w:sz="0" w:space="0" w:color="auto"/>
          </w:divBdr>
        </w:div>
        <w:div w:id="1254784046">
          <w:marLeft w:val="640"/>
          <w:marRight w:val="0"/>
          <w:marTop w:val="0"/>
          <w:marBottom w:val="0"/>
          <w:divBdr>
            <w:top w:val="none" w:sz="0" w:space="0" w:color="auto"/>
            <w:left w:val="none" w:sz="0" w:space="0" w:color="auto"/>
            <w:bottom w:val="none" w:sz="0" w:space="0" w:color="auto"/>
            <w:right w:val="none" w:sz="0" w:space="0" w:color="auto"/>
          </w:divBdr>
        </w:div>
        <w:div w:id="1263952304">
          <w:marLeft w:val="640"/>
          <w:marRight w:val="0"/>
          <w:marTop w:val="0"/>
          <w:marBottom w:val="0"/>
          <w:divBdr>
            <w:top w:val="none" w:sz="0" w:space="0" w:color="auto"/>
            <w:left w:val="none" w:sz="0" w:space="0" w:color="auto"/>
            <w:bottom w:val="none" w:sz="0" w:space="0" w:color="auto"/>
            <w:right w:val="none" w:sz="0" w:space="0" w:color="auto"/>
          </w:divBdr>
        </w:div>
        <w:div w:id="1286619092">
          <w:marLeft w:val="640"/>
          <w:marRight w:val="0"/>
          <w:marTop w:val="0"/>
          <w:marBottom w:val="0"/>
          <w:divBdr>
            <w:top w:val="none" w:sz="0" w:space="0" w:color="auto"/>
            <w:left w:val="none" w:sz="0" w:space="0" w:color="auto"/>
            <w:bottom w:val="none" w:sz="0" w:space="0" w:color="auto"/>
            <w:right w:val="none" w:sz="0" w:space="0" w:color="auto"/>
          </w:divBdr>
        </w:div>
        <w:div w:id="1303774352">
          <w:marLeft w:val="640"/>
          <w:marRight w:val="0"/>
          <w:marTop w:val="0"/>
          <w:marBottom w:val="0"/>
          <w:divBdr>
            <w:top w:val="none" w:sz="0" w:space="0" w:color="auto"/>
            <w:left w:val="none" w:sz="0" w:space="0" w:color="auto"/>
            <w:bottom w:val="none" w:sz="0" w:space="0" w:color="auto"/>
            <w:right w:val="none" w:sz="0" w:space="0" w:color="auto"/>
          </w:divBdr>
        </w:div>
        <w:div w:id="1369375621">
          <w:marLeft w:val="640"/>
          <w:marRight w:val="0"/>
          <w:marTop w:val="0"/>
          <w:marBottom w:val="0"/>
          <w:divBdr>
            <w:top w:val="none" w:sz="0" w:space="0" w:color="auto"/>
            <w:left w:val="none" w:sz="0" w:space="0" w:color="auto"/>
            <w:bottom w:val="none" w:sz="0" w:space="0" w:color="auto"/>
            <w:right w:val="none" w:sz="0" w:space="0" w:color="auto"/>
          </w:divBdr>
        </w:div>
        <w:div w:id="1444570222">
          <w:marLeft w:val="640"/>
          <w:marRight w:val="0"/>
          <w:marTop w:val="0"/>
          <w:marBottom w:val="0"/>
          <w:divBdr>
            <w:top w:val="none" w:sz="0" w:space="0" w:color="auto"/>
            <w:left w:val="none" w:sz="0" w:space="0" w:color="auto"/>
            <w:bottom w:val="none" w:sz="0" w:space="0" w:color="auto"/>
            <w:right w:val="none" w:sz="0" w:space="0" w:color="auto"/>
          </w:divBdr>
        </w:div>
        <w:div w:id="1461995451">
          <w:marLeft w:val="640"/>
          <w:marRight w:val="0"/>
          <w:marTop w:val="0"/>
          <w:marBottom w:val="0"/>
          <w:divBdr>
            <w:top w:val="none" w:sz="0" w:space="0" w:color="auto"/>
            <w:left w:val="none" w:sz="0" w:space="0" w:color="auto"/>
            <w:bottom w:val="none" w:sz="0" w:space="0" w:color="auto"/>
            <w:right w:val="none" w:sz="0" w:space="0" w:color="auto"/>
          </w:divBdr>
        </w:div>
        <w:div w:id="1470778991">
          <w:marLeft w:val="640"/>
          <w:marRight w:val="0"/>
          <w:marTop w:val="0"/>
          <w:marBottom w:val="0"/>
          <w:divBdr>
            <w:top w:val="none" w:sz="0" w:space="0" w:color="auto"/>
            <w:left w:val="none" w:sz="0" w:space="0" w:color="auto"/>
            <w:bottom w:val="none" w:sz="0" w:space="0" w:color="auto"/>
            <w:right w:val="none" w:sz="0" w:space="0" w:color="auto"/>
          </w:divBdr>
        </w:div>
        <w:div w:id="1541355867">
          <w:marLeft w:val="640"/>
          <w:marRight w:val="0"/>
          <w:marTop w:val="0"/>
          <w:marBottom w:val="0"/>
          <w:divBdr>
            <w:top w:val="none" w:sz="0" w:space="0" w:color="auto"/>
            <w:left w:val="none" w:sz="0" w:space="0" w:color="auto"/>
            <w:bottom w:val="none" w:sz="0" w:space="0" w:color="auto"/>
            <w:right w:val="none" w:sz="0" w:space="0" w:color="auto"/>
          </w:divBdr>
        </w:div>
        <w:div w:id="1603221524">
          <w:marLeft w:val="640"/>
          <w:marRight w:val="0"/>
          <w:marTop w:val="0"/>
          <w:marBottom w:val="0"/>
          <w:divBdr>
            <w:top w:val="none" w:sz="0" w:space="0" w:color="auto"/>
            <w:left w:val="none" w:sz="0" w:space="0" w:color="auto"/>
            <w:bottom w:val="none" w:sz="0" w:space="0" w:color="auto"/>
            <w:right w:val="none" w:sz="0" w:space="0" w:color="auto"/>
          </w:divBdr>
        </w:div>
        <w:div w:id="1609119786">
          <w:marLeft w:val="640"/>
          <w:marRight w:val="0"/>
          <w:marTop w:val="0"/>
          <w:marBottom w:val="0"/>
          <w:divBdr>
            <w:top w:val="none" w:sz="0" w:space="0" w:color="auto"/>
            <w:left w:val="none" w:sz="0" w:space="0" w:color="auto"/>
            <w:bottom w:val="none" w:sz="0" w:space="0" w:color="auto"/>
            <w:right w:val="none" w:sz="0" w:space="0" w:color="auto"/>
          </w:divBdr>
        </w:div>
        <w:div w:id="1667977948">
          <w:marLeft w:val="640"/>
          <w:marRight w:val="0"/>
          <w:marTop w:val="0"/>
          <w:marBottom w:val="0"/>
          <w:divBdr>
            <w:top w:val="none" w:sz="0" w:space="0" w:color="auto"/>
            <w:left w:val="none" w:sz="0" w:space="0" w:color="auto"/>
            <w:bottom w:val="none" w:sz="0" w:space="0" w:color="auto"/>
            <w:right w:val="none" w:sz="0" w:space="0" w:color="auto"/>
          </w:divBdr>
        </w:div>
        <w:div w:id="1685278094">
          <w:marLeft w:val="640"/>
          <w:marRight w:val="0"/>
          <w:marTop w:val="0"/>
          <w:marBottom w:val="0"/>
          <w:divBdr>
            <w:top w:val="none" w:sz="0" w:space="0" w:color="auto"/>
            <w:left w:val="none" w:sz="0" w:space="0" w:color="auto"/>
            <w:bottom w:val="none" w:sz="0" w:space="0" w:color="auto"/>
            <w:right w:val="none" w:sz="0" w:space="0" w:color="auto"/>
          </w:divBdr>
        </w:div>
        <w:div w:id="1709603412">
          <w:marLeft w:val="640"/>
          <w:marRight w:val="0"/>
          <w:marTop w:val="0"/>
          <w:marBottom w:val="0"/>
          <w:divBdr>
            <w:top w:val="none" w:sz="0" w:space="0" w:color="auto"/>
            <w:left w:val="none" w:sz="0" w:space="0" w:color="auto"/>
            <w:bottom w:val="none" w:sz="0" w:space="0" w:color="auto"/>
            <w:right w:val="none" w:sz="0" w:space="0" w:color="auto"/>
          </w:divBdr>
        </w:div>
        <w:div w:id="1767143449">
          <w:marLeft w:val="640"/>
          <w:marRight w:val="0"/>
          <w:marTop w:val="0"/>
          <w:marBottom w:val="0"/>
          <w:divBdr>
            <w:top w:val="none" w:sz="0" w:space="0" w:color="auto"/>
            <w:left w:val="none" w:sz="0" w:space="0" w:color="auto"/>
            <w:bottom w:val="none" w:sz="0" w:space="0" w:color="auto"/>
            <w:right w:val="none" w:sz="0" w:space="0" w:color="auto"/>
          </w:divBdr>
        </w:div>
        <w:div w:id="1772428822">
          <w:marLeft w:val="640"/>
          <w:marRight w:val="0"/>
          <w:marTop w:val="0"/>
          <w:marBottom w:val="0"/>
          <w:divBdr>
            <w:top w:val="none" w:sz="0" w:space="0" w:color="auto"/>
            <w:left w:val="none" w:sz="0" w:space="0" w:color="auto"/>
            <w:bottom w:val="none" w:sz="0" w:space="0" w:color="auto"/>
            <w:right w:val="none" w:sz="0" w:space="0" w:color="auto"/>
          </w:divBdr>
        </w:div>
        <w:div w:id="1773042197">
          <w:marLeft w:val="640"/>
          <w:marRight w:val="0"/>
          <w:marTop w:val="0"/>
          <w:marBottom w:val="0"/>
          <w:divBdr>
            <w:top w:val="none" w:sz="0" w:space="0" w:color="auto"/>
            <w:left w:val="none" w:sz="0" w:space="0" w:color="auto"/>
            <w:bottom w:val="none" w:sz="0" w:space="0" w:color="auto"/>
            <w:right w:val="none" w:sz="0" w:space="0" w:color="auto"/>
          </w:divBdr>
        </w:div>
        <w:div w:id="1776898583">
          <w:marLeft w:val="640"/>
          <w:marRight w:val="0"/>
          <w:marTop w:val="0"/>
          <w:marBottom w:val="0"/>
          <w:divBdr>
            <w:top w:val="none" w:sz="0" w:space="0" w:color="auto"/>
            <w:left w:val="none" w:sz="0" w:space="0" w:color="auto"/>
            <w:bottom w:val="none" w:sz="0" w:space="0" w:color="auto"/>
            <w:right w:val="none" w:sz="0" w:space="0" w:color="auto"/>
          </w:divBdr>
        </w:div>
        <w:div w:id="1819373014">
          <w:marLeft w:val="640"/>
          <w:marRight w:val="0"/>
          <w:marTop w:val="0"/>
          <w:marBottom w:val="0"/>
          <w:divBdr>
            <w:top w:val="none" w:sz="0" w:space="0" w:color="auto"/>
            <w:left w:val="none" w:sz="0" w:space="0" w:color="auto"/>
            <w:bottom w:val="none" w:sz="0" w:space="0" w:color="auto"/>
            <w:right w:val="none" w:sz="0" w:space="0" w:color="auto"/>
          </w:divBdr>
        </w:div>
        <w:div w:id="1882209632">
          <w:marLeft w:val="640"/>
          <w:marRight w:val="0"/>
          <w:marTop w:val="0"/>
          <w:marBottom w:val="0"/>
          <w:divBdr>
            <w:top w:val="none" w:sz="0" w:space="0" w:color="auto"/>
            <w:left w:val="none" w:sz="0" w:space="0" w:color="auto"/>
            <w:bottom w:val="none" w:sz="0" w:space="0" w:color="auto"/>
            <w:right w:val="none" w:sz="0" w:space="0" w:color="auto"/>
          </w:divBdr>
        </w:div>
        <w:div w:id="1887133614">
          <w:marLeft w:val="640"/>
          <w:marRight w:val="0"/>
          <w:marTop w:val="0"/>
          <w:marBottom w:val="0"/>
          <w:divBdr>
            <w:top w:val="none" w:sz="0" w:space="0" w:color="auto"/>
            <w:left w:val="none" w:sz="0" w:space="0" w:color="auto"/>
            <w:bottom w:val="none" w:sz="0" w:space="0" w:color="auto"/>
            <w:right w:val="none" w:sz="0" w:space="0" w:color="auto"/>
          </w:divBdr>
        </w:div>
        <w:div w:id="1925265502">
          <w:marLeft w:val="640"/>
          <w:marRight w:val="0"/>
          <w:marTop w:val="0"/>
          <w:marBottom w:val="0"/>
          <w:divBdr>
            <w:top w:val="none" w:sz="0" w:space="0" w:color="auto"/>
            <w:left w:val="none" w:sz="0" w:space="0" w:color="auto"/>
            <w:bottom w:val="none" w:sz="0" w:space="0" w:color="auto"/>
            <w:right w:val="none" w:sz="0" w:space="0" w:color="auto"/>
          </w:divBdr>
        </w:div>
        <w:div w:id="2031564717">
          <w:marLeft w:val="640"/>
          <w:marRight w:val="0"/>
          <w:marTop w:val="0"/>
          <w:marBottom w:val="0"/>
          <w:divBdr>
            <w:top w:val="none" w:sz="0" w:space="0" w:color="auto"/>
            <w:left w:val="none" w:sz="0" w:space="0" w:color="auto"/>
            <w:bottom w:val="none" w:sz="0" w:space="0" w:color="auto"/>
            <w:right w:val="none" w:sz="0" w:space="0" w:color="auto"/>
          </w:divBdr>
        </w:div>
        <w:div w:id="2034574323">
          <w:marLeft w:val="640"/>
          <w:marRight w:val="0"/>
          <w:marTop w:val="0"/>
          <w:marBottom w:val="0"/>
          <w:divBdr>
            <w:top w:val="none" w:sz="0" w:space="0" w:color="auto"/>
            <w:left w:val="none" w:sz="0" w:space="0" w:color="auto"/>
            <w:bottom w:val="none" w:sz="0" w:space="0" w:color="auto"/>
            <w:right w:val="none" w:sz="0" w:space="0" w:color="auto"/>
          </w:divBdr>
        </w:div>
        <w:div w:id="2058120702">
          <w:marLeft w:val="640"/>
          <w:marRight w:val="0"/>
          <w:marTop w:val="0"/>
          <w:marBottom w:val="0"/>
          <w:divBdr>
            <w:top w:val="none" w:sz="0" w:space="0" w:color="auto"/>
            <w:left w:val="none" w:sz="0" w:space="0" w:color="auto"/>
            <w:bottom w:val="none" w:sz="0" w:space="0" w:color="auto"/>
            <w:right w:val="none" w:sz="0" w:space="0" w:color="auto"/>
          </w:divBdr>
        </w:div>
        <w:div w:id="2095666509">
          <w:marLeft w:val="640"/>
          <w:marRight w:val="0"/>
          <w:marTop w:val="0"/>
          <w:marBottom w:val="0"/>
          <w:divBdr>
            <w:top w:val="none" w:sz="0" w:space="0" w:color="auto"/>
            <w:left w:val="none" w:sz="0" w:space="0" w:color="auto"/>
            <w:bottom w:val="none" w:sz="0" w:space="0" w:color="auto"/>
            <w:right w:val="none" w:sz="0" w:space="0" w:color="auto"/>
          </w:divBdr>
        </w:div>
      </w:divsChild>
    </w:div>
    <w:div w:id="1422414260">
      <w:bodyDiv w:val="1"/>
      <w:marLeft w:val="0"/>
      <w:marRight w:val="0"/>
      <w:marTop w:val="0"/>
      <w:marBottom w:val="0"/>
      <w:divBdr>
        <w:top w:val="none" w:sz="0" w:space="0" w:color="auto"/>
        <w:left w:val="none" w:sz="0" w:space="0" w:color="auto"/>
        <w:bottom w:val="none" w:sz="0" w:space="0" w:color="auto"/>
        <w:right w:val="none" w:sz="0" w:space="0" w:color="auto"/>
      </w:divBdr>
      <w:divsChild>
        <w:div w:id="337195172">
          <w:marLeft w:val="640"/>
          <w:marRight w:val="0"/>
          <w:marTop w:val="0"/>
          <w:marBottom w:val="0"/>
          <w:divBdr>
            <w:top w:val="none" w:sz="0" w:space="0" w:color="auto"/>
            <w:left w:val="none" w:sz="0" w:space="0" w:color="auto"/>
            <w:bottom w:val="none" w:sz="0" w:space="0" w:color="auto"/>
            <w:right w:val="none" w:sz="0" w:space="0" w:color="auto"/>
          </w:divBdr>
        </w:div>
        <w:div w:id="1885405949">
          <w:marLeft w:val="640"/>
          <w:marRight w:val="0"/>
          <w:marTop w:val="0"/>
          <w:marBottom w:val="0"/>
          <w:divBdr>
            <w:top w:val="none" w:sz="0" w:space="0" w:color="auto"/>
            <w:left w:val="none" w:sz="0" w:space="0" w:color="auto"/>
            <w:bottom w:val="none" w:sz="0" w:space="0" w:color="auto"/>
            <w:right w:val="none" w:sz="0" w:space="0" w:color="auto"/>
          </w:divBdr>
        </w:div>
        <w:div w:id="627509630">
          <w:marLeft w:val="640"/>
          <w:marRight w:val="0"/>
          <w:marTop w:val="0"/>
          <w:marBottom w:val="0"/>
          <w:divBdr>
            <w:top w:val="none" w:sz="0" w:space="0" w:color="auto"/>
            <w:left w:val="none" w:sz="0" w:space="0" w:color="auto"/>
            <w:bottom w:val="none" w:sz="0" w:space="0" w:color="auto"/>
            <w:right w:val="none" w:sz="0" w:space="0" w:color="auto"/>
          </w:divBdr>
        </w:div>
        <w:div w:id="678890847">
          <w:marLeft w:val="640"/>
          <w:marRight w:val="0"/>
          <w:marTop w:val="0"/>
          <w:marBottom w:val="0"/>
          <w:divBdr>
            <w:top w:val="none" w:sz="0" w:space="0" w:color="auto"/>
            <w:left w:val="none" w:sz="0" w:space="0" w:color="auto"/>
            <w:bottom w:val="none" w:sz="0" w:space="0" w:color="auto"/>
            <w:right w:val="none" w:sz="0" w:space="0" w:color="auto"/>
          </w:divBdr>
        </w:div>
        <w:div w:id="1113476223">
          <w:marLeft w:val="640"/>
          <w:marRight w:val="0"/>
          <w:marTop w:val="0"/>
          <w:marBottom w:val="0"/>
          <w:divBdr>
            <w:top w:val="none" w:sz="0" w:space="0" w:color="auto"/>
            <w:left w:val="none" w:sz="0" w:space="0" w:color="auto"/>
            <w:bottom w:val="none" w:sz="0" w:space="0" w:color="auto"/>
            <w:right w:val="none" w:sz="0" w:space="0" w:color="auto"/>
          </w:divBdr>
        </w:div>
        <w:div w:id="41681345">
          <w:marLeft w:val="640"/>
          <w:marRight w:val="0"/>
          <w:marTop w:val="0"/>
          <w:marBottom w:val="0"/>
          <w:divBdr>
            <w:top w:val="none" w:sz="0" w:space="0" w:color="auto"/>
            <w:left w:val="none" w:sz="0" w:space="0" w:color="auto"/>
            <w:bottom w:val="none" w:sz="0" w:space="0" w:color="auto"/>
            <w:right w:val="none" w:sz="0" w:space="0" w:color="auto"/>
          </w:divBdr>
        </w:div>
        <w:div w:id="1960184152">
          <w:marLeft w:val="640"/>
          <w:marRight w:val="0"/>
          <w:marTop w:val="0"/>
          <w:marBottom w:val="0"/>
          <w:divBdr>
            <w:top w:val="none" w:sz="0" w:space="0" w:color="auto"/>
            <w:left w:val="none" w:sz="0" w:space="0" w:color="auto"/>
            <w:bottom w:val="none" w:sz="0" w:space="0" w:color="auto"/>
            <w:right w:val="none" w:sz="0" w:space="0" w:color="auto"/>
          </w:divBdr>
        </w:div>
        <w:div w:id="1812358040">
          <w:marLeft w:val="640"/>
          <w:marRight w:val="0"/>
          <w:marTop w:val="0"/>
          <w:marBottom w:val="0"/>
          <w:divBdr>
            <w:top w:val="none" w:sz="0" w:space="0" w:color="auto"/>
            <w:left w:val="none" w:sz="0" w:space="0" w:color="auto"/>
            <w:bottom w:val="none" w:sz="0" w:space="0" w:color="auto"/>
            <w:right w:val="none" w:sz="0" w:space="0" w:color="auto"/>
          </w:divBdr>
        </w:div>
        <w:div w:id="1940285616">
          <w:marLeft w:val="640"/>
          <w:marRight w:val="0"/>
          <w:marTop w:val="0"/>
          <w:marBottom w:val="0"/>
          <w:divBdr>
            <w:top w:val="none" w:sz="0" w:space="0" w:color="auto"/>
            <w:left w:val="none" w:sz="0" w:space="0" w:color="auto"/>
            <w:bottom w:val="none" w:sz="0" w:space="0" w:color="auto"/>
            <w:right w:val="none" w:sz="0" w:space="0" w:color="auto"/>
          </w:divBdr>
        </w:div>
        <w:div w:id="1513379917">
          <w:marLeft w:val="640"/>
          <w:marRight w:val="0"/>
          <w:marTop w:val="0"/>
          <w:marBottom w:val="0"/>
          <w:divBdr>
            <w:top w:val="none" w:sz="0" w:space="0" w:color="auto"/>
            <w:left w:val="none" w:sz="0" w:space="0" w:color="auto"/>
            <w:bottom w:val="none" w:sz="0" w:space="0" w:color="auto"/>
            <w:right w:val="none" w:sz="0" w:space="0" w:color="auto"/>
          </w:divBdr>
        </w:div>
        <w:div w:id="2081825386">
          <w:marLeft w:val="640"/>
          <w:marRight w:val="0"/>
          <w:marTop w:val="0"/>
          <w:marBottom w:val="0"/>
          <w:divBdr>
            <w:top w:val="none" w:sz="0" w:space="0" w:color="auto"/>
            <w:left w:val="none" w:sz="0" w:space="0" w:color="auto"/>
            <w:bottom w:val="none" w:sz="0" w:space="0" w:color="auto"/>
            <w:right w:val="none" w:sz="0" w:space="0" w:color="auto"/>
          </w:divBdr>
        </w:div>
        <w:div w:id="1229877113">
          <w:marLeft w:val="640"/>
          <w:marRight w:val="0"/>
          <w:marTop w:val="0"/>
          <w:marBottom w:val="0"/>
          <w:divBdr>
            <w:top w:val="none" w:sz="0" w:space="0" w:color="auto"/>
            <w:left w:val="none" w:sz="0" w:space="0" w:color="auto"/>
            <w:bottom w:val="none" w:sz="0" w:space="0" w:color="auto"/>
            <w:right w:val="none" w:sz="0" w:space="0" w:color="auto"/>
          </w:divBdr>
        </w:div>
        <w:div w:id="1815172278">
          <w:marLeft w:val="640"/>
          <w:marRight w:val="0"/>
          <w:marTop w:val="0"/>
          <w:marBottom w:val="0"/>
          <w:divBdr>
            <w:top w:val="none" w:sz="0" w:space="0" w:color="auto"/>
            <w:left w:val="none" w:sz="0" w:space="0" w:color="auto"/>
            <w:bottom w:val="none" w:sz="0" w:space="0" w:color="auto"/>
            <w:right w:val="none" w:sz="0" w:space="0" w:color="auto"/>
          </w:divBdr>
        </w:div>
        <w:div w:id="116459546">
          <w:marLeft w:val="640"/>
          <w:marRight w:val="0"/>
          <w:marTop w:val="0"/>
          <w:marBottom w:val="0"/>
          <w:divBdr>
            <w:top w:val="none" w:sz="0" w:space="0" w:color="auto"/>
            <w:left w:val="none" w:sz="0" w:space="0" w:color="auto"/>
            <w:bottom w:val="none" w:sz="0" w:space="0" w:color="auto"/>
            <w:right w:val="none" w:sz="0" w:space="0" w:color="auto"/>
          </w:divBdr>
        </w:div>
        <w:div w:id="1880512627">
          <w:marLeft w:val="640"/>
          <w:marRight w:val="0"/>
          <w:marTop w:val="0"/>
          <w:marBottom w:val="0"/>
          <w:divBdr>
            <w:top w:val="none" w:sz="0" w:space="0" w:color="auto"/>
            <w:left w:val="none" w:sz="0" w:space="0" w:color="auto"/>
            <w:bottom w:val="none" w:sz="0" w:space="0" w:color="auto"/>
            <w:right w:val="none" w:sz="0" w:space="0" w:color="auto"/>
          </w:divBdr>
        </w:div>
        <w:div w:id="1363897776">
          <w:marLeft w:val="640"/>
          <w:marRight w:val="0"/>
          <w:marTop w:val="0"/>
          <w:marBottom w:val="0"/>
          <w:divBdr>
            <w:top w:val="none" w:sz="0" w:space="0" w:color="auto"/>
            <w:left w:val="none" w:sz="0" w:space="0" w:color="auto"/>
            <w:bottom w:val="none" w:sz="0" w:space="0" w:color="auto"/>
            <w:right w:val="none" w:sz="0" w:space="0" w:color="auto"/>
          </w:divBdr>
        </w:div>
        <w:div w:id="1572547542">
          <w:marLeft w:val="640"/>
          <w:marRight w:val="0"/>
          <w:marTop w:val="0"/>
          <w:marBottom w:val="0"/>
          <w:divBdr>
            <w:top w:val="none" w:sz="0" w:space="0" w:color="auto"/>
            <w:left w:val="none" w:sz="0" w:space="0" w:color="auto"/>
            <w:bottom w:val="none" w:sz="0" w:space="0" w:color="auto"/>
            <w:right w:val="none" w:sz="0" w:space="0" w:color="auto"/>
          </w:divBdr>
        </w:div>
        <w:div w:id="1538006423">
          <w:marLeft w:val="640"/>
          <w:marRight w:val="0"/>
          <w:marTop w:val="0"/>
          <w:marBottom w:val="0"/>
          <w:divBdr>
            <w:top w:val="none" w:sz="0" w:space="0" w:color="auto"/>
            <w:left w:val="none" w:sz="0" w:space="0" w:color="auto"/>
            <w:bottom w:val="none" w:sz="0" w:space="0" w:color="auto"/>
            <w:right w:val="none" w:sz="0" w:space="0" w:color="auto"/>
          </w:divBdr>
        </w:div>
        <w:div w:id="1923755107">
          <w:marLeft w:val="640"/>
          <w:marRight w:val="0"/>
          <w:marTop w:val="0"/>
          <w:marBottom w:val="0"/>
          <w:divBdr>
            <w:top w:val="none" w:sz="0" w:space="0" w:color="auto"/>
            <w:left w:val="none" w:sz="0" w:space="0" w:color="auto"/>
            <w:bottom w:val="none" w:sz="0" w:space="0" w:color="auto"/>
            <w:right w:val="none" w:sz="0" w:space="0" w:color="auto"/>
          </w:divBdr>
        </w:div>
        <w:div w:id="549658056">
          <w:marLeft w:val="640"/>
          <w:marRight w:val="0"/>
          <w:marTop w:val="0"/>
          <w:marBottom w:val="0"/>
          <w:divBdr>
            <w:top w:val="none" w:sz="0" w:space="0" w:color="auto"/>
            <w:left w:val="none" w:sz="0" w:space="0" w:color="auto"/>
            <w:bottom w:val="none" w:sz="0" w:space="0" w:color="auto"/>
            <w:right w:val="none" w:sz="0" w:space="0" w:color="auto"/>
          </w:divBdr>
        </w:div>
        <w:div w:id="73091667">
          <w:marLeft w:val="640"/>
          <w:marRight w:val="0"/>
          <w:marTop w:val="0"/>
          <w:marBottom w:val="0"/>
          <w:divBdr>
            <w:top w:val="none" w:sz="0" w:space="0" w:color="auto"/>
            <w:left w:val="none" w:sz="0" w:space="0" w:color="auto"/>
            <w:bottom w:val="none" w:sz="0" w:space="0" w:color="auto"/>
            <w:right w:val="none" w:sz="0" w:space="0" w:color="auto"/>
          </w:divBdr>
        </w:div>
        <w:div w:id="309599496">
          <w:marLeft w:val="640"/>
          <w:marRight w:val="0"/>
          <w:marTop w:val="0"/>
          <w:marBottom w:val="0"/>
          <w:divBdr>
            <w:top w:val="none" w:sz="0" w:space="0" w:color="auto"/>
            <w:left w:val="none" w:sz="0" w:space="0" w:color="auto"/>
            <w:bottom w:val="none" w:sz="0" w:space="0" w:color="auto"/>
            <w:right w:val="none" w:sz="0" w:space="0" w:color="auto"/>
          </w:divBdr>
        </w:div>
        <w:div w:id="1964774292">
          <w:marLeft w:val="640"/>
          <w:marRight w:val="0"/>
          <w:marTop w:val="0"/>
          <w:marBottom w:val="0"/>
          <w:divBdr>
            <w:top w:val="none" w:sz="0" w:space="0" w:color="auto"/>
            <w:left w:val="none" w:sz="0" w:space="0" w:color="auto"/>
            <w:bottom w:val="none" w:sz="0" w:space="0" w:color="auto"/>
            <w:right w:val="none" w:sz="0" w:space="0" w:color="auto"/>
          </w:divBdr>
        </w:div>
        <w:div w:id="797844044">
          <w:marLeft w:val="640"/>
          <w:marRight w:val="0"/>
          <w:marTop w:val="0"/>
          <w:marBottom w:val="0"/>
          <w:divBdr>
            <w:top w:val="none" w:sz="0" w:space="0" w:color="auto"/>
            <w:left w:val="none" w:sz="0" w:space="0" w:color="auto"/>
            <w:bottom w:val="none" w:sz="0" w:space="0" w:color="auto"/>
            <w:right w:val="none" w:sz="0" w:space="0" w:color="auto"/>
          </w:divBdr>
        </w:div>
        <w:div w:id="376441932">
          <w:marLeft w:val="640"/>
          <w:marRight w:val="0"/>
          <w:marTop w:val="0"/>
          <w:marBottom w:val="0"/>
          <w:divBdr>
            <w:top w:val="none" w:sz="0" w:space="0" w:color="auto"/>
            <w:left w:val="none" w:sz="0" w:space="0" w:color="auto"/>
            <w:bottom w:val="none" w:sz="0" w:space="0" w:color="auto"/>
            <w:right w:val="none" w:sz="0" w:space="0" w:color="auto"/>
          </w:divBdr>
        </w:div>
        <w:div w:id="1600063285">
          <w:marLeft w:val="640"/>
          <w:marRight w:val="0"/>
          <w:marTop w:val="0"/>
          <w:marBottom w:val="0"/>
          <w:divBdr>
            <w:top w:val="none" w:sz="0" w:space="0" w:color="auto"/>
            <w:left w:val="none" w:sz="0" w:space="0" w:color="auto"/>
            <w:bottom w:val="none" w:sz="0" w:space="0" w:color="auto"/>
            <w:right w:val="none" w:sz="0" w:space="0" w:color="auto"/>
          </w:divBdr>
        </w:div>
        <w:div w:id="1624188549">
          <w:marLeft w:val="640"/>
          <w:marRight w:val="0"/>
          <w:marTop w:val="0"/>
          <w:marBottom w:val="0"/>
          <w:divBdr>
            <w:top w:val="none" w:sz="0" w:space="0" w:color="auto"/>
            <w:left w:val="none" w:sz="0" w:space="0" w:color="auto"/>
            <w:bottom w:val="none" w:sz="0" w:space="0" w:color="auto"/>
            <w:right w:val="none" w:sz="0" w:space="0" w:color="auto"/>
          </w:divBdr>
        </w:div>
        <w:div w:id="1457406946">
          <w:marLeft w:val="640"/>
          <w:marRight w:val="0"/>
          <w:marTop w:val="0"/>
          <w:marBottom w:val="0"/>
          <w:divBdr>
            <w:top w:val="none" w:sz="0" w:space="0" w:color="auto"/>
            <w:left w:val="none" w:sz="0" w:space="0" w:color="auto"/>
            <w:bottom w:val="none" w:sz="0" w:space="0" w:color="auto"/>
            <w:right w:val="none" w:sz="0" w:space="0" w:color="auto"/>
          </w:divBdr>
        </w:div>
        <w:div w:id="1921061179">
          <w:marLeft w:val="640"/>
          <w:marRight w:val="0"/>
          <w:marTop w:val="0"/>
          <w:marBottom w:val="0"/>
          <w:divBdr>
            <w:top w:val="none" w:sz="0" w:space="0" w:color="auto"/>
            <w:left w:val="none" w:sz="0" w:space="0" w:color="auto"/>
            <w:bottom w:val="none" w:sz="0" w:space="0" w:color="auto"/>
            <w:right w:val="none" w:sz="0" w:space="0" w:color="auto"/>
          </w:divBdr>
        </w:div>
        <w:div w:id="668142369">
          <w:marLeft w:val="640"/>
          <w:marRight w:val="0"/>
          <w:marTop w:val="0"/>
          <w:marBottom w:val="0"/>
          <w:divBdr>
            <w:top w:val="none" w:sz="0" w:space="0" w:color="auto"/>
            <w:left w:val="none" w:sz="0" w:space="0" w:color="auto"/>
            <w:bottom w:val="none" w:sz="0" w:space="0" w:color="auto"/>
            <w:right w:val="none" w:sz="0" w:space="0" w:color="auto"/>
          </w:divBdr>
        </w:div>
        <w:div w:id="1367560306">
          <w:marLeft w:val="640"/>
          <w:marRight w:val="0"/>
          <w:marTop w:val="0"/>
          <w:marBottom w:val="0"/>
          <w:divBdr>
            <w:top w:val="none" w:sz="0" w:space="0" w:color="auto"/>
            <w:left w:val="none" w:sz="0" w:space="0" w:color="auto"/>
            <w:bottom w:val="none" w:sz="0" w:space="0" w:color="auto"/>
            <w:right w:val="none" w:sz="0" w:space="0" w:color="auto"/>
          </w:divBdr>
        </w:div>
        <w:div w:id="1999259438">
          <w:marLeft w:val="640"/>
          <w:marRight w:val="0"/>
          <w:marTop w:val="0"/>
          <w:marBottom w:val="0"/>
          <w:divBdr>
            <w:top w:val="none" w:sz="0" w:space="0" w:color="auto"/>
            <w:left w:val="none" w:sz="0" w:space="0" w:color="auto"/>
            <w:bottom w:val="none" w:sz="0" w:space="0" w:color="auto"/>
            <w:right w:val="none" w:sz="0" w:space="0" w:color="auto"/>
          </w:divBdr>
        </w:div>
        <w:div w:id="1524905453">
          <w:marLeft w:val="640"/>
          <w:marRight w:val="0"/>
          <w:marTop w:val="0"/>
          <w:marBottom w:val="0"/>
          <w:divBdr>
            <w:top w:val="none" w:sz="0" w:space="0" w:color="auto"/>
            <w:left w:val="none" w:sz="0" w:space="0" w:color="auto"/>
            <w:bottom w:val="none" w:sz="0" w:space="0" w:color="auto"/>
            <w:right w:val="none" w:sz="0" w:space="0" w:color="auto"/>
          </w:divBdr>
        </w:div>
        <w:div w:id="100152130">
          <w:marLeft w:val="640"/>
          <w:marRight w:val="0"/>
          <w:marTop w:val="0"/>
          <w:marBottom w:val="0"/>
          <w:divBdr>
            <w:top w:val="none" w:sz="0" w:space="0" w:color="auto"/>
            <w:left w:val="none" w:sz="0" w:space="0" w:color="auto"/>
            <w:bottom w:val="none" w:sz="0" w:space="0" w:color="auto"/>
            <w:right w:val="none" w:sz="0" w:space="0" w:color="auto"/>
          </w:divBdr>
        </w:div>
        <w:div w:id="1500120282">
          <w:marLeft w:val="640"/>
          <w:marRight w:val="0"/>
          <w:marTop w:val="0"/>
          <w:marBottom w:val="0"/>
          <w:divBdr>
            <w:top w:val="none" w:sz="0" w:space="0" w:color="auto"/>
            <w:left w:val="none" w:sz="0" w:space="0" w:color="auto"/>
            <w:bottom w:val="none" w:sz="0" w:space="0" w:color="auto"/>
            <w:right w:val="none" w:sz="0" w:space="0" w:color="auto"/>
          </w:divBdr>
        </w:div>
        <w:div w:id="1413894332">
          <w:marLeft w:val="640"/>
          <w:marRight w:val="0"/>
          <w:marTop w:val="0"/>
          <w:marBottom w:val="0"/>
          <w:divBdr>
            <w:top w:val="none" w:sz="0" w:space="0" w:color="auto"/>
            <w:left w:val="none" w:sz="0" w:space="0" w:color="auto"/>
            <w:bottom w:val="none" w:sz="0" w:space="0" w:color="auto"/>
            <w:right w:val="none" w:sz="0" w:space="0" w:color="auto"/>
          </w:divBdr>
        </w:div>
        <w:div w:id="2028486524">
          <w:marLeft w:val="640"/>
          <w:marRight w:val="0"/>
          <w:marTop w:val="0"/>
          <w:marBottom w:val="0"/>
          <w:divBdr>
            <w:top w:val="none" w:sz="0" w:space="0" w:color="auto"/>
            <w:left w:val="none" w:sz="0" w:space="0" w:color="auto"/>
            <w:bottom w:val="none" w:sz="0" w:space="0" w:color="auto"/>
            <w:right w:val="none" w:sz="0" w:space="0" w:color="auto"/>
          </w:divBdr>
        </w:div>
        <w:div w:id="1027753083">
          <w:marLeft w:val="640"/>
          <w:marRight w:val="0"/>
          <w:marTop w:val="0"/>
          <w:marBottom w:val="0"/>
          <w:divBdr>
            <w:top w:val="none" w:sz="0" w:space="0" w:color="auto"/>
            <w:left w:val="none" w:sz="0" w:space="0" w:color="auto"/>
            <w:bottom w:val="none" w:sz="0" w:space="0" w:color="auto"/>
            <w:right w:val="none" w:sz="0" w:space="0" w:color="auto"/>
          </w:divBdr>
        </w:div>
        <w:div w:id="1465612393">
          <w:marLeft w:val="640"/>
          <w:marRight w:val="0"/>
          <w:marTop w:val="0"/>
          <w:marBottom w:val="0"/>
          <w:divBdr>
            <w:top w:val="none" w:sz="0" w:space="0" w:color="auto"/>
            <w:left w:val="none" w:sz="0" w:space="0" w:color="auto"/>
            <w:bottom w:val="none" w:sz="0" w:space="0" w:color="auto"/>
            <w:right w:val="none" w:sz="0" w:space="0" w:color="auto"/>
          </w:divBdr>
        </w:div>
        <w:div w:id="2122989056">
          <w:marLeft w:val="640"/>
          <w:marRight w:val="0"/>
          <w:marTop w:val="0"/>
          <w:marBottom w:val="0"/>
          <w:divBdr>
            <w:top w:val="none" w:sz="0" w:space="0" w:color="auto"/>
            <w:left w:val="none" w:sz="0" w:space="0" w:color="auto"/>
            <w:bottom w:val="none" w:sz="0" w:space="0" w:color="auto"/>
            <w:right w:val="none" w:sz="0" w:space="0" w:color="auto"/>
          </w:divBdr>
        </w:div>
        <w:div w:id="2078475851">
          <w:marLeft w:val="640"/>
          <w:marRight w:val="0"/>
          <w:marTop w:val="0"/>
          <w:marBottom w:val="0"/>
          <w:divBdr>
            <w:top w:val="none" w:sz="0" w:space="0" w:color="auto"/>
            <w:left w:val="none" w:sz="0" w:space="0" w:color="auto"/>
            <w:bottom w:val="none" w:sz="0" w:space="0" w:color="auto"/>
            <w:right w:val="none" w:sz="0" w:space="0" w:color="auto"/>
          </w:divBdr>
        </w:div>
        <w:div w:id="1266500446">
          <w:marLeft w:val="640"/>
          <w:marRight w:val="0"/>
          <w:marTop w:val="0"/>
          <w:marBottom w:val="0"/>
          <w:divBdr>
            <w:top w:val="none" w:sz="0" w:space="0" w:color="auto"/>
            <w:left w:val="none" w:sz="0" w:space="0" w:color="auto"/>
            <w:bottom w:val="none" w:sz="0" w:space="0" w:color="auto"/>
            <w:right w:val="none" w:sz="0" w:space="0" w:color="auto"/>
          </w:divBdr>
        </w:div>
        <w:div w:id="1827236722">
          <w:marLeft w:val="640"/>
          <w:marRight w:val="0"/>
          <w:marTop w:val="0"/>
          <w:marBottom w:val="0"/>
          <w:divBdr>
            <w:top w:val="none" w:sz="0" w:space="0" w:color="auto"/>
            <w:left w:val="none" w:sz="0" w:space="0" w:color="auto"/>
            <w:bottom w:val="none" w:sz="0" w:space="0" w:color="auto"/>
            <w:right w:val="none" w:sz="0" w:space="0" w:color="auto"/>
          </w:divBdr>
        </w:div>
        <w:div w:id="603927360">
          <w:marLeft w:val="640"/>
          <w:marRight w:val="0"/>
          <w:marTop w:val="0"/>
          <w:marBottom w:val="0"/>
          <w:divBdr>
            <w:top w:val="none" w:sz="0" w:space="0" w:color="auto"/>
            <w:left w:val="none" w:sz="0" w:space="0" w:color="auto"/>
            <w:bottom w:val="none" w:sz="0" w:space="0" w:color="auto"/>
            <w:right w:val="none" w:sz="0" w:space="0" w:color="auto"/>
          </w:divBdr>
        </w:div>
        <w:div w:id="1657371206">
          <w:marLeft w:val="640"/>
          <w:marRight w:val="0"/>
          <w:marTop w:val="0"/>
          <w:marBottom w:val="0"/>
          <w:divBdr>
            <w:top w:val="none" w:sz="0" w:space="0" w:color="auto"/>
            <w:left w:val="none" w:sz="0" w:space="0" w:color="auto"/>
            <w:bottom w:val="none" w:sz="0" w:space="0" w:color="auto"/>
            <w:right w:val="none" w:sz="0" w:space="0" w:color="auto"/>
          </w:divBdr>
        </w:div>
        <w:div w:id="1076973608">
          <w:marLeft w:val="640"/>
          <w:marRight w:val="0"/>
          <w:marTop w:val="0"/>
          <w:marBottom w:val="0"/>
          <w:divBdr>
            <w:top w:val="none" w:sz="0" w:space="0" w:color="auto"/>
            <w:left w:val="none" w:sz="0" w:space="0" w:color="auto"/>
            <w:bottom w:val="none" w:sz="0" w:space="0" w:color="auto"/>
            <w:right w:val="none" w:sz="0" w:space="0" w:color="auto"/>
          </w:divBdr>
        </w:div>
        <w:div w:id="1334068665">
          <w:marLeft w:val="640"/>
          <w:marRight w:val="0"/>
          <w:marTop w:val="0"/>
          <w:marBottom w:val="0"/>
          <w:divBdr>
            <w:top w:val="none" w:sz="0" w:space="0" w:color="auto"/>
            <w:left w:val="none" w:sz="0" w:space="0" w:color="auto"/>
            <w:bottom w:val="none" w:sz="0" w:space="0" w:color="auto"/>
            <w:right w:val="none" w:sz="0" w:space="0" w:color="auto"/>
          </w:divBdr>
        </w:div>
        <w:div w:id="25453737">
          <w:marLeft w:val="640"/>
          <w:marRight w:val="0"/>
          <w:marTop w:val="0"/>
          <w:marBottom w:val="0"/>
          <w:divBdr>
            <w:top w:val="none" w:sz="0" w:space="0" w:color="auto"/>
            <w:left w:val="none" w:sz="0" w:space="0" w:color="auto"/>
            <w:bottom w:val="none" w:sz="0" w:space="0" w:color="auto"/>
            <w:right w:val="none" w:sz="0" w:space="0" w:color="auto"/>
          </w:divBdr>
        </w:div>
        <w:div w:id="1351373021">
          <w:marLeft w:val="640"/>
          <w:marRight w:val="0"/>
          <w:marTop w:val="0"/>
          <w:marBottom w:val="0"/>
          <w:divBdr>
            <w:top w:val="none" w:sz="0" w:space="0" w:color="auto"/>
            <w:left w:val="none" w:sz="0" w:space="0" w:color="auto"/>
            <w:bottom w:val="none" w:sz="0" w:space="0" w:color="auto"/>
            <w:right w:val="none" w:sz="0" w:space="0" w:color="auto"/>
          </w:divBdr>
        </w:div>
        <w:div w:id="998118576">
          <w:marLeft w:val="640"/>
          <w:marRight w:val="0"/>
          <w:marTop w:val="0"/>
          <w:marBottom w:val="0"/>
          <w:divBdr>
            <w:top w:val="none" w:sz="0" w:space="0" w:color="auto"/>
            <w:left w:val="none" w:sz="0" w:space="0" w:color="auto"/>
            <w:bottom w:val="none" w:sz="0" w:space="0" w:color="auto"/>
            <w:right w:val="none" w:sz="0" w:space="0" w:color="auto"/>
          </w:divBdr>
        </w:div>
      </w:divsChild>
    </w:div>
    <w:div w:id="1422796905">
      <w:marLeft w:val="0"/>
      <w:marRight w:val="0"/>
      <w:marTop w:val="0"/>
      <w:marBottom w:val="0"/>
      <w:divBdr>
        <w:top w:val="none" w:sz="0" w:space="0" w:color="auto"/>
        <w:left w:val="none" w:sz="0" w:space="0" w:color="auto"/>
        <w:bottom w:val="none" w:sz="0" w:space="0" w:color="auto"/>
        <w:right w:val="none" w:sz="0" w:space="0" w:color="auto"/>
      </w:divBdr>
    </w:div>
    <w:div w:id="1425035472">
      <w:marLeft w:val="0"/>
      <w:marRight w:val="0"/>
      <w:marTop w:val="0"/>
      <w:marBottom w:val="0"/>
      <w:divBdr>
        <w:top w:val="none" w:sz="0" w:space="0" w:color="auto"/>
        <w:left w:val="none" w:sz="0" w:space="0" w:color="auto"/>
        <w:bottom w:val="none" w:sz="0" w:space="0" w:color="auto"/>
        <w:right w:val="none" w:sz="0" w:space="0" w:color="auto"/>
      </w:divBdr>
    </w:div>
    <w:div w:id="1426458501">
      <w:marLeft w:val="0"/>
      <w:marRight w:val="0"/>
      <w:marTop w:val="0"/>
      <w:marBottom w:val="0"/>
      <w:divBdr>
        <w:top w:val="none" w:sz="0" w:space="0" w:color="auto"/>
        <w:left w:val="none" w:sz="0" w:space="0" w:color="auto"/>
        <w:bottom w:val="none" w:sz="0" w:space="0" w:color="auto"/>
        <w:right w:val="none" w:sz="0" w:space="0" w:color="auto"/>
      </w:divBdr>
    </w:div>
    <w:div w:id="1428651700">
      <w:bodyDiv w:val="1"/>
      <w:marLeft w:val="0"/>
      <w:marRight w:val="0"/>
      <w:marTop w:val="0"/>
      <w:marBottom w:val="0"/>
      <w:divBdr>
        <w:top w:val="none" w:sz="0" w:space="0" w:color="auto"/>
        <w:left w:val="none" w:sz="0" w:space="0" w:color="auto"/>
        <w:bottom w:val="none" w:sz="0" w:space="0" w:color="auto"/>
        <w:right w:val="none" w:sz="0" w:space="0" w:color="auto"/>
      </w:divBdr>
      <w:divsChild>
        <w:div w:id="31855290">
          <w:marLeft w:val="640"/>
          <w:marRight w:val="0"/>
          <w:marTop w:val="0"/>
          <w:marBottom w:val="0"/>
          <w:divBdr>
            <w:top w:val="none" w:sz="0" w:space="0" w:color="auto"/>
            <w:left w:val="none" w:sz="0" w:space="0" w:color="auto"/>
            <w:bottom w:val="none" w:sz="0" w:space="0" w:color="auto"/>
            <w:right w:val="none" w:sz="0" w:space="0" w:color="auto"/>
          </w:divBdr>
        </w:div>
        <w:div w:id="79834396">
          <w:marLeft w:val="640"/>
          <w:marRight w:val="0"/>
          <w:marTop w:val="0"/>
          <w:marBottom w:val="0"/>
          <w:divBdr>
            <w:top w:val="none" w:sz="0" w:space="0" w:color="auto"/>
            <w:left w:val="none" w:sz="0" w:space="0" w:color="auto"/>
            <w:bottom w:val="none" w:sz="0" w:space="0" w:color="auto"/>
            <w:right w:val="none" w:sz="0" w:space="0" w:color="auto"/>
          </w:divBdr>
        </w:div>
        <w:div w:id="199171241">
          <w:marLeft w:val="640"/>
          <w:marRight w:val="0"/>
          <w:marTop w:val="0"/>
          <w:marBottom w:val="0"/>
          <w:divBdr>
            <w:top w:val="none" w:sz="0" w:space="0" w:color="auto"/>
            <w:left w:val="none" w:sz="0" w:space="0" w:color="auto"/>
            <w:bottom w:val="none" w:sz="0" w:space="0" w:color="auto"/>
            <w:right w:val="none" w:sz="0" w:space="0" w:color="auto"/>
          </w:divBdr>
        </w:div>
        <w:div w:id="200634781">
          <w:marLeft w:val="640"/>
          <w:marRight w:val="0"/>
          <w:marTop w:val="0"/>
          <w:marBottom w:val="0"/>
          <w:divBdr>
            <w:top w:val="none" w:sz="0" w:space="0" w:color="auto"/>
            <w:left w:val="none" w:sz="0" w:space="0" w:color="auto"/>
            <w:bottom w:val="none" w:sz="0" w:space="0" w:color="auto"/>
            <w:right w:val="none" w:sz="0" w:space="0" w:color="auto"/>
          </w:divBdr>
        </w:div>
        <w:div w:id="206526592">
          <w:marLeft w:val="640"/>
          <w:marRight w:val="0"/>
          <w:marTop w:val="0"/>
          <w:marBottom w:val="0"/>
          <w:divBdr>
            <w:top w:val="none" w:sz="0" w:space="0" w:color="auto"/>
            <w:left w:val="none" w:sz="0" w:space="0" w:color="auto"/>
            <w:bottom w:val="none" w:sz="0" w:space="0" w:color="auto"/>
            <w:right w:val="none" w:sz="0" w:space="0" w:color="auto"/>
          </w:divBdr>
        </w:div>
        <w:div w:id="236987738">
          <w:marLeft w:val="640"/>
          <w:marRight w:val="0"/>
          <w:marTop w:val="0"/>
          <w:marBottom w:val="0"/>
          <w:divBdr>
            <w:top w:val="none" w:sz="0" w:space="0" w:color="auto"/>
            <w:left w:val="none" w:sz="0" w:space="0" w:color="auto"/>
            <w:bottom w:val="none" w:sz="0" w:space="0" w:color="auto"/>
            <w:right w:val="none" w:sz="0" w:space="0" w:color="auto"/>
          </w:divBdr>
        </w:div>
        <w:div w:id="249433109">
          <w:marLeft w:val="640"/>
          <w:marRight w:val="0"/>
          <w:marTop w:val="0"/>
          <w:marBottom w:val="0"/>
          <w:divBdr>
            <w:top w:val="none" w:sz="0" w:space="0" w:color="auto"/>
            <w:left w:val="none" w:sz="0" w:space="0" w:color="auto"/>
            <w:bottom w:val="none" w:sz="0" w:space="0" w:color="auto"/>
            <w:right w:val="none" w:sz="0" w:space="0" w:color="auto"/>
          </w:divBdr>
        </w:div>
        <w:div w:id="291978883">
          <w:marLeft w:val="640"/>
          <w:marRight w:val="0"/>
          <w:marTop w:val="0"/>
          <w:marBottom w:val="0"/>
          <w:divBdr>
            <w:top w:val="none" w:sz="0" w:space="0" w:color="auto"/>
            <w:left w:val="none" w:sz="0" w:space="0" w:color="auto"/>
            <w:bottom w:val="none" w:sz="0" w:space="0" w:color="auto"/>
            <w:right w:val="none" w:sz="0" w:space="0" w:color="auto"/>
          </w:divBdr>
        </w:div>
        <w:div w:id="303510174">
          <w:marLeft w:val="640"/>
          <w:marRight w:val="0"/>
          <w:marTop w:val="0"/>
          <w:marBottom w:val="0"/>
          <w:divBdr>
            <w:top w:val="none" w:sz="0" w:space="0" w:color="auto"/>
            <w:left w:val="none" w:sz="0" w:space="0" w:color="auto"/>
            <w:bottom w:val="none" w:sz="0" w:space="0" w:color="auto"/>
            <w:right w:val="none" w:sz="0" w:space="0" w:color="auto"/>
          </w:divBdr>
        </w:div>
        <w:div w:id="393283608">
          <w:marLeft w:val="640"/>
          <w:marRight w:val="0"/>
          <w:marTop w:val="0"/>
          <w:marBottom w:val="0"/>
          <w:divBdr>
            <w:top w:val="none" w:sz="0" w:space="0" w:color="auto"/>
            <w:left w:val="none" w:sz="0" w:space="0" w:color="auto"/>
            <w:bottom w:val="none" w:sz="0" w:space="0" w:color="auto"/>
            <w:right w:val="none" w:sz="0" w:space="0" w:color="auto"/>
          </w:divBdr>
        </w:div>
        <w:div w:id="506166635">
          <w:marLeft w:val="640"/>
          <w:marRight w:val="0"/>
          <w:marTop w:val="0"/>
          <w:marBottom w:val="0"/>
          <w:divBdr>
            <w:top w:val="none" w:sz="0" w:space="0" w:color="auto"/>
            <w:left w:val="none" w:sz="0" w:space="0" w:color="auto"/>
            <w:bottom w:val="none" w:sz="0" w:space="0" w:color="auto"/>
            <w:right w:val="none" w:sz="0" w:space="0" w:color="auto"/>
          </w:divBdr>
        </w:div>
        <w:div w:id="663703587">
          <w:marLeft w:val="640"/>
          <w:marRight w:val="0"/>
          <w:marTop w:val="0"/>
          <w:marBottom w:val="0"/>
          <w:divBdr>
            <w:top w:val="none" w:sz="0" w:space="0" w:color="auto"/>
            <w:left w:val="none" w:sz="0" w:space="0" w:color="auto"/>
            <w:bottom w:val="none" w:sz="0" w:space="0" w:color="auto"/>
            <w:right w:val="none" w:sz="0" w:space="0" w:color="auto"/>
          </w:divBdr>
        </w:div>
        <w:div w:id="731080902">
          <w:marLeft w:val="640"/>
          <w:marRight w:val="0"/>
          <w:marTop w:val="0"/>
          <w:marBottom w:val="0"/>
          <w:divBdr>
            <w:top w:val="none" w:sz="0" w:space="0" w:color="auto"/>
            <w:left w:val="none" w:sz="0" w:space="0" w:color="auto"/>
            <w:bottom w:val="none" w:sz="0" w:space="0" w:color="auto"/>
            <w:right w:val="none" w:sz="0" w:space="0" w:color="auto"/>
          </w:divBdr>
        </w:div>
        <w:div w:id="778640289">
          <w:marLeft w:val="640"/>
          <w:marRight w:val="0"/>
          <w:marTop w:val="0"/>
          <w:marBottom w:val="0"/>
          <w:divBdr>
            <w:top w:val="none" w:sz="0" w:space="0" w:color="auto"/>
            <w:left w:val="none" w:sz="0" w:space="0" w:color="auto"/>
            <w:bottom w:val="none" w:sz="0" w:space="0" w:color="auto"/>
            <w:right w:val="none" w:sz="0" w:space="0" w:color="auto"/>
          </w:divBdr>
        </w:div>
        <w:div w:id="856817890">
          <w:marLeft w:val="640"/>
          <w:marRight w:val="0"/>
          <w:marTop w:val="0"/>
          <w:marBottom w:val="0"/>
          <w:divBdr>
            <w:top w:val="none" w:sz="0" w:space="0" w:color="auto"/>
            <w:left w:val="none" w:sz="0" w:space="0" w:color="auto"/>
            <w:bottom w:val="none" w:sz="0" w:space="0" w:color="auto"/>
            <w:right w:val="none" w:sz="0" w:space="0" w:color="auto"/>
          </w:divBdr>
        </w:div>
        <w:div w:id="945506652">
          <w:marLeft w:val="640"/>
          <w:marRight w:val="0"/>
          <w:marTop w:val="0"/>
          <w:marBottom w:val="0"/>
          <w:divBdr>
            <w:top w:val="none" w:sz="0" w:space="0" w:color="auto"/>
            <w:left w:val="none" w:sz="0" w:space="0" w:color="auto"/>
            <w:bottom w:val="none" w:sz="0" w:space="0" w:color="auto"/>
            <w:right w:val="none" w:sz="0" w:space="0" w:color="auto"/>
          </w:divBdr>
        </w:div>
        <w:div w:id="1047412232">
          <w:marLeft w:val="640"/>
          <w:marRight w:val="0"/>
          <w:marTop w:val="0"/>
          <w:marBottom w:val="0"/>
          <w:divBdr>
            <w:top w:val="none" w:sz="0" w:space="0" w:color="auto"/>
            <w:left w:val="none" w:sz="0" w:space="0" w:color="auto"/>
            <w:bottom w:val="none" w:sz="0" w:space="0" w:color="auto"/>
            <w:right w:val="none" w:sz="0" w:space="0" w:color="auto"/>
          </w:divBdr>
        </w:div>
        <w:div w:id="1049957321">
          <w:marLeft w:val="640"/>
          <w:marRight w:val="0"/>
          <w:marTop w:val="0"/>
          <w:marBottom w:val="0"/>
          <w:divBdr>
            <w:top w:val="none" w:sz="0" w:space="0" w:color="auto"/>
            <w:left w:val="none" w:sz="0" w:space="0" w:color="auto"/>
            <w:bottom w:val="none" w:sz="0" w:space="0" w:color="auto"/>
            <w:right w:val="none" w:sz="0" w:space="0" w:color="auto"/>
          </w:divBdr>
        </w:div>
        <w:div w:id="1092168801">
          <w:marLeft w:val="640"/>
          <w:marRight w:val="0"/>
          <w:marTop w:val="0"/>
          <w:marBottom w:val="0"/>
          <w:divBdr>
            <w:top w:val="none" w:sz="0" w:space="0" w:color="auto"/>
            <w:left w:val="none" w:sz="0" w:space="0" w:color="auto"/>
            <w:bottom w:val="none" w:sz="0" w:space="0" w:color="auto"/>
            <w:right w:val="none" w:sz="0" w:space="0" w:color="auto"/>
          </w:divBdr>
        </w:div>
        <w:div w:id="1118719099">
          <w:marLeft w:val="640"/>
          <w:marRight w:val="0"/>
          <w:marTop w:val="0"/>
          <w:marBottom w:val="0"/>
          <w:divBdr>
            <w:top w:val="none" w:sz="0" w:space="0" w:color="auto"/>
            <w:left w:val="none" w:sz="0" w:space="0" w:color="auto"/>
            <w:bottom w:val="none" w:sz="0" w:space="0" w:color="auto"/>
            <w:right w:val="none" w:sz="0" w:space="0" w:color="auto"/>
          </w:divBdr>
        </w:div>
        <w:div w:id="1181116543">
          <w:marLeft w:val="640"/>
          <w:marRight w:val="0"/>
          <w:marTop w:val="0"/>
          <w:marBottom w:val="0"/>
          <w:divBdr>
            <w:top w:val="none" w:sz="0" w:space="0" w:color="auto"/>
            <w:left w:val="none" w:sz="0" w:space="0" w:color="auto"/>
            <w:bottom w:val="none" w:sz="0" w:space="0" w:color="auto"/>
            <w:right w:val="none" w:sz="0" w:space="0" w:color="auto"/>
          </w:divBdr>
        </w:div>
        <w:div w:id="1219781127">
          <w:marLeft w:val="640"/>
          <w:marRight w:val="0"/>
          <w:marTop w:val="0"/>
          <w:marBottom w:val="0"/>
          <w:divBdr>
            <w:top w:val="none" w:sz="0" w:space="0" w:color="auto"/>
            <w:left w:val="none" w:sz="0" w:space="0" w:color="auto"/>
            <w:bottom w:val="none" w:sz="0" w:space="0" w:color="auto"/>
            <w:right w:val="none" w:sz="0" w:space="0" w:color="auto"/>
          </w:divBdr>
        </w:div>
        <w:div w:id="1264143993">
          <w:marLeft w:val="640"/>
          <w:marRight w:val="0"/>
          <w:marTop w:val="0"/>
          <w:marBottom w:val="0"/>
          <w:divBdr>
            <w:top w:val="none" w:sz="0" w:space="0" w:color="auto"/>
            <w:left w:val="none" w:sz="0" w:space="0" w:color="auto"/>
            <w:bottom w:val="none" w:sz="0" w:space="0" w:color="auto"/>
            <w:right w:val="none" w:sz="0" w:space="0" w:color="auto"/>
          </w:divBdr>
        </w:div>
        <w:div w:id="1304315796">
          <w:marLeft w:val="640"/>
          <w:marRight w:val="0"/>
          <w:marTop w:val="0"/>
          <w:marBottom w:val="0"/>
          <w:divBdr>
            <w:top w:val="none" w:sz="0" w:space="0" w:color="auto"/>
            <w:left w:val="none" w:sz="0" w:space="0" w:color="auto"/>
            <w:bottom w:val="none" w:sz="0" w:space="0" w:color="auto"/>
            <w:right w:val="none" w:sz="0" w:space="0" w:color="auto"/>
          </w:divBdr>
        </w:div>
        <w:div w:id="1341661608">
          <w:marLeft w:val="640"/>
          <w:marRight w:val="0"/>
          <w:marTop w:val="0"/>
          <w:marBottom w:val="0"/>
          <w:divBdr>
            <w:top w:val="none" w:sz="0" w:space="0" w:color="auto"/>
            <w:left w:val="none" w:sz="0" w:space="0" w:color="auto"/>
            <w:bottom w:val="none" w:sz="0" w:space="0" w:color="auto"/>
            <w:right w:val="none" w:sz="0" w:space="0" w:color="auto"/>
          </w:divBdr>
        </w:div>
        <w:div w:id="1359306932">
          <w:marLeft w:val="640"/>
          <w:marRight w:val="0"/>
          <w:marTop w:val="0"/>
          <w:marBottom w:val="0"/>
          <w:divBdr>
            <w:top w:val="none" w:sz="0" w:space="0" w:color="auto"/>
            <w:left w:val="none" w:sz="0" w:space="0" w:color="auto"/>
            <w:bottom w:val="none" w:sz="0" w:space="0" w:color="auto"/>
            <w:right w:val="none" w:sz="0" w:space="0" w:color="auto"/>
          </w:divBdr>
        </w:div>
        <w:div w:id="1361739745">
          <w:marLeft w:val="640"/>
          <w:marRight w:val="0"/>
          <w:marTop w:val="0"/>
          <w:marBottom w:val="0"/>
          <w:divBdr>
            <w:top w:val="none" w:sz="0" w:space="0" w:color="auto"/>
            <w:left w:val="none" w:sz="0" w:space="0" w:color="auto"/>
            <w:bottom w:val="none" w:sz="0" w:space="0" w:color="auto"/>
            <w:right w:val="none" w:sz="0" w:space="0" w:color="auto"/>
          </w:divBdr>
        </w:div>
        <w:div w:id="1383943154">
          <w:marLeft w:val="640"/>
          <w:marRight w:val="0"/>
          <w:marTop w:val="0"/>
          <w:marBottom w:val="0"/>
          <w:divBdr>
            <w:top w:val="none" w:sz="0" w:space="0" w:color="auto"/>
            <w:left w:val="none" w:sz="0" w:space="0" w:color="auto"/>
            <w:bottom w:val="none" w:sz="0" w:space="0" w:color="auto"/>
            <w:right w:val="none" w:sz="0" w:space="0" w:color="auto"/>
          </w:divBdr>
        </w:div>
        <w:div w:id="1402556460">
          <w:marLeft w:val="640"/>
          <w:marRight w:val="0"/>
          <w:marTop w:val="0"/>
          <w:marBottom w:val="0"/>
          <w:divBdr>
            <w:top w:val="none" w:sz="0" w:space="0" w:color="auto"/>
            <w:left w:val="none" w:sz="0" w:space="0" w:color="auto"/>
            <w:bottom w:val="none" w:sz="0" w:space="0" w:color="auto"/>
            <w:right w:val="none" w:sz="0" w:space="0" w:color="auto"/>
          </w:divBdr>
        </w:div>
        <w:div w:id="1420254788">
          <w:marLeft w:val="640"/>
          <w:marRight w:val="0"/>
          <w:marTop w:val="0"/>
          <w:marBottom w:val="0"/>
          <w:divBdr>
            <w:top w:val="none" w:sz="0" w:space="0" w:color="auto"/>
            <w:left w:val="none" w:sz="0" w:space="0" w:color="auto"/>
            <w:bottom w:val="none" w:sz="0" w:space="0" w:color="auto"/>
            <w:right w:val="none" w:sz="0" w:space="0" w:color="auto"/>
          </w:divBdr>
        </w:div>
        <w:div w:id="1431193222">
          <w:marLeft w:val="640"/>
          <w:marRight w:val="0"/>
          <w:marTop w:val="0"/>
          <w:marBottom w:val="0"/>
          <w:divBdr>
            <w:top w:val="none" w:sz="0" w:space="0" w:color="auto"/>
            <w:left w:val="none" w:sz="0" w:space="0" w:color="auto"/>
            <w:bottom w:val="none" w:sz="0" w:space="0" w:color="auto"/>
            <w:right w:val="none" w:sz="0" w:space="0" w:color="auto"/>
          </w:divBdr>
        </w:div>
        <w:div w:id="1524781456">
          <w:marLeft w:val="640"/>
          <w:marRight w:val="0"/>
          <w:marTop w:val="0"/>
          <w:marBottom w:val="0"/>
          <w:divBdr>
            <w:top w:val="none" w:sz="0" w:space="0" w:color="auto"/>
            <w:left w:val="none" w:sz="0" w:space="0" w:color="auto"/>
            <w:bottom w:val="none" w:sz="0" w:space="0" w:color="auto"/>
            <w:right w:val="none" w:sz="0" w:space="0" w:color="auto"/>
          </w:divBdr>
        </w:div>
        <w:div w:id="1619331467">
          <w:marLeft w:val="640"/>
          <w:marRight w:val="0"/>
          <w:marTop w:val="0"/>
          <w:marBottom w:val="0"/>
          <w:divBdr>
            <w:top w:val="none" w:sz="0" w:space="0" w:color="auto"/>
            <w:left w:val="none" w:sz="0" w:space="0" w:color="auto"/>
            <w:bottom w:val="none" w:sz="0" w:space="0" w:color="auto"/>
            <w:right w:val="none" w:sz="0" w:space="0" w:color="auto"/>
          </w:divBdr>
        </w:div>
        <w:div w:id="1624774049">
          <w:marLeft w:val="640"/>
          <w:marRight w:val="0"/>
          <w:marTop w:val="0"/>
          <w:marBottom w:val="0"/>
          <w:divBdr>
            <w:top w:val="none" w:sz="0" w:space="0" w:color="auto"/>
            <w:left w:val="none" w:sz="0" w:space="0" w:color="auto"/>
            <w:bottom w:val="none" w:sz="0" w:space="0" w:color="auto"/>
            <w:right w:val="none" w:sz="0" w:space="0" w:color="auto"/>
          </w:divBdr>
        </w:div>
        <w:div w:id="1705061811">
          <w:marLeft w:val="640"/>
          <w:marRight w:val="0"/>
          <w:marTop w:val="0"/>
          <w:marBottom w:val="0"/>
          <w:divBdr>
            <w:top w:val="none" w:sz="0" w:space="0" w:color="auto"/>
            <w:left w:val="none" w:sz="0" w:space="0" w:color="auto"/>
            <w:bottom w:val="none" w:sz="0" w:space="0" w:color="auto"/>
            <w:right w:val="none" w:sz="0" w:space="0" w:color="auto"/>
          </w:divBdr>
        </w:div>
        <w:div w:id="1708946473">
          <w:marLeft w:val="640"/>
          <w:marRight w:val="0"/>
          <w:marTop w:val="0"/>
          <w:marBottom w:val="0"/>
          <w:divBdr>
            <w:top w:val="none" w:sz="0" w:space="0" w:color="auto"/>
            <w:left w:val="none" w:sz="0" w:space="0" w:color="auto"/>
            <w:bottom w:val="none" w:sz="0" w:space="0" w:color="auto"/>
            <w:right w:val="none" w:sz="0" w:space="0" w:color="auto"/>
          </w:divBdr>
        </w:div>
        <w:div w:id="1843080093">
          <w:marLeft w:val="640"/>
          <w:marRight w:val="0"/>
          <w:marTop w:val="0"/>
          <w:marBottom w:val="0"/>
          <w:divBdr>
            <w:top w:val="none" w:sz="0" w:space="0" w:color="auto"/>
            <w:left w:val="none" w:sz="0" w:space="0" w:color="auto"/>
            <w:bottom w:val="none" w:sz="0" w:space="0" w:color="auto"/>
            <w:right w:val="none" w:sz="0" w:space="0" w:color="auto"/>
          </w:divBdr>
        </w:div>
        <w:div w:id="1846674720">
          <w:marLeft w:val="640"/>
          <w:marRight w:val="0"/>
          <w:marTop w:val="0"/>
          <w:marBottom w:val="0"/>
          <w:divBdr>
            <w:top w:val="none" w:sz="0" w:space="0" w:color="auto"/>
            <w:left w:val="none" w:sz="0" w:space="0" w:color="auto"/>
            <w:bottom w:val="none" w:sz="0" w:space="0" w:color="auto"/>
            <w:right w:val="none" w:sz="0" w:space="0" w:color="auto"/>
          </w:divBdr>
        </w:div>
        <w:div w:id="1856184200">
          <w:marLeft w:val="640"/>
          <w:marRight w:val="0"/>
          <w:marTop w:val="0"/>
          <w:marBottom w:val="0"/>
          <w:divBdr>
            <w:top w:val="none" w:sz="0" w:space="0" w:color="auto"/>
            <w:left w:val="none" w:sz="0" w:space="0" w:color="auto"/>
            <w:bottom w:val="none" w:sz="0" w:space="0" w:color="auto"/>
            <w:right w:val="none" w:sz="0" w:space="0" w:color="auto"/>
          </w:divBdr>
        </w:div>
        <w:div w:id="1860311354">
          <w:marLeft w:val="640"/>
          <w:marRight w:val="0"/>
          <w:marTop w:val="0"/>
          <w:marBottom w:val="0"/>
          <w:divBdr>
            <w:top w:val="none" w:sz="0" w:space="0" w:color="auto"/>
            <w:left w:val="none" w:sz="0" w:space="0" w:color="auto"/>
            <w:bottom w:val="none" w:sz="0" w:space="0" w:color="auto"/>
            <w:right w:val="none" w:sz="0" w:space="0" w:color="auto"/>
          </w:divBdr>
        </w:div>
        <w:div w:id="1862009392">
          <w:marLeft w:val="640"/>
          <w:marRight w:val="0"/>
          <w:marTop w:val="0"/>
          <w:marBottom w:val="0"/>
          <w:divBdr>
            <w:top w:val="none" w:sz="0" w:space="0" w:color="auto"/>
            <w:left w:val="none" w:sz="0" w:space="0" w:color="auto"/>
            <w:bottom w:val="none" w:sz="0" w:space="0" w:color="auto"/>
            <w:right w:val="none" w:sz="0" w:space="0" w:color="auto"/>
          </w:divBdr>
        </w:div>
        <w:div w:id="1910460357">
          <w:marLeft w:val="640"/>
          <w:marRight w:val="0"/>
          <w:marTop w:val="0"/>
          <w:marBottom w:val="0"/>
          <w:divBdr>
            <w:top w:val="none" w:sz="0" w:space="0" w:color="auto"/>
            <w:left w:val="none" w:sz="0" w:space="0" w:color="auto"/>
            <w:bottom w:val="none" w:sz="0" w:space="0" w:color="auto"/>
            <w:right w:val="none" w:sz="0" w:space="0" w:color="auto"/>
          </w:divBdr>
        </w:div>
        <w:div w:id="1961060806">
          <w:marLeft w:val="640"/>
          <w:marRight w:val="0"/>
          <w:marTop w:val="0"/>
          <w:marBottom w:val="0"/>
          <w:divBdr>
            <w:top w:val="none" w:sz="0" w:space="0" w:color="auto"/>
            <w:left w:val="none" w:sz="0" w:space="0" w:color="auto"/>
            <w:bottom w:val="none" w:sz="0" w:space="0" w:color="auto"/>
            <w:right w:val="none" w:sz="0" w:space="0" w:color="auto"/>
          </w:divBdr>
        </w:div>
        <w:div w:id="1997342899">
          <w:marLeft w:val="640"/>
          <w:marRight w:val="0"/>
          <w:marTop w:val="0"/>
          <w:marBottom w:val="0"/>
          <w:divBdr>
            <w:top w:val="none" w:sz="0" w:space="0" w:color="auto"/>
            <w:left w:val="none" w:sz="0" w:space="0" w:color="auto"/>
            <w:bottom w:val="none" w:sz="0" w:space="0" w:color="auto"/>
            <w:right w:val="none" w:sz="0" w:space="0" w:color="auto"/>
          </w:divBdr>
        </w:div>
        <w:div w:id="2144694143">
          <w:marLeft w:val="640"/>
          <w:marRight w:val="0"/>
          <w:marTop w:val="0"/>
          <w:marBottom w:val="0"/>
          <w:divBdr>
            <w:top w:val="none" w:sz="0" w:space="0" w:color="auto"/>
            <w:left w:val="none" w:sz="0" w:space="0" w:color="auto"/>
            <w:bottom w:val="none" w:sz="0" w:space="0" w:color="auto"/>
            <w:right w:val="none" w:sz="0" w:space="0" w:color="auto"/>
          </w:divBdr>
        </w:div>
      </w:divsChild>
    </w:div>
    <w:div w:id="1431512541">
      <w:marLeft w:val="0"/>
      <w:marRight w:val="0"/>
      <w:marTop w:val="0"/>
      <w:marBottom w:val="0"/>
      <w:divBdr>
        <w:top w:val="none" w:sz="0" w:space="0" w:color="auto"/>
        <w:left w:val="none" w:sz="0" w:space="0" w:color="auto"/>
        <w:bottom w:val="none" w:sz="0" w:space="0" w:color="auto"/>
        <w:right w:val="none" w:sz="0" w:space="0" w:color="auto"/>
      </w:divBdr>
    </w:div>
    <w:div w:id="1436633778">
      <w:marLeft w:val="0"/>
      <w:marRight w:val="0"/>
      <w:marTop w:val="0"/>
      <w:marBottom w:val="0"/>
      <w:divBdr>
        <w:top w:val="none" w:sz="0" w:space="0" w:color="auto"/>
        <w:left w:val="none" w:sz="0" w:space="0" w:color="auto"/>
        <w:bottom w:val="none" w:sz="0" w:space="0" w:color="auto"/>
        <w:right w:val="none" w:sz="0" w:space="0" w:color="auto"/>
      </w:divBdr>
    </w:div>
    <w:div w:id="1438787732">
      <w:marLeft w:val="0"/>
      <w:marRight w:val="0"/>
      <w:marTop w:val="0"/>
      <w:marBottom w:val="0"/>
      <w:divBdr>
        <w:top w:val="none" w:sz="0" w:space="0" w:color="auto"/>
        <w:left w:val="none" w:sz="0" w:space="0" w:color="auto"/>
        <w:bottom w:val="none" w:sz="0" w:space="0" w:color="auto"/>
        <w:right w:val="none" w:sz="0" w:space="0" w:color="auto"/>
      </w:divBdr>
    </w:div>
    <w:div w:id="1451390126">
      <w:bodyDiv w:val="1"/>
      <w:marLeft w:val="0"/>
      <w:marRight w:val="0"/>
      <w:marTop w:val="0"/>
      <w:marBottom w:val="0"/>
      <w:divBdr>
        <w:top w:val="none" w:sz="0" w:space="0" w:color="auto"/>
        <w:left w:val="none" w:sz="0" w:space="0" w:color="auto"/>
        <w:bottom w:val="none" w:sz="0" w:space="0" w:color="auto"/>
        <w:right w:val="none" w:sz="0" w:space="0" w:color="auto"/>
      </w:divBdr>
      <w:divsChild>
        <w:div w:id="93405417">
          <w:marLeft w:val="640"/>
          <w:marRight w:val="0"/>
          <w:marTop w:val="0"/>
          <w:marBottom w:val="0"/>
          <w:divBdr>
            <w:top w:val="none" w:sz="0" w:space="0" w:color="auto"/>
            <w:left w:val="none" w:sz="0" w:space="0" w:color="auto"/>
            <w:bottom w:val="none" w:sz="0" w:space="0" w:color="auto"/>
            <w:right w:val="none" w:sz="0" w:space="0" w:color="auto"/>
          </w:divBdr>
        </w:div>
        <w:div w:id="273363102">
          <w:marLeft w:val="640"/>
          <w:marRight w:val="0"/>
          <w:marTop w:val="0"/>
          <w:marBottom w:val="0"/>
          <w:divBdr>
            <w:top w:val="none" w:sz="0" w:space="0" w:color="auto"/>
            <w:left w:val="none" w:sz="0" w:space="0" w:color="auto"/>
            <w:bottom w:val="none" w:sz="0" w:space="0" w:color="auto"/>
            <w:right w:val="none" w:sz="0" w:space="0" w:color="auto"/>
          </w:divBdr>
        </w:div>
        <w:div w:id="279412168">
          <w:marLeft w:val="640"/>
          <w:marRight w:val="0"/>
          <w:marTop w:val="0"/>
          <w:marBottom w:val="0"/>
          <w:divBdr>
            <w:top w:val="none" w:sz="0" w:space="0" w:color="auto"/>
            <w:left w:val="none" w:sz="0" w:space="0" w:color="auto"/>
            <w:bottom w:val="none" w:sz="0" w:space="0" w:color="auto"/>
            <w:right w:val="none" w:sz="0" w:space="0" w:color="auto"/>
          </w:divBdr>
        </w:div>
        <w:div w:id="312566277">
          <w:marLeft w:val="640"/>
          <w:marRight w:val="0"/>
          <w:marTop w:val="0"/>
          <w:marBottom w:val="0"/>
          <w:divBdr>
            <w:top w:val="none" w:sz="0" w:space="0" w:color="auto"/>
            <w:left w:val="none" w:sz="0" w:space="0" w:color="auto"/>
            <w:bottom w:val="none" w:sz="0" w:space="0" w:color="auto"/>
            <w:right w:val="none" w:sz="0" w:space="0" w:color="auto"/>
          </w:divBdr>
        </w:div>
        <w:div w:id="318467347">
          <w:marLeft w:val="640"/>
          <w:marRight w:val="0"/>
          <w:marTop w:val="0"/>
          <w:marBottom w:val="0"/>
          <w:divBdr>
            <w:top w:val="none" w:sz="0" w:space="0" w:color="auto"/>
            <w:left w:val="none" w:sz="0" w:space="0" w:color="auto"/>
            <w:bottom w:val="none" w:sz="0" w:space="0" w:color="auto"/>
            <w:right w:val="none" w:sz="0" w:space="0" w:color="auto"/>
          </w:divBdr>
        </w:div>
        <w:div w:id="407776200">
          <w:marLeft w:val="640"/>
          <w:marRight w:val="0"/>
          <w:marTop w:val="0"/>
          <w:marBottom w:val="0"/>
          <w:divBdr>
            <w:top w:val="none" w:sz="0" w:space="0" w:color="auto"/>
            <w:left w:val="none" w:sz="0" w:space="0" w:color="auto"/>
            <w:bottom w:val="none" w:sz="0" w:space="0" w:color="auto"/>
            <w:right w:val="none" w:sz="0" w:space="0" w:color="auto"/>
          </w:divBdr>
        </w:div>
        <w:div w:id="495611096">
          <w:marLeft w:val="640"/>
          <w:marRight w:val="0"/>
          <w:marTop w:val="0"/>
          <w:marBottom w:val="0"/>
          <w:divBdr>
            <w:top w:val="none" w:sz="0" w:space="0" w:color="auto"/>
            <w:left w:val="none" w:sz="0" w:space="0" w:color="auto"/>
            <w:bottom w:val="none" w:sz="0" w:space="0" w:color="auto"/>
            <w:right w:val="none" w:sz="0" w:space="0" w:color="auto"/>
          </w:divBdr>
        </w:div>
        <w:div w:id="686490445">
          <w:marLeft w:val="640"/>
          <w:marRight w:val="0"/>
          <w:marTop w:val="0"/>
          <w:marBottom w:val="0"/>
          <w:divBdr>
            <w:top w:val="none" w:sz="0" w:space="0" w:color="auto"/>
            <w:left w:val="none" w:sz="0" w:space="0" w:color="auto"/>
            <w:bottom w:val="none" w:sz="0" w:space="0" w:color="auto"/>
            <w:right w:val="none" w:sz="0" w:space="0" w:color="auto"/>
          </w:divBdr>
        </w:div>
        <w:div w:id="726296589">
          <w:marLeft w:val="640"/>
          <w:marRight w:val="0"/>
          <w:marTop w:val="0"/>
          <w:marBottom w:val="0"/>
          <w:divBdr>
            <w:top w:val="none" w:sz="0" w:space="0" w:color="auto"/>
            <w:left w:val="none" w:sz="0" w:space="0" w:color="auto"/>
            <w:bottom w:val="none" w:sz="0" w:space="0" w:color="auto"/>
            <w:right w:val="none" w:sz="0" w:space="0" w:color="auto"/>
          </w:divBdr>
        </w:div>
        <w:div w:id="806439838">
          <w:marLeft w:val="640"/>
          <w:marRight w:val="0"/>
          <w:marTop w:val="0"/>
          <w:marBottom w:val="0"/>
          <w:divBdr>
            <w:top w:val="none" w:sz="0" w:space="0" w:color="auto"/>
            <w:left w:val="none" w:sz="0" w:space="0" w:color="auto"/>
            <w:bottom w:val="none" w:sz="0" w:space="0" w:color="auto"/>
            <w:right w:val="none" w:sz="0" w:space="0" w:color="auto"/>
          </w:divBdr>
        </w:div>
        <w:div w:id="1029261992">
          <w:marLeft w:val="640"/>
          <w:marRight w:val="0"/>
          <w:marTop w:val="0"/>
          <w:marBottom w:val="0"/>
          <w:divBdr>
            <w:top w:val="none" w:sz="0" w:space="0" w:color="auto"/>
            <w:left w:val="none" w:sz="0" w:space="0" w:color="auto"/>
            <w:bottom w:val="none" w:sz="0" w:space="0" w:color="auto"/>
            <w:right w:val="none" w:sz="0" w:space="0" w:color="auto"/>
          </w:divBdr>
        </w:div>
        <w:div w:id="1279293677">
          <w:marLeft w:val="640"/>
          <w:marRight w:val="0"/>
          <w:marTop w:val="0"/>
          <w:marBottom w:val="0"/>
          <w:divBdr>
            <w:top w:val="none" w:sz="0" w:space="0" w:color="auto"/>
            <w:left w:val="none" w:sz="0" w:space="0" w:color="auto"/>
            <w:bottom w:val="none" w:sz="0" w:space="0" w:color="auto"/>
            <w:right w:val="none" w:sz="0" w:space="0" w:color="auto"/>
          </w:divBdr>
        </w:div>
        <w:div w:id="1296523937">
          <w:marLeft w:val="640"/>
          <w:marRight w:val="0"/>
          <w:marTop w:val="0"/>
          <w:marBottom w:val="0"/>
          <w:divBdr>
            <w:top w:val="none" w:sz="0" w:space="0" w:color="auto"/>
            <w:left w:val="none" w:sz="0" w:space="0" w:color="auto"/>
            <w:bottom w:val="none" w:sz="0" w:space="0" w:color="auto"/>
            <w:right w:val="none" w:sz="0" w:space="0" w:color="auto"/>
          </w:divBdr>
        </w:div>
        <w:div w:id="1303536991">
          <w:marLeft w:val="640"/>
          <w:marRight w:val="0"/>
          <w:marTop w:val="0"/>
          <w:marBottom w:val="0"/>
          <w:divBdr>
            <w:top w:val="none" w:sz="0" w:space="0" w:color="auto"/>
            <w:left w:val="none" w:sz="0" w:space="0" w:color="auto"/>
            <w:bottom w:val="none" w:sz="0" w:space="0" w:color="auto"/>
            <w:right w:val="none" w:sz="0" w:space="0" w:color="auto"/>
          </w:divBdr>
        </w:div>
        <w:div w:id="1332952421">
          <w:marLeft w:val="640"/>
          <w:marRight w:val="0"/>
          <w:marTop w:val="0"/>
          <w:marBottom w:val="0"/>
          <w:divBdr>
            <w:top w:val="none" w:sz="0" w:space="0" w:color="auto"/>
            <w:left w:val="none" w:sz="0" w:space="0" w:color="auto"/>
            <w:bottom w:val="none" w:sz="0" w:space="0" w:color="auto"/>
            <w:right w:val="none" w:sz="0" w:space="0" w:color="auto"/>
          </w:divBdr>
        </w:div>
        <w:div w:id="1401247295">
          <w:marLeft w:val="640"/>
          <w:marRight w:val="0"/>
          <w:marTop w:val="0"/>
          <w:marBottom w:val="0"/>
          <w:divBdr>
            <w:top w:val="none" w:sz="0" w:space="0" w:color="auto"/>
            <w:left w:val="none" w:sz="0" w:space="0" w:color="auto"/>
            <w:bottom w:val="none" w:sz="0" w:space="0" w:color="auto"/>
            <w:right w:val="none" w:sz="0" w:space="0" w:color="auto"/>
          </w:divBdr>
        </w:div>
        <w:div w:id="1458185288">
          <w:marLeft w:val="640"/>
          <w:marRight w:val="0"/>
          <w:marTop w:val="0"/>
          <w:marBottom w:val="0"/>
          <w:divBdr>
            <w:top w:val="none" w:sz="0" w:space="0" w:color="auto"/>
            <w:left w:val="none" w:sz="0" w:space="0" w:color="auto"/>
            <w:bottom w:val="none" w:sz="0" w:space="0" w:color="auto"/>
            <w:right w:val="none" w:sz="0" w:space="0" w:color="auto"/>
          </w:divBdr>
        </w:div>
        <w:div w:id="1777283909">
          <w:marLeft w:val="640"/>
          <w:marRight w:val="0"/>
          <w:marTop w:val="0"/>
          <w:marBottom w:val="0"/>
          <w:divBdr>
            <w:top w:val="none" w:sz="0" w:space="0" w:color="auto"/>
            <w:left w:val="none" w:sz="0" w:space="0" w:color="auto"/>
            <w:bottom w:val="none" w:sz="0" w:space="0" w:color="auto"/>
            <w:right w:val="none" w:sz="0" w:space="0" w:color="auto"/>
          </w:divBdr>
        </w:div>
        <w:div w:id="1872842250">
          <w:marLeft w:val="640"/>
          <w:marRight w:val="0"/>
          <w:marTop w:val="0"/>
          <w:marBottom w:val="0"/>
          <w:divBdr>
            <w:top w:val="none" w:sz="0" w:space="0" w:color="auto"/>
            <w:left w:val="none" w:sz="0" w:space="0" w:color="auto"/>
            <w:bottom w:val="none" w:sz="0" w:space="0" w:color="auto"/>
            <w:right w:val="none" w:sz="0" w:space="0" w:color="auto"/>
          </w:divBdr>
        </w:div>
        <w:div w:id="1951349943">
          <w:marLeft w:val="640"/>
          <w:marRight w:val="0"/>
          <w:marTop w:val="0"/>
          <w:marBottom w:val="0"/>
          <w:divBdr>
            <w:top w:val="none" w:sz="0" w:space="0" w:color="auto"/>
            <w:left w:val="none" w:sz="0" w:space="0" w:color="auto"/>
            <w:bottom w:val="none" w:sz="0" w:space="0" w:color="auto"/>
            <w:right w:val="none" w:sz="0" w:space="0" w:color="auto"/>
          </w:divBdr>
        </w:div>
        <w:div w:id="1952742527">
          <w:marLeft w:val="640"/>
          <w:marRight w:val="0"/>
          <w:marTop w:val="0"/>
          <w:marBottom w:val="0"/>
          <w:divBdr>
            <w:top w:val="none" w:sz="0" w:space="0" w:color="auto"/>
            <w:left w:val="none" w:sz="0" w:space="0" w:color="auto"/>
            <w:bottom w:val="none" w:sz="0" w:space="0" w:color="auto"/>
            <w:right w:val="none" w:sz="0" w:space="0" w:color="auto"/>
          </w:divBdr>
        </w:div>
        <w:div w:id="1983927578">
          <w:marLeft w:val="640"/>
          <w:marRight w:val="0"/>
          <w:marTop w:val="0"/>
          <w:marBottom w:val="0"/>
          <w:divBdr>
            <w:top w:val="none" w:sz="0" w:space="0" w:color="auto"/>
            <w:left w:val="none" w:sz="0" w:space="0" w:color="auto"/>
            <w:bottom w:val="none" w:sz="0" w:space="0" w:color="auto"/>
            <w:right w:val="none" w:sz="0" w:space="0" w:color="auto"/>
          </w:divBdr>
        </w:div>
        <w:div w:id="2010869121">
          <w:marLeft w:val="640"/>
          <w:marRight w:val="0"/>
          <w:marTop w:val="0"/>
          <w:marBottom w:val="0"/>
          <w:divBdr>
            <w:top w:val="none" w:sz="0" w:space="0" w:color="auto"/>
            <w:left w:val="none" w:sz="0" w:space="0" w:color="auto"/>
            <w:bottom w:val="none" w:sz="0" w:space="0" w:color="auto"/>
            <w:right w:val="none" w:sz="0" w:space="0" w:color="auto"/>
          </w:divBdr>
        </w:div>
      </w:divsChild>
    </w:div>
    <w:div w:id="1453279638">
      <w:marLeft w:val="0"/>
      <w:marRight w:val="0"/>
      <w:marTop w:val="0"/>
      <w:marBottom w:val="0"/>
      <w:divBdr>
        <w:top w:val="none" w:sz="0" w:space="0" w:color="auto"/>
        <w:left w:val="none" w:sz="0" w:space="0" w:color="auto"/>
        <w:bottom w:val="none" w:sz="0" w:space="0" w:color="auto"/>
        <w:right w:val="none" w:sz="0" w:space="0" w:color="auto"/>
      </w:divBdr>
    </w:div>
    <w:div w:id="1453481787">
      <w:marLeft w:val="0"/>
      <w:marRight w:val="0"/>
      <w:marTop w:val="0"/>
      <w:marBottom w:val="0"/>
      <w:divBdr>
        <w:top w:val="none" w:sz="0" w:space="0" w:color="auto"/>
        <w:left w:val="none" w:sz="0" w:space="0" w:color="auto"/>
        <w:bottom w:val="none" w:sz="0" w:space="0" w:color="auto"/>
        <w:right w:val="none" w:sz="0" w:space="0" w:color="auto"/>
      </w:divBdr>
    </w:div>
    <w:div w:id="1456562438">
      <w:bodyDiv w:val="1"/>
      <w:marLeft w:val="0"/>
      <w:marRight w:val="0"/>
      <w:marTop w:val="0"/>
      <w:marBottom w:val="0"/>
      <w:divBdr>
        <w:top w:val="none" w:sz="0" w:space="0" w:color="auto"/>
        <w:left w:val="none" w:sz="0" w:space="0" w:color="auto"/>
        <w:bottom w:val="none" w:sz="0" w:space="0" w:color="auto"/>
        <w:right w:val="none" w:sz="0" w:space="0" w:color="auto"/>
      </w:divBdr>
      <w:divsChild>
        <w:div w:id="35742866">
          <w:marLeft w:val="640"/>
          <w:marRight w:val="0"/>
          <w:marTop w:val="0"/>
          <w:marBottom w:val="0"/>
          <w:divBdr>
            <w:top w:val="none" w:sz="0" w:space="0" w:color="auto"/>
            <w:left w:val="none" w:sz="0" w:space="0" w:color="auto"/>
            <w:bottom w:val="none" w:sz="0" w:space="0" w:color="auto"/>
            <w:right w:val="none" w:sz="0" w:space="0" w:color="auto"/>
          </w:divBdr>
        </w:div>
        <w:div w:id="113714179">
          <w:marLeft w:val="640"/>
          <w:marRight w:val="0"/>
          <w:marTop w:val="0"/>
          <w:marBottom w:val="0"/>
          <w:divBdr>
            <w:top w:val="none" w:sz="0" w:space="0" w:color="auto"/>
            <w:left w:val="none" w:sz="0" w:space="0" w:color="auto"/>
            <w:bottom w:val="none" w:sz="0" w:space="0" w:color="auto"/>
            <w:right w:val="none" w:sz="0" w:space="0" w:color="auto"/>
          </w:divBdr>
        </w:div>
        <w:div w:id="183713579">
          <w:marLeft w:val="640"/>
          <w:marRight w:val="0"/>
          <w:marTop w:val="0"/>
          <w:marBottom w:val="0"/>
          <w:divBdr>
            <w:top w:val="none" w:sz="0" w:space="0" w:color="auto"/>
            <w:left w:val="none" w:sz="0" w:space="0" w:color="auto"/>
            <w:bottom w:val="none" w:sz="0" w:space="0" w:color="auto"/>
            <w:right w:val="none" w:sz="0" w:space="0" w:color="auto"/>
          </w:divBdr>
        </w:div>
        <w:div w:id="196354266">
          <w:marLeft w:val="640"/>
          <w:marRight w:val="0"/>
          <w:marTop w:val="0"/>
          <w:marBottom w:val="0"/>
          <w:divBdr>
            <w:top w:val="none" w:sz="0" w:space="0" w:color="auto"/>
            <w:left w:val="none" w:sz="0" w:space="0" w:color="auto"/>
            <w:bottom w:val="none" w:sz="0" w:space="0" w:color="auto"/>
            <w:right w:val="none" w:sz="0" w:space="0" w:color="auto"/>
          </w:divBdr>
        </w:div>
        <w:div w:id="201333375">
          <w:marLeft w:val="640"/>
          <w:marRight w:val="0"/>
          <w:marTop w:val="0"/>
          <w:marBottom w:val="0"/>
          <w:divBdr>
            <w:top w:val="none" w:sz="0" w:space="0" w:color="auto"/>
            <w:left w:val="none" w:sz="0" w:space="0" w:color="auto"/>
            <w:bottom w:val="none" w:sz="0" w:space="0" w:color="auto"/>
            <w:right w:val="none" w:sz="0" w:space="0" w:color="auto"/>
          </w:divBdr>
        </w:div>
        <w:div w:id="210578397">
          <w:marLeft w:val="640"/>
          <w:marRight w:val="0"/>
          <w:marTop w:val="0"/>
          <w:marBottom w:val="0"/>
          <w:divBdr>
            <w:top w:val="none" w:sz="0" w:space="0" w:color="auto"/>
            <w:left w:val="none" w:sz="0" w:space="0" w:color="auto"/>
            <w:bottom w:val="none" w:sz="0" w:space="0" w:color="auto"/>
            <w:right w:val="none" w:sz="0" w:space="0" w:color="auto"/>
          </w:divBdr>
        </w:div>
        <w:div w:id="293294083">
          <w:marLeft w:val="640"/>
          <w:marRight w:val="0"/>
          <w:marTop w:val="0"/>
          <w:marBottom w:val="0"/>
          <w:divBdr>
            <w:top w:val="none" w:sz="0" w:space="0" w:color="auto"/>
            <w:left w:val="none" w:sz="0" w:space="0" w:color="auto"/>
            <w:bottom w:val="none" w:sz="0" w:space="0" w:color="auto"/>
            <w:right w:val="none" w:sz="0" w:space="0" w:color="auto"/>
          </w:divBdr>
        </w:div>
        <w:div w:id="320355838">
          <w:marLeft w:val="640"/>
          <w:marRight w:val="0"/>
          <w:marTop w:val="0"/>
          <w:marBottom w:val="0"/>
          <w:divBdr>
            <w:top w:val="none" w:sz="0" w:space="0" w:color="auto"/>
            <w:left w:val="none" w:sz="0" w:space="0" w:color="auto"/>
            <w:bottom w:val="none" w:sz="0" w:space="0" w:color="auto"/>
            <w:right w:val="none" w:sz="0" w:space="0" w:color="auto"/>
          </w:divBdr>
        </w:div>
        <w:div w:id="399524464">
          <w:marLeft w:val="640"/>
          <w:marRight w:val="0"/>
          <w:marTop w:val="0"/>
          <w:marBottom w:val="0"/>
          <w:divBdr>
            <w:top w:val="none" w:sz="0" w:space="0" w:color="auto"/>
            <w:left w:val="none" w:sz="0" w:space="0" w:color="auto"/>
            <w:bottom w:val="none" w:sz="0" w:space="0" w:color="auto"/>
            <w:right w:val="none" w:sz="0" w:space="0" w:color="auto"/>
          </w:divBdr>
        </w:div>
        <w:div w:id="426072930">
          <w:marLeft w:val="640"/>
          <w:marRight w:val="0"/>
          <w:marTop w:val="0"/>
          <w:marBottom w:val="0"/>
          <w:divBdr>
            <w:top w:val="none" w:sz="0" w:space="0" w:color="auto"/>
            <w:left w:val="none" w:sz="0" w:space="0" w:color="auto"/>
            <w:bottom w:val="none" w:sz="0" w:space="0" w:color="auto"/>
            <w:right w:val="none" w:sz="0" w:space="0" w:color="auto"/>
          </w:divBdr>
        </w:div>
        <w:div w:id="446852367">
          <w:marLeft w:val="640"/>
          <w:marRight w:val="0"/>
          <w:marTop w:val="0"/>
          <w:marBottom w:val="0"/>
          <w:divBdr>
            <w:top w:val="none" w:sz="0" w:space="0" w:color="auto"/>
            <w:left w:val="none" w:sz="0" w:space="0" w:color="auto"/>
            <w:bottom w:val="none" w:sz="0" w:space="0" w:color="auto"/>
            <w:right w:val="none" w:sz="0" w:space="0" w:color="auto"/>
          </w:divBdr>
        </w:div>
        <w:div w:id="618297015">
          <w:marLeft w:val="640"/>
          <w:marRight w:val="0"/>
          <w:marTop w:val="0"/>
          <w:marBottom w:val="0"/>
          <w:divBdr>
            <w:top w:val="none" w:sz="0" w:space="0" w:color="auto"/>
            <w:left w:val="none" w:sz="0" w:space="0" w:color="auto"/>
            <w:bottom w:val="none" w:sz="0" w:space="0" w:color="auto"/>
            <w:right w:val="none" w:sz="0" w:space="0" w:color="auto"/>
          </w:divBdr>
        </w:div>
        <w:div w:id="670375405">
          <w:marLeft w:val="640"/>
          <w:marRight w:val="0"/>
          <w:marTop w:val="0"/>
          <w:marBottom w:val="0"/>
          <w:divBdr>
            <w:top w:val="none" w:sz="0" w:space="0" w:color="auto"/>
            <w:left w:val="none" w:sz="0" w:space="0" w:color="auto"/>
            <w:bottom w:val="none" w:sz="0" w:space="0" w:color="auto"/>
            <w:right w:val="none" w:sz="0" w:space="0" w:color="auto"/>
          </w:divBdr>
        </w:div>
        <w:div w:id="672806825">
          <w:marLeft w:val="640"/>
          <w:marRight w:val="0"/>
          <w:marTop w:val="0"/>
          <w:marBottom w:val="0"/>
          <w:divBdr>
            <w:top w:val="none" w:sz="0" w:space="0" w:color="auto"/>
            <w:left w:val="none" w:sz="0" w:space="0" w:color="auto"/>
            <w:bottom w:val="none" w:sz="0" w:space="0" w:color="auto"/>
            <w:right w:val="none" w:sz="0" w:space="0" w:color="auto"/>
          </w:divBdr>
        </w:div>
        <w:div w:id="704478291">
          <w:marLeft w:val="640"/>
          <w:marRight w:val="0"/>
          <w:marTop w:val="0"/>
          <w:marBottom w:val="0"/>
          <w:divBdr>
            <w:top w:val="none" w:sz="0" w:space="0" w:color="auto"/>
            <w:left w:val="none" w:sz="0" w:space="0" w:color="auto"/>
            <w:bottom w:val="none" w:sz="0" w:space="0" w:color="auto"/>
            <w:right w:val="none" w:sz="0" w:space="0" w:color="auto"/>
          </w:divBdr>
        </w:div>
        <w:div w:id="724917433">
          <w:marLeft w:val="640"/>
          <w:marRight w:val="0"/>
          <w:marTop w:val="0"/>
          <w:marBottom w:val="0"/>
          <w:divBdr>
            <w:top w:val="none" w:sz="0" w:space="0" w:color="auto"/>
            <w:left w:val="none" w:sz="0" w:space="0" w:color="auto"/>
            <w:bottom w:val="none" w:sz="0" w:space="0" w:color="auto"/>
            <w:right w:val="none" w:sz="0" w:space="0" w:color="auto"/>
          </w:divBdr>
        </w:div>
        <w:div w:id="811941212">
          <w:marLeft w:val="640"/>
          <w:marRight w:val="0"/>
          <w:marTop w:val="0"/>
          <w:marBottom w:val="0"/>
          <w:divBdr>
            <w:top w:val="none" w:sz="0" w:space="0" w:color="auto"/>
            <w:left w:val="none" w:sz="0" w:space="0" w:color="auto"/>
            <w:bottom w:val="none" w:sz="0" w:space="0" w:color="auto"/>
            <w:right w:val="none" w:sz="0" w:space="0" w:color="auto"/>
          </w:divBdr>
        </w:div>
        <w:div w:id="821197438">
          <w:marLeft w:val="640"/>
          <w:marRight w:val="0"/>
          <w:marTop w:val="0"/>
          <w:marBottom w:val="0"/>
          <w:divBdr>
            <w:top w:val="none" w:sz="0" w:space="0" w:color="auto"/>
            <w:left w:val="none" w:sz="0" w:space="0" w:color="auto"/>
            <w:bottom w:val="none" w:sz="0" w:space="0" w:color="auto"/>
            <w:right w:val="none" w:sz="0" w:space="0" w:color="auto"/>
          </w:divBdr>
        </w:div>
        <w:div w:id="909003507">
          <w:marLeft w:val="640"/>
          <w:marRight w:val="0"/>
          <w:marTop w:val="0"/>
          <w:marBottom w:val="0"/>
          <w:divBdr>
            <w:top w:val="none" w:sz="0" w:space="0" w:color="auto"/>
            <w:left w:val="none" w:sz="0" w:space="0" w:color="auto"/>
            <w:bottom w:val="none" w:sz="0" w:space="0" w:color="auto"/>
            <w:right w:val="none" w:sz="0" w:space="0" w:color="auto"/>
          </w:divBdr>
        </w:div>
        <w:div w:id="919682393">
          <w:marLeft w:val="640"/>
          <w:marRight w:val="0"/>
          <w:marTop w:val="0"/>
          <w:marBottom w:val="0"/>
          <w:divBdr>
            <w:top w:val="none" w:sz="0" w:space="0" w:color="auto"/>
            <w:left w:val="none" w:sz="0" w:space="0" w:color="auto"/>
            <w:bottom w:val="none" w:sz="0" w:space="0" w:color="auto"/>
            <w:right w:val="none" w:sz="0" w:space="0" w:color="auto"/>
          </w:divBdr>
        </w:div>
        <w:div w:id="970524296">
          <w:marLeft w:val="640"/>
          <w:marRight w:val="0"/>
          <w:marTop w:val="0"/>
          <w:marBottom w:val="0"/>
          <w:divBdr>
            <w:top w:val="none" w:sz="0" w:space="0" w:color="auto"/>
            <w:left w:val="none" w:sz="0" w:space="0" w:color="auto"/>
            <w:bottom w:val="none" w:sz="0" w:space="0" w:color="auto"/>
            <w:right w:val="none" w:sz="0" w:space="0" w:color="auto"/>
          </w:divBdr>
        </w:div>
        <w:div w:id="984427426">
          <w:marLeft w:val="640"/>
          <w:marRight w:val="0"/>
          <w:marTop w:val="0"/>
          <w:marBottom w:val="0"/>
          <w:divBdr>
            <w:top w:val="none" w:sz="0" w:space="0" w:color="auto"/>
            <w:left w:val="none" w:sz="0" w:space="0" w:color="auto"/>
            <w:bottom w:val="none" w:sz="0" w:space="0" w:color="auto"/>
            <w:right w:val="none" w:sz="0" w:space="0" w:color="auto"/>
          </w:divBdr>
        </w:div>
        <w:div w:id="1046443181">
          <w:marLeft w:val="640"/>
          <w:marRight w:val="0"/>
          <w:marTop w:val="0"/>
          <w:marBottom w:val="0"/>
          <w:divBdr>
            <w:top w:val="none" w:sz="0" w:space="0" w:color="auto"/>
            <w:left w:val="none" w:sz="0" w:space="0" w:color="auto"/>
            <w:bottom w:val="none" w:sz="0" w:space="0" w:color="auto"/>
            <w:right w:val="none" w:sz="0" w:space="0" w:color="auto"/>
          </w:divBdr>
        </w:div>
        <w:div w:id="1096827025">
          <w:marLeft w:val="640"/>
          <w:marRight w:val="0"/>
          <w:marTop w:val="0"/>
          <w:marBottom w:val="0"/>
          <w:divBdr>
            <w:top w:val="none" w:sz="0" w:space="0" w:color="auto"/>
            <w:left w:val="none" w:sz="0" w:space="0" w:color="auto"/>
            <w:bottom w:val="none" w:sz="0" w:space="0" w:color="auto"/>
            <w:right w:val="none" w:sz="0" w:space="0" w:color="auto"/>
          </w:divBdr>
        </w:div>
        <w:div w:id="1174416415">
          <w:marLeft w:val="640"/>
          <w:marRight w:val="0"/>
          <w:marTop w:val="0"/>
          <w:marBottom w:val="0"/>
          <w:divBdr>
            <w:top w:val="none" w:sz="0" w:space="0" w:color="auto"/>
            <w:left w:val="none" w:sz="0" w:space="0" w:color="auto"/>
            <w:bottom w:val="none" w:sz="0" w:space="0" w:color="auto"/>
            <w:right w:val="none" w:sz="0" w:space="0" w:color="auto"/>
          </w:divBdr>
        </w:div>
        <w:div w:id="1218739212">
          <w:marLeft w:val="640"/>
          <w:marRight w:val="0"/>
          <w:marTop w:val="0"/>
          <w:marBottom w:val="0"/>
          <w:divBdr>
            <w:top w:val="none" w:sz="0" w:space="0" w:color="auto"/>
            <w:left w:val="none" w:sz="0" w:space="0" w:color="auto"/>
            <w:bottom w:val="none" w:sz="0" w:space="0" w:color="auto"/>
            <w:right w:val="none" w:sz="0" w:space="0" w:color="auto"/>
          </w:divBdr>
        </w:div>
        <w:div w:id="1261718355">
          <w:marLeft w:val="640"/>
          <w:marRight w:val="0"/>
          <w:marTop w:val="0"/>
          <w:marBottom w:val="0"/>
          <w:divBdr>
            <w:top w:val="none" w:sz="0" w:space="0" w:color="auto"/>
            <w:left w:val="none" w:sz="0" w:space="0" w:color="auto"/>
            <w:bottom w:val="none" w:sz="0" w:space="0" w:color="auto"/>
            <w:right w:val="none" w:sz="0" w:space="0" w:color="auto"/>
          </w:divBdr>
        </w:div>
        <w:div w:id="1275136030">
          <w:marLeft w:val="640"/>
          <w:marRight w:val="0"/>
          <w:marTop w:val="0"/>
          <w:marBottom w:val="0"/>
          <w:divBdr>
            <w:top w:val="none" w:sz="0" w:space="0" w:color="auto"/>
            <w:left w:val="none" w:sz="0" w:space="0" w:color="auto"/>
            <w:bottom w:val="none" w:sz="0" w:space="0" w:color="auto"/>
            <w:right w:val="none" w:sz="0" w:space="0" w:color="auto"/>
          </w:divBdr>
        </w:div>
        <w:div w:id="1288194556">
          <w:marLeft w:val="640"/>
          <w:marRight w:val="0"/>
          <w:marTop w:val="0"/>
          <w:marBottom w:val="0"/>
          <w:divBdr>
            <w:top w:val="none" w:sz="0" w:space="0" w:color="auto"/>
            <w:left w:val="none" w:sz="0" w:space="0" w:color="auto"/>
            <w:bottom w:val="none" w:sz="0" w:space="0" w:color="auto"/>
            <w:right w:val="none" w:sz="0" w:space="0" w:color="auto"/>
          </w:divBdr>
        </w:div>
        <w:div w:id="1304192215">
          <w:marLeft w:val="640"/>
          <w:marRight w:val="0"/>
          <w:marTop w:val="0"/>
          <w:marBottom w:val="0"/>
          <w:divBdr>
            <w:top w:val="none" w:sz="0" w:space="0" w:color="auto"/>
            <w:left w:val="none" w:sz="0" w:space="0" w:color="auto"/>
            <w:bottom w:val="none" w:sz="0" w:space="0" w:color="auto"/>
            <w:right w:val="none" w:sz="0" w:space="0" w:color="auto"/>
          </w:divBdr>
        </w:div>
        <w:div w:id="1452284645">
          <w:marLeft w:val="640"/>
          <w:marRight w:val="0"/>
          <w:marTop w:val="0"/>
          <w:marBottom w:val="0"/>
          <w:divBdr>
            <w:top w:val="none" w:sz="0" w:space="0" w:color="auto"/>
            <w:left w:val="none" w:sz="0" w:space="0" w:color="auto"/>
            <w:bottom w:val="none" w:sz="0" w:space="0" w:color="auto"/>
            <w:right w:val="none" w:sz="0" w:space="0" w:color="auto"/>
          </w:divBdr>
        </w:div>
        <w:div w:id="1595432520">
          <w:marLeft w:val="640"/>
          <w:marRight w:val="0"/>
          <w:marTop w:val="0"/>
          <w:marBottom w:val="0"/>
          <w:divBdr>
            <w:top w:val="none" w:sz="0" w:space="0" w:color="auto"/>
            <w:left w:val="none" w:sz="0" w:space="0" w:color="auto"/>
            <w:bottom w:val="none" w:sz="0" w:space="0" w:color="auto"/>
            <w:right w:val="none" w:sz="0" w:space="0" w:color="auto"/>
          </w:divBdr>
        </w:div>
        <w:div w:id="1652513499">
          <w:marLeft w:val="640"/>
          <w:marRight w:val="0"/>
          <w:marTop w:val="0"/>
          <w:marBottom w:val="0"/>
          <w:divBdr>
            <w:top w:val="none" w:sz="0" w:space="0" w:color="auto"/>
            <w:left w:val="none" w:sz="0" w:space="0" w:color="auto"/>
            <w:bottom w:val="none" w:sz="0" w:space="0" w:color="auto"/>
            <w:right w:val="none" w:sz="0" w:space="0" w:color="auto"/>
          </w:divBdr>
        </w:div>
        <w:div w:id="1686857528">
          <w:marLeft w:val="640"/>
          <w:marRight w:val="0"/>
          <w:marTop w:val="0"/>
          <w:marBottom w:val="0"/>
          <w:divBdr>
            <w:top w:val="none" w:sz="0" w:space="0" w:color="auto"/>
            <w:left w:val="none" w:sz="0" w:space="0" w:color="auto"/>
            <w:bottom w:val="none" w:sz="0" w:space="0" w:color="auto"/>
            <w:right w:val="none" w:sz="0" w:space="0" w:color="auto"/>
          </w:divBdr>
        </w:div>
        <w:div w:id="1753424995">
          <w:marLeft w:val="640"/>
          <w:marRight w:val="0"/>
          <w:marTop w:val="0"/>
          <w:marBottom w:val="0"/>
          <w:divBdr>
            <w:top w:val="none" w:sz="0" w:space="0" w:color="auto"/>
            <w:left w:val="none" w:sz="0" w:space="0" w:color="auto"/>
            <w:bottom w:val="none" w:sz="0" w:space="0" w:color="auto"/>
            <w:right w:val="none" w:sz="0" w:space="0" w:color="auto"/>
          </w:divBdr>
        </w:div>
        <w:div w:id="1808008890">
          <w:marLeft w:val="640"/>
          <w:marRight w:val="0"/>
          <w:marTop w:val="0"/>
          <w:marBottom w:val="0"/>
          <w:divBdr>
            <w:top w:val="none" w:sz="0" w:space="0" w:color="auto"/>
            <w:left w:val="none" w:sz="0" w:space="0" w:color="auto"/>
            <w:bottom w:val="none" w:sz="0" w:space="0" w:color="auto"/>
            <w:right w:val="none" w:sz="0" w:space="0" w:color="auto"/>
          </w:divBdr>
        </w:div>
        <w:div w:id="1837186862">
          <w:marLeft w:val="640"/>
          <w:marRight w:val="0"/>
          <w:marTop w:val="0"/>
          <w:marBottom w:val="0"/>
          <w:divBdr>
            <w:top w:val="none" w:sz="0" w:space="0" w:color="auto"/>
            <w:left w:val="none" w:sz="0" w:space="0" w:color="auto"/>
            <w:bottom w:val="none" w:sz="0" w:space="0" w:color="auto"/>
            <w:right w:val="none" w:sz="0" w:space="0" w:color="auto"/>
          </w:divBdr>
        </w:div>
        <w:div w:id="1840387349">
          <w:marLeft w:val="640"/>
          <w:marRight w:val="0"/>
          <w:marTop w:val="0"/>
          <w:marBottom w:val="0"/>
          <w:divBdr>
            <w:top w:val="none" w:sz="0" w:space="0" w:color="auto"/>
            <w:left w:val="none" w:sz="0" w:space="0" w:color="auto"/>
            <w:bottom w:val="none" w:sz="0" w:space="0" w:color="auto"/>
            <w:right w:val="none" w:sz="0" w:space="0" w:color="auto"/>
          </w:divBdr>
        </w:div>
        <w:div w:id="1844315097">
          <w:marLeft w:val="640"/>
          <w:marRight w:val="0"/>
          <w:marTop w:val="0"/>
          <w:marBottom w:val="0"/>
          <w:divBdr>
            <w:top w:val="none" w:sz="0" w:space="0" w:color="auto"/>
            <w:left w:val="none" w:sz="0" w:space="0" w:color="auto"/>
            <w:bottom w:val="none" w:sz="0" w:space="0" w:color="auto"/>
            <w:right w:val="none" w:sz="0" w:space="0" w:color="auto"/>
          </w:divBdr>
        </w:div>
        <w:div w:id="1851796405">
          <w:marLeft w:val="640"/>
          <w:marRight w:val="0"/>
          <w:marTop w:val="0"/>
          <w:marBottom w:val="0"/>
          <w:divBdr>
            <w:top w:val="none" w:sz="0" w:space="0" w:color="auto"/>
            <w:left w:val="none" w:sz="0" w:space="0" w:color="auto"/>
            <w:bottom w:val="none" w:sz="0" w:space="0" w:color="auto"/>
            <w:right w:val="none" w:sz="0" w:space="0" w:color="auto"/>
          </w:divBdr>
        </w:div>
        <w:div w:id="1862863178">
          <w:marLeft w:val="640"/>
          <w:marRight w:val="0"/>
          <w:marTop w:val="0"/>
          <w:marBottom w:val="0"/>
          <w:divBdr>
            <w:top w:val="none" w:sz="0" w:space="0" w:color="auto"/>
            <w:left w:val="none" w:sz="0" w:space="0" w:color="auto"/>
            <w:bottom w:val="none" w:sz="0" w:space="0" w:color="auto"/>
            <w:right w:val="none" w:sz="0" w:space="0" w:color="auto"/>
          </w:divBdr>
        </w:div>
        <w:div w:id="1969427975">
          <w:marLeft w:val="640"/>
          <w:marRight w:val="0"/>
          <w:marTop w:val="0"/>
          <w:marBottom w:val="0"/>
          <w:divBdr>
            <w:top w:val="none" w:sz="0" w:space="0" w:color="auto"/>
            <w:left w:val="none" w:sz="0" w:space="0" w:color="auto"/>
            <w:bottom w:val="none" w:sz="0" w:space="0" w:color="auto"/>
            <w:right w:val="none" w:sz="0" w:space="0" w:color="auto"/>
          </w:divBdr>
        </w:div>
        <w:div w:id="2020741402">
          <w:marLeft w:val="640"/>
          <w:marRight w:val="0"/>
          <w:marTop w:val="0"/>
          <w:marBottom w:val="0"/>
          <w:divBdr>
            <w:top w:val="none" w:sz="0" w:space="0" w:color="auto"/>
            <w:left w:val="none" w:sz="0" w:space="0" w:color="auto"/>
            <w:bottom w:val="none" w:sz="0" w:space="0" w:color="auto"/>
            <w:right w:val="none" w:sz="0" w:space="0" w:color="auto"/>
          </w:divBdr>
        </w:div>
        <w:div w:id="2038042799">
          <w:marLeft w:val="640"/>
          <w:marRight w:val="0"/>
          <w:marTop w:val="0"/>
          <w:marBottom w:val="0"/>
          <w:divBdr>
            <w:top w:val="none" w:sz="0" w:space="0" w:color="auto"/>
            <w:left w:val="none" w:sz="0" w:space="0" w:color="auto"/>
            <w:bottom w:val="none" w:sz="0" w:space="0" w:color="auto"/>
            <w:right w:val="none" w:sz="0" w:space="0" w:color="auto"/>
          </w:divBdr>
        </w:div>
      </w:divsChild>
    </w:div>
    <w:div w:id="1456826214">
      <w:marLeft w:val="0"/>
      <w:marRight w:val="0"/>
      <w:marTop w:val="0"/>
      <w:marBottom w:val="0"/>
      <w:divBdr>
        <w:top w:val="none" w:sz="0" w:space="0" w:color="auto"/>
        <w:left w:val="none" w:sz="0" w:space="0" w:color="auto"/>
        <w:bottom w:val="none" w:sz="0" w:space="0" w:color="auto"/>
        <w:right w:val="none" w:sz="0" w:space="0" w:color="auto"/>
      </w:divBdr>
    </w:div>
    <w:div w:id="1459447518">
      <w:bodyDiv w:val="1"/>
      <w:marLeft w:val="0"/>
      <w:marRight w:val="0"/>
      <w:marTop w:val="0"/>
      <w:marBottom w:val="0"/>
      <w:divBdr>
        <w:top w:val="none" w:sz="0" w:space="0" w:color="auto"/>
        <w:left w:val="none" w:sz="0" w:space="0" w:color="auto"/>
        <w:bottom w:val="none" w:sz="0" w:space="0" w:color="auto"/>
        <w:right w:val="none" w:sz="0" w:space="0" w:color="auto"/>
      </w:divBdr>
      <w:divsChild>
        <w:div w:id="140268764">
          <w:marLeft w:val="640"/>
          <w:marRight w:val="0"/>
          <w:marTop w:val="0"/>
          <w:marBottom w:val="0"/>
          <w:divBdr>
            <w:top w:val="none" w:sz="0" w:space="0" w:color="auto"/>
            <w:left w:val="none" w:sz="0" w:space="0" w:color="auto"/>
            <w:bottom w:val="none" w:sz="0" w:space="0" w:color="auto"/>
            <w:right w:val="none" w:sz="0" w:space="0" w:color="auto"/>
          </w:divBdr>
        </w:div>
        <w:div w:id="165558959">
          <w:marLeft w:val="640"/>
          <w:marRight w:val="0"/>
          <w:marTop w:val="0"/>
          <w:marBottom w:val="0"/>
          <w:divBdr>
            <w:top w:val="none" w:sz="0" w:space="0" w:color="auto"/>
            <w:left w:val="none" w:sz="0" w:space="0" w:color="auto"/>
            <w:bottom w:val="none" w:sz="0" w:space="0" w:color="auto"/>
            <w:right w:val="none" w:sz="0" w:space="0" w:color="auto"/>
          </w:divBdr>
        </w:div>
        <w:div w:id="206262557">
          <w:marLeft w:val="640"/>
          <w:marRight w:val="0"/>
          <w:marTop w:val="0"/>
          <w:marBottom w:val="0"/>
          <w:divBdr>
            <w:top w:val="none" w:sz="0" w:space="0" w:color="auto"/>
            <w:left w:val="none" w:sz="0" w:space="0" w:color="auto"/>
            <w:bottom w:val="none" w:sz="0" w:space="0" w:color="auto"/>
            <w:right w:val="none" w:sz="0" w:space="0" w:color="auto"/>
          </w:divBdr>
        </w:div>
        <w:div w:id="227113089">
          <w:marLeft w:val="640"/>
          <w:marRight w:val="0"/>
          <w:marTop w:val="0"/>
          <w:marBottom w:val="0"/>
          <w:divBdr>
            <w:top w:val="none" w:sz="0" w:space="0" w:color="auto"/>
            <w:left w:val="none" w:sz="0" w:space="0" w:color="auto"/>
            <w:bottom w:val="none" w:sz="0" w:space="0" w:color="auto"/>
            <w:right w:val="none" w:sz="0" w:space="0" w:color="auto"/>
          </w:divBdr>
        </w:div>
        <w:div w:id="335771286">
          <w:marLeft w:val="640"/>
          <w:marRight w:val="0"/>
          <w:marTop w:val="0"/>
          <w:marBottom w:val="0"/>
          <w:divBdr>
            <w:top w:val="none" w:sz="0" w:space="0" w:color="auto"/>
            <w:left w:val="none" w:sz="0" w:space="0" w:color="auto"/>
            <w:bottom w:val="none" w:sz="0" w:space="0" w:color="auto"/>
            <w:right w:val="none" w:sz="0" w:space="0" w:color="auto"/>
          </w:divBdr>
        </w:div>
        <w:div w:id="428162661">
          <w:marLeft w:val="640"/>
          <w:marRight w:val="0"/>
          <w:marTop w:val="0"/>
          <w:marBottom w:val="0"/>
          <w:divBdr>
            <w:top w:val="none" w:sz="0" w:space="0" w:color="auto"/>
            <w:left w:val="none" w:sz="0" w:space="0" w:color="auto"/>
            <w:bottom w:val="none" w:sz="0" w:space="0" w:color="auto"/>
            <w:right w:val="none" w:sz="0" w:space="0" w:color="auto"/>
          </w:divBdr>
        </w:div>
        <w:div w:id="515465419">
          <w:marLeft w:val="640"/>
          <w:marRight w:val="0"/>
          <w:marTop w:val="0"/>
          <w:marBottom w:val="0"/>
          <w:divBdr>
            <w:top w:val="none" w:sz="0" w:space="0" w:color="auto"/>
            <w:left w:val="none" w:sz="0" w:space="0" w:color="auto"/>
            <w:bottom w:val="none" w:sz="0" w:space="0" w:color="auto"/>
            <w:right w:val="none" w:sz="0" w:space="0" w:color="auto"/>
          </w:divBdr>
        </w:div>
        <w:div w:id="527762356">
          <w:marLeft w:val="640"/>
          <w:marRight w:val="0"/>
          <w:marTop w:val="0"/>
          <w:marBottom w:val="0"/>
          <w:divBdr>
            <w:top w:val="none" w:sz="0" w:space="0" w:color="auto"/>
            <w:left w:val="none" w:sz="0" w:space="0" w:color="auto"/>
            <w:bottom w:val="none" w:sz="0" w:space="0" w:color="auto"/>
            <w:right w:val="none" w:sz="0" w:space="0" w:color="auto"/>
          </w:divBdr>
        </w:div>
        <w:div w:id="635332174">
          <w:marLeft w:val="640"/>
          <w:marRight w:val="0"/>
          <w:marTop w:val="0"/>
          <w:marBottom w:val="0"/>
          <w:divBdr>
            <w:top w:val="none" w:sz="0" w:space="0" w:color="auto"/>
            <w:left w:val="none" w:sz="0" w:space="0" w:color="auto"/>
            <w:bottom w:val="none" w:sz="0" w:space="0" w:color="auto"/>
            <w:right w:val="none" w:sz="0" w:space="0" w:color="auto"/>
          </w:divBdr>
        </w:div>
        <w:div w:id="730542889">
          <w:marLeft w:val="640"/>
          <w:marRight w:val="0"/>
          <w:marTop w:val="0"/>
          <w:marBottom w:val="0"/>
          <w:divBdr>
            <w:top w:val="none" w:sz="0" w:space="0" w:color="auto"/>
            <w:left w:val="none" w:sz="0" w:space="0" w:color="auto"/>
            <w:bottom w:val="none" w:sz="0" w:space="0" w:color="auto"/>
            <w:right w:val="none" w:sz="0" w:space="0" w:color="auto"/>
          </w:divBdr>
        </w:div>
        <w:div w:id="738020884">
          <w:marLeft w:val="640"/>
          <w:marRight w:val="0"/>
          <w:marTop w:val="0"/>
          <w:marBottom w:val="0"/>
          <w:divBdr>
            <w:top w:val="none" w:sz="0" w:space="0" w:color="auto"/>
            <w:left w:val="none" w:sz="0" w:space="0" w:color="auto"/>
            <w:bottom w:val="none" w:sz="0" w:space="0" w:color="auto"/>
            <w:right w:val="none" w:sz="0" w:space="0" w:color="auto"/>
          </w:divBdr>
        </w:div>
        <w:div w:id="877280767">
          <w:marLeft w:val="640"/>
          <w:marRight w:val="0"/>
          <w:marTop w:val="0"/>
          <w:marBottom w:val="0"/>
          <w:divBdr>
            <w:top w:val="none" w:sz="0" w:space="0" w:color="auto"/>
            <w:left w:val="none" w:sz="0" w:space="0" w:color="auto"/>
            <w:bottom w:val="none" w:sz="0" w:space="0" w:color="auto"/>
            <w:right w:val="none" w:sz="0" w:space="0" w:color="auto"/>
          </w:divBdr>
        </w:div>
        <w:div w:id="892499054">
          <w:marLeft w:val="640"/>
          <w:marRight w:val="0"/>
          <w:marTop w:val="0"/>
          <w:marBottom w:val="0"/>
          <w:divBdr>
            <w:top w:val="none" w:sz="0" w:space="0" w:color="auto"/>
            <w:left w:val="none" w:sz="0" w:space="0" w:color="auto"/>
            <w:bottom w:val="none" w:sz="0" w:space="0" w:color="auto"/>
            <w:right w:val="none" w:sz="0" w:space="0" w:color="auto"/>
          </w:divBdr>
        </w:div>
        <w:div w:id="981227940">
          <w:marLeft w:val="640"/>
          <w:marRight w:val="0"/>
          <w:marTop w:val="0"/>
          <w:marBottom w:val="0"/>
          <w:divBdr>
            <w:top w:val="none" w:sz="0" w:space="0" w:color="auto"/>
            <w:left w:val="none" w:sz="0" w:space="0" w:color="auto"/>
            <w:bottom w:val="none" w:sz="0" w:space="0" w:color="auto"/>
            <w:right w:val="none" w:sz="0" w:space="0" w:color="auto"/>
          </w:divBdr>
        </w:div>
        <w:div w:id="983393746">
          <w:marLeft w:val="640"/>
          <w:marRight w:val="0"/>
          <w:marTop w:val="0"/>
          <w:marBottom w:val="0"/>
          <w:divBdr>
            <w:top w:val="none" w:sz="0" w:space="0" w:color="auto"/>
            <w:left w:val="none" w:sz="0" w:space="0" w:color="auto"/>
            <w:bottom w:val="none" w:sz="0" w:space="0" w:color="auto"/>
            <w:right w:val="none" w:sz="0" w:space="0" w:color="auto"/>
          </w:divBdr>
        </w:div>
        <w:div w:id="985360472">
          <w:marLeft w:val="640"/>
          <w:marRight w:val="0"/>
          <w:marTop w:val="0"/>
          <w:marBottom w:val="0"/>
          <w:divBdr>
            <w:top w:val="none" w:sz="0" w:space="0" w:color="auto"/>
            <w:left w:val="none" w:sz="0" w:space="0" w:color="auto"/>
            <w:bottom w:val="none" w:sz="0" w:space="0" w:color="auto"/>
            <w:right w:val="none" w:sz="0" w:space="0" w:color="auto"/>
          </w:divBdr>
        </w:div>
        <w:div w:id="1004286444">
          <w:marLeft w:val="640"/>
          <w:marRight w:val="0"/>
          <w:marTop w:val="0"/>
          <w:marBottom w:val="0"/>
          <w:divBdr>
            <w:top w:val="none" w:sz="0" w:space="0" w:color="auto"/>
            <w:left w:val="none" w:sz="0" w:space="0" w:color="auto"/>
            <w:bottom w:val="none" w:sz="0" w:space="0" w:color="auto"/>
            <w:right w:val="none" w:sz="0" w:space="0" w:color="auto"/>
          </w:divBdr>
        </w:div>
        <w:div w:id="1013532802">
          <w:marLeft w:val="640"/>
          <w:marRight w:val="0"/>
          <w:marTop w:val="0"/>
          <w:marBottom w:val="0"/>
          <w:divBdr>
            <w:top w:val="none" w:sz="0" w:space="0" w:color="auto"/>
            <w:left w:val="none" w:sz="0" w:space="0" w:color="auto"/>
            <w:bottom w:val="none" w:sz="0" w:space="0" w:color="auto"/>
            <w:right w:val="none" w:sz="0" w:space="0" w:color="auto"/>
          </w:divBdr>
        </w:div>
        <w:div w:id="1046830379">
          <w:marLeft w:val="640"/>
          <w:marRight w:val="0"/>
          <w:marTop w:val="0"/>
          <w:marBottom w:val="0"/>
          <w:divBdr>
            <w:top w:val="none" w:sz="0" w:space="0" w:color="auto"/>
            <w:left w:val="none" w:sz="0" w:space="0" w:color="auto"/>
            <w:bottom w:val="none" w:sz="0" w:space="0" w:color="auto"/>
            <w:right w:val="none" w:sz="0" w:space="0" w:color="auto"/>
          </w:divBdr>
        </w:div>
        <w:div w:id="1070881171">
          <w:marLeft w:val="640"/>
          <w:marRight w:val="0"/>
          <w:marTop w:val="0"/>
          <w:marBottom w:val="0"/>
          <w:divBdr>
            <w:top w:val="none" w:sz="0" w:space="0" w:color="auto"/>
            <w:left w:val="none" w:sz="0" w:space="0" w:color="auto"/>
            <w:bottom w:val="none" w:sz="0" w:space="0" w:color="auto"/>
            <w:right w:val="none" w:sz="0" w:space="0" w:color="auto"/>
          </w:divBdr>
        </w:div>
        <w:div w:id="1119567955">
          <w:marLeft w:val="640"/>
          <w:marRight w:val="0"/>
          <w:marTop w:val="0"/>
          <w:marBottom w:val="0"/>
          <w:divBdr>
            <w:top w:val="none" w:sz="0" w:space="0" w:color="auto"/>
            <w:left w:val="none" w:sz="0" w:space="0" w:color="auto"/>
            <w:bottom w:val="none" w:sz="0" w:space="0" w:color="auto"/>
            <w:right w:val="none" w:sz="0" w:space="0" w:color="auto"/>
          </w:divBdr>
        </w:div>
        <w:div w:id="1164591248">
          <w:marLeft w:val="640"/>
          <w:marRight w:val="0"/>
          <w:marTop w:val="0"/>
          <w:marBottom w:val="0"/>
          <w:divBdr>
            <w:top w:val="none" w:sz="0" w:space="0" w:color="auto"/>
            <w:left w:val="none" w:sz="0" w:space="0" w:color="auto"/>
            <w:bottom w:val="none" w:sz="0" w:space="0" w:color="auto"/>
            <w:right w:val="none" w:sz="0" w:space="0" w:color="auto"/>
          </w:divBdr>
        </w:div>
        <w:div w:id="1177840698">
          <w:marLeft w:val="640"/>
          <w:marRight w:val="0"/>
          <w:marTop w:val="0"/>
          <w:marBottom w:val="0"/>
          <w:divBdr>
            <w:top w:val="none" w:sz="0" w:space="0" w:color="auto"/>
            <w:left w:val="none" w:sz="0" w:space="0" w:color="auto"/>
            <w:bottom w:val="none" w:sz="0" w:space="0" w:color="auto"/>
            <w:right w:val="none" w:sz="0" w:space="0" w:color="auto"/>
          </w:divBdr>
        </w:div>
        <w:div w:id="1178881846">
          <w:marLeft w:val="640"/>
          <w:marRight w:val="0"/>
          <w:marTop w:val="0"/>
          <w:marBottom w:val="0"/>
          <w:divBdr>
            <w:top w:val="none" w:sz="0" w:space="0" w:color="auto"/>
            <w:left w:val="none" w:sz="0" w:space="0" w:color="auto"/>
            <w:bottom w:val="none" w:sz="0" w:space="0" w:color="auto"/>
            <w:right w:val="none" w:sz="0" w:space="0" w:color="auto"/>
          </w:divBdr>
        </w:div>
        <w:div w:id="1181160256">
          <w:marLeft w:val="640"/>
          <w:marRight w:val="0"/>
          <w:marTop w:val="0"/>
          <w:marBottom w:val="0"/>
          <w:divBdr>
            <w:top w:val="none" w:sz="0" w:space="0" w:color="auto"/>
            <w:left w:val="none" w:sz="0" w:space="0" w:color="auto"/>
            <w:bottom w:val="none" w:sz="0" w:space="0" w:color="auto"/>
            <w:right w:val="none" w:sz="0" w:space="0" w:color="auto"/>
          </w:divBdr>
        </w:div>
        <w:div w:id="1189371914">
          <w:marLeft w:val="640"/>
          <w:marRight w:val="0"/>
          <w:marTop w:val="0"/>
          <w:marBottom w:val="0"/>
          <w:divBdr>
            <w:top w:val="none" w:sz="0" w:space="0" w:color="auto"/>
            <w:left w:val="none" w:sz="0" w:space="0" w:color="auto"/>
            <w:bottom w:val="none" w:sz="0" w:space="0" w:color="auto"/>
            <w:right w:val="none" w:sz="0" w:space="0" w:color="auto"/>
          </w:divBdr>
        </w:div>
        <w:div w:id="1198616763">
          <w:marLeft w:val="640"/>
          <w:marRight w:val="0"/>
          <w:marTop w:val="0"/>
          <w:marBottom w:val="0"/>
          <w:divBdr>
            <w:top w:val="none" w:sz="0" w:space="0" w:color="auto"/>
            <w:left w:val="none" w:sz="0" w:space="0" w:color="auto"/>
            <w:bottom w:val="none" w:sz="0" w:space="0" w:color="auto"/>
            <w:right w:val="none" w:sz="0" w:space="0" w:color="auto"/>
          </w:divBdr>
        </w:div>
        <w:div w:id="1200825568">
          <w:marLeft w:val="640"/>
          <w:marRight w:val="0"/>
          <w:marTop w:val="0"/>
          <w:marBottom w:val="0"/>
          <w:divBdr>
            <w:top w:val="none" w:sz="0" w:space="0" w:color="auto"/>
            <w:left w:val="none" w:sz="0" w:space="0" w:color="auto"/>
            <w:bottom w:val="none" w:sz="0" w:space="0" w:color="auto"/>
            <w:right w:val="none" w:sz="0" w:space="0" w:color="auto"/>
          </w:divBdr>
        </w:div>
        <w:div w:id="1219777281">
          <w:marLeft w:val="640"/>
          <w:marRight w:val="0"/>
          <w:marTop w:val="0"/>
          <w:marBottom w:val="0"/>
          <w:divBdr>
            <w:top w:val="none" w:sz="0" w:space="0" w:color="auto"/>
            <w:left w:val="none" w:sz="0" w:space="0" w:color="auto"/>
            <w:bottom w:val="none" w:sz="0" w:space="0" w:color="auto"/>
            <w:right w:val="none" w:sz="0" w:space="0" w:color="auto"/>
          </w:divBdr>
        </w:div>
        <w:div w:id="1304626966">
          <w:marLeft w:val="640"/>
          <w:marRight w:val="0"/>
          <w:marTop w:val="0"/>
          <w:marBottom w:val="0"/>
          <w:divBdr>
            <w:top w:val="none" w:sz="0" w:space="0" w:color="auto"/>
            <w:left w:val="none" w:sz="0" w:space="0" w:color="auto"/>
            <w:bottom w:val="none" w:sz="0" w:space="0" w:color="auto"/>
            <w:right w:val="none" w:sz="0" w:space="0" w:color="auto"/>
          </w:divBdr>
        </w:div>
        <w:div w:id="1312979357">
          <w:marLeft w:val="640"/>
          <w:marRight w:val="0"/>
          <w:marTop w:val="0"/>
          <w:marBottom w:val="0"/>
          <w:divBdr>
            <w:top w:val="none" w:sz="0" w:space="0" w:color="auto"/>
            <w:left w:val="none" w:sz="0" w:space="0" w:color="auto"/>
            <w:bottom w:val="none" w:sz="0" w:space="0" w:color="auto"/>
            <w:right w:val="none" w:sz="0" w:space="0" w:color="auto"/>
          </w:divBdr>
        </w:div>
        <w:div w:id="1346708804">
          <w:marLeft w:val="640"/>
          <w:marRight w:val="0"/>
          <w:marTop w:val="0"/>
          <w:marBottom w:val="0"/>
          <w:divBdr>
            <w:top w:val="none" w:sz="0" w:space="0" w:color="auto"/>
            <w:left w:val="none" w:sz="0" w:space="0" w:color="auto"/>
            <w:bottom w:val="none" w:sz="0" w:space="0" w:color="auto"/>
            <w:right w:val="none" w:sz="0" w:space="0" w:color="auto"/>
          </w:divBdr>
        </w:div>
        <w:div w:id="1375084233">
          <w:marLeft w:val="640"/>
          <w:marRight w:val="0"/>
          <w:marTop w:val="0"/>
          <w:marBottom w:val="0"/>
          <w:divBdr>
            <w:top w:val="none" w:sz="0" w:space="0" w:color="auto"/>
            <w:left w:val="none" w:sz="0" w:space="0" w:color="auto"/>
            <w:bottom w:val="none" w:sz="0" w:space="0" w:color="auto"/>
            <w:right w:val="none" w:sz="0" w:space="0" w:color="auto"/>
          </w:divBdr>
        </w:div>
        <w:div w:id="1395619854">
          <w:marLeft w:val="640"/>
          <w:marRight w:val="0"/>
          <w:marTop w:val="0"/>
          <w:marBottom w:val="0"/>
          <w:divBdr>
            <w:top w:val="none" w:sz="0" w:space="0" w:color="auto"/>
            <w:left w:val="none" w:sz="0" w:space="0" w:color="auto"/>
            <w:bottom w:val="none" w:sz="0" w:space="0" w:color="auto"/>
            <w:right w:val="none" w:sz="0" w:space="0" w:color="auto"/>
          </w:divBdr>
        </w:div>
        <w:div w:id="1412434671">
          <w:marLeft w:val="640"/>
          <w:marRight w:val="0"/>
          <w:marTop w:val="0"/>
          <w:marBottom w:val="0"/>
          <w:divBdr>
            <w:top w:val="none" w:sz="0" w:space="0" w:color="auto"/>
            <w:left w:val="none" w:sz="0" w:space="0" w:color="auto"/>
            <w:bottom w:val="none" w:sz="0" w:space="0" w:color="auto"/>
            <w:right w:val="none" w:sz="0" w:space="0" w:color="auto"/>
          </w:divBdr>
        </w:div>
        <w:div w:id="1433670943">
          <w:marLeft w:val="640"/>
          <w:marRight w:val="0"/>
          <w:marTop w:val="0"/>
          <w:marBottom w:val="0"/>
          <w:divBdr>
            <w:top w:val="none" w:sz="0" w:space="0" w:color="auto"/>
            <w:left w:val="none" w:sz="0" w:space="0" w:color="auto"/>
            <w:bottom w:val="none" w:sz="0" w:space="0" w:color="auto"/>
            <w:right w:val="none" w:sz="0" w:space="0" w:color="auto"/>
          </w:divBdr>
        </w:div>
        <w:div w:id="1438207786">
          <w:marLeft w:val="640"/>
          <w:marRight w:val="0"/>
          <w:marTop w:val="0"/>
          <w:marBottom w:val="0"/>
          <w:divBdr>
            <w:top w:val="none" w:sz="0" w:space="0" w:color="auto"/>
            <w:left w:val="none" w:sz="0" w:space="0" w:color="auto"/>
            <w:bottom w:val="none" w:sz="0" w:space="0" w:color="auto"/>
            <w:right w:val="none" w:sz="0" w:space="0" w:color="auto"/>
          </w:divBdr>
        </w:div>
        <w:div w:id="1438212016">
          <w:marLeft w:val="640"/>
          <w:marRight w:val="0"/>
          <w:marTop w:val="0"/>
          <w:marBottom w:val="0"/>
          <w:divBdr>
            <w:top w:val="none" w:sz="0" w:space="0" w:color="auto"/>
            <w:left w:val="none" w:sz="0" w:space="0" w:color="auto"/>
            <w:bottom w:val="none" w:sz="0" w:space="0" w:color="auto"/>
            <w:right w:val="none" w:sz="0" w:space="0" w:color="auto"/>
          </w:divBdr>
        </w:div>
        <w:div w:id="1471903902">
          <w:marLeft w:val="640"/>
          <w:marRight w:val="0"/>
          <w:marTop w:val="0"/>
          <w:marBottom w:val="0"/>
          <w:divBdr>
            <w:top w:val="none" w:sz="0" w:space="0" w:color="auto"/>
            <w:left w:val="none" w:sz="0" w:space="0" w:color="auto"/>
            <w:bottom w:val="none" w:sz="0" w:space="0" w:color="auto"/>
            <w:right w:val="none" w:sz="0" w:space="0" w:color="auto"/>
          </w:divBdr>
        </w:div>
        <w:div w:id="1473326907">
          <w:marLeft w:val="640"/>
          <w:marRight w:val="0"/>
          <w:marTop w:val="0"/>
          <w:marBottom w:val="0"/>
          <w:divBdr>
            <w:top w:val="none" w:sz="0" w:space="0" w:color="auto"/>
            <w:left w:val="none" w:sz="0" w:space="0" w:color="auto"/>
            <w:bottom w:val="none" w:sz="0" w:space="0" w:color="auto"/>
            <w:right w:val="none" w:sz="0" w:space="0" w:color="auto"/>
          </w:divBdr>
        </w:div>
        <w:div w:id="1481921765">
          <w:marLeft w:val="640"/>
          <w:marRight w:val="0"/>
          <w:marTop w:val="0"/>
          <w:marBottom w:val="0"/>
          <w:divBdr>
            <w:top w:val="none" w:sz="0" w:space="0" w:color="auto"/>
            <w:left w:val="none" w:sz="0" w:space="0" w:color="auto"/>
            <w:bottom w:val="none" w:sz="0" w:space="0" w:color="auto"/>
            <w:right w:val="none" w:sz="0" w:space="0" w:color="auto"/>
          </w:divBdr>
        </w:div>
        <w:div w:id="1636717249">
          <w:marLeft w:val="640"/>
          <w:marRight w:val="0"/>
          <w:marTop w:val="0"/>
          <w:marBottom w:val="0"/>
          <w:divBdr>
            <w:top w:val="none" w:sz="0" w:space="0" w:color="auto"/>
            <w:left w:val="none" w:sz="0" w:space="0" w:color="auto"/>
            <w:bottom w:val="none" w:sz="0" w:space="0" w:color="auto"/>
            <w:right w:val="none" w:sz="0" w:space="0" w:color="auto"/>
          </w:divBdr>
        </w:div>
        <w:div w:id="1658417894">
          <w:marLeft w:val="640"/>
          <w:marRight w:val="0"/>
          <w:marTop w:val="0"/>
          <w:marBottom w:val="0"/>
          <w:divBdr>
            <w:top w:val="none" w:sz="0" w:space="0" w:color="auto"/>
            <w:left w:val="none" w:sz="0" w:space="0" w:color="auto"/>
            <w:bottom w:val="none" w:sz="0" w:space="0" w:color="auto"/>
            <w:right w:val="none" w:sz="0" w:space="0" w:color="auto"/>
          </w:divBdr>
        </w:div>
        <w:div w:id="1660840908">
          <w:marLeft w:val="640"/>
          <w:marRight w:val="0"/>
          <w:marTop w:val="0"/>
          <w:marBottom w:val="0"/>
          <w:divBdr>
            <w:top w:val="none" w:sz="0" w:space="0" w:color="auto"/>
            <w:left w:val="none" w:sz="0" w:space="0" w:color="auto"/>
            <w:bottom w:val="none" w:sz="0" w:space="0" w:color="auto"/>
            <w:right w:val="none" w:sz="0" w:space="0" w:color="auto"/>
          </w:divBdr>
        </w:div>
        <w:div w:id="1764715828">
          <w:marLeft w:val="640"/>
          <w:marRight w:val="0"/>
          <w:marTop w:val="0"/>
          <w:marBottom w:val="0"/>
          <w:divBdr>
            <w:top w:val="none" w:sz="0" w:space="0" w:color="auto"/>
            <w:left w:val="none" w:sz="0" w:space="0" w:color="auto"/>
            <w:bottom w:val="none" w:sz="0" w:space="0" w:color="auto"/>
            <w:right w:val="none" w:sz="0" w:space="0" w:color="auto"/>
          </w:divBdr>
        </w:div>
        <w:div w:id="1824420972">
          <w:marLeft w:val="640"/>
          <w:marRight w:val="0"/>
          <w:marTop w:val="0"/>
          <w:marBottom w:val="0"/>
          <w:divBdr>
            <w:top w:val="none" w:sz="0" w:space="0" w:color="auto"/>
            <w:left w:val="none" w:sz="0" w:space="0" w:color="auto"/>
            <w:bottom w:val="none" w:sz="0" w:space="0" w:color="auto"/>
            <w:right w:val="none" w:sz="0" w:space="0" w:color="auto"/>
          </w:divBdr>
        </w:div>
        <w:div w:id="1840732461">
          <w:marLeft w:val="640"/>
          <w:marRight w:val="0"/>
          <w:marTop w:val="0"/>
          <w:marBottom w:val="0"/>
          <w:divBdr>
            <w:top w:val="none" w:sz="0" w:space="0" w:color="auto"/>
            <w:left w:val="none" w:sz="0" w:space="0" w:color="auto"/>
            <w:bottom w:val="none" w:sz="0" w:space="0" w:color="auto"/>
            <w:right w:val="none" w:sz="0" w:space="0" w:color="auto"/>
          </w:divBdr>
        </w:div>
        <w:div w:id="1881671663">
          <w:marLeft w:val="640"/>
          <w:marRight w:val="0"/>
          <w:marTop w:val="0"/>
          <w:marBottom w:val="0"/>
          <w:divBdr>
            <w:top w:val="none" w:sz="0" w:space="0" w:color="auto"/>
            <w:left w:val="none" w:sz="0" w:space="0" w:color="auto"/>
            <w:bottom w:val="none" w:sz="0" w:space="0" w:color="auto"/>
            <w:right w:val="none" w:sz="0" w:space="0" w:color="auto"/>
          </w:divBdr>
        </w:div>
        <w:div w:id="1952659586">
          <w:marLeft w:val="640"/>
          <w:marRight w:val="0"/>
          <w:marTop w:val="0"/>
          <w:marBottom w:val="0"/>
          <w:divBdr>
            <w:top w:val="none" w:sz="0" w:space="0" w:color="auto"/>
            <w:left w:val="none" w:sz="0" w:space="0" w:color="auto"/>
            <w:bottom w:val="none" w:sz="0" w:space="0" w:color="auto"/>
            <w:right w:val="none" w:sz="0" w:space="0" w:color="auto"/>
          </w:divBdr>
        </w:div>
        <w:div w:id="2037273457">
          <w:marLeft w:val="640"/>
          <w:marRight w:val="0"/>
          <w:marTop w:val="0"/>
          <w:marBottom w:val="0"/>
          <w:divBdr>
            <w:top w:val="none" w:sz="0" w:space="0" w:color="auto"/>
            <w:left w:val="none" w:sz="0" w:space="0" w:color="auto"/>
            <w:bottom w:val="none" w:sz="0" w:space="0" w:color="auto"/>
            <w:right w:val="none" w:sz="0" w:space="0" w:color="auto"/>
          </w:divBdr>
        </w:div>
        <w:div w:id="2047755215">
          <w:marLeft w:val="640"/>
          <w:marRight w:val="0"/>
          <w:marTop w:val="0"/>
          <w:marBottom w:val="0"/>
          <w:divBdr>
            <w:top w:val="none" w:sz="0" w:space="0" w:color="auto"/>
            <w:left w:val="none" w:sz="0" w:space="0" w:color="auto"/>
            <w:bottom w:val="none" w:sz="0" w:space="0" w:color="auto"/>
            <w:right w:val="none" w:sz="0" w:space="0" w:color="auto"/>
          </w:divBdr>
        </w:div>
        <w:div w:id="2061709531">
          <w:marLeft w:val="640"/>
          <w:marRight w:val="0"/>
          <w:marTop w:val="0"/>
          <w:marBottom w:val="0"/>
          <w:divBdr>
            <w:top w:val="none" w:sz="0" w:space="0" w:color="auto"/>
            <w:left w:val="none" w:sz="0" w:space="0" w:color="auto"/>
            <w:bottom w:val="none" w:sz="0" w:space="0" w:color="auto"/>
            <w:right w:val="none" w:sz="0" w:space="0" w:color="auto"/>
          </w:divBdr>
        </w:div>
        <w:div w:id="2097093965">
          <w:marLeft w:val="640"/>
          <w:marRight w:val="0"/>
          <w:marTop w:val="0"/>
          <w:marBottom w:val="0"/>
          <w:divBdr>
            <w:top w:val="none" w:sz="0" w:space="0" w:color="auto"/>
            <w:left w:val="none" w:sz="0" w:space="0" w:color="auto"/>
            <w:bottom w:val="none" w:sz="0" w:space="0" w:color="auto"/>
            <w:right w:val="none" w:sz="0" w:space="0" w:color="auto"/>
          </w:divBdr>
        </w:div>
      </w:divsChild>
    </w:div>
    <w:div w:id="1465002997">
      <w:marLeft w:val="0"/>
      <w:marRight w:val="0"/>
      <w:marTop w:val="0"/>
      <w:marBottom w:val="0"/>
      <w:divBdr>
        <w:top w:val="none" w:sz="0" w:space="0" w:color="auto"/>
        <w:left w:val="none" w:sz="0" w:space="0" w:color="auto"/>
        <w:bottom w:val="none" w:sz="0" w:space="0" w:color="auto"/>
        <w:right w:val="none" w:sz="0" w:space="0" w:color="auto"/>
      </w:divBdr>
    </w:div>
    <w:div w:id="1466502849">
      <w:marLeft w:val="0"/>
      <w:marRight w:val="0"/>
      <w:marTop w:val="0"/>
      <w:marBottom w:val="0"/>
      <w:divBdr>
        <w:top w:val="none" w:sz="0" w:space="0" w:color="auto"/>
        <w:left w:val="none" w:sz="0" w:space="0" w:color="auto"/>
        <w:bottom w:val="none" w:sz="0" w:space="0" w:color="auto"/>
        <w:right w:val="none" w:sz="0" w:space="0" w:color="auto"/>
      </w:divBdr>
    </w:div>
    <w:div w:id="1467890169">
      <w:marLeft w:val="0"/>
      <w:marRight w:val="0"/>
      <w:marTop w:val="0"/>
      <w:marBottom w:val="0"/>
      <w:divBdr>
        <w:top w:val="none" w:sz="0" w:space="0" w:color="auto"/>
        <w:left w:val="none" w:sz="0" w:space="0" w:color="auto"/>
        <w:bottom w:val="none" w:sz="0" w:space="0" w:color="auto"/>
        <w:right w:val="none" w:sz="0" w:space="0" w:color="auto"/>
      </w:divBdr>
    </w:div>
    <w:div w:id="1468820713">
      <w:bodyDiv w:val="1"/>
      <w:marLeft w:val="0"/>
      <w:marRight w:val="0"/>
      <w:marTop w:val="0"/>
      <w:marBottom w:val="0"/>
      <w:divBdr>
        <w:top w:val="none" w:sz="0" w:space="0" w:color="auto"/>
        <w:left w:val="none" w:sz="0" w:space="0" w:color="auto"/>
        <w:bottom w:val="none" w:sz="0" w:space="0" w:color="auto"/>
        <w:right w:val="none" w:sz="0" w:space="0" w:color="auto"/>
      </w:divBdr>
      <w:divsChild>
        <w:div w:id="66004154">
          <w:marLeft w:val="640"/>
          <w:marRight w:val="0"/>
          <w:marTop w:val="0"/>
          <w:marBottom w:val="0"/>
          <w:divBdr>
            <w:top w:val="none" w:sz="0" w:space="0" w:color="auto"/>
            <w:left w:val="none" w:sz="0" w:space="0" w:color="auto"/>
            <w:bottom w:val="none" w:sz="0" w:space="0" w:color="auto"/>
            <w:right w:val="none" w:sz="0" w:space="0" w:color="auto"/>
          </w:divBdr>
        </w:div>
        <w:div w:id="80612293">
          <w:marLeft w:val="640"/>
          <w:marRight w:val="0"/>
          <w:marTop w:val="0"/>
          <w:marBottom w:val="0"/>
          <w:divBdr>
            <w:top w:val="none" w:sz="0" w:space="0" w:color="auto"/>
            <w:left w:val="none" w:sz="0" w:space="0" w:color="auto"/>
            <w:bottom w:val="none" w:sz="0" w:space="0" w:color="auto"/>
            <w:right w:val="none" w:sz="0" w:space="0" w:color="auto"/>
          </w:divBdr>
        </w:div>
        <w:div w:id="88426855">
          <w:marLeft w:val="640"/>
          <w:marRight w:val="0"/>
          <w:marTop w:val="0"/>
          <w:marBottom w:val="0"/>
          <w:divBdr>
            <w:top w:val="none" w:sz="0" w:space="0" w:color="auto"/>
            <w:left w:val="none" w:sz="0" w:space="0" w:color="auto"/>
            <w:bottom w:val="none" w:sz="0" w:space="0" w:color="auto"/>
            <w:right w:val="none" w:sz="0" w:space="0" w:color="auto"/>
          </w:divBdr>
        </w:div>
        <w:div w:id="122887533">
          <w:marLeft w:val="640"/>
          <w:marRight w:val="0"/>
          <w:marTop w:val="0"/>
          <w:marBottom w:val="0"/>
          <w:divBdr>
            <w:top w:val="none" w:sz="0" w:space="0" w:color="auto"/>
            <w:left w:val="none" w:sz="0" w:space="0" w:color="auto"/>
            <w:bottom w:val="none" w:sz="0" w:space="0" w:color="auto"/>
            <w:right w:val="none" w:sz="0" w:space="0" w:color="auto"/>
          </w:divBdr>
        </w:div>
        <w:div w:id="185291546">
          <w:marLeft w:val="640"/>
          <w:marRight w:val="0"/>
          <w:marTop w:val="0"/>
          <w:marBottom w:val="0"/>
          <w:divBdr>
            <w:top w:val="none" w:sz="0" w:space="0" w:color="auto"/>
            <w:left w:val="none" w:sz="0" w:space="0" w:color="auto"/>
            <w:bottom w:val="none" w:sz="0" w:space="0" w:color="auto"/>
            <w:right w:val="none" w:sz="0" w:space="0" w:color="auto"/>
          </w:divBdr>
        </w:div>
        <w:div w:id="226770454">
          <w:marLeft w:val="640"/>
          <w:marRight w:val="0"/>
          <w:marTop w:val="0"/>
          <w:marBottom w:val="0"/>
          <w:divBdr>
            <w:top w:val="none" w:sz="0" w:space="0" w:color="auto"/>
            <w:left w:val="none" w:sz="0" w:space="0" w:color="auto"/>
            <w:bottom w:val="none" w:sz="0" w:space="0" w:color="auto"/>
            <w:right w:val="none" w:sz="0" w:space="0" w:color="auto"/>
          </w:divBdr>
        </w:div>
        <w:div w:id="262881984">
          <w:marLeft w:val="640"/>
          <w:marRight w:val="0"/>
          <w:marTop w:val="0"/>
          <w:marBottom w:val="0"/>
          <w:divBdr>
            <w:top w:val="none" w:sz="0" w:space="0" w:color="auto"/>
            <w:left w:val="none" w:sz="0" w:space="0" w:color="auto"/>
            <w:bottom w:val="none" w:sz="0" w:space="0" w:color="auto"/>
            <w:right w:val="none" w:sz="0" w:space="0" w:color="auto"/>
          </w:divBdr>
        </w:div>
        <w:div w:id="337932339">
          <w:marLeft w:val="640"/>
          <w:marRight w:val="0"/>
          <w:marTop w:val="0"/>
          <w:marBottom w:val="0"/>
          <w:divBdr>
            <w:top w:val="none" w:sz="0" w:space="0" w:color="auto"/>
            <w:left w:val="none" w:sz="0" w:space="0" w:color="auto"/>
            <w:bottom w:val="none" w:sz="0" w:space="0" w:color="auto"/>
            <w:right w:val="none" w:sz="0" w:space="0" w:color="auto"/>
          </w:divBdr>
        </w:div>
        <w:div w:id="341978430">
          <w:marLeft w:val="640"/>
          <w:marRight w:val="0"/>
          <w:marTop w:val="0"/>
          <w:marBottom w:val="0"/>
          <w:divBdr>
            <w:top w:val="none" w:sz="0" w:space="0" w:color="auto"/>
            <w:left w:val="none" w:sz="0" w:space="0" w:color="auto"/>
            <w:bottom w:val="none" w:sz="0" w:space="0" w:color="auto"/>
            <w:right w:val="none" w:sz="0" w:space="0" w:color="auto"/>
          </w:divBdr>
        </w:div>
        <w:div w:id="373433472">
          <w:marLeft w:val="640"/>
          <w:marRight w:val="0"/>
          <w:marTop w:val="0"/>
          <w:marBottom w:val="0"/>
          <w:divBdr>
            <w:top w:val="none" w:sz="0" w:space="0" w:color="auto"/>
            <w:left w:val="none" w:sz="0" w:space="0" w:color="auto"/>
            <w:bottom w:val="none" w:sz="0" w:space="0" w:color="auto"/>
            <w:right w:val="none" w:sz="0" w:space="0" w:color="auto"/>
          </w:divBdr>
        </w:div>
        <w:div w:id="564604777">
          <w:marLeft w:val="640"/>
          <w:marRight w:val="0"/>
          <w:marTop w:val="0"/>
          <w:marBottom w:val="0"/>
          <w:divBdr>
            <w:top w:val="none" w:sz="0" w:space="0" w:color="auto"/>
            <w:left w:val="none" w:sz="0" w:space="0" w:color="auto"/>
            <w:bottom w:val="none" w:sz="0" w:space="0" w:color="auto"/>
            <w:right w:val="none" w:sz="0" w:space="0" w:color="auto"/>
          </w:divBdr>
        </w:div>
        <w:div w:id="637958752">
          <w:marLeft w:val="640"/>
          <w:marRight w:val="0"/>
          <w:marTop w:val="0"/>
          <w:marBottom w:val="0"/>
          <w:divBdr>
            <w:top w:val="none" w:sz="0" w:space="0" w:color="auto"/>
            <w:left w:val="none" w:sz="0" w:space="0" w:color="auto"/>
            <w:bottom w:val="none" w:sz="0" w:space="0" w:color="auto"/>
            <w:right w:val="none" w:sz="0" w:space="0" w:color="auto"/>
          </w:divBdr>
        </w:div>
        <w:div w:id="663781210">
          <w:marLeft w:val="640"/>
          <w:marRight w:val="0"/>
          <w:marTop w:val="0"/>
          <w:marBottom w:val="0"/>
          <w:divBdr>
            <w:top w:val="none" w:sz="0" w:space="0" w:color="auto"/>
            <w:left w:val="none" w:sz="0" w:space="0" w:color="auto"/>
            <w:bottom w:val="none" w:sz="0" w:space="0" w:color="auto"/>
            <w:right w:val="none" w:sz="0" w:space="0" w:color="auto"/>
          </w:divBdr>
        </w:div>
        <w:div w:id="903374113">
          <w:marLeft w:val="640"/>
          <w:marRight w:val="0"/>
          <w:marTop w:val="0"/>
          <w:marBottom w:val="0"/>
          <w:divBdr>
            <w:top w:val="none" w:sz="0" w:space="0" w:color="auto"/>
            <w:left w:val="none" w:sz="0" w:space="0" w:color="auto"/>
            <w:bottom w:val="none" w:sz="0" w:space="0" w:color="auto"/>
            <w:right w:val="none" w:sz="0" w:space="0" w:color="auto"/>
          </w:divBdr>
        </w:div>
        <w:div w:id="903489872">
          <w:marLeft w:val="640"/>
          <w:marRight w:val="0"/>
          <w:marTop w:val="0"/>
          <w:marBottom w:val="0"/>
          <w:divBdr>
            <w:top w:val="none" w:sz="0" w:space="0" w:color="auto"/>
            <w:left w:val="none" w:sz="0" w:space="0" w:color="auto"/>
            <w:bottom w:val="none" w:sz="0" w:space="0" w:color="auto"/>
            <w:right w:val="none" w:sz="0" w:space="0" w:color="auto"/>
          </w:divBdr>
        </w:div>
        <w:div w:id="924264178">
          <w:marLeft w:val="640"/>
          <w:marRight w:val="0"/>
          <w:marTop w:val="0"/>
          <w:marBottom w:val="0"/>
          <w:divBdr>
            <w:top w:val="none" w:sz="0" w:space="0" w:color="auto"/>
            <w:left w:val="none" w:sz="0" w:space="0" w:color="auto"/>
            <w:bottom w:val="none" w:sz="0" w:space="0" w:color="auto"/>
            <w:right w:val="none" w:sz="0" w:space="0" w:color="auto"/>
          </w:divBdr>
        </w:div>
        <w:div w:id="955259262">
          <w:marLeft w:val="640"/>
          <w:marRight w:val="0"/>
          <w:marTop w:val="0"/>
          <w:marBottom w:val="0"/>
          <w:divBdr>
            <w:top w:val="none" w:sz="0" w:space="0" w:color="auto"/>
            <w:left w:val="none" w:sz="0" w:space="0" w:color="auto"/>
            <w:bottom w:val="none" w:sz="0" w:space="0" w:color="auto"/>
            <w:right w:val="none" w:sz="0" w:space="0" w:color="auto"/>
          </w:divBdr>
        </w:div>
        <w:div w:id="964625022">
          <w:marLeft w:val="640"/>
          <w:marRight w:val="0"/>
          <w:marTop w:val="0"/>
          <w:marBottom w:val="0"/>
          <w:divBdr>
            <w:top w:val="none" w:sz="0" w:space="0" w:color="auto"/>
            <w:left w:val="none" w:sz="0" w:space="0" w:color="auto"/>
            <w:bottom w:val="none" w:sz="0" w:space="0" w:color="auto"/>
            <w:right w:val="none" w:sz="0" w:space="0" w:color="auto"/>
          </w:divBdr>
        </w:div>
        <w:div w:id="1003900051">
          <w:marLeft w:val="640"/>
          <w:marRight w:val="0"/>
          <w:marTop w:val="0"/>
          <w:marBottom w:val="0"/>
          <w:divBdr>
            <w:top w:val="none" w:sz="0" w:space="0" w:color="auto"/>
            <w:left w:val="none" w:sz="0" w:space="0" w:color="auto"/>
            <w:bottom w:val="none" w:sz="0" w:space="0" w:color="auto"/>
            <w:right w:val="none" w:sz="0" w:space="0" w:color="auto"/>
          </w:divBdr>
        </w:div>
        <w:div w:id="1018430595">
          <w:marLeft w:val="640"/>
          <w:marRight w:val="0"/>
          <w:marTop w:val="0"/>
          <w:marBottom w:val="0"/>
          <w:divBdr>
            <w:top w:val="none" w:sz="0" w:space="0" w:color="auto"/>
            <w:left w:val="none" w:sz="0" w:space="0" w:color="auto"/>
            <w:bottom w:val="none" w:sz="0" w:space="0" w:color="auto"/>
            <w:right w:val="none" w:sz="0" w:space="0" w:color="auto"/>
          </w:divBdr>
        </w:div>
        <w:div w:id="1194459736">
          <w:marLeft w:val="640"/>
          <w:marRight w:val="0"/>
          <w:marTop w:val="0"/>
          <w:marBottom w:val="0"/>
          <w:divBdr>
            <w:top w:val="none" w:sz="0" w:space="0" w:color="auto"/>
            <w:left w:val="none" w:sz="0" w:space="0" w:color="auto"/>
            <w:bottom w:val="none" w:sz="0" w:space="0" w:color="auto"/>
            <w:right w:val="none" w:sz="0" w:space="0" w:color="auto"/>
          </w:divBdr>
        </w:div>
        <w:div w:id="1245725051">
          <w:marLeft w:val="640"/>
          <w:marRight w:val="0"/>
          <w:marTop w:val="0"/>
          <w:marBottom w:val="0"/>
          <w:divBdr>
            <w:top w:val="none" w:sz="0" w:space="0" w:color="auto"/>
            <w:left w:val="none" w:sz="0" w:space="0" w:color="auto"/>
            <w:bottom w:val="none" w:sz="0" w:space="0" w:color="auto"/>
            <w:right w:val="none" w:sz="0" w:space="0" w:color="auto"/>
          </w:divBdr>
        </w:div>
        <w:div w:id="1255361018">
          <w:marLeft w:val="640"/>
          <w:marRight w:val="0"/>
          <w:marTop w:val="0"/>
          <w:marBottom w:val="0"/>
          <w:divBdr>
            <w:top w:val="none" w:sz="0" w:space="0" w:color="auto"/>
            <w:left w:val="none" w:sz="0" w:space="0" w:color="auto"/>
            <w:bottom w:val="none" w:sz="0" w:space="0" w:color="auto"/>
            <w:right w:val="none" w:sz="0" w:space="0" w:color="auto"/>
          </w:divBdr>
        </w:div>
        <w:div w:id="1349138968">
          <w:marLeft w:val="640"/>
          <w:marRight w:val="0"/>
          <w:marTop w:val="0"/>
          <w:marBottom w:val="0"/>
          <w:divBdr>
            <w:top w:val="none" w:sz="0" w:space="0" w:color="auto"/>
            <w:left w:val="none" w:sz="0" w:space="0" w:color="auto"/>
            <w:bottom w:val="none" w:sz="0" w:space="0" w:color="auto"/>
            <w:right w:val="none" w:sz="0" w:space="0" w:color="auto"/>
          </w:divBdr>
        </w:div>
        <w:div w:id="1359816015">
          <w:marLeft w:val="640"/>
          <w:marRight w:val="0"/>
          <w:marTop w:val="0"/>
          <w:marBottom w:val="0"/>
          <w:divBdr>
            <w:top w:val="none" w:sz="0" w:space="0" w:color="auto"/>
            <w:left w:val="none" w:sz="0" w:space="0" w:color="auto"/>
            <w:bottom w:val="none" w:sz="0" w:space="0" w:color="auto"/>
            <w:right w:val="none" w:sz="0" w:space="0" w:color="auto"/>
          </w:divBdr>
        </w:div>
        <w:div w:id="1473012763">
          <w:marLeft w:val="640"/>
          <w:marRight w:val="0"/>
          <w:marTop w:val="0"/>
          <w:marBottom w:val="0"/>
          <w:divBdr>
            <w:top w:val="none" w:sz="0" w:space="0" w:color="auto"/>
            <w:left w:val="none" w:sz="0" w:space="0" w:color="auto"/>
            <w:bottom w:val="none" w:sz="0" w:space="0" w:color="auto"/>
            <w:right w:val="none" w:sz="0" w:space="0" w:color="auto"/>
          </w:divBdr>
        </w:div>
        <w:div w:id="1476294164">
          <w:marLeft w:val="640"/>
          <w:marRight w:val="0"/>
          <w:marTop w:val="0"/>
          <w:marBottom w:val="0"/>
          <w:divBdr>
            <w:top w:val="none" w:sz="0" w:space="0" w:color="auto"/>
            <w:left w:val="none" w:sz="0" w:space="0" w:color="auto"/>
            <w:bottom w:val="none" w:sz="0" w:space="0" w:color="auto"/>
            <w:right w:val="none" w:sz="0" w:space="0" w:color="auto"/>
          </w:divBdr>
        </w:div>
        <w:div w:id="1643536865">
          <w:marLeft w:val="640"/>
          <w:marRight w:val="0"/>
          <w:marTop w:val="0"/>
          <w:marBottom w:val="0"/>
          <w:divBdr>
            <w:top w:val="none" w:sz="0" w:space="0" w:color="auto"/>
            <w:left w:val="none" w:sz="0" w:space="0" w:color="auto"/>
            <w:bottom w:val="none" w:sz="0" w:space="0" w:color="auto"/>
            <w:right w:val="none" w:sz="0" w:space="0" w:color="auto"/>
          </w:divBdr>
        </w:div>
        <w:div w:id="1725525267">
          <w:marLeft w:val="640"/>
          <w:marRight w:val="0"/>
          <w:marTop w:val="0"/>
          <w:marBottom w:val="0"/>
          <w:divBdr>
            <w:top w:val="none" w:sz="0" w:space="0" w:color="auto"/>
            <w:left w:val="none" w:sz="0" w:space="0" w:color="auto"/>
            <w:bottom w:val="none" w:sz="0" w:space="0" w:color="auto"/>
            <w:right w:val="none" w:sz="0" w:space="0" w:color="auto"/>
          </w:divBdr>
        </w:div>
        <w:div w:id="1740979296">
          <w:marLeft w:val="640"/>
          <w:marRight w:val="0"/>
          <w:marTop w:val="0"/>
          <w:marBottom w:val="0"/>
          <w:divBdr>
            <w:top w:val="none" w:sz="0" w:space="0" w:color="auto"/>
            <w:left w:val="none" w:sz="0" w:space="0" w:color="auto"/>
            <w:bottom w:val="none" w:sz="0" w:space="0" w:color="auto"/>
            <w:right w:val="none" w:sz="0" w:space="0" w:color="auto"/>
          </w:divBdr>
        </w:div>
        <w:div w:id="1747530023">
          <w:marLeft w:val="640"/>
          <w:marRight w:val="0"/>
          <w:marTop w:val="0"/>
          <w:marBottom w:val="0"/>
          <w:divBdr>
            <w:top w:val="none" w:sz="0" w:space="0" w:color="auto"/>
            <w:left w:val="none" w:sz="0" w:space="0" w:color="auto"/>
            <w:bottom w:val="none" w:sz="0" w:space="0" w:color="auto"/>
            <w:right w:val="none" w:sz="0" w:space="0" w:color="auto"/>
          </w:divBdr>
        </w:div>
        <w:div w:id="1762751156">
          <w:marLeft w:val="640"/>
          <w:marRight w:val="0"/>
          <w:marTop w:val="0"/>
          <w:marBottom w:val="0"/>
          <w:divBdr>
            <w:top w:val="none" w:sz="0" w:space="0" w:color="auto"/>
            <w:left w:val="none" w:sz="0" w:space="0" w:color="auto"/>
            <w:bottom w:val="none" w:sz="0" w:space="0" w:color="auto"/>
            <w:right w:val="none" w:sz="0" w:space="0" w:color="auto"/>
          </w:divBdr>
        </w:div>
        <w:div w:id="1802109106">
          <w:marLeft w:val="640"/>
          <w:marRight w:val="0"/>
          <w:marTop w:val="0"/>
          <w:marBottom w:val="0"/>
          <w:divBdr>
            <w:top w:val="none" w:sz="0" w:space="0" w:color="auto"/>
            <w:left w:val="none" w:sz="0" w:space="0" w:color="auto"/>
            <w:bottom w:val="none" w:sz="0" w:space="0" w:color="auto"/>
            <w:right w:val="none" w:sz="0" w:space="0" w:color="auto"/>
          </w:divBdr>
        </w:div>
        <w:div w:id="1835873701">
          <w:marLeft w:val="640"/>
          <w:marRight w:val="0"/>
          <w:marTop w:val="0"/>
          <w:marBottom w:val="0"/>
          <w:divBdr>
            <w:top w:val="none" w:sz="0" w:space="0" w:color="auto"/>
            <w:left w:val="none" w:sz="0" w:space="0" w:color="auto"/>
            <w:bottom w:val="none" w:sz="0" w:space="0" w:color="auto"/>
            <w:right w:val="none" w:sz="0" w:space="0" w:color="auto"/>
          </w:divBdr>
        </w:div>
        <w:div w:id="1878003923">
          <w:marLeft w:val="640"/>
          <w:marRight w:val="0"/>
          <w:marTop w:val="0"/>
          <w:marBottom w:val="0"/>
          <w:divBdr>
            <w:top w:val="none" w:sz="0" w:space="0" w:color="auto"/>
            <w:left w:val="none" w:sz="0" w:space="0" w:color="auto"/>
            <w:bottom w:val="none" w:sz="0" w:space="0" w:color="auto"/>
            <w:right w:val="none" w:sz="0" w:space="0" w:color="auto"/>
          </w:divBdr>
        </w:div>
        <w:div w:id="1878158334">
          <w:marLeft w:val="640"/>
          <w:marRight w:val="0"/>
          <w:marTop w:val="0"/>
          <w:marBottom w:val="0"/>
          <w:divBdr>
            <w:top w:val="none" w:sz="0" w:space="0" w:color="auto"/>
            <w:left w:val="none" w:sz="0" w:space="0" w:color="auto"/>
            <w:bottom w:val="none" w:sz="0" w:space="0" w:color="auto"/>
            <w:right w:val="none" w:sz="0" w:space="0" w:color="auto"/>
          </w:divBdr>
        </w:div>
        <w:div w:id="1921283942">
          <w:marLeft w:val="640"/>
          <w:marRight w:val="0"/>
          <w:marTop w:val="0"/>
          <w:marBottom w:val="0"/>
          <w:divBdr>
            <w:top w:val="none" w:sz="0" w:space="0" w:color="auto"/>
            <w:left w:val="none" w:sz="0" w:space="0" w:color="auto"/>
            <w:bottom w:val="none" w:sz="0" w:space="0" w:color="auto"/>
            <w:right w:val="none" w:sz="0" w:space="0" w:color="auto"/>
          </w:divBdr>
        </w:div>
        <w:div w:id="1942882557">
          <w:marLeft w:val="640"/>
          <w:marRight w:val="0"/>
          <w:marTop w:val="0"/>
          <w:marBottom w:val="0"/>
          <w:divBdr>
            <w:top w:val="none" w:sz="0" w:space="0" w:color="auto"/>
            <w:left w:val="none" w:sz="0" w:space="0" w:color="auto"/>
            <w:bottom w:val="none" w:sz="0" w:space="0" w:color="auto"/>
            <w:right w:val="none" w:sz="0" w:space="0" w:color="auto"/>
          </w:divBdr>
        </w:div>
        <w:div w:id="1955402089">
          <w:marLeft w:val="640"/>
          <w:marRight w:val="0"/>
          <w:marTop w:val="0"/>
          <w:marBottom w:val="0"/>
          <w:divBdr>
            <w:top w:val="none" w:sz="0" w:space="0" w:color="auto"/>
            <w:left w:val="none" w:sz="0" w:space="0" w:color="auto"/>
            <w:bottom w:val="none" w:sz="0" w:space="0" w:color="auto"/>
            <w:right w:val="none" w:sz="0" w:space="0" w:color="auto"/>
          </w:divBdr>
        </w:div>
        <w:div w:id="2013292662">
          <w:marLeft w:val="640"/>
          <w:marRight w:val="0"/>
          <w:marTop w:val="0"/>
          <w:marBottom w:val="0"/>
          <w:divBdr>
            <w:top w:val="none" w:sz="0" w:space="0" w:color="auto"/>
            <w:left w:val="none" w:sz="0" w:space="0" w:color="auto"/>
            <w:bottom w:val="none" w:sz="0" w:space="0" w:color="auto"/>
            <w:right w:val="none" w:sz="0" w:space="0" w:color="auto"/>
          </w:divBdr>
        </w:div>
        <w:div w:id="2015840487">
          <w:marLeft w:val="640"/>
          <w:marRight w:val="0"/>
          <w:marTop w:val="0"/>
          <w:marBottom w:val="0"/>
          <w:divBdr>
            <w:top w:val="none" w:sz="0" w:space="0" w:color="auto"/>
            <w:left w:val="none" w:sz="0" w:space="0" w:color="auto"/>
            <w:bottom w:val="none" w:sz="0" w:space="0" w:color="auto"/>
            <w:right w:val="none" w:sz="0" w:space="0" w:color="auto"/>
          </w:divBdr>
        </w:div>
        <w:div w:id="2110849490">
          <w:marLeft w:val="640"/>
          <w:marRight w:val="0"/>
          <w:marTop w:val="0"/>
          <w:marBottom w:val="0"/>
          <w:divBdr>
            <w:top w:val="none" w:sz="0" w:space="0" w:color="auto"/>
            <w:left w:val="none" w:sz="0" w:space="0" w:color="auto"/>
            <w:bottom w:val="none" w:sz="0" w:space="0" w:color="auto"/>
            <w:right w:val="none" w:sz="0" w:space="0" w:color="auto"/>
          </w:divBdr>
        </w:div>
        <w:div w:id="2135252288">
          <w:marLeft w:val="640"/>
          <w:marRight w:val="0"/>
          <w:marTop w:val="0"/>
          <w:marBottom w:val="0"/>
          <w:divBdr>
            <w:top w:val="none" w:sz="0" w:space="0" w:color="auto"/>
            <w:left w:val="none" w:sz="0" w:space="0" w:color="auto"/>
            <w:bottom w:val="none" w:sz="0" w:space="0" w:color="auto"/>
            <w:right w:val="none" w:sz="0" w:space="0" w:color="auto"/>
          </w:divBdr>
        </w:div>
      </w:divsChild>
    </w:div>
    <w:div w:id="1471752911">
      <w:bodyDiv w:val="1"/>
      <w:marLeft w:val="0"/>
      <w:marRight w:val="0"/>
      <w:marTop w:val="0"/>
      <w:marBottom w:val="0"/>
      <w:divBdr>
        <w:top w:val="none" w:sz="0" w:space="0" w:color="auto"/>
        <w:left w:val="none" w:sz="0" w:space="0" w:color="auto"/>
        <w:bottom w:val="none" w:sz="0" w:space="0" w:color="auto"/>
        <w:right w:val="none" w:sz="0" w:space="0" w:color="auto"/>
      </w:divBdr>
      <w:divsChild>
        <w:div w:id="92630775">
          <w:marLeft w:val="640"/>
          <w:marRight w:val="0"/>
          <w:marTop w:val="0"/>
          <w:marBottom w:val="0"/>
          <w:divBdr>
            <w:top w:val="none" w:sz="0" w:space="0" w:color="auto"/>
            <w:left w:val="none" w:sz="0" w:space="0" w:color="auto"/>
            <w:bottom w:val="none" w:sz="0" w:space="0" w:color="auto"/>
            <w:right w:val="none" w:sz="0" w:space="0" w:color="auto"/>
          </w:divBdr>
        </w:div>
        <w:div w:id="108546036">
          <w:marLeft w:val="640"/>
          <w:marRight w:val="0"/>
          <w:marTop w:val="0"/>
          <w:marBottom w:val="0"/>
          <w:divBdr>
            <w:top w:val="none" w:sz="0" w:space="0" w:color="auto"/>
            <w:left w:val="none" w:sz="0" w:space="0" w:color="auto"/>
            <w:bottom w:val="none" w:sz="0" w:space="0" w:color="auto"/>
            <w:right w:val="none" w:sz="0" w:space="0" w:color="auto"/>
          </w:divBdr>
        </w:div>
        <w:div w:id="113140022">
          <w:marLeft w:val="640"/>
          <w:marRight w:val="0"/>
          <w:marTop w:val="0"/>
          <w:marBottom w:val="0"/>
          <w:divBdr>
            <w:top w:val="none" w:sz="0" w:space="0" w:color="auto"/>
            <w:left w:val="none" w:sz="0" w:space="0" w:color="auto"/>
            <w:bottom w:val="none" w:sz="0" w:space="0" w:color="auto"/>
            <w:right w:val="none" w:sz="0" w:space="0" w:color="auto"/>
          </w:divBdr>
        </w:div>
        <w:div w:id="172182518">
          <w:marLeft w:val="640"/>
          <w:marRight w:val="0"/>
          <w:marTop w:val="0"/>
          <w:marBottom w:val="0"/>
          <w:divBdr>
            <w:top w:val="none" w:sz="0" w:space="0" w:color="auto"/>
            <w:left w:val="none" w:sz="0" w:space="0" w:color="auto"/>
            <w:bottom w:val="none" w:sz="0" w:space="0" w:color="auto"/>
            <w:right w:val="none" w:sz="0" w:space="0" w:color="auto"/>
          </w:divBdr>
        </w:div>
        <w:div w:id="180896178">
          <w:marLeft w:val="640"/>
          <w:marRight w:val="0"/>
          <w:marTop w:val="0"/>
          <w:marBottom w:val="0"/>
          <w:divBdr>
            <w:top w:val="none" w:sz="0" w:space="0" w:color="auto"/>
            <w:left w:val="none" w:sz="0" w:space="0" w:color="auto"/>
            <w:bottom w:val="none" w:sz="0" w:space="0" w:color="auto"/>
            <w:right w:val="none" w:sz="0" w:space="0" w:color="auto"/>
          </w:divBdr>
        </w:div>
        <w:div w:id="332219328">
          <w:marLeft w:val="640"/>
          <w:marRight w:val="0"/>
          <w:marTop w:val="0"/>
          <w:marBottom w:val="0"/>
          <w:divBdr>
            <w:top w:val="none" w:sz="0" w:space="0" w:color="auto"/>
            <w:left w:val="none" w:sz="0" w:space="0" w:color="auto"/>
            <w:bottom w:val="none" w:sz="0" w:space="0" w:color="auto"/>
            <w:right w:val="none" w:sz="0" w:space="0" w:color="auto"/>
          </w:divBdr>
        </w:div>
        <w:div w:id="380981260">
          <w:marLeft w:val="640"/>
          <w:marRight w:val="0"/>
          <w:marTop w:val="0"/>
          <w:marBottom w:val="0"/>
          <w:divBdr>
            <w:top w:val="none" w:sz="0" w:space="0" w:color="auto"/>
            <w:left w:val="none" w:sz="0" w:space="0" w:color="auto"/>
            <w:bottom w:val="none" w:sz="0" w:space="0" w:color="auto"/>
            <w:right w:val="none" w:sz="0" w:space="0" w:color="auto"/>
          </w:divBdr>
        </w:div>
        <w:div w:id="455564639">
          <w:marLeft w:val="640"/>
          <w:marRight w:val="0"/>
          <w:marTop w:val="0"/>
          <w:marBottom w:val="0"/>
          <w:divBdr>
            <w:top w:val="none" w:sz="0" w:space="0" w:color="auto"/>
            <w:left w:val="none" w:sz="0" w:space="0" w:color="auto"/>
            <w:bottom w:val="none" w:sz="0" w:space="0" w:color="auto"/>
            <w:right w:val="none" w:sz="0" w:space="0" w:color="auto"/>
          </w:divBdr>
        </w:div>
        <w:div w:id="465398306">
          <w:marLeft w:val="640"/>
          <w:marRight w:val="0"/>
          <w:marTop w:val="0"/>
          <w:marBottom w:val="0"/>
          <w:divBdr>
            <w:top w:val="none" w:sz="0" w:space="0" w:color="auto"/>
            <w:left w:val="none" w:sz="0" w:space="0" w:color="auto"/>
            <w:bottom w:val="none" w:sz="0" w:space="0" w:color="auto"/>
            <w:right w:val="none" w:sz="0" w:space="0" w:color="auto"/>
          </w:divBdr>
        </w:div>
        <w:div w:id="519244752">
          <w:marLeft w:val="640"/>
          <w:marRight w:val="0"/>
          <w:marTop w:val="0"/>
          <w:marBottom w:val="0"/>
          <w:divBdr>
            <w:top w:val="none" w:sz="0" w:space="0" w:color="auto"/>
            <w:left w:val="none" w:sz="0" w:space="0" w:color="auto"/>
            <w:bottom w:val="none" w:sz="0" w:space="0" w:color="auto"/>
            <w:right w:val="none" w:sz="0" w:space="0" w:color="auto"/>
          </w:divBdr>
        </w:div>
        <w:div w:id="540360056">
          <w:marLeft w:val="640"/>
          <w:marRight w:val="0"/>
          <w:marTop w:val="0"/>
          <w:marBottom w:val="0"/>
          <w:divBdr>
            <w:top w:val="none" w:sz="0" w:space="0" w:color="auto"/>
            <w:left w:val="none" w:sz="0" w:space="0" w:color="auto"/>
            <w:bottom w:val="none" w:sz="0" w:space="0" w:color="auto"/>
            <w:right w:val="none" w:sz="0" w:space="0" w:color="auto"/>
          </w:divBdr>
        </w:div>
        <w:div w:id="597297302">
          <w:marLeft w:val="640"/>
          <w:marRight w:val="0"/>
          <w:marTop w:val="0"/>
          <w:marBottom w:val="0"/>
          <w:divBdr>
            <w:top w:val="none" w:sz="0" w:space="0" w:color="auto"/>
            <w:left w:val="none" w:sz="0" w:space="0" w:color="auto"/>
            <w:bottom w:val="none" w:sz="0" w:space="0" w:color="auto"/>
            <w:right w:val="none" w:sz="0" w:space="0" w:color="auto"/>
          </w:divBdr>
        </w:div>
        <w:div w:id="597712748">
          <w:marLeft w:val="640"/>
          <w:marRight w:val="0"/>
          <w:marTop w:val="0"/>
          <w:marBottom w:val="0"/>
          <w:divBdr>
            <w:top w:val="none" w:sz="0" w:space="0" w:color="auto"/>
            <w:left w:val="none" w:sz="0" w:space="0" w:color="auto"/>
            <w:bottom w:val="none" w:sz="0" w:space="0" w:color="auto"/>
            <w:right w:val="none" w:sz="0" w:space="0" w:color="auto"/>
          </w:divBdr>
        </w:div>
        <w:div w:id="605695675">
          <w:marLeft w:val="640"/>
          <w:marRight w:val="0"/>
          <w:marTop w:val="0"/>
          <w:marBottom w:val="0"/>
          <w:divBdr>
            <w:top w:val="none" w:sz="0" w:space="0" w:color="auto"/>
            <w:left w:val="none" w:sz="0" w:space="0" w:color="auto"/>
            <w:bottom w:val="none" w:sz="0" w:space="0" w:color="auto"/>
            <w:right w:val="none" w:sz="0" w:space="0" w:color="auto"/>
          </w:divBdr>
        </w:div>
        <w:div w:id="658193342">
          <w:marLeft w:val="640"/>
          <w:marRight w:val="0"/>
          <w:marTop w:val="0"/>
          <w:marBottom w:val="0"/>
          <w:divBdr>
            <w:top w:val="none" w:sz="0" w:space="0" w:color="auto"/>
            <w:left w:val="none" w:sz="0" w:space="0" w:color="auto"/>
            <w:bottom w:val="none" w:sz="0" w:space="0" w:color="auto"/>
            <w:right w:val="none" w:sz="0" w:space="0" w:color="auto"/>
          </w:divBdr>
        </w:div>
        <w:div w:id="715272474">
          <w:marLeft w:val="640"/>
          <w:marRight w:val="0"/>
          <w:marTop w:val="0"/>
          <w:marBottom w:val="0"/>
          <w:divBdr>
            <w:top w:val="none" w:sz="0" w:space="0" w:color="auto"/>
            <w:left w:val="none" w:sz="0" w:space="0" w:color="auto"/>
            <w:bottom w:val="none" w:sz="0" w:space="0" w:color="auto"/>
            <w:right w:val="none" w:sz="0" w:space="0" w:color="auto"/>
          </w:divBdr>
        </w:div>
        <w:div w:id="806434616">
          <w:marLeft w:val="640"/>
          <w:marRight w:val="0"/>
          <w:marTop w:val="0"/>
          <w:marBottom w:val="0"/>
          <w:divBdr>
            <w:top w:val="none" w:sz="0" w:space="0" w:color="auto"/>
            <w:left w:val="none" w:sz="0" w:space="0" w:color="auto"/>
            <w:bottom w:val="none" w:sz="0" w:space="0" w:color="auto"/>
            <w:right w:val="none" w:sz="0" w:space="0" w:color="auto"/>
          </w:divBdr>
        </w:div>
        <w:div w:id="861355159">
          <w:marLeft w:val="640"/>
          <w:marRight w:val="0"/>
          <w:marTop w:val="0"/>
          <w:marBottom w:val="0"/>
          <w:divBdr>
            <w:top w:val="none" w:sz="0" w:space="0" w:color="auto"/>
            <w:left w:val="none" w:sz="0" w:space="0" w:color="auto"/>
            <w:bottom w:val="none" w:sz="0" w:space="0" w:color="auto"/>
            <w:right w:val="none" w:sz="0" w:space="0" w:color="auto"/>
          </w:divBdr>
        </w:div>
        <w:div w:id="896352994">
          <w:marLeft w:val="640"/>
          <w:marRight w:val="0"/>
          <w:marTop w:val="0"/>
          <w:marBottom w:val="0"/>
          <w:divBdr>
            <w:top w:val="none" w:sz="0" w:space="0" w:color="auto"/>
            <w:left w:val="none" w:sz="0" w:space="0" w:color="auto"/>
            <w:bottom w:val="none" w:sz="0" w:space="0" w:color="auto"/>
            <w:right w:val="none" w:sz="0" w:space="0" w:color="auto"/>
          </w:divBdr>
        </w:div>
        <w:div w:id="943457059">
          <w:marLeft w:val="640"/>
          <w:marRight w:val="0"/>
          <w:marTop w:val="0"/>
          <w:marBottom w:val="0"/>
          <w:divBdr>
            <w:top w:val="none" w:sz="0" w:space="0" w:color="auto"/>
            <w:left w:val="none" w:sz="0" w:space="0" w:color="auto"/>
            <w:bottom w:val="none" w:sz="0" w:space="0" w:color="auto"/>
            <w:right w:val="none" w:sz="0" w:space="0" w:color="auto"/>
          </w:divBdr>
        </w:div>
        <w:div w:id="943461490">
          <w:marLeft w:val="640"/>
          <w:marRight w:val="0"/>
          <w:marTop w:val="0"/>
          <w:marBottom w:val="0"/>
          <w:divBdr>
            <w:top w:val="none" w:sz="0" w:space="0" w:color="auto"/>
            <w:left w:val="none" w:sz="0" w:space="0" w:color="auto"/>
            <w:bottom w:val="none" w:sz="0" w:space="0" w:color="auto"/>
            <w:right w:val="none" w:sz="0" w:space="0" w:color="auto"/>
          </w:divBdr>
        </w:div>
        <w:div w:id="950863127">
          <w:marLeft w:val="640"/>
          <w:marRight w:val="0"/>
          <w:marTop w:val="0"/>
          <w:marBottom w:val="0"/>
          <w:divBdr>
            <w:top w:val="none" w:sz="0" w:space="0" w:color="auto"/>
            <w:left w:val="none" w:sz="0" w:space="0" w:color="auto"/>
            <w:bottom w:val="none" w:sz="0" w:space="0" w:color="auto"/>
            <w:right w:val="none" w:sz="0" w:space="0" w:color="auto"/>
          </w:divBdr>
        </w:div>
        <w:div w:id="973753338">
          <w:marLeft w:val="640"/>
          <w:marRight w:val="0"/>
          <w:marTop w:val="0"/>
          <w:marBottom w:val="0"/>
          <w:divBdr>
            <w:top w:val="none" w:sz="0" w:space="0" w:color="auto"/>
            <w:left w:val="none" w:sz="0" w:space="0" w:color="auto"/>
            <w:bottom w:val="none" w:sz="0" w:space="0" w:color="auto"/>
            <w:right w:val="none" w:sz="0" w:space="0" w:color="auto"/>
          </w:divBdr>
        </w:div>
        <w:div w:id="1010986965">
          <w:marLeft w:val="640"/>
          <w:marRight w:val="0"/>
          <w:marTop w:val="0"/>
          <w:marBottom w:val="0"/>
          <w:divBdr>
            <w:top w:val="none" w:sz="0" w:space="0" w:color="auto"/>
            <w:left w:val="none" w:sz="0" w:space="0" w:color="auto"/>
            <w:bottom w:val="none" w:sz="0" w:space="0" w:color="auto"/>
            <w:right w:val="none" w:sz="0" w:space="0" w:color="auto"/>
          </w:divBdr>
        </w:div>
        <w:div w:id="1039402866">
          <w:marLeft w:val="640"/>
          <w:marRight w:val="0"/>
          <w:marTop w:val="0"/>
          <w:marBottom w:val="0"/>
          <w:divBdr>
            <w:top w:val="none" w:sz="0" w:space="0" w:color="auto"/>
            <w:left w:val="none" w:sz="0" w:space="0" w:color="auto"/>
            <w:bottom w:val="none" w:sz="0" w:space="0" w:color="auto"/>
            <w:right w:val="none" w:sz="0" w:space="0" w:color="auto"/>
          </w:divBdr>
        </w:div>
        <w:div w:id="1081486235">
          <w:marLeft w:val="640"/>
          <w:marRight w:val="0"/>
          <w:marTop w:val="0"/>
          <w:marBottom w:val="0"/>
          <w:divBdr>
            <w:top w:val="none" w:sz="0" w:space="0" w:color="auto"/>
            <w:left w:val="none" w:sz="0" w:space="0" w:color="auto"/>
            <w:bottom w:val="none" w:sz="0" w:space="0" w:color="auto"/>
            <w:right w:val="none" w:sz="0" w:space="0" w:color="auto"/>
          </w:divBdr>
        </w:div>
        <w:div w:id="1094058186">
          <w:marLeft w:val="640"/>
          <w:marRight w:val="0"/>
          <w:marTop w:val="0"/>
          <w:marBottom w:val="0"/>
          <w:divBdr>
            <w:top w:val="none" w:sz="0" w:space="0" w:color="auto"/>
            <w:left w:val="none" w:sz="0" w:space="0" w:color="auto"/>
            <w:bottom w:val="none" w:sz="0" w:space="0" w:color="auto"/>
            <w:right w:val="none" w:sz="0" w:space="0" w:color="auto"/>
          </w:divBdr>
        </w:div>
        <w:div w:id="1249077262">
          <w:marLeft w:val="640"/>
          <w:marRight w:val="0"/>
          <w:marTop w:val="0"/>
          <w:marBottom w:val="0"/>
          <w:divBdr>
            <w:top w:val="none" w:sz="0" w:space="0" w:color="auto"/>
            <w:left w:val="none" w:sz="0" w:space="0" w:color="auto"/>
            <w:bottom w:val="none" w:sz="0" w:space="0" w:color="auto"/>
            <w:right w:val="none" w:sz="0" w:space="0" w:color="auto"/>
          </w:divBdr>
        </w:div>
        <w:div w:id="1285885258">
          <w:marLeft w:val="640"/>
          <w:marRight w:val="0"/>
          <w:marTop w:val="0"/>
          <w:marBottom w:val="0"/>
          <w:divBdr>
            <w:top w:val="none" w:sz="0" w:space="0" w:color="auto"/>
            <w:left w:val="none" w:sz="0" w:space="0" w:color="auto"/>
            <w:bottom w:val="none" w:sz="0" w:space="0" w:color="auto"/>
            <w:right w:val="none" w:sz="0" w:space="0" w:color="auto"/>
          </w:divBdr>
        </w:div>
        <w:div w:id="1301304642">
          <w:marLeft w:val="640"/>
          <w:marRight w:val="0"/>
          <w:marTop w:val="0"/>
          <w:marBottom w:val="0"/>
          <w:divBdr>
            <w:top w:val="none" w:sz="0" w:space="0" w:color="auto"/>
            <w:left w:val="none" w:sz="0" w:space="0" w:color="auto"/>
            <w:bottom w:val="none" w:sz="0" w:space="0" w:color="auto"/>
            <w:right w:val="none" w:sz="0" w:space="0" w:color="auto"/>
          </w:divBdr>
        </w:div>
        <w:div w:id="1303466804">
          <w:marLeft w:val="640"/>
          <w:marRight w:val="0"/>
          <w:marTop w:val="0"/>
          <w:marBottom w:val="0"/>
          <w:divBdr>
            <w:top w:val="none" w:sz="0" w:space="0" w:color="auto"/>
            <w:left w:val="none" w:sz="0" w:space="0" w:color="auto"/>
            <w:bottom w:val="none" w:sz="0" w:space="0" w:color="auto"/>
            <w:right w:val="none" w:sz="0" w:space="0" w:color="auto"/>
          </w:divBdr>
        </w:div>
        <w:div w:id="1348866564">
          <w:marLeft w:val="640"/>
          <w:marRight w:val="0"/>
          <w:marTop w:val="0"/>
          <w:marBottom w:val="0"/>
          <w:divBdr>
            <w:top w:val="none" w:sz="0" w:space="0" w:color="auto"/>
            <w:left w:val="none" w:sz="0" w:space="0" w:color="auto"/>
            <w:bottom w:val="none" w:sz="0" w:space="0" w:color="auto"/>
            <w:right w:val="none" w:sz="0" w:space="0" w:color="auto"/>
          </w:divBdr>
        </w:div>
        <w:div w:id="1392269980">
          <w:marLeft w:val="640"/>
          <w:marRight w:val="0"/>
          <w:marTop w:val="0"/>
          <w:marBottom w:val="0"/>
          <w:divBdr>
            <w:top w:val="none" w:sz="0" w:space="0" w:color="auto"/>
            <w:left w:val="none" w:sz="0" w:space="0" w:color="auto"/>
            <w:bottom w:val="none" w:sz="0" w:space="0" w:color="auto"/>
            <w:right w:val="none" w:sz="0" w:space="0" w:color="auto"/>
          </w:divBdr>
        </w:div>
        <w:div w:id="1471168590">
          <w:marLeft w:val="640"/>
          <w:marRight w:val="0"/>
          <w:marTop w:val="0"/>
          <w:marBottom w:val="0"/>
          <w:divBdr>
            <w:top w:val="none" w:sz="0" w:space="0" w:color="auto"/>
            <w:left w:val="none" w:sz="0" w:space="0" w:color="auto"/>
            <w:bottom w:val="none" w:sz="0" w:space="0" w:color="auto"/>
            <w:right w:val="none" w:sz="0" w:space="0" w:color="auto"/>
          </w:divBdr>
        </w:div>
        <w:div w:id="1496258303">
          <w:marLeft w:val="640"/>
          <w:marRight w:val="0"/>
          <w:marTop w:val="0"/>
          <w:marBottom w:val="0"/>
          <w:divBdr>
            <w:top w:val="none" w:sz="0" w:space="0" w:color="auto"/>
            <w:left w:val="none" w:sz="0" w:space="0" w:color="auto"/>
            <w:bottom w:val="none" w:sz="0" w:space="0" w:color="auto"/>
            <w:right w:val="none" w:sz="0" w:space="0" w:color="auto"/>
          </w:divBdr>
        </w:div>
        <w:div w:id="1554610398">
          <w:marLeft w:val="640"/>
          <w:marRight w:val="0"/>
          <w:marTop w:val="0"/>
          <w:marBottom w:val="0"/>
          <w:divBdr>
            <w:top w:val="none" w:sz="0" w:space="0" w:color="auto"/>
            <w:left w:val="none" w:sz="0" w:space="0" w:color="auto"/>
            <w:bottom w:val="none" w:sz="0" w:space="0" w:color="auto"/>
            <w:right w:val="none" w:sz="0" w:space="0" w:color="auto"/>
          </w:divBdr>
        </w:div>
        <w:div w:id="1603610000">
          <w:marLeft w:val="640"/>
          <w:marRight w:val="0"/>
          <w:marTop w:val="0"/>
          <w:marBottom w:val="0"/>
          <w:divBdr>
            <w:top w:val="none" w:sz="0" w:space="0" w:color="auto"/>
            <w:left w:val="none" w:sz="0" w:space="0" w:color="auto"/>
            <w:bottom w:val="none" w:sz="0" w:space="0" w:color="auto"/>
            <w:right w:val="none" w:sz="0" w:space="0" w:color="auto"/>
          </w:divBdr>
        </w:div>
        <w:div w:id="1604874001">
          <w:marLeft w:val="640"/>
          <w:marRight w:val="0"/>
          <w:marTop w:val="0"/>
          <w:marBottom w:val="0"/>
          <w:divBdr>
            <w:top w:val="none" w:sz="0" w:space="0" w:color="auto"/>
            <w:left w:val="none" w:sz="0" w:space="0" w:color="auto"/>
            <w:bottom w:val="none" w:sz="0" w:space="0" w:color="auto"/>
            <w:right w:val="none" w:sz="0" w:space="0" w:color="auto"/>
          </w:divBdr>
        </w:div>
        <w:div w:id="1613126216">
          <w:marLeft w:val="640"/>
          <w:marRight w:val="0"/>
          <w:marTop w:val="0"/>
          <w:marBottom w:val="0"/>
          <w:divBdr>
            <w:top w:val="none" w:sz="0" w:space="0" w:color="auto"/>
            <w:left w:val="none" w:sz="0" w:space="0" w:color="auto"/>
            <w:bottom w:val="none" w:sz="0" w:space="0" w:color="auto"/>
            <w:right w:val="none" w:sz="0" w:space="0" w:color="auto"/>
          </w:divBdr>
        </w:div>
        <w:div w:id="1655523196">
          <w:marLeft w:val="640"/>
          <w:marRight w:val="0"/>
          <w:marTop w:val="0"/>
          <w:marBottom w:val="0"/>
          <w:divBdr>
            <w:top w:val="none" w:sz="0" w:space="0" w:color="auto"/>
            <w:left w:val="none" w:sz="0" w:space="0" w:color="auto"/>
            <w:bottom w:val="none" w:sz="0" w:space="0" w:color="auto"/>
            <w:right w:val="none" w:sz="0" w:space="0" w:color="auto"/>
          </w:divBdr>
        </w:div>
        <w:div w:id="1705013468">
          <w:marLeft w:val="640"/>
          <w:marRight w:val="0"/>
          <w:marTop w:val="0"/>
          <w:marBottom w:val="0"/>
          <w:divBdr>
            <w:top w:val="none" w:sz="0" w:space="0" w:color="auto"/>
            <w:left w:val="none" w:sz="0" w:space="0" w:color="auto"/>
            <w:bottom w:val="none" w:sz="0" w:space="0" w:color="auto"/>
            <w:right w:val="none" w:sz="0" w:space="0" w:color="auto"/>
          </w:divBdr>
        </w:div>
        <w:div w:id="1854494049">
          <w:marLeft w:val="640"/>
          <w:marRight w:val="0"/>
          <w:marTop w:val="0"/>
          <w:marBottom w:val="0"/>
          <w:divBdr>
            <w:top w:val="none" w:sz="0" w:space="0" w:color="auto"/>
            <w:left w:val="none" w:sz="0" w:space="0" w:color="auto"/>
            <w:bottom w:val="none" w:sz="0" w:space="0" w:color="auto"/>
            <w:right w:val="none" w:sz="0" w:space="0" w:color="auto"/>
          </w:divBdr>
        </w:div>
        <w:div w:id="1871651156">
          <w:marLeft w:val="640"/>
          <w:marRight w:val="0"/>
          <w:marTop w:val="0"/>
          <w:marBottom w:val="0"/>
          <w:divBdr>
            <w:top w:val="none" w:sz="0" w:space="0" w:color="auto"/>
            <w:left w:val="none" w:sz="0" w:space="0" w:color="auto"/>
            <w:bottom w:val="none" w:sz="0" w:space="0" w:color="auto"/>
            <w:right w:val="none" w:sz="0" w:space="0" w:color="auto"/>
          </w:divBdr>
        </w:div>
        <w:div w:id="1943102980">
          <w:marLeft w:val="640"/>
          <w:marRight w:val="0"/>
          <w:marTop w:val="0"/>
          <w:marBottom w:val="0"/>
          <w:divBdr>
            <w:top w:val="none" w:sz="0" w:space="0" w:color="auto"/>
            <w:left w:val="none" w:sz="0" w:space="0" w:color="auto"/>
            <w:bottom w:val="none" w:sz="0" w:space="0" w:color="auto"/>
            <w:right w:val="none" w:sz="0" w:space="0" w:color="auto"/>
          </w:divBdr>
        </w:div>
        <w:div w:id="1955163216">
          <w:marLeft w:val="640"/>
          <w:marRight w:val="0"/>
          <w:marTop w:val="0"/>
          <w:marBottom w:val="0"/>
          <w:divBdr>
            <w:top w:val="none" w:sz="0" w:space="0" w:color="auto"/>
            <w:left w:val="none" w:sz="0" w:space="0" w:color="auto"/>
            <w:bottom w:val="none" w:sz="0" w:space="0" w:color="auto"/>
            <w:right w:val="none" w:sz="0" w:space="0" w:color="auto"/>
          </w:divBdr>
        </w:div>
        <w:div w:id="1958562797">
          <w:marLeft w:val="640"/>
          <w:marRight w:val="0"/>
          <w:marTop w:val="0"/>
          <w:marBottom w:val="0"/>
          <w:divBdr>
            <w:top w:val="none" w:sz="0" w:space="0" w:color="auto"/>
            <w:left w:val="none" w:sz="0" w:space="0" w:color="auto"/>
            <w:bottom w:val="none" w:sz="0" w:space="0" w:color="auto"/>
            <w:right w:val="none" w:sz="0" w:space="0" w:color="auto"/>
          </w:divBdr>
        </w:div>
        <w:div w:id="1974754208">
          <w:marLeft w:val="640"/>
          <w:marRight w:val="0"/>
          <w:marTop w:val="0"/>
          <w:marBottom w:val="0"/>
          <w:divBdr>
            <w:top w:val="none" w:sz="0" w:space="0" w:color="auto"/>
            <w:left w:val="none" w:sz="0" w:space="0" w:color="auto"/>
            <w:bottom w:val="none" w:sz="0" w:space="0" w:color="auto"/>
            <w:right w:val="none" w:sz="0" w:space="0" w:color="auto"/>
          </w:divBdr>
        </w:div>
        <w:div w:id="2000227947">
          <w:marLeft w:val="640"/>
          <w:marRight w:val="0"/>
          <w:marTop w:val="0"/>
          <w:marBottom w:val="0"/>
          <w:divBdr>
            <w:top w:val="none" w:sz="0" w:space="0" w:color="auto"/>
            <w:left w:val="none" w:sz="0" w:space="0" w:color="auto"/>
            <w:bottom w:val="none" w:sz="0" w:space="0" w:color="auto"/>
            <w:right w:val="none" w:sz="0" w:space="0" w:color="auto"/>
          </w:divBdr>
        </w:div>
        <w:div w:id="2014456806">
          <w:marLeft w:val="640"/>
          <w:marRight w:val="0"/>
          <w:marTop w:val="0"/>
          <w:marBottom w:val="0"/>
          <w:divBdr>
            <w:top w:val="none" w:sz="0" w:space="0" w:color="auto"/>
            <w:left w:val="none" w:sz="0" w:space="0" w:color="auto"/>
            <w:bottom w:val="none" w:sz="0" w:space="0" w:color="auto"/>
            <w:right w:val="none" w:sz="0" w:space="0" w:color="auto"/>
          </w:divBdr>
        </w:div>
        <w:div w:id="2131587621">
          <w:marLeft w:val="640"/>
          <w:marRight w:val="0"/>
          <w:marTop w:val="0"/>
          <w:marBottom w:val="0"/>
          <w:divBdr>
            <w:top w:val="none" w:sz="0" w:space="0" w:color="auto"/>
            <w:left w:val="none" w:sz="0" w:space="0" w:color="auto"/>
            <w:bottom w:val="none" w:sz="0" w:space="0" w:color="auto"/>
            <w:right w:val="none" w:sz="0" w:space="0" w:color="auto"/>
          </w:divBdr>
        </w:div>
      </w:divsChild>
    </w:div>
    <w:div w:id="1474565740">
      <w:marLeft w:val="0"/>
      <w:marRight w:val="0"/>
      <w:marTop w:val="0"/>
      <w:marBottom w:val="0"/>
      <w:divBdr>
        <w:top w:val="none" w:sz="0" w:space="0" w:color="auto"/>
        <w:left w:val="none" w:sz="0" w:space="0" w:color="auto"/>
        <w:bottom w:val="none" w:sz="0" w:space="0" w:color="auto"/>
        <w:right w:val="none" w:sz="0" w:space="0" w:color="auto"/>
      </w:divBdr>
    </w:div>
    <w:div w:id="1482507132">
      <w:marLeft w:val="0"/>
      <w:marRight w:val="0"/>
      <w:marTop w:val="0"/>
      <w:marBottom w:val="0"/>
      <w:divBdr>
        <w:top w:val="none" w:sz="0" w:space="0" w:color="auto"/>
        <w:left w:val="none" w:sz="0" w:space="0" w:color="auto"/>
        <w:bottom w:val="none" w:sz="0" w:space="0" w:color="auto"/>
        <w:right w:val="none" w:sz="0" w:space="0" w:color="auto"/>
      </w:divBdr>
    </w:div>
    <w:div w:id="1499807226">
      <w:bodyDiv w:val="1"/>
      <w:marLeft w:val="0"/>
      <w:marRight w:val="0"/>
      <w:marTop w:val="0"/>
      <w:marBottom w:val="0"/>
      <w:divBdr>
        <w:top w:val="none" w:sz="0" w:space="0" w:color="auto"/>
        <w:left w:val="none" w:sz="0" w:space="0" w:color="auto"/>
        <w:bottom w:val="none" w:sz="0" w:space="0" w:color="auto"/>
        <w:right w:val="none" w:sz="0" w:space="0" w:color="auto"/>
      </w:divBdr>
      <w:divsChild>
        <w:div w:id="78527188">
          <w:marLeft w:val="640"/>
          <w:marRight w:val="0"/>
          <w:marTop w:val="0"/>
          <w:marBottom w:val="0"/>
          <w:divBdr>
            <w:top w:val="none" w:sz="0" w:space="0" w:color="auto"/>
            <w:left w:val="none" w:sz="0" w:space="0" w:color="auto"/>
            <w:bottom w:val="none" w:sz="0" w:space="0" w:color="auto"/>
            <w:right w:val="none" w:sz="0" w:space="0" w:color="auto"/>
          </w:divBdr>
        </w:div>
        <w:div w:id="81227420">
          <w:marLeft w:val="640"/>
          <w:marRight w:val="0"/>
          <w:marTop w:val="0"/>
          <w:marBottom w:val="0"/>
          <w:divBdr>
            <w:top w:val="none" w:sz="0" w:space="0" w:color="auto"/>
            <w:left w:val="none" w:sz="0" w:space="0" w:color="auto"/>
            <w:bottom w:val="none" w:sz="0" w:space="0" w:color="auto"/>
            <w:right w:val="none" w:sz="0" w:space="0" w:color="auto"/>
          </w:divBdr>
        </w:div>
        <w:div w:id="97213159">
          <w:marLeft w:val="640"/>
          <w:marRight w:val="0"/>
          <w:marTop w:val="0"/>
          <w:marBottom w:val="0"/>
          <w:divBdr>
            <w:top w:val="none" w:sz="0" w:space="0" w:color="auto"/>
            <w:left w:val="none" w:sz="0" w:space="0" w:color="auto"/>
            <w:bottom w:val="none" w:sz="0" w:space="0" w:color="auto"/>
            <w:right w:val="none" w:sz="0" w:space="0" w:color="auto"/>
          </w:divBdr>
        </w:div>
        <w:div w:id="111366994">
          <w:marLeft w:val="640"/>
          <w:marRight w:val="0"/>
          <w:marTop w:val="0"/>
          <w:marBottom w:val="0"/>
          <w:divBdr>
            <w:top w:val="none" w:sz="0" w:space="0" w:color="auto"/>
            <w:left w:val="none" w:sz="0" w:space="0" w:color="auto"/>
            <w:bottom w:val="none" w:sz="0" w:space="0" w:color="auto"/>
            <w:right w:val="none" w:sz="0" w:space="0" w:color="auto"/>
          </w:divBdr>
        </w:div>
        <w:div w:id="138037799">
          <w:marLeft w:val="640"/>
          <w:marRight w:val="0"/>
          <w:marTop w:val="0"/>
          <w:marBottom w:val="0"/>
          <w:divBdr>
            <w:top w:val="none" w:sz="0" w:space="0" w:color="auto"/>
            <w:left w:val="none" w:sz="0" w:space="0" w:color="auto"/>
            <w:bottom w:val="none" w:sz="0" w:space="0" w:color="auto"/>
            <w:right w:val="none" w:sz="0" w:space="0" w:color="auto"/>
          </w:divBdr>
        </w:div>
        <w:div w:id="146483123">
          <w:marLeft w:val="640"/>
          <w:marRight w:val="0"/>
          <w:marTop w:val="0"/>
          <w:marBottom w:val="0"/>
          <w:divBdr>
            <w:top w:val="none" w:sz="0" w:space="0" w:color="auto"/>
            <w:left w:val="none" w:sz="0" w:space="0" w:color="auto"/>
            <w:bottom w:val="none" w:sz="0" w:space="0" w:color="auto"/>
            <w:right w:val="none" w:sz="0" w:space="0" w:color="auto"/>
          </w:divBdr>
        </w:div>
        <w:div w:id="377357227">
          <w:marLeft w:val="640"/>
          <w:marRight w:val="0"/>
          <w:marTop w:val="0"/>
          <w:marBottom w:val="0"/>
          <w:divBdr>
            <w:top w:val="none" w:sz="0" w:space="0" w:color="auto"/>
            <w:left w:val="none" w:sz="0" w:space="0" w:color="auto"/>
            <w:bottom w:val="none" w:sz="0" w:space="0" w:color="auto"/>
            <w:right w:val="none" w:sz="0" w:space="0" w:color="auto"/>
          </w:divBdr>
        </w:div>
        <w:div w:id="394088217">
          <w:marLeft w:val="640"/>
          <w:marRight w:val="0"/>
          <w:marTop w:val="0"/>
          <w:marBottom w:val="0"/>
          <w:divBdr>
            <w:top w:val="none" w:sz="0" w:space="0" w:color="auto"/>
            <w:left w:val="none" w:sz="0" w:space="0" w:color="auto"/>
            <w:bottom w:val="none" w:sz="0" w:space="0" w:color="auto"/>
            <w:right w:val="none" w:sz="0" w:space="0" w:color="auto"/>
          </w:divBdr>
        </w:div>
        <w:div w:id="464003100">
          <w:marLeft w:val="640"/>
          <w:marRight w:val="0"/>
          <w:marTop w:val="0"/>
          <w:marBottom w:val="0"/>
          <w:divBdr>
            <w:top w:val="none" w:sz="0" w:space="0" w:color="auto"/>
            <w:left w:val="none" w:sz="0" w:space="0" w:color="auto"/>
            <w:bottom w:val="none" w:sz="0" w:space="0" w:color="auto"/>
            <w:right w:val="none" w:sz="0" w:space="0" w:color="auto"/>
          </w:divBdr>
        </w:div>
        <w:div w:id="483669046">
          <w:marLeft w:val="640"/>
          <w:marRight w:val="0"/>
          <w:marTop w:val="0"/>
          <w:marBottom w:val="0"/>
          <w:divBdr>
            <w:top w:val="none" w:sz="0" w:space="0" w:color="auto"/>
            <w:left w:val="none" w:sz="0" w:space="0" w:color="auto"/>
            <w:bottom w:val="none" w:sz="0" w:space="0" w:color="auto"/>
            <w:right w:val="none" w:sz="0" w:space="0" w:color="auto"/>
          </w:divBdr>
        </w:div>
        <w:div w:id="485901977">
          <w:marLeft w:val="640"/>
          <w:marRight w:val="0"/>
          <w:marTop w:val="0"/>
          <w:marBottom w:val="0"/>
          <w:divBdr>
            <w:top w:val="none" w:sz="0" w:space="0" w:color="auto"/>
            <w:left w:val="none" w:sz="0" w:space="0" w:color="auto"/>
            <w:bottom w:val="none" w:sz="0" w:space="0" w:color="auto"/>
            <w:right w:val="none" w:sz="0" w:space="0" w:color="auto"/>
          </w:divBdr>
        </w:div>
        <w:div w:id="501624431">
          <w:marLeft w:val="640"/>
          <w:marRight w:val="0"/>
          <w:marTop w:val="0"/>
          <w:marBottom w:val="0"/>
          <w:divBdr>
            <w:top w:val="none" w:sz="0" w:space="0" w:color="auto"/>
            <w:left w:val="none" w:sz="0" w:space="0" w:color="auto"/>
            <w:bottom w:val="none" w:sz="0" w:space="0" w:color="auto"/>
            <w:right w:val="none" w:sz="0" w:space="0" w:color="auto"/>
          </w:divBdr>
        </w:div>
        <w:div w:id="544565109">
          <w:marLeft w:val="640"/>
          <w:marRight w:val="0"/>
          <w:marTop w:val="0"/>
          <w:marBottom w:val="0"/>
          <w:divBdr>
            <w:top w:val="none" w:sz="0" w:space="0" w:color="auto"/>
            <w:left w:val="none" w:sz="0" w:space="0" w:color="auto"/>
            <w:bottom w:val="none" w:sz="0" w:space="0" w:color="auto"/>
            <w:right w:val="none" w:sz="0" w:space="0" w:color="auto"/>
          </w:divBdr>
        </w:div>
        <w:div w:id="641084703">
          <w:marLeft w:val="640"/>
          <w:marRight w:val="0"/>
          <w:marTop w:val="0"/>
          <w:marBottom w:val="0"/>
          <w:divBdr>
            <w:top w:val="none" w:sz="0" w:space="0" w:color="auto"/>
            <w:left w:val="none" w:sz="0" w:space="0" w:color="auto"/>
            <w:bottom w:val="none" w:sz="0" w:space="0" w:color="auto"/>
            <w:right w:val="none" w:sz="0" w:space="0" w:color="auto"/>
          </w:divBdr>
        </w:div>
        <w:div w:id="675183957">
          <w:marLeft w:val="640"/>
          <w:marRight w:val="0"/>
          <w:marTop w:val="0"/>
          <w:marBottom w:val="0"/>
          <w:divBdr>
            <w:top w:val="none" w:sz="0" w:space="0" w:color="auto"/>
            <w:left w:val="none" w:sz="0" w:space="0" w:color="auto"/>
            <w:bottom w:val="none" w:sz="0" w:space="0" w:color="auto"/>
            <w:right w:val="none" w:sz="0" w:space="0" w:color="auto"/>
          </w:divBdr>
        </w:div>
        <w:div w:id="694617675">
          <w:marLeft w:val="640"/>
          <w:marRight w:val="0"/>
          <w:marTop w:val="0"/>
          <w:marBottom w:val="0"/>
          <w:divBdr>
            <w:top w:val="none" w:sz="0" w:space="0" w:color="auto"/>
            <w:left w:val="none" w:sz="0" w:space="0" w:color="auto"/>
            <w:bottom w:val="none" w:sz="0" w:space="0" w:color="auto"/>
            <w:right w:val="none" w:sz="0" w:space="0" w:color="auto"/>
          </w:divBdr>
        </w:div>
        <w:div w:id="708190248">
          <w:marLeft w:val="640"/>
          <w:marRight w:val="0"/>
          <w:marTop w:val="0"/>
          <w:marBottom w:val="0"/>
          <w:divBdr>
            <w:top w:val="none" w:sz="0" w:space="0" w:color="auto"/>
            <w:left w:val="none" w:sz="0" w:space="0" w:color="auto"/>
            <w:bottom w:val="none" w:sz="0" w:space="0" w:color="auto"/>
            <w:right w:val="none" w:sz="0" w:space="0" w:color="auto"/>
          </w:divBdr>
        </w:div>
        <w:div w:id="758217080">
          <w:marLeft w:val="640"/>
          <w:marRight w:val="0"/>
          <w:marTop w:val="0"/>
          <w:marBottom w:val="0"/>
          <w:divBdr>
            <w:top w:val="none" w:sz="0" w:space="0" w:color="auto"/>
            <w:left w:val="none" w:sz="0" w:space="0" w:color="auto"/>
            <w:bottom w:val="none" w:sz="0" w:space="0" w:color="auto"/>
            <w:right w:val="none" w:sz="0" w:space="0" w:color="auto"/>
          </w:divBdr>
        </w:div>
        <w:div w:id="825127031">
          <w:marLeft w:val="640"/>
          <w:marRight w:val="0"/>
          <w:marTop w:val="0"/>
          <w:marBottom w:val="0"/>
          <w:divBdr>
            <w:top w:val="none" w:sz="0" w:space="0" w:color="auto"/>
            <w:left w:val="none" w:sz="0" w:space="0" w:color="auto"/>
            <w:bottom w:val="none" w:sz="0" w:space="0" w:color="auto"/>
            <w:right w:val="none" w:sz="0" w:space="0" w:color="auto"/>
          </w:divBdr>
        </w:div>
        <w:div w:id="837380121">
          <w:marLeft w:val="640"/>
          <w:marRight w:val="0"/>
          <w:marTop w:val="0"/>
          <w:marBottom w:val="0"/>
          <w:divBdr>
            <w:top w:val="none" w:sz="0" w:space="0" w:color="auto"/>
            <w:left w:val="none" w:sz="0" w:space="0" w:color="auto"/>
            <w:bottom w:val="none" w:sz="0" w:space="0" w:color="auto"/>
            <w:right w:val="none" w:sz="0" w:space="0" w:color="auto"/>
          </w:divBdr>
        </w:div>
        <w:div w:id="949822943">
          <w:marLeft w:val="640"/>
          <w:marRight w:val="0"/>
          <w:marTop w:val="0"/>
          <w:marBottom w:val="0"/>
          <w:divBdr>
            <w:top w:val="none" w:sz="0" w:space="0" w:color="auto"/>
            <w:left w:val="none" w:sz="0" w:space="0" w:color="auto"/>
            <w:bottom w:val="none" w:sz="0" w:space="0" w:color="auto"/>
            <w:right w:val="none" w:sz="0" w:space="0" w:color="auto"/>
          </w:divBdr>
        </w:div>
        <w:div w:id="1052728850">
          <w:marLeft w:val="640"/>
          <w:marRight w:val="0"/>
          <w:marTop w:val="0"/>
          <w:marBottom w:val="0"/>
          <w:divBdr>
            <w:top w:val="none" w:sz="0" w:space="0" w:color="auto"/>
            <w:left w:val="none" w:sz="0" w:space="0" w:color="auto"/>
            <w:bottom w:val="none" w:sz="0" w:space="0" w:color="auto"/>
            <w:right w:val="none" w:sz="0" w:space="0" w:color="auto"/>
          </w:divBdr>
        </w:div>
        <w:div w:id="1083719397">
          <w:marLeft w:val="640"/>
          <w:marRight w:val="0"/>
          <w:marTop w:val="0"/>
          <w:marBottom w:val="0"/>
          <w:divBdr>
            <w:top w:val="none" w:sz="0" w:space="0" w:color="auto"/>
            <w:left w:val="none" w:sz="0" w:space="0" w:color="auto"/>
            <w:bottom w:val="none" w:sz="0" w:space="0" w:color="auto"/>
            <w:right w:val="none" w:sz="0" w:space="0" w:color="auto"/>
          </w:divBdr>
        </w:div>
        <w:div w:id="1087505351">
          <w:marLeft w:val="640"/>
          <w:marRight w:val="0"/>
          <w:marTop w:val="0"/>
          <w:marBottom w:val="0"/>
          <w:divBdr>
            <w:top w:val="none" w:sz="0" w:space="0" w:color="auto"/>
            <w:left w:val="none" w:sz="0" w:space="0" w:color="auto"/>
            <w:bottom w:val="none" w:sz="0" w:space="0" w:color="auto"/>
            <w:right w:val="none" w:sz="0" w:space="0" w:color="auto"/>
          </w:divBdr>
        </w:div>
        <w:div w:id="1128234786">
          <w:marLeft w:val="640"/>
          <w:marRight w:val="0"/>
          <w:marTop w:val="0"/>
          <w:marBottom w:val="0"/>
          <w:divBdr>
            <w:top w:val="none" w:sz="0" w:space="0" w:color="auto"/>
            <w:left w:val="none" w:sz="0" w:space="0" w:color="auto"/>
            <w:bottom w:val="none" w:sz="0" w:space="0" w:color="auto"/>
            <w:right w:val="none" w:sz="0" w:space="0" w:color="auto"/>
          </w:divBdr>
        </w:div>
        <w:div w:id="1188059563">
          <w:marLeft w:val="640"/>
          <w:marRight w:val="0"/>
          <w:marTop w:val="0"/>
          <w:marBottom w:val="0"/>
          <w:divBdr>
            <w:top w:val="none" w:sz="0" w:space="0" w:color="auto"/>
            <w:left w:val="none" w:sz="0" w:space="0" w:color="auto"/>
            <w:bottom w:val="none" w:sz="0" w:space="0" w:color="auto"/>
            <w:right w:val="none" w:sz="0" w:space="0" w:color="auto"/>
          </w:divBdr>
        </w:div>
        <w:div w:id="1207640622">
          <w:marLeft w:val="640"/>
          <w:marRight w:val="0"/>
          <w:marTop w:val="0"/>
          <w:marBottom w:val="0"/>
          <w:divBdr>
            <w:top w:val="none" w:sz="0" w:space="0" w:color="auto"/>
            <w:left w:val="none" w:sz="0" w:space="0" w:color="auto"/>
            <w:bottom w:val="none" w:sz="0" w:space="0" w:color="auto"/>
            <w:right w:val="none" w:sz="0" w:space="0" w:color="auto"/>
          </w:divBdr>
        </w:div>
        <w:div w:id="1216114884">
          <w:marLeft w:val="640"/>
          <w:marRight w:val="0"/>
          <w:marTop w:val="0"/>
          <w:marBottom w:val="0"/>
          <w:divBdr>
            <w:top w:val="none" w:sz="0" w:space="0" w:color="auto"/>
            <w:left w:val="none" w:sz="0" w:space="0" w:color="auto"/>
            <w:bottom w:val="none" w:sz="0" w:space="0" w:color="auto"/>
            <w:right w:val="none" w:sz="0" w:space="0" w:color="auto"/>
          </w:divBdr>
        </w:div>
        <w:div w:id="1311666795">
          <w:marLeft w:val="640"/>
          <w:marRight w:val="0"/>
          <w:marTop w:val="0"/>
          <w:marBottom w:val="0"/>
          <w:divBdr>
            <w:top w:val="none" w:sz="0" w:space="0" w:color="auto"/>
            <w:left w:val="none" w:sz="0" w:space="0" w:color="auto"/>
            <w:bottom w:val="none" w:sz="0" w:space="0" w:color="auto"/>
            <w:right w:val="none" w:sz="0" w:space="0" w:color="auto"/>
          </w:divBdr>
        </w:div>
        <w:div w:id="1315573350">
          <w:marLeft w:val="640"/>
          <w:marRight w:val="0"/>
          <w:marTop w:val="0"/>
          <w:marBottom w:val="0"/>
          <w:divBdr>
            <w:top w:val="none" w:sz="0" w:space="0" w:color="auto"/>
            <w:left w:val="none" w:sz="0" w:space="0" w:color="auto"/>
            <w:bottom w:val="none" w:sz="0" w:space="0" w:color="auto"/>
            <w:right w:val="none" w:sz="0" w:space="0" w:color="auto"/>
          </w:divBdr>
        </w:div>
        <w:div w:id="1350259459">
          <w:marLeft w:val="640"/>
          <w:marRight w:val="0"/>
          <w:marTop w:val="0"/>
          <w:marBottom w:val="0"/>
          <w:divBdr>
            <w:top w:val="none" w:sz="0" w:space="0" w:color="auto"/>
            <w:left w:val="none" w:sz="0" w:space="0" w:color="auto"/>
            <w:bottom w:val="none" w:sz="0" w:space="0" w:color="auto"/>
            <w:right w:val="none" w:sz="0" w:space="0" w:color="auto"/>
          </w:divBdr>
        </w:div>
        <w:div w:id="1393961307">
          <w:marLeft w:val="640"/>
          <w:marRight w:val="0"/>
          <w:marTop w:val="0"/>
          <w:marBottom w:val="0"/>
          <w:divBdr>
            <w:top w:val="none" w:sz="0" w:space="0" w:color="auto"/>
            <w:left w:val="none" w:sz="0" w:space="0" w:color="auto"/>
            <w:bottom w:val="none" w:sz="0" w:space="0" w:color="auto"/>
            <w:right w:val="none" w:sz="0" w:space="0" w:color="auto"/>
          </w:divBdr>
        </w:div>
        <w:div w:id="1404527288">
          <w:marLeft w:val="640"/>
          <w:marRight w:val="0"/>
          <w:marTop w:val="0"/>
          <w:marBottom w:val="0"/>
          <w:divBdr>
            <w:top w:val="none" w:sz="0" w:space="0" w:color="auto"/>
            <w:left w:val="none" w:sz="0" w:space="0" w:color="auto"/>
            <w:bottom w:val="none" w:sz="0" w:space="0" w:color="auto"/>
            <w:right w:val="none" w:sz="0" w:space="0" w:color="auto"/>
          </w:divBdr>
        </w:div>
        <w:div w:id="1415318395">
          <w:marLeft w:val="640"/>
          <w:marRight w:val="0"/>
          <w:marTop w:val="0"/>
          <w:marBottom w:val="0"/>
          <w:divBdr>
            <w:top w:val="none" w:sz="0" w:space="0" w:color="auto"/>
            <w:left w:val="none" w:sz="0" w:space="0" w:color="auto"/>
            <w:bottom w:val="none" w:sz="0" w:space="0" w:color="auto"/>
            <w:right w:val="none" w:sz="0" w:space="0" w:color="auto"/>
          </w:divBdr>
        </w:div>
        <w:div w:id="1463032704">
          <w:marLeft w:val="640"/>
          <w:marRight w:val="0"/>
          <w:marTop w:val="0"/>
          <w:marBottom w:val="0"/>
          <w:divBdr>
            <w:top w:val="none" w:sz="0" w:space="0" w:color="auto"/>
            <w:left w:val="none" w:sz="0" w:space="0" w:color="auto"/>
            <w:bottom w:val="none" w:sz="0" w:space="0" w:color="auto"/>
            <w:right w:val="none" w:sz="0" w:space="0" w:color="auto"/>
          </w:divBdr>
        </w:div>
        <w:div w:id="1466854083">
          <w:marLeft w:val="640"/>
          <w:marRight w:val="0"/>
          <w:marTop w:val="0"/>
          <w:marBottom w:val="0"/>
          <w:divBdr>
            <w:top w:val="none" w:sz="0" w:space="0" w:color="auto"/>
            <w:left w:val="none" w:sz="0" w:space="0" w:color="auto"/>
            <w:bottom w:val="none" w:sz="0" w:space="0" w:color="auto"/>
            <w:right w:val="none" w:sz="0" w:space="0" w:color="auto"/>
          </w:divBdr>
        </w:div>
        <w:div w:id="1655798506">
          <w:marLeft w:val="640"/>
          <w:marRight w:val="0"/>
          <w:marTop w:val="0"/>
          <w:marBottom w:val="0"/>
          <w:divBdr>
            <w:top w:val="none" w:sz="0" w:space="0" w:color="auto"/>
            <w:left w:val="none" w:sz="0" w:space="0" w:color="auto"/>
            <w:bottom w:val="none" w:sz="0" w:space="0" w:color="auto"/>
            <w:right w:val="none" w:sz="0" w:space="0" w:color="auto"/>
          </w:divBdr>
        </w:div>
        <w:div w:id="1739938025">
          <w:marLeft w:val="640"/>
          <w:marRight w:val="0"/>
          <w:marTop w:val="0"/>
          <w:marBottom w:val="0"/>
          <w:divBdr>
            <w:top w:val="none" w:sz="0" w:space="0" w:color="auto"/>
            <w:left w:val="none" w:sz="0" w:space="0" w:color="auto"/>
            <w:bottom w:val="none" w:sz="0" w:space="0" w:color="auto"/>
            <w:right w:val="none" w:sz="0" w:space="0" w:color="auto"/>
          </w:divBdr>
        </w:div>
        <w:div w:id="1843162475">
          <w:marLeft w:val="640"/>
          <w:marRight w:val="0"/>
          <w:marTop w:val="0"/>
          <w:marBottom w:val="0"/>
          <w:divBdr>
            <w:top w:val="none" w:sz="0" w:space="0" w:color="auto"/>
            <w:left w:val="none" w:sz="0" w:space="0" w:color="auto"/>
            <w:bottom w:val="none" w:sz="0" w:space="0" w:color="auto"/>
            <w:right w:val="none" w:sz="0" w:space="0" w:color="auto"/>
          </w:divBdr>
        </w:div>
        <w:div w:id="1852450076">
          <w:marLeft w:val="640"/>
          <w:marRight w:val="0"/>
          <w:marTop w:val="0"/>
          <w:marBottom w:val="0"/>
          <w:divBdr>
            <w:top w:val="none" w:sz="0" w:space="0" w:color="auto"/>
            <w:left w:val="none" w:sz="0" w:space="0" w:color="auto"/>
            <w:bottom w:val="none" w:sz="0" w:space="0" w:color="auto"/>
            <w:right w:val="none" w:sz="0" w:space="0" w:color="auto"/>
          </w:divBdr>
        </w:div>
        <w:div w:id="1913851583">
          <w:marLeft w:val="640"/>
          <w:marRight w:val="0"/>
          <w:marTop w:val="0"/>
          <w:marBottom w:val="0"/>
          <w:divBdr>
            <w:top w:val="none" w:sz="0" w:space="0" w:color="auto"/>
            <w:left w:val="none" w:sz="0" w:space="0" w:color="auto"/>
            <w:bottom w:val="none" w:sz="0" w:space="0" w:color="auto"/>
            <w:right w:val="none" w:sz="0" w:space="0" w:color="auto"/>
          </w:divBdr>
        </w:div>
        <w:div w:id="1995642120">
          <w:marLeft w:val="640"/>
          <w:marRight w:val="0"/>
          <w:marTop w:val="0"/>
          <w:marBottom w:val="0"/>
          <w:divBdr>
            <w:top w:val="none" w:sz="0" w:space="0" w:color="auto"/>
            <w:left w:val="none" w:sz="0" w:space="0" w:color="auto"/>
            <w:bottom w:val="none" w:sz="0" w:space="0" w:color="auto"/>
            <w:right w:val="none" w:sz="0" w:space="0" w:color="auto"/>
          </w:divBdr>
        </w:div>
        <w:div w:id="2029016117">
          <w:marLeft w:val="640"/>
          <w:marRight w:val="0"/>
          <w:marTop w:val="0"/>
          <w:marBottom w:val="0"/>
          <w:divBdr>
            <w:top w:val="none" w:sz="0" w:space="0" w:color="auto"/>
            <w:left w:val="none" w:sz="0" w:space="0" w:color="auto"/>
            <w:bottom w:val="none" w:sz="0" w:space="0" w:color="auto"/>
            <w:right w:val="none" w:sz="0" w:space="0" w:color="auto"/>
          </w:divBdr>
        </w:div>
        <w:div w:id="2120250368">
          <w:marLeft w:val="640"/>
          <w:marRight w:val="0"/>
          <w:marTop w:val="0"/>
          <w:marBottom w:val="0"/>
          <w:divBdr>
            <w:top w:val="none" w:sz="0" w:space="0" w:color="auto"/>
            <w:left w:val="none" w:sz="0" w:space="0" w:color="auto"/>
            <w:bottom w:val="none" w:sz="0" w:space="0" w:color="auto"/>
            <w:right w:val="none" w:sz="0" w:space="0" w:color="auto"/>
          </w:divBdr>
        </w:div>
      </w:divsChild>
    </w:div>
    <w:div w:id="1501307404">
      <w:bodyDiv w:val="1"/>
      <w:marLeft w:val="0"/>
      <w:marRight w:val="0"/>
      <w:marTop w:val="0"/>
      <w:marBottom w:val="0"/>
      <w:divBdr>
        <w:top w:val="none" w:sz="0" w:space="0" w:color="auto"/>
        <w:left w:val="none" w:sz="0" w:space="0" w:color="auto"/>
        <w:bottom w:val="none" w:sz="0" w:space="0" w:color="auto"/>
        <w:right w:val="none" w:sz="0" w:space="0" w:color="auto"/>
      </w:divBdr>
      <w:divsChild>
        <w:div w:id="37321825">
          <w:marLeft w:val="640"/>
          <w:marRight w:val="0"/>
          <w:marTop w:val="0"/>
          <w:marBottom w:val="0"/>
          <w:divBdr>
            <w:top w:val="none" w:sz="0" w:space="0" w:color="auto"/>
            <w:left w:val="none" w:sz="0" w:space="0" w:color="auto"/>
            <w:bottom w:val="none" w:sz="0" w:space="0" w:color="auto"/>
            <w:right w:val="none" w:sz="0" w:space="0" w:color="auto"/>
          </w:divBdr>
        </w:div>
        <w:div w:id="96756796">
          <w:marLeft w:val="640"/>
          <w:marRight w:val="0"/>
          <w:marTop w:val="0"/>
          <w:marBottom w:val="0"/>
          <w:divBdr>
            <w:top w:val="none" w:sz="0" w:space="0" w:color="auto"/>
            <w:left w:val="none" w:sz="0" w:space="0" w:color="auto"/>
            <w:bottom w:val="none" w:sz="0" w:space="0" w:color="auto"/>
            <w:right w:val="none" w:sz="0" w:space="0" w:color="auto"/>
          </w:divBdr>
        </w:div>
        <w:div w:id="111748541">
          <w:marLeft w:val="640"/>
          <w:marRight w:val="0"/>
          <w:marTop w:val="0"/>
          <w:marBottom w:val="0"/>
          <w:divBdr>
            <w:top w:val="none" w:sz="0" w:space="0" w:color="auto"/>
            <w:left w:val="none" w:sz="0" w:space="0" w:color="auto"/>
            <w:bottom w:val="none" w:sz="0" w:space="0" w:color="auto"/>
            <w:right w:val="none" w:sz="0" w:space="0" w:color="auto"/>
          </w:divBdr>
        </w:div>
        <w:div w:id="171453879">
          <w:marLeft w:val="640"/>
          <w:marRight w:val="0"/>
          <w:marTop w:val="0"/>
          <w:marBottom w:val="0"/>
          <w:divBdr>
            <w:top w:val="none" w:sz="0" w:space="0" w:color="auto"/>
            <w:left w:val="none" w:sz="0" w:space="0" w:color="auto"/>
            <w:bottom w:val="none" w:sz="0" w:space="0" w:color="auto"/>
            <w:right w:val="none" w:sz="0" w:space="0" w:color="auto"/>
          </w:divBdr>
        </w:div>
        <w:div w:id="234358770">
          <w:marLeft w:val="640"/>
          <w:marRight w:val="0"/>
          <w:marTop w:val="0"/>
          <w:marBottom w:val="0"/>
          <w:divBdr>
            <w:top w:val="none" w:sz="0" w:space="0" w:color="auto"/>
            <w:left w:val="none" w:sz="0" w:space="0" w:color="auto"/>
            <w:bottom w:val="none" w:sz="0" w:space="0" w:color="auto"/>
            <w:right w:val="none" w:sz="0" w:space="0" w:color="auto"/>
          </w:divBdr>
        </w:div>
        <w:div w:id="246350903">
          <w:marLeft w:val="640"/>
          <w:marRight w:val="0"/>
          <w:marTop w:val="0"/>
          <w:marBottom w:val="0"/>
          <w:divBdr>
            <w:top w:val="none" w:sz="0" w:space="0" w:color="auto"/>
            <w:left w:val="none" w:sz="0" w:space="0" w:color="auto"/>
            <w:bottom w:val="none" w:sz="0" w:space="0" w:color="auto"/>
            <w:right w:val="none" w:sz="0" w:space="0" w:color="auto"/>
          </w:divBdr>
        </w:div>
        <w:div w:id="290524684">
          <w:marLeft w:val="640"/>
          <w:marRight w:val="0"/>
          <w:marTop w:val="0"/>
          <w:marBottom w:val="0"/>
          <w:divBdr>
            <w:top w:val="none" w:sz="0" w:space="0" w:color="auto"/>
            <w:left w:val="none" w:sz="0" w:space="0" w:color="auto"/>
            <w:bottom w:val="none" w:sz="0" w:space="0" w:color="auto"/>
            <w:right w:val="none" w:sz="0" w:space="0" w:color="auto"/>
          </w:divBdr>
        </w:div>
        <w:div w:id="304625008">
          <w:marLeft w:val="640"/>
          <w:marRight w:val="0"/>
          <w:marTop w:val="0"/>
          <w:marBottom w:val="0"/>
          <w:divBdr>
            <w:top w:val="none" w:sz="0" w:space="0" w:color="auto"/>
            <w:left w:val="none" w:sz="0" w:space="0" w:color="auto"/>
            <w:bottom w:val="none" w:sz="0" w:space="0" w:color="auto"/>
            <w:right w:val="none" w:sz="0" w:space="0" w:color="auto"/>
          </w:divBdr>
        </w:div>
        <w:div w:id="493421686">
          <w:marLeft w:val="640"/>
          <w:marRight w:val="0"/>
          <w:marTop w:val="0"/>
          <w:marBottom w:val="0"/>
          <w:divBdr>
            <w:top w:val="none" w:sz="0" w:space="0" w:color="auto"/>
            <w:left w:val="none" w:sz="0" w:space="0" w:color="auto"/>
            <w:bottom w:val="none" w:sz="0" w:space="0" w:color="auto"/>
            <w:right w:val="none" w:sz="0" w:space="0" w:color="auto"/>
          </w:divBdr>
        </w:div>
        <w:div w:id="533268728">
          <w:marLeft w:val="640"/>
          <w:marRight w:val="0"/>
          <w:marTop w:val="0"/>
          <w:marBottom w:val="0"/>
          <w:divBdr>
            <w:top w:val="none" w:sz="0" w:space="0" w:color="auto"/>
            <w:left w:val="none" w:sz="0" w:space="0" w:color="auto"/>
            <w:bottom w:val="none" w:sz="0" w:space="0" w:color="auto"/>
            <w:right w:val="none" w:sz="0" w:space="0" w:color="auto"/>
          </w:divBdr>
        </w:div>
        <w:div w:id="672221917">
          <w:marLeft w:val="640"/>
          <w:marRight w:val="0"/>
          <w:marTop w:val="0"/>
          <w:marBottom w:val="0"/>
          <w:divBdr>
            <w:top w:val="none" w:sz="0" w:space="0" w:color="auto"/>
            <w:left w:val="none" w:sz="0" w:space="0" w:color="auto"/>
            <w:bottom w:val="none" w:sz="0" w:space="0" w:color="auto"/>
            <w:right w:val="none" w:sz="0" w:space="0" w:color="auto"/>
          </w:divBdr>
        </w:div>
        <w:div w:id="804129719">
          <w:marLeft w:val="640"/>
          <w:marRight w:val="0"/>
          <w:marTop w:val="0"/>
          <w:marBottom w:val="0"/>
          <w:divBdr>
            <w:top w:val="none" w:sz="0" w:space="0" w:color="auto"/>
            <w:left w:val="none" w:sz="0" w:space="0" w:color="auto"/>
            <w:bottom w:val="none" w:sz="0" w:space="0" w:color="auto"/>
            <w:right w:val="none" w:sz="0" w:space="0" w:color="auto"/>
          </w:divBdr>
        </w:div>
        <w:div w:id="910314282">
          <w:marLeft w:val="640"/>
          <w:marRight w:val="0"/>
          <w:marTop w:val="0"/>
          <w:marBottom w:val="0"/>
          <w:divBdr>
            <w:top w:val="none" w:sz="0" w:space="0" w:color="auto"/>
            <w:left w:val="none" w:sz="0" w:space="0" w:color="auto"/>
            <w:bottom w:val="none" w:sz="0" w:space="0" w:color="auto"/>
            <w:right w:val="none" w:sz="0" w:space="0" w:color="auto"/>
          </w:divBdr>
        </w:div>
        <w:div w:id="1006711747">
          <w:marLeft w:val="640"/>
          <w:marRight w:val="0"/>
          <w:marTop w:val="0"/>
          <w:marBottom w:val="0"/>
          <w:divBdr>
            <w:top w:val="none" w:sz="0" w:space="0" w:color="auto"/>
            <w:left w:val="none" w:sz="0" w:space="0" w:color="auto"/>
            <w:bottom w:val="none" w:sz="0" w:space="0" w:color="auto"/>
            <w:right w:val="none" w:sz="0" w:space="0" w:color="auto"/>
          </w:divBdr>
        </w:div>
        <w:div w:id="1070927180">
          <w:marLeft w:val="640"/>
          <w:marRight w:val="0"/>
          <w:marTop w:val="0"/>
          <w:marBottom w:val="0"/>
          <w:divBdr>
            <w:top w:val="none" w:sz="0" w:space="0" w:color="auto"/>
            <w:left w:val="none" w:sz="0" w:space="0" w:color="auto"/>
            <w:bottom w:val="none" w:sz="0" w:space="0" w:color="auto"/>
            <w:right w:val="none" w:sz="0" w:space="0" w:color="auto"/>
          </w:divBdr>
        </w:div>
        <w:div w:id="1091466756">
          <w:marLeft w:val="640"/>
          <w:marRight w:val="0"/>
          <w:marTop w:val="0"/>
          <w:marBottom w:val="0"/>
          <w:divBdr>
            <w:top w:val="none" w:sz="0" w:space="0" w:color="auto"/>
            <w:left w:val="none" w:sz="0" w:space="0" w:color="auto"/>
            <w:bottom w:val="none" w:sz="0" w:space="0" w:color="auto"/>
            <w:right w:val="none" w:sz="0" w:space="0" w:color="auto"/>
          </w:divBdr>
        </w:div>
        <w:div w:id="1106148685">
          <w:marLeft w:val="640"/>
          <w:marRight w:val="0"/>
          <w:marTop w:val="0"/>
          <w:marBottom w:val="0"/>
          <w:divBdr>
            <w:top w:val="none" w:sz="0" w:space="0" w:color="auto"/>
            <w:left w:val="none" w:sz="0" w:space="0" w:color="auto"/>
            <w:bottom w:val="none" w:sz="0" w:space="0" w:color="auto"/>
            <w:right w:val="none" w:sz="0" w:space="0" w:color="auto"/>
          </w:divBdr>
        </w:div>
        <w:div w:id="1117479835">
          <w:marLeft w:val="640"/>
          <w:marRight w:val="0"/>
          <w:marTop w:val="0"/>
          <w:marBottom w:val="0"/>
          <w:divBdr>
            <w:top w:val="none" w:sz="0" w:space="0" w:color="auto"/>
            <w:left w:val="none" w:sz="0" w:space="0" w:color="auto"/>
            <w:bottom w:val="none" w:sz="0" w:space="0" w:color="auto"/>
            <w:right w:val="none" w:sz="0" w:space="0" w:color="auto"/>
          </w:divBdr>
        </w:div>
        <w:div w:id="1200896751">
          <w:marLeft w:val="640"/>
          <w:marRight w:val="0"/>
          <w:marTop w:val="0"/>
          <w:marBottom w:val="0"/>
          <w:divBdr>
            <w:top w:val="none" w:sz="0" w:space="0" w:color="auto"/>
            <w:left w:val="none" w:sz="0" w:space="0" w:color="auto"/>
            <w:bottom w:val="none" w:sz="0" w:space="0" w:color="auto"/>
            <w:right w:val="none" w:sz="0" w:space="0" w:color="auto"/>
          </w:divBdr>
        </w:div>
        <w:div w:id="1248542396">
          <w:marLeft w:val="640"/>
          <w:marRight w:val="0"/>
          <w:marTop w:val="0"/>
          <w:marBottom w:val="0"/>
          <w:divBdr>
            <w:top w:val="none" w:sz="0" w:space="0" w:color="auto"/>
            <w:left w:val="none" w:sz="0" w:space="0" w:color="auto"/>
            <w:bottom w:val="none" w:sz="0" w:space="0" w:color="auto"/>
            <w:right w:val="none" w:sz="0" w:space="0" w:color="auto"/>
          </w:divBdr>
        </w:div>
        <w:div w:id="1274442820">
          <w:marLeft w:val="640"/>
          <w:marRight w:val="0"/>
          <w:marTop w:val="0"/>
          <w:marBottom w:val="0"/>
          <w:divBdr>
            <w:top w:val="none" w:sz="0" w:space="0" w:color="auto"/>
            <w:left w:val="none" w:sz="0" w:space="0" w:color="auto"/>
            <w:bottom w:val="none" w:sz="0" w:space="0" w:color="auto"/>
            <w:right w:val="none" w:sz="0" w:space="0" w:color="auto"/>
          </w:divBdr>
        </w:div>
        <w:div w:id="1299609482">
          <w:marLeft w:val="640"/>
          <w:marRight w:val="0"/>
          <w:marTop w:val="0"/>
          <w:marBottom w:val="0"/>
          <w:divBdr>
            <w:top w:val="none" w:sz="0" w:space="0" w:color="auto"/>
            <w:left w:val="none" w:sz="0" w:space="0" w:color="auto"/>
            <w:bottom w:val="none" w:sz="0" w:space="0" w:color="auto"/>
            <w:right w:val="none" w:sz="0" w:space="0" w:color="auto"/>
          </w:divBdr>
        </w:div>
        <w:div w:id="1382829498">
          <w:marLeft w:val="640"/>
          <w:marRight w:val="0"/>
          <w:marTop w:val="0"/>
          <w:marBottom w:val="0"/>
          <w:divBdr>
            <w:top w:val="none" w:sz="0" w:space="0" w:color="auto"/>
            <w:left w:val="none" w:sz="0" w:space="0" w:color="auto"/>
            <w:bottom w:val="none" w:sz="0" w:space="0" w:color="auto"/>
            <w:right w:val="none" w:sz="0" w:space="0" w:color="auto"/>
          </w:divBdr>
        </w:div>
        <w:div w:id="1409965264">
          <w:marLeft w:val="640"/>
          <w:marRight w:val="0"/>
          <w:marTop w:val="0"/>
          <w:marBottom w:val="0"/>
          <w:divBdr>
            <w:top w:val="none" w:sz="0" w:space="0" w:color="auto"/>
            <w:left w:val="none" w:sz="0" w:space="0" w:color="auto"/>
            <w:bottom w:val="none" w:sz="0" w:space="0" w:color="auto"/>
            <w:right w:val="none" w:sz="0" w:space="0" w:color="auto"/>
          </w:divBdr>
        </w:div>
        <w:div w:id="1419903628">
          <w:marLeft w:val="640"/>
          <w:marRight w:val="0"/>
          <w:marTop w:val="0"/>
          <w:marBottom w:val="0"/>
          <w:divBdr>
            <w:top w:val="none" w:sz="0" w:space="0" w:color="auto"/>
            <w:left w:val="none" w:sz="0" w:space="0" w:color="auto"/>
            <w:bottom w:val="none" w:sz="0" w:space="0" w:color="auto"/>
            <w:right w:val="none" w:sz="0" w:space="0" w:color="auto"/>
          </w:divBdr>
        </w:div>
        <w:div w:id="1445075633">
          <w:marLeft w:val="640"/>
          <w:marRight w:val="0"/>
          <w:marTop w:val="0"/>
          <w:marBottom w:val="0"/>
          <w:divBdr>
            <w:top w:val="none" w:sz="0" w:space="0" w:color="auto"/>
            <w:left w:val="none" w:sz="0" w:space="0" w:color="auto"/>
            <w:bottom w:val="none" w:sz="0" w:space="0" w:color="auto"/>
            <w:right w:val="none" w:sz="0" w:space="0" w:color="auto"/>
          </w:divBdr>
        </w:div>
        <w:div w:id="1495759281">
          <w:marLeft w:val="640"/>
          <w:marRight w:val="0"/>
          <w:marTop w:val="0"/>
          <w:marBottom w:val="0"/>
          <w:divBdr>
            <w:top w:val="none" w:sz="0" w:space="0" w:color="auto"/>
            <w:left w:val="none" w:sz="0" w:space="0" w:color="auto"/>
            <w:bottom w:val="none" w:sz="0" w:space="0" w:color="auto"/>
            <w:right w:val="none" w:sz="0" w:space="0" w:color="auto"/>
          </w:divBdr>
        </w:div>
        <w:div w:id="1525901294">
          <w:marLeft w:val="640"/>
          <w:marRight w:val="0"/>
          <w:marTop w:val="0"/>
          <w:marBottom w:val="0"/>
          <w:divBdr>
            <w:top w:val="none" w:sz="0" w:space="0" w:color="auto"/>
            <w:left w:val="none" w:sz="0" w:space="0" w:color="auto"/>
            <w:bottom w:val="none" w:sz="0" w:space="0" w:color="auto"/>
            <w:right w:val="none" w:sz="0" w:space="0" w:color="auto"/>
          </w:divBdr>
        </w:div>
        <w:div w:id="1546791715">
          <w:marLeft w:val="640"/>
          <w:marRight w:val="0"/>
          <w:marTop w:val="0"/>
          <w:marBottom w:val="0"/>
          <w:divBdr>
            <w:top w:val="none" w:sz="0" w:space="0" w:color="auto"/>
            <w:left w:val="none" w:sz="0" w:space="0" w:color="auto"/>
            <w:bottom w:val="none" w:sz="0" w:space="0" w:color="auto"/>
            <w:right w:val="none" w:sz="0" w:space="0" w:color="auto"/>
          </w:divBdr>
        </w:div>
        <w:div w:id="1584603343">
          <w:marLeft w:val="640"/>
          <w:marRight w:val="0"/>
          <w:marTop w:val="0"/>
          <w:marBottom w:val="0"/>
          <w:divBdr>
            <w:top w:val="none" w:sz="0" w:space="0" w:color="auto"/>
            <w:left w:val="none" w:sz="0" w:space="0" w:color="auto"/>
            <w:bottom w:val="none" w:sz="0" w:space="0" w:color="auto"/>
            <w:right w:val="none" w:sz="0" w:space="0" w:color="auto"/>
          </w:divBdr>
        </w:div>
        <w:div w:id="1622422546">
          <w:marLeft w:val="640"/>
          <w:marRight w:val="0"/>
          <w:marTop w:val="0"/>
          <w:marBottom w:val="0"/>
          <w:divBdr>
            <w:top w:val="none" w:sz="0" w:space="0" w:color="auto"/>
            <w:left w:val="none" w:sz="0" w:space="0" w:color="auto"/>
            <w:bottom w:val="none" w:sz="0" w:space="0" w:color="auto"/>
            <w:right w:val="none" w:sz="0" w:space="0" w:color="auto"/>
          </w:divBdr>
        </w:div>
        <w:div w:id="1634672092">
          <w:marLeft w:val="640"/>
          <w:marRight w:val="0"/>
          <w:marTop w:val="0"/>
          <w:marBottom w:val="0"/>
          <w:divBdr>
            <w:top w:val="none" w:sz="0" w:space="0" w:color="auto"/>
            <w:left w:val="none" w:sz="0" w:space="0" w:color="auto"/>
            <w:bottom w:val="none" w:sz="0" w:space="0" w:color="auto"/>
            <w:right w:val="none" w:sz="0" w:space="0" w:color="auto"/>
          </w:divBdr>
        </w:div>
        <w:div w:id="1646620304">
          <w:marLeft w:val="640"/>
          <w:marRight w:val="0"/>
          <w:marTop w:val="0"/>
          <w:marBottom w:val="0"/>
          <w:divBdr>
            <w:top w:val="none" w:sz="0" w:space="0" w:color="auto"/>
            <w:left w:val="none" w:sz="0" w:space="0" w:color="auto"/>
            <w:bottom w:val="none" w:sz="0" w:space="0" w:color="auto"/>
            <w:right w:val="none" w:sz="0" w:space="0" w:color="auto"/>
          </w:divBdr>
        </w:div>
        <w:div w:id="1656252540">
          <w:marLeft w:val="640"/>
          <w:marRight w:val="0"/>
          <w:marTop w:val="0"/>
          <w:marBottom w:val="0"/>
          <w:divBdr>
            <w:top w:val="none" w:sz="0" w:space="0" w:color="auto"/>
            <w:left w:val="none" w:sz="0" w:space="0" w:color="auto"/>
            <w:bottom w:val="none" w:sz="0" w:space="0" w:color="auto"/>
            <w:right w:val="none" w:sz="0" w:space="0" w:color="auto"/>
          </w:divBdr>
        </w:div>
        <w:div w:id="1697655358">
          <w:marLeft w:val="640"/>
          <w:marRight w:val="0"/>
          <w:marTop w:val="0"/>
          <w:marBottom w:val="0"/>
          <w:divBdr>
            <w:top w:val="none" w:sz="0" w:space="0" w:color="auto"/>
            <w:left w:val="none" w:sz="0" w:space="0" w:color="auto"/>
            <w:bottom w:val="none" w:sz="0" w:space="0" w:color="auto"/>
            <w:right w:val="none" w:sz="0" w:space="0" w:color="auto"/>
          </w:divBdr>
        </w:div>
        <w:div w:id="1890535442">
          <w:marLeft w:val="640"/>
          <w:marRight w:val="0"/>
          <w:marTop w:val="0"/>
          <w:marBottom w:val="0"/>
          <w:divBdr>
            <w:top w:val="none" w:sz="0" w:space="0" w:color="auto"/>
            <w:left w:val="none" w:sz="0" w:space="0" w:color="auto"/>
            <w:bottom w:val="none" w:sz="0" w:space="0" w:color="auto"/>
            <w:right w:val="none" w:sz="0" w:space="0" w:color="auto"/>
          </w:divBdr>
        </w:div>
        <w:div w:id="1906866786">
          <w:marLeft w:val="640"/>
          <w:marRight w:val="0"/>
          <w:marTop w:val="0"/>
          <w:marBottom w:val="0"/>
          <w:divBdr>
            <w:top w:val="none" w:sz="0" w:space="0" w:color="auto"/>
            <w:left w:val="none" w:sz="0" w:space="0" w:color="auto"/>
            <w:bottom w:val="none" w:sz="0" w:space="0" w:color="auto"/>
            <w:right w:val="none" w:sz="0" w:space="0" w:color="auto"/>
          </w:divBdr>
        </w:div>
        <w:div w:id="1968461717">
          <w:marLeft w:val="640"/>
          <w:marRight w:val="0"/>
          <w:marTop w:val="0"/>
          <w:marBottom w:val="0"/>
          <w:divBdr>
            <w:top w:val="none" w:sz="0" w:space="0" w:color="auto"/>
            <w:left w:val="none" w:sz="0" w:space="0" w:color="auto"/>
            <w:bottom w:val="none" w:sz="0" w:space="0" w:color="auto"/>
            <w:right w:val="none" w:sz="0" w:space="0" w:color="auto"/>
          </w:divBdr>
        </w:div>
        <w:div w:id="1973360473">
          <w:marLeft w:val="640"/>
          <w:marRight w:val="0"/>
          <w:marTop w:val="0"/>
          <w:marBottom w:val="0"/>
          <w:divBdr>
            <w:top w:val="none" w:sz="0" w:space="0" w:color="auto"/>
            <w:left w:val="none" w:sz="0" w:space="0" w:color="auto"/>
            <w:bottom w:val="none" w:sz="0" w:space="0" w:color="auto"/>
            <w:right w:val="none" w:sz="0" w:space="0" w:color="auto"/>
          </w:divBdr>
        </w:div>
        <w:div w:id="1986201681">
          <w:marLeft w:val="640"/>
          <w:marRight w:val="0"/>
          <w:marTop w:val="0"/>
          <w:marBottom w:val="0"/>
          <w:divBdr>
            <w:top w:val="none" w:sz="0" w:space="0" w:color="auto"/>
            <w:left w:val="none" w:sz="0" w:space="0" w:color="auto"/>
            <w:bottom w:val="none" w:sz="0" w:space="0" w:color="auto"/>
            <w:right w:val="none" w:sz="0" w:space="0" w:color="auto"/>
          </w:divBdr>
        </w:div>
        <w:div w:id="2018268144">
          <w:marLeft w:val="640"/>
          <w:marRight w:val="0"/>
          <w:marTop w:val="0"/>
          <w:marBottom w:val="0"/>
          <w:divBdr>
            <w:top w:val="none" w:sz="0" w:space="0" w:color="auto"/>
            <w:left w:val="none" w:sz="0" w:space="0" w:color="auto"/>
            <w:bottom w:val="none" w:sz="0" w:space="0" w:color="auto"/>
            <w:right w:val="none" w:sz="0" w:space="0" w:color="auto"/>
          </w:divBdr>
        </w:div>
        <w:div w:id="2039966413">
          <w:marLeft w:val="640"/>
          <w:marRight w:val="0"/>
          <w:marTop w:val="0"/>
          <w:marBottom w:val="0"/>
          <w:divBdr>
            <w:top w:val="none" w:sz="0" w:space="0" w:color="auto"/>
            <w:left w:val="none" w:sz="0" w:space="0" w:color="auto"/>
            <w:bottom w:val="none" w:sz="0" w:space="0" w:color="auto"/>
            <w:right w:val="none" w:sz="0" w:space="0" w:color="auto"/>
          </w:divBdr>
        </w:div>
        <w:div w:id="2041859620">
          <w:marLeft w:val="640"/>
          <w:marRight w:val="0"/>
          <w:marTop w:val="0"/>
          <w:marBottom w:val="0"/>
          <w:divBdr>
            <w:top w:val="none" w:sz="0" w:space="0" w:color="auto"/>
            <w:left w:val="none" w:sz="0" w:space="0" w:color="auto"/>
            <w:bottom w:val="none" w:sz="0" w:space="0" w:color="auto"/>
            <w:right w:val="none" w:sz="0" w:space="0" w:color="auto"/>
          </w:divBdr>
        </w:div>
        <w:div w:id="2043431698">
          <w:marLeft w:val="640"/>
          <w:marRight w:val="0"/>
          <w:marTop w:val="0"/>
          <w:marBottom w:val="0"/>
          <w:divBdr>
            <w:top w:val="none" w:sz="0" w:space="0" w:color="auto"/>
            <w:left w:val="none" w:sz="0" w:space="0" w:color="auto"/>
            <w:bottom w:val="none" w:sz="0" w:space="0" w:color="auto"/>
            <w:right w:val="none" w:sz="0" w:space="0" w:color="auto"/>
          </w:divBdr>
        </w:div>
      </w:divsChild>
    </w:div>
    <w:div w:id="1502967419">
      <w:marLeft w:val="0"/>
      <w:marRight w:val="0"/>
      <w:marTop w:val="0"/>
      <w:marBottom w:val="0"/>
      <w:divBdr>
        <w:top w:val="none" w:sz="0" w:space="0" w:color="auto"/>
        <w:left w:val="none" w:sz="0" w:space="0" w:color="auto"/>
        <w:bottom w:val="none" w:sz="0" w:space="0" w:color="auto"/>
        <w:right w:val="none" w:sz="0" w:space="0" w:color="auto"/>
      </w:divBdr>
    </w:div>
    <w:div w:id="1509364752">
      <w:bodyDiv w:val="1"/>
      <w:marLeft w:val="0"/>
      <w:marRight w:val="0"/>
      <w:marTop w:val="0"/>
      <w:marBottom w:val="0"/>
      <w:divBdr>
        <w:top w:val="none" w:sz="0" w:space="0" w:color="auto"/>
        <w:left w:val="none" w:sz="0" w:space="0" w:color="auto"/>
        <w:bottom w:val="none" w:sz="0" w:space="0" w:color="auto"/>
        <w:right w:val="none" w:sz="0" w:space="0" w:color="auto"/>
      </w:divBdr>
      <w:divsChild>
        <w:div w:id="634411398">
          <w:marLeft w:val="640"/>
          <w:marRight w:val="0"/>
          <w:marTop w:val="0"/>
          <w:marBottom w:val="0"/>
          <w:divBdr>
            <w:top w:val="none" w:sz="0" w:space="0" w:color="auto"/>
            <w:left w:val="none" w:sz="0" w:space="0" w:color="auto"/>
            <w:bottom w:val="none" w:sz="0" w:space="0" w:color="auto"/>
            <w:right w:val="none" w:sz="0" w:space="0" w:color="auto"/>
          </w:divBdr>
        </w:div>
        <w:div w:id="481624091">
          <w:marLeft w:val="640"/>
          <w:marRight w:val="0"/>
          <w:marTop w:val="0"/>
          <w:marBottom w:val="0"/>
          <w:divBdr>
            <w:top w:val="none" w:sz="0" w:space="0" w:color="auto"/>
            <w:left w:val="none" w:sz="0" w:space="0" w:color="auto"/>
            <w:bottom w:val="none" w:sz="0" w:space="0" w:color="auto"/>
            <w:right w:val="none" w:sz="0" w:space="0" w:color="auto"/>
          </w:divBdr>
        </w:div>
        <w:div w:id="180096727">
          <w:marLeft w:val="640"/>
          <w:marRight w:val="0"/>
          <w:marTop w:val="0"/>
          <w:marBottom w:val="0"/>
          <w:divBdr>
            <w:top w:val="none" w:sz="0" w:space="0" w:color="auto"/>
            <w:left w:val="none" w:sz="0" w:space="0" w:color="auto"/>
            <w:bottom w:val="none" w:sz="0" w:space="0" w:color="auto"/>
            <w:right w:val="none" w:sz="0" w:space="0" w:color="auto"/>
          </w:divBdr>
        </w:div>
        <w:div w:id="1924486192">
          <w:marLeft w:val="640"/>
          <w:marRight w:val="0"/>
          <w:marTop w:val="0"/>
          <w:marBottom w:val="0"/>
          <w:divBdr>
            <w:top w:val="none" w:sz="0" w:space="0" w:color="auto"/>
            <w:left w:val="none" w:sz="0" w:space="0" w:color="auto"/>
            <w:bottom w:val="none" w:sz="0" w:space="0" w:color="auto"/>
            <w:right w:val="none" w:sz="0" w:space="0" w:color="auto"/>
          </w:divBdr>
        </w:div>
        <w:div w:id="1386642071">
          <w:marLeft w:val="640"/>
          <w:marRight w:val="0"/>
          <w:marTop w:val="0"/>
          <w:marBottom w:val="0"/>
          <w:divBdr>
            <w:top w:val="none" w:sz="0" w:space="0" w:color="auto"/>
            <w:left w:val="none" w:sz="0" w:space="0" w:color="auto"/>
            <w:bottom w:val="none" w:sz="0" w:space="0" w:color="auto"/>
            <w:right w:val="none" w:sz="0" w:space="0" w:color="auto"/>
          </w:divBdr>
        </w:div>
        <w:div w:id="1515610060">
          <w:marLeft w:val="640"/>
          <w:marRight w:val="0"/>
          <w:marTop w:val="0"/>
          <w:marBottom w:val="0"/>
          <w:divBdr>
            <w:top w:val="none" w:sz="0" w:space="0" w:color="auto"/>
            <w:left w:val="none" w:sz="0" w:space="0" w:color="auto"/>
            <w:bottom w:val="none" w:sz="0" w:space="0" w:color="auto"/>
            <w:right w:val="none" w:sz="0" w:space="0" w:color="auto"/>
          </w:divBdr>
        </w:div>
        <w:div w:id="802967506">
          <w:marLeft w:val="640"/>
          <w:marRight w:val="0"/>
          <w:marTop w:val="0"/>
          <w:marBottom w:val="0"/>
          <w:divBdr>
            <w:top w:val="none" w:sz="0" w:space="0" w:color="auto"/>
            <w:left w:val="none" w:sz="0" w:space="0" w:color="auto"/>
            <w:bottom w:val="none" w:sz="0" w:space="0" w:color="auto"/>
            <w:right w:val="none" w:sz="0" w:space="0" w:color="auto"/>
          </w:divBdr>
        </w:div>
        <w:div w:id="2074042928">
          <w:marLeft w:val="640"/>
          <w:marRight w:val="0"/>
          <w:marTop w:val="0"/>
          <w:marBottom w:val="0"/>
          <w:divBdr>
            <w:top w:val="none" w:sz="0" w:space="0" w:color="auto"/>
            <w:left w:val="none" w:sz="0" w:space="0" w:color="auto"/>
            <w:bottom w:val="none" w:sz="0" w:space="0" w:color="auto"/>
            <w:right w:val="none" w:sz="0" w:space="0" w:color="auto"/>
          </w:divBdr>
        </w:div>
        <w:div w:id="1617908968">
          <w:marLeft w:val="640"/>
          <w:marRight w:val="0"/>
          <w:marTop w:val="0"/>
          <w:marBottom w:val="0"/>
          <w:divBdr>
            <w:top w:val="none" w:sz="0" w:space="0" w:color="auto"/>
            <w:left w:val="none" w:sz="0" w:space="0" w:color="auto"/>
            <w:bottom w:val="none" w:sz="0" w:space="0" w:color="auto"/>
            <w:right w:val="none" w:sz="0" w:space="0" w:color="auto"/>
          </w:divBdr>
        </w:div>
        <w:div w:id="691296491">
          <w:marLeft w:val="640"/>
          <w:marRight w:val="0"/>
          <w:marTop w:val="0"/>
          <w:marBottom w:val="0"/>
          <w:divBdr>
            <w:top w:val="none" w:sz="0" w:space="0" w:color="auto"/>
            <w:left w:val="none" w:sz="0" w:space="0" w:color="auto"/>
            <w:bottom w:val="none" w:sz="0" w:space="0" w:color="auto"/>
            <w:right w:val="none" w:sz="0" w:space="0" w:color="auto"/>
          </w:divBdr>
        </w:div>
        <w:div w:id="1670793673">
          <w:marLeft w:val="640"/>
          <w:marRight w:val="0"/>
          <w:marTop w:val="0"/>
          <w:marBottom w:val="0"/>
          <w:divBdr>
            <w:top w:val="none" w:sz="0" w:space="0" w:color="auto"/>
            <w:left w:val="none" w:sz="0" w:space="0" w:color="auto"/>
            <w:bottom w:val="none" w:sz="0" w:space="0" w:color="auto"/>
            <w:right w:val="none" w:sz="0" w:space="0" w:color="auto"/>
          </w:divBdr>
        </w:div>
        <w:div w:id="881408182">
          <w:marLeft w:val="640"/>
          <w:marRight w:val="0"/>
          <w:marTop w:val="0"/>
          <w:marBottom w:val="0"/>
          <w:divBdr>
            <w:top w:val="none" w:sz="0" w:space="0" w:color="auto"/>
            <w:left w:val="none" w:sz="0" w:space="0" w:color="auto"/>
            <w:bottom w:val="none" w:sz="0" w:space="0" w:color="auto"/>
            <w:right w:val="none" w:sz="0" w:space="0" w:color="auto"/>
          </w:divBdr>
        </w:div>
        <w:div w:id="1134711013">
          <w:marLeft w:val="640"/>
          <w:marRight w:val="0"/>
          <w:marTop w:val="0"/>
          <w:marBottom w:val="0"/>
          <w:divBdr>
            <w:top w:val="none" w:sz="0" w:space="0" w:color="auto"/>
            <w:left w:val="none" w:sz="0" w:space="0" w:color="auto"/>
            <w:bottom w:val="none" w:sz="0" w:space="0" w:color="auto"/>
            <w:right w:val="none" w:sz="0" w:space="0" w:color="auto"/>
          </w:divBdr>
        </w:div>
        <w:div w:id="458644944">
          <w:marLeft w:val="640"/>
          <w:marRight w:val="0"/>
          <w:marTop w:val="0"/>
          <w:marBottom w:val="0"/>
          <w:divBdr>
            <w:top w:val="none" w:sz="0" w:space="0" w:color="auto"/>
            <w:left w:val="none" w:sz="0" w:space="0" w:color="auto"/>
            <w:bottom w:val="none" w:sz="0" w:space="0" w:color="auto"/>
            <w:right w:val="none" w:sz="0" w:space="0" w:color="auto"/>
          </w:divBdr>
        </w:div>
        <w:div w:id="1620838657">
          <w:marLeft w:val="640"/>
          <w:marRight w:val="0"/>
          <w:marTop w:val="0"/>
          <w:marBottom w:val="0"/>
          <w:divBdr>
            <w:top w:val="none" w:sz="0" w:space="0" w:color="auto"/>
            <w:left w:val="none" w:sz="0" w:space="0" w:color="auto"/>
            <w:bottom w:val="none" w:sz="0" w:space="0" w:color="auto"/>
            <w:right w:val="none" w:sz="0" w:space="0" w:color="auto"/>
          </w:divBdr>
        </w:div>
        <w:div w:id="1947154296">
          <w:marLeft w:val="640"/>
          <w:marRight w:val="0"/>
          <w:marTop w:val="0"/>
          <w:marBottom w:val="0"/>
          <w:divBdr>
            <w:top w:val="none" w:sz="0" w:space="0" w:color="auto"/>
            <w:left w:val="none" w:sz="0" w:space="0" w:color="auto"/>
            <w:bottom w:val="none" w:sz="0" w:space="0" w:color="auto"/>
            <w:right w:val="none" w:sz="0" w:space="0" w:color="auto"/>
          </w:divBdr>
        </w:div>
        <w:div w:id="1372074650">
          <w:marLeft w:val="640"/>
          <w:marRight w:val="0"/>
          <w:marTop w:val="0"/>
          <w:marBottom w:val="0"/>
          <w:divBdr>
            <w:top w:val="none" w:sz="0" w:space="0" w:color="auto"/>
            <w:left w:val="none" w:sz="0" w:space="0" w:color="auto"/>
            <w:bottom w:val="none" w:sz="0" w:space="0" w:color="auto"/>
            <w:right w:val="none" w:sz="0" w:space="0" w:color="auto"/>
          </w:divBdr>
        </w:div>
        <w:div w:id="172696163">
          <w:marLeft w:val="640"/>
          <w:marRight w:val="0"/>
          <w:marTop w:val="0"/>
          <w:marBottom w:val="0"/>
          <w:divBdr>
            <w:top w:val="none" w:sz="0" w:space="0" w:color="auto"/>
            <w:left w:val="none" w:sz="0" w:space="0" w:color="auto"/>
            <w:bottom w:val="none" w:sz="0" w:space="0" w:color="auto"/>
            <w:right w:val="none" w:sz="0" w:space="0" w:color="auto"/>
          </w:divBdr>
        </w:div>
        <w:div w:id="307173942">
          <w:marLeft w:val="640"/>
          <w:marRight w:val="0"/>
          <w:marTop w:val="0"/>
          <w:marBottom w:val="0"/>
          <w:divBdr>
            <w:top w:val="none" w:sz="0" w:space="0" w:color="auto"/>
            <w:left w:val="none" w:sz="0" w:space="0" w:color="auto"/>
            <w:bottom w:val="none" w:sz="0" w:space="0" w:color="auto"/>
            <w:right w:val="none" w:sz="0" w:space="0" w:color="auto"/>
          </w:divBdr>
        </w:div>
        <w:div w:id="1290014469">
          <w:marLeft w:val="640"/>
          <w:marRight w:val="0"/>
          <w:marTop w:val="0"/>
          <w:marBottom w:val="0"/>
          <w:divBdr>
            <w:top w:val="none" w:sz="0" w:space="0" w:color="auto"/>
            <w:left w:val="none" w:sz="0" w:space="0" w:color="auto"/>
            <w:bottom w:val="none" w:sz="0" w:space="0" w:color="auto"/>
            <w:right w:val="none" w:sz="0" w:space="0" w:color="auto"/>
          </w:divBdr>
        </w:div>
        <w:div w:id="758915053">
          <w:marLeft w:val="640"/>
          <w:marRight w:val="0"/>
          <w:marTop w:val="0"/>
          <w:marBottom w:val="0"/>
          <w:divBdr>
            <w:top w:val="none" w:sz="0" w:space="0" w:color="auto"/>
            <w:left w:val="none" w:sz="0" w:space="0" w:color="auto"/>
            <w:bottom w:val="none" w:sz="0" w:space="0" w:color="auto"/>
            <w:right w:val="none" w:sz="0" w:space="0" w:color="auto"/>
          </w:divBdr>
        </w:div>
        <w:div w:id="1032850944">
          <w:marLeft w:val="640"/>
          <w:marRight w:val="0"/>
          <w:marTop w:val="0"/>
          <w:marBottom w:val="0"/>
          <w:divBdr>
            <w:top w:val="none" w:sz="0" w:space="0" w:color="auto"/>
            <w:left w:val="none" w:sz="0" w:space="0" w:color="auto"/>
            <w:bottom w:val="none" w:sz="0" w:space="0" w:color="auto"/>
            <w:right w:val="none" w:sz="0" w:space="0" w:color="auto"/>
          </w:divBdr>
        </w:div>
        <w:div w:id="645210629">
          <w:marLeft w:val="640"/>
          <w:marRight w:val="0"/>
          <w:marTop w:val="0"/>
          <w:marBottom w:val="0"/>
          <w:divBdr>
            <w:top w:val="none" w:sz="0" w:space="0" w:color="auto"/>
            <w:left w:val="none" w:sz="0" w:space="0" w:color="auto"/>
            <w:bottom w:val="none" w:sz="0" w:space="0" w:color="auto"/>
            <w:right w:val="none" w:sz="0" w:space="0" w:color="auto"/>
          </w:divBdr>
        </w:div>
        <w:div w:id="184709983">
          <w:marLeft w:val="640"/>
          <w:marRight w:val="0"/>
          <w:marTop w:val="0"/>
          <w:marBottom w:val="0"/>
          <w:divBdr>
            <w:top w:val="none" w:sz="0" w:space="0" w:color="auto"/>
            <w:left w:val="none" w:sz="0" w:space="0" w:color="auto"/>
            <w:bottom w:val="none" w:sz="0" w:space="0" w:color="auto"/>
            <w:right w:val="none" w:sz="0" w:space="0" w:color="auto"/>
          </w:divBdr>
        </w:div>
        <w:div w:id="1534809739">
          <w:marLeft w:val="640"/>
          <w:marRight w:val="0"/>
          <w:marTop w:val="0"/>
          <w:marBottom w:val="0"/>
          <w:divBdr>
            <w:top w:val="none" w:sz="0" w:space="0" w:color="auto"/>
            <w:left w:val="none" w:sz="0" w:space="0" w:color="auto"/>
            <w:bottom w:val="none" w:sz="0" w:space="0" w:color="auto"/>
            <w:right w:val="none" w:sz="0" w:space="0" w:color="auto"/>
          </w:divBdr>
        </w:div>
        <w:div w:id="1818692848">
          <w:marLeft w:val="640"/>
          <w:marRight w:val="0"/>
          <w:marTop w:val="0"/>
          <w:marBottom w:val="0"/>
          <w:divBdr>
            <w:top w:val="none" w:sz="0" w:space="0" w:color="auto"/>
            <w:left w:val="none" w:sz="0" w:space="0" w:color="auto"/>
            <w:bottom w:val="none" w:sz="0" w:space="0" w:color="auto"/>
            <w:right w:val="none" w:sz="0" w:space="0" w:color="auto"/>
          </w:divBdr>
        </w:div>
        <w:div w:id="1122186769">
          <w:marLeft w:val="640"/>
          <w:marRight w:val="0"/>
          <w:marTop w:val="0"/>
          <w:marBottom w:val="0"/>
          <w:divBdr>
            <w:top w:val="none" w:sz="0" w:space="0" w:color="auto"/>
            <w:left w:val="none" w:sz="0" w:space="0" w:color="auto"/>
            <w:bottom w:val="none" w:sz="0" w:space="0" w:color="auto"/>
            <w:right w:val="none" w:sz="0" w:space="0" w:color="auto"/>
          </w:divBdr>
        </w:div>
        <w:div w:id="97068849">
          <w:marLeft w:val="640"/>
          <w:marRight w:val="0"/>
          <w:marTop w:val="0"/>
          <w:marBottom w:val="0"/>
          <w:divBdr>
            <w:top w:val="none" w:sz="0" w:space="0" w:color="auto"/>
            <w:left w:val="none" w:sz="0" w:space="0" w:color="auto"/>
            <w:bottom w:val="none" w:sz="0" w:space="0" w:color="auto"/>
            <w:right w:val="none" w:sz="0" w:space="0" w:color="auto"/>
          </w:divBdr>
        </w:div>
        <w:div w:id="1513254836">
          <w:marLeft w:val="640"/>
          <w:marRight w:val="0"/>
          <w:marTop w:val="0"/>
          <w:marBottom w:val="0"/>
          <w:divBdr>
            <w:top w:val="none" w:sz="0" w:space="0" w:color="auto"/>
            <w:left w:val="none" w:sz="0" w:space="0" w:color="auto"/>
            <w:bottom w:val="none" w:sz="0" w:space="0" w:color="auto"/>
            <w:right w:val="none" w:sz="0" w:space="0" w:color="auto"/>
          </w:divBdr>
        </w:div>
        <w:div w:id="1829327604">
          <w:marLeft w:val="640"/>
          <w:marRight w:val="0"/>
          <w:marTop w:val="0"/>
          <w:marBottom w:val="0"/>
          <w:divBdr>
            <w:top w:val="none" w:sz="0" w:space="0" w:color="auto"/>
            <w:left w:val="none" w:sz="0" w:space="0" w:color="auto"/>
            <w:bottom w:val="none" w:sz="0" w:space="0" w:color="auto"/>
            <w:right w:val="none" w:sz="0" w:space="0" w:color="auto"/>
          </w:divBdr>
        </w:div>
        <w:div w:id="974683135">
          <w:marLeft w:val="640"/>
          <w:marRight w:val="0"/>
          <w:marTop w:val="0"/>
          <w:marBottom w:val="0"/>
          <w:divBdr>
            <w:top w:val="none" w:sz="0" w:space="0" w:color="auto"/>
            <w:left w:val="none" w:sz="0" w:space="0" w:color="auto"/>
            <w:bottom w:val="none" w:sz="0" w:space="0" w:color="auto"/>
            <w:right w:val="none" w:sz="0" w:space="0" w:color="auto"/>
          </w:divBdr>
        </w:div>
        <w:div w:id="607007985">
          <w:marLeft w:val="640"/>
          <w:marRight w:val="0"/>
          <w:marTop w:val="0"/>
          <w:marBottom w:val="0"/>
          <w:divBdr>
            <w:top w:val="none" w:sz="0" w:space="0" w:color="auto"/>
            <w:left w:val="none" w:sz="0" w:space="0" w:color="auto"/>
            <w:bottom w:val="none" w:sz="0" w:space="0" w:color="auto"/>
            <w:right w:val="none" w:sz="0" w:space="0" w:color="auto"/>
          </w:divBdr>
        </w:div>
        <w:div w:id="96368996">
          <w:marLeft w:val="640"/>
          <w:marRight w:val="0"/>
          <w:marTop w:val="0"/>
          <w:marBottom w:val="0"/>
          <w:divBdr>
            <w:top w:val="none" w:sz="0" w:space="0" w:color="auto"/>
            <w:left w:val="none" w:sz="0" w:space="0" w:color="auto"/>
            <w:bottom w:val="none" w:sz="0" w:space="0" w:color="auto"/>
            <w:right w:val="none" w:sz="0" w:space="0" w:color="auto"/>
          </w:divBdr>
        </w:div>
        <w:div w:id="156918857">
          <w:marLeft w:val="640"/>
          <w:marRight w:val="0"/>
          <w:marTop w:val="0"/>
          <w:marBottom w:val="0"/>
          <w:divBdr>
            <w:top w:val="none" w:sz="0" w:space="0" w:color="auto"/>
            <w:left w:val="none" w:sz="0" w:space="0" w:color="auto"/>
            <w:bottom w:val="none" w:sz="0" w:space="0" w:color="auto"/>
            <w:right w:val="none" w:sz="0" w:space="0" w:color="auto"/>
          </w:divBdr>
        </w:div>
        <w:div w:id="247152761">
          <w:marLeft w:val="640"/>
          <w:marRight w:val="0"/>
          <w:marTop w:val="0"/>
          <w:marBottom w:val="0"/>
          <w:divBdr>
            <w:top w:val="none" w:sz="0" w:space="0" w:color="auto"/>
            <w:left w:val="none" w:sz="0" w:space="0" w:color="auto"/>
            <w:bottom w:val="none" w:sz="0" w:space="0" w:color="auto"/>
            <w:right w:val="none" w:sz="0" w:space="0" w:color="auto"/>
          </w:divBdr>
        </w:div>
        <w:div w:id="150995851">
          <w:marLeft w:val="640"/>
          <w:marRight w:val="0"/>
          <w:marTop w:val="0"/>
          <w:marBottom w:val="0"/>
          <w:divBdr>
            <w:top w:val="none" w:sz="0" w:space="0" w:color="auto"/>
            <w:left w:val="none" w:sz="0" w:space="0" w:color="auto"/>
            <w:bottom w:val="none" w:sz="0" w:space="0" w:color="auto"/>
            <w:right w:val="none" w:sz="0" w:space="0" w:color="auto"/>
          </w:divBdr>
        </w:div>
        <w:div w:id="1953130373">
          <w:marLeft w:val="640"/>
          <w:marRight w:val="0"/>
          <w:marTop w:val="0"/>
          <w:marBottom w:val="0"/>
          <w:divBdr>
            <w:top w:val="none" w:sz="0" w:space="0" w:color="auto"/>
            <w:left w:val="none" w:sz="0" w:space="0" w:color="auto"/>
            <w:bottom w:val="none" w:sz="0" w:space="0" w:color="auto"/>
            <w:right w:val="none" w:sz="0" w:space="0" w:color="auto"/>
          </w:divBdr>
        </w:div>
        <w:div w:id="54819513">
          <w:marLeft w:val="640"/>
          <w:marRight w:val="0"/>
          <w:marTop w:val="0"/>
          <w:marBottom w:val="0"/>
          <w:divBdr>
            <w:top w:val="none" w:sz="0" w:space="0" w:color="auto"/>
            <w:left w:val="none" w:sz="0" w:space="0" w:color="auto"/>
            <w:bottom w:val="none" w:sz="0" w:space="0" w:color="auto"/>
            <w:right w:val="none" w:sz="0" w:space="0" w:color="auto"/>
          </w:divBdr>
        </w:div>
        <w:div w:id="181405083">
          <w:marLeft w:val="640"/>
          <w:marRight w:val="0"/>
          <w:marTop w:val="0"/>
          <w:marBottom w:val="0"/>
          <w:divBdr>
            <w:top w:val="none" w:sz="0" w:space="0" w:color="auto"/>
            <w:left w:val="none" w:sz="0" w:space="0" w:color="auto"/>
            <w:bottom w:val="none" w:sz="0" w:space="0" w:color="auto"/>
            <w:right w:val="none" w:sz="0" w:space="0" w:color="auto"/>
          </w:divBdr>
        </w:div>
        <w:div w:id="2079748738">
          <w:marLeft w:val="640"/>
          <w:marRight w:val="0"/>
          <w:marTop w:val="0"/>
          <w:marBottom w:val="0"/>
          <w:divBdr>
            <w:top w:val="none" w:sz="0" w:space="0" w:color="auto"/>
            <w:left w:val="none" w:sz="0" w:space="0" w:color="auto"/>
            <w:bottom w:val="none" w:sz="0" w:space="0" w:color="auto"/>
            <w:right w:val="none" w:sz="0" w:space="0" w:color="auto"/>
          </w:divBdr>
        </w:div>
        <w:div w:id="596593612">
          <w:marLeft w:val="640"/>
          <w:marRight w:val="0"/>
          <w:marTop w:val="0"/>
          <w:marBottom w:val="0"/>
          <w:divBdr>
            <w:top w:val="none" w:sz="0" w:space="0" w:color="auto"/>
            <w:left w:val="none" w:sz="0" w:space="0" w:color="auto"/>
            <w:bottom w:val="none" w:sz="0" w:space="0" w:color="auto"/>
            <w:right w:val="none" w:sz="0" w:space="0" w:color="auto"/>
          </w:divBdr>
        </w:div>
        <w:div w:id="1472214084">
          <w:marLeft w:val="640"/>
          <w:marRight w:val="0"/>
          <w:marTop w:val="0"/>
          <w:marBottom w:val="0"/>
          <w:divBdr>
            <w:top w:val="none" w:sz="0" w:space="0" w:color="auto"/>
            <w:left w:val="none" w:sz="0" w:space="0" w:color="auto"/>
            <w:bottom w:val="none" w:sz="0" w:space="0" w:color="auto"/>
            <w:right w:val="none" w:sz="0" w:space="0" w:color="auto"/>
          </w:divBdr>
        </w:div>
        <w:div w:id="393820521">
          <w:marLeft w:val="640"/>
          <w:marRight w:val="0"/>
          <w:marTop w:val="0"/>
          <w:marBottom w:val="0"/>
          <w:divBdr>
            <w:top w:val="none" w:sz="0" w:space="0" w:color="auto"/>
            <w:left w:val="none" w:sz="0" w:space="0" w:color="auto"/>
            <w:bottom w:val="none" w:sz="0" w:space="0" w:color="auto"/>
            <w:right w:val="none" w:sz="0" w:space="0" w:color="auto"/>
          </w:divBdr>
        </w:div>
        <w:div w:id="425543380">
          <w:marLeft w:val="640"/>
          <w:marRight w:val="0"/>
          <w:marTop w:val="0"/>
          <w:marBottom w:val="0"/>
          <w:divBdr>
            <w:top w:val="none" w:sz="0" w:space="0" w:color="auto"/>
            <w:left w:val="none" w:sz="0" w:space="0" w:color="auto"/>
            <w:bottom w:val="none" w:sz="0" w:space="0" w:color="auto"/>
            <w:right w:val="none" w:sz="0" w:space="0" w:color="auto"/>
          </w:divBdr>
        </w:div>
        <w:div w:id="116723849">
          <w:marLeft w:val="640"/>
          <w:marRight w:val="0"/>
          <w:marTop w:val="0"/>
          <w:marBottom w:val="0"/>
          <w:divBdr>
            <w:top w:val="none" w:sz="0" w:space="0" w:color="auto"/>
            <w:left w:val="none" w:sz="0" w:space="0" w:color="auto"/>
            <w:bottom w:val="none" w:sz="0" w:space="0" w:color="auto"/>
            <w:right w:val="none" w:sz="0" w:space="0" w:color="auto"/>
          </w:divBdr>
        </w:div>
        <w:div w:id="1588806781">
          <w:marLeft w:val="640"/>
          <w:marRight w:val="0"/>
          <w:marTop w:val="0"/>
          <w:marBottom w:val="0"/>
          <w:divBdr>
            <w:top w:val="none" w:sz="0" w:space="0" w:color="auto"/>
            <w:left w:val="none" w:sz="0" w:space="0" w:color="auto"/>
            <w:bottom w:val="none" w:sz="0" w:space="0" w:color="auto"/>
            <w:right w:val="none" w:sz="0" w:space="0" w:color="auto"/>
          </w:divBdr>
        </w:div>
        <w:div w:id="487213667">
          <w:marLeft w:val="640"/>
          <w:marRight w:val="0"/>
          <w:marTop w:val="0"/>
          <w:marBottom w:val="0"/>
          <w:divBdr>
            <w:top w:val="none" w:sz="0" w:space="0" w:color="auto"/>
            <w:left w:val="none" w:sz="0" w:space="0" w:color="auto"/>
            <w:bottom w:val="none" w:sz="0" w:space="0" w:color="auto"/>
            <w:right w:val="none" w:sz="0" w:space="0" w:color="auto"/>
          </w:divBdr>
        </w:div>
        <w:div w:id="742916694">
          <w:marLeft w:val="640"/>
          <w:marRight w:val="0"/>
          <w:marTop w:val="0"/>
          <w:marBottom w:val="0"/>
          <w:divBdr>
            <w:top w:val="none" w:sz="0" w:space="0" w:color="auto"/>
            <w:left w:val="none" w:sz="0" w:space="0" w:color="auto"/>
            <w:bottom w:val="none" w:sz="0" w:space="0" w:color="auto"/>
            <w:right w:val="none" w:sz="0" w:space="0" w:color="auto"/>
          </w:divBdr>
        </w:div>
        <w:div w:id="1397509774">
          <w:marLeft w:val="640"/>
          <w:marRight w:val="0"/>
          <w:marTop w:val="0"/>
          <w:marBottom w:val="0"/>
          <w:divBdr>
            <w:top w:val="none" w:sz="0" w:space="0" w:color="auto"/>
            <w:left w:val="none" w:sz="0" w:space="0" w:color="auto"/>
            <w:bottom w:val="none" w:sz="0" w:space="0" w:color="auto"/>
            <w:right w:val="none" w:sz="0" w:space="0" w:color="auto"/>
          </w:divBdr>
        </w:div>
      </w:divsChild>
    </w:div>
    <w:div w:id="1513299357">
      <w:bodyDiv w:val="1"/>
      <w:marLeft w:val="0"/>
      <w:marRight w:val="0"/>
      <w:marTop w:val="0"/>
      <w:marBottom w:val="0"/>
      <w:divBdr>
        <w:top w:val="none" w:sz="0" w:space="0" w:color="auto"/>
        <w:left w:val="none" w:sz="0" w:space="0" w:color="auto"/>
        <w:bottom w:val="none" w:sz="0" w:space="0" w:color="auto"/>
        <w:right w:val="none" w:sz="0" w:space="0" w:color="auto"/>
      </w:divBdr>
      <w:divsChild>
        <w:div w:id="857936071">
          <w:marLeft w:val="640"/>
          <w:marRight w:val="0"/>
          <w:marTop w:val="0"/>
          <w:marBottom w:val="0"/>
          <w:divBdr>
            <w:top w:val="none" w:sz="0" w:space="0" w:color="auto"/>
            <w:left w:val="none" w:sz="0" w:space="0" w:color="auto"/>
            <w:bottom w:val="none" w:sz="0" w:space="0" w:color="auto"/>
            <w:right w:val="none" w:sz="0" w:space="0" w:color="auto"/>
          </w:divBdr>
        </w:div>
        <w:div w:id="1894384482">
          <w:marLeft w:val="640"/>
          <w:marRight w:val="0"/>
          <w:marTop w:val="0"/>
          <w:marBottom w:val="0"/>
          <w:divBdr>
            <w:top w:val="none" w:sz="0" w:space="0" w:color="auto"/>
            <w:left w:val="none" w:sz="0" w:space="0" w:color="auto"/>
            <w:bottom w:val="none" w:sz="0" w:space="0" w:color="auto"/>
            <w:right w:val="none" w:sz="0" w:space="0" w:color="auto"/>
          </w:divBdr>
        </w:div>
        <w:div w:id="637951414">
          <w:marLeft w:val="640"/>
          <w:marRight w:val="0"/>
          <w:marTop w:val="0"/>
          <w:marBottom w:val="0"/>
          <w:divBdr>
            <w:top w:val="none" w:sz="0" w:space="0" w:color="auto"/>
            <w:left w:val="none" w:sz="0" w:space="0" w:color="auto"/>
            <w:bottom w:val="none" w:sz="0" w:space="0" w:color="auto"/>
            <w:right w:val="none" w:sz="0" w:space="0" w:color="auto"/>
          </w:divBdr>
        </w:div>
        <w:div w:id="862089792">
          <w:marLeft w:val="640"/>
          <w:marRight w:val="0"/>
          <w:marTop w:val="0"/>
          <w:marBottom w:val="0"/>
          <w:divBdr>
            <w:top w:val="none" w:sz="0" w:space="0" w:color="auto"/>
            <w:left w:val="none" w:sz="0" w:space="0" w:color="auto"/>
            <w:bottom w:val="none" w:sz="0" w:space="0" w:color="auto"/>
            <w:right w:val="none" w:sz="0" w:space="0" w:color="auto"/>
          </w:divBdr>
        </w:div>
        <w:div w:id="506948951">
          <w:marLeft w:val="640"/>
          <w:marRight w:val="0"/>
          <w:marTop w:val="0"/>
          <w:marBottom w:val="0"/>
          <w:divBdr>
            <w:top w:val="none" w:sz="0" w:space="0" w:color="auto"/>
            <w:left w:val="none" w:sz="0" w:space="0" w:color="auto"/>
            <w:bottom w:val="none" w:sz="0" w:space="0" w:color="auto"/>
            <w:right w:val="none" w:sz="0" w:space="0" w:color="auto"/>
          </w:divBdr>
        </w:div>
        <w:div w:id="2123912683">
          <w:marLeft w:val="640"/>
          <w:marRight w:val="0"/>
          <w:marTop w:val="0"/>
          <w:marBottom w:val="0"/>
          <w:divBdr>
            <w:top w:val="none" w:sz="0" w:space="0" w:color="auto"/>
            <w:left w:val="none" w:sz="0" w:space="0" w:color="auto"/>
            <w:bottom w:val="none" w:sz="0" w:space="0" w:color="auto"/>
            <w:right w:val="none" w:sz="0" w:space="0" w:color="auto"/>
          </w:divBdr>
        </w:div>
        <w:div w:id="958026239">
          <w:marLeft w:val="640"/>
          <w:marRight w:val="0"/>
          <w:marTop w:val="0"/>
          <w:marBottom w:val="0"/>
          <w:divBdr>
            <w:top w:val="none" w:sz="0" w:space="0" w:color="auto"/>
            <w:left w:val="none" w:sz="0" w:space="0" w:color="auto"/>
            <w:bottom w:val="none" w:sz="0" w:space="0" w:color="auto"/>
            <w:right w:val="none" w:sz="0" w:space="0" w:color="auto"/>
          </w:divBdr>
        </w:div>
        <w:div w:id="652413892">
          <w:marLeft w:val="640"/>
          <w:marRight w:val="0"/>
          <w:marTop w:val="0"/>
          <w:marBottom w:val="0"/>
          <w:divBdr>
            <w:top w:val="none" w:sz="0" w:space="0" w:color="auto"/>
            <w:left w:val="none" w:sz="0" w:space="0" w:color="auto"/>
            <w:bottom w:val="none" w:sz="0" w:space="0" w:color="auto"/>
            <w:right w:val="none" w:sz="0" w:space="0" w:color="auto"/>
          </w:divBdr>
        </w:div>
        <w:div w:id="1060203439">
          <w:marLeft w:val="640"/>
          <w:marRight w:val="0"/>
          <w:marTop w:val="0"/>
          <w:marBottom w:val="0"/>
          <w:divBdr>
            <w:top w:val="none" w:sz="0" w:space="0" w:color="auto"/>
            <w:left w:val="none" w:sz="0" w:space="0" w:color="auto"/>
            <w:bottom w:val="none" w:sz="0" w:space="0" w:color="auto"/>
            <w:right w:val="none" w:sz="0" w:space="0" w:color="auto"/>
          </w:divBdr>
        </w:div>
        <w:div w:id="1374117889">
          <w:marLeft w:val="640"/>
          <w:marRight w:val="0"/>
          <w:marTop w:val="0"/>
          <w:marBottom w:val="0"/>
          <w:divBdr>
            <w:top w:val="none" w:sz="0" w:space="0" w:color="auto"/>
            <w:left w:val="none" w:sz="0" w:space="0" w:color="auto"/>
            <w:bottom w:val="none" w:sz="0" w:space="0" w:color="auto"/>
            <w:right w:val="none" w:sz="0" w:space="0" w:color="auto"/>
          </w:divBdr>
        </w:div>
        <w:div w:id="1665473272">
          <w:marLeft w:val="640"/>
          <w:marRight w:val="0"/>
          <w:marTop w:val="0"/>
          <w:marBottom w:val="0"/>
          <w:divBdr>
            <w:top w:val="none" w:sz="0" w:space="0" w:color="auto"/>
            <w:left w:val="none" w:sz="0" w:space="0" w:color="auto"/>
            <w:bottom w:val="none" w:sz="0" w:space="0" w:color="auto"/>
            <w:right w:val="none" w:sz="0" w:space="0" w:color="auto"/>
          </w:divBdr>
        </w:div>
        <w:div w:id="1154295146">
          <w:marLeft w:val="640"/>
          <w:marRight w:val="0"/>
          <w:marTop w:val="0"/>
          <w:marBottom w:val="0"/>
          <w:divBdr>
            <w:top w:val="none" w:sz="0" w:space="0" w:color="auto"/>
            <w:left w:val="none" w:sz="0" w:space="0" w:color="auto"/>
            <w:bottom w:val="none" w:sz="0" w:space="0" w:color="auto"/>
            <w:right w:val="none" w:sz="0" w:space="0" w:color="auto"/>
          </w:divBdr>
        </w:div>
        <w:div w:id="265504953">
          <w:marLeft w:val="640"/>
          <w:marRight w:val="0"/>
          <w:marTop w:val="0"/>
          <w:marBottom w:val="0"/>
          <w:divBdr>
            <w:top w:val="none" w:sz="0" w:space="0" w:color="auto"/>
            <w:left w:val="none" w:sz="0" w:space="0" w:color="auto"/>
            <w:bottom w:val="none" w:sz="0" w:space="0" w:color="auto"/>
            <w:right w:val="none" w:sz="0" w:space="0" w:color="auto"/>
          </w:divBdr>
        </w:div>
        <w:div w:id="1844203875">
          <w:marLeft w:val="640"/>
          <w:marRight w:val="0"/>
          <w:marTop w:val="0"/>
          <w:marBottom w:val="0"/>
          <w:divBdr>
            <w:top w:val="none" w:sz="0" w:space="0" w:color="auto"/>
            <w:left w:val="none" w:sz="0" w:space="0" w:color="auto"/>
            <w:bottom w:val="none" w:sz="0" w:space="0" w:color="auto"/>
            <w:right w:val="none" w:sz="0" w:space="0" w:color="auto"/>
          </w:divBdr>
        </w:div>
        <w:div w:id="2015954766">
          <w:marLeft w:val="640"/>
          <w:marRight w:val="0"/>
          <w:marTop w:val="0"/>
          <w:marBottom w:val="0"/>
          <w:divBdr>
            <w:top w:val="none" w:sz="0" w:space="0" w:color="auto"/>
            <w:left w:val="none" w:sz="0" w:space="0" w:color="auto"/>
            <w:bottom w:val="none" w:sz="0" w:space="0" w:color="auto"/>
            <w:right w:val="none" w:sz="0" w:space="0" w:color="auto"/>
          </w:divBdr>
        </w:div>
        <w:div w:id="2044136924">
          <w:marLeft w:val="640"/>
          <w:marRight w:val="0"/>
          <w:marTop w:val="0"/>
          <w:marBottom w:val="0"/>
          <w:divBdr>
            <w:top w:val="none" w:sz="0" w:space="0" w:color="auto"/>
            <w:left w:val="none" w:sz="0" w:space="0" w:color="auto"/>
            <w:bottom w:val="none" w:sz="0" w:space="0" w:color="auto"/>
            <w:right w:val="none" w:sz="0" w:space="0" w:color="auto"/>
          </w:divBdr>
        </w:div>
        <w:div w:id="1862820006">
          <w:marLeft w:val="640"/>
          <w:marRight w:val="0"/>
          <w:marTop w:val="0"/>
          <w:marBottom w:val="0"/>
          <w:divBdr>
            <w:top w:val="none" w:sz="0" w:space="0" w:color="auto"/>
            <w:left w:val="none" w:sz="0" w:space="0" w:color="auto"/>
            <w:bottom w:val="none" w:sz="0" w:space="0" w:color="auto"/>
            <w:right w:val="none" w:sz="0" w:space="0" w:color="auto"/>
          </w:divBdr>
        </w:div>
        <w:div w:id="855388183">
          <w:marLeft w:val="640"/>
          <w:marRight w:val="0"/>
          <w:marTop w:val="0"/>
          <w:marBottom w:val="0"/>
          <w:divBdr>
            <w:top w:val="none" w:sz="0" w:space="0" w:color="auto"/>
            <w:left w:val="none" w:sz="0" w:space="0" w:color="auto"/>
            <w:bottom w:val="none" w:sz="0" w:space="0" w:color="auto"/>
            <w:right w:val="none" w:sz="0" w:space="0" w:color="auto"/>
          </w:divBdr>
        </w:div>
        <w:div w:id="1115910302">
          <w:marLeft w:val="640"/>
          <w:marRight w:val="0"/>
          <w:marTop w:val="0"/>
          <w:marBottom w:val="0"/>
          <w:divBdr>
            <w:top w:val="none" w:sz="0" w:space="0" w:color="auto"/>
            <w:left w:val="none" w:sz="0" w:space="0" w:color="auto"/>
            <w:bottom w:val="none" w:sz="0" w:space="0" w:color="auto"/>
            <w:right w:val="none" w:sz="0" w:space="0" w:color="auto"/>
          </w:divBdr>
        </w:div>
        <w:div w:id="1515455683">
          <w:marLeft w:val="640"/>
          <w:marRight w:val="0"/>
          <w:marTop w:val="0"/>
          <w:marBottom w:val="0"/>
          <w:divBdr>
            <w:top w:val="none" w:sz="0" w:space="0" w:color="auto"/>
            <w:left w:val="none" w:sz="0" w:space="0" w:color="auto"/>
            <w:bottom w:val="none" w:sz="0" w:space="0" w:color="auto"/>
            <w:right w:val="none" w:sz="0" w:space="0" w:color="auto"/>
          </w:divBdr>
        </w:div>
        <w:div w:id="1561403882">
          <w:marLeft w:val="640"/>
          <w:marRight w:val="0"/>
          <w:marTop w:val="0"/>
          <w:marBottom w:val="0"/>
          <w:divBdr>
            <w:top w:val="none" w:sz="0" w:space="0" w:color="auto"/>
            <w:left w:val="none" w:sz="0" w:space="0" w:color="auto"/>
            <w:bottom w:val="none" w:sz="0" w:space="0" w:color="auto"/>
            <w:right w:val="none" w:sz="0" w:space="0" w:color="auto"/>
          </w:divBdr>
        </w:div>
        <w:div w:id="1804999466">
          <w:marLeft w:val="640"/>
          <w:marRight w:val="0"/>
          <w:marTop w:val="0"/>
          <w:marBottom w:val="0"/>
          <w:divBdr>
            <w:top w:val="none" w:sz="0" w:space="0" w:color="auto"/>
            <w:left w:val="none" w:sz="0" w:space="0" w:color="auto"/>
            <w:bottom w:val="none" w:sz="0" w:space="0" w:color="auto"/>
            <w:right w:val="none" w:sz="0" w:space="0" w:color="auto"/>
          </w:divBdr>
        </w:div>
        <w:div w:id="1486316252">
          <w:marLeft w:val="640"/>
          <w:marRight w:val="0"/>
          <w:marTop w:val="0"/>
          <w:marBottom w:val="0"/>
          <w:divBdr>
            <w:top w:val="none" w:sz="0" w:space="0" w:color="auto"/>
            <w:left w:val="none" w:sz="0" w:space="0" w:color="auto"/>
            <w:bottom w:val="none" w:sz="0" w:space="0" w:color="auto"/>
            <w:right w:val="none" w:sz="0" w:space="0" w:color="auto"/>
          </w:divBdr>
        </w:div>
        <w:div w:id="756638889">
          <w:marLeft w:val="640"/>
          <w:marRight w:val="0"/>
          <w:marTop w:val="0"/>
          <w:marBottom w:val="0"/>
          <w:divBdr>
            <w:top w:val="none" w:sz="0" w:space="0" w:color="auto"/>
            <w:left w:val="none" w:sz="0" w:space="0" w:color="auto"/>
            <w:bottom w:val="none" w:sz="0" w:space="0" w:color="auto"/>
            <w:right w:val="none" w:sz="0" w:space="0" w:color="auto"/>
          </w:divBdr>
        </w:div>
        <w:div w:id="322900841">
          <w:marLeft w:val="640"/>
          <w:marRight w:val="0"/>
          <w:marTop w:val="0"/>
          <w:marBottom w:val="0"/>
          <w:divBdr>
            <w:top w:val="none" w:sz="0" w:space="0" w:color="auto"/>
            <w:left w:val="none" w:sz="0" w:space="0" w:color="auto"/>
            <w:bottom w:val="none" w:sz="0" w:space="0" w:color="auto"/>
            <w:right w:val="none" w:sz="0" w:space="0" w:color="auto"/>
          </w:divBdr>
        </w:div>
        <w:div w:id="2022776847">
          <w:marLeft w:val="640"/>
          <w:marRight w:val="0"/>
          <w:marTop w:val="0"/>
          <w:marBottom w:val="0"/>
          <w:divBdr>
            <w:top w:val="none" w:sz="0" w:space="0" w:color="auto"/>
            <w:left w:val="none" w:sz="0" w:space="0" w:color="auto"/>
            <w:bottom w:val="none" w:sz="0" w:space="0" w:color="auto"/>
            <w:right w:val="none" w:sz="0" w:space="0" w:color="auto"/>
          </w:divBdr>
        </w:div>
        <w:div w:id="1370566165">
          <w:marLeft w:val="640"/>
          <w:marRight w:val="0"/>
          <w:marTop w:val="0"/>
          <w:marBottom w:val="0"/>
          <w:divBdr>
            <w:top w:val="none" w:sz="0" w:space="0" w:color="auto"/>
            <w:left w:val="none" w:sz="0" w:space="0" w:color="auto"/>
            <w:bottom w:val="none" w:sz="0" w:space="0" w:color="auto"/>
            <w:right w:val="none" w:sz="0" w:space="0" w:color="auto"/>
          </w:divBdr>
        </w:div>
        <w:div w:id="1668167472">
          <w:marLeft w:val="640"/>
          <w:marRight w:val="0"/>
          <w:marTop w:val="0"/>
          <w:marBottom w:val="0"/>
          <w:divBdr>
            <w:top w:val="none" w:sz="0" w:space="0" w:color="auto"/>
            <w:left w:val="none" w:sz="0" w:space="0" w:color="auto"/>
            <w:bottom w:val="none" w:sz="0" w:space="0" w:color="auto"/>
            <w:right w:val="none" w:sz="0" w:space="0" w:color="auto"/>
          </w:divBdr>
        </w:div>
        <w:div w:id="1202789657">
          <w:marLeft w:val="640"/>
          <w:marRight w:val="0"/>
          <w:marTop w:val="0"/>
          <w:marBottom w:val="0"/>
          <w:divBdr>
            <w:top w:val="none" w:sz="0" w:space="0" w:color="auto"/>
            <w:left w:val="none" w:sz="0" w:space="0" w:color="auto"/>
            <w:bottom w:val="none" w:sz="0" w:space="0" w:color="auto"/>
            <w:right w:val="none" w:sz="0" w:space="0" w:color="auto"/>
          </w:divBdr>
        </w:div>
        <w:div w:id="578563947">
          <w:marLeft w:val="640"/>
          <w:marRight w:val="0"/>
          <w:marTop w:val="0"/>
          <w:marBottom w:val="0"/>
          <w:divBdr>
            <w:top w:val="none" w:sz="0" w:space="0" w:color="auto"/>
            <w:left w:val="none" w:sz="0" w:space="0" w:color="auto"/>
            <w:bottom w:val="none" w:sz="0" w:space="0" w:color="auto"/>
            <w:right w:val="none" w:sz="0" w:space="0" w:color="auto"/>
          </w:divBdr>
        </w:div>
        <w:div w:id="1768697237">
          <w:marLeft w:val="640"/>
          <w:marRight w:val="0"/>
          <w:marTop w:val="0"/>
          <w:marBottom w:val="0"/>
          <w:divBdr>
            <w:top w:val="none" w:sz="0" w:space="0" w:color="auto"/>
            <w:left w:val="none" w:sz="0" w:space="0" w:color="auto"/>
            <w:bottom w:val="none" w:sz="0" w:space="0" w:color="auto"/>
            <w:right w:val="none" w:sz="0" w:space="0" w:color="auto"/>
          </w:divBdr>
        </w:div>
        <w:div w:id="1987279817">
          <w:marLeft w:val="640"/>
          <w:marRight w:val="0"/>
          <w:marTop w:val="0"/>
          <w:marBottom w:val="0"/>
          <w:divBdr>
            <w:top w:val="none" w:sz="0" w:space="0" w:color="auto"/>
            <w:left w:val="none" w:sz="0" w:space="0" w:color="auto"/>
            <w:bottom w:val="none" w:sz="0" w:space="0" w:color="auto"/>
            <w:right w:val="none" w:sz="0" w:space="0" w:color="auto"/>
          </w:divBdr>
        </w:div>
        <w:div w:id="126899582">
          <w:marLeft w:val="640"/>
          <w:marRight w:val="0"/>
          <w:marTop w:val="0"/>
          <w:marBottom w:val="0"/>
          <w:divBdr>
            <w:top w:val="none" w:sz="0" w:space="0" w:color="auto"/>
            <w:left w:val="none" w:sz="0" w:space="0" w:color="auto"/>
            <w:bottom w:val="none" w:sz="0" w:space="0" w:color="auto"/>
            <w:right w:val="none" w:sz="0" w:space="0" w:color="auto"/>
          </w:divBdr>
        </w:div>
        <w:div w:id="2099448026">
          <w:marLeft w:val="640"/>
          <w:marRight w:val="0"/>
          <w:marTop w:val="0"/>
          <w:marBottom w:val="0"/>
          <w:divBdr>
            <w:top w:val="none" w:sz="0" w:space="0" w:color="auto"/>
            <w:left w:val="none" w:sz="0" w:space="0" w:color="auto"/>
            <w:bottom w:val="none" w:sz="0" w:space="0" w:color="auto"/>
            <w:right w:val="none" w:sz="0" w:space="0" w:color="auto"/>
          </w:divBdr>
        </w:div>
        <w:div w:id="1889101570">
          <w:marLeft w:val="640"/>
          <w:marRight w:val="0"/>
          <w:marTop w:val="0"/>
          <w:marBottom w:val="0"/>
          <w:divBdr>
            <w:top w:val="none" w:sz="0" w:space="0" w:color="auto"/>
            <w:left w:val="none" w:sz="0" w:space="0" w:color="auto"/>
            <w:bottom w:val="none" w:sz="0" w:space="0" w:color="auto"/>
            <w:right w:val="none" w:sz="0" w:space="0" w:color="auto"/>
          </w:divBdr>
        </w:div>
        <w:div w:id="1460220524">
          <w:marLeft w:val="640"/>
          <w:marRight w:val="0"/>
          <w:marTop w:val="0"/>
          <w:marBottom w:val="0"/>
          <w:divBdr>
            <w:top w:val="none" w:sz="0" w:space="0" w:color="auto"/>
            <w:left w:val="none" w:sz="0" w:space="0" w:color="auto"/>
            <w:bottom w:val="none" w:sz="0" w:space="0" w:color="auto"/>
            <w:right w:val="none" w:sz="0" w:space="0" w:color="auto"/>
          </w:divBdr>
        </w:div>
        <w:div w:id="438379259">
          <w:marLeft w:val="640"/>
          <w:marRight w:val="0"/>
          <w:marTop w:val="0"/>
          <w:marBottom w:val="0"/>
          <w:divBdr>
            <w:top w:val="none" w:sz="0" w:space="0" w:color="auto"/>
            <w:left w:val="none" w:sz="0" w:space="0" w:color="auto"/>
            <w:bottom w:val="none" w:sz="0" w:space="0" w:color="auto"/>
            <w:right w:val="none" w:sz="0" w:space="0" w:color="auto"/>
          </w:divBdr>
        </w:div>
        <w:div w:id="1754424505">
          <w:marLeft w:val="640"/>
          <w:marRight w:val="0"/>
          <w:marTop w:val="0"/>
          <w:marBottom w:val="0"/>
          <w:divBdr>
            <w:top w:val="none" w:sz="0" w:space="0" w:color="auto"/>
            <w:left w:val="none" w:sz="0" w:space="0" w:color="auto"/>
            <w:bottom w:val="none" w:sz="0" w:space="0" w:color="auto"/>
            <w:right w:val="none" w:sz="0" w:space="0" w:color="auto"/>
          </w:divBdr>
        </w:div>
        <w:div w:id="1954288832">
          <w:marLeft w:val="640"/>
          <w:marRight w:val="0"/>
          <w:marTop w:val="0"/>
          <w:marBottom w:val="0"/>
          <w:divBdr>
            <w:top w:val="none" w:sz="0" w:space="0" w:color="auto"/>
            <w:left w:val="none" w:sz="0" w:space="0" w:color="auto"/>
            <w:bottom w:val="none" w:sz="0" w:space="0" w:color="auto"/>
            <w:right w:val="none" w:sz="0" w:space="0" w:color="auto"/>
          </w:divBdr>
        </w:div>
        <w:div w:id="89207914">
          <w:marLeft w:val="640"/>
          <w:marRight w:val="0"/>
          <w:marTop w:val="0"/>
          <w:marBottom w:val="0"/>
          <w:divBdr>
            <w:top w:val="none" w:sz="0" w:space="0" w:color="auto"/>
            <w:left w:val="none" w:sz="0" w:space="0" w:color="auto"/>
            <w:bottom w:val="none" w:sz="0" w:space="0" w:color="auto"/>
            <w:right w:val="none" w:sz="0" w:space="0" w:color="auto"/>
          </w:divBdr>
        </w:div>
        <w:div w:id="1912275738">
          <w:marLeft w:val="640"/>
          <w:marRight w:val="0"/>
          <w:marTop w:val="0"/>
          <w:marBottom w:val="0"/>
          <w:divBdr>
            <w:top w:val="none" w:sz="0" w:space="0" w:color="auto"/>
            <w:left w:val="none" w:sz="0" w:space="0" w:color="auto"/>
            <w:bottom w:val="none" w:sz="0" w:space="0" w:color="auto"/>
            <w:right w:val="none" w:sz="0" w:space="0" w:color="auto"/>
          </w:divBdr>
        </w:div>
        <w:div w:id="369190894">
          <w:marLeft w:val="640"/>
          <w:marRight w:val="0"/>
          <w:marTop w:val="0"/>
          <w:marBottom w:val="0"/>
          <w:divBdr>
            <w:top w:val="none" w:sz="0" w:space="0" w:color="auto"/>
            <w:left w:val="none" w:sz="0" w:space="0" w:color="auto"/>
            <w:bottom w:val="none" w:sz="0" w:space="0" w:color="auto"/>
            <w:right w:val="none" w:sz="0" w:space="0" w:color="auto"/>
          </w:divBdr>
        </w:div>
        <w:div w:id="1681929230">
          <w:marLeft w:val="640"/>
          <w:marRight w:val="0"/>
          <w:marTop w:val="0"/>
          <w:marBottom w:val="0"/>
          <w:divBdr>
            <w:top w:val="none" w:sz="0" w:space="0" w:color="auto"/>
            <w:left w:val="none" w:sz="0" w:space="0" w:color="auto"/>
            <w:bottom w:val="none" w:sz="0" w:space="0" w:color="auto"/>
            <w:right w:val="none" w:sz="0" w:space="0" w:color="auto"/>
          </w:divBdr>
        </w:div>
        <w:div w:id="762146437">
          <w:marLeft w:val="640"/>
          <w:marRight w:val="0"/>
          <w:marTop w:val="0"/>
          <w:marBottom w:val="0"/>
          <w:divBdr>
            <w:top w:val="none" w:sz="0" w:space="0" w:color="auto"/>
            <w:left w:val="none" w:sz="0" w:space="0" w:color="auto"/>
            <w:bottom w:val="none" w:sz="0" w:space="0" w:color="auto"/>
            <w:right w:val="none" w:sz="0" w:space="0" w:color="auto"/>
          </w:divBdr>
        </w:div>
        <w:div w:id="2047827999">
          <w:marLeft w:val="640"/>
          <w:marRight w:val="0"/>
          <w:marTop w:val="0"/>
          <w:marBottom w:val="0"/>
          <w:divBdr>
            <w:top w:val="none" w:sz="0" w:space="0" w:color="auto"/>
            <w:left w:val="none" w:sz="0" w:space="0" w:color="auto"/>
            <w:bottom w:val="none" w:sz="0" w:space="0" w:color="auto"/>
            <w:right w:val="none" w:sz="0" w:space="0" w:color="auto"/>
          </w:divBdr>
        </w:div>
        <w:div w:id="1948344888">
          <w:marLeft w:val="640"/>
          <w:marRight w:val="0"/>
          <w:marTop w:val="0"/>
          <w:marBottom w:val="0"/>
          <w:divBdr>
            <w:top w:val="none" w:sz="0" w:space="0" w:color="auto"/>
            <w:left w:val="none" w:sz="0" w:space="0" w:color="auto"/>
            <w:bottom w:val="none" w:sz="0" w:space="0" w:color="auto"/>
            <w:right w:val="none" w:sz="0" w:space="0" w:color="auto"/>
          </w:divBdr>
        </w:div>
        <w:div w:id="406997757">
          <w:marLeft w:val="640"/>
          <w:marRight w:val="0"/>
          <w:marTop w:val="0"/>
          <w:marBottom w:val="0"/>
          <w:divBdr>
            <w:top w:val="none" w:sz="0" w:space="0" w:color="auto"/>
            <w:left w:val="none" w:sz="0" w:space="0" w:color="auto"/>
            <w:bottom w:val="none" w:sz="0" w:space="0" w:color="auto"/>
            <w:right w:val="none" w:sz="0" w:space="0" w:color="auto"/>
          </w:divBdr>
        </w:div>
        <w:div w:id="264921576">
          <w:marLeft w:val="640"/>
          <w:marRight w:val="0"/>
          <w:marTop w:val="0"/>
          <w:marBottom w:val="0"/>
          <w:divBdr>
            <w:top w:val="none" w:sz="0" w:space="0" w:color="auto"/>
            <w:left w:val="none" w:sz="0" w:space="0" w:color="auto"/>
            <w:bottom w:val="none" w:sz="0" w:space="0" w:color="auto"/>
            <w:right w:val="none" w:sz="0" w:space="0" w:color="auto"/>
          </w:divBdr>
        </w:div>
        <w:div w:id="427384606">
          <w:marLeft w:val="640"/>
          <w:marRight w:val="0"/>
          <w:marTop w:val="0"/>
          <w:marBottom w:val="0"/>
          <w:divBdr>
            <w:top w:val="none" w:sz="0" w:space="0" w:color="auto"/>
            <w:left w:val="none" w:sz="0" w:space="0" w:color="auto"/>
            <w:bottom w:val="none" w:sz="0" w:space="0" w:color="auto"/>
            <w:right w:val="none" w:sz="0" w:space="0" w:color="auto"/>
          </w:divBdr>
        </w:div>
        <w:div w:id="1596018329">
          <w:marLeft w:val="640"/>
          <w:marRight w:val="0"/>
          <w:marTop w:val="0"/>
          <w:marBottom w:val="0"/>
          <w:divBdr>
            <w:top w:val="none" w:sz="0" w:space="0" w:color="auto"/>
            <w:left w:val="none" w:sz="0" w:space="0" w:color="auto"/>
            <w:bottom w:val="none" w:sz="0" w:space="0" w:color="auto"/>
            <w:right w:val="none" w:sz="0" w:space="0" w:color="auto"/>
          </w:divBdr>
        </w:div>
      </w:divsChild>
    </w:div>
    <w:div w:id="1521504462">
      <w:marLeft w:val="0"/>
      <w:marRight w:val="0"/>
      <w:marTop w:val="0"/>
      <w:marBottom w:val="0"/>
      <w:divBdr>
        <w:top w:val="none" w:sz="0" w:space="0" w:color="auto"/>
        <w:left w:val="none" w:sz="0" w:space="0" w:color="auto"/>
        <w:bottom w:val="none" w:sz="0" w:space="0" w:color="auto"/>
        <w:right w:val="none" w:sz="0" w:space="0" w:color="auto"/>
      </w:divBdr>
    </w:div>
    <w:div w:id="1521701192">
      <w:bodyDiv w:val="1"/>
      <w:marLeft w:val="0"/>
      <w:marRight w:val="0"/>
      <w:marTop w:val="0"/>
      <w:marBottom w:val="0"/>
      <w:divBdr>
        <w:top w:val="none" w:sz="0" w:space="0" w:color="auto"/>
        <w:left w:val="none" w:sz="0" w:space="0" w:color="auto"/>
        <w:bottom w:val="none" w:sz="0" w:space="0" w:color="auto"/>
        <w:right w:val="none" w:sz="0" w:space="0" w:color="auto"/>
      </w:divBdr>
      <w:divsChild>
        <w:div w:id="8337069">
          <w:marLeft w:val="640"/>
          <w:marRight w:val="0"/>
          <w:marTop w:val="0"/>
          <w:marBottom w:val="0"/>
          <w:divBdr>
            <w:top w:val="none" w:sz="0" w:space="0" w:color="auto"/>
            <w:left w:val="none" w:sz="0" w:space="0" w:color="auto"/>
            <w:bottom w:val="none" w:sz="0" w:space="0" w:color="auto"/>
            <w:right w:val="none" w:sz="0" w:space="0" w:color="auto"/>
          </w:divBdr>
        </w:div>
        <w:div w:id="100103562">
          <w:marLeft w:val="640"/>
          <w:marRight w:val="0"/>
          <w:marTop w:val="0"/>
          <w:marBottom w:val="0"/>
          <w:divBdr>
            <w:top w:val="none" w:sz="0" w:space="0" w:color="auto"/>
            <w:left w:val="none" w:sz="0" w:space="0" w:color="auto"/>
            <w:bottom w:val="none" w:sz="0" w:space="0" w:color="auto"/>
            <w:right w:val="none" w:sz="0" w:space="0" w:color="auto"/>
          </w:divBdr>
        </w:div>
        <w:div w:id="220799475">
          <w:marLeft w:val="640"/>
          <w:marRight w:val="0"/>
          <w:marTop w:val="0"/>
          <w:marBottom w:val="0"/>
          <w:divBdr>
            <w:top w:val="none" w:sz="0" w:space="0" w:color="auto"/>
            <w:left w:val="none" w:sz="0" w:space="0" w:color="auto"/>
            <w:bottom w:val="none" w:sz="0" w:space="0" w:color="auto"/>
            <w:right w:val="none" w:sz="0" w:space="0" w:color="auto"/>
          </w:divBdr>
        </w:div>
        <w:div w:id="266624159">
          <w:marLeft w:val="640"/>
          <w:marRight w:val="0"/>
          <w:marTop w:val="0"/>
          <w:marBottom w:val="0"/>
          <w:divBdr>
            <w:top w:val="none" w:sz="0" w:space="0" w:color="auto"/>
            <w:left w:val="none" w:sz="0" w:space="0" w:color="auto"/>
            <w:bottom w:val="none" w:sz="0" w:space="0" w:color="auto"/>
            <w:right w:val="none" w:sz="0" w:space="0" w:color="auto"/>
          </w:divBdr>
        </w:div>
        <w:div w:id="273708147">
          <w:marLeft w:val="640"/>
          <w:marRight w:val="0"/>
          <w:marTop w:val="0"/>
          <w:marBottom w:val="0"/>
          <w:divBdr>
            <w:top w:val="none" w:sz="0" w:space="0" w:color="auto"/>
            <w:left w:val="none" w:sz="0" w:space="0" w:color="auto"/>
            <w:bottom w:val="none" w:sz="0" w:space="0" w:color="auto"/>
            <w:right w:val="none" w:sz="0" w:space="0" w:color="auto"/>
          </w:divBdr>
        </w:div>
        <w:div w:id="300501652">
          <w:marLeft w:val="640"/>
          <w:marRight w:val="0"/>
          <w:marTop w:val="0"/>
          <w:marBottom w:val="0"/>
          <w:divBdr>
            <w:top w:val="none" w:sz="0" w:space="0" w:color="auto"/>
            <w:left w:val="none" w:sz="0" w:space="0" w:color="auto"/>
            <w:bottom w:val="none" w:sz="0" w:space="0" w:color="auto"/>
            <w:right w:val="none" w:sz="0" w:space="0" w:color="auto"/>
          </w:divBdr>
        </w:div>
        <w:div w:id="344284586">
          <w:marLeft w:val="640"/>
          <w:marRight w:val="0"/>
          <w:marTop w:val="0"/>
          <w:marBottom w:val="0"/>
          <w:divBdr>
            <w:top w:val="none" w:sz="0" w:space="0" w:color="auto"/>
            <w:left w:val="none" w:sz="0" w:space="0" w:color="auto"/>
            <w:bottom w:val="none" w:sz="0" w:space="0" w:color="auto"/>
            <w:right w:val="none" w:sz="0" w:space="0" w:color="auto"/>
          </w:divBdr>
        </w:div>
        <w:div w:id="488598727">
          <w:marLeft w:val="640"/>
          <w:marRight w:val="0"/>
          <w:marTop w:val="0"/>
          <w:marBottom w:val="0"/>
          <w:divBdr>
            <w:top w:val="none" w:sz="0" w:space="0" w:color="auto"/>
            <w:left w:val="none" w:sz="0" w:space="0" w:color="auto"/>
            <w:bottom w:val="none" w:sz="0" w:space="0" w:color="auto"/>
            <w:right w:val="none" w:sz="0" w:space="0" w:color="auto"/>
          </w:divBdr>
        </w:div>
        <w:div w:id="489518082">
          <w:marLeft w:val="640"/>
          <w:marRight w:val="0"/>
          <w:marTop w:val="0"/>
          <w:marBottom w:val="0"/>
          <w:divBdr>
            <w:top w:val="none" w:sz="0" w:space="0" w:color="auto"/>
            <w:left w:val="none" w:sz="0" w:space="0" w:color="auto"/>
            <w:bottom w:val="none" w:sz="0" w:space="0" w:color="auto"/>
            <w:right w:val="none" w:sz="0" w:space="0" w:color="auto"/>
          </w:divBdr>
        </w:div>
        <w:div w:id="520823817">
          <w:marLeft w:val="640"/>
          <w:marRight w:val="0"/>
          <w:marTop w:val="0"/>
          <w:marBottom w:val="0"/>
          <w:divBdr>
            <w:top w:val="none" w:sz="0" w:space="0" w:color="auto"/>
            <w:left w:val="none" w:sz="0" w:space="0" w:color="auto"/>
            <w:bottom w:val="none" w:sz="0" w:space="0" w:color="auto"/>
            <w:right w:val="none" w:sz="0" w:space="0" w:color="auto"/>
          </w:divBdr>
        </w:div>
        <w:div w:id="623463226">
          <w:marLeft w:val="640"/>
          <w:marRight w:val="0"/>
          <w:marTop w:val="0"/>
          <w:marBottom w:val="0"/>
          <w:divBdr>
            <w:top w:val="none" w:sz="0" w:space="0" w:color="auto"/>
            <w:left w:val="none" w:sz="0" w:space="0" w:color="auto"/>
            <w:bottom w:val="none" w:sz="0" w:space="0" w:color="auto"/>
            <w:right w:val="none" w:sz="0" w:space="0" w:color="auto"/>
          </w:divBdr>
        </w:div>
        <w:div w:id="633829882">
          <w:marLeft w:val="640"/>
          <w:marRight w:val="0"/>
          <w:marTop w:val="0"/>
          <w:marBottom w:val="0"/>
          <w:divBdr>
            <w:top w:val="none" w:sz="0" w:space="0" w:color="auto"/>
            <w:left w:val="none" w:sz="0" w:space="0" w:color="auto"/>
            <w:bottom w:val="none" w:sz="0" w:space="0" w:color="auto"/>
            <w:right w:val="none" w:sz="0" w:space="0" w:color="auto"/>
          </w:divBdr>
        </w:div>
        <w:div w:id="704791618">
          <w:marLeft w:val="640"/>
          <w:marRight w:val="0"/>
          <w:marTop w:val="0"/>
          <w:marBottom w:val="0"/>
          <w:divBdr>
            <w:top w:val="none" w:sz="0" w:space="0" w:color="auto"/>
            <w:left w:val="none" w:sz="0" w:space="0" w:color="auto"/>
            <w:bottom w:val="none" w:sz="0" w:space="0" w:color="auto"/>
            <w:right w:val="none" w:sz="0" w:space="0" w:color="auto"/>
          </w:divBdr>
        </w:div>
        <w:div w:id="720977179">
          <w:marLeft w:val="640"/>
          <w:marRight w:val="0"/>
          <w:marTop w:val="0"/>
          <w:marBottom w:val="0"/>
          <w:divBdr>
            <w:top w:val="none" w:sz="0" w:space="0" w:color="auto"/>
            <w:left w:val="none" w:sz="0" w:space="0" w:color="auto"/>
            <w:bottom w:val="none" w:sz="0" w:space="0" w:color="auto"/>
            <w:right w:val="none" w:sz="0" w:space="0" w:color="auto"/>
          </w:divBdr>
        </w:div>
        <w:div w:id="803085214">
          <w:marLeft w:val="640"/>
          <w:marRight w:val="0"/>
          <w:marTop w:val="0"/>
          <w:marBottom w:val="0"/>
          <w:divBdr>
            <w:top w:val="none" w:sz="0" w:space="0" w:color="auto"/>
            <w:left w:val="none" w:sz="0" w:space="0" w:color="auto"/>
            <w:bottom w:val="none" w:sz="0" w:space="0" w:color="auto"/>
            <w:right w:val="none" w:sz="0" w:space="0" w:color="auto"/>
          </w:divBdr>
        </w:div>
        <w:div w:id="896471813">
          <w:marLeft w:val="640"/>
          <w:marRight w:val="0"/>
          <w:marTop w:val="0"/>
          <w:marBottom w:val="0"/>
          <w:divBdr>
            <w:top w:val="none" w:sz="0" w:space="0" w:color="auto"/>
            <w:left w:val="none" w:sz="0" w:space="0" w:color="auto"/>
            <w:bottom w:val="none" w:sz="0" w:space="0" w:color="auto"/>
            <w:right w:val="none" w:sz="0" w:space="0" w:color="auto"/>
          </w:divBdr>
        </w:div>
        <w:div w:id="913394634">
          <w:marLeft w:val="640"/>
          <w:marRight w:val="0"/>
          <w:marTop w:val="0"/>
          <w:marBottom w:val="0"/>
          <w:divBdr>
            <w:top w:val="none" w:sz="0" w:space="0" w:color="auto"/>
            <w:left w:val="none" w:sz="0" w:space="0" w:color="auto"/>
            <w:bottom w:val="none" w:sz="0" w:space="0" w:color="auto"/>
            <w:right w:val="none" w:sz="0" w:space="0" w:color="auto"/>
          </w:divBdr>
        </w:div>
        <w:div w:id="987440900">
          <w:marLeft w:val="640"/>
          <w:marRight w:val="0"/>
          <w:marTop w:val="0"/>
          <w:marBottom w:val="0"/>
          <w:divBdr>
            <w:top w:val="none" w:sz="0" w:space="0" w:color="auto"/>
            <w:left w:val="none" w:sz="0" w:space="0" w:color="auto"/>
            <w:bottom w:val="none" w:sz="0" w:space="0" w:color="auto"/>
            <w:right w:val="none" w:sz="0" w:space="0" w:color="auto"/>
          </w:divBdr>
        </w:div>
        <w:div w:id="1026515440">
          <w:marLeft w:val="640"/>
          <w:marRight w:val="0"/>
          <w:marTop w:val="0"/>
          <w:marBottom w:val="0"/>
          <w:divBdr>
            <w:top w:val="none" w:sz="0" w:space="0" w:color="auto"/>
            <w:left w:val="none" w:sz="0" w:space="0" w:color="auto"/>
            <w:bottom w:val="none" w:sz="0" w:space="0" w:color="auto"/>
            <w:right w:val="none" w:sz="0" w:space="0" w:color="auto"/>
          </w:divBdr>
        </w:div>
        <w:div w:id="1079405810">
          <w:marLeft w:val="640"/>
          <w:marRight w:val="0"/>
          <w:marTop w:val="0"/>
          <w:marBottom w:val="0"/>
          <w:divBdr>
            <w:top w:val="none" w:sz="0" w:space="0" w:color="auto"/>
            <w:left w:val="none" w:sz="0" w:space="0" w:color="auto"/>
            <w:bottom w:val="none" w:sz="0" w:space="0" w:color="auto"/>
            <w:right w:val="none" w:sz="0" w:space="0" w:color="auto"/>
          </w:divBdr>
        </w:div>
        <w:div w:id="1101796987">
          <w:marLeft w:val="640"/>
          <w:marRight w:val="0"/>
          <w:marTop w:val="0"/>
          <w:marBottom w:val="0"/>
          <w:divBdr>
            <w:top w:val="none" w:sz="0" w:space="0" w:color="auto"/>
            <w:left w:val="none" w:sz="0" w:space="0" w:color="auto"/>
            <w:bottom w:val="none" w:sz="0" w:space="0" w:color="auto"/>
            <w:right w:val="none" w:sz="0" w:space="0" w:color="auto"/>
          </w:divBdr>
        </w:div>
        <w:div w:id="1102072075">
          <w:marLeft w:val="640"/>
          <w:marRight w:val="0"/>
          <w:marTop w:val="0"/>
          <w:marBottom w:val="0"/>
          <w:divBdr>
            <w:top w:val="none" w:sz="0" w:space="0" w:color="auto"/>
            <w:left w:val="none" w:sz="0" w:space="0" w:color="auto"/>
            <w:bottom w:val="none" w:sz="0" w:space="0" w:color="auto"/>
            <w:right w:val="none" w:sz="0" w:space="0" w:color="auto"/>
          </w:divBdr>
        </w:div>
        <w:div w:id="1136337468">
          <w:marLeft w:val="640"/>
          <w:marRight w:val="0"/>
          <w:marTop w:val="0"/>
          <w:marBottom w:val="0"/>
          <w:divBdr>
            <w:top w:val="none" w:sz="0" w:space="0" w:color="auto"/>
            <w:left w:val="none" w:sz="0" w:space="0" w:color="auto"/>
            <w:bottom w:val="none" w:sz="0" w:space="0" w:color="auto"/>
            <w:right w:val="none" w:sz="0" w:space="0" w:color="auto"/>
          </w:divBdr>
        </w:div>
        <w:div w:id="1157451275">
          <w:marLeft w:val="640"/>
          <w:marRight w:val="0"/>
          <w:marTop w:val="0"/>
          <w:marBottom w:val="0"/>
          <w:divBdr>
            <w:top w:val="none" w:sz="0" w:space="0" w:color="auto"/>
            <w:left w:val="none" w:sz="0" w:space="0" w:color="auto"/>
            <w:bottom w:val="none" w:sz="0" w:space="0" w:color="auto"/>
            <w:right w:val="none" w:sz="0" w:space="0" w:color="auto"/>
          </w:divBdr>
        </w:div>
        <w:div w:id="1249927323">
          <w:marLeft w:val="640"/>
          <w:marRight w:val="0"/>
          <w:marTop w:val="0"/>
          <w:marBottom w:val="0"/>
          <w:divBdr>
            <w:top w:val="none" w:sz="0" w:space="0" w:color="auto"/>
            <w:left w:val="none" w:sz="0" w:space="0" w:color="auto"/>
            <w:bottom w:val="none" w:sz="0" w:space="0" w:color="auto"/>
            <w:right w:val="none" w:sz="0" w:space="0" w:color="auto"/>
          </w:divBdr>
        </w:div>
        <w:div w:id="1311788002">
          <w:marLeft w:val="640"/>
          <w:marRight w:val="0"/>
          <w:marTop w:val="0"/>
          <w:marBottom w:val="0"/>
          <w:divBdr>
            <w:top w:val="none" w:sz="0" w:space="0" w:color="auto"/>
            <w:left w:val="none" w:sz="0" w:space="0" w:color="auto"/>
            <w:bottom w:val="none" w:sz="0" w:space="0" w:color="auto"/>
            <w:right w:val="none" w:sz="0" w:space="0" w:color="auto"/>
          </w:divBdr>
        </w:div>
        <w:div w:id="1321735924">
          <w:marLeft w:val="640"/>
          <w:marRight w:val="0"/>
          <w:marTop w:val="0"/>
          <w:marBottom w:val="0"/>
          <w:divBdr>
            <w:top w:val="none" w:sz="0" w:space="0" w:color="auto"/>
            <w:left w:val="none" w:sz="0" w:space="0" w:color="auto"/>
            <w:bottom w:val="none" w:sz="0" w:space="0" w:color="auto"/>
            <w:right w:val="none" w:sz="0" w:space="0" w:color="auto"/>
          </w:divBdr>
        </w:div>
        <w:div w:id="1354458044">
          <w:marLeft w:val="640"/>
          <w:marRight w:val="0"/>
          <w:marTop w:val="0"/>
          <w:marBottom w:val="0"/>
          <w:divBdr>
            <w:top w:val="none" w:sz="0" w:space="0" w:color="auto"/>
            <w:left w:val="none" w:sz="0" w:space="0" w:color="auto"/>
            <w:bottom w:val="none" w:sz="0" w:space="0" w:color="auto"/>
            <w:right w:val="none" w:sz="0" w:space="0" w:color="auto"/>
          </w:divBdr>
        </w:div>
        <w:div w:id="1358695178">
          <w:marLeft w:val="640"/>
          <w:marRight w:val="0"/>
          <w:marTop w:val="0"/>
          <w:marBottom w:val="0"/>
          <w:divBdr>
            <w:top w:val="none" w:sz="0" w:space="0" w:color="auto"/>
            <w:left w:val="none" w:sz="0" w:space="0" w:color="auto"/>
            <w:bottom w:val="none" w:sz="0" w:space="0" w:color="auto"/>
            <w:right w:val="none" w:sz="0" w:space="0" w:color="auto"/>
          </w:divBdr>
        </w:div>
        <w:div w:id="1360819820">
          <w:marLeft w:val="640"/>
          <w:marRight w:val="0"/>
          <w:marTop w:val="0"/>
          <w:marBottom w:val="0"/>
          <w:divBdr>
            <w:top w:val="none" w:sz="0" w:space="0" w:color="auto"/>
            <w:left w:val="none" w:sz="0" w:space="0" w:color="auto"/>
            <w:bottom w:val="none" w:sz="0" w:space="0" w:color="auto"/>
            <w:right w:val="none" w:sz="0" w:space="0" w:color="auto"/>
          </w:divBdr>
        </w:div>
        <w:div w:id="1372462519">
          <w:marLeft w:val="640"/>
          <w:marRight w:val="0"/>
          <w:marTop w:val="0"/>
          <w:marBottom w:val="0"/>
          <w:divBdr>
            <w:top w:val="none" w:sz="0" w:space="0" w:color="auto"/>
            <w:left w:val="none" w:sz="0" w:space="0" w:color="auto"/>
            <w:bottom w:val="none" w:sz="0" w:space="0" w:color="auto"/>
            <w:right w:val="none" w:sz="0" w:space="0" w:color="auto"/>
          </w:divBdr>
        </w:div>
        <w:div w:id="1417441641">
          <w:marLeft w:val="640"/>
          <w:marRight w:val="0"/>
          <w:marTop w:val="0"/>
          <w:marBottom w:val="0"/>
          <w:divBdr>
            <w:top w:val="none" w:sz="0" w:space="0" w:color="auto"/>
            <w:left w:val="none" w:sz="0" w:space="0" w:color="auto"/>
            <w:bottom w:val="none" w:sz="0" w:space="0" w:color="auto"/>
            <w:right w:val="none" w:sz="0" w:space="0" w:color="auto"/>
          </w:divBdr>
        </w:div>
        <w:div w:id="1459303418">
          <w:marLeft w:val="640"/>
          <w:marRight w:val="0"/>
          <w:marTop w:val="0"/>
          <w:marBottom w:val="0"/>
          <w:divBdr>
            <w:top w:val="none" w:sz="0" w:space="0" w:color="auto"/>
            <w:left w:val="none" w:sz="0" w:space="0" w:color="auto"/>
            <w:bottom w:val="none" w:sz="0" w:space="0" w:color="auto"/>
            <w:right w:val="none" w:sz="0" w:space="0" w:color="auto"/>
          </w:divBdr>
        </w:div>
        <w:div w:id="1496989976">
          <w:marLeft w:val="640"/>
          <w:marRight w:val="0"/>
          <w:marTop w:val="0"/>
          <w:marBottom w:val="0"/>
          <w:divBdr>
            <w:top w:val="none" w:sz="0" w:space="0" w:color="auto"/>
            <w:left w:val="none" w:sz="0" w:space="0" w:color="auto"/>
            <w:bottom w:val="none" w:sz="0" w:space="0" w:color="auto"/>
            <w:right w:val="none" w:sz="0" w:space="0" w:color="auto"/>
          </w:divBdr>
        </w:div>
        <w:div w:id="1526023276">
          <w:marLeft w:val="640"/>
          <w:marRight w:val="0"/>
          <w:marTop w:val="0"/>
          <w:marBottom w:val="0"/>
          <w:divBdr>
            <w:top w:val="none" w:sz="0" w:space="0" w:color="auto"/>
            <w:left w:val="none" w:sz="0" w:space="0" w:color="auto"/>
            <w:bottom w:val="none" w:sz="0" w:space="0" w:color="auto"/>
            <w:right w:val="none" w:sz="0" w:space="0" w:color="auto"/>
          </w:divBdr>
        </w:div>
        <w:div w:id="1526821709">
          <w:marLeft w:val="640"/>
          <w:marRight w:val="0"/>
          <w:marTop w:val="0"/>
          <w:marBottom w:val="0"/>
          <w:divBdr>
            <w:top w:val="none" w:sz="0" w:space="0" w:color="auto"/>
            <w:left w:val="none" w:sz="0" w:space="0" w:color="auto"/>
            <w:bottom w:val="none" w:sz="0" w:space="0" w:color="auto"/>
            <w:right w:val="none" w:sz="0" w:space="0" w:color="auto"/>
          </w:divBdr>
        </w:div>
        <w:div w:id="1605530052">
          <w:marLeft w:val="640"/>
          <w:marRight w:val="0"/>
          <w:marTop w:val="0"/>
          <w:marBottom w:val="0"/>
          <w:divBdr>
            <w:top w:val="none" w:sz="0" w:space="0" w:color="auto"/>
            <w:left w:val="none" w:sz="0" w:space="0" w:color="auto"/>
            <w:bottom w:val="none" w:sz="0" w:space="0" w:color="auto"/>
            <w:right w:val="none" w:sz="0" w:space="0" w:color="auto"/>
          </w:divBdr>
        </w:div>
        <w:div w:id="1605721909">
          <w:marLeft w:val="640"/>
          <w:marRight w:val="0"/>
          <w:marTop w:val="0"/>
          <w:marBottom w:val="0"/>
          <w:divBdr>
            <w:top w:val="none" w:sz="0" w:space="0" w:color="auto"/>
            <w:left w:val="none" w:sz="0" w:space="0" w:color="auto"/>
            <w:bottom w:val="none" w:sz="0" w:space="0" w:color="auto"/>
            <w:right w:val="none" w:sz="0" w:space="0" w:color="auto"/>
          </w:divBdr>
        </w:div>
        <w:div w:id="1618827043">
          <w:marLeft w:val="640"/>
          <w:marRight w:val="0"/>
          <w:marTop w:val="0"/>
          <w:marBottom w:val="0"/>
          <w:divBdr>
            <w:top w:val="none" w:sz="0" w:space="0" w:color="auto"/>
            <w:left w:val="none" w:sz="0" w:space="0" w:color="auto"/>
            <w:bottom w:val="none" w:sz="0" w:space="0" w:color="auto"/>
            <w:right w:val="none" w:sz="0" w:space="0" w:color="auto"/>
          </w:divBdr>
        </w:div>
        <w:div w:id="1696155733">
          <w:marLeft w:val="640"/>
          <w:marRight w:val="0"/>
          <w:marTop w:val="0"/>
          <w:marBottom w:val="0"/>
          <w:divBdr>
            <w:top w:val="none" w:sz="0" w:space="0" w:color="auto"/>
            <w:left w:val="none" w:sz="0" w:space="0" w:color="auto"/>
            <w:bottom w:val="none" w:sz="0" w:space="0" w:color="auto"/>
            <w:right w:val="none" w:sz="0" w:space="0" w:color="auto"/>
          </w:divBdr>
        </w:div>
        <w:div w:id="1729955661">
          <w:marLeft w:val="640"/>
          <w:marRight w:val="0"/>
          <w:marTop w:val="0"/>
          <w:marBottom w:val="0"/>
          <w:divBdr>
            <w:top w:val="none" w:sz="0" w:space="0" w:color="auto"/>
            <w:left w:val="none" w:sz="0" w:space="0" w:color="auto"/>
            <w:bottom w:val="none" w:sz="0" w:space="0" w:color="auto"/>
            <w:right w:val="none" w:sz="0" w:space="0" w:color="auto"/>
          </w:divBdr>
        </w:div>
        <w:div w:id="1758595370">
          <w:marLeft w:val="640"/>
          <w:marRight w:val="0"/>
          <w:marTop w:val="0"/>
          <w:marBottom w:val="0"/>
          <w:divBdr>
            <w:top w:val="none" w:sz="0" w:space="0" w:color="auto"/>
            <w:left w:val="none" w:sz="0" w:space="0" w:color="auto"/>
            <w:bottom w:val="none" w:sz="0" w:space="0" w:color="auto"/>
            <w:right w:val="none" w:sz="0" w:space="0" w:color="auto"/>
          </w:divBdr>
        </w:div>
        <w:div w:id="1813672367">
          <w:marLeft w:val="640"/>
          <w:marRight w:val="0"/>
          <w:marTop w:val="0"/>
          <w:marBottom w:val="0"/>
          <w:divBdr>
            <w:top w:val="none" w:sz="0" w:space="0" w:color="auto"/>
            <w:left w:val="none" w:sz="0" w:space="0" w:color="auto"/>
            <w:bottom w:val="none" w:sz="0" w:space="0" w:color="auto"/>
            <w:right w:val="none" w:sz="0" w:space="0" w:color="auto"/>
          </w:divBdr>
        </w:div>
        <w:div w:id="1844127643">
          <w:marLeft w:val="640"/>
          <w:marRight w:val="0"/>
          <w:marTop w:val="0"/>
          <w:marBottom w:val="0"/>
          <w:divBdr>
            <w:top w:val="none" w:sz="0" w:space="0" w:color="auto"/>
            <w:left w:val="none" w:sz="0" w:space="0" w:color="auto"/>
            <w:bottom w:val="none" w:sz="0" w:space="0" w:color="auto"/>
            <w:right w:val="none" w:sz="0" w:space="0" w:color="auto"/>
          </w:divBdr>
        </w:div>
        <w:div w:id="1912156131">
          <w:marLeft w:val="640"/>
          <w:marRight w:val="0"/>
          <w:marTop w:val="0"/>
          <w:marBottom w:val="0"/>
          <w:divBdr>
            <w:top w:val="none" w:sz="0" w:space="0" w:color="auto"/>
            <w:left w:val="none" w:sz="0" w:space="0" w:color="auto"/>
            <w:bottom w:val="none" w:sz="0" w:space="0" w:color="auto"/>
            <w:right w:val="none" w:sz="0" w:space="0" w:color="auto"/>
          </w:divBdr>
        </w:div>
        <w:div w:id="1937398025">
          <w:marLeft w:val="640"/>
          <w:marRight w:val="0"/>
          <w:marTop w:val="0"/>
          <w:marBottom w:val="0"/>
          <w:divBdr>
            <w:top w:val="none" w:sz="0" w:space="0" w:color="auto"/>
            <w:left w:val="none" w:sz="0" w:space="0" w:color="auto"/>
            <w:bottom w:val="none" w:sz="0" w:space="0" w:color="auto"/>
            <w:right w:val="none" w:sz="0" w:space="0" w:color="auto"/>
          </w:divBdr>
        </w:div>
        <w:div w:id="1967002655">
          <w:marLeft w:val="640"/>
          <w:marRight w:val="0"/>
          <w:marTop w:val="0"/>
          <w:marBottom w:val="0"/>
          <w:divBdr>
            <w:top w:val="none" w:sz="0" w:space="0" w:color="auto"/>
            <w:left w:val="none" w:sz="0" w:space="0" w:color="auto"/>
            <w:bottom w:val="none" w:sz="0" w:space="0" w:color="auto"/>
            <w:right w:val="none" w:sz="0" w:space="0" w:color="auto"/>
          </w:divBdr>
        </w:div>
        <w:div w:id="1978801082">
          <w:marLeft w:val="640"/>
          <w:marRight w:val="0"/>
          <w:marTop w:val="0"/>
          <w:marBottom w:val="0"/>
          <w:divBdr>
            <w:top w:val="none" w:sz="0" w:space="0" w:color="auto"/>
            <w:left w:val="none" w:sz="0" w:space="0" w:color="auto"/>
            <w:bottom w:val="none" w:sz="0" w:space="0" w:color="auto"/>
            <w:right w:val="none" w:sz="0" w:space="0" w:color="auto"/>
          </w:divBdr>
        </w:div>
        <w:div w:id="2011716482">
          <w:marLeft w:val="640"/>
          <w:marRight w:val="0"/>
          <w:marTop w:val="0"/>
          <w:marBottom w:val="0"/>
          <w:divBdr>
            <w:top w:val="none" w:sz="0" w:space="0" w:color="auto"/>
            <w:left w:val="none" w:sz="0" w:space="0" w:color="auto"/>
            <w:bottom w:val="none" w:sz="0" w:space="0" w:color="auto"/>
            <w:right w:val="none" w:sz="0" w:space="0" w:color="auto"/>
          </w:divBdr>
        </w:div>
        <w:div w:id="2042241304">
          <w:marLeft w:val="640"/>
          <w:marRight w:val="0"/>
          <w:marTop w:val="0"/>
          <w:marBottom w:val="0"/>
          <w:divBdr>
            <w:top w:val="none" w:sz="0" w:space="0" w:color="auto"/>
            <w:left w:val="none" w:sz="0" w:space="0" w:color="auto"/>
            <w:bottom w:val="none" w:sz="0" w:space="0" w:color="auto"/>
            <w:right w:val="none" w:sz="0" w:space="0" w:color="auto"/>
          </w:divBdr>
        </w:div>
        <w:div w:id="2052070374">
          <w:marLeft w:val="640"/>
          <w:marRight w:val="0"/>
          <w:marTop w:val="0"/>
          <w:marBottom w:val="0"/>
          <w:divBdr>
            <w:top w:val="none" w:sz="0" w:space="0" w:color="auto"/>
            <w:left w:val="none" w:sz="0" w:space="0" w:color="auto"/>
            <w:bottom w:val="none" w:sz="0" w:space="0" w:color="auto"/>
            <w:right w:val="none" w:sz="0" w:space="0" w:color="auto"/>
          </w:divBdr>
        </w:div>
        <w:div w:id="2056082964">
          <w:marLeft w:val="640"/>
          <w:marRight w:val="0"/>
          <w:marTop w:val="0"/>
          <w:marBottom w:val="0"/>
          <w:divBdr>
            <w:top w:val="none" w:sz="0" w:space="0" w:color="auto"/>
            <w:left w:val="none" w:sz="0" w:space="0" w:color="auto"/>
            <w:bottom w:val="none" w:sz="0" w:space="0" w:color="auto"/>
            <w:right w:val="none" w:sz="0" w:space="0" w:color="auto"/>
          </w:divBdr>
        </w:div>
        <w:div w:id="2131900365">
          <w:marLeft w:val="640"/>
          <w:marRight w:val="0"/>
          <w:marTop w:val="0"/>
          <w:marBottom w:val="0"/>
          <w:divBdr>
            <w:top w:val="none" w:sz="0" w:space="0" w:color="auto"/>
            <w:left w:val="none" w:sz="0" w:space="0" w:color="auto"/>
            <w:bottom w:val="none" w:sz="0" w:space="0" w:color="auto"/>
            <w:right w:val="none" w:sz="0" w:space="0" w:color="auto"/>
          </w:divBdr>
        </w:div>
        <w:div w:id="2141341677">
          <w:marLeft w:val="640"/>
          <w:marRight w:val="0"/>
          <w:marTop w:val="0"/>
          <w:marBottom w:val="0"/>
          <w:divBdr>
            <w:top w:val="none" w:sz="0" w:space="0" w:color="auto"/>
            <w:left w:val="none" w:sz="0" w:space="0" w:color="auto"/>
            <w:bottom w:val="none" w:sz="0" w:space="0" w:color="auto"/>
            <w:right w:val="none" w:sz="0" w:space="0" w:color="auto"/>
          </w:divBdr>
        </w:div>
      </w:divsChild>
    </w:div>
    <w:div w:id="1524631150">
      <w:marLeft w:val="0"/>
      <w:marRight w:val="0"/>
      <w:marTop w:val="0"/>
      <w:marBottom w:val="0"/>
      <w:divBdr>
        <w:top w:val="none" w:sz="0" w:space="0" w:color="auto"/>
        <w:left w:val="none" w:sz="0" w:space="0" w:color="auto"/>
        <w:bottom w:val="none" w:sz="0" w:space="0" w:color="auto"/>
        <w:right w:val="none" w:sz="0" w:space="0" w:color="auto"/>
      </w:divBdr>
    </w:div>
    <w:div w:id="1536112840">
      <w:bodyDiv w:val="1"/>
      <w:marLeft w:val="0"/>
      <w:marRight w:val="0"/>
      <w:marTop w:val="0"/>
      <w:marBottom w:val="0"/>
      <w:divBdr>
        <w:top w:val="none" w:sz="0" w:space="0" w:color="auto"/>
        <w:left w:val="none" w:sz="0" w:space="0" w:color="auto"/>
        <w:bottom w:val="none" w:sz="0" w:space="0" w:color="auto"/>
        <w:right w:val="none" w:sz="0" w:space="0" w:color="auto"/>
      </w:divBdr>
      <w:divsChild>
        <w:div w:id="1013144252">
          <w:marLeft w:val="640"/>
          <w:marRight w:val="0"/>
          <w:marTop w:val="0"/>
          <w:marBottom w:val="0"/>
          <w:divBdr>
            <w:top w:val="none" w:sz="0" w:space="0" w:color="auto"/>
            <w:left w:val="none" w:sz="0" w:space="0" w:color="auto"/>
            <w:bottom w:val="none" w:sz="0" w:space="0" w:color="auto"/>
            <w:right w:val="none" w:sz="0" w:space="0" w:color="auto"/>
          </w:divBdr>
        </w:div>
        <w:div w:id="612908437">
          <w:marLeft w:val="640"/>
          <w:marRight w:val="0"/>
          <w:marTop w:val="0"/>
          <w:marBottom w:val="0"/>
          <w:divBdr>
            <w:top w:val="none" w:sz="0" w:space="0" w:color="auto"/>
            <w:left w:val="none" w:sz="0" w:space="0" w:color="auto"/>
            <w:bottom w:val="none" w:sz="0" w:space="0" w:color="auto"/>
            <w:right w:val="none" w:sz="0" w:space="0" w:color="auto"/>
          </w:divBdr>
        </w:div>
        <w:div w:id="39981800">
          <w:marLeft w:val="640"/>
          <w:marRight w:val="0"/>
          <w:marTop w:val="0"/>
          <w:marBottom w:val="0"/>
          <w:divBdr>
            <w:top w:val="none" w:sz="0" w:space="0" w:color="auto"/>
            <w:left w:val="none" w:sz="0" w:space="0" w:color="auto"/>
            <w:bottom w:val="none" w:sz="0" w:space="0" w:color="auto"/>
            <w:right w:val="none" w:sz="0" w:space="0" w:color="auto"/>
          </w:divBdr>
        </w:div>
        <w:div w:id="249430171">
          <w:marLeft w:val="640"/>
          <w:marRight w:val="0"/>
          <w:marTop w:val="0"/>
          <w:marBottom w:val="0"/>
          <w:divBdr>
            <w:top w:val="none" w:sz="0" w:space="0" w:color="auto"/>
            <w:left w:val="none" w:sz="0" w:space="0" w:color="auto"/>
            <w:bottom w:val="none" w:sz="0" w:space="0" w:color="auto"/>
            <w:right w:val="none" w:sz="0" w:space="0" w:color="auto"/>
          </w:divBdr>
        </w:div>
        <w:div w:id="879634004">
          <w:marLeft w:val="640"/>
          <w:marRight w:val="0"/>
          <w:marTop w:val="0"/>
          <w:marBottom w:val="0"/>
          <w:divBdr>
            <w:top w:val="none" w:sz="0" w:space="0" w:color="auto"/>
            <w:left w:val="none" w:sz="0" w:space="0" w:color="auto"/>
            <w:bottom w:val="none" w:sz="0" w:space="0" w:color="auto"/>
            <w:right w:val="none" w:sz="0" w:space="0" w:color="auto"/>
          </w:divBdr>
        </w:div>
        <w:div w:id="1805153031">
          <w:marLeft w:val="640"/>
          <w:marRight w:val="0"/>
          <w:marTop w:val="0"/>
          <w:marBottom w:val="0"/>
          <w:divBdr>
            <w:top w:val="none" w:sz="0" w:space="0" w:color="auto"/>
            <w:left w:val="none" w:sz="0" w:space="0" w:color="auto"/>
            <w:bottom w:val="none" w:sz="0" w:space="0" w:color="auto"/>
            <w:right w:val="none" w:sz="0" w:space="0" w:color="auto"/>
          </w:divBdr>
        </w:div>
        <w:div w:id="1245408303">
          <w:marLeft w:val="640"/>
          <w:marRight w:val="0"/>
          <w:marTop w:val="0"/>
          <w:marBottom w:val="0"/>
          <w:divBdr>
            <w:top w:val="none" w:sz="0" w:space="0" w:color="auto"/>
            <w:left w:val="none" w:sz="0" w:space="0" w:color="auto"/>
            <w:bottom w:val="none" w:sz="0" w:space="0" w:color="auto"/>
            <w:right w:val="none" w:sz="0" w:space="0" w:color="auto"/>
          </w:divBdr>
        </w:div>
        <w:div w:id="1199582925">
          <w:marLeft w:val="640"/>
          <w:marRight w:val="0"/>
          <w:marTop w:val="0"/>
          <w:marBottom w:val="0"/>
          <w:divBdr>
            <w:top w:val="none" w:sz="0" w:space="0" w:color="auto"/>
            <w:left w:val="none" w:sz="0" w:space="0" w:color="auto"/>
            <w:bottom w:val="none" w:sz="0" w:space="0" w:color="auto"/>
            <w:right w:val="none" w:sz="0" w:space="0" w:color="auto"/>
          </w:divBdr>
        </w:div>
        <w:div w:id="1287204131">
          <w:marLeft w:val="640"/>
          <w:marRight w:val="0"/>
          <w:marTop w:val="0"/>
          <w:marBottom w:val="0"/>
          <w:divBdr>
            <w:top w:val="none" w:sz="0" w:space="0" w:color="auto"/>
            <w:left w:val="none" w:sz="0" w:space="0" w:color="auto"/>
            <w:bottom w:val="none" w:sz="0" w:space="0" w:color="auto"/>
            <w:right w:val="none" w:sz="0" w:space="0" w:color="auto"/>
          </w:divBdr>
        </w:div>
        <w:div w:id="2145586726">
          <w:marLeft w:val="640"/>
          <w:marRight w:val="0"/>
          <w:marTop w:val="0"/>
          <w:marBottom w:val="0"/>
          <w:divBdr>
            <w:top w:val="none" w:sz="0" w:space="0" w:color="auto"/>
            <w:left w:val="none" w:sz="0" w:space="0" w:color="auto"/>
            <w:bottom w:val="none" w:sz="0" w:space="0" w:color="auto"/>
            <w:right w:val="none" w:sz="0" w:space="0" w:color="auto"/>
          </w:divBdr>
        </w:div>
        <w:div w:id="439569025">
          <w:marLeft w:val="640"/>
          <w:marRight w:val="0"/>
          <w:marTop w:val="0"/>
          <w:marBottom w:val="0"/>
          <w:divBdr>
            <w:top w:val="none" w:sz="0" w:space="0" w:color="auto"/>
            <w:left w:val="none" w:sz="0" w:space="0" w:color="auto"/>
            <w:bottom w:val="none" w:sz="0" w:space="0" w:color="auto"/>
            <w:right w:val="none" w:sz="0" w:space="0" w:color="auto"/>
          </w:divBdr>
        </w:div>
        <w:div w:id="1424110261">
          <w:marLeft w:val="640"/>
          <w:marRight w:val="0"/>
          <w:marTop w:val="0"/>
          <w:marBottom w:val="0"/>
          <w:divBdr>
            <w:top w:val="none" w:sz="0" w:space="0" w:color="auto"/>
            <w:left w:val="none" w:sz="0" w:space="0" w:color="auto"/>
            <w:bottom w:val="none" w:sz="0" w:space="0" w:color="auto"/>
            <w:right w:val="none" w:sz="0" w:space="0" w:color="auto"/>
          </w:divBdr>
        </w:div>
        <w:div w:id="1548493759">
          <w:marLeft w:val="640"/>
          <w:marRight w:val="0"/>
          <w:marTop w:val="0"/>
          <w:marBottom w:val="0"/>
          <w:divBdr>
            <w:top w:val="none" w:sz="0" w:space="0" w:color="auto"/>
            <w:left w:val="none" w:sz="0" w:space="0" w:color="auto"/>
            <w:bottom w:val="none" w:sz="0" w:space="0" w:color="auto"/>
            <w:right w:val="none" w:sz="0" w:space="0" w:color="auto"/>
          </w:divBdr>
        </w:div>
        <w:div w:id="2075397802">
          <w:marLeft w:val="640"/>
          <w:marRight w:val="0"/>
          <w:marTop w:val="0"/>
          <w:marBottom w:val="0"/>
          <w:divBdr>
            <w:top w:val="none" w:sz="0" w:space="0" w:color="auto"/>
            <w:left w:val="none" w:sz="0" w:space="0" w:color="auto"/>
            <w:bottom w:val="none" w:sz="0" w:space="0" w:color="auto"/>
            <w:right w:val="none" w:sz="0" w:space="0" w:color="auto"/>
          </w:divBdr>
        </w:div>
        <w:div w:id="1772125106">
          <w:marLeft w:val="640"/>
          <w:marRight w:val="0"/>
          <w:marTop w:val="0"/>
          <w:marBottom w:val="0"/>
          <w:divBdr>
            <w:top w:val="none" w:sz="0" w:space="0" w:color="auto"/>
            <w:left w:val="none" w:sz="0" w:space="0" w:color="auto"/>
            <w:bottom w:val="none" w:sz="0" w:space="0" w:color="auto"/>
            <w:right w:val="none" w:sz="0" w:space="0" w:color="auto"/>
          </w:divBdr>
        </w:div>
        <w:div w:id="1397706025">
          <w:marLeft w:val="640"/>
          <w:marRight w:val="0"/>
          <w:marTop w:val="0"/>
          <w:marBottom w:val="0"/>
          <w:divBdr>
            <w:top w:val="none" w:sz="0" w:space="0" w:color="auto"/>
            <w:left w:val="none" w:sz="0" w:space="0" w:color="auto"/>
            <w:bottom w:val="none" w:sz="0" w:space="0" w:color="auto"/>
            <w:right w:val="none" w:sz="0" w:space="0" w:color="auto"/>
          </w:divBdr>
        </w:div>
        <w:div w:id="712466158">
          <w:marLeft w:val="640"/>
          <w:marRight w:val="0"/>
          <w:marTop w:val="0"/>
          <w:marBottom w:val="0"/>
          <w:divBdr>
            <w:top w:val="none" w:sz="0" w:space="0" w:color="auto"/>
            <w:left w:val="none" w:sz="0" w:space="0" w:color="auto"/>
            <w:bottom w:val="none" w:sz="0" w:space="0" w:color="auto"/>
            <w:right w:val="none" w:sz="0" w:space="0" w:color="auto"/>
          </w:divBdr>
        </w:div>
        <w:div w:id="1032418244">
          <w:marLeft w:val="640"/>
          <w:marRight w:val="0"/>
          <w:marTop w:val="0"/>
          <w:marBottom w:val="0"/>
          <w:divBdr>
            <w:top w:val="none" w:sz="0" w:space="0" w:color="auto"/>
            <w:left w:val="none" w:sz="0" w:space="0" w:color="auto"/>
            <w:bottom w:val="none" w:sz="0" w:space="0" w:color="auto"/>
            <w:right w:val="none" w:sz="0" w:space="0" w:color="auto"/>
          </w:divBdr>
        </w:div>
        <w:div w:id="1225482375">
          <w:marLeft w:val="640"/>
          <w:marRight w:val="0"/>
          <w:marTop w:val="0"/>
          <w:marBottom w:val="0"/>
          <w:divBdr>
            <w:top w:val="none" w:sz="0" w:space="0" w:color="auto"/>
            <w:left w:val="none" w:sz="0" w:space="0" w:color="auto"/>
            <w:bottom w:val="none" w:sz="0" w:space="0" w:color="auto"/>
            <w:right w:val="none" w:sz="0" w:space="0" w:color="auto"/>
          </w:divBdr>
        </w:div>
        <w:div w:id="230972248">
          <w:marLeft w:val="640"/>
          <w:marRight w:val="0"/>
          <w:marTop w:val="0"/>
          <w:marBottom w:val="0"/>
          <w:divBdr>
            <w:top w:val="none" w:sz="0" w:space="0" w:color="auto"/>
            <w:left w:val="none" w:sz="0" w:space="0" w:color="auto"/>
            <w:bottom w:val="none" w:sz="0" w:space="0" w:color="auto"/>
            <w:right w:val="none" w:sz="0" w:space="0" w:color="auto"/>
          </w:divBdr>
        </w:div>
        <w:div w:id="2045790028">
          <w:marLeft w:val="640"/>
          <w:marRight w:val="0"/>
          <w:marTop w:val="0"/>
          <w:marBottom w:val="0"/>
          <w:divBdr>
            <w:top w:val="none" w:sz="0" w:space="0" w:color="auto"/>
            <w:left w:val="none" w:sz="0" w:space="0" w:color="auto"/>
            <w:bottom w:val="none" w:sz="0" w:space="0" w:color="auto"/>
            <w:right w:val="none" w:sz="0" w:space="0" w:color="auto"/>
          </w:divBdr>
        </w:div>
        <w:div w:id="1010983598">
          <w:marLeft w:val="640"/>
          <w:marRight w:val="0"/>
          <w:marTop w:val="0"/>
          <w:marBottom w:val="0"/>
          <w:divBdr>
            <w:top w:val="none" w:sz="0" w:space="0" w:color="auto"/>
            <w:left w:val="none" w:sz="0" w:space="0" w:color="auto"/>
            <w:bottom w:val="none" w:sz="0" w:space="0" w:color="auto"/>
            <w:right w:val="none" w:sz="0" w:space="0" w:color="auto"/>
          </w:divBdr>
        </w:div>
        <w:div w:id="864173616">
          <w:marLeft w:val="640"/>
          <w:marRight w:val="0"/>
          <w:marTop w:val="0"/>
          <w:marBottom w:val="0"/>
          <w:divBdr>
            <w:top w:val="none" w:sz="0" w:space="0" w:color="auto"/>
            <w:left w:val="none" w:sz="0" w:space="0" w:color="auto"/>
            <w:bottom w:val="none" w:sz="0" w:space="0" w:color="auto"/>
            <w:right w:val="none" w:sz="0" w:space="0" w:color="auto"/>
          </w:divBdr>
        </w:div>
        <w:div w:id="922182856">
          <w:marLeft w:val="640"/>
          <w:marRight w:val="0"/>
          <w:marTop w:val="0"/>
          <w:marBottom w:val="0"/>
          <w:divBdr>
            <w:top w:val="none" w:sz="0" w:space="0" w:color="auto"/>
            <w:left w:val="none" w:sz="0" w:space="0" w:color="auto"/>
            <w:bottom w:val="none" w:sz="0" w:space="0" w:color="auto"/>
            <w:right w:val="none" w:sz="0" w:space="0" w:color="auto"/>
          </w:divBdr>
        </w:div>
        <w:div w:id="46758052">
          <w:marLeft w:val="640"/>
          <w:marRight w:val="0"/>
          <w:marTop w:val="0"/>
          <w:marBottom w:val="0"/>
          <w:divBdr>
            <w:top w:val="none" w:sz="0" w:space="0" w:color="auto"/>
            <w:left w:val="none" w:sz="0" w:space="0" w:color="auto"/>
            <w:bottom w:val="none" w:sz="0" w:space="0" w:color="auto"/>
            <w:right w:val="none" w:sz="0" w:space="0" w:color="auto"/>
          </w:divBdr>
        </w:div>
        <w:div w:id="1603801562">
          <w:marLeft w:val="640"/>
          <w:marRight w:val="0"/>
          <w:marTop w:val="0"/>
          <w:marBottom w:val="0"/>
          <w:divBdr>
            <w:top w:val="none" w:sz="0" w:space="0" w:color="auto"/>
            <w:left w:val="none" w:sz="0" w:space="0" w:color="auto"/>
            <w:bottom w:val="none" w:sz="0" w:space="0" w:color="auto"/>
            <w:right w:val="none" w:sz="0" w:space="0" w:color="auto"/>
          </w:divBdr>
        </w:div>
        <w:div w:id="720593859">
          <w:marLeft w:val="640"/>
          <w:marRight w:val="0"/>
          <w:marTop w:val="0"/>
          <w:marBottom w:val="0"/>
          <w:divBdr>
            <w:top w:val="none" w:sz="0" w:space="0" w:color="auto"/>
            <w:left w:val="none" w:sz="0" w:space="0" w:color="auto"/>
            <w:bottom w:val="none" w:sz="0" w:space="0" w:color="auto"/>
            <w:right w:val="none" w:sz="0" w:space="0" w:color="auto"/>
          </w:divBdr>
        </w:div>
        <w:div w:id="290484189">
          <w:marLeft w:val="640"/>
          <w:marRight w:val="0"/>
          <w:marTop w:val="0"/>
          <w:marBottom w:val="0"/>
          <w:divBdr>
            <w:top w:val="none" w:sz="0" w:space="0" w:color="auto"/>
            <w:left w:val="none" w:sz="0" w:space="0" w:color="auto"/>
            <w:bottom w:val="none" w:sz="0" w:space="0" w:color="auto"/>
            <w:right w:val="none" w:sz="0" w:space="0" w:color="auto"/>
          </w:divBdr>
        </w:div>
        <w:div w:id="1255940234">
          <w:marLeft w:val="640"/>
          <w:marRight w:val="0"/>
          <w:marTop w:val="0"/>
          <w:marBottom w:val="0"/>
          <w:divBdr>
            <w:top w:val="none" w:sz="0" w:space="0" w:color="auto"/>
            <w:left w:val="none" w:sz="0" w:space="0" w:color="auto"/>
            <w:bottom w:val="none" w:sz="0" w:space="0" w:color="auto"/>
            <w:right w:val="none" w:sz="0" w:space="0" w:color="auto"/>
          </w:divBdr>
        </w:div>
        <w:div w:id="1677924739">
          <w:marLeft w:val="640"/>
          <w:marRight w:val="0"/>
          <w:marTop w:val="0"/>
          <w:marBottom w:val="0"/>
          <w:divBdr>
            <w:top w:val="none" w:sz="0" w:space="0" w:color="auto"/>
            <w:left w:val="none" w:sz="0" w:space="0" w:color="auto"/>
            <w:bottom w:val="none" w:sz="0" w:space="0" w:color="auto"/>
            <w:right w:val="none" w:sz="0" w:space="0" w:color="auto"/>
          </w:divBdr>
        </w:div>
        <w:div w:id="2057730675">
          <w:marLeft w:val="640"/>
          <w:marRight w:val="0"/>
          <w:marTop w:val="0"/>
          <w:marBottom w:val="0"/>
          <w:divBdr>
            <w:top w:val="none" w:sz="0" w:space="0" w:color="auto"/>
            <w:left w:val="none" w:sz="0" w:space="0" w:color="auto"/>
            <w:bottom w:val="none" w:sz="0" w:space="0" w:color="auto"/>
            <w:right w:val="none" w:sz="0" w:space="0" w:color="auto"/>
          </w:divBdr>
        </w:div>
        <w:div w:id="569656329">
          <w:marLeft w:val="640"/>
          <w:marRight w:val="0"/>
          <w:marTop w:val="0"/>
          <w:marBottom w:val="0"/>
          <w:divBdr>
            <w:top w:val="none" w:sz="0" w:space="0" w:color="auto"/>
            <w:left w:val="none" w:sz="0" w:space="0" w:color="auto"/>
            <w:bottom w:val="none" w:sz="0" w:space="0" w:color="auto"/>
            <w:right w:val="none" w:sz="0" w:space="0" w:color="auto"/>
          </w:divBdr>
        </w:div>
        <w:div w:id="857037789">
          <w:marLeft w:val="640"/>
          <w:marRight w:val="0"/>
          <w:marTop w:val="0"/>
          <w:marBottom w:val="0"/>
          <w:divBdr>
            <w:top w:val="none" w:sz="0" w:space="0" w:color="auto"/>
            <w:left w:val="none" w:sz="0" w:space="0" w:color="auto"/>
            <w:bottom w:val="none" w:sz="0" w:space="0" w:color="auto"/>
            <w:right w:val="none" w:sz="0" w:space="0" w:color="auto"/>
          </w:divBdr>
        </w:div>
        <w:div w:id="32313854">
          <w:marLeft w:val="640"/>
          <w:marRight w:val="0"/>
          <w:marTop w:val="0"/>
          <w:marBottom w:val="0"/>
          <w:divBdr>
            <w:top w:val="none" w:sz="0" w:space="0" w:color="auto"/>
            <w:left w:val="none" w:sz="0" w:space="0" w:color="auto"/>
            <w:bottom w:val="none" w:sz="0" w:space="0" w:color="auto"/>
            <w:right w:val="none" w:sz="0" w:space="0" w:color="auto"/>
          </w:divBdr>
        </w:div>
        <w:div w:id="1659453579">
          <w:marLeft w:val="640"/>
          <w:marRight w:val="0"/>
          <w:marTop w:val="0"/>
          <w:marBottom w:val="0"/>
          <w:divBdr>
            <w:top w:val="none" w:sz="0" w:space="0" w:color="auto"/>
            <w:left w:val="none" w:sz="0" w:space="0" w:color="auto"/>
            <w:bottom w:val="none" w:sz="0" w:space="0" w:color="auto"/>
            <w:right w:val="none" w:sz="0" w:space="0" w:color="auto"/>
          </w:divBdr>
        </w:div>
        <w:div w:id="1269460129">
          <w:marLeft w:val="640"/>
          <w:marRight w:val="0"/>
          <w:marTop w:val="0"/>
          <w:marBottom w:val="0"/>
          <w:divBdr>
            <w:top w:val="none" w:sz="0" w:space="0" w:color="auto"/>
            <w:left w:val="none" w:sz="0" w:space="0" w:color="auto"/>
            <w:bottom w:val="none" w:sz="0" w:space="0" w:color="auto"/>
            <w:right w:val="none" w:sz="0" w:space="0" w:color="auto"/>
          </w:divBdr>
        </w:div>
        <w:div w:id="1026443959">
          <w:marLeft w:val="640"/>
          <w:marRight w:val="0"/>
          <w:marTop w:val="0"/>
          <w:marBottom w:val="0"/>
          <w:divBdr>
            <w:top w:val="none" w:sz="0" w:space="0" w:color="auto"/>
            <w:left w:val="none" w:sz="0" w:space="0" w:color="auto"/>
            <w:bottom w:val="none" w:sz="0" w:space="0" w:color="auto"/>
            <w:right w:val="none" w:sz="0" w:space="0" w:color="auto"/>
          </w:divBdr>
        </w:div>
        <w:div w:id="1689522875">
          <w:marLeft w:val="640"/>
          <w:marRight w:val="0"/>
          <w:marTop w:val="0"/>
          <w:marBottom w:val="0"/>
          <w:divBdr>
            <w:top w:val="none" w:sz="0" w:space="0" w:color="auto"/>
            <w:left w:val="none" w:sz="0" w:space="0" w:color="auto"/>
            <w:bottom w:val="none" w:sz="0" w:space="0" w:color="auto"/>
            <w:right w:val="none" w:sz="0" w:space="0" w:color="auto"/>
          </w:divBdr>
        </w:div>
        <w:div w:id="901907501">
          <w:marLeft w:val="640"/>
          <w:marRight w:val="0"/>
          <w:marTop w:val="0"/>
          <w:marBottom w:val="0"/>
          <w:divBdr>
            <w:top w:val="none" w:sz="0" w:space="0" w:color="auto"/>
            <w:left w:val="none" w:sz="0" w:space="0" w:color="auto"/>
            <w:bottom w:val="none" w:sz="0" w:space="0" w:color="auto"/>
            <w:right w:val="none" w:sz="0" w:space="0" w:color="auto"/>
          </w:divBdr>
        </w:div>
        <w:div w:id="1805392307">
          <w:marLeft w:val="640"/>
          <w:marRight w:val="0"/>
          <w:marTop w:val="0"/>
          <w:marBottom w:val="0"/>
          <w:divBdr>
            <w:top w:val="none" w:sz="0" w:space="0" w:color="auto"/>
            <w:left w:val="none" w:sz="0" w:space="0" w:color="auto"/>
            <w:bottom w:val="none" w:sz="0" w:space="0" w:color="auto"/>
            <w:right w:val="none" w:sz="0" w:space="0" w:color="auto"/>
          </w:divBdr>
        </w:div>
        <w:div w:id="1691250057">
          <w:marLeft w:val="640"/>
          <w:marRight w:val="0"/>
          <w:marTop w:val="0"/>
          <w:marBottom w:val="0"/>
          <w:divBdr>
            <w:top w:val="none" w:sz="0" w:space="0" w:color="auto"/>
            <w:left w:val="none" w:sz="0" w:space="0" w:color="auto"/>
            <w:bottom w:val="none" w:sz="0" w:space="0" w:color="auto"/>
            <w:right w:val="none" w:sz="0" w:space="0" w:color="auto"/>
          </w:divBdr>
        </w:div>
        <w:div w:id="1366636203">
          <w:marLeft w:val="640"/>
          <w:marRight w:val="0"/>
          <w:marTop w:val="0"/>
          <w:marBottom w:val="0"/>
          <w:divBdr>
            <w:top w:val="none" w:sz="0" w:space="0" w:color="auto"/>
            <w:left w:val="none" w:sz="0" w:space="0" w:color="auto"/>
            <w:bottom w:val="none" w:sz="0" w:space="0" w:color="auto"/>
            <w:right w:val="none" w:sz="0" w:space="0" w:color="auto"/>
          </w:divBdr>
        </w:div>
        <w:div w:id="550463299">
          <w:marLeft w:val="640"/>
          <w:marRight w:val="0"/>
          <w:marTop w:val="0"/>
          <w:marBottom w:val="0"/>
          <w:divBdr>
            <w:top w:val="none" w:sz="0" w:space="0" w:color="auto"/>
            <w:left w:val="none" w:sz="0" w:space="0" w:color="auto"/>
            <w:bottom w:val="none" w:sz="0" w:space="0" w:color="auto"/>
            <w:right w:val="none" w:sz="0" w:space="0" w:color="auto"/>
          </w:divBdr>
        </w:div>
        <w:div w:id="505100446">
          <w:marLeft w:val="640"/>
          <w:marRight w:val="0"/>
          <w:marTop w:val="0"/>
          <w:marBottom w:val="0"/>
          <w:divBdr>
            <w:top w:val="none" w:sz="0" w:space="0" w:color="auto"/>
            <w:left w:val="none" w:sz="0" w:space="0" w:color="auto"/>
            <w:bottom w:val="none" w:sz="0" w:space="0" w:color="auto"/>
            <w:right w:val="none" w:sz="0" w:space="0" w:color="auto"/>
          </w:divBdr>
        </w:div>
      </w:divsChild>
    </w:div>
    <w:div w:id="1536238287">
      <w:bodyDiv w:val="1"/>
      <w:marLeft w:val="0"/>
      <w:marRight w:val="0"/>
      <w:marTop w:val="0"/>
      <w:marBottom w:val="0"/>
      <w:divBdr>
        <w:top w:val="none" w:sz="0" w:space="0" w:color="auto"/>
        <w:left w:val="none" w:sz="0" w:space="0" w:color="auto"/>
        <w:bottom w:val="none" w:sz="0" w:space="0" w:color="auto"/>
        <w:right w:val="none" w:sz="0" w:space="0" w:color="auto"/>
      </w:divBdr>
      <w:divsChild>
        <w:div w:id="520510876">
          <w:marLeft w:val="640"/>
          <w:marRight w:val="0"/>
          <w:marTop w:val="0"/>
          <w:marBottom w:val="0"/>
          <w:divBdr>
            <w:top w:val="none" w:sz="0" w:space="0" w:color="auto"/>
            <w:left w:val="none" w:sz="0" w:space="0" w:color="auto"/>
            <w:bottom w:val="none" w:sz="0" w:space="0" w:color="auto"/>
            <w:right w:val="none" w:sz="0" w:space="0" w:color="auto"/>
          </w:divBdr>
        </w:div>
        <w:div w:id="544369852">
          <w:marLeft w:val="640"/>
          <w:marRight w:val="0"/>
          <w:marTop w:val="0"/>
          <w:marBottom w:val="0"/>
          <w:divBdr>
            <w:top w:val="none" w:sz="0" w:space="0" w:color="auto"/>
            <w:left w:val="none" w:sz="0" w:space="0" w:color="auto"/>
            <w:bottom w:val="none" w:sz="0" w:space="0" w:color="auto"/>
            <w:right w:val="none" w:sz="0" w:space="0" w:color="auto"/>
          </w:divBdr>
        </w:div>
        <w:div w:id="584802981">
          <w:marLeft w:val="640"/>
          <w:marRight w:val="0"/>
          <w:marTop w:val="0"/>
          <w:marBottom w:val="0"/>
          <w:divBdr>
            <w:top w:val="none" w:sz="0" w:space="0" w:color="auto"/>
            <w:left w:val="none" w:sz="0" w:space="0" w:color="auto"/>
            <w:bottom w:val="none" w:sz="0" w:space="0" w:color="auto"/>
            <w:right w:val="none" w:sz="0" w:space="0" w:color="auto"/>
          </w:divBdr>
        </w:div>
        <w:div w:id="2710195">
          <w:marLeft w:val="640"/>
          <w:marRight w:val="0"/>
          <w:marTop w:val="0"/>
          <w:marBottom w:val="0"/>
          <w:divBdr>
            <w:top w:val="none" w:sz="0" w:space="0" w:color="auto"/>
            <w:left w:val="none" w:sz="0" w:space="0" w:color="auto"/>
            <w:bottom w:val="none" w:sz="0" w:space="0" w:color="auto"/>
            <w:right w:val="none" w:sz="0" w:space="0" w:color="auto"/>
          </w:divBdr>
        </w:div>
        <w:div w:id="1934892149">
          <w:marLeft w:val="640"/>
          <w:marRight w:val="0"/>
          <w:marTop w:val="0"/>
          <w:marBottom w:val="0"/>
          <w:divBdr>
            <w:top w:val="none" w:sz="0" w:space="0" w:color="auto"/>
            <w:left w:val="none" w:sz="0" w:space="0" w:color="auto"/>
            <w:bottom w:val="none" w:sz="0" w:space="0" w:color="auto"/>
            <w:right w:val="none" w:sz="0" w:space="0" w:color="auto"/>
          </w:divBdr>
        </w:div>
        <w:div w:id="1420830725">
          <w:marLeft w:val="640"/>
          <w:marRight w:val="0"/>
          <w:marTop w:val="0"/>
          <w:marBottom w:val="0"/>
          <w:divBdr>
            <w:top w:val="none" w:sz="0" w:space="0" w:color="auto"/>
            <w:left w:val="none" w:sz="0" w:space="0" w:color="auto"/>
            <w:bottom w:val="none" w:sz="0" w:space="0" w:color="auto"/>
            <w:right w:val="none" w:sz="0" w:space="0" w:color="auto"/>
          </w:divBdr>
        </w:div>
        <w:div w:id="995034793">
          <w:marLeft w:val="640"/>
          <w:marRight w:val="0"/>
          <w:marTop w:val="0"/>
          <w:marBottom w:val="0"/>
          <w:divBdr>
            <w:top w:val="none" w:sz="0" w:space="0" w:color="auto"/>
            <w:left w:val="none" w:sz="0" w:space="0" w:color="auto"/>
            <w:bottom w:val="none" w:sz="0" w:space="0" w:color="auto"/>
            <w:right w:val="none" w:sz="0" w:space="0" w:color="auto"/>
          </w:divBdr>
        </w:div>
        <w:div w:id="983706024">
          <w:marLeft w:val="640"/>
          <w:marRight w:val="0"/>
          <w:marTop w:val="0"/>
          <w:marBottom w:val="0"/>
          <w:divBdr>
            <w:top w:val="none" w:sz="0" w:space="0" w:color="auto"/>
            <w:left w:val="none" w:sz="0" w:space="0" w:color="auto"/>
            <w:bottom w:val="none" w:sz="0" w:space="0" w:color="auto"/>
            <w:right w:val="none" w:sz="0" w:space="0" w:color="auto"/>
          </w:divBdr>
        </w:div>
        <w:div w:id="1673801971">
          <w:marLeft w:val="640"/>
          <w:marRight w:val="0"/>
          <w:marTop w:val="0"/>
          <w:marBottom w:val="0"/>
          <w:divBdr>
            <w:top w:val="none" w:sz="0" w:space="0" w:color="auto"/>
            <w:left w:val="none" w:sz="0" w:space="0" w:color="auto"/>
            <w:bottom w:val="none" w:sz="0" w:space="0" w:color="auto"/>
            <w:right w:val="none" w:sz="0" w:space="0" w:color="auto"/>
          </w:divBdr>
        </w:div>
        <w:div w:id="86388042">
          <w:marLeft w:val="640"/>
          <w:marRight w:val="0"/>
          <w:marTop w:val="0"/>
          <w:marBottom w:val="0"/>
          <w:divBdr>
            <w:top w:val="none" w:sz="0" w:space="0" w:color="auto"/>
            <w:left w:val="none" w:sz="0" w:space="0" w:color="auto"/>
            <w:bottom w:val="none" w:sz="0" w:space="0" w:color="auto"/>
            <w:right w:val="none" w:sz="0" w:space="0" w:color="auto"/>
          </w:divBdr>
        </w:div>
        <w:div w:id="1088042316">
          <w:marLeft w:val="640"/>
          <w:marRight w:val="0"/>
          <w:marTop w:val="0"/>
          <w:marBottom w:val="0"/>
          <w:divBdr>
            <w:top w:val="none" w:sz="0" w:space="0" w:color="auto"/>
            <w:left w:val="none" w:sz="0" w:space="0" w:color="auto"/>
            <w:bottom w:val="none" w:sz="0" w:space="0" w:color="auto"/>
            <w:right w:val="none" w:sz="0" w:space="0" w:color="auto"/>
          </w:divBdr>
        </w:div>
        <w:div w:id="305209662">
          <w:marLeft w:val="640"/>
          <w:marRight w:val="0"/>
          <w:marTop w:val="0"/>
          <w:marBottom w:val="0"/>
          <w:divBdr>
            <w:top w:val="none" w:sz="0" w:space="0" w:color="auto"/>
            <w:left w:val="none" w:sz="0" w:space="0" w:color="auto"/>
            <w:bottom w:val="none" w:sz="0" w:space="0" w:color="auto"/>
            <w:right w:val="none" w:sz="0" w:space="0" w:color="auto"/>
          </w:divBdr>
        </w:div>
        <w:div w:id="485627030">
          <w:marLeft w:val="640"/>
          <w:marRight w:val="0"/>
          <w:marTop w:val="0"/>
          <w:marBottom w:val="0"/>
          <w:divBdr>
            <w:top w:val="none" w:sz="0" w:space="0" w:color="auto"/>
            <w:left w:val="none" w:sz="0" w:space="0" w:color="auto"/>
            <w:bottom w:val="none" w:sz="0" w:space="0" w:color="auto"/>
            <w:right w:val="none" w:sz="0" w:space="0" w:color="auto"/>
          </w:divBdr>
        </w:div>
        <w:div w:id="1510178287">
          <w:marLeft w:val="640"/>
          <w:marRight w:val="0"/>
          <w:marTop w:val="0"/>
          <w:marBottom w:val="0"/>
          <w:divBdr>
            <w:top w:val="none" w:sz="0" w:space="0" w:color="auto"/>
            <w:left w:val="none" w:sz="0" w:space="0" w:color="auto"/>
            <w:bottom w:val="none" w:sz="0" w:space="0" w:color="auto"/>
            <w:right w:val="none" w:sz="0" w:space="0" w:color="auto"/>
          </w:divBdr>
        </w:div>
        <w:div w:id="1123036168">
          <w:marLeft w:val="640"/>
          <w:marRight w:val="0"/>
          <w:marTop w:val="0"/>
          <w:marBottom w:val="0"/>
          <w:divBdr>
            <w:top w:val="none" w:sz="0" w:space="0" w:color="auto"/>
            <w:left w:val="none" w:sz="0" w:space="0" w:color="auto"/>
            <w:bottom w:val="none" w:sz="0" w:space="0" w:color="auto"/>
            <w:right w:val="none" w:sz="0" w:space="0" w:color="auto"/>
          </w:divBdr>
        </w:div>
        <w:div w:id="1385832713">
          <w:marLeft w:val="640"/>
          <w:marRight w:val="0"/>
          <w:marTop w:val="0"/>
          <w:marBottom w:val="0"/>
          <w:divBdr>
            <w:top w:val="none" w:sz="0" w:space="0" w:color="auto"/>
            <w:left w:val="none" w:sz="0" w:space="0" w:color="auto"/>
            <w:bottom w:val="none" w:sz="0" w:space="0" w:color="auto"/>
            <w:right w:val="none" w:sz="0" w:space="0" w:color="auto"/>
          </w:divBdr>
        </w:div>
        <w:div w:id="1583174893">
          <w:marLeft w:val="640"/>
          <w:marRight w:val="0"/>
          <w:marTop w:val="0"/>
          <w:marBottom w:val="0"/>
          <w:divBdr>
            <w:top w:val="none" w:sz="0" w:space="0" w:color="auto"/>
            <w:left w:val="none" w:sz="0" w:space="0" w:color="auto"/>
            <w:bottom w:val="none" w:sz="0" w:space="0" w:color="auto"/>
            <w:right w:val="none" w:sz="0" w:space="0" w:color="auto"/>
          </w:divBdr>
        </w:div>
        <w:div w:id="693581205">
          <w:marLeft w:val="640"/>
          <w:marRight w:val="0"/>
          <w:marTop w:val="0"/>
          <w:marBottom w:val="0"/>
          <w:divBdr>
            <w:top w:val="none" w:sz="0" w:space="0" w:color="auto"/>
            <w:left w:val="none" w:sz="0" w:space="0" w:color="auto"/>
            <w:bottom w:val="none" w:sz="0" w:space="0" w:color="auto"/>
            <w:right w:val="none" w:sz="0" w:space="0" w:color="auto"/>
          </w:divBdr>
        </w:div>
        <w:div w:id="1656101080">
          <w:marLeft w:val="640"/>
          <w:marRight w:val="0"/>
          <w:marTop w:val="0"/>
          <w:marBottom w:val="0"/>
          <w:divBdr>
            <w:top w:val="none" w:sz="0" w:space="0" w:color="auto"/>
            <w:left w:val="none" w:sz="0" w:space="0" w:color="auto"/>
            <w:bottom w:val="none" w:sz="0" w:space="0" w:color="auto"/>
            <w:right w:val="none" w:sz="0" w:space="0" w:color="auto"/>
          </w:divBdr>
        </w:div>
        <w:div w:id="1779834320">
          <w:marLeft w:val="640"/>
          <w:marRight w:val="0"/>
          <w:marTop w:val="0"/>
          <w:marBottom w:val="0"/>
          <w:divBdr>
            <w:top w:val="none" w:sz="0" w:space="0" w:color="auto"/>
            <w:left w:val="none" w:sz="0" w:space="0" w:color="auto"/>
            <w:bottom w:val="none" w:sz="0" w:space="0" w:color="auto"/>
            <w:right w:val="none" w:sz="0" w:space="0" w:color="auto"/>
          </w:divBdr>
        </w:div>
        <w:div w:id="8677568">
          <w:marLeft w:val="640"/>
          <w:marRight w:val="0"/>
          <w:marTop w:val="0"/>
          <w:marBottom w:val="0"/>
          <w:divBdr>
            <w:top w:val="none" w:sz="0" w:space="0" w:color="auto"/>
            <w:left w:val="none" w:sz="0" w:space="0" w:color="auto"/>
            <w:bottom w:val="none" w:sz="0" w:space="0" w:color="auto"/>
            <w:right w:val="none" w:sz="0" w:space="0" w:color="auto"/>
          </w:divBdr>
        </w:div>
        <w:div w:id="1270312541">
          <w:marLeft w:val="640"/>
          <w:marRight w:val="0"/>
          <w:marTop w:val="0"/>
          <w:marBottom w:val="0"/>
          <w:divBdr>
            <w:top w:val="none" w:sz="0" w:space="0" w:color="auto"/>
            <w:left w:val="none" w:sz="0" w:space="0" w:color="auto"/>
            <w:bottom w:val="none" w:sz="0" w:space="0" w:color="auto"/>
            <w:right w:val="none" w:sz="0" w:space="0" w:color="auto"/>
          </w:divBdr>
        </w:div>
        <w:div w:id="2133746816">
          <w:marLeft w:val="640"/>
          <w:marRight w:val="0"/>
          <w:marTop w:val="0"/>
          <w:marBottom w:val="0"/>
          <w:divBdr>
            <w:top w:val="none" w:sz="0" w:space="0" w:color="auto"/>
            <w:left w:val="none" w:sz="0" w:space="0" w:color="auto"/>
            <w:bottom w:val="none" w:sz="0" w:space="0" w:color="auto"/>
            <w:right w:val="none" w:sz="0" w:space="0" w:color="auto"/>
          </w:divBdr>
        </w:div>
        <w:div w:id="2132047539">
          <w:marLeft w:val="640"/>
          <w:marRight w:val="0"/>
          <w:marTop w:val="0"/>
          <w:marBottom w:val="0"/>
          <w:divBdr>
            <w:top w:val="none" w:sz="0" w:space="0" w:color="auto"/>
            <w:left w:val="none" w:sz="0" w:space="0" w:color="auto"/>
            <w:bottom w:val="none" w:sz="0" w:space="0" w:color="auto"/>
            <w:right w:val="none" w:sz="0" w:space="0" w:color="auto"/>
          </w:divBdr>
        </w:div>
        <w:div w:id="857890942">
          <w:marLeft w:val="640"/>
          <w:marRight w:val="0"/>
          <w:marTop w:val="0"/>
          <w:marBottom w:val="0"/>
          <w:divBdr>
            <w:top w:val="none" w:sz="0" w:space="0" w:color="auto"/>
            <w:left w:val="none" w:sz="0" w:space="0" w:color="auto"/>
            <w:bottom w:val="none" w:sz="0" w:space="0" w:color="auto"/>
            <w:right w:val="none" w:sz="0" w:space="0" w:color="auto"/>
          </w:divBdr>
        </w:div>
        <w:div w:id="1264533274">
          <w:marLeft w:val="640"/>
          <w:marRight w:val="0"/>
          <w:marTop w:val="0"/>
          <w:marBottom w:val="0"/>
          <w:divBdr>
            <w:top w:val="none" w:sz="0" w:space="0" w:color="auto"/>
            <w:left w:val="none" w:sz="0" w:space="0" w:color="auto"/>
            <w:bottom w:val="none" w:sz="0" w:space="0" w:color="auto"/>
            <w:right w:val="none" w:sz="0" w:space="0" w:color="auto"/>
          </w:divBdr>
        </w:div>
        <w:div w:id="278724872">
          <w:marLeft w:val="640"/>
          <w:marRight w:val="0"/>
          <w:marTop w:val="0"/>
          <w:marBottom w:val="0"/>
          <w:divBdr>
            <w:top w:val="none" w:sz="0" w:space="0" w:color="auto"/>
            <w:left w:val="none" w:sz="0" w:space="0" w:color="auto"/>
            <w:bottom w:val="none" w:sz="0" w:space="0" w:color="auto"/>
            <w:right w:val="none" w:sz="0" w:space="0" w:color="auto"/>
          </w:divBdr>
        </w:div>
        <w:div w:id="1300258196">
          <w:marLeft w:val="640"/>
          <w:marRight w:val="0"/>
          <w:marTop w:val="0"/>
          <w:marBottom w:val="0"/>
          <w:divBdr>
            <w:top w:val="none" w:sz="0" w:space="0" w:color="auto"/>
            <w:left w:val="none" w:sz="0" w:space="0" w:color="auto"/>
            <w:bottom w:val="none" w:sz="0" w:space="0" w:color="auto"/>
            <w:right w:val="none" w:sz="0" w:space="0" w:color="auto"/>
          </w:divBdr>
        </w:div>
        <w:div w:id="1435050532">
          <w:marLeft w:val="640"/>
          <w:marRight w:val="0"/>
          <w:marTop w:val="0"/>
          <w:marBottom w:val="0"/>
          <w:divBdr>
            <w:top w:val="none" w:sz="0" w:space="0" w:color="auto"/>
            <w:left w:val="none" w:sz="0" w:space="0" w:color="auto"/>
            <w:bottom w:val="none" w:sz="0" w:space="0" w:color="auto"/>
            <w:right w:val="none" w:sz="0" w:space="0" w:color="auto"/>
          </w:divBdr>
        </w:div>
        <w:div w:id="743375868">
          <w:marLeft w:val="640"/>
          <w:marRight w:val="0"/>
          <w:marTop w:val="0"/>
          <w:marBottom w:val="0"/>
          <w:divBdr>
            <w:top w:val="none" w:sz="0" w:space="0" w:color="auto"/>
            <w:left w:val="none" w:sz="0" w:space="0" w:color="auto"/>
            <w:bottom w:val="none" w:sz="0" w:space="0" w:color="auto"/>
            <w:right w:val="none" w:sz="0" w:space="0" w:color="auto"/>
          </w:divBdr>
        </w:div>
        <w:div w:id="1404182112">
          <w:marLeft w:val="640"/>
          <w:marRight w:val="0"/>
          <w:marTop w:val="0"/>
          <w:marBottom w:val="0"/>
          <w:divBdr>
            <w:top w:val="none" w:sz="0" w:space="0" w:color="auto"/>
            <w:left w:val="none" w:sz="0" w:space="0" w:color="auto"/>
            <w:bottom w:val="none" w:sz="0" w:space="0" w:color="auto"/>
            <w:right w:val="none" w:sz="0" w:space="0" w:color="auto"/>
          </w:divBdr>
        </w:div>
        <w:div w:id="125200823">
          <w:marLeft w:val="640"/>
          <w:marRight w:val="0"/>
          <w:marTop w:val="0"/>
          <w:marBottom w:val="0"/>
          <w:divBdr>
            <w:top w:val="none" w:sz="0" w:space="0" w:color="auto"/>
            <w:left w:val="none" w:sz="0" w:space="0" w:color="auto"/>
            <w:bottom w:val="none" w:sz="0" w:space="0" w:color="auto"/>
            <w:right w:val="none" w:sz="0" w:space="0" w:color="auto"/>
          </w:divBdr>
        </w:div>
        <w:div w:id="837502532">
          <w:marLeft w:val="640"/>
          <w:marRight w:val="0"/>
          <w:marTop w:val="0"/>
          <w:marBottom w:val="0"/>
          <w:divBdr>
            <w:top w:val="none" w:sz="0" w:space="0" w:color="auto"/>
            <w:left w:val="none" w:sz="0" w:space="0" w:color="auto"/>
            <w:bottom w:val="none" w:sz="0" w:space="0" w:color="auto"/>
            <w:right w:val="none" w:sz="0" w:space="0" w:color="auto"/>
          </w:divBdr>
        </w:div>
        <w:div w:id="870993403">
          <w:marLeft w:val="640"/>
          <w:marRight w:val="0"/>
          <w:marTop w:val="0"/>
          <w:marBottom w:val="0"/>
          <w:divBdr>
            <w:top w:val="none" w:sz="0" w:space="0" w:color="auto"/>
            <w:left w:val="none" w:sz="0" w:space="0" w:color="auto"/>
            <w:bottom w:val="none" w:sz="0" w:space="0" w:color="auto"/>
            <w:right w:val="none" w:sz="0" w:space="0" w:color="auto"/>
          </w:divBdr>
        </w:div>
        <w:div w:id="1281570396">
          <w:marLeft w:val="640"/>
          <w:marRight w:val="0"/>
          <w:marTop w:val="0"/>
          <w:marBottom w:val="0"/>
          <w:divBdr>
            <w:top w:val="none" w:sz="0" w:space="0" w:color="auto"/>
            <w:left w:val="none" w:sz="0" w:space="0" w:color="auto"/>
            <w:bottom w:val="none" w:sz="0" w:space="0" w:color="auto"/>
            <w:right w:val="none" w:sz="0" w:space="0" w:color="auto"/>
          </w:divBdr>
        </w:div>
        <w:div w:id="726536426">
          <w:marLeft w:val="640"/>
          <w:marRight w:val="0"/>
          <w:marTop w:val="0"/>
          <w:marBottom w:val="0"/>
          <w:divBdr>
            <w:top w:val="none" w:sz="0" w:space="0" w:color="auto"/>
            <w:left w:val="none" w:sz="0" w:space="0" w:color="auto"/>
            <w:bottom w:val="none" w:sz="0" w:space="0" w:color="auto"/>
            <w:right w:val="none" w:sz="0" w:space="0" w:color="auto"/>
          </w:divBdr>
        </w:div>
        <w:div w:id="1448617332">
          <w:marLeft w:val="640"/>
          <w:marRight w:val="0"/>
          <w:marTop w:val="0"/>
          <w:marBottom w:val="0"/>
          <w:divBdr>
            <w:top w:val="none" w:sz="0" w:space="0" w:color="auto"/>
            <w:left w:val="none" w:sz="0" w:space="0" w:color="auto"/>
            <w:bottom w:val="none" w:sz="0" w:space="0" w:color="auto"/>
            <w:right w:val="none" w:sz="0" w:space="0" w:color="auto"/>
          </w:divBdr>
        </w:div>
        <w:div w:id="2134858331">
          <w:marLeft w:val="640"/>
          <w:marRight w:val="0"/>
          <w:marTop w:val="0"/>
          <w:marBottom w:val="0"/>
          <w:divBdr>
            <w:top w:val="none" w:sz="0" w:space="0" w:color="auto"/>
            <w:left w:val="none" w:sz="0" w:space="0" w:color="auto"/>
            <w:bottom w:val="none" w:sz="0" w:space="0" w:color="auto"/>
            <w:right w:val="none" w:sz="0" w:space="0" w:color="auto"/>
          </w:divBdr>
        </w:div>
        <w:div w:id="2094010149">
          <w:marLeft w:val="640"/>
          <w:marRight w:val="0"/>
          <w:marTop w:val="0"/>
          <w:marBottom w:val="0"/>
          <w:divBdr>
            <w:top w:val="none" w:sz="0" w:space="0" w:color="auto"/>
            <w:left w:val="none" w:sz="0" w:space="0" w:color="auto"/>
            <w:bottom w:val="none" w:sz="0" w:space="0" w:color="auto"/>
            <w:right w:val="none" w:sz="0" w:space="0" w:color="auto"/>
          </w:divBdr>
        </w:div>
        <w:div w:id="107823787">
          <w:marLeft w:val="640"/>
          <w:marRight w:val="0"/>
          <w:marTop w:val="0"/>
          <w:marBottom w:val="0"/>
          <w:divBdr>
            <w:top w:val="none" w:sz="0" w:space="0" w:color="auto"/>
            <w:left w:val="none" w:sz="0" w:space="0" w:color="auto"/>
            <w:bottom w:val="none" w:sz="0" w:space="0" w:color="auto"/>
            <w:right w:val="none" w:sz="0" w:space="0" w:color="auto"/>
          </w:divBdr>
        </w:div>
        <w:div w:id="1289896004">
          <w:marLeft w:val="640"/>
          <w:marRight w:val="0"/>
          <w:marTop w:val="0"/>
          <w:marBottom w:val="0"/>
          <w:divBdr>
            <w:top w:val="none" w:sz="0" w:space="0" w:color="auto"/>
            <w:left w:val="none" w:sz="0" w:space="0" w:color="auto"/>
            <w:bottom w:val="none" w:sz="0" w:space="0" w:color="auto"/>
            <w:right w:val="none" w:sz="0" w:space="0" w:color="auto"/>
          </w:divBdr>
        </w:div>
        <w:div w:id="11229436">
          <w:marLeft w:val="640"/>
          <w:marRight w:val="0"/>
          <w:marTop w:val="0"/>
          <w:marBottom w:val="0"/>
          <w:divBdr>
            <w:top w:val="none" w:sz="0" w:space="0" w:color="auto"/>
            <w:left w:val="none" w:sz="0" w:space="0" w:color="auto"/>
            <w:bottom w:val="none" w:sz="0" w:space="0" w:color="auto"/>
            <w:right w:val="none" w:sz="0" w:space="0" w:color="auto"/>
          </w:divBdr>
        </w:div>
        <w:div w:id="738707">
          <w:marLeft w:val="640"/>
          <w:marRight w:val="0"/>
          <w:marTop w:val="0"/>
          <w:marBottom w:val="0"/>
          <w:divBdr>
            <w:top w:val="none" w:sz="0" w:space="0" w:color="auto"/>
            <w:left w:val="none" w:sz="0" w:space="0" w:color="auto"/>
            <w:bottom w:val="none" w:sz="0" w:space="0" w:color="auto"/>
            <w:right w:val="none" w:sz="0" w:space="0" w:color="auto"/>
          </w:divBdr>
        </w:div>
        <w:div w:id="686489935">
          <w:marLeft w:val="640"/>
          <w:marRight w:val="0"/>
          <w:marTop w:val="0"/>
          <w:marBottom w:val="0"/>
          <w:divBdr>
            <w:top w:val="none" w:sz="0" w:space="0" w:color="auto"/>
            <w:left w:val="none" w:sz="0" w:space="0" w:color="auto"/>
            <w:bottom w:val="none" w:sz="0" w:space="0" w:color="auto"/>
            <w:right w:val="none" w:sz="0" w:space="0" w:color="auto"/>
          </w:divBdr>
        </w:div>
        <w:div w:id="2021423906">
          <w:marLeft w:val="640"/>
          <w:marRight w:val="0"/>
          <w:marTop w:val="0"/>
          <w:marBottom w:val="0"/>
          <w:divBdr>
            <w:top w:val="none" w:sz="0" w:space="0" w:color="auto"/>
            <w:left w:val="none" w:sz="0" w:space="0" w:color="auto"/>
            <w:bottom w:val="none" w:sz="0" w:space="0" w:color="auto"/>
            <w:right w:val="none" w:sz="0" w:space="0" w:color="auto"/>
          </w:divBdr>
        </w:div>
        <w:div w:id="1254129174">
          <w:marLeft w:val="640"/>
          <w:marRight w:val="0"/>
          <w:marTop w:val="0"/>
          <w:marBottom w:val="0"/>
          <w:divBdr>
            <w:top w:val="none" w:sz="0" w:space="0" w:color="auto"/>
            <w:left w:val="none" w:sz="0" w:space="0" w:color="auto"/>
            <w:bottom w:val="none" w:sz="0" w:space="0" w:color="auto"/>
            <w:right w:val="none" w:sz="0" w:space="0" w:color="auto"/>
          </w:divBdr>
        </w:div>
        <w:div w:id="1540362304">
          <w:marLeft w:val="640"/>
          <w:marRight w:val="0"/>
          <w:marTop w:val="0"/>
          <w:marBottom w:val="0"/>
          <w:divBdr>
            <w:top w:val="none" w:sz="0" w:space="0" w:color="auto"/>
            <w:left w:val="none" w:sz="0" w:space="0" w:color="auto"/>
            <w:bottom w:val="none" w:sz="0" w:space="0" w:color="auto"/>
            <w:right w:val="none" w:sz="0" w:space="0" w:color="auto"/>
          </w:divBdr>
        </w:div>
        <w:div w:id="346759018">
          <w:marLeft w:val="640"/>
          <w:marRight w:val="0"/>
          <w:marTop w:val="0"/>
          <w:marBottom w:val="0"/>
          <w:divBdr>
            <w:top w:val="none" w:sz="0" w:space="0" w:color="auto"/>
            <w:left w:val="none" w:sz="0" w:space="0" w:color="auto"/>
            <w:bottom w:val="none" w:sz="0" w:space="0" w:color="auto"/>
            <w:right w:val="none" w:sz="0" w:space="0" w:color="auto"/>
          </w:divBdr>
        </w:div>
        <w:div w:id="634918632">
          <w:marLeft w:val="640"/>
          <w:marRight w:val="0"/>
          <w:marTop w:val="0"/>
          <w:marBottom w:val="0"/>
          <w:divBdr>
            <w:top w:val="none" w:sz="0" w:space="0" w:color="auto"/>
            <w:left w:val="none" w:sz="0" w:space="0" w:color="auto"/>
            <w:bottom w:val="none" w:sz="0" w:space="0" w:color="auto"/>
            <w:right w:val="none" w:sz="0" w:space="0" w:color="auto"/>
          </w:divBdr>
        </w:div>
        <w:div w:id="132411865">
          <w:marLeft w:val="640"/>
          <w:marRight w:val="0"/>
          <w:marTop w:val="0"/>
          <w:marBottom w:val="0"/>
          <w:divBdr>
            <w:top w:val="none" w:sz="0" w:space="0" w:color="auto"/>
            <w:left w:val="none" w:sz="0" w:space="0" w:color="auto"/>
            <w:bottom w:val="none" w:sz="0" w:space="0" w:color="auto"/>
            <w:right w:val="none" w:sz="0" w:space="0" w:color="auto"/>
          </w:divBdr>
        </w:div>
        <w:div w:id="304362546">
          <w:marLeft w:val="640"/>
          <w:marRight w:val="0"/>
          <w:marTop w:val="0"/>
          <w:marBottom w:val="0"/>
          <w:divBdr>
            <w:top w:val="none" w:sz="0" w:space="0" w:color="auto"/>
            <w:left w:val="none" w:sz="0" w:space="0" w:color="auto"/>
            <w:bottom w:val="none" w:sz="0" w:space="0" w:color="auto"/>
            <w:right w:val="none" w:sz="0" w:space="0" w:color="auto"/>
          </w:divBdr>
        </w:div>
      </w:divsChild>
    </w:div>
    <w:div w:id="1540168327">
      <w:bodyDiv w:val="1"/>
      <w:marLeft w:val="0"/>
      <w:marRight w:val="0"/>
      <w:marTop w:val="0"/>
      <w:marBottom w:val="0"/>
      <w:divBdr>
        <w:top w:val="none" w:sz="0" w:space="0" w:color="auto"/>
        <w:left w:val="none" w:sz="0" w:space="0" w:color="auto"/>
        <w:bottom w:val="none" w:sz="0" w:space="0" w:color="auto"/>
        <w:right w:val="none" w:sz="0" w:space="0" w:color="auto"/>
      </w:divBdr>
      <w:divsChild>
        <w:div w:id="863204933">
          <w:marLeft w:val="640"/>
          <w:marRight w:val="0"/>
          <w:marTop w:val="0"/>
          <w:marBottom w:val="0"/>
          <w:divBdr>
            <w:top w:val="none" w:sz="0" w:space="0" w:color="auto"/>
            <w:left w:val="none" w:sz="0" w:space="0" w:color="auto"/>
            <w:bottom w:val="none" w:sz="0" w:space="0" w:color="auto"/>
            <w:right w:val="none" w:sz="0" w:space="0" w:color="auto"/>
          </w:divBdr>
        </w:div>
        <w:div w:id="623316293">
          <w:marLeft w:val="640"/>
          <w:marRight w:val="0"/>
          <w:marTop w:val="0"/>
          <w:marBottom w:val="0"/>
          <w:divBdr>
            <w:top w:val="none" w:sz="0" w:space="0" w:color="auto"/>
            <w:left w:val="none" w:sz="0" w:space="0" w:color="auto"/>
            <w:bottom w:val="none" w:sz="0" w:space="0" w:color="auto"/>
            <w:right w:val="none" w:sz="0" w:space="0" w:color="auto"/>
          </w:divBdr>
        </w:div>
        <w:div w:id="49304260">
          <w:marLeft w:val="640"/>
          <w:marRight w:val="0"/>
          <w:marTop w:val="0"/>
          <w:marBottom w:val="0"/>
          <w:divBdr>
            <w:top w:val="none" w:sz="0" w:space="0" w:color="auto"/>
            <w:left w:val="none" w:sz="0" w:space="0" w:color="auto"/>
            <w:bottom w:val="none" w:sz="0" w:space="0" w:color="auto"/>
            <w:right w:val="none" w:sz="0" w:space="0" w:color="auto"/>
          </w:divBdr>
        </w:div>
        <w:div w:id="1730808099">
          <w:marLeft w:val="640"/>
          <w:marRight w:val="0"/>
          <w:marTop w:val="0"/>
          <w:marBottom w:val="0"/>
          <w:divBdr>
            <w:top w:val="none" w:sz="0" w:space="0" w:color="auto"/>
            <w:left w:val="none" w:sz="0" w:space="0" w:color="auto"/>
            <w:bottom w:val="none" w:sz="0" w:space="0" w:color="auto"/>
            <w:right w:val="none" w:sz="0" w:space="0" w:color="auto"/>
          </w:divBdr>
        </w:div>
        <w:div w:id="1274751182">
          <w:marLeft w:val="640"/>
          <w:marRight w:val="0"/>
          <w:marTop w:val="0"/>
          <w:marBottom w:val="0"/>
          <w:divBdr>
            <w:top w:val="none" w:sz="0" w:space="0" w:color="auto"/>
            <w:left w:val="none" w:sz="0" w:space="0" w:color="auto"/>
            <w:bottom w:val="none" w:sz="0" w:space="0" w:color="auto"/>
            <w:right w:val="none" w:sz="0" w:space="0" w:color="auto"/>
          </w:divBdr>
        </w:div>
        <w:div w:id="1385133902">
          <w:marLeft w:val="640"/>
          <w:marRight w:val="0"/>
          <w:marTop w:val="0"/>
          <w:marBottom w:val="0"/>
          <w:divBdr>
            <w:top w:val="none" w:sz="0" w:space="0" w:color="auto"/>
            <w:left w:val="none" w:sz="0" w:space="0" w:color="auto"/>
            <w:bottom w:val="none" w:sz="0" w:space="0" w:color="auto"/>
            <w:right w:val="none" w:sz="0" w:space="0" w:color="auto"/>
          </w:divBdr>
        </w:div>
        <w:div w:id="86653150">
          <w:marLeft w:val="640"/>
          <w:marRight w:val="0"/>
          <w:marTop w:val="0"/>
          <w:marBottom w:val="0"/>
          <w:divBdr>
            <w:top w:val="none" w:sz="0" w:space="0" w:color="auto"/>
            <w:left w:val="none" w:sz="0" w:space="0" w:color="auto"/>
            <w:bottom w:val="none" w:sz="0" w:space="0" w:color="auto"/>
            <w:right w:val="none" w:sz="0" w:space="0" w:color="auto"/>
          </w:divBdr>
        </w:div>
        <w:div w:id="211964283">
          <w:marLeft w:val="640"/>
          <w:marRight w:val="0"/>
          <w:marTop w:val="0"/>
          <w:marBottom w:val="0"/>
          <w:divBdr>
            <w:top w:val="none" w:sz="0" w:space="0" w:color="auto"/>
            <w:left w:val="none" w:sz="0" w:space="0" w:color="auto"/>
            <w:bottom w:val="none" w:sz="0" w:space="0" w:color="auto"/>
            <w:right w:val="none" w:sz="0" w:space="0" w:color="auto"/>
          </w:divBdr>
        </w:div>
        <w:div w:id="44183478">
          <w:marLeft w:val="640"/>
          <w:marRight w:val="0"/>
          <w:marTop w:val="0"/>
          <w:marBottom w:val="0"/>
          <w:divBdr>
            <w:top w:val="none" w:sz="0" w:space="0" w:color="auto"/>
            <w:left w:val="none" w:sz="0" w:space="0" w:color="auto"/>
            <w:bottom w:val="none" w:sz="0" w:space="0" w:color="auto"/>
            <w:right w:val="none" w:sz="0" w:space="0" w:color="auto"/>
          </w:divBdr>
        </w:div>
        <w:div w:id="811288871">
          <w:marLeft w:val="640"/>
          <w:marRight w:val="0"/>
          <w:marTop w:val="0"/>
          <w:marBottom w:val="0"/>
          <w:divBdr>
            <w:top w:val="none" w:sz="0" w:space="0" w:color="auto"/>
            <w:left w:val="none" w:sz="0" w:space="0" w:color="auto"/>
            <w:bottom w:val="none" w:sz="0" w:space="0" w:color="auto"/>
            <w:right w:val="none" w:sz="0" w:space="0" w:color="auto"/>
          </w:divBdr>
        </w:div>
        <w:div w:id="454833924">
          <w:marLeft w:val="640"/>
          <w:marRight w:val="0"/>
          <w:marTop w:val="0"/>
          <w:marBottom w:val="0"/>
          <w:divBdr>
            <w:top w:val="none" w:sz="0" w:space="0" w:color="auto"/>
            <w:left w:val="none" w:sz="0" w:space="0" w:color="auto"/>
            <w:bottom w:val="none" w:sz="0" w:space="0" w:color="auto"/>
            <w:right w:val="none" w:sz="0" w:space="0" w:color="auto"/>
          </w:divBdr>
        </w:div>
        <w:div w:id="1291129387">
          <w:marLeft w:val="640"/>
          <w:marRight w:val="0"/>
          <w:marTop w:val="0"/>
          <w:marBottom w:val="0"/>
          <w:divBdr>
            <w:top w:val="none" w:sz="0" w:space="0" w:color="auto"/>
            <w:left w:val="none" w:sz="0" w:space="0" w:color="auto"/>
            <w:bottom w:val="none" w:sz="0" w:space="0" w:color="auto"/>
            <w:right w:val="none" w:sz="0" w:space="0" w:color="auto"/>
          </w:divBdr>
        </w:div>
        <w:div w:id="1269508033">
          <w:marLeft w:val="640"/>
          <w:marRight w:val="0"/>
          <w:marTop w:val="0"/>
          <w:marBottom w:val="0"/>
          <w:divBdr>
            <w:top w:val="none" w:sz="0" w:space="0" w:color="auto"/>
            <w:left w:val="none" w:sz="0" w:space="0" w:color="auto"/>
            <w:bottom w:val="none" w:sz="0" w:space="0" w:color="auto"/>
            <w:right w:val="none" w:sz="0" w:space="0" w:color="auto"/>
          </w:divBdr>
        </w:div>
        <w:div w:id="826476345">
          <w:marLeft w:val="640"/>
          <w:marRight w:val="0"/>
          <w:marTop w:val="0"/>
          <w:marBottom w:val="0"/>
          <w:divBdr>
            <w:top w:val="none" w:sz="0" w:space="0" w:color="auto"/>
            <w:left w:val="none" w:sz="0" w:space="0" w:color="auto"/>
            <w:bottom w:val="none" w:sz="0" w:space="0" w:color="auto"/>
            <w:right w:val="none" w:sz="0" w:space="0" w:color="auto"/>
          </w:divBdr>
        </w:div>
        <w:div w:id="1786804548">
          <w:marLeft w:val="640"/>
          <w:marRight w:val="0"/>
          <w:marTop w:val="0"/>
          <w:marBottom w:val="0"/>
          <w:divBdr>
            <w:top w:val="none" w:sz="0" w:space="0" w:color="auto"/>
            <w:left w:val="none" w:sz="0" w:space="0" w:color="auto"/>
            <w:bottom w:val="none" w:sz="0" w:space="0" w:color="auto"/>
            <w:right w:val="none" w:sz="0" w:space="0" w:color="auto"/>
          </w:divBdr>
        </w:div>
        <w:div w:id="902563388">
          <w:marLeft w:val="640"/>
          <w:marRight w:val="0"/>
          <w:marTop w:val="0"/>
          <w:marBottom w:val="0"/>
          <w:divBdr>
            <w:top w:val="none" w:sz="0" w:space="0" w:color="auto"/>
            <w:left w:val="none" w:sz="0" w:space="0" w:color="auto"/>
            <w:bottom w:val="none" w:sz="0" w:space="0" w:color="auto"/>
            <w:right w:val="none" w:sz="0" w:space="0" w:color="auto"/>
          </w:divBdr>
        </w:div>
        <w:div w:id="272202817">
          <w:marLeft w:val="640"/>
          <w:marRight w:val="0"/>
          <w:marTop w:val="0"/>
          <w:marBottom w:val="0"/>
          <w:divBdr>
            <w:top w:val="none" w:sz="0" w:space="0" w:color="auto"/>
            <w:left w:val="none" w:sz="0" w:space="0" w:color="auto"/>
            <w:bottom w:val="none" w:sz="0" w:space="0" w:color="auto"/>
            <w:right w:val="none" w:sz="0" w:space="0" w:color="auto"/>
          </w:divBdr>
        </w:div>
        <w:div w:id="245504394">
          <w:marLeft w:val="640"/>
          <w:marRight w:val="0"/>
          <w:marTop w:val="0"/>
          <w:marBottom w:val="0"/>
          <w:divBdr>
            <w:top w:val="none" w:sz="0" w:space="0" w:color="auto"/>
            <w:left w:val="none" w:sz="0" w:space="0" w:color="auto"/>
            <w:bottom w:val="none" w:sz="0" w:space="0" w:color="auto"/>
            <w:right w:val="none" w:sz="0" w:space="0" w:color="auto"/>
          </w:divBdr>
        </w:div>
        <w:div w:id="403451793">
          <w:marLeft w:val="640"/>
          <w:marRight w:val="0"/>
          <w:marTop w:val="0"/>
          <w:marBottom w:val="0"/>
          <w:divBdr>
            <w:top w:val="none" w:sz="0" w:space="0" w:color="auto"/>
            <w:left w:val="none" w:sz="0" w:space="0" w:color="auto"/>
            <w:bottom w:val="none" w:sz="0" w:space="0" w:color="auto"/>
            <w:right w:val="none" w:sz="0" w:space="0" w:color="auto"/>
          </w:divBdr>
        </w:div>
        <w:div w:id="329406957">
          <w:marLeft w:val="640"/>
          <w:marRight w:val="0"/>
          <w:marTop w:val="0"/>
          <w:marBottom w:val="0"/>
          <w:divBdr>
            <w:top w:val="none" w:sz="0" w:space="0" w:color="auto"/>
            <w:left w:val="none" w:sz="0" w:space="0" w:color="auto"/>
            <w:bottom w:val="none" w:sz="0" w:space="0" w:color="auto"/>
            <w:right w:val="none" w:sz="0" w:space="0" w:color="auto"/>
          </w:divBdr>
        </w:div>
        <w:div w:id="1439329687">
          <w:marLeft w:val="640"/>
          <w:marRight w:val="0"/>
          <w:marTop w:val="0"/>
          <w:marBottom w:val="0"/>
          <w:divBdr>
            <w:top w:val="none" w:sz="0" w:space="0" w:color="auto"/>
            <w:left w:val="none" w:sz="0" w:space="0" w:color="auto"/>
            <w:bottom w:val="none" w:sz="0" w:space="0" w:color="auto"/>
            <w:right w:val="none" w:sz="0" w:space="0" w:color="auto"/>
          </w:divBdr>
        </w:div>
        <w:div w:id="442000462">
          <w:marLeft w:val="640"/>
          <w:marRight w:val="0"/>
          <w:marTop w:val="0"/>
          <w:marBottom w:val="0"/>
          <w:divBdr>
            <w:top w:val="none" w:sz="0" w:space="0" w:color="auto"/>
            <w:left w:val="none" w:sz="0" w:space="0" w:color="auto"/>
            <w:bottom w:val="none" w:sz="0" w:space="0" w:color="auto"/>
            <w:right w:val="none" w:sz="0" w:space="0" w:color="auto"/>
          </w:divBdr>
        </w:div>
        <w:div w:id="1938512245">
          <w:marLeft w:val="640"/>
          <w:marRight w:val="0"/>
          <w:marTop w:val="0"/>
          <w:marBottom w:val="0"/>
          <w:divBdr>
            <w:top w:val="none" w:sz="0" w:space="0" w:color="auto"/>
            <w:left w:val="none" w:sz="0" w:space="0" w:color="auto"/>
            <w:bottom w:val="none" w:sz="0" w:space="0" w:color="auto"/>
            <w:right w:val="none" w:sz="0" w:space="0" w:color="auto"/>
          </w:divBdr>
        </w:div>
        <w:div w:id="343165083">
          <w:marLeft w:val="640"/>
          <w:marRight w:val="0"/>
          <w:marTop w:val="0"/>
          <w:marBottom w:val="0"/>
          <w:divBdr>
            <w:top w:val="none" w:sz="0" w:space="0" w:color="auto"/>
            <w:left w:val="none" w:sz="0" w:space="0" w:color="auto"/>
            <w:bottom w:val="none" w:sz="0" w:space="0" w:color="auto"/>
            <w:right w:val="none" w:sz="0" w:space="0" w:color="auto"/>
          </w:divBdr>
        </w:div>
        <w:div w:id="1778594509">
          <w:marLeft w:val="640"/>
          <w:marRight w:val="0"/>
          <w:marTop w:val="0"/>
          <w:marBottom w:val="0"/>
          <w:divBdr>
            <w:top w:val="none" w:sz="0" w:space="0" w:color="auto"/>
            <w:left w:val="none" w:sz="0" w:space="0" w:color="auto"/>
            <w:bottom w:val="none" w:sz="0" w:space="0" w:color="auto"/>
            <w:right w:val="none" w:sz="0" w:space="0" w:color="auto"/>
          </w:divBdr>
        </w:div>
        <w:div w:id="1601331947">
          <w:marLeft w:val="640"/>
          <w:marRight w:val="0"/>
          <w:marTop w:val="0"/>
          <w:marBottom w:val="0"/>
          <w:divBdr>
            <w:top w:val="none" w:sz="0" w:space="0" w:color="auto"/>
            <w:left w:val="none" w:sz="0" w:space="0" w:color="auto"/>
            <w:bottom w:val="none" w:sz="0" w:space="0" w:color="auto"/>
            <w:right w:val="none" w:sz="0" w:space="0" w:color="auto"/>
          </w:divBdr>
        </w:div>
        <w:div w:id="1858303794">
          <w:marLeft w:val="640"/>
          <w:marRight w:val="0"/>
          <w:marTop w:val="0"/>
          <w:marBottom w:val="0"/>
          <w:divBdr>
            <w:top w:val="none" w:sz="0" w:space="0" w:color="auto"/>
            <w:left w:val="none" w:sz="0" w:space="0" w:color="auto"/>
            <w:bottom w:val="none" w:sz="0" w:space="0" w:color="auto"/>
            <w:right w:val="none" w:sz="0" w:space="0" w:color="auto"/>
          </w:divBdr>
        </w:div>
        <w:div w:id="1965306108">
          <w:marLeft w:val="640"/>
          <w:marRight w:val="0"/>
          <w:marTop w:val="0"/>
          <w:marBottom w:val="0"/>
          <w:divBdr>
            <w:top w:val="none" w:sz="0" w:space="0" w:color="auto"/>
            <w:left w:val="none" w:sz="0" w:space="0" w:color="auto"/>
            <w:bottom w:val="none" w:sz="0" w:space="0" w:color="auto"/>
            <w:right w:val="none" w:sz="0" w:space="0" w:color="auto"/>
          </w:divBdr>
        </w:div>
        <w:div w:id="264577468">
          <w:marLeft w:val="640"/>
          <w:marRight w:val="0"/>
          <w:marTop w:val="0"/>
          <w:marBottom w:val="0"/>
          <w:divBdr>
            <w:top w:val="none" w:sz="0" w:space="0" w:color="auto"/>
            <w:left w:val="none" w:sz="0" w:space="0" w:color="auto"/>
            <w:bottom w:val="none" w:sz="0" w:space="0" w:color="auto"/>
            <w:right w:val="none" w:sz="0" w:space="0" w:color="auto"/>
          </w:divBdr>
        </w:div>
        <w:div w:id="969944074">
          <w:marLeft w:val="640"/>
          <w:marRight w:val="0"/>
          <w:marTop w:val="0"/>
          <w:marBottom w:val="0"/>
          <w:divBdr>
            <w:top w:val="none" w:sz="0" w:space="0" w:color="auto"/>
            <w:left w:val="none" w:sz="0" w:space="0" w:color="auto"/>
            <w:bottom w:val="none" w:sz="0" w:space="0" w:color="auto"/>
            <w:right w:val="none" w:sz="0" w:space="0" w:color="auto"/>
          </w:divBdr>
        </w:div>
        <w:div w:id="38939323">
          <w:marLeft w:val="640"/>
          <w:marRight w:val="0"/>
          <w:marTop w:val="0"/>
          <w:marBottom w:val="0"/>
          <w:divBdr>
            <w:top w:val="none" w:sz="0" w:space="0" w:color="auto"/>
            <w:left w:val="none" w:sz="0" w:space="0" w:color="auto"/>
            <w:bottom w:val="none" w:sz="0" w:space="0" w:color="auto"/>
            <w:right w:val="none" w:sz="0" w:space="0" w:color="auto"/>
          </w:divBdr>
        </w:div>
        <w:div w:id="1789422147">
          <w:marLeft w:val="640"/>
          <w:marRight w:val="0"/>
          <w:marTop w:val="0"/>
          <w:marBottom w:val="0"/>
          <w:divBdr>
            <w:top w:val="none" w:sz="0" w:space="0" w:color="auto"/>
            <w:left w:val="none" w:sz="0" w:space="0" w:color="auto"/>
            <w:bottom w:val="none" w:sz="0" w:space="0" w:color="auto"/>
            <w:right w:val="none" w:sz="0" w:space="0" w:color="auto"/>
          </w:divBdr>
        </w:div>
        <w:div w:id="1353608880">
          <w:marLeft w:val="640"/>
          <w:marRight w:val="0"/>
          <w:marTop w:val="0"/>
          <w:marBottom w:val="0"/>
          <w:divBdr>
            <w:top w:val="none" w:sz="0" w:space="0" w:color="auto"/>
            <w:left w:val="none" w:sz="0" w:space="0" w:color="auto"/>
            <w:bottom w:val="none" w:sz="0" w:space="0" w:color="auto"/>
            <w:right w:val="none" w:sz="0" w:space="0" w:color="auto"/>
          </w:divBdr>
        </w:div>
        <w:div w:id="789544839">
          <w:marLeft w:val="640"/>
          <w:marRight w:val="0"/>
          <w:marTop w:val="0"/>
          <w:marBottom w:val="0"/>
          <w:divBdr>
            <w:top w:val="none" w:sz="0" w:space="0" w:color="auto"/>
            <w:left w:val="none" w:sz="0" w:space="0" w:color="auto"/>
            <w:bottom w:val="none" w:sz="0" w:space="0" w:color="auto"/>
            <w:right w:val="none" w:sz="0" w:space="0" w:color="auto"/>
          </w:divBdr>
        </w:div>
        <w:div w:id="1384645558">
          <w:marLeft w:val="640"/>
          <w:marRight w:val="0"/>
          <w:marTop w:val="0"/>
          <w:marBottom w:val="0"/>
          <w:divBdr>
            <w:top w:val="none" w:sz="0" w:space="0" w:color="auto"/>
            <w:left w:val="none" w:sz="0" w:space="0" w:color="auto"/>
            <w:bottom w:val="none" w:sz="0" w:space="0" w:color="auto"/>
            <w:right w:val="none" w:sz="0" w:space="0" w:color="auto"/>
          </w:divBdr>
        </w:div>
        <w:div w:id="809441767">
          <w:marLeft w:val="640"/>
          <w:marRight w:val="0"/>
          <w:marTop w:val="0"/>
          <w:marBottom w:val="0"/>
          <w:divBdr>
            <w:top w:val="none" w:sz="0" w:space="0" w:color="auto"/>
            <w:left w:val="none" w:sz="0" w:space="0" w:color="auto"/>
            <w:bottom w:val="none" w:sz="0" w:space="0" w:color="auto"/>
            <w:right w:val="none" w:sz="0" w:space="0" w:color="auto"/>
          </w:divBdr>
        </w:div>
        <w:div w:id="578372230">
          <w:marLeft w:val="640"/>
          <w:marRight w:val="0"/>
          <w:marTop w:val="0"/>
          <w:marBottom w:val="0"/>
          <w:divBdr>
            <w:top w:val="none" w:sz="0" w:space="0" w:color="auto"/>
            <w:left w:val="none" w:sz="0" w:space="0" w:color="auto"/>
            <w:bottom w:val="none" w:sz="0" w:space="0" w:color="auto"/>
            <w:right w:val="none" w:sz="0" w:space="0" w:color="auto"/>
          </w:divBdr>
        </w:div>
        <w:div w:id="640813719">
          <w:marLeft w:val="640"/>
          <w:marRight w:val="0"/>
          <w:marTop w:val="0"/>
          <w:marBottom w:val="0"/>
          <w:divBdr>
            <w:top w:val="none" w:sz="0" w:space="0" w:color="auto"/>
            <w:left w:val="none" w:sz="0" w:space="0" w:color="auto"/>
            <w:bottom w:val="none" w:sz="0" w:space="0" w:color="auto"/>
            <w:right w:val="none" w:sz="0" w:space="0" w:color="auto"/>
          </w:divBdr>
        </w:div>
        <w:div w:id="188497449">
          <w:marLeft w:val="640"/>
          <w:marRight w:val="0"/>
          <w:marTop w:val="0"/>
          <w:marBottom w:val="0"/>
          <w:divBdr>
            <w:top w:val="none" w:sz="0" w:space="0" w:color="auto"/>
            <w:left w:val="none" w:sz="0" w:space="0" w:color="auto"/>
            <w:bottom w:val="none" w:sz="0" w:space="0" w:color="auto"/>
            <w:right w:val="none" w:sz="0" w:space="0" w:color="auto"/>
          </w:divBdr>
        </w:div>
        <w:div w:id="793519800">
          <w:marLeft w:val="640"/>
          <w:marRight w:val="0"/>
          <w:marTop w:val="0"/>
          <w:marBottom w:val="0"/>
          <w:divBdr>
            <w:top w:val="none" w:sz="0" w:space="0" w:color="auto"/>
            <w:left w:val="none" w:sz="0" w:space="0" w:color="auto"/>
            <w:bottom w:val="none" w:sz="0" w:space="0" w:color="auto"/>
            <w:right w:val="none" w:sz="0" w:space="0" w:color="auto"/>
          </w:divBdr>
        </w:div>
        <w:div w:id="659579325">
          <w:marLeft w:val="640"/>
          <w:marRight w:val="0"/>
          <w:marTop w:val="0"/>
          <w:marBottom w:val="0"/>
          <w:divBdr>
            <w:top w:val="none" w:sz="0" w:space="0" w:color="auto"/>
            <w:left w:val="none" w:sz="0" w:space="0" w:color="auto"/>
            <w:bottom w:val="none" w:sz="0" w:space="0" w:color="auto"/>
            <w:right w:val="none" w:sz="0" w:space="0" w:color="auto"/>
          </w:divBdr>
        </w:div>
        <w:div w:id="1551072318">
          <w:marLeft w:val="640"/>
          <w:marRight w:val="0"/>
          <w:marTop w:val="0"/>
          <w:marBottom w:val="0"/>
          <w:divBdr>
            <w:top w:val="none" w:sz="0" w:space="0" w:color="auto"/>
            <w:left w:val="none" w:sz="0" w:space="0" w:color="auto"/>
            <w:bottom w:val="none" w:sz="0" w:space="0" w:color="auto"/>
            <w:right w:val="none" w:sz="0" w:space="0" w:color="auto"/>
          </w:divBdr>
        </w:div>
        <w:div w:id="1549564787">
          <w:marLeft w:val="640"/>
          <w:marRight w:val="0"/>
          <w:marTop w:val="0"/>
          <w:marBottom w:val="0"/>
          <w:divBdr>
            <w:top w:val="none" w:sz="0" w:space="0" w:color="auto"/>
            <w:left w:val="none" w:sz="0" w:space="0" w:color="auto"/>
            <w:bottom w:val="none" w:sz="0" w:space="0" w:color="auto"/>
            <w:right w:val="none" w:sz="0" w:space="0" w:color="auto"/>
          </w:divBdr>
        </w:div>
        <w:div w:id="2113352837">
          <w:marLeft w:val="640"/>
          <w:marRight w:val="0"/>
          <w:marTop w:val="0"/>
          <w:marBottom w:val="0"/>
          <w:divBdr>
            <w:top w:val="none" w:sz="0" w:space="0" w:color="auto"/>
            <w:left w:val="none" w:sz="0" w:space="0" w:color="auto"/>
            <w:bottom w:val="none" w:sz="0" w:space="0" w:color="auto"/>
            <w:right w:val="none" w:sz="0" w:space="0" w:color="auto"/>
          </w:divBdr>
        </w:div>
        <w:div w:id="79452464">
          <w:marLeft w:val="640"/>
          <w:marRight w:val="0"/>
          <w:marTop w:val="0"/>
          <w:marBottom w:val="0"/>
          <w:divBdr>
            <w:top w:val="none" w:sz="0" w:space="0" w:color="auto"/>
            <w:left w:val="none" w:sz="0" w:space="0" w:color="auto"/>
            <w:bottom w:val="none" w:sz="0" w:space="0" w:color="auto"/>
            <w:right w:val="none" w:sz="0" w:space="0" w:color="auto"/>
          </w:divBdr>
        </w:div>
        <w:div w:id="1496459442">
          <w:marLeft w:val="640"/>
          <w:marRight w:val="0"/>
          <w:marTop w:val="0"/>
          <w:marBottom w:val="0"/>
          <w:divBdr>
            <w:top w:val="none" w:sz="0" w:space="0" w:color="auto"/>
            <w:left w:val="none" w:sz="0" w:space="0" w:color="auto"/>
            <w:bottom w:val="none" w:sz="0" w:space="0" w:color="auto"/>
            <w:right w:val="none" w:sz="0" w:space="0" w:color="auto"/>
          </w:divBdr>
        </w:div>
        <w:div w:id="458955424">
          <w:marLeft w:val="640"/>
          <w:marRight w:val="0"/>
          <w:marTop w:val="0"/>
          <w:marBottom w:val="0"/>
          <w:divBdr>
            <w:top w:val="none" w:sz="0" w:space="0" w:color="auto"/>
            <w:left w:val="none" w:sz="0" w:space="0" w:color="auto"/>
            <w:bottom w:val="none" w:sz="0" w:space="0" w:color="auto"/>
            <w:right w:val="none" w:sz="0" w:space="0" w:color="auto"/>
          </w:divBdr>
        </w:div>
        <w:div w:id="1115751740">
          <w:marLeft w:val="640"/>
          <w:marRight w:val="0"/>
          <w:marTop w:val="0"/>
          <w:marBottom w:val="0"/>
          <w:divBdr>
            <w:top w:val="none" w:sz="0" w:space="0" w:color="auto"/>
            <w:left w:val="none" w:sz="0" w:space="0" w:color="auto"/>
            <w:bottom w:val="none" w:sz="0" w:space="0" w:color="auto"/>
            <w:right w:val="none" w:sz="0" w:space="0" w:color="auto"/>
          </w:divBdr>
        </w:div>
        <w:div w:id="40905979">
          <w:marLeft w:val="640"/>
          <w:marRight w:val="0"/>
          <w:marTop w:val="0"/>
          <w:marBottom w:val="0"/>
          <w:divBdr>
            <w:top w:val="none" w:sz="0" w:space="0" w:color="auto"/>
            <w:left w:val="none" w:sz="0" w:space="0" w:color="auto"/>
            <w:bottom w:val="none" w:sz="0" w:space="0" w:color="auto"/>
            <w:right w:val="none" w:sz="0" w:space="0" w:color="auto"/>
          </w:divBdr>
        </w:div>
      </w:divsChild>
    </w:div>
    <w:div w:id="1543010534">
      <w:bodyDiv w:val="1"/>
      <w:marLeft w:val="0"/>
      <w:marRight w:val="0"/>
      <w:marTop w:val="0"/>
      <w:marBottom w:val="0"/>
      <w:divBdr>
        <w:top w:val="none" w:sz="0" w:space="0" w:color="auto"/>
        <w:left w:val="none" w:sz="0" w:space="0" w:color="auto"/>
        <w:bottom w:val="none" w:sz="0" w:space="0" w:color="auto"/>
        <w:right w:val="none" w:sz="0" w:space="0" w:color="auto"/>
      </w:divBdr>
      <w:divsChild>
        <w:div w:id="81803432">
          <w:marLeft w:val="640"/>
          <w:marRight w:val="0"/>
          <w:marTop w:val="0"/>
          <w:marBottom w:val="0"/>
          <w:divBdr>
            <w:top w:val="none" w:sz="0" w:space="0" w:color="auto"/>
            <w:left w:val="none" w:sz="0" w:space="0" w:color="auto"/>
            <w:bottom w:val="none" w:sz="0" w:space="0" w:color="auto"/>
            <w:right w:val="none" w:sz="0" w:space="0" w:color="auto"/>
          </w:divBdr>
        </w:div>
        <w:div w:id="83458711">
          <w:marLeft w:val="640"/>
          <w:marRight w:val="0"/>
          <w:marTop w:val="0"/>
          <w:marBottom w:val="0"/>
          <w:divBdr>
            <w:top w:val="none" w:sz="0" w:space="0" w:color="auto"/>
            <w:left w:val="none" w:sz="0" w:space="0" w:color="auto"/>
            <w:bottom w:val="none" w:sz="0" w:space="0" w:color="auto"/>
            <w:right w:val="none" w:sz="0" w:space="0" w:color="auto"/>
          </w:divBdr>
        </w:div>
        <w:div w:id="130638172">
          <w:marLeft w:val="640"/>
          <w:marRight w:val="0"/>
          <w:marTop w:val="0"/>
          <w:marBottom w:val="0"/>
          <w:divBdr>
            <w:top w:val="none" w:sz="0" w:space="0" w:color="auto"/>
            <w:left w:val="none" w:sz="0" w:space="0" w:color="auto"/>
            <w:bottom w:val="none" w:sz="0" w:space="0" w:color="auto"/>
            <w:right w:val="none" w:sz="0" w:space="0" w:color="auto"/>
          </w:divBdr>
        </w:div>
        <w:div w:id="169293389">
          <w:marLeft w:val="640"/>
          <w:marRight w:val="0"/>
          <w:marTop w:val="0"/>
          <w:marBottom w:val="0"/>
          <w:divBdr>
            <w:top w:val="none" w:sz="0" w:space="0" w:color="auto"/>
            <w:left w:val="none" w:sz="0" w:space="0" w:color="auto"/>
            <w:bottom w:val="none" w:sz="0" w:space="0" w:color="auto"/>
            <w:right w:val="none" w:sz="0" w:space="0" w:color="auto"/>
          </w:divBdr>
        </w:div>
        <w:div w:id="288708462">
          <w:marLeft w:val="640"/>
          <w:marRight w:val="0"/>
          <w:marTop w:val="0"/>
          <w:marBottom w:val="0"/>
          <w:divBdr>
            <w:top w:val="none" w:sz="0" w:space="0" w:color="auto"/>
            <w:left w:val="none" w:sz="0" w:space="0" w:color="auto"/>
            <w:bottom w:val="none" w:sz="0" w:space="0" w:color="auto"/>
            <w:right w:val="none" w:sz="0" w:space="0" w:color="auto"/>
          </w:divBdr>
        </w:div>
        <w:div w:id="305595002">
          <w:marLeft w:val="640"/>
          <w:marRight w:val="0"/>
          <w:marTop w:val="0"/>
          <w:marBottom w:val="0"/>
          <w:divBdr>
            <w:top w:val="none" w:sz="0" w:space="0" w:color="auto"/>
            <w:left w:val="none" w:sz="0" w:space="0" w:color="auto"/>
            <w:bottom w:val="none" w:sz="0" w:space="0" w:color="auto"/>
            <w:right w:val="none" w:sz="0" w:space="0" w:color="auto"/>
          </w:divBdr>
        </w:div>
        <w:div w:id="385759227">
          <w:marLeft w:val="640"/>
          <w:marRight w:val="0"/>
          <w:marTop w:val="0"/>
          <w:marBottom w:val="0"/>
          <w:divBdr>
            <w:top w:val="none" w:sz="0" w:space="0" w:color="auto"/>
            <w:left w:val="none" w:sz="0" w:space="0" w:color="auto"/>
            <w:bottom w:val="none" w:sz="0" w:space="0" w:color="auto"/>
            <w:right w:val="none" w:sz="0" w:space="0" w:color="auto"/>
          </w:divBdr>
        </w:div>
        <w:div w:id="464742488">
          <w:marLeft w:val="640"/>
          <w:marRight w:val="0"/>
          <w:marTop w:val="0"/>
          <w:marBottom w:val="0"/>
          <w:divBdr>
            <w:top w:val="none" w:sz="0" w:space="0" w:color="auto"/>
            <w:left w:val="none" w:sz="0" w:space="0" w:color="auto"/>
            <w:bottom w:val="none" w:sz="0" w:space="0" w:color="auto"/>
            <w:right w:val="none" w:sz="0" w:space="0" w:color="auto"/>
          </w:divBdr>
        </w:div>
        <w:div w:id="538125031">
          <w:marLeft w:val="640"/>
          <w:marRight w:val="0"/>
          <w:marTop w:val="0"/>
          <w:marBottom w:val="0"/>
          <w:divBdr>
            <w:top w:val="none" w:sz="0" w:space="0" w:color="auto"/>
            <w:left w:val="none" w:sz="0" w:space="0" w:color="auto"/>
            <w:bottom w:val="none" w:sz="0" w:space="0" w:color="auto"/>
            <w:right w:val="none" w:sz="0" w:space="0" w:color="auto"/>
          </w:divBdr>
        </w:div>
        <w:div w:id="588734581">
          <w:marLeft w:val="640"/>
          <w:marRight w:val="0"/>
          <w:marTop w:val="0"/>
          <w:marBottom w:val="0"/>
          <w:divBdr>
            <w:top w:val="none" w:sz="0" w:space="0" w:color="auto"/>
            <w:left w:val="none" w:sz="0" w:space="0" w:color="auto"/>
            <w:bottom w:val="none" w:sz="0" w:space="0" w:color="auto"/>
            <w:right w:val="none" w:sz="0" w:space="0" w:color="auto"/>
          </w:divBdr>
        </w:div>
        <w:div w:id="652953950">
          <w:marLeft w:val="640"/>
          <w:marRight w:val="0"/>
          <w:marTop w:val="0"/>
          <w:marBottom w:val="0"/>
          <w:divBdr>
            <w:top w:val="none" w:sz="0" w:space="0" w:color="auto"/>
            <w:left w:val="none" w:sz="0" w:space="0" w:color="auto"/>
            <w:bottom w:val="none" w:sz="0" w:space="0" w:color="auto"/>
            <w:right w:val="none" w:sz="0" w:space="0" w:color="auto"/>
          </w:divBdr>
        </w:div>
        <w:div w:id="680009266">
          <w:marLeft w:val="640"/>
          <w:marRight w:val="0"/>
          <w:marTop w:val="0"/>
          <w:marBottom w:val="0"/>
          <w:divBdr>
            <w:top w:val="none" w:sz="0" w:space="0" w:color="auto"/>
            <w:left w:val="none" w:sz="0" w:space="0" w:color="auto"/>
            <w:bottom w:val="none" w:sz="0" w:space="0" w:color="auto"/>
            <w:right w:val="none" w:sz="0" w:space="0" w:color="auto"/>
          </w:divBdr>
        </w:div>
        <w:div w:id="723407878">
          <w:marLeft w:val="640"/>
          <w:marRight w:val="0"/>
          <w:marTop w:val="0"/>
          <w:marBottom w:val="0"/>
          <w:divBdr>
            <w:top w:val="none" w:sz="0" w:space="0" w:color="auto"/>
            <w:left w:val="none" w:sz="0" w:space="0" w:color="auto"/>
            <w:bottom w:val="none" w:sz="0" w:space="0" w:color="auto"/>
            <w:right w:val="none" w:sz="0" w:space="0" w:color="auto"/>
          </w:divBdr>
        </w:div>
        <w:div w:id="773593535">
          <w:marLeft w:val="640"/>
          <w:marRight w:val="0"/>
          <w:marTop w:val="0"/>
          <w:marBottom w:val="0"/>
          <w:divBdr>
            <w:top w:val="none" w:sz="0" w:space="0" w:color="auto"/>
            <w:left w:val="none" w:sz="0" w:space="0" w:color="auto"/>
            <w:bottom w:val="none" w:sz="0" w:space="0" w:color="auto"/>
            <w:right w:val="none" w:sz="0" w:space="0" w:color="auto"/>
          </w:divBdr>
        </w:div>
        <w:div w:id="776607632">
          <w:marLeft w:val="640"/>
          <w:marRight w:val="0"/>
          <w:marTop w:val="0"/>
          <w:marBottom w:val="0"/>
          <w:divBdr>
            <w:top w:val="none" w:sz="0" w:space="0" w:color="auto"/>
            <w:left w:val="none" w:sz="0" w:space="0" w:color="auto"/>
            <w:bottom w:val="none" w:sz="0" w:space="0" w:color="auto"/>
            <w:right w:val="none" w:sz="0" w:space="0" w:color="auto"/>
          </w:divBdr>
        </w:div>
        <w:div w:id="854465477">
          <w:marLeft w:val="640"/>
          <w:marRight w:val="0"/>
          <w:marTop w:val="0"/>
          <w:marBottom w:val="0"/>
          <w:divBdr>
            <w:top w:val="none" w:sz="0" w:space="0" w:color="auto"/>
            <w:left w:val="none" w:sz="0" w:space="0" w:color="auto"/>
            <w:bottom w:val="none" w:sz="0" w:space="0" w:color="auto"/>
            <w:right w:val="none" w:sz="0" w:space="0" w:color="auto"/>
          </w:divBdr>
        </w:div>
        <w:div w:id="878933909">
          <w:marLeft w:val="640"/>
          <w:marRight w:val="0"/>
          <w:marTop w:val="0"/>
          <w:marBottom w:val="0"/>
          <w:divBdr>
            <w:top w:val="none" w:sz="0" w:space="0" w:color="auto"/>
            <w:left w:val="none" w:sz="0" w:space="0" w:color="auto"/>
            <w:bottom w:val="none" w:sz="0" w:space="0" w:color="auto"/>
            <w:right w:val="none" w:sz="0" w:space="0" w:color="auto"/>
          </w:divBdr>
        </w:div>
        <w:div w:id="927421262">
          <w:marLeft w:val="640"/>
          <w:marRight w:val="0"/>
          <w:marTop w:val="0"/>
          <w:marBottom w:val="0"/>
          <w:divBdr>
            <w:top w:val="none" w:sz="0" w:space="0" w:color="auto"/>
            <w:left w:val="none" w:sz="0" w:space="0" w:color="auto"/>
            <w:bottom w:val="none" w:sz="0" w:space="0" w:color="auto"/>
            <w:right w:val="none" w:sz="0" w:space="0" w:color="auto"/>
          </w:divBdr>
        </w:div>
        <w:div w:id="943540060">
          <w:marLeft w:val="640"/>
          <w:marRight w:val="0"/>
          <w:marTop w:val="0"/>
          <w:marBottom w:val="0"/>
          <w:divBdr>
            <w:top w:val="none" w:sz="0" w:space="0" w:color="auto"/>
            <w:left w:val="none" w:sz="0" w:space="0" w:color="auto"/>
            <w:bottom w:val="none" w:sz="0" w:space="0" w:color="auto"/>
            <w:right w:val="none" w:sz="0" w:space="0" w:color="auto"/>
          </w:divBdr>
        </w:div>
        <w:div w:id="985084559">
          <w:marLeft w:val="640"/>
          <w:marRight w:val="0"/>
          <w:marTop w:val="0"/>
          <w:marBottom w:val="0"/>
          <w:divBdr>
            <w:top w:val="none" w:sz="0" w:space="0" w:color="auto"/>
            <w:left w:val="none" w:sz="0" w:space="0" w:color="auto"/>
            <w:bottom w:val="none" w:sz="0" w:space="0" w:color="auto"/>
            <w:right w:val="none" w:sz="0" w:space="0" w:color="auto"/>
          </w:divBdr>
        </w:div>
        <w:div w:id="999622002">
          <w:marLeft w:val="640"/>
          <w:marRight w:val="0"/>
          <w:marTop w:val="0"/>
          <w:marBottom w:val="0"/>
          <w:divBdr>
            <w:top w:val="none" w:sz="0" w:space="0" w:color="auto"/>
            <w:left w:val="none" w:sz="0" w:space="0" w:color="auto"/>
            <w:bottom w:val="none" w:sz="0" w:space="0" w:color="auto"/>
            <w:right w:val="none" w:sz="0" w:space="0" w:color="auto"/>
          </w:divBdr>
        </w:div>
        <w:div w:id="1012799882">
          <w:marLeft w:val="640"/>
          <w:marRight w:val="0"/>
          <w:marTop w:val="0"/>
          <w:marBottom w:val="0"/>
          <w:divBdr>
            <w:top w:val="none" w:sz="0" w:space="0" w:color="auto"/>
            <w:left w:val="none" w:sz="0" w:space="0" w:color="auto"/>
            <w:bottom w:val="none" w:sz="0" w:space="0" w:color="auto"/>
            <w:right w:val="none" w:sz="0" w:space="0" w:color="auto"/>
          </w:divBdr>
        </w:div>
        <w:div w:id="1085221859">
          <w:marLeft w:val="640"/>
          <w:marRight w:val="0"/>
          <w:marTop w:val="0"/>
          <w:marBottom w:val="0"/>
          <w:divBdr>
            <w:top w:val="none" w:sz="0" w:space="0" w:color="auto"/>
            <w:left w:val="none" w:sz="0" w:space="0" w:color="auto"/>
            <w:bottom w:val="none" w:sz="0" w:space="0" w:color="auto"/>
            <w:right w:val="none" w:sz="0" w:space="0" w:color="auto"/>
          </w:divBdr>
        </w:div>
        <w:div w:id="1129515491">
          <w:marLeft w:val="640"/>
          <w:marRight w:val="0"/>
          <w:marTop w:val="0"/>
          <w:marBottom w:val="0"/>
          <w:divBdr>
            <w:top w:val="none" w:sz="0" w:space="0" w:color="auto"/>
            <w:left w:val="none" w:sz="0" w:space="0" w:color="auto"/>
            <w:bottom w:val="none" w:sz="0" w:space="0" w:color="auto"/>
            <w:right w:val="none" w:sz="0" w:space="0" w:color="auto"/>
          </w:divBdr>
        </w:div>
        <w:div w:id="1191262644">
          <w:marLeft w:val="640"/>
          <w:marRight w:val="0"/>
          <w:marTop w:val="0"/>
          <w:marBottom w:val="0"/>
          <w:divBdr>
            <w:top w:val="none" w:sz="0" w:space="0" w:color="auto"/>
            <w:left w:val="none" w:sz="0" w:space="0" w:color="auto"/>
            <w:bottom w:val="none" w:sz="0" w:space="0" w:color="auto"/>
            <w:right w:val="none" w:sz="0" w:space="0" w:color="auto"/>
          </w:divBdr>
        </w:div>
        <w:div w:id="1213229429">
          <w:marLeft w:val="640"/>
          <w:marRight w:val="0"/>
          <w:marTop w:val="0"/>
          <w:marBottom w:val="0"/>
          <w:divBdr>
            <w:top w:val="none" w:sz="0" w:space="0" w:color="auto"/>
            <w:left w:val="none" w:sz="0" w:space="0" w:color="auto"/>
            <w:bottom w:val="none" w:sz="0" w:space="0" w:color="auto"/>
            <w:right w:val="none" w:sz="0" w:space="0" w:color="auto"/>
          </w:divBdr>
        </w:div>
        <w:div w:id="1233661181">
          <w:marLeft w:val="640"/>
          <w:marRight w:val="0"/>
          <w:marTop w:val="0"/>
          <w:marBottom w:val="0"/>
          <w:divBdr>
            <w:top w:val="none" w:sz="0" w:space="0" w:color="auto"/>
            <w:left w:val="none" w:sz="0" w:space="0" w:color="auto"/>
            <w:bottom w:val="none" w:sz="0" w:space="0" w:color="auto"/>
            <w:right w:val="none" w:sz="0" w:space="0" w:color="auto"/>
          </w:divBdr>
        </w:div>
        <w:div w:id="1306812382">
          <w:marLeft w:val="640"/>
          <w:marRight w:val="0"/>
          <w:marTop w:val="0"/>
          <w:marBottom w:val="0"/>
          <w:divBdr>
            <w:top w:val="none" w:sz="0" w:space="0" w:color="auto"/>
            <w:left w:val="none" w:sz="0" w:space="0" w:color="auto"/>
            <w:bottom w:val="none" w:sz="0" w:space="0" w:color="auto"/>
            <w:right w:val="none" w:sz="0" w:space="0" w:color="auto"/>
          </w:divBdr>
        </w:div>
        <w:div w:id="1410957017">
          <w:marLeft w:val="640"/>
          <w:marRight w:val="0"/>
          <w:marTop w:val="0"/>
          <w:marBottom w:val="0"/>
          <w:divBdr>
            <w:top w:val="none" w:sz="0" w:space="0" w:color="auto"/>
            <w:left w:val="none" w:sz="0" w:space="0" w:color="auto"/>
            <w:bottom w:val="none" w:sz="0" w:space="0" w:color="auto"/>
            <w:right w:val="none" w:sz="0" w:space="0" w:color="auto"/>
          </w:divBdr>
        </w:div>
        <w:div w:id="1447501355">
          <w:marLeft w:val="640"/>
          <w:marRight w:val="0"/>
          <w:marTop w:val="0"/>
          <w:marBottom w:val="0"/>
          <w:divBdr>
            <w:top w:val="none" w:sz="0" w:space="0" w:color="auto"/>
            <w:left w:val="none" w:sz="0" w:space="0" w:color="auto"/>
            <w:bottom w:val="none" w:sz="0" w:space="0" w:color="auto"/>
            <w:right w:val="none" w:sz="0" w:space="0" w:color="auto"/>
          </w:divBdr>
        </w:div>
        <w:div w:id="1671130021">
          <w:marLeft w:val="640"/>
          <w:marRight w:val="0"/>
          <w:marTop w:val="0"/>
          <w:marBottom w:val="0"/>
          <w:divBdr>
            <w:top w:val="none" w:sz="0" w:space="0" w:color="auto"/>
            <w:left w:val="none" w:sz="0" w:space="0" w:color="auto"/>
            <w:bottom w:val="none" w:sz="0" w:space="0" w:color="auto"/>
            <w:right w:val="none" w:sz="0" w:space="0" w:color="auto"/>
          </w:divBdr>
        </w:div>
        <w:div w:id="1680236257">
          <w:marLeft w:val="640"/>
          <w:marRight w:val="0"/>
          <w:marTop w:val="0"/>
          <w:marBottom w:val="0"/>
          <w:divBdr>
            <w:top w:val="none" w:sz="0" w:space="0" w:color="auto"/>
            <w:left w:val="none" w:sz="0" w:space="0" w:color="auto"/>
            <w:bottom w:val="none" w:sz="0" w:space="0" w:color="auto"/>
            <w:right w:val="none" w:sz="0" w:space="0" w:color="auto"/>
          </w:divBdr>
        </w:div>
        <w:div w:id="1720862902">
          <w:marLeft w:val="640"/>
          <w:marRight w:val="0"/>
          <w:marTop w:val="0"/>
          <w:marBottom w:val="0"/>
          <w:divBdr>
            <w:top w:val="none" w:sz="0" w:space="0" w:color="auto"/>
            <w:left w:val="none" w:sz="0" w:space="0" w:color="auto"/>
            <w:bottom w:val="none" w:sz="0" w:space="0" w:color="auto"/>
            <w:right w:val="none" w:sz="0" w:space="0" w:color="auto"/>
          </w:divBdr>
        </w:div>
        <w:div w:id="1774594332">
          <w:marLeft w:val="640"/>
          <w:marRight w:val="0"/>
          <w:marTop w:val="0"/>
          <w:marBottom w:val="0"/>
          <w:divBdr>
            <w:top w:val="none" w:sz="0" w:space="0" w:color="auto"/>
            <w:left w:val="none" w:sz="0" w:space="0" w:color="auto"/>
            <w:bottom w:val="none" w:sz="0" w:space="0" w:color="auto"/>
            <w:right w:val="none" w:sz="0" w:space="0" w:color="auto"/>
          </w:divBdr>
        </w:div>
        <w:div w:id="1855683444">
          <w:marLeft w:val="640"/>
          <w:marRight w:val="0"/>
          <w:marTop w:val="0"/>
          <w:marBottom w:val="0"/>
          <w:divBdr>
            <w:top w:val="none" w:sz="0" w:space="0" w:color="auto"/>
            <w:left w:val="none" w:sz="0" w:space="0" w:color="auto"/>
            <w:bottom w:val="none" w:sz="0" w:space="0" w:color="auto"/>
            <w:right w:val="none" w:sz="0" w:space="0" w:color="auto"/>
          </w:divBdr>
        </w:div>
        <w:div w:id="1870222008">
          <w:marLeft w:val="640"/>
          <w:marRight w:val="0"/>
          <w:marTop w:val="0"/>
          <w:marBottom w:val="0"/>
          <w:divBdr>
            <w:top w:val="none" w:sz="0" w:space="0" w:color="auto"/>
            <w:left w:val="none" w:sz="0" w:space="0" w:color="auto"/>
            <w:bottom w:val="none" w:sz="0" w:space="0" w:color="auto"/>
            <w:right w:val="none" w:sz="0" w:space="0" w:color="auto"/>
          </w:divBdr>
        </w:div>
        <w:div w:id="1898593057">
          <w:marLeft w:val="640"/>
          <w:marRight w:val="0"/>
          <w:marTop w:val="0"/>
          <w:marBottom w:val="0"/>
          <w:divBdr>
            <w:top w:val="none" w:sz="0" w:space="0" w:color="auto"/>
            <w:left w:val="none" w:sz="0" w:space="0" w:color="auto"/>
            <w:bottom w:val="none" w:sz="0" w:space="0" w:color="auto"/>
            <w:right w:val="none" w:sz="0" w:space="0" w:color="auto"/>
          </w:divBdr>
        </w:div>
        <w:div w:id="1992251911">
          <w:marLeft w:val="640"/>
          <w:marRight w:val="0"/>
          <w:marTop w:val="0"/>
          <w:marBottom w:val="0"/>
          <w:divBdr>
            <w:top w:val="none" w:sz="0" w:space="0" w:color="auto"/>
            <w:left w:val="none" w:sz="0" w:space="0" w:color="auto"/>
            <w:bottom w:val="none" w:sz="0" w:space="0" w:color="auto"/>
            <w:right w:val="none" w:sz="0" w:space="0" w:color="auto"/>
          </w:divBdr>
        </w:div>
        <w:div w:id="2020808996">
          <w:marLeft w:val="640"/>
          <w:marRight w:val="0"/>
          <w:marTop w:val="0"/>
          <w:marBottom w:val="0"/>
          <w:divBdr>
            <w:top w:val="none" w:sz="0" w:space="0" w:color="auto"/>
            <w:left w:val="none" w:sz="0" w:space="0" w:color="auto"/>
            <w:bottom w:val="none" w:sz="0" w:space="0" w:color="auto"/>
            <w:right w:val="none" w:sz="0" w:space="0" w:color="auto"/>
          </w:divBdr>
        </w:div>
        <w:div w:id="2039767635">
          <w:marLeft w:val="640"/>
          <w:marRight w:val="0"/>
          <w:marTop w:val="0"/>
          <w:marBottom w:val="0"/>
          <w:divBdr>
            <w:top w:val="none" w:sz="0" w:space="0" w:color="auto"/>
            <w:left w:val="none" w:sz="0" w:space="0" w:color="auto"/>
            <w:bottom w:val="none" w:sz="0" w:space="0" w:color="auto"/>
            <w:right w:val="none" w:sz="0" w:space="0" w:color="auto"/>
          </w:divBdr>
        </w:div>
        <w:div w:id="2042321931">
          <w:marLeft w:val="640"/>
          <w:marRight w:val="0"/>
          <w:marTop w:val="0"/>
          <w:marBottom w:val="0"/>
          <w:divBdr>
            <w:top w:val="none" w:sz="0" w:space="0" w:color="auto"/>
            <w:left w:val="none" w:sz="0" w:space="0" w:color="auto"/>
            <w:bottom w:val="none" w:sz="0" w:space="0" w:color="auto"/>
            <w:right w:val="none" w:sz="0" w:space="0" w:color="auto"/>
          </w:divBdr>
        </w:div>
        <w:div w:id="2064326551">
          <w:marLeft w:val="640"/>
          <w:marRight w:val="0"/>
          <w:marTop w:val="0"/>
          <w:marBottom w:val="0"/>
          <w:divBdr>
            <w:top w:val="none" w:sz="0" w:space="0" w:color="auto"/>
            <w:left w:val="none" w:sz="0" w:space="0" w:color="auto"/>
            <w:bottom w:val="none" w:sz="0" w:space="0" w:color="auto"/>
            <w:right w:val="none" w:sz="0" w:space="0" w:color="auto"/>
          </w:divBdr>
        </w:div>
        <w:div w:id="2066290461">
          <w:marLeft w:val="640"/>
          <w:marRight w:val="0"/>
          <w:marTop w:val="0"/>
          <w:marBottom w:val="0"/>
          <w:divBdr>
            <w:top w:val="none" w:sz="0" w:space="0" w:color="auto"/>
            <w:left w:val="none" w:sz="0" w:space="0" w:color="auto"/>
            <w:bottom w:val="none" w:sz="0" w:space="0" w:color="auto"/>
            <w:right w:val="none" w:sz="0" w:space="0" w:color="auto"/>
          </w:divBdr>
        </w:div>
        <w:div w:id="2072799950">
          <w:marLeft w:val="640"/>
          <w:marRight w:val="0"/>
          <w:marTop w:val="0"/>
          <w:marBottom w:val="0"/>
          <w:divBdr>
            <w:top w:val="none" w:sz="0" w:space="0" w:color="auto"/>
            <w:left w:val="none" w:sz="0" w:space="0" w:color="auto"/>
            <w:bottom w:val="none" w:sz="0" w:space="0" w:color="auto"/>
            <w:right w:val="none" w:sz="0" w:space="0" w:color="auto"/>
          </w:divBdr>
        </w:div>
        <w:div w:id="2073189984">
          <w:marLeft w:val="640"/>
          <w:marRight w:val="0"/>
          <w:marTop w:val="0"/>
          <w:marBottom w:val="0"/>
          <w:divBdr>
            <w:top w:val="none" w:sz="0" w:space="0" w:color="auto"/>
            <w:left w:val="none" w:sz="0" w:space="0" w:color="auto"/>
            <w:bottom w:val="none" w:sz="0" w:space="0" w:color="auto"/>
            <w:right w:val="none" w:sz="0" w:space="0" w:color="auto"/>
          </w:divBdr>
        </w:div>
        <w:div w:id="2105615491">
          <w:marLeft w:val="640"/>
          <w:marRight w:val="0"/>
          <w:marTop w:val="0"/>
          <w:marBottom w:val="0"/>
          <w:divBdr>
            <w:top w:val="none" w:sz="0" w:space="0" w:color="auto"/>
            <w:left w:val="none" w:sz="0" w:space="0" w:color="auto"/>
            <w:bottom w:val="none" w:sz="0" w:space="0" w:color="auto"/>
            <w:right w:val="none" w:sz="0" w:space="0" w:color="auto"/>
          </w:divBdr>
        </w:div>
        <w:div w:id="2120564097">
          <w:marLeft w:val="640"/>
          <w:marRight w:val="0"/>
          <w:marTop w:val="0"/>
          <w:marBottom w:val="0"/>
          <w:divBdr>
            <w:top w:val="none" w:sz="0" w:space="0" w:color="auto"/>
            <w:left w:val="none" w:sz="0" w:space="0" w:color="auto"/>
            <w:bottom w:val="none" w:sz="0" w:space="0" w:color="auto"/>
            <w:right w:val="none" w:sz="0" w:space="0" w:color="auto"/>
          </w:divBdr>
        </w:div>
      </w:divsChild>
    </w:div>
    <w:div w:id="1552419435">
      <w:bodyDiv w:val="1"/>
      <w:marLeft w:val="0"/>
      <w:marRight w:val="0"/>
      <w:marTop w:val="0"/>
      <w:marBottom w:val="0"/>
      <w:divBdr>
        <w:top w:val="none" w:sz="0" w:space="0" w:color="auto"/>
        <w:left w:val="none" w:sz="0" w:space="0" w:color="auto"/>
        <w:bottom w:val="none" w:sz="0" w:space="0" w:color="auto"/>
        <w:right w:val="none" w:sz="0" w:space="0" w:color="auto"/>
      </w:divBdr>
      <w:divsChild>
        <w:div w:id="21368037">
          <w:marLeft w:val="640"/>
          <w:marRight w:val="0"/>
          <w:marTop w:val="0"/>
          <w:marBottom w:val="0"/>
          <w:divBdr>
            <w:top w:val="none" w:sz="0" w:space="0" w:color="auto"/>
            <w:left w:val="none" w:sz="0" w:space="0" w:color="auto"/>
            <w:bottom w:val="none" w:sz="0" w:space="0" w:color="auto"/>
            <w:right w:val="none" w:sz="0" w:space="0" w:color="auto"/>
          </w:divBdr>
        </w:div>
        <w:div w:id="24142136">
          <w:marLeft w:val="640"/>
          <w:marRight w:val="0"/>
          <w:marTop w:val="0"/>
          <w:marBottom w:val="0"/>
          <w:divBdr>
            <w:top w:val="none" w:sz="0" w:space="0" w:color="auto"/>
            <w:left w:val="none" w:sz="0" w:space="0" w:color="auto"/>
            <w:bottom w:val="none" w:sz="0" w:space="0" w:color="auto"/>
            <w:right w:val="none" w:sz="0" w:space="0" w:color="auto"/>
          </w:divBdr>
        </w:div>
        <w:div w:id="94131074">
          <w:marLeft w:val="640"/>
          <w:marRight w:val="0"/>
          <w:marTop w:val="0"/>
          <w:marBottom w:val="0"/>
          <w:divBdr>
            <w:top w:val="none" w:sz="0" w:space="0" w:color="auto"/>
            <w:left w:val="none" w:sz="0" w:space="0" w:color="auto"/>
            <w:bottom w:val="none" w:sz="0" w:space="0" w:color="auto"/>
            <w:right w:val="none" w:sz="0" w:space="0" w:color="auto"/>
          </w:divBdr>
        </w:div>
        <w:div w:id="181676333">
          <w:marLeft w:val="640"/>
          <w:marRight w:val="0"/>
          <w:marTop w:val="0"/>
          <w:marBottom w:val="0"/>
          <w:divBdr>
            <w:top w:val="none" w:sz="0" w:space="0" w:color="auto"/>
            <w:left w:val="none" w:sz="0" w:space="0" w:color="auto"/>
            <w:bottom w:val="none" w:sz="0" w:space="0" w:color="auto"/>
            <w:right w:val="none" w:sz="0" w:space="0" w:color="auto"/>
          </w:divBdr>
        </w:div>
        <w:div w:id="195892402">
          <w:marLeft w:val="640"/>
          <w:marRight w:val="0"/>
          <w:marTop w:val="0"/>
          <w:marBottom w:val="0"/>
          <w:divBdr>
            <w:top w:val="none" w:sz="0" w:space="0" w:color="auto"/>
            <w:left w:val="none" w:sz="0" w:space="0" w:color="auto"/>
            <w:bottom w:val="none" w:sz="0" w:space="0" w:color="auto"/>
            <w:right w:val="none" w:sz="0" w:space="0" w:color="auto"/>
          </w:divBdr>
        </w:div>
        <w:div w:id="245192864">
          <w:marLeft w:val="640"/>
          <w:marRight w:val="0"/>
          <w:marTop w:val="0"/>
          <w:marBottom w:val="0"/>
          <w:divBdr>
            <w:top w:val="none" w:sz="0" w:space="0" w:color="auto"/>
            <w:left w:val="none" w:sz="0" w:space="0" w:color="auto"/>
            <w:bottom w:val="none" w:sz="0" w:space="0" w:color="auto"/>
            <w:right w:val="none" w:sz="0" w:space="0" w:color="auto"/>
          </w:divBdr>
        </w:div>
        <w:div w:id="289674896">
          <w:marLeft w:val="640"/>
          <w:marRight w:val="0"/>
          <w:marTop w:val="0"/>
          <w:marBottom w:val="0"/>
          <w:divBdr>
            <w:top w:val="none" w:sz="0" w:space="0" w:color="auto"/>
            <w:left w:val="none" w:sz="0" w:space="0" w:color="auto"/>
            <w:bottom w:val="none" w:sz="0" w:space="0" w:color="auto"/>
            <w:right w:val="none" w:sz="0" w:space="0" w:color="auto"/>
          </w:divBdr>
        </w:div>
        <w:div w:id="289945154">
          <w:marLeft w:val="640"/>
          <w:marRight w:val="0"/>
          <w:marTop w:val="0"/>
          <w:marBottom w:val="0"/>
          <w:divBdr>
            <w:top w:val="none" w:sz="0" w:space="0" w:color="auto"/>
            <w:left w:val="none" w:sz="0" w:space="0" w:color="auto"/>
            <w:bottom w:val="none" w:sz="0" w:space="0" w:color="auto"/>
            <w:right w:val="none" w:sz="0" w:space="0" w:color="auto"/>
          </w:divBdr>
        </w:div>
        <w:div w:id="302084178">
          <w:marLeft w:val="640"/>
          <w:marRight w:val="0"/>
          <w:marTop w:val="0"/>
          <w:marBottom w:val="0"/>
          <w:divBdr>
            <w:top w:val="none" w:sz="0" w:space="0" w:color="auto"/>
            <w:left w:val="none" w:sz="0" w:space="0" w:color="auto"/>
            <w:bottom w:val="none" w:sz="0" w:space="0" w:color="auto"/>
            <w:right w:val="none" w:sz="0" w:space="0" w:color="auto"/>
          </w:divBdr>
        </w:div>
        <w:div w:id="310062459">
          <w:marLeft w:val="640"/>
          <w:marRight w:val="0"/>
          <w:marTop w:val="0"/>
          <w:marBottom w:val="0"/>
          <w:divBdr>
            <w:top w:val="none" w:sz="0" w:space="0" w:color="auto"/>
            <w:left w:val="none" w:sz="0" w:space="0" w:color="auto"/>
            <w:bottom w:val="none" w:sz="0" w:space="0" w:color="auto"/>
            <w:right w:val="none" w:sz="0" w:space="0" w:color="auto"/>
          </w:divBdr>
        </w:div>
        <w:div w:id="466122262">
          <w:marLeft w:val="640"/>
          <w:marRight w:val="0"/>
          <w:marTop w:val="0"/>
          <w:marBottom w:val="0"/>
          <w:divBdr>
            <w:top w:val="none" w:sz="0" w:space="0" w:color="auto"/>
            <w:left w:val="none" w:sz="0" w:space="0" w:color="auto"/>
            <w:bottom w:val="none" w:sz="0" w:space="0" w:color="auto"/>
            <w:right w:val="none" w:sz="0" w:space="0" w:color="auto"/>
          </w:divBdr>
        </w:div>
        <w:div w:id="469789409">
          <w:marLeft w:val="640"/>
          <w:marRight w:val="0"/>
          <w:marTop w:val="0"/>
          <w:marBottom w:val="0"/>
          <w:divBdr>
            <w:top w:val="none" w:sz="0" w:space="0" w:color="auto"/>
            <w:left w:val="none" w:sz="0" w:space="0" w:color="auto"/>
            <w:bottom w:val="none" w:sz="0" w:space="0" w:color="auto"/>
            <w:right w:val="none" w:sz="0" w:space="0" w:color="auto"/>
          </w:divBdr>
        </w:div>
        <w:div w:id="488209856">
          <w:marLeft w:val="640"/>
          <w:marRight w:val="0"/>
          <w:marTop w:val="0"/>
          <w:marBottom w:val="0"/>
          <w:divBdr>
            <w:top w:val="none" w:sz="0" w:space="0" w:color="auto"/>
            <w:left w:val="none" w:sz="0" w:space="0" w:color="auto"/>
            <w:bottom w:val="none" w:sz="0" w:space="0" w:color="auto"/>
            <w:right w:val="none" w:sz="0" w:space="0" w:color="auto"/>
          </w:divBdr>
        </w:div>
        <w:div w:id="492070204">
          <w:marLeft w:val="640"/>
          <w:marRight w:val="0"/>
          <w:marTop w:val="0"/>
          <w:marBottom w:val="0"/>
          <w:divBdr>
            <w:top w:val="none" w:sz="0" w:space="0" w:color="auto"/>
            <w:left w:val="none" w:sz="0" w:space="0" w:color="auto"/>
            <w:bottom w:val="none" w:sz="0" w:space="0" w:color="auto"/>
            <w:right w:val="none" w:sz="0" w:space="0" w:color="auto"/>
          </w:divBdr>
        </w:div>
        <w:div w:id="686443993">
          <w:marLeft w:val="640"/>
          <w:marRight w:val="0"/>
          <w:marTop w:val="0"/>
          <w:marBottom w:val="0"/>
          <w:divBdr>
            <w:top w:val="none" w:sz="0" w:space="0" w:color="auto"/>
            <w:left w:val="none" w:sz="0" w:space="0" w:color="auto"/>
            <w:bottom w:val="none" w:sz="0" w:space="0" w:color="auto"/>
            <w:right w:val="none" w:sz="0" w:space="0" w:color="auto"/>
          </w:divBdr>
        </w:div>
        <w:div w:id="696127519">
          <w:marLeft w:val="640"/>
          <w:marRight w:val="0"/>
          <w:marTop w:val="0"/>
          <w:marBottom w:val="0"/>
          <w:divBdr>
            <w:top w:val="none" w:sz="0" w:space="0" w:color="auto"/>
            <w:left w:val="none" w:sz="0" w:space="0" w:color="auto"/>
            <w:bottom w:val="none" w:sz="0" w:space="0" w:color="auto"/>
            <w:right w:val="none" w:sz="0" w:space="0" w:color="auto"/>
          </w:divBdr>
        </w:div>
        <w:div w:id="703406501">
          <w:marLeft w:val="640"/>
          <w:marRight w:val="0"/>
          <w:marTop w:val="0"/>
          <w:marBottom w:val="0"/>
          <w:divBdr>
            <w:top w:val="none" w:sz="0" w:space="0" w:color="auto"/>
            <w:left w:val="none" w:sz="0" w:space="0" w:color="auto"/>
            <w:bottom w:val="none" w:sz="0" w:space="0" w:color="auto"/>
            <w:right w:val="none" w:sz="0" w:space="0" w:color="auto"/>
          </w:divBdr>
        </w:div>
        <w:div w:id="799760292">
          <w:marLeft w:val="640"/>
          <w:marRight w:val="0"/>
          <w:marTop w:val="0"/>
          <w:marBottom w:val="0"/>
          <w:divBdr>
            <w:top w:val="none" w:sz="0" w:space="0" w:color="auto"/>
            <w:left w:val="none" w:sz="0" w:space="0" w:color="auto"/>
            <w:bottom w:val="none" w:sz="0" w:space="0" w:color="auto"/>
            <w:right w:val="none" w:sz="0" w:space="0" w:color="auto"/>
          </w:divBdr>
        </w:div>
        <w:div w:id="899825303">
          <w:marLeft w:val="640"/>
          <w:marRight w:val="0"/>
          <w:marTop w:val="0"/>
          <w:marBottom w:val="0"/>
          <w:divBdr>
            <w:top w:val="none" w:sz="0" w:space="0" w:color="auto"/>
            <w:left w:val="none" w:sz="0" w:space="0" w:color="auto"/>
            <w:bottom w:val="none" w:sz="0" w:space="0" w:color="auto"/>
            <w:right w:val="none" w:sz="0" w:space="0" w:color="auto"/>
          </w:divBdr>
        </w:div>
        <w:div w:id="917056026">
          <w:marLeft w:val="640"/>
          <w:marRight w:val="0"/>
          <w:marTop w:val="0"/>
          <w:marBottom w:val="0"/>
          <w:divBdr>
            <w:top w:val="none" w:sz="0" w:space="0" w:color="auto"/>
            <w:left w:val="none" w:sz="0" w:space="0" w:color="auto"/>
            <w:bottom w:val="none" w:sz="0" w:space="0" w:color="auto"/>
            <w:right w:val="none" w:sz="0" w:space="0" w:color="auto"/>
          </w:divBdr>
        </w:div>
        <w:div w:id="927083687">
          <w:marLeft w:val="640"/>
          <w:marRight w:val="0"/>
          <w:marTop w:val="0"/>
          <w:marBottom w:val="0"/>
          <w:divBdr>
            <w:top w:val="none" w:sz="0" w:space="0" w:color="auto"/>
            <w:left w:val="none" w:sz="0" w:space="0" w:color="auto"/>
            <w:bottom w:val="none" w:sz="0" w:space="0" w:color="auto"/>
            <w:right w:val="none" w:sz="0" w:space="0" w:color="auto"/>
          </w:divBdr>
        </w:div>
        <w:div w:id="1117023795">
          <w:marLeft w:val="640"/>
          <w:marRight w:val="0"/>
          <w:marTop w:val="0"/>
          <w:marBottom w:val="0"/>
          <w:divBdr>
            <w:top w:val="none" w:sz="0" w:space="0" w:color="auto"/>
            <w:left w:val="none" w:sz="0" w:space="0" w:color="auto"/>
            <w:bottom w:val="none" w:sz="0" w:space="0" w:color="auto"/>
            <w:right w:val="none" w:sz="0" w:space="0" w:color="auto"/>
          </w:divBdr>
        </w:div>
        <w:div w:id="1242135976">
          <w:marLeft w:val="640"/>
          <w:marRight w:val="0"/>
          <w:marTop w:val="0"/>
          <w:marBottom w:val="0"/>
          <w:divBdr>
            <w:top w:val="none" w:sz="0" w:space="0" w:color="auto"/>
            <w:left w:val="none" w:sz="0" w:space="0" w:color="auto"/>
            <w:bottom w:val="none" w:sz="0" w:space="0" w:color="auto"/>
            <w:right w:val="none" w:sz="0" w:space="0" w:color="auto"/>
          </w:divBdr>
        </w:div>
        <w:div w:id="1251813248">
          <w:marLeft w:val="640"/>
          <w:marRight w:val="0"/>
          <w:marTop w:val="0"/>
          <w:marBottom w:val="0"/>
          <w:divBdr>
            <w:top w:val="none" w:sz="0" w:space="0" w:color="auto"/>
            <w:left w:val="none" w:sz="0" w:space="0" w:color="auto"/>
            <w:bottom w:val="none" w:sz="0" w:space="0" w:color="auto"/>
            <w:right w:val="none" w:sz="0" w:space="0" w:color="auto"/>
          </w:divBdr>
        </w:div>
        <w:div w:id="1279603316">
          <w:marLeft w:val="640"/>
          <w:marRight w:val="0"/>
          <w:marTop w:val="0"/>
          <w:marBottom w:val="0"/>
          <w:divBdr>
            <w:top w:val="none" w:sz="0" w:space="0" w:color="auto"/>
            <w:left w:val="none" w:sz="0" w:space="0" w:color="auto"/>
            <w:bottom w:val="none" w:sz="0" w:space="0" w:color="auto"/>
            <w:right w:val="none" w:sz="0" w:space="0" w:color="auto"/>
          </w:divBdr>
        </w:div>
        <w:div w:id="1301570455">
          <w:marLeft w:val="640"/>
          <w:marRight w:val="0"/>
          <w:marTop w:val="0"/>
          <w:marBottom w:val="0"/>
          <w:divBdr>
            <w:top w:val="none" w:sz="0" w:space="0" w:color="auto"/>
            <w:left w:val="none" w:sz="0" w:space="0" w:color="auto"/>
            <w:bottom w:val="none" w:sz="0" w:space="0" w:color="auto"/>
            <w:right w:val="none" w:sz="0" w:space="0" w:color="auto"/>
          </w:divBdr>
        </w:div>
        <w:div w:id="1378360441">
          <w:marLeft w:val="640"/>
          <w:marRight w:val="0"/>
          <w:marTop w:val="0"/>
          <w:marBottom w:val="0"/>
          <w:divBdr>
            <w:top w:val="none" w:sz="0" w:space="0" w:color="auto"/>
            <w:left w:val="none" w:sz="0" w:space="0" w:color="auto"/>
            <w:bottom w:val="none" w:sz="0" w:space="0" w:color="auto"/>
            <w:right w:val="none" w:sz="0" w:space="0" w:color="auto"/>
          </w:divBdr>
        </w:div>
        <w:div w:id="1413159565">
          <w:marLeft w:val="640"/>
          <w:marRight w:val="0"/>
          <w:marTop w:val="0"/>
          <w:marBottom w:val="0"/>
          <w:divBdr>
            <w:top w:val="none" w:sz="0" w:space="0" w:color="auto"/>
            <w:left w:val="none" w:sz="0" w:space="0" w:color="auto"/>
            <w:bottom w:val="none" w:sz="0" w:space="0" w:color="auto"/>
            <w:right w:val="none" w:sz="0" w:space="0" w:color="auto"/>
          </w:divBdr>
        </w:div>
        <w:div w:id="1450052854">
          <w:marLeft w:val="640"/>
          <w:marRight w:val="0"/>
          <w:marTop w:val="0"/>
          <w:marBottom w:val="0"/>
          <w:divBdr>
            <w:top w:val="none" w:sz="0" w:space="0" w:color="auto"/>
            <w:left w:val="none" w:sz="0" w:space="0" w:color="auto"/>
            <w:bottom w:val="none" w:sz="0" w:space="0" w:color="auto"/>
            <w:right w:val="none" w:sz="0" w:space="0" w:color="auto"/>
          </w:divBdr>
        </w:div>
        <w:div w:id="1452944576">
          <w:marLeft w:val="640"/>
          <w:marRight w:val="0"/>
          <w:marTop w:val="0"/>
          <w:marBottom w:val="0"/>
          <w:divBdr>
            <w:top w:val="none" w:sz="0" w:space="0" w:color="auto"/>
            <w:left w:val="none" w:sz="0" w:space="0" w:color="auto"/>
            <w:bottom w:val="none" w:sz="0" w:space="0" w:color="auto"/>
            <w:right w:val="none" w:sz="0" w:space="0" w:color="auto"/>
          </w:divBdr>
        </w:div>
        <w:div w:id="1567764205">
          <w:marLeft w:val="640"/>
          <w:marRight w:val="0"/>
          <w:marTop w:val="0"/>
          <w:marBottom w:val="0"/>
          <w:divBdr>
            <w:top w:val="none" w:sz="0" w:space="0" w:color="auto"/>
            <w:left w:val="none" w:sz="0" w:space="0" w:color="auto"/>
            <w:bottom w:val="none" w:sz="0" w:space="0" w:color="auto"/>
            <w:right w:val="none" w:sz="0" w:space="0" w:color="auto"/>
          </w:divBdr>
        </w:div>
        <w:div w:id="1587225908">
          <w:marLeft w:val="640"/>
          <w:marRight w:val="0"/>
          <w:marTop w:val="0"/>
          <w:marBottom w:val="0"/>
          <w:divBdr>
            <w:top w:val="none" w:sz="0" w:space="0" w:color="auto"/>
            <w:left w:val="none" w:sz="0" w:space="0" w:color="auto"/>
            <w:bottom w:val="none" w:sz="0" w:space="0" w:color="auto"/>
            <w:right w:val="none" w:sz="0" w:space="0" w:color="auto"/>
          </w:divBdr>
        </w:div>
        <w:div w:id="1600915036">
          <w:marLeft w:val="640"/>
          <w:marRight w:val="0"/>
          <w:marTop w:val="0"/>
          <w:marBottom w:val="0"/>
          <w:divBdr>
            <w:top w:val="none" w:sz="0" w:space="0" w:color="auto"/>
            <w:left w:val="none" w:sz="0" w:space="0" w:color="auto"/>
            <w:bottom w:val="none" w:sz="0" w:space="0" w:color="auto"/>
            <w:right w:val="none" w:sz="0" w:space="0" w:color="auto"/>
          </w:divBdr>
        </w:div>
        <w:div w:id="1641153049">
          <w:marLeft w:val="640"/>
          <w:marRight w:val="0"/>
          <w:marTop w:val="0"/>
          <w:marBottom w:val="0"/>
          <w:divBdr>
            <w:top w:val="none" w:sz="0" w:space="0" w:color="auto"/>
            <w:left w:val="none" w:sz="0" w:space="0" w:color="auto"/>
            <w:bottom w:val="none" w:sz="0" w:space="0" w:color="auto"/>
            <w:right w:val="none" w:sz="0" w:space="0" w:color="auto"/>
          </w:divBdr>
        </w:div>
        <w:div w:id="1650161713">
          <w:marLeft w:val="640"/>
          <w:marRight w:val="0"/>
          <w:marTop w:val="0"/>
          <w:marBottom w:val="0"/>
          <w:divBdr>
            <w:top w:val="none" w:sz="0" w:space="0" w:color="auto"/>
            <w:left w:val="none" w:sz="0" w:space="0" w:color="auto"/>
            <w:bottom w:val="none" w:sz="0" w:space="0" w:color="auto"/>
            <w:right w:val="none" w:sz="0" w:space="0" w:color="auto"/>
          </w:divBdr>
        </w:div>
        <w:div w:id="1717465074">
          <w:marLeft w:val="640"/>
          <w:marRight w:val="0"/>
          <w:marTop w:val="0"/>
          <w:marBottom w:val="0"/>
          <w:divBdr>
            <w:top w:val="none" w:sz="0" w:space="0" w:color="auto"/>
            <w:left w:val="none" w:sz="0" w:space="0" w:color="auto"/>
            <w:bottom w:val="none" w:sz="0" w:space="0" w:color="auto"/>
            <w:right w:val="none" w:sz="0" w:space="0" w:color="auto"/>
          </w:divBdr>
        </w:div>
        <w:div w:id="1722972580">
          <w:marLeft w:val="640"/>
          <w:marRight w:val="0"/>
          <w:marTop w:val="0"/>
          <w:marBottom w:val="0"/>
          <w:divBdr>
            <w:top w:val="none" w:sz="0" w:space="0" w:color="auto"/>
            <w:left w:val="none" w:sz="0" w:space="0" w:color="auto"/>
            <w:bottom w:val="none" w:sz="0" w:space="0" w:color="auto"/>
            <w:right w:val="none" w:sz="0" w:space="0" w:color="auto"/>
          </w:divBdr>
        </w:div>
        <w:div w:id="1966233741">
          <w:marLeft w:val="640"/>
          <w:marRight w:val="0"/>
          <w:marTop w:val="0"/>
          <w:marBottom w:val="0"/>
          <w:divBdr>
            <w:top w:val="none" w:sz="0" w:space="0" w:color="auto"/>
            <w:left w:val="none" w:sz="0" w:space="0" w:color="auto"/>
            <w:bottom w:val="none" w:sz="0" w:space="0" w:color="auto"/>
            <w:right w:val="none" w:sz="0" w:space="0" w:color="auto"/>
          </w:divBdr>
        </w:div>
        <w:div w:id="2003582212">
          <w:marLeft w:val="640"/>
          <w:marRight w:val="0"/>
          <w:marTop w:val="0"/>
          <w:marBottom w:val="0"/>
          <w:divBdr>
            <w:top w:val="none" w:sz="0" w:space="0" w:color="auto"/>
            <w:left w:val="none" w:sz="0" w:space="0" w:color="auto"/>
            <w:bottom w:val="none" w:sz="0" w:space="0" w:color="auto"/>
            <w:right w:val="none" w:sz="0" w:space="0" w:color="auto"/>
          </w:divBdr>
        </w:div>
        <w:div w:id="2044749646">
          <w:marLeft w:val="640"/>
          <w:marRight w:val="0"/>
          <w:marTop w:val="0"/>
          <w:marBottom w:val="0"/>
          <w:divBdr>
            <w:top w:val="none" w:sz="0" w:space="0" w:color="auto"/>
            <w:left w:val="none" w:sz="0" w:space="0" w:color="auto"/>
            <w:bottom w:val="none" w:sz="0" w:space="0" w:color="auto"/>
            <w:right w:val="none" w:sz="0" w:space="0" w:color="auto"/>
          </w:divBdr>
        </w:div>
        <w:div w:id="2052339327">
          <w:marLeft w:val="640"/>
          <w:marRight w:val="0"/>
          <w:marTop w:val="0"/>
          <w:marBottom w:val="0"/>
          <w:divBdr>
            <w:top w:val="none" w:sz="0" w:space="0" w:color="auto"/>
            <w:left w:val="none" w:sz="0" w:space="0" w:color="auto"/>
            <w:bottom w:val="none" w:sz="0" w:space="0" w:color="auto"/>
            <w:right w:val="none" w:sz="0" w:space="0" w:color="auto"/>
          </w:divBdr>
        </w:div>
        <w:div w:id="2058814431">
          <w:marLeft w:val="640"/>
          <w:marRight w:val="0"/>
          <w:marTop w:val="0"/>
          <w:marBottom w:val="0"/>
          <w:divBdr>
            <w:top w:val="none" w:sz="0" w:space="0" w:color="auto"/>
            <w:left w:val="none" w:sz="0" w:space="0" w:color="auto"/>
            <w:bottom w:val="none" w:sz="0" w:space="0" w:color="auto"/>
            <w:right w:val="none" w:sz="0" w:space="0" w:color="auto"/>
          </w:divBdr>
        </w:div>
        <w:div w:id="2142650894">
          <w:marLeft w:val="640"/>
          <w:marRight w:val="0"/>
          <w:marTop w:val="0"/>
          <w:marBottom w:val="0"/>
          <w:divBdr>
            <w:top w:val="none" w:sz="0" w:space="0" w:color="auto"/>
            <w:left w:val="none" w:sz="0" w:space="0" w:color="auto"/>
            <w:bottom w:val="none" w:sz="0" w:space="0" w:color="auto"/>
            <w:right w:val="none" w:sz="0" w:space="0" w:color="auto"/>
          </w:divBdr>
        </w:div>
      </w:divsChild>
    </w:div>
    <w:div w:id="1552493350">
      <w:marLeft w:val="0"/>
      <w:marRight w:val="0"/>
      <w:marTop w:val="0"/>
      <w:marBottom w:val="0"/>
      <w:divBdr>
        <w:top w:val="none" w:sz="0" w:space="0" w:color="auto"/>
        <w:left w:val="none" w:sz="0" w:space="0" w:color="auto"/>
        <w:bottom w:val="none" w:sz="0" w:space="0" w:color="auto"/>
        <w:right w:val="none" w:sz="0" w:space="0" w:color="auto"/>
      </w:divBdr>
    </w:div>
    <w:div w:id="1555897072">
      <w:bodyDiv w:val="1"/>
      <w:marLeft w:val="0"/>
      <w:marRight w:val="0"/>
      <w:marTop w:val="0"/>
      <w:marBottom w:val="0"/>
      <w:divBdr>
        <w:top w:val="none" w:sz="0" w:space="0" w:color="auto"/>
        <w:left w:val="none" w:sz="0" w:space="0" w:color="auto"/>
        <w:bottom w:val="none" w:sz="0" w:space="0" w:color="auto"/>
        <w:right w:val="none" w:sz="0" w:space="0" w:color="auto"/>
      </w:divBdr>
      <w:divsChild>
        <w:div w:id="1524901383">
          <w:marLeft w:val="640"/>
          <w:marRight w:val="0"/>
          <w:marTop w:val="0"/>
          <w:marBottom w:val="0"/>
          <w:divBdr>
            <w:top w:val="none" w:sz="0" w:space="0" w:color="auto"/>
            <w:left w:val="none" w:sz="0" w:space="0" w:color="auto"/>
            <w:bottom w:val="none" w:sz="0" w:space="0" w:color="auto"/>
            <w:right w:val="none" w:sz="0" w:space="0" w:color="auto"/>
          </w:divBdr>
        </w:div>
        <w:div w:id="1419525712">
          <w:marLeft w:val="640"/>
          <w:marRight w:val="0"/>
          <w:marTop w:val="0"/>
          <w:marBottom w:val="0"/>
          <w:divBdr>
            <w:top w:val="none" w:sz="0" w:space="0" w:color="auto"/>
            <w:left w:val="none" w:sz="0" w:space="0" w:color="auto"/>
            <w:bottom w:val="none" w:sz="0" w:space="0" w:color="auto"/>
            <w:right w:val="none" w:sz="0" w:space="0" w:color="auto"/>
          </w:divBdr>
        </w:div>
        <w:div w:id="731465369">
          <w:marLeft w:val="640"/>
          <w:marRight w:val="0"/>
          <w:marTop w:val="0"/>
          <w:marBottom w:val="0"/>
          <w:divBdr>
            <w:top w:val="none" w:sz="0" w:space="0" w:color="auto"/>
            <w:left w:val="none" w:sz="0" w:space="0" w:color="auto"/>
            <w:bottom w:val="none" w:sz="0" w:space="0" w:color="auto"/>
            <w:right w:val="none" w:sz="0" w:space="0" w:color="auto"/>
          </w:divBdr>
        </w:div>
        <w:div w:id="730805855">
          <w:marLeft w:val="640"/>
          <w:marRight w:val="0"/>
          <w:marTop w:val="0"/>
          <w:marBottom w:val="0"/>
          <w:divBdr>
            <w:top w:val="none" w:sz="0" w:space="0" w:color="auto"/>
            <w:left w:val="none" w:sz="0" w:space="0" w:color="auto"/>
            <w:bottom w:val="none" w:sz="0" w:space="0" w:color="auto"/>
            <w:right w:val="none" w:sz="0" w:space="0" w:color="auto"/>
          </w:divBdr>
        </w:div>
        <w:div w:id="944387510">
          <w:marLeft w:val="640"/>
          <w:marRight w:val="0"/>
          <w:marTop w:val="0"/>
          <w:marBottom w:val="0"/>
          <w:divBdr>
            <w:top w:val="none" w:sz="0" w:space="0" w:color="auto"/>
            <w:left w:val="none" w:sz="0" w:space="0" w:color="auto"/>
            <w:bottom w:val="none" w:sz="0" w:space="0" w:color="auto"/>
            <w:right w:val="none" w:sz="0" w:space="0" w:color="auto"/>
          </w:divBdr>
        </w:div>
        <w:div w:id="1484277542">
          <w:marLeft w:val="640"/>
          <w:marRight w:val="0"/>
          <w:marTop w:val="0"/>
          <w:marBottom w:val="0"/>
          <w:divBdr>
            <w:top w:val="none" w:sz="0" w:space="0" w:color="auto"/>
            <w:left w:val="none" w:sz="0" w:space="0" w:color="auto"/>
            <w:bottom w:val="none" w:sz="0" w:space="0" w:color="auto"/>
            <w:right w:val="none" w:sz="0" w:space="0" w:color="auto"/>
          </w:divBdr>
        </w:div>
        <w:div w:id="835849831">
          <w:marLeft w:val="640"/>
          <w:marRight w:val="0"/>
          <w:marTop w:val="0"/>
          <w:marBottom w:val="0"/>
          <w:divBdr>
            <w:top w:val="none" w:sz="0" w:space="0" w:color="auto"/>
            <w:left w:val="none" w:sz="0" w:space="0" w:color="auto"/>
            <w:bottom w:val="none" w:sz="0" w:space="0" w:color="auto"/>
            <w:right w:val="none" w:sz="0" w:space="0" w:color="auto"/>
          </w:divBdr>
        </w:div>
        <w:div w:id="1935935423">
          <w:marLeft w:val="640"/>
          <w:marRight w:val="0"/>
          <w:marTop w:val="0"/>
          <w:marBottom w:val="0"/>
          <w:divBdr>
            <w:top w:val="none" w:sz="0" w:space="0" w:color="auto"/>
            <w:left w:val="none" w:sz="0" w:space="0" w:color="auto"/>
            <w:bottom w:val="none" w:sz="0" w:space="0" w:color="auto"/>
            <w:right w:val="none" w:sz="0" w:space="0" w:color="auto"/>
          </w:divBdr>
        </w:div>
        <w:div w:id="291710846">
          <w:marLeft w:val="640"/>
          <w:marRight w:val="0"/>
          <w:marTop w:val="0"/>
          <w:marBottom w:val="0"/>
          <w:divBdr>
            <w:top w:val="none" w:sz="0" w:space="0" w:color="auto"/>
            <w:left w:val="none" w:sz="0" w:space="0" w:color="auto"/>
            <w:bottom w:val="none" w:sz="0" w:space="0" w:color="auto"/>
            <w:right w:val="none" w:sz="0" w:space="0" w:color="auto"/>
          </w:divBdr>
        </w:div>
        <w:div w:id="1688602687">
          <w:marLeft w:val="640"/>
          <w:marRight w:val="0"/>
          <w:marTop w:val="0"/>
          <w:marBottom w:val="0"/>
          <w:divBdr>
            <w:top w:val="none" w:sz="0" w:space="0" w:color="auto"/>
            <w:left w:val="none" w:sz="0" w:space="0" w:color="auto"/>
            <w:bottom w:val="none" w:sz="0" w:space="0" w:color="auto"/>
            <w:right w:val="none" w:sz="0" w:space="0" w:color="auto"/>
          </w:divBdr>
        </w:div>
        <w:div w:id="1258249564">
          <w:marLeft w:val="640"/>
          <w:marRight w:val="0"/>
          <w:marTop w:val="0"/>
          <w:marBottom w:val="0"/>
          <w:divBdr>
            <w:top w:val="none" w:sz="0" w:space="0" w:color="auto"/>
            <w:left w:val="none" w:sz="0" w:space="0" w:color="auto"/>
            <w:bottom w:val="none" w:sz="0" w:space="0" w:color="auto"/>
            <w:right w:val="none" w:sz="0" w:space="0" w:color="auto"/>
          </w:divBdr>
        </w:div>
        <w:div w:id="182524418">
          <w:marLeft w:val="640"/>
          <w:marRight w:val="0"/>
          <w:marTop w:val="0"/>
          <w:marBottom w:val="0"/>
          <w:divBdr>
            <w:top w:val="none" w:sz="0" w:space="0" w:color="auto"/>
            <w:left w:val="none" w:sz="0" w:space="0" w:color="auto"/>
            <w:bottom w:val="none" w:sz="0" w:space="0" w:color="auto"/>
            <w:right w:val="none" w:sz="0" w:space="0" w:color="auto"/>
          </w:divBdr>
        </w:div>
        <w:div w:id="929848092">
          <w:marLeft w:val="640"/>
          <w:marRight w:val="0"/>
          <w:marTop w:val="0"/>
          <w:marBottom w:val="0"/>
          <w:divBdr>
            <w:top w:val="none" w:sz="0" w:space="0" w:color="auto"/>
            <w:left w:val="none" w:sz="0" w:space="0" w:color="auto"/>
            <w:bottom w:val="none" w:sz="0" w:space="0" w:color="auto"/>
            <w:right w:val="none" w:sz="0" w:space="0" w:color="auto"/>
          </w:divBdr>
        </w:div>
        <w:div w:id="150681735">
          <w:marLeft w:val="640"/>
          <w:marRight w:val="0"/>
          <w:marTop w:val="0"/>
          <w:marBottom w:val="0"/>
          <w:divBdr>
            <w:top w:val="none" w:sz="0" w:space="0" w:color="auto"/>
            <w:left w:val="none" w:sz="0" w:space="0" w:color="auto"/>
            <w:bottom w:val="none" w:sz="0" w:space="0" w:color="auto"/>
            <w:right w:val="none" w:sz="0" w:space="0" w:color="auto"/>
          </w:divBdr>
        </w:div>
        <w:div w:id="154686120">
          <w:marLeft w:val="640"/>
          <w:marRight w:val="0"/>
          <w:marTop w:val="0"/>
          <w:marBottom w:val="0"/>
          <w:divBdr>
            <w:top w:val="none" w:sz="0" w:space="0" w:color="auto"/>
            <w:left w:val="none" w:sz="0" w:space="0" w:color="auto"/>
            <w:bottom w:val="none" w:sz="0" w:space="0" w:color="auto"/>
            <w:right w:val="none" w:sz="0" w:space="0" w:color="auto"/>
          </w:divBdr>
        </w:div>
        <w:div w:id="1138037469">
          <w:marLeft w:val="640"/>
          <w:marRight w:val="0"/>
          <w:marTop w:val="0"/>
          <w:marBottom w:val="0"/>
          <w:divBdr>
            <w:top w:val="none" w:sz="0" w:space="0" w:color="auto"/>
            <w:left w:val="none" w:sz="0" w:space="0" w:color="auto"/>
            <w:bottom w:val="none" w:sz="0" w:space="0" w:color="auto"/>
            <w:right w:val="none" w:sz="0" w:space="0" w:color="auto"/>
          </w:divBdr>
        </w:div>
        <w:div w:id="1696536148">
          <w:marLeft w:val="640"/>
          <w:marRight w:val="0"/>
          <w:marTop w:val="0"/>
          <w:marBottom w:val="0"/>
          <w:divBdr>
            <w:top w:val="none" w:sz="0" w:space="0" w:color="auto"/>
            <w:left w:val="none" w:sz="0" w:space="0" w:color="auto"/>
            <w:bottom w:val="none" w:sz="0" w:space="0" w:color="auto"/>
            <w:right w:val="none" w:sz="0" w:space="0" w:color="auto"/>
          </w:divBdr>
        </w:div>
        <w:div w:id="1601832000">
          <w:marLeft w:val="640"/>
          <w:marRight w:val="0"/>
          <w:marTop w:val="0"/>
          <w:marBottom w:val="0"/>
          <w:divBdr>
            <w:top w:val="none" w:sz="0" w:space="0" w:color="auto"/>
            <w:left w:val="none" w:sz="0" w:space="0" w:color="auto"/>
            <w:bottom w:val="none" w:sz="0" w:space="0" w:color="auto"/>
            <w:right w:val="none" w:sz="0" w:space="0" w:color="auto"/>
          </w:divBdr>
        </w:div>
        <w:div w:id="18119333">
          <w:marLeft w:val="640"/>
          <w:marRight w:val="0"/>
          <w:marTop w:val="0"/>
          <w:marBottom w:val="0"/>
          <w:divBdr>
            <w:top w:val="none" w:sz="0" w:space="0" w:color="auto"/>
            <w:left w:val="none" w:sz="0" w:space="0" w:color="auto"/>
            <w:bottom w:val="none" w:sz="0" w:space="0" w:color="auto"/>
            <w:right w:val="none" w:sz="0" w:space="0" w:color="auto"/>
          </w:divBdr>
        </w:div>
        <w:div w:id="919020746">
          <w:marLeft w:val="640"/>
          <w:marRight w:val="0"/>
          <w:marTop w:val="0"/>
          <w:marBottom w:val="0"/>
          <w:divBdr>
            <w:top w:val="none" w:sz="0" w:space="0" w:color="auto"/>
            <w:left w:val="none" w:sz="0" w:space="0" w:color="auto"/>
            <w:bottom w:val="none" w:sz="0" w:space="0" w:color="auto"/>
            <w:right w:val="none" w:sz="0" w:space="0" w:color="auto"/>
          </w:divBdr>
        </w:div>
        <w:div w:id="1531844303">
          <w:marLeft w:val="640"/>
          <w:marRight w:val="0"/>
          <w:marTop w:val="0"/>
          <w:marBottom w:val="0"/>
          <w:divBdr>
            <w:top w:val="none" w:sz="0" w:space="0" w:color="auto"/>
            <w:left w:val="none" w:sz="0" w:space="0" w:color="auto"/>
            <w:bottom w:val="none" w:sz="0" w:space="0" w:color="auto"/>
            <w:right w:val="none" w:sz="0" w:space="0" w:color="auto"/>
          </w:divBdr>
        </w:div>
        <w:div w:id="583419483">
          <w:marLeft w:val="640"/>
          <w:marRight w:val="0"/>
          <w:marTop w:val="0"/>
          <w:marBottom w:val="0"/>
          <w:divBdr>
            <w:top w:val="none" w:sz="0" w:space="0" w:color="auto"/>
            <w:left w:val="none" w:sz="0" w:space="0" w:color="auto"/>
            <w:bottom w:val="none" w:sz="0" w:space="0" w:color="auto"/>
            <w:right w:val="none" w:sz="0" w:space="0" w:color="auto"/>
          </w:divBdr>
        </w:div>
        <w:div w:id="1132283897">
          <w:marLeft w:val="640"/>
          <w:marRight w:val="0"/>
          <w:marTop w:val="0"/>
          <w:marBottom w:val="0"/>
          <w:divBdr>
            <w:top w:val="none" w:sz="0" w:space="0" w:color="auto"/>
            <w:left w:val="none" w:sz="0" w:space="0" w:color="auto"/>
            <w:bottom w:val="none" w:sz="0" w:space="0" w:color="auto"/>
            <w:right w:val="none" w:sz="0" w:space="0" w:color="auto"/>
          </w:divBdr>
        </w:div>
        <w:div w:id="1531576829">
          <w:marLeft w:val="640"/>
          <w:marRight w:val="0"/>
          <w:marTop w:val="0"/>
          <w:marBottom w:val="0"/>
          <w:divBdr>
            <w:top w:val="none" w:sz="0" w:space="0" w:color="auto"/>
            <w:left w:val="none" w:sz="0" w:space="0" w:color="auto"/>
            <w:bottom w:val="none" w:sz="0" w:space="0" w:color="auto"/>
            <w:right w:val="none" w:sz="0" w:space="0" w:color="auto"/>
          </w:divBdr>
        </w:div>
        <w:div w:id="1232495905">
          <w:marLeft w:val="640"/>
          <w:marRight w:val="0"/>
          <w:marTop w:val="0"/>
          <w:marBottom w:val="0"/>
          <w:divBdr>
            <w:top w:val="none" w:sz="0" w:space="0" w:color="auto"/>
            <w:left w:val="none" w:sz="0" w:space="0" w:color="auto"/>
            <w:bottom w:val="none" w:sz="0" w:space="0" w:color="auto"/>
            <w:right w:val="none" w:sz="0" w:space="0" w:color="auto"/>
          </w:divBdr>
        </w:div>
        <w:div w:id="104815638">
          <w:marLeft w:val="640"/>
          <w:marRight w:val="0"/>
          <w:marTop w:val="0"/>
          <w:marBottom w:val="0"/>
          <w:divBdr>
            <w:top w:val="none" w:sz="0" w:space="0" w:color="auto"/>
            <w:left w:val="none" w:sz="0" w:space="0" w:color="auto"/>
            <w:bottom w:val="none" w:sz="0" w:space="0" w:color="auto"/>
            <w:right w:val="none" w:sz="0" w:space="0" w:color="auto"/>
          </w:divBdr>
        </w:div>
        <w:div w:id="344022259">
          <w:marLeft w:val="640"/>
          <w:marRight w:val="0"/>
          <w:marTop w:val="0"/>
          <w:marBottom w:val="0"/>
          <w:divBdr>
            <w:top w:val="none" w:sz="0" w:space="0" w:color="auto"/>
            <w:left w:val="none" w:sz="0" w:space="0" w:color="auto"/>
            <w:bottom w:val="none" w:sz="0" w:space="0" w:color="auto"/>
            <w:right w:val="none" w:sz="0" w:space="0" w:color="auto"/>
          </w:divBdr>
        </w:div>
        <w:div w:id="1693533807">
          <w:marLeft w:val="640"/>
          <w:marRight w:val="0"/>
          <w:marTop w:val="0"/>
          <w:marBottom w:val="0"/>
          <w:divBdr>
            <w:top w:val="none" w:sz="0" w:space="0" w:color="auto"/>
            <w:left w:val="none" w:sz="0" w:space="0" w:color="auto"/>
            <w:bottom w:val="none" w:sz="0" w:space="0" w:color="auto"/>
            <w:right w:val="none" w:sz="0" w:space="0" w:color="auto"/>
          </w:divBdr>
        </w:div>
        <w:div w:id="1434058915">
          <w:marLeft w:val="640"/>
          <w:marRight w:val="0"/>
          <w:marTop w:val="0"/>
          <w:marBottom w:val="0"/>
          <w:divBdr>
            <w:top w:val="none" w:sz="0" w:space="0" w:color="auto"/>
            <w:left w:val="none" w:sz="0" w:space="0" w:color="auto"/>
            <w:bottom w:val="none" w:sz="0" w:space="0" w:color="auto"/>
            <w:right w:val="none" w:sz="0" w:space="0" w:color="auto"/>
          </w:divBdr>
        </w:div>
        <w:div w:id="445855981">
          <w:marLeft w:val="640"/>
          <w:marRight w:val="0"/>
          <w:marTop w:val="0"/>
          <w:marBottom w:val="0"/>
          <w:divBdr>
            <w:top w:val="none" w:sz="0" w:space="0" w:color="auto"/>
            <w:left w:val="none" w:sz="0" w:space="0" w:color="auto"/>
            <w:bottom w:val="none" w:sz="0" w:space="0" w:color="auto"/>
            <w:right w:val="none" w:sz="0" w:space="0" w:color="auto"/>
          </w:divBdr>
        </w:div>
        <w:div w:id="1695106024">
          <w:marLeft w:val="640"/>
          <w:marRight w:val="0"/>
          <w:marTop w:val="0"/>
          <w:marBottom w:val="0"/>
          <w:divBdr>
            <w:top w:val="none" w:sz="0" w:space="0" w:color="auto"/>
            <w:left w:val="none" w:sz="0" w:space="0" w:color="auto"/>
            <w:bottom w:val="none" w:sz="0" w:space="0" w:color="auto"/>
            <w:right w:val="none" w:sz="0" w:space="0" w:color="auto"/>
          </w:divBdr>
        </w:div>
        <w:div w:id="1646734825">
          <w:marLeft w:val="640"/>
          <w:marRight w:val="0"/>
          <w:marTop w:val="0"/>
          <w:marBottom w:val="0"/>
          <w:divBdr>
            <w:top w:val="none" w:sz="0" w:space="0" w:color="auto"/>
            <w:left w:val="none" w:sz="0" w:space="0" w:color="auto"/>
            <w:bottom w:val="none" w:sz="0" w:space="0" w:color="auto"/>
            <w:right w:val="none" w:sz="0" w:space="0" w:color="auto"/>
          </w:divBdr>
        </w:div>
        <w:div w:id="1238321094">
          <w:marLeft w:val="640"/>
          <w:marRight w:val="0"/>
          <w:marTop w:val="0"/>
          <w:marBottom w:val="0"/>
          <w:divBdr>
            <w:top w:val="none" w:sz="0" w:space="0" w:color="auto"/>
            <w:left w:val="none" w:sz="0" w:space="0" w:color="auto"/>
            <w:bottom w:val="none" w:sz="0" w:space="0" w:color="auto"/>
            <w:right w:val="none" w:sz="0" w:space="0" w:color="auto"/>
          </w:divBdr>
        </w:div>
        <w:div w:id="307129102">
          <w:marLeft w:val="640"/>
          <w:marRight w:val="0"/>
          <w:marTop w:val="0"/>
          <w:marBottom w:val="0"/>
          <w:divBdr>
            <w:top w:val="none" w:sz="0" w:space="0" w:color="auto"/>
            <w:left w:val="none" w:sz="0" w:space="0" w:color="auto"/>
            <w:bottom w:val="none" w:sz="0" w:space="0" w:color="auto"/>
            <w:right w:val="none" w:sz="0" w:space="0" w:color="auto"/>
          </w:divBdr>
        </w:div>
        <w:div w:id="568006883">
          <w:marLeft w:val="640"/>
          <w:marRight w:val="0"/>
          <w:marTop w:val="0"/>
          <w:marBottom w:val="0"/>
          <w:divBdr>
            <w:top w:val="none" w:sz="0" w:space="0" w:color="auto"/>
            <w:left w:val="none" w:sz="0" w:space="0" w:color="auto"/>
            <w:bottom w:val="none" w:sz="0" w:space="0" w:color="auto"/>
            <w:right w:val="none" w:sz="0" w:space="0" w:color="auto"/>
          </w:divBdr>
        </w:div>
        <w:div w:id="834684683">
          <w:marLeft w:val="640"/>
          <w:marRight w:val="0"/>
          <w:marTop w:val="0"/>
          <w:marBottom w:val="0"/>
          <w:divBdr>
            <w:top w:val="none" w:sz="0" w:space="0" w:color="auto"/>
            <w:left w:val="none" w:sz="0" w:space="0" w:color="auto"/>
            <w:bottom w:val="none" w:sz="0" w:space="0" w:color="auto"/>
            <w:right w:val="none" w:sz="0" w:space="0" w:color="auto"/>
          </w:divBdr>
        </w:div>
        <w:div w:id="1499543900">
          <w:marLeft w:val="640"/>
          <w:marRight w:val="0"/>
          <w:marTop w:val="0"/>
          <w:marBottom w:val="0"/>
          <w:divBdr>
            <w:top w:val="none" w:sz="0" w:space="0" w:color="auto"/>
            <w:left w:val="none" w:sz="0" w:space="0" w:color="auto"/>
            <w:bottom w:val="none" w:sz="0" w:space="0" w:color="auto"/>
            <w:right w:val="none" w:sz="0" w:space="0" w:color="auto"/>
          </w:divBdr>
        </w:div>
        <w:div w:id="734207335">
          <w:marLeft w:val="640"/>
          <w:marRight w:val="0"/>
          <w:marTop w:val="0"/>
          <w:marBottom w:val="0"/>
          <w:divBdr>
            <w:top w:val="none" w:sz="0" w:space="0" w:color="auto"/>
            <w:left w:val="none" w:sz="0" w:space="0" w:color="auto"/>
            <w:bottom w:val="none" w:sz="0" w:space="0" w:color="auto"/>
            <w:right w:val="none" w:sz="0" w:space="0" w:color="auto"/>
          </w:divBdr>
        </w:div>
        <w:div w:id="838546042">
          <w:marLeft w:val="640"/>
          <w:marRight w:val="0"/>
          <w:marTop w:val="0"/>
          <w:marBottom w:val="0"/>
          <w:divBdr>
            <w:top w:val="none" w:sz="0" w:space="0" w:color="auto"/>
            <w:left w:val="none" w:sz="0" w:space="0" w:color="auto"/>
            <w:bottom w:val="none" w:sz="0" w:space="0" w:color="auto"/>
            <w:right w:val="none" w:sz="0" w:space="0" w:color="auto"/>
          </w:divBdr>
        </w:div>
        <w:div w:id="2093089004">
          <w:marLeft w:val="640"/>
          <w:marRight w:val="0"/>
          <w:marTop w:val="0"/>
          <w:marBottom w:val="0"/>
          <w:divBdr>
            <w:top w:val="none" w:sz="0" w:space="0" w:color="auto"/>
            <w:left w:val="none" w:sz="0" w:space="0" w:color="auto"/>
            <w:bottom w:val="none" w:sz="0" w:space="0" w:color="auto"/>
            <w:right w:val="none" w:sz="0" w:space="0" w:color="auto"/>
          </w:divBdr>
        </w:div>
        <w:div w:id="1852336484">
          <w:marLeft w:val="640"/>
          <w:marRight w:val="0"/>
          <w:marTop w:val="0"/>
          <w:marBottom w:val="0"/>
          <w:divBdr>
            <w:top w:val="none" w:sz="0" w:space="0" w:color="auto"/>
            <w:left w:val="none" w:sz="0" w:space="0" w:color="auto"/>
            <w:bottom w:val="none" w:sz="0" w:space="0" w:color="auto"/>
            <w:right w:val="none" w:sz="0" w:space="0" w:color="auto"/>
          </w:divBdr>
        </w:div>
        <w:div w:id="24983106">
          <w:marLeft w:val="640"/>
          <w:marRight w:val="0"/>
          <w:marTop w:val="0"/>
          <w:marBottom w:val="0"/>
          <w:divBdr>
            <w:top w:val="none" w:sz="0" w:space="0" w:color="auto"/>
            <w:left w:val="none" w:sz="0" w:space="0" w:color="auto"/>
            <w:bottom w:val="none" w:sz="0" w:space="0" w:color="auto"/>
            <w:right w:val="none" w:sz="0" w:space="0" w:color="auto"/>
          </w:divBdr>
        </w:div>
        <w:div w:id="290594094">
          <w:marLeft w:val="640"/>
          <w:marRight w:val="0"/>
          <w:marTop w:val="0"/>
          <w:marBottom w:val="0"/>
          <w:divBdr>
            <w:top w:val="none" w:sz="0" w:space="0" w:color="auto"/>
            <w:left w:val="none" w:sz="0" w:space="0" w:color="auto"/>
            <w:bottom w:val="none" w:sz="0" w:space="0" w:color="auto"/>
            <w:right w:val="none" w:sz="0" w:space="0" w:color="auto"/>
          </w:divBdr>
        </w:div>
        <w:div w:id="1108740206">
          <w:marLeft w:val="640"/>
          <w:marRight w:val="0"/>
          <w:marTop w:val="0"/>
          <w:marBottom w:val="0"/>
          <w:divBdr>
            <w:top w:val="none" w:sz="0" w:space="0" w:color="auto"/>
            <w:left w:val="none" w:sz="0" w:space="0" w:color="auto"/>
            <w:bottom w:val="none" w:sz="0" w:space="0" w:color="auto"/>
            <w:right w:val="none" w:sz="0" w:space="0" w:color="auto"/>
          </w:divBdr>
        </w:div>
        <w:div w:id="1885559304">
          <w:marLeft w:val="640"/>
          <w:marRight w:val="0"/>
          <w:marTop w:val="0"/>
          <w:marBottom w:val="0"/>
          <w:divBdr>
            <w:top w:val="none" w:sz="0" w:space="0" w:color="auto"/>
            <w:left w:val="none" w:sz="0" w:space="0" w:color="auto"/>
            <w:bottom w:val="none" w:sz="0" w:space="0" w:color="auto"/>
            <w:right w:val="none" w:sz="0" w:space="0" w:color="auto"/>
          </w:divBdr>
        </w:div>
        <w:div w:id="1151795481">
          <w:marLeft w:val="640"/>
          <w:marRight w:val="0"/>
          <w:marTop w:val="0"/>
          <w:marBottom w:val="0"/>
          <w:divBdr>
            <w:top w:val="none" w:sz="0" w:space="0" w:color="auto"/>
            <w:left w:val="none" w:sz="0" w:space="0" w:color="auto"/>
            <w:bottom w:val="none" w:sz="0" w:space="0" w:color="auto"/>
            <w:right w:val="none" w:sz="0" w:space="0" w:color="auto"/>
          </w:divBdr>
        </w:div>
        <w:div w:id="478765123">
          <w:marLeft w:val="640"/>
          <w:marRight w:val="0"/>
          <w:marTop w:val="0"/>
          <w:marBottom w:val="0"/>
          <w:divBdr>
            <w:top w:val="none" w:sz="0" w:space="0" w:color="auto"/>
            <w:left w:val="none" w:sz="0" w:space="0" w:color="auto"/>
            <w:bottom w:val="none" w:sz="0" w:space="0" w:color="auto"/>
            <w:right w:val="none" w:sz="0" w:space="0" w:color="auto"/>
          </w:divBdr>
        </w:div>
        <w:div w:id="64767246">
          <w:marLeft w:val="640"/>
          <w:marRight w:val="0"/>
          <w:marTop w:val="0"/>
          <w:marBottom w:val="0"/>
          <w:divBdr>
            <w:top w:val="none" w:sz="0" w:space="0" w:color="auto"/>
            <w:left w:val="none" w:sz="0" w:space="0" w:color="auto"/>
            <w:bottom w:val="none" w:sz="0" w:space="0" w:color="auto"/>
            <w:right w:val="none" w:sz="0" w:space="0" w:color="auto"/>
          </w:divBdr>
        </w:div>
        <w:div w:id="910847675">
          <w:marLeft w:val="640"/>
          <w:marRight w:val="0"/>
          <w:marTop w:val="0"/>
          <w:marBottom w:val="0"/>
          <w:divBdr>
            <w:top w:val="none" w:sz="0" w:space="0" w:color="auto"/>
            <w:left w:val="none" w:sz="0" w:space="0" w:color="auto"/>
            <w:bottom w:val="none" w:sz="0" w:space="0" w:color="auto"/>
            <w:right w:val="none" w:sz="0" w:space="0" w:color="auto"/>
          </w:divBdr>
        </w:div>
        <w:div w:id="325324637">
          <w:marLeft w:val="640"/>
          <w:marRight w:val="0"/>
          <w:marTop w:val="0"/>
          <w:marBottom w:val="0"/>
          <w:divBdr>
            <w:top w:val="none" w:sz="0" w:space="0" w:color="auto"/>
            <w:left w:val="none" w:sz="0" w:space="0" w:color="auto"/>
            <w:bottom w:val="none" w:sz="0" w:space="0" w:color="auto"/>
            <w:right w:val="none" w:sz="0" w:space="0" w:color="auto"/>
          </w:divBdr>
        </w:div>
        <w:div w:id="749304628">
          <w:marLeft w:val="640"/>
          <w:marRight w:val="0"/>
          <w:marTop w:val="0"/>
          <w:marBottom w:val="0"/>
          <w:divBdr>
            <w:top w:val="none" w:sz="0" w:space="0" w:color="auto"/>
            <w:left w:val="none" w:sz="0" w:space="0" w:color="auto"/>
            <w:bottom w:val="none" w:sz="0" w:space="0" w:color="auto"/>
            <w:right w:val="none" w:sz="0" w:space="0" w:color="auto"/>
          </w:divBdr>
        </w:div>
      </w:divsChild>
    </w:div>
    <w:div w:id="1556549952">
      <w:bodyDiv w:val="1"/>
      <w:marLeft w:val="0"/>
      <w:marRight w:val="0"/>
      <w:marTop w:val="0"/>
      <w:marBottom w:val="0"/>
      <w:divBdr>
        <w:top w:val="none" w:sz="0" w:space="0" w:color="auto"/>
        <w:left w:val="none" w:sz="0" w:space="0" w:color="auto"/>
        <w:bottom w:val="none" w:sz="0" w:space="0" w:color="auto"/>
        <w:right w:val="none" w:sz="0" w:space="0" w:color="auto"/>
      </w:divBdr>
      <w:divsChild>
        <w:div w:id="67188759">
          <w:marLeft w:val="640"/>
          <w:marRight w:val="0"/>
          <w:marTop w:val="0"/>
          <w:marBottom w:val="0"/>
          <w:divBdr>
            <w:top w:val="none" w:sz="0" w:space="0" w:color="auto"/>
            <w:left w:val="none" w:sz="0" w:space="0" w:color="auto"/>
            <w:bottom w:val="none" w:sz="0" w:space="0" w:color="auto"/>
            <w:right w:val="none" w:sz="0" w:space="0" w:color="auto"/>
          </w:divBdr>
        </w:div>
        <w:div w:id="104497083">
          <w:marLeft w:val="640"/>
          <w:marRight w:val="0"/>
          <w:marTop w:val="0"/>
          <w:marBottom w:val="0"/>
          <w:divBdr>
            <w:top w:val="none" w:sz="0" w:space="0" w:color="auto"/>
            <w:left w:val="none" w:sz="0" w:space="0" w:color="auto"/>
            <w:bottom w:val="none" w:sz="0" w:space="0" w:color="auto"/>
            <w:right w:val="none" w:sz="0" w:space="0" w:color="auto"/>
          </w:divBdr>
        </w:div>
        <w:div w:id="191455017">
          <w:marLeft w:val="640"/>
          <w:marRight w:val="0"/>
          <w:marTop w:val="0"/>
          <w:marBottom w:val="0"/>
          <w:divBdr>
            <w:top w:val="none" w:sz="0" w:space="0" w:color="auto"/>
            <w:left w:val="none" w:sz="0" w:space="0" w:color="auto"/>
            <w:bottom w:val="none" w:sz="0" w:space="0" w:color="auto"/>
            <w:right w:val="none" w:sz="0" w:space="0" w:color="auto"/>
          </w:divBdr>
        </w:div>
        <w:div w:id="252785338">
          <w:marLeft w:val="640"/>
          <w:marRight w:val="0"/>
          <w:marTop w:val="0"/>
          <w:marBottom w:val="0"/>
          <w:divBdr>
            <w:top w:val="none" w:sz="0" w:space="0" w:color="auto"/>
            <w:left w:val="none" w:sz="0" w:space="0" w:color="auto"/>
            <w:bottom w:val="none" w:sz="0" w:space="0" w:color="auto"/>
            <w:right w:val="none" w:sz="0" w:space="0" w:color="auto"/>
          </w:divBdr>
        </w:div>
        <w:div w:id="302539679">
          <w:marLeft w:val="640"/>
          <w:marRight w:val="0"/>
          <w:marTop w:val="0"/>
          <w:marBottom w:val="0"/>
          <w:divBdr>
            <w:top w:val="none" w:sz="0" w:space="0" w:color="auto"/>
            <w:left w:val="none" w:sz="0" w:space="0" w:color="auto"/>
            <w:bottom w:val="none" w:sz="0" w:space="0" w:color="auto"/>
            <w:right w:val="none" w:sz="0" w:space="0" w:color="auto"/>
          </w:divBdr>
        </w:div>
        <w:div w:id="332491819">
          <w:marLeft w:val="640"/>
          <w:marRight w:val="0"/>
          <w:marTop w:val="0"/>
          <w:marBottom w:val="0"/>
          <w:divBdr>
            <w:top w:val="none" w:sz="0" w:space="0" w:color="auto"/>
            <w:left w:val="none" w:sz="0" w:space="0" w:color="auto"/>
            <w:bottom w:val="none" w:sz="0" w:space="0" w:color="auto"/>
            <w:right w:val="none" w:sz="0" w:space="0" w:color="auto"/>
          </w:divBdr>
        </w:div>
        <w:div w:id="372073603">
          <w:marLeft w:val="640"/>
          <w:marRight w:val="0"/>
          <w:marTop w:val="0"/>
          <w:marBottom w:val="0"/>
          <w:divBdr>
            <w:top w:val="none" w:sz="0" w:space="0" w:color="auto"/>
            <w:left w:val="none" w:sz="0" w:space="0" w:color="auto"/>
            <w:bottom w:val="none" w:sz="0" w:space="0" w:color="auto"/>
            <w:right w:val="none" w:sz="0" w:space="0" w:color="auto"/>
          </w:divBdr>
        </w:div>
        <w:div w:id="439029109">
          <w:marLeft w:val="640"/>
          <w:marRight w:val="0"/>
          <w:marTop w:val="0"/>
          <w:marBottom w:val="0"/>
          <w:divBdr>
            <w:top w:val="none" w:sz="0" w:space="0" w:color="auto"/>
            <w:left w:val="none" w:sz="0" w:space="0" w:color="auto"/>
            <w:bottom w:val="none" w:sz="0" w:space="0" w:color="auto"/>
            <w:right w:val="none" w:sz="0" w:space="0" w:color="auto"/>
          </w:divBdr>
        </w:div>
        <w:div w:id="490827711">
          <w:marLeft w:val="640"/>
          <w:marRight w:val="0"/>
          <w:marTop w:val="0"/>
          <w:marBottom w:val="0"/>
          <w:divBdr>
            <w:top w:val="none" w:sz="0" w:space="0" w:color="auto"/>
            <w:left w:val="none" w:sz="0" w:space="0" w:color="auto"/>
            <w:bottom w:val="none" w:sz="0" w:space="0" w:color="auto"/>
            <w:right w:val="none" w:sz="0" w:space="0" w:color="auto"/>
          </w:divBdr>
        </w:div>
        <w:div w:id="565260573">
          <w:marLeft w:val="640"/>
          <w:marRight w:val="0"/>
          <w:marTop w:val="0"/>
          <w:marBottom w:val="0"/>
          <w:divBdr>
            <w:top w:val="none" w:sz="0" w:space="0" w:color="auto"/>
            <w:left w:val="none" w:sz="0" w:space="0" w:color="auto"/>
            <w:bottom w:val="none" w:sz="0" w:space="0" w:color="auto"/>
            <w:right w:val="none" w:sz="0" w:space="0" w:color="auto"/>
          </w:divBdr>
        </w:div>
        <w:div w:id="629089288">
          <w:marLeft w:val="640"/>
          <w:marRight w:val="0"/>
          <w:marTop w:val="0"/>
          <w:marBottom w:val="0"/>
          <w:divBdr>
            <w:top w:val="none" w:sz="0" w:space="0" w:color="auto"/>
            <w:left w:val="none" w:sz="0" w:space="0" w:color="auto"/>
            <w:bottom w:val="none" w:sz="0" w:space="0" w:color="auto"/>
            <w:right w:val="none" w:sz="0" w:space="0" w:color="auto"/>
          </w:divBdr>
        </w:div>
        <w:div w:id="688331242">
          <w:marLeft w:val="640"/>
          <w:marRight w:val="0"/>
          <w:marTop w:val="0"/>
          <w:marBottom w:val="0"/>
          <w:divBdr>
            <w:top w:val="none" w:sz="0" w:space="0" w:color="auto"/>
            <w:left w:val="none" w:sz="0" w:space="0" w:color="auto"/>
            <w:bottom w:val="none" w:sz="0" w:space="0" w:color="auto"/>
            <w:right w:val="none" w:sz="0" w:space="0" w:color="auto"/>
          </w:divBdr>
        </w:div>
        <w:div w:id="792016178">
          <w:marLeft w:val="640"/>
          <w:marRight w:val="0"/>
          <w:marTop w:val="0"/>
          <w:marBottom w:val="0"/>
          <w:divBdr>
            <w:top w:val="none" w:sz="0" w:space="0" w:color="auto"/>
            <w:left w:val="none" w:sz="0" w:space="0" w:color="auto"/>
            <w:bottom w:val="none" w:sz="0" w:space="0" w:color="auto"/>
            <w:right w:val="none" w:sz="0" w:space="0" w:color="auto"/>
          </w:divBdr>
        </w:div>
        <w:div w:id="792091166">
          <w:marLeft w:val="640"/>
          <w:marRight w:val="0"/>
          <w:marTop w:val="0"/>
          <w:marBottom w:val="0"/>
          <w:divBdr>
            <w:top w:val="none" w:sz="0" w:space="0" w:color="auto"/>
            <w:left w:val="none" w:sz="0" w:space="0" w:color="auto"/>
            <w:bottom w:val="none" w:sz="0" w:space="0" w:color="auto"/>
            <w:right w:val="none" w:sz="0" w:space="0" w:color="auto"/>
          </w:divBdr>
        </w:div>
        <w:div w:id="834885039">
          <w:marLeft w:val="640"/>
          <w:marRight w:val="0"/>
          <w:marTop w:val="0"/>
          <w:marBottom w:val="0"/>
          <w:divBdr>
            <w:top w:val="none" w:sz="0" w:space="0" w:color="auto"/>
            <w:left w:val="none" w:sz="0" w:space="0" w:color="auto"/>
            <w:bottom w:val="none" w:sz="0" w:space="0" w:color="auto"/>
            <w:right w:val="none" w:sz="0" w:space="0" w:color="auto"/>
          </w:divBdr>
        </w:div>
        <w:div w:id="852378741">
          <w:marLeft w:val="640"/>
          <w:marRight w:val="0"/>
          <w:marTop w:val="0"/>
          <w:marBottom w:val="0"/>
          <w:divBdr>
            <w:top w:val="none" w:sz="0" w:space="0" w:color="auto"/>
            <w:left w:val="none" w:sz="0" w:space="0" w:color="auto"/>
            <w:bottom w:val="none" w:sz="0" w:space="0" w:color="auto"/>
            <w:right w:val="none" w:sz="0" w:space="0" w:color="auto"/>
          </w:divBdr>
        </w:div>
        <w:div w:id="877543949">
          <w:marLeft w:val="640"/>
          <w:marRight w:val="0"/>
          <w:marTop w:val="0"/>
          <w:marBottom w:val="0"/>
          <w:divBdr>
            <w:top w:val="none" w:sz="0" w:space="0" w:color="auto"/>
            <w:left w:val="none" w:sz="0" w:space="0" w:color="auto"/>
            <w:bottom w:val="none" w:sz="0" w:space="0" w:color="auto"/>
            <w:right w:val="none" w:sz="0" w:space="0" w:color="auto"/>
          </w:divBdr>
        </w:div>
        <w:div w:id="884026756">
          <w:marLeft w:val="640"/>
          <w:marRight w:val="0"/>
          <w:marTop w:val="0"/>
          <w:marBottom w:val="0"/>
          <w:divBdr>
            <w:top w:val="none" w:sz="0" w:space="0" w:color="auto"/>
            <w:left w:val="none" w:sz="0" w:space="0" w:color="auto"/>
            <w:bottom w:val="none" w:sz="0" w:space="0" w:color="auto"/>
            <w:right w:val="none" w:sz="0" w:space="0" w:color="auto"/>
          </w:divBdr>
        </w:div>
        <w:div w:id="900479644">
          <w:marLeft w:val="640"/>
          <w:marRight w:val="0"/>
          <w:marTop w:val="0"/>
          <w:marBottom w:val="0"/>
          <w:divBdr>
            <w:top w:val="none" w:sz="0" w:space="0" w:color="auto"/>
            <w:left w:val="none" w:sz="0" w:space="0" w:color="auto"/>
            <w:bottom w:val="none" w:sz="0" w:space="0" w:color="auto"/>
            <w:right w:val="none" w:sz="0" w:space="0" w:color="auto"/>
          </w:divBdr>
        </w:div>
        <w:div w:id="939221970">
          <w:marLeft w:val="640"/>
          <w:marRight w:val="0"/>
          <w:marTop w:val="0"/>
          <w:marBottom w:val="0"/>
          <w:divBdr>
            <w:top w:val="none" w:sz="0" w:space="0" w:color="auto"/>
            <w:left w:val="none" w:sz="0" w:space="0" w:color="auto"/>
            <w:bottom w:val="none" w:sz="0" w:space="0" w:color="auto"/>
            <w:right w:val="none" w:sz="0" w:space="0" w:color="auto"/>
          </w:divBdr>
        </w:div>
        <w:div w:id="949317922">
          <w:marLeft w:val="640"/>
          <w:marRight w:val="0"/>
          <w:marTop w:val="0"/>
          <w:marBottom w:val="0"/>
          <w:divBdr>
            <w:top w:val="none" w:sz="0" w:space="0" w:color="auto"/>
            <w:left w:val="none" w:sz="0" w:space="0" w:color="auto"/>
            <w:bottom w:val="none" w:sz="0" w:space="0" w:color="auto"/>
            <w:right w:val="none" w:sz="0" w:space="0" w:color="auto"/>
          </w:divBdr>
        </w:div>
        <w:div w:id="949820352">
          <w:marLeft w:val="640"/>
          <w:marRight w:val="0"/>
          <w:marTop w:val="0"/>
          <w:marBottom w:val="0"/>
          <w:divBdr>
            <w:top w:val="none" w:sz="0" w:space="0" w:color="auto"/>
            <w:left w:val="none" w:sz="0" w:space="0" w:color="auto"/>
            <w:bottom w:val="none" w:sz="0" w:space="0" w:color="auto"/>
            <w:right w:val="none" w:sz="0" w:space="0" w:color="auto"/>
          </w:divBdr>
        </w:div>
        <w:div w:id="1019890449">
          <w:marLeft w:val="640"/>
          <w:marRight w:val="0"/>
          <w:marTop w:val="0"/>
          <w:marBottom w:val="0"/>
          <w:divBdr>
            <w:top w:val="none" w:sz="0" w:space="0" w:color="auto"/>
            <w:left w:val="none" w:sz="0" w:space="0" w:color="auto"/>
            <w:bottom w:val="none" w:sz="0" w:space="0" w:color="auto"/>
            <w:right w:val="none" w:sz="0" w:space="0" w:color="auto"/>
          </w:divBdr>
        </w:div>
        <w:div w:id="1027565541">
          <w:marLeft w:val="640"/>
          <w:marRight w:val="0"/>
          <w:marTop w:val="0"/>
          <w:marBottom w:val="0"/>
          <w:divBdr>
            <w:top w:val="none" w:sz="0" w:space="0" w:color="auto"/>
            <w:left w:val="none" w:sz="0" w:space="0" w:color="auto"/>
            <w:bottom w:val="none" w:sz="0" w:space="0" w:color="auto"/>
            <w:right w:val="none" w:sz="0" w:space="0" w:color="auto"/>
          </w:divBdr>
        </w:div>
        <w:div w:id="1219320680">
          <w:marLeft w:val="640"/>
          <w:marRight w:val="0"/>
          <w:marTop w:val="0"/>
          <w:marBottom w:val="0"/>
          <w:divBdr>
            <w:top w:val="none" w:sz="0" w:space="0" w:color="auto"/>
            <w:left w:val="none" w:sz="0" w:space="0" w:color="auto"/>
            <w:bottom w:val="none" w:sz="0" w:space="0" w:color="auto"/>
            <w:right w:val="none" w:sz="0" w:space="0" w:color="auto"/>
          </w:divBdr>
        </w:div>
        <w:div w:id="1247422050">
          <w:marLeft w:val="640"/>
          <w:marRight w:val="0"/>
          <w:marTop w:val="0"/>
          <w:marBottom w:val="0"/>
          <w:divBdr>
            <w:top w:val="none" w:sz="0" w:space="0" w:color="auto"/>
            <w:left w:val="none" w:sz="0" w:space="0" w:color="auto"/>
            <w:bottom w:val="none" w:sz="0" w:space="0" w:color="auto"/>
            <w:right w:val="none" w:sz="0" w:space="0" w:color="auto"/>
          </w:divBdr>
        </w:div>
        <w:div w:id="1256665664">
          <w:marLeft w:val="640"/>
          <w:marRight w:val="0"/>
          <w:marTop w:val="0"/>
          <w:marBottom w:val="0"/>
          <w:divBdr>
            <w:top w:val="none" w:sz="0" w:space="0" w:color="auto"/>
            <w:left w:val="none" w:sz="0" w:space="0" w:color="auto"/>
            <w:bottom w:val="none" w:sz="0" w:space="0" w:color="auto"/>
            <w:right w:val="none" w:sz="0" w:space="0" w:color="auto"/>
          </w:divBdr>
        </w:div>
        <w:div w:id="1344091206">
          <w:marLeft w:val="640"/>
          <w:marRight w:val="0"/>
          <w:marTop w:val="0"/>
          <w:marBottom w:val="0"/>
          <w:divBdr>
            <w:top w:val="none" w:sz="0" w:space="0" w:color="auto"/>
            <w:left w:val="none" w:sz="0" w:space="0" w:color="auto"/>
            <w:bottom w:val="none" w:sz="0" w:space="0" w:color="auto"/>
            <w:right w:val="none" w:sz="0" w:space="0" w:color="auto"/>
          </w:divBdr>
        </w:div>
        <w:div w:id="1346640290">
          <w:marLeft w:val="640"/>
          <w:marRight w:val="0"/>
          <w:marTop w:val="0"/>
          <w:marBottom w:val="0"/>
          <w:divBdr>
            <w:top w:val="none" w:sz="0" w:space="0" w:color="auto"/>
            <w:left w:val="none" w:sz="0" w:space="0" w:color="auto"/>
            <w:bottom w:val="none" w:sz="0" w:space="0" w:color="auto"/>
            <w:right w:val="none" w:sz="0" w:space="0" w:color="auto"/>
          </w:divBdr>
        </w:div>
        <w:div w:id="1398942506">
          <w:marLeft w:val="640"/>
          <w:marRight w:val="0"/>
          <w:marTop w:val="0"/>
          <w:marBottom w:val="0"/>
          <w:divBdr>
            <w:top w:val="none" w:sz="0" w:space="0" w:color="auto"/>
            <w:left w:val="none" w:sz="0" w:space="0" w:color="auto"/>
            <w:bottom w:val="none" w:sz="0" w:space="0" w:color="auto"/>
            <w:right w:val="none" w:sz="0" w:space="0" w:color="auto"/>
          </w:divBdr>
        </w:div>
        <w:div w:id="1403404335">
          <w:marLeft w:val="640"/>
          <w:marRight w:val="0"/>
          <w:marTop w:val="0"/>
          <w:marBottom w:val="0"/>
          <w:divBdr>
            <w:top w:val="none" w:sz="0" w:space="0" w:color="auto"/>
            <w:left w:val="none" w:sz="0" w:space="0" w:color="auto"/>
            <w:bottom w:val="none" w:sz="0" w:space="0" w:color="auto"/>
            <w:right w:val="none" w:sz="0" w:space="0" w:color="auto"/>
          </w:divBdr>
        </w:div>
        <w:div w:id="1411660501">
          <w:marLeft w:val="640"/>
          <w:marRight w:val="0"/>
          <w:marTop w:val="0"/>
          <w:marBottom w:val="0"/>
          <w:divBdr>
            <w:top w:val="none" w:sz="0" w:space="0" w:color="auto"/>
            <w:left w:val="none" w:sz="0" w:space="0" w:color="auto"/>
            <w:bottom w:val="none" w:sz="0" w:space="0" w:color="auto"/>
            <w:right w:val="none" w:sz="0" w:space="0" w:color="auto"/>
          </w:divBdr>
        </w:div>
        <w:div w:id="1411730514">
          <w:marLeft w:val="640"/>
          <w:marRight w:val="0"/>
          <w:marTop w:val="0"/>
          <w:marBottom w:val="0"/>
          <w:divBdr>
            <w:top w:val="none" w:sz="0" w:space="0" w:color="auto"/>
            <w:left w:val="none" w:sz="0" w:space="0" w:color="auto"/>
            <w:bottom w:val="none" w:sz="0" w:space="0" w:color="auto"/>
            <w:right w:val="none" w:sz="0" w:space="0" w:color="auto"/>
          </w:divBdr>
        </w:div>
        <w:div w:id="1596017926">
          <w:marLeft w:val="640"/>
          <w:marRight w:val="0"/>
          <w:marTop w:val="0"/>
          <w:marBottom w:val="0"/>
          <w:divBdr>
            <w:top w:val="none" w:sz="0" w:space="0" w:color="auto"/>
            <w:left w:val="none" w:sz="0" w:space="0" w:color="auto"/>
            <w:bottom w:val="none" w:sz="0" w:space="0" w:color="auto"/>
            <w:right w:val="none" w:sz="0" w:space="0" w:color="auto"/>
          </w:divBdr>
        </w:div>
        <w:div w:id="1611620350">
          <w:marLeft w:val="640"/>
          <w:marRight w:val="0"/>
          <w:marTop w:val="0"/>
          <w:marBottom w:val="0"/>
          <w:divBdr>
            <w:top w:val="none" w:sz="0" w:space="0" w:color="auto"/>
            <w:left w:val="none" w:sz="0" w:space="0" w:color="auto"/>
            <w:bottom w:val="none" w:sz="0" w:space="0" w:color="auto"/>
            <w:right w:val="none" w:sz="0" w:space="0" w:color="auto"/>
          </w:divBdr>
        </w:div>
        <w:div w:id="1669863936">
          <w:marLeft w:val="640"/>
          <w:marRight w:val="0"/>
          <w:marTop w:val="0"/>
          <w:marBottom w:val="0"/>
          <w:divBdr>
            <w:top w:val="none" w:sz="0" w:space="0" w:color="auto"/>
            <w:left w:val="none" w:sz="0" w:space="0" w:color="auto"/>
            <w:bottom w:val="none" w:sz="0" w:space="0" w:color="auto"/>
            <w:right w:val="none" w:sz="0" w:space="0" w:color="auto"/>
          </w:divBdr>
        </w:div>
        <w:div w:id="1682124132">
          <w:marLeft w:val="640"/>
          <w:marRight w:val="0"/>
          <w:marTop w:val="0"/>
          <w:marBottom w:val="0"/>
          <w:divBdr>
            <w:top w:val="none" w:sz="0" w:space="0" w:color="auto"/>
            <w:left w:val="none" w:sz="0" w:space="0" w:color="auto"/>
            <w:bottom w:val="none" w:sz="0" w:space="0" w:color="auto"/>
            <w:right w:val="none" w:sz="0" w:space="0" w:color="auto"/>
          </w:divBdr>
        </w:div>
        <w:div w:id="1696271650">
          <w:marLeft w:val="640"/>
          <w:marRight w:val="0"/>
          <w:marTop w:val="0"/>
          <w:marBottom w:val="0"/>
          <w:divBdr>
            <w:top w:val="none" w:sz="0" w:space="0" w:color="auto"/>
            <w:left w:val="none" w:sz="0" w:space="0" w:color="auto"/>
            <w:bottom w:val="none" w:sz="0" w:space="0" w:color="auto"/>
            <w:right w:val="none" w:sz="0" w:space="0" w:color="auto"/>
          </w:divBdr>
        </w:div>
        <w:div w:id="1824009341">
          <w:marLeft w:val="640"/>
          <w:marRight w:val="0"/>
          <w:marTop w:val="0"/>
          <w:marBottom w:val="0"/>
          <w:divBdr>
            <w:top w:val="none" w:sz="0" w:space="0" w:color="auto"/>
            <w:left w:val="none" w:sz="0" w:space="0" w:color="auto"/>
            <w:bottom w:val="none" w:sz="0" w:space="0" w:color="auto"/>
            <w:right w:val="none" w:sz="0" w:space="0" w:color="auto"/>
          </w:divBdr>
        </w:div>
        <w:div w:id="1860267442">
          <w:marLeft w:val="640"/>
          <w:marRight w:val="0"/>
          <w:marTop w:val="0"/>
          <w:marBottom w:val="0"/>
          <w:divBdr>
            <w:top w:val="none" w:sz="0" w:space="0" w:color="auto"/>
            <w:left w:val="none" w:sz="0" w:space="0" w:color="auto"/>
            <w:bottom w:val="none" w:sz="0" w:space="0" w:color="auto"/>
            <w:right w:val="none" w:sz="0" w:space="0" w:color="auto"/>
          </w:divBdr>
        </w:div>
        <w:div w:id="1919055369">
          <w:marLeft w:val="640"/>
          <w:marRight w:val="0"/>
          <w:marTop w:val="0"/>
          <w:marBottom w:val="0"/>
          <w:divBdr>
            <w:top w:val="none" w:sz="0" w:space="0" w:color="auto"/>
            <w:left w:val="none" w:sz="0" w:space="0" w:color="auto"/>
            <w:bottom w:val="none" w:sz="0" w:space="0" w:color="auto"/>
            <w:right w:val="none" w:sz="0" w:space="0" w:color="auto"/>
          </w:divBdr>
        </w:div>
        <w:div w:id="1925409271">
          <w:marLeft w:val="640"/>
          <w:marRight w:val="0"/>
          <w:marTop w:val="0"/>
          <w:marBottom w:val="0"/>
          <w:divBdr>
            <w:top w:val="none" w:sz="0" w:space="0" w:color="auto"/>
            <w:left w:val="none" w:sz="0" w:space="0" w:color="auto"/>
            <w:bottom w:val="none" w:sz="0" w:space="0" w:color="auto"/>
            <w:right w:val="none" w:sz="0" w:space="0" w:color="auto"/>
          </w:divBdr>
        </w:div>
        <w:div w:id="1936860923">
          <w:marLeft w:val="640"/>
          <w:marRight w:val="0"/>
          <w:marTop w:val="0"/>
          <w:marBottom w:val="0"/>
          <w:divBdr>
            <w:top w:val="none" w:sz="0" w:space="0" w:color="auto"/>
            <w:left w:val="none" w:sz="0" w:space="0" w:color="auto"/>
            <w:bottom w:val="none" w:sz="0" w:space="0" w:color="auto"/>
            <w:right w:val="none" w:sz="0" w:space="0" w:color="auto"/>
          </w:divBdr>
        </w:div>
        <w:div w:id="2037806472">
          <w:marLeft w:val="640"/>
          <w:marRight w:val="0"/>
          <w:marTop w:val="0"/>
          <w:marBottom w:val="0"/>
          <w:divBdr>
            <w:top w:val="none" w:sz="0" w:space="0" w:color="auto"/>
            <w:left w:val="none" w:sz="0" w:space="0" w:color="auto"/>
            <w:bottom w:val="none" w:sz="0" w:space="0" w:color="auto"/>
            <w:right w:val="none" w:sz="0" w:space="0" w:color="auto"/>
          </w:divBdr>
        </w:div>
      </w:divsChild>
    </w:div>
    <w:div w:id="1556550117">
      <w:bodyDiv w:val="1"/>
      <w:marLeft w:val="0"/>
      <w:marRight w:val="0"/>
      <w:marTop w:val="0"/>
      <w:marBottom w:val="0"/>
      <w:divBdr>
        <w:top w:val="none" w:sz="0" w:space="0" w:color="auto"/>
        <w:left w:val="none" w:sz="0" w:space="0" w:color="auto"/>
        <w:bottom w:val="none" w:sz="0" w:space="0" w:color="auto"/>
        <w:right w:val="none" w:sz="0" w:space="0" w:color="auto"/>
      </w:divBdr>
      <w:divsChild>
        <w:div w:id="16467452">
          <w:marLeft w:val="640"/>
          <w:marRight w:val="0"/>
          <w:marTop w:val="0"/>
          <w:marBottom w:val="0"/>
          <w:divBdr>
            <w:top w:val="none" w:sz="0" w:space="0" w:color="auto"/>
            <w:left w:val="none" w:sz="0" w:space="0" w:color="auto"/>
            <w:bottom w:val="none" w:sz="0" w:space="0" w:color="auto"/>
            <w:right w:val="none" w:sz="0" w:space="0" w:color="auto"/>
          </w:divBdr>
        </w:div>
        <w:div w:id="33970932">
          <w:marLeft w:val="640"/>
          <w:marRight w:val="0"/>
          <w:marTop w:val="0"/>
          <w:marBottom w:val="0"/>
          <w:divBdr>
            <w:top w:val="none" w:sz="0" w:space="0" w:color="auto"/>
            <w:left w:val="none" w:sz="0" w:space="0" w:color="auto"/>
            <w:bottom w:val="none" w:sz="0" w:space="0" w:color="auto"/>
            <w:right w:val="none" w:sz="0" w:space="0" w:color="auto"/>
          </w:divBdr>
        </w:div>
        <w:div w:id="133186762">
          <w:marLeft w:val="640"/>
          <w:marRight w:val="0"/>
          <w:marTop w:val="0"/>
          <w:marBottom w:val="0"/>
          <w:divBdr>
            <w:top w:val="none" w:sz="0" w:space="0" w:color="auto"/>
            <w:left w:val="none" w:sz="0" w:space="0" w:color="auto"/>
            <w:bottom w:val="none" w:sz="0" w:space="0" w:color="auto"/>
            <w:right w:val="none" w:sz="0" w:space="0" w:color="auto"/>
          </w:divBdr>
        </w:div>
        <w:div w:id="186405928">
          <w:marLeft w:val="640"/>
          <w:marRight w:val="0"/>
          <w:marTop w:val="0"/>
          <w:marBottom w:val="0"/>
          <w:divBdr>
            <w:top w:val="none" w:sz="0" w:space="0" w:color="auto"/>
            <w:left w:val="none" w:sz="0" w:space="0" w:color="auto"/>
            <w:bottom w:val="none" w:sz="0" w:space="0" w:color="auto"/>
            <w:right w:val="none" w:sz="0" w:space="0" w:color="auto"/>
          </w:divBdr>
        </w:div>
        <w:div w:id="253175736">
          <w:marLeft w:val="640"/>
          <w:marRight w:val="0"/>
          <w:marTop w:val="0"/>
          <w:marBottom w:val="0"/>
          <w:divBdr>
            <w:top w:val="none" w:sz="0" w:space="0" w:color="auto"/>
            <w:left w:val="none" w:sz="0" w:space="0" w:color="auto"/>
            <w:bottom w:val="none" w:sz="0" w:space="0" w:color="auto"/>
            <w:right w:val="none" w:sz="0" w:space="0" w:color="auto"/>
          </w:divBdr>
        </w:div>
        <w:div w:id="310062496">
          <w:marLeft w:val="640"/>
          <w:marRight w:val="0"/>
          <w:marTop w:val="0"/>
          <w:marBottom w:val="0"/>
          <w:divBdr>
            <w:top w:val="none" w:sz="0" w:space="0" w:color="auto"/>
            <w:left w:val="none" w:sz="0" w:space="0" w:color="auto"/>
            <w:bottom w:val="none" w:sz="0" w:space="0" w:color="auto"/>
            <w:right w:val="none" w:sz="0" w:space="0" w:color="auto"/>
          </w:divBdr>
        </w:div>
        <w:div w:id="410659909">
          <w:marLeft w:val="640"/>
          <w:marRight w:val="0"/>
          <w:marTop w:val="0"/>
          <w:marBottom w:val="0"/>
          <w:divBdr>
            <w:top w:val="none" w:sz="0" w:space="0" w:color="auto"/>
            <w:left w:val="none" w:sz="0" w:space="0" w:color="auto"/>
            <w:bottom w:val="none" w:sz="0" w:space="0" w:color="auto"/>
            <w:right w:val="none" w:sz="0" w:space="0" w:color="auto"/>
          </w:divBdr>
        </w:div>
        <w:div w:id="419450798">
          <w:marLeft w:val="640"/>
          <w:marRight w:val="0"/>
          <w:marTop w:val="0"/>
          <w:marBottom w:val="0"/>
          <w:divBdr>
            <w:top w:val="none" w:sz="0" w:space="0" w:color="auto"/>
            <w:left w:val="none" w:sz="0" w:space="0" w:color="auto"/>
            <w:bottom w:val="none" w:sz="0" w:space="0" w:color="auto"/>
            <w:right w:val="none" w:sz="0" w:space="0" w:color="auto"/>
          </w:divBdr>
        </w:div>
        <w:div w:id="486437652">
          <w:marLeft w:val="640"/>
          <w:marRight w:val="0"/>
          <w:marTop w:val="0"/>
          <w:marBottom w:val="0"/>
          <w:divBdr>
            <w:top w:val="none" w:sz="0" w:space="0" w:color="auto"/>
            <w:left w:val="none" w:sz="0" w:space="0" w:color="auto"/>
            <w:bottom w:val="none" w:sz="0" w:space="0" w:color="auto"/>
            <w:right w:val="none" w:sz="0" w:space="0" w:color="auto"/>
          </w:divBdr>
        </w:div>
        <w:div w:id="689644109">
          <w:marLeft w:val="640"/>
          <w:marRight w:val="0"/>
          <w:marTop w:val="0"/>
          <w:marBottom w:val="0"/>
          <w:divBdr>
            <w:top w:val="none" w:sz="0" w:space="0" w:color="auto"/>
            <w:left w:val="none" w:sz="0" w:space="0" w:color="auto"/>
            <w:bottom w:val="none" w:sz="0" w:space="0" w:color="auto"/>
            <w:right w:val="none" w:sz="0" w:space="0" w:color="auto"/>
          </w:divBdr>
        </w:div>
        <w:div w:id="715154804">
          <w:marLeft w:val="640"/>
          <w:marRight w:val="0"/>
          <w:marTop w:val="0"/>
          <w:marBottom w:val="0"/>
          <w:divBdr>
            <w:top w:val="none" w:sz="0" w:space="0" w:color="auto"/>
            <w:left w:val="none" w:sz="0" w:space="0" w:color="auto"/>
            <w:bottom w:val="none" w:sz="0" w:space="0" w:color="auto"/>
            <w:right w:val="none" w:sz="0" w:space="0" w:color="auto"/>
          </w:divBdr>
        </w:div>
        <w:div w:id="807093956">
          <w:marLeft w:val="640"/>
          <w:marRight w:val="0"/>
          <w:marTop w:val="0"/>
          <w:marBottom w:val="0"/>
          <w:divBdr>
            <w:top w:val="none" w:sz="0" w:space="0" w:color="auto"/>
            <w:left w:val="none" w:sz="0" w:space="0" w:color="auto"/>
            <w:bottom w:val="none" w:sz="0" w:space="0" w:color="auto"/>
            <w:right w:val="none" w:sz="0" w:space="0" w:color="auto"/>
          </w:divBdr>
        </w:div>
        <w:div w:id="823203823">
          <w:marLeft w:val="640"/>
          <w:marRight w:val="0"/>
          <w:marTop w:val="0"/>
          <w:marBottom w:val="0"/>
          <w:divBdr>
            <w:top w:val="none" w:sz="0" w:space="0" w:color="auto"/>
            <w:left w:val="none" w:sz="0" w:space="0" w:color="auto"/>
            <w:bottom w:val="none" w:sz="0" w:space="0" w:color="auto"/>
            <w:right w:val="none" w:sz="0" w:space="0" w:color="auto"/>
          </w:divBdr>
        </w:div>
        <w:div w:id="903294780">
          <w:marLeft w:val="640"/>
          <w:marRight w:val="0"/>
          <w:marTop w:val="0"/>
          <w:marBottom w:val="0"/>
          <w:divBdr>
            <w:top w:val="none" w:sz="0" w:space="0" w:color="auto"/>
            <w:left w:val="none" w:sz="0" w:space="0" w:color="auto"/>
            <w:bottom w:val="none" w:sz="0" w:space="0" w:color="auto"/>
            <w:right w:val="none" w:sz="0" w:space="0" w:color="auto"/>
          </w:divBdr>
        </w:div>
        <w:div w:id="950018904">
          <w:marLeft w:val="640"/>
          <w:marRight w:val="0"/>
          <w:marTop w:val="0"/>
          <w:marBottom w:val="0"/>
          <w:divBdr>
            <w:top w:val="none" w:sz="0" w:space="0" w:color="auto"/>
            <w:left w:val="none" w:sz="0" w:space="0" w:color="auto"/>
            <w:bottom w:val="none" w:sz="0" w:space="0" w:color="auto"/>
            <w:right w:val="none" w:sz="0" w:space="0" w:color="auto"/>
          </w:divBdr>
        </w:div>
        <w:div w:id="989288695">
          <w:marLeft w:val="640"/>
          <w:marRight w:val="0"/>
          <w:marTop w:val="0"/>
          <w:marBottom w:val="0"/>
          <w:divBdr>
            <w:top w:val="none" w:sz="0" w:space="0" w:color="auto"/>
            <w:left w:val="none" w:sz="0" w:space="0" w:color="auto"/>
            <w:bottom w:val="none" w:sz="0" w:space="0" w:color="auto"/>
            <w:right w:val="none" w:sz="0" w:space="0" w:color="auto"/>
          </w:divBdr>
        </w:div>
        <w:div w:id="1056859021">
          <w:marLeft w:val="640"/>
          <w:marRight w:val="0"/>
          <w:marTop w:val="0"/>
          <w:marBottom w:val="0"/>
          <w:divBdr>
            <w:top w:val="none" w:sz="0" w:space="0" w:color="auto"/>
            <w:left w:val="none" w:sz="0" w:space="0" w:color="auto"/>
            <w:bottom w:val="none" w:sz="0" w:space="0" w:color="auto"/>
            <w:right w:val="none" w:sz="0" w:space="0" w:color="auto"/>
          </w:divBdr>
        </w:div>
        <w:div w:id="1139149355">
          <w:marLeft w:val="640"/>
          <w:marRight w:val="0"/>
          <w:marTop w:val="0"/>
          <w:marBottom w:val="0"/>
          <w:divBdr>
            <w:top w:val="none" w:sz="0" w:space="0" w:color="auto"/>
            <w:left w:val="none" w:sz="0" w:space="0" w:color="auto"/>
            <w:bottom w:val="none" w:sz="0" w:space="0" w:color="auto"/>
            <w:right w:val="none" w:sz="0" w:space="0" w:color="auto"/>
          </w:divBdr>
        </w:div>
        <w:div w:id="1230767633">
          <w:marLeft w:val="640"/>
          <w:marRight w:val="0"/>
          <w:marTop w:val="0"/>
          <w:marBottom w:val="0"/>
          <w:divBdr>
            <w:top w:val="none" w:sz="0" w:space="0" w:color="auto"/>
            <w:left w:val="none" w:sz="0" w:space="0" w:color="auto"/>
            <w:bottom w:val="none" w:sz="0" w:space="0" w:color="auto"/>
            <w:right w:val="none" w:sz="0" w:space="0" w:color="auto"/>
          </w:divBdr>
        </w:div>
        <w:div w:id="1273509931">
          <w:marLeft w:val="640"/>
          <w:marRight w:val="0"/>
          <w:marTop w:val="0"/>
          <w:marBottom w:val="0"/>
          <w:divBdr>
            <w:top w:val="none" w:sz="0" w:space="0" w:color="auto"/>
            <w:left w:val="none" w:sz="0" w:space="0" w:color="auto"/>
            <w:bottom w:val="none" w:sz="0" w:space="0" w:color="auto"/>
            <w:right w:val="none" w:sz="0" w:space="0" w:color="auto"/>
          </w:divBdr>
        </w:div>
        <w:div w:id="1359351853">
          <w:marLeft w:val="640"/>
          <w:marRight w:val="0"/>
          <w:marTop w:val="0"/>
          <w:marBottom w:val="0"/>
          <w:divBdr>
            <w:top w:val="none" w:sz="0" w:space="0" w:color="auto"/>
            <w:left w:val="none" w:sz="0" w:space="0" w:color="auto"/>
            <w:bottom w:val="none" w:sz="0" w:space="0" w:color="auto"/>
            <w:right w:val="none" w:sz="0" w:space="0" w:color="auto"/>
          </w:divBdr>
        </w:div>
        <w:div w:id="1370566005">
          <w:marLeft w:val="640"/>
          <w:marRight w:val="0"/>
          <w:marTop w:val="0"/>
          <w:marBottom w:val="0"/>
          <w:divBdr>
            <w:top w:val="none" w:sz="0" w:space="0" w:color="auto"/>
            <w:left w:val="none" w:sz="0" w:space="0" w:color="auto"/>
            <w:bottom w:val="none" w:sz="0" w:space="0" w:color="auto"/>
            <w:right w:val="none" w:sz="0" w:space="0" w:color="auto"/>
          </w:divBdr>
        </w:div>
        <w:div w:id="1465348810">
          <w:marLeft w:val="640"/>
          <w:marRight w:val="0"/>
          <w:marTop w:val="0"/>
          <w:marBottom w:val="0"/>
          <w:divBdr>
            <w:top w:val="none" w:sz="0" w:space="0" w:color="auto"/>
            <w:left w:val="none" w:sz="0" w:space="0" w:color="auto"/>
            <w:bottom w:val="none" w:sz="0" w:space="0" w:color="auto"/>
            <w:right w:val="none" w:sz="0" w:space="0" w:color="auto"/>
          </w:divBdr>
        </w:div>
        <w:div w:id="1508402301">
          <w:marLeft w:val="640"/>
          <w:marRight w:val="0"/>
          <w:marTop w:val="0"/>
          <w:marBottom w:val="0"/>
          <w:divBdr>
            <w:top w:val="none" w:sz="0" w:space="0" w:color="auto"/>
            <w:left w:val="none" w:sz="0" w:space="0" w:color="auto"/>
            <w:bottom w:val="none" w:sz="0" w:space="0" w:color="auto"/>
            <w:right w:val="none" w:sz="0" w:space="0" w:color="auto"/>
          </w:divBdr>
        </w:div>
        <w:div w:id="1519004093">
          <w:marLeft w:val="640"/>
          <w:marRight w:val="0"/>
          <w:marTop w:val="0"/>
          <w:marBottom w:val="0"/>
          <w:divBdr>
            <w:top w:val="none" w:sz="0" w:space="0" w:color="auto"/>
            <w:left w:val="none" w:sz="0" w:space="0" w:color="auto"/>
            <w:bottom w:val="none" w:sz="0" w:space="0" w:color="auto"/>
            <w:right w:val="none" w:sz="0" w:space="0" w:color="auto"/>
          </w:divBdr>
        </w:div>
        <w:div w:id="1522863422">
          <w:marLeft w:val="640"/>
          <w:marRight w:val="0"/>
          <w:marTop w:val="0"/>
          <w:marBottom w:val="0"/>
          <w:divBdr>
            <w:top w:val="none" w:sz="0" w:space="0" w:color="auto"/>
            <w:left w:val="none" w:sz="0" w:space="0" w:color="auto"/>
            <w:bottom w:val="none" w:sz="0" w:space="0" w:color="auto"/>
            <w:right w:val="none" w:sz="0" w:space="0" w:color="auto"/>
          </w:divBdr>
        </w:div>
        <w:div w:id="1533181624">
          <w:marLeft w:val="640"/>
          <w:marRight w:val="0"/>
          <w:marTop w:val="0"/>
          <w:marBottom w:val="0"/>
          <w:divBdr>
            <w:top w:val="none" w:sz="0" w:space="0" w:color="auto"/>
            <w:left w:val="none" w:sz="0" w:space="0" w:color="auto"/>
            <w:bottom w:val="none" w:sz="0" w:space="0" w:color="auto"/>
            <w:right w:val="none" w:sz="0" w:space="0" w:color="auto"/>
          </w:divBdr>
        </w:div>
        <w:div w:id="1551913313">
          <w:marLeft w:val="640"/>
          <w:marRight w:val="0"/>
          <w:marTop w:val="0"/>
          <w:marBottom w:val="0"/>
          <w:divBdr>
            <w:top w:val="none" w:sz="0" w:space="0" w:color="auto"/>
            <w:left w:val="none" w:sz="0" w:space="0" w:color="auto"/>
            <w:bottom w:val="none" w:sz="0" w:space="0" w:color="auto"/>
            <w:right w:val="none" w:sz="0" w:space="0" w:color="auto"/>
          </w:divBdr>
        </w:div>
        <w:div w:id="1608198046">
          <w:marLeft w:val="640"/>
          <w:marRight w:val="0"/>
          <w:marTop w:val="0"/>
          <w:marBottom w:val="0"/>
          <w:divBdr>
            <w:top w:val="none" w:sz="0" w:space="0" w:color="auto"/>
            <w:left w:val="none" w:sz="0" w:space="0" w:color="auto"/>
            <w:bottom w:val="none" w:sz="0" w:space="0" w:color="auto"/>
            <w:right w:val="none" w:sz="0" w:space="0" w:color="auto"/>
          </w:divBdr>
        </w:div>
        <w:div w:id="1617521285">
          <w:marLeft w:val="640"/>
          <w:marRight w:val="0"/>
          <w:marTop w:val="0"/>
          <w:marBottom w:val="0"/>
          <w:divBdr>
            <w:top w:val="none" w:sz="0" w:space="0" w:color="auto"/>
            <w:left w:val="none" w:sz="0" w:space="0" w:color="auto"/>
            <w:bottom w:val="none" w:sz="0" w:space="0" w:color="auto"/>
            <w:right w:val="none" w:sz="0" w:space="0" w:color="auto"/>
          </w:divBdr>
        </w:div>
        <w:div w:id="1679191722">
          <w:marLeft w:val="640"/>
          <w:marRight w:val="0"/>
          <w:marTop w:val="0"/>
          <w:marBottom w:val="0"/>
          <w:divBdr>
            <w:top w:val="none" w:sz="0" w:space="0" w:color="auto"/>
            <w:left w:val="none" w:sz="0" w:space="0" w:color="auto"/>
            <w:bottom w:val="none" w:sz="0" w:space="0" w:color="auto"/>
            <w:right w:val="none" w:sz="0" w:space="0" w:color="auto"/>
          </w:divBdr>
        </w:div>
        <w:div w:id="1679648829">
          <w:marLeft w:val="640"/>
          <w:marRight w:val="0"/>
          <w:marTop w:val="0"/>
          <w:marBottom w:val="0"/>
          <w:divBdr>
            <w:top w:val="none" w:sz="0" w:space="0" w:color="auto"/>
            <w:left w:val="none" w:sz="0" w:space="0" w:color="auto"/>
            <w:bottom w:val="none" w:sz="0" w:space="0" w:color="auto"/>
            <w:right w:val="none" w:sz="0" w:space="0" w:color="auto"/>
          </w:divBdr>
        </w:div>
        <w:div w:id="1701472744">
          <w:marLeft w:val="640"/>
          <w:marRight w:val="0"/>
          <w:marTop w:val="0"/>
          <w:marBottom w:val="0"/>
          <w:divBdr>
            <w:top w:val="none" w:sz="0" w:space="0" w:color="auto"/>
            <w:left w:val="none" w:sz="0" w:space="0" w:color="auto"/>
            <w:bottom w:val="none" w:sz="0" w:space="0" w:color="auto"/>
            <w:right w:val="none" w:sz="0" w:space="0" w:color="auto"/>
          </w:divBdr>
        </w:div>
        <w:div w:id="1761639948">
          <w:marLeft w:val="640"/>
          <w:marRight w:val="0"/>
          <w:marTop w:val="0"/>
          <w:marBottom w:val="0"/>
          <w:divBdr>
            <w:top w:val="none" w:sz="0" w:space="0" w:color="auto"/>
            <w:left w:val="none" w:sz="0" w:space="0" w:color="auto"/>
            <w:bottom w:val="none" w:sz="0" w:space="0" w:color="auto"/>
            <w:right w:val="none" w:sz="0" w:space="0" w:color="auto"/>
          </w:divBdr>
        </w:div>
        <w:div w:id="1768454715">
          <w:marLeft w:val="640"/>
          <w:marRight w:val="0"/>
          <w:marTop w:val="0"/>
          <w:marBottom w:val="0"/>
          <w:divBdr>
            <w:top w:val="none" w:sz="0" w:space="0" w:color="auto"/>
            <w:left w:val="none" w:sz="0" w:space="0" w:color="auto"/>
            <w:bottom w:val="none" w:sz="0" w:space="0" w:color="auto"/>
            <w:right w:val="none" w:sz="0" w:space="0" w:color="auto"/>
          </w:divBdr>
        </w:div>
        <w:div w:id="1920866571">
          <w:marLeft w:val="640"/>
          <w:marRight w:val="0"/>
          <w:marTop w:val="0"/>
          <w:marBottom w:val="0"/>
          <w:divBdr>
            <w:top w:val="none" w:sz="0" w:space="0" w:color="auto"/>
            <w:left w:val="none" w:sz="0" w:space="0" w:color="auto"/>
            <w:bottom w:val="none" w:sz="0" w:space="0" w:color="auto"/>
            <w:right w:val="none" w:sz="0" w:space="0" w:color="auto"/>
          </w:divBdr>
        </w:div>
        <w:div w:id="1939287248">
          <w:marLeft w:val="640"/>
          <w:marRight w:val="0"/>
          <w:marTop w:val="0"/>
          <w:marBottom w:val="0"/>
          <w:divBdr>
            <w:top w:val="none" w:sz="0" w:space="0" w:color="auto"/>
            <w:left w:val="none" w:sz="0" w:space="0" w:color="auto"/>
            <w:bottom w:val="none" w:sz="0" w:space="0" w:color="auto"/>
            <w:right w:val="none" w:sz="0" w:space="0" w:color="auto"/>
          </w:divBdr>
        </w:div>
        <w:div w:id="1949267786">
          <w:marLeft w:val="640"/>
          <w:marRight w:val="0"/>
          <w:marTop w:val="0"/>
          <w:marBottom w:val="0"/>
          <w:divBdr>
            <w:top w:val="none" w:sz="0" w:space="0" w:color="auto"/>
            <w:left w:val="none" w:sz="0" w:space="0" w:color="auto"/>
            <w:bottom w:val="none" w:sz="0" w:space="0" w:color="auto"/>
            <w:right w:val="none" w:sz="0" w:space="0" w:color="auto"/>
          </w:divBdr>
        </w:div>
        <w:div w:id="1988317015">
          <w:marLeft w:val="640"/>
          <w:marRight w:val="0"/>
          <w:marTop w:val="0"/>
          <w:marBottom w:val="0"/>
          <w:divBdr>
            <w:top w:val="none" w:sz="0" w:space="0" w:color="auto"/>
            <w:left w:val="none" w:sz="0" w:space="0" w:color="auto"/>
            <w:bottom w:val="none" w:sz="0" w:space="0" w:color="auto"/>
            <w:right w:val="none" w:sz="0" w:space="0" w:color="auto"/>
          </w:divBdr>
        </w:div>
        <w:div w:id="2022050853">
          <w:marLeft w:val="640"/>
          <w:marRight w:val="0"/>
          <w:marTop w:val="0"/>
          <w:marBottom w:val="0"/>
          <w:divBdr>
            <w:top w:val="none" w:sz="0" w:space="0" w:color="auto"/>
            <w:left w:val="none" w:sz="0" w:space="0" w:color="auto"/>
            <w:bottom w:val="none" w:sz="0" w:space="0" w:color="auto"/>
            <w:right w:val="none" w:sz="0" w:space="0" w:color="auto"/>
          </w:divBdr>
        </w:div>
        <w:div w:id="2044594711">
          <w:marLeft w:val="640"/>
          <w:marRight w:val="0"/>
          <w:marTop w:val="0"/>
          <w:marBottom w:val="0"/>
          <w:divBdr>
            <w:top w:val="none" w:sz="0" w:space="0" w:color="auto"/>
            <w:left w:val="none" w:sz="0" w:space="0" w:color="auto"/>
            <w:bottom w:val="none" w:sz="0" w:space="0" w:color="auto"/>
            <w:right w:val="none" w:sz="0" w:space="0" w:color="auto"/>
          </w:divBdr>
        </w:div>
        <w:div w:id="2074962419">
          <w:marLeft w:val="640"/>
          <w:marRight w:val="0"/>
          <w:marTop w:val="0"/>
          <w:marBottom w:val="0"/>
          <w:divBdr>
            <w:top w:val="none" w:sz="0" w:space="0" w:color="auto"/>
            <w:left w:val="none" w:sz="0" w:space="0" w:color="auto"/>
            <w:bottom w:val="none" w:sz="0" w:space="0" w:color="auto"/>
            <w:right w:val="none" w:sz="0" w:space="0" w:color="auto"/>
          </w:divBdr>
        </w:div>
        <w:div w:id="2126382396">
          <w:marLeft w:val="640"/>
          <w:marRight w:val="0"/>
          <w:marTop w:val="0"/>
          <w:marBottom w:val="0"/>
          <w:divBdr>
            <w:top w:val="none" w:sz="0" w:space="0" w:color="auto"/>
            <w:left w:val="none" w:sz="0" w:space="0" w:color="auto"/>
            <w:bottom w:val="none" w:sz="0" w:space="0" w:color="auto"/>
            <w:right w:val="none" w:sz="0" w:space="0" w:color="auto"/>
          </w:divBdr>
        </w:div>
      </w:divsChild>
    </w:div>
    <w:div w:id="1557471919">
      <w:bodyDiv w:val="1"/>
      <w:marLeft w:val="0"/>
      <w:marRight w:val="0"/>
      <w:marTop w:val="0"/>
      <w:marBottom w:val="0"/>
      <w:divBdr>
        <w:top w:val="none" w:sz="0" w:space="0" w:color="auto"/>
        <w:left w:val="none" w:sz="0" w:space="0" w:color="auto"/>
        <w:bottom w:val="none" w:sz="0" w:space="0" w:color="auto"/>
        <w:right w:val="none" w:sz="0" w:space="0" w:color="auto"/>
      </w:divBdr>
    </w:div>
    <w:div w:id="1559903021">
      <w:marLeft w:val="0"/>
      <w:marRight w:val="0"/>
      <w:marTop w:val="0"/>
      <w:marBottom w:val="0"/>
      <w:divBdr>
        <w:top w:val="none" w:sz="0" w:space="0" w:color="auto"/>
        <w:left w:val="none" w:sz="0" w:space="0" w:color="auto"/>
        <w:bottom w:val="none" w:sz="0" w:space="0" w:color="auto"/>
        <w:right w:val="none" w:sz="0" w:space="0" w:color="auto"/>
      </w:divBdr>
    </w:div>
    <w:div w:id="1561600121">
      <w:bodyDiv w:val="1"/>
      <w:marLeft w:val="0"/>
      <w:marRight w:val="0"/>
      <w:marTop w:val="0"/>
      <w:marBottom w:val="0"/>
      <w:divBdr>
        <w:top w:val="none" w:sz="0" w:space="0" w:color="auto"/>
        <w:left w:val="none" w:sz="0" w:space="0" w:color="auto"/>
        <w:bottom w:val="none" w:sz="0" w:space="0" w:color="auto"/>
        <w:right w:val="none" w:sz="0" w:space="0" w:color="auto"/>
      </w:divBdr>
      <w:divsChild>
        <w:div w:id="939641">
          <w:marLeft w:val="640"/>
          <w:marRight w:val="0"/>
          <w:marTop w:val="0"/>
          <w:marBottom w:val="0"/>
          <w:divBdr>
            <w:top w:val="none" w:sz="0" w:space="0" w:color="auto"/>
            <w:left w:val="none" w:sz="0" w:space="0" w:color="auto"/>
            <w:bottom w:val="none" w:sz="0" w:space="0" w:color="auto"/>
            <w:right w:val="none" w:sz="0" w:space="0" w:color="auto"/>
          </w:divBdr>
        </w:div>
        <w:div w:id="10449461">
          <w:marLeft w:val="640"/>
          <w:marRight w:val="0"/>
          <w:marTop w:val="0"/>
          <w:marBottom w:val="0"/>
          <w:divBdr>
            <w:top w:val="none" w:sz="0" w:space="0" w:color="auto"/>
            <w:left w:val="none" w:sz="0" w:space="0" w:color="auto"/>
            <w:bottom w:val="none" w:sz="0" w:space="0" w:color="auto"/>
            <w:right w:val="none" w:sz="0" w:space="0" w:color="auto"/>
          </w:divBdr>
        </w:div>
        <w:div w:id="14230179">
          <w:marLeft w:val="640"/>
          <w:marRight w:val="0"/>
          <w:marTop w:val="0"/>
          <w:marBottom w:val="0"/>
          <w:divBdr>
            <w:top w:val="none" w:sz="0" w:space="0" w:color="auto"/>
            <w:left w:val="none" w:sz="0" w:space="0" w:color="auto"/>
            <w:bottom w:val="none" w:sz="0" w:space="0" w:color="auto"/>
            <w:right w:val="none" w:sz="0" w:space="0" w:color="auto"/>
          </w:divBdr>
        </w:div>
        <w:div w:id="19401394">
          <w:marLeft w:val="640"/>
          <w:marRight w:val="0"/>
          <w:marTop w:val="0"/>
          <w:marBottom w:val="0"/>
          <w:divBdr>
            <w:top w:val="none" w:sz="0" w:space="0" w:color="auto"/>
            <w:left w:val="none" w:sz="0" w:space="0" w:color="auto"/>
            <w:bottom w:val="none" w:sz="0" w:space="0" w:color="auto"/>
            <w:right w:val="none" w:sz="0" w:space="0" w:color="auto"/>
          </w:divBdr>
        </w:div>
        <w:div w:id="52504154">
          <w:marLeft w:val="640"/>
          <w:marRight w:val="0"/>
          <w:marTop w:val="0"/>
          <w:marBottom w:val="0"/>
          <w:divBdr>
            <w:top w:val="none" w:sz="0" w:space="0" w:color="auto"/>
            <w:left w:val="none" w:sz="0" w:space="0" w:color="auto"/>
            <w:bottom w:val="none" w:sz="0" w:space="0" w:color="auto"/>
            <w:right w:val="none" w:sz="0" w:space="0" w:color="auto"/>
          </w:divBdr>
        </w:div>
        <w:div w:id="75708151">
          <w:marLeft w:val="640"/>
          <w:marRight w:val="0"/>
          <w:marTop w:val="0"/>
          <w:marBottom w:val="0"/>
          <w:divBdr>
            <w:top w:val="none" w:sz="0" w:space="0" w:color="auto"/>
            <w:left w:val="none" w:sz="0" w:space="0" w:color="auto"/>
            <w:bottom w:val="none" w:sz="0" w:space="0" w:color="auto"/>
            <w:right w:val="none" w:sz="0" w:space="0" w:color="auto"/>
          </w:divBdr>
        </w:div>
        <w:div w:id="116922168">
          <w:marLeft w:val="640"/>
          <w:marRight w:val="0"/>
          <w:marTop w:val="0"/>
          <w:marBottom w:val="0"/>
          <w:divBdr>
            <w:top w:val="none" w:sz="0" w:space="0" w:color="auto"/>
            <w:left w:val="none" w:sz="0" w:space="0" w:color="auto"/>
            <w:bottom w:val="none" w:sz="0" w:space="0" w:color="auto"/>
            <w:right w:val="none" w:sz="0" w:space="0" w:color="auto"/>
          </w:divBdr>
        </w:div>
        <w:div w:id="208539772">
          <w:marLeft w:val="640"/>
          <w:marRight w:val="0"/>
          <w:marTop w:val="0"/>
          <w:marBottom w:val="0"/>
          <w:divBdr>
            <w:top w:val="none" w:sz="0" w:space="0" w:color="auto"/>
            <w:left w:val="none" w:sz="0" w:space="0" w:color="auto"/>
            <w:bottom w:val="none" w:sz="0" w:space="0" w:color="auto"/>
            <w:right w:val="none" w:sz="0" w:space="0" w:color="auto"/>
          </w:divBdr>
        </w:div>
        <w:div w:id="297301089">
          <w:marLeft w:val="640"/>
          <w:marRight w:val="0"/>
          <w:marTop w:val="0"/>
          <w:marBottom w:val="0"/>
          <w:divBdr>
            <w:top w:val="none" w:sz="0" w:space="0" w:color="auto"/>
            <w:left w:val="none" w:sz="0" w:space="0" w:color="auto"/>
            <w:bottom w:val="none" w:sz="0" w:space="0" w:color="auto"/>
            <w:right w:val="none" w:sz="0" w:space="0" w:color="auto"/>
          </w:divBdr>
        </w:div>
        <w:div w:id="309018444">
          <w:marLeft w:val="640"/>
          <w:marRight w:val="0"/>
          <w:marTop w:val="0"/>
          <w:marBottom w:val="0"/>
          <w:divBdr>
            <w:top w:val="none" w:sz="0" w:space="0" w:color="auto"/>
            <w:left w:val="none" w:sz="0" w:space="0" w:color="auto"/>
            <w:bottom w:val="none" w:sz="0" w:space="0" w:color="auto"/>
            <w:right w:val="none" w:sz="0" w:space="0" w:color="auto"/>
          </w:divBdr>
        </w:div>
        <w:div w:id="320163232">
          <w:marLeft w:val="640"/>
          <w:marRight w:val="0"/>
          <w:marTop w:val="0"/>
          <w:marBottom w:val="0"/>
          <w:divBdr>
            <w:top w:val="none" w:sz="0" w:space="0" w:color="auto"/>
            <w:left w:val="none" w:sz="0" w:space="0" w:color="auto"/>
            <w:bottom w:val="none" w:sz="0" w:space="0" w:color="auto"/>
            <w:right w:val="none" w:sz="0" w:space="0" w:color="auto"/>
          </w:divBdr>
        </w:div>
        <w:div w:id="435751125">
          <w:marLeft w:val="640"/>
          <w:marRight w:val="0"/>
          <w:marTop w:val="0"/>
          <w:marBottom w:val="0"/>
          <w:divBdr>
            <w:top w:val="none" w:sz="0" w:space="0" w:color="auto"/>
            <w:left w:val="none" w:sz="0" w:space="0" w:color="auto"/>
            <w:bottom w:val="none" w:sz="0" w:space="0" w:color="auto"/>
            <w:right w:val="none" w:sz="0" w:space="0" w:color="auto"/>
          </w:divBdr>
        </w:div>
        <w:div w:id="549224268">
          <w:marLeft w:val="640"/>
          <w:marRight w:val="0"/>
          <w:marTop w:val="0"/>
          <w:marBottom w:val="0"/>
          <w:divBdr>
            <w:top w:val="none" w:sz="0" w:space="0" w:color="auto"/>
            <w:left w:val="none" w:sz="0" w:space="0" w:color="auto"/>
            <w:bottom w:val="none" w:sz="0" w:space="0" w:color="auto"/>
            <w:right w:val="none" w:sz="0" w:space="0" w:color="auto"/>
          </w:divBdr>
        </w:div>
        <w:div w:id="607809977">
          <w:marLeft w:val="640"/>
          <w:marRight w:val="0"/>
          <w:marTop w:val="0"/>
          <w:marBottom w:val="0"/>
          <w:divBdr>
            <w:top w:val="none" w:sz="0" w:space="0" w:color="auto"/>
            <w:left w:val="none" w:sz="0" w:space="0" w:color="auto"/>
            <w:bottom w:val="none" w:sz="0" w:space="0" w:color="auto"/>
            <w:right w:val="none" w:sz="0" w:space="0" w:color="auto"/>
          </w:divBdr>
        </w:div>
        <w:div w:id="618145201">
          <w:marLeft w:val="640"/>
          <w:marRight w:val="0"/>
          <w:marTop w:val="0"/>
          <w:marBottom w:val="0"/>
          <w:divBdr>
            <w:top w:val="none" w:sz="0" w:space="0" w:color="auto"/>
            <w:left w:val="none" w:sz="0" w:space="0" w:color="auto"/>
            <w:bottom w:val="none" w:sz="0" w:space="0" w:color="auto"/>
            <w:right w:val="none" w:sz="0" w:space="0" w:color="auto"/>
          </w:divBdr>
        </w:div>
        <w:div w:id="659190075">
          <w:marLeft w:val="640"/>
          <w:marRight w:val="0"/>
          <w:marTop w:val="0"/>
          <w:marBottom w:val="0"/>
          <w:divBdr>
            <w:top w:val="none" w:sz="0" w:space="0" w:color="auto"/>
            <w:left w:val="none" w:sz="0" w:space="0" w:color="auto"/>
            <w:bottom w:val="none" w:sz="0" w:space="0" w:color="auto"/>
            <w:right w:val="none" w:sz="0" w:space="0" w:color="auto"/>
          </w:divBdr>
        </w:div>
        <w:div w:id="696083879">
          <w:marLeft w:val="640"/>
          <w:marRight w:val="0"/>
          <w:marTop w:val="0"/>
          <w:marBottom w:val="0"/>
          <w:divBdr>
            <w:top w:val="none" w:sz="0" w:space="0" w:color="auto"/>
            <w:left w:val="none" w:sz="0" w:space="0" w:color="auto"/>
            <w:bottom w:val="none" w:sz="0" w:space="0" w:color="auto"/>
            <w:right w:val="none" w:sz="0" w:space="0" w:color="auto"/>
          </w:divBdr>
        </w:div>
        <w:div w:id="743264853">
          <w:marLeft w:val="640"/>
          <w:marRight w:val="0"/>
          <w:marTop w:val="0"/>
          <w:marBottom w:val="0"/>
          <w:divBdr>
            <w:top w:val="none" w:sz="0" w:space="0" w:color="auto"/>
            <w:left w:val="none" w:sz="0" w:space="0" w:color="auto"/>
            <w:bottom w:val="none" w:sz="0" w:space="0" w:color="auto"/>
            <w:right w:val="none" w:sz="0" w:space="0" w:color="auto"/>
          </w:divBdr>
        </w:div>
        <w:div w:id="776364714">
          <w:marLeft w:val="640"/>
          <w:marRight w:val="0"/>
          <w:marTop w:val="0"/>
          <w:marBottom w:val="0"/>
          <w:divBdr>
            <w:top w:val="none" w:sz="0" w:space="0" w:color="auto"/>
            <w:left w:val="none" w:sz="0" w:space="0" w:color="auto"/>
            <w:bottom w:val="none" w:sz="0" w:space="0" w:color="auto"/>
            <w:right w:val="none" w:sz="0" w:space="0" w:color="auto"/>
          </w:divBdr>
        </w:div>
        <w:div w:id="821435499">
          <w:marLeft w:val="640"/>
          <w:marRight w:val="0"/>
          <w:marTop w:val="0"/>
          <w:marBottom w:val="0"/>
          <w:divBdr>
            <w:top w:val="none" w:sz="0" w:space="0" w:color="auto"/>
            <w:left w:val="none" w:sz="0" w:space="0" w:color="auto"/>
            <w:bottom w:val="none" w:sz="0" w:space="0" w:color="auto"/>
            <w:right w:val="none" w:sz="0" w:space="0" w:color="auto"/>
          </w:divBdr>
        </w:div>
        <w:div w:id="853151685">
          <w:marLeft w:val="640"/>
          <w:marRight w:val="0"/>
          <w:marTop w:val="0"/>
          <w:marBottom w:val="0"/>
          <w:divBdr>
            <w:top w:val="none" w:sz="0" w:space="0" w:color="auto"/>
            <w:left w:val="none" w:sz="0" w:space="0" w:color="auto"/>
            <w:bottom w:val="none" w:sz="0" w:space="0" w:color="auto"/>
            <w:right w:val="none" w:sz="0" w:space="0" w:color="auto"/>
          </w:divBdr>
        </w:div>
        <w:div w:id="868643838">
          <w:marLeft w:val="640"/>
          <w:marRight w:val="0"/>
          <w:marTop w:val="0"/>
          <w:marBottom w:val="0"/>
          <w:divBdr>
            <w:top w:val="none" w:sz="0" w:space="0" w:color="auto"/>
            <w:left w:val="none" w:sz="0" w:space="0" w:color="auto"/>
            <w:bottom w:val="none" w:sz="0" w:space="0" w:color="auto"/>
            <w:right w:val="none" w:sz="0" w:space="0" w:color="auto"/>
          </w:divBdr>
        </w:div>
        <w:div w:id="882714465">
          <w:marLeft w:val="640"/>
          <w:marRight w:val="0"/>
          <w:marTop w:val="0"/>
          <w:marBottom w:val="0"/>
          <w:divBdr>
            <w:top w:val="none" w:sz="0" w:space="0" w:color="auto"/>
            <w:left w:val="none" w:sz="0" w:space="0" w:color="auto"/>
            <w:bottom w:val="none" w:sz="0" w:space="0" w:color="auto"/>
            <w:right w:val="none" w:sz="0" w:space="0" w:color="auto"/>
          </w:divBdr>
        </w:div>
        <w:div w:id="1066302940">
          <w:marLeft w:val="640"/>
          <w:marRight w:val="0"/>
          <w:marTop w:val="0"/>
          <w:marBottom w:val="0"/>
          <w:divBdr>
            <w:top w:val="none" w:sz="0" w:space="0" w:color="auto"/>
            <w:left w:val="none" w:sz="0" w:space="0" w:color="auto"/>
            <w:bottom w:val="none" w:sz="0" w:space="0" w:color="auto"/>
            <w:right w:val="none" w:sz="0" w:space="0" w:color="auto"/>
          </w:divBdr>
        </w:div>
        <w:div w:id="1088041645">
          <w:marLeft w:val="640"/>
          <w:marRight w:val="0"/>
          <w:marTop w:val="0"/>
          <w:marBottom w:val="0"/>
          <w:divBdr>
            <w:top w:val="none" w:sz="0" w:space="0" w:color="auto"/>
            <w:left w:val="none" w:sz="0" w:space="0" w:color="auto"/>
            <w:bottom w:val="none" w:sz="0" w:space="0" w:color="auto"/>
            <w:right w:val="none" w:sz="0" w:space="0" w:color="auto"/>
          </w:divBdr>
        </w:div>
        <w:div w:id="1197080795">
          <w:marLeft w:val="640"/>
          <w:marRight w:val="0"/>
          <w:marTop w:val="0"/>
          <w:marBottom w:val="0"/>
          <w:divBdr>
            <w:top w:val="none" w:sz="0" w:space="0" w:color="auto"/>
            <w:left w:val="none" w:sz="0" w:space="0" w:color="auto"/>
            <w:bottom w:val="none" w:sz="0" w:space="0" w:color="auto"/>
            <w:right w:val="none" w:sz="0" w:space="0" w:color="auto"/>
          </w:divBdr>
        </w:div>
        <w:div w:id="1233125688">
          <w:marLeft w:val="640"/>
          <w:marRight w:val="0"/>
          <w:marTop w:val="0"/>
          <w:marBottom w:val="0"/>
          <w:divBdr>
            <w:top w:val="none" w:sz="0" w:space="0" w:color="auto"/>
            <w:left w:val="none" w:sz="0" w:space="0" w:color="auto"/>
            <w:bottom w:val="none" w:sz="0" w:space="0" w:color="auto"/>
            <w:right w:val="none" w:sz="0" w:space="0" w:color="auto"/>
          </w:divBdr>
        </w:div>
        <w:div w:id="1241868738">
          <w:marLeft w:val="640"/>
          <w:marRight w:val="0"/>
          <w:marTop w:val="0"/>
          <w:marBottom w:val="0"/>
          <w:divBdr>
            <w:top w:val="none" w:sz="0" w:space="0" w:color="auto"/>
            <w:left w:val="none" w:sz="0" w:space="0" w:color="auto"/>
            <w:bottom w:val="none" w:sz="0" w:space="0" w:color="auto"/>
            <w:right w:val="none" w:sz="0" w:space="0" w:color="auto"/>
          </w:divBdr>
        </w:div>
        <w:div w:id="1295983530">
          <w:marLeft w:val="640"/>
          <w:marRight w:val="0"/>
          <w:marTop w:val="0"/>
          <w:marBottom w:val="0"/>
          <w:divBdr>
            <w:top w:val="none" w:sz="0" w:space="0" w:color="auto"/>
            <w:left w:val="none" w:sz="0" w:space="0" w:color="auto"/>
            <w:bottom w:val="none" w:sz="0" w:space="0" w:color="auto"/>
            <w:right w:val="none" w:sz="0" w:space="0" w:color="auto"/>
          </w:divBdr>
        </w:div>
        <w:div w:id="1330715000">
          <w:marLeft w:val="640"/>
          <w:marRight w:val="0"/>
          <w:marTop w:val="0"/>
          <w:marBottom w:val="0"/>
          <w:divBdr>
            <w:top w:val="none" w:sz="0" w:space="0" w:color="auto"/>
            <w:left w:val="none" w:sz="0" w:space="0" w:color="auto"/>
            <w:bottom w:val="none" w:sz="0" w:space="0" w:color="auto"/>
            <w:right w:val="none" w:sz="0" w:space="0" w:color="auto"/>
          </w:divBdr>
        </w:div>
        <w:div w:id="1331636597">
          <w:marLeft w:val="640"/>
          <w:marRight w:val="0"/>
          <w:marTop w:val="0"/>
          <w:marBottom w:val="0"/>
          <w:divBdr>
            <w:top w:val="none" w:sz="0" w:space="0" w:color="auto"/>
            <w:left w:val="none" w:sz="0" w:space="0" w:color="auto"/>
            <w:bottom w:val="none" w:sz="0" w:space="0" w:color="auto"/>
            <w:right w:val="none" w:sz="0" w:space="0" w:color="auto"/>
          </w:divBdr>
        </w:div>
        <w:div w:id="1347440276">
          <w:marLeft w:val="640"/>
          <w:marRight w:val="0"/>
          <w:marTop w:val="0"/>
          <w:marBottom w:val="0"/>
          <w:divBdr>
            <w:top w:val="none" w:sz="0" w:space="0" w:color="auto"/>
            <w:left w:val="none" w:sz="0" w:space="0" w:color="auto"/>
            <w:bottom w:val="none" w:sz="0" w:space="0" w:color="auto"/>
            <w:right w:val="none" w:sz="0" w:space="0" w:color="auto"/>
          </w:divBdr>
        </w:div>
        <w:div w:id="1364474919">
          <w:marLeft w:val="640"/>
          <w:marRight w:val="0"/>
          <w:marTop w:val="0"/>
          <w:marBottom w:val="0"/>
          <w:divBdr>
            <w:top w:val="none" w:sz="0" w:space="0" w:color="auto"/>
            <w:left w:val="none" w:sz="0" w:space="0" w:color="auto"/>
            <w:bottom w:val="none" w:sz="0" w:space="0" w:color="auto"/>
            <w:right w:val="none" w:sz="0" w:space="0" w:color="auto"/>
          </w:divBdr>
        </w:div>
        <w:div w:id="1374311882">
          <w:marLeft w:val="640"/>
          <w:marRight w:val="0"/>
          <w:marTop w:val="0"/>
          <w:marBottom w:val="0"/>
          <w:divBdr>
            <w:top w:val="none" w:sz="0" w:space="0" w:color="auto"/>
            <w:left w:val="none" w:sz="0" w:space="0" w:color="auto"/>
            <w:bottom w:val="none" w:sz="0" w:space="0" w:color="auto"/>
            <w:right w:val="none" w:sz="0" w:space="0" w:color="auto"/>
          </w:divBdr>
        </w:div>
        <w:div w:id="1486122124">
          <w:marLeft w:val="640"/>
          <w:marRight w:val="0"/>
          <w:marTop w:val="0"/>
          <w:marBottom w:val="0"/>
          <w:divBdr>
            <w:top w:val="none" w:sz="0" w:space="0" w:color="auto"/>
            <w:left w:val="none" w:sz="0" w:space="0" w:color="auto"/>
            <w:bottom w:val="none" w:sz="0" w:space="0" w:color="auto"/>
            <w:right w:val="none" w:sz="0" w:space="0" w:color="auto"/>
          </w:divBdr>
        </w:div>
        <w:div w:id="1544293579">
          <w:marLeft w:val="640"/>
          <w:marRight w:val="0"/>
          <w:marTop w:val="0"/>
          <w:marBottom w:val="0"/>
          <w:divBdr>
            <w:top w:val="none" w:sz="0" w:space="0" w:color="auto"/>
            <w:left w:val="none" w:sz="0" w:space="0" w:color="auto"/>
            <w:bottom w:val="none" w:sz="0" w:space="0" w:color="auto"/>
            <w:right w:val="none" w:sz="0" w:space="0" w:color="auto"/>
          </w:divBdr>
        </w:div>
        <w:div w:id="1565094665">
          <w:marLeft w:val="640"/>
          <w:marRight w:val="0"/>
          <w:marTop w:val="0"/>
          <w:marBottom w:val="0"/>
          <w:divBdr>
            <w:top w:val="none" w:sz="0" w:space="0" w:color="auto"/>
            <w:left w:val="none" w:sz="0" w:space="0" w:color="auto"/>
            <w:bottom w:val="none" w:sz="0" w:space="0" w:color="auto"/>
            <w:right w:val="none" w:sz="0" w:space="0" w:color="auto"/>
          </w:divBdr>
        </w:div>
        <w:div w:id="1583681175">
          <w:marLeft w:val="640"/>
          <w:marRight w:val="0"/>
          <w:marTop w:val="0"/>
          <w:marBottom w:val="0"/>
          <w:divBdr>
            <w:top w:val="none" w:sz="0" w:space="0" w:color="auto"/>
            <w:left w:val="none" w:sz="0" w:space="0" w:color="auto"/>
            <w:bottom w:val="none" w:sz="0" w:space="0" w:color="auto"/>
            <w:right w:val="none" w:sz="0" w:space="0" w:color="auto"/>
          </w:divBdr>
        </w:div>
        <w:div w:id="1724593286">
          <w:marLeft w:val="640"/>
          <w:marRight w:val="0"/>
          <w:marTop w:val="0"/>
          <w:marBottom w:val="0"/>
          <w:divBdr>
            <w:top w:val="none" w:sz="0" w:space="0" w:color="auto"/>
            <w:left w:val="none" w:sz="0" w:space="0" w:color="auto"/>
            <w:bottom w:val="none" w:sz="0" w:space="0" w:color="auto"/>
            <w:right w:val="none" w:sz="0" w:space="0" w:color="auto"/>
          </w:divBdr>
        </w:div>
        <w:div w:id="1785613900">
          <w:marLeft w:val="640"/>
          <w:marRight w:val="0"/>
          <w:marTop w:val="0"/>
          <w:marBottom w:val="0"/>
          <w:divBdr>
            <w:top w:val="none" w:sz="0" w:space="0" w:color="auto"/>
            <w:left w:val="none" w:sz="0" w:space="0" w:color="auto"/>
            <w:bottom w:val="none" w:sz="0" w:space="0" w:color="auto"/>
            <w:right w:val="none" w:sz="0" w:space="0" w:color="auto"/>
          </w:divBdr>
        </w:div>
        <w:div w:id="1858081809">
          <w:marLeft w:val="640"/>
          <w:marRight w:val="0"/>
          <w:marTop w:val="0"/>
          <w:marBottom w:val="0"/>
          <w:divBdr>
            <w:top w:val="none" w:sz="0" w:space="0" w:color="auto"/>
            <w:left w:val="none" w:sz="0" w:space="0" w:color="auto"/>
            <w:bottom w:val="none" w:sz="0" w:space="0" w:color="auto"/>
            <w:right w:val="none" w:sz="0" w:space="0" w:color="auto"/>
          </w:divBdr>
        </w:div>
        <w:div w:id="1929581107">
          <w:marLeft w:val="640"/>
          <w:marRight w:val="0"/>
          <w:marTop w:val="0"/>
          <w:marBottom w:val="0"/>
          <w:divBdr>
            <w:top w:val="none" w:sz="0" w:space="0" w:color="auto"/>
            <w:left w:val="none" w:sz="0" w:space="0" w:color="auto"/>
            <w:bottom w:val="none" w:sz="0" w:space="0" w:color="auto"/>
            <w:right w:val="none" w:sz="0" w:space="0" w:color="auto"/>
          </w:divBdr>
        </w:div>
        <w:div w:id="1978147001">
          <w:marLeft w:val="640"/>
          <w:marRight w:val="0"/>
          <w:marTop w:val="0"/>
          <w:marBottom w:val="0"/>
          <w:divBdr>
            <w:top w:val="none" w:sz="0" w:space="0" w:color="auto"/>
            <w:left w:val="none" w:sz="0" w:space="0" w:color="auto"/>
            <w:bottom w:val="none" w:sz="0" w:space="0" w:color="auto"/>
            <w:right w:val="none" w:sz="0" w:space="0" w:color="auto"/>
          </w:divBdr>
        </w:div>
      </w:divsChild>
    </w:div>
    <w:div w:id="1566723006">
      <w:marLeft w:val="0"/>
      <w:marRight w:val="0"/>
      <w:marTop w:val="0"/>
      <w:marBottom w:val="0"/>
      <w:divBdr>
        <w:top w:val="none" w:sz="0" w:space="0" w:color="auto"/>
        <w:left w:val="none" w:sz="0" w:space="0" w:color="auto"/>
        <w:bottom w:val="none" w:sz="0" w:space="0" w:color="auto"/>
        <w:right w:val="none" w:sz="0" w:space="0" w:color="auto"/>
      </w:divBdr>
    </w:div>
    <w:div w:id="1567649510">
      <w:bodyDiv w:val="1"/>
      <w:marLeft w:val="0"/>
      <w:marRight w:val="0"/>
      <w:marTop w:val="0"/>
      <w:marBottom w:val="0"/>
      <w:divBdr>
        <w:top w:val="none" w:sz="0" w:space="0" w:color="auto"/>
        <w:left w:val="none" w:sz="0" w:space="0" w:color="auto"/>
        <w:bottom w:val="none" w:sz="0" w:space="0" w:color="auto"/>
        <w:right w:val="none" w:sz="0" w:space="0" w:color="auto"/>
      </w:divBdr>
      <w:divsChild>
        <w:div w:id="20937607">
          <w:marLeft w:val="640"/>
          <w:marRight w:val="0"/>
          <w:marTop w:val="0"/>
          <w:marBottom w:val="0"/>
          <w:divBdr>
            <w:top w:val="none" w:sz="0" w:space="0" w:color="auto"/>
            <w:left w:val="none" w:sz="0" w:space="0" w:color="auto"/>
            <w:bottom w:val="none" w:sz="0" w:space="0" w:color="auto"/>
            <w:right w:val="none" w:sz="0" w:space="0" w:color="auto"/>
          </w:divBdr>
        </w:div>
        <w:div w:id="73627177">
          <w:marLeft w:val="640"/>
          <w:marRight w:val="0"/>
          <w:marTop w:val="0"/>
          <w:marBottom w:val="0"/>
          <w:divBdr>
            <w:top w:val="none" w:sz="0" w:space="0" w:color="auto"/>
            <w:left w:val="none" w:sz="0" w:space="0" w:color="auto"/>
            <w:bottom w:val="none" w:sz="0" w:space="0" w:color="auto"/>
            <w:right w:val="none" w:sz="0" w:space="0" w:color="auto"/>
          </w:divBdr>
        </w:div>
        <w:div w:id="74714130">
          <w:marLeft w:val="640"/>
          <w:marRight w:val="0"/>
          <w:marTop w:val="0"/>
          <w:marBottom w:val="0"/>
          <w:divBdr>
            <w:top w:val="none" w:sz="0" w:space="0" w:color="auto"/>
            <w:left w:val="none" w:sz="0" w:space="0" w:color="auto"/>
            <w:bottom w:val="none" w:sz="0" w:space="0" w:color="auto"/>
            <w:right w:val="none" w:sz="0" w:space="0" w:color="auto"/>
          </w:divBdr>
        </w:div>
        <w:div w:id="89399538">
          <w:marLeft w:val="640"/>
          <w:marRight w:val="0"/>
          <w:marTop w:val="0"/>
          <w:marBottom w:val="0"/>
          <w:divBdr>
            <w:top w:val="none" w:sz="0" w:space="0" w:color="auto"/>
            <w:left w:val="none" w:sz="0" w:space="0" w:color="auto"/>
            <w:bottom w:val="none" w:sz="0" w:space="0" w:color="auto"/>
            <w:right w:val="none" w:sz="0" w:space="0" w:color="auto"/>
          </w:divBdr>
        </w:div>
        <w:div w:id="103694594">
          <w:marLeft w:val="640"/>
          <w:marRight w:val="0"/>
          <w:marTop w:val="0"/>
          <w:marBottom w:val="0"/>
          <w:divBdr>
            <w:top w:val="none" w:sz="0" w:space="0" w:color="auto"/>
            <w:left w:val="none" w:sz="0" w:space="0" w:color="auto"/>
            <w:bottom w:val="none" w:sz="0" w:space="0" w:color="auto"/>
            <w:right w:val="none" w:sz="0" w:space="0" w:color="auto"/>
          </w:divBdr>
        </w:div>
        <w:div w:id="183056931">
          <w:marLeft w:val="640"/>
          <w:marRight w:val="0"/>
          <w:marTop w:val="0"/>
          <w:marBottom w:val="0"/>
          <w:divBdr>
            <w:top w:val="none" w:sz="0" w:space="0" w:color="auto"/>
            <w:left w:val="none" w:sz="0" w:space="0" w:color="auto"/>
            <w:bottom w:val="none" w:sz="0" w:space="0" w:color="auto"/>
            <w:right w:val="none" w:sz="0" w:space="0" w:color="auto"/>
          </w:divBdr>
        </w:div>
        <w:div w:id="212543951">
          <w:marLeft w:val="640"/>
          <w:marRight w:val="0"/>
          <w:marTop w:val="0"/>
          <w:marBottom w:val="0"/>
          <w:divBdr>
            <w:top w:val="none" w:sz="0" w:space="0" w:color="auto"/>
            <w:left w:val="none" w:sz="0" w:space="0" w:color="auto"/>
            <w:bottom w:val="none" w:sz="0" w:space="0" w:color="auto"/>
            <w:right w:val="none" w:sz="0" w:space="0" w:color="auto"/>
          </w:divBdr>
        </w:div>
        <w:div w:id="212928174">
          <w:marLeft w:val="640"/>
          <w:marRight w:val="0"/>
          <w:marTop w:val="0"/>
          <w:marBottom w:val="0"/>
          <w:divBdr>
            <w:top w:val="none" w:sz="0" w:space="0" w:color="auto"/>
            <w:left w:val="none" w:sz="0" w:space="0" w:color="auto"/>
            <w:bottom w:val="none" w:sz="0" w:space="0" w:color="auto"/>
            <w:right w:val="none" w:sz="0" w:space="0" w:color="auto"/>
          </w:divBdr>
        </w:div>
        <w:div w:id="345249165">
          <w:marLeft w:val="640"/>
          <w:marRight w:val="0"/>
          <w:marTop w:val="0"/>
          <w:marBottom w:val="0"/>
          <w:divBdr>
            <w:top w:val="none" w:sz="0" w:space="0" w:color="auto"/>
            <w:left w:val="none" w:sz="0" w:space="0" w:color="auto"/>
            <w:bottom w:val="none" w:sz="0" w:space="0" w:color="auto"/>
            <w:right w:val="none" w:sz="0" w:space="0" w:color="auto"/>
          </w:divBdr>
        </w:div>
        <w:div w:id="435178510">
          <w:marLeft w:val="640"/>
          <w:marRight w:val="0"/>
          <w:marTop w:val="0"/>
          <w:marBottom w:val="0"/>
          <w:divBdr>
            <w:top w:val="none" w:sz="0" w:space="0" w:color="auto"/>
            <w:left w:val="none" w:sz="0" w:space="0" w:color="auto"/>
            <w:bottom w:val="none" w:sz="0" w:space="0" w:color="auto"/>
            <w:right w:val="none" w:sz="0" w:space="0" w:color="auto"/>
          </w:divBdr>
        </w:div>
        <w:div w:id="465396677">
          <w:marLeft w:val="640"/>
          <w:marRight w:val="0"/>
          <w:marTop w:val="0"/>
          <w:marBottom w:val="0"/>
          <w:divBdr>
            <w:top w:val="none" w:sz="0" w:space="0" w:color="auto"/>
            <w:left w:val="none" w:sz="0" w:space="0" w:color="auto"/>
            <w:bottom w:val="none" w:sz="0" w:space="0" w:color="auto"/>
            <w:right w:val="none" w:sz="0" w:space="0" w:color="auto"/>
          </w:divBdr>
        </w:div>
        <w:div w:id="667368467">
          <w:marLeft w:val="640"/>
          <w:marRight w:val="0"/>
          <w:marTop w:val="0"/>
          <w:marBottom w:val="0"/>
          <w:divBdr>
            <w:top w:val="none" w:sz="0" w:space="0" w:color="auto"/>
            <w:left w:val="none" w:sz="0" w:space="0" w:color="auto"/>
            <w:bottom w:val="none" w:sz="0" w:space="0" w:color="auto"/>
            <w:right w:val="none" w:sz="0" w:space="0" w:color="auto"/>
          </w:divBdr>
        </w:div>
        <w:div w:id="739059059">
          <w:marLeft w:val="640"/>
          <w:marRight w:val="0"/>
          <w:marTop w:val="0"/>
          <w:marBottom w:val="0"/>
          <w:divBdr>
            <w:top w:val="none" w:sz="0" w:space="0" w:color="auto"/>
            <w:left w:val="none" w:sz="0" w:space="0" w:color="auto"/>
            <w:bottom w:val="none" w:sz="0" w:space="0" w:color="auto"/>
            <w:right w:val="none" w:sz="0" w:space="0" w:color="auto"/>
          </w:divBdr>
        </w:div>
        <w:div w:id="803809560">
          <w:marLeft w:val="640"/>
          <w:marRight w:val="0"/>
          <w:marTop w:val="0"/>
          <w:marBottom w:val="0"/>
          <w:divBdr>
            <w:top w:val="none" w:sz="0" w:space="0" w:color="auto"/>
            <w:left w:val="none" w:sz="0" w:space="0" w:color="auto"/>
            <w:bottom w:val="none" w:sz="0" w:space="0" w:color="auto"/>
            <w:right w:val="none" w:sz="0" w:space="0" w:color="auto"/>
          </w:divBdr>
        </w:div>
        <w:div w:id="868643172">
          <w:marLeft w:val="640"/>
          <w:marRight w:val="0"/>
          <w:marTop w:val="0"/>
          <w:marBottom w:val="0"/>
          <w:divBdr>
            <w:top w:val="none" w:sz="0" w:space="0" w:color="auto"/>
            <w:left w:val="none" w:sz="0" w:space="0" w:color="auto"/>
            <w:bottom w:val="none" w:sz="0" w:space="0" w:color="auto"/>
            <w:right w:val="none" w:sz="0" w:space="0" w:color="auto"/>
          </w:divBdr>
        </w:div>
        <w:div w:id="949824160">
          <w:marLeft w:val="640"/>
          <w:marRight w:val="0"/>
          <w:marTop w:val="0"/>
          <w:marBottom w:val="0"/>
          <w:divBdr>
            <w:top w:val="none" w:sz="0" w:space="0" w:color="auto"/>
            <w:left w:val="none" w:sz="0" w:space="0" w:color="auto"/>
            <w:bottom w:val="none" w:sz="0" w:space="0" w:color="auto"/>
            <w:right w:val="none" w:sz="0" w:space="0" w:color="auto"/>
          </w:divBdr>
        </w:div>
        <w:div w:id="1032537453">
          <w:marLeft w:val="640"/>
          <w:marRight w:val="0"/>
          <w:marTop w:val="0"/>
          <w:marBottom w:val="0"/>
          <w:divBdr>
            <w:top w:val="none" w:sz="0" w:space="0" w:color="auto"/>
            <w:left w:val="none" w:sz="0" w:space="0" w:color="auto"/>
            <w:bottom w:val="none" w:sz="0" w:space="0" w:color="auto"/>
            <w:right w:val="none" w:sz="0" w:space="0" w:color="auto"/>
          </w:divBdr>
        </w:div>
        <w:div w:id="1044720853">
          <w:marLeft w:val="640"/>
          <w:marRight w:val="0"/>
          <w:marTop w:val="0"/>
          <w:marBottom w:val="0"/>
          <w:divBdr>
            <w:top w:val="none" w:sz="0" w:space="0" w:color="auto"/>
            <w:left w:val="none" w:sz="0" w:space="0" w:color="auto"/>
            <w:bottom w:val="none" w:sz="0" w:space="0" w:color="auto"/>
            <w:right w:val="none" w:sz="0" w:space="0" w:color="auto"/>
          </w:divBdr>
        </w:div>
        <w:div w:id="1077943373">
          <w:marLeft w:val="640"/>
          <w:marRight w:val="0"/>
          <w:marTop w:val="0"/>
          <w:marBottom w:val="0"/>
          <w:divBdr>
            <w:top w:val="none" w:sz="0" w:space="0" w:color="auto"/>
            <w:left w:val="none" w:sz="0" w:space="0" w:color="auto"/>
            <w:bottom w:val="none" w:sz="0" w:space="0" w:color="auto"/>
            <w:right w:val="none" w:sz="0" w:space="0" w:color="auto"/>
          </w:divBdr>
        </w:div>
        <w:div w:id="1154226418">
          <w:marLeft w:val="640"/>
          <w:marRight w:val="0"/>
          <w:marTop w:val="0"/>
          <w:marBottom w:val="0"/>
          <w:divBdr>
            <w:top w:val="none" w:sz="0" w:space="0" w:color="auto"/>
            <w:left w:val="none" w:sz="0" w:space="0" w:color="auto"/>
            <w:bottom w:val="none" w:sz="0" w:space="0" w:color="auto"/>
            <w:right w:val="none" w:sz="0" w:space="0" w:color="auto"/>
          </w:divBdr>
        </w:div>
        <w:div w:id="1181237562">
          <w:marLeft w:val="640"/>
          <w:marRight w:val="0"/>
          <w:marTop w:val="0"/>
          <w:marBottom w:val="0"/>
          <w:divBdr>
            <w:top w:val="none" w:sz="0" w:space="0" w:color="auto"/>
            <w:left w:val="none" w:sz="0" w:space="0" w:color="auto"/>
            <w:bottom w:val="none" w:sz="0" w:space="0" w:color="auto"/>
            <w:right w:val="none" w:sz="0" w:space="0" w:color="auto"/>
          </w:divBdr>
        </w:div>
        <w:div w:id="1189100128">
          <w:marLeft w:val="640"/>
          <w:marRight w:val="0"/>
          <w:marTop w:val="0"/>
          <w:marBottom w:val="0"/>
          <w:divBdr>
            <w:top w:val="none" w:sz="0" w:space="0" w:color="auto"/>
            <w:left w:val="none" w:sz="0" w:space="0" w:color="auto"/>
            <w:bottom w:val="none" w:sz="0" w:space="0" w:color="auto"/>
            <w:right w:val="none" w:sz="0" w:space="0" w:color="auto"/>
          </w:divBdr>
        </w:div>
        <w:div w:id="1265846971">
          <w:marLeft w:val="640"/>
          <w:marRight w:val="0"/>
          <w:marTop w:val="0"/>
          <w:marBottom w:val="0"/>
          <w:divBdr>
            <w:top w:val="none" w:sz="0" w:space="0" w:color="auto"/>
            <w:left w:val="none" w:sz="0" w:space="0" w:color="auto"/>
            <w:bottom w:val="none" w:sz="0" w:space="0" w:color="auto"/>
            <w:right w:val="none" w:sz="0" w:space="0" w:color="auto"/>
          </w:divBdr>
        </w:div>
        <w:div w:id="1308169320">
          <w:marLeft w:val="640"/>
          <w:marRight w:val="0"/>
          <w:marTop w:val="0"/>
          <w:marBottom w:val="0"/>
          <w:divBdr>
            <w:top w:val="none" w:sz="0" w:space="0" w:color="auto"/>
            <w:left w:val="none" w:sz="0" w:space="0" w:color="auto"/>
            <w:bottom w:val="none" w:sz="0" w:space="0" w:color="auto"/>
            <w:right w:val="none" w:sz="0" w:space="0" w:color="auto"/>
          </w:divBdr>
        </w:div>
        <w:div w:id="1346976549">
          <w:marLeft w:val="640"/>
          <w:marRight w:val="0"/>
          <w:marTop w:val="0"/>
          <w:marBottom w:val="0"/>
          <w:divBdr>
            <w:top w:val="none" w:sz="0" w:space="0" w:color="auto"/>
            <w:left w:val="none" w:sz="0" w:space="0" w:color="auto"/>
            <w:bottom w:val="none" w:sz="0" w:space="0" w:color="auto"/>
            <w:right w:val="none" w:sz="0" w:space="0" w:color="auto"/>
          </w:divBdr>
        </w:div>
        <w:div w:id="1374041483">
          <w:marLeft w:val="640"/>
          <w:marRight w:val="0"/>
          <w:marTop w:val="0"/>
          <w:marBottom w:val="0"/>
          <w:divBdr>
            <w:top w:val="none" w:sz="0" w:space="0" w:color="auto"/>
            <w:left w:val="none" w:sz="0" w:space="0" w:color="auto"/>
            <w:bottom w:val="none" w:sz="0" w:space="0" w:color="auto"/>
            <w:right w:val="none" w:sz="0" w:space="0" w:color="auto"/>
          </w:divBdr>
        </w:div>
        <w:div w:id="1427921908">
          <w:marLeft w:val="640"/>
          <w:marRight w:val="0"/>
          <w:marTop w:val="0"/>
          <w:marBottom w:val="0"/>
          <w:divBdr>
            <w:top w:val="none" w:sz="0" w:space="0" w:color="auto"/>
            <w:left w:val="none" w:sz="0" w:space="0" w:color="auto"/>
            <w:bottom w:val="none" w:sz="0" w:space="0" w:color="auto"/>
            <w:right w:val="none" w:sz="0" w:space="0" w:color="auto"/>
          </w:divBdr>
        </w:div>
        <w:div w:id="1441951402">
          <w:marLeft w:val="640"/>
          <w:marRight w:val="0"/>
          <w:marTop w:val="0"/>
          <w:marBottom w:val="0"/>
          <w:divBdr>
            <w:top w:val="none" w:sz="0" w:space="0" w:color="auto"/>
            <w:left w:val="none" w:sz="0" w:space="0" w:color="auto"/>
            <w:bottom w:val="none" w:sz="0" w:space="0" w:color="auto"/>
            <w:right w:val="none" w:sz="0" w:space="0" w:color="auto"/>
          </w:divBdr>
        </w:div>
        <w:div w:id="1480994158">
          <w:marLeft w:val="640"/>
          <w:marRight w:val="0"/>
          <w:marTop w:val="0"/>
          <w:marBottom w:val="0"/>
          <w:divBdr>
            <w:top w:val="none" w:sz="0" w:space="0" w:color="auto"/>
            <w:left w:val="none" w:sz="0" w:space="0" w:color="auto"/>
            <w:bottom w:val="none" w:sz="0" w:space="0" w:color="auto"/>
            <w:right w:val="none" w:sz="0" w:space="0" w:color="auto"/>
          </w:divBdr>
        </w:div>
        <w:div w:id="1512721952">
          <w:marLeft w:val="640"/>
          <w:marRight w:val="0"/>
          <w:marTop w:val="0"/>
          <w:marBottom w:val="0"/>
          <w:divBdr>
            <w:top w:val="none" w:sz="0" w:space="0" w:color="auto"/>
            <w:left w:val="none" w:sz="0" w:space="0" w:color="auto"/>
            <w:bottom w:val="none" w:sz="0" w:space="0" w:color="auto"/>
            <w:right w:val="none" w:sz="0" w:space="0" w:color="auto"/>
          </w:divBdr>
        </w:div>
        <w:div w:id="1582443088">
          <w:marLeft w:val="640"/>
          <w:marRight w:val="0"/>
          <w:marTop w:val="0"/>
          <w:marBottom w:val="0"/>
          <w:divBdr>
            <w:top w:val="none" w:sz="0" w:space="0" w:color="auto"/>
            <w:left w:val="none" w:sz="0" w:space="0" w:color="auto"/>
            <w:bottom w:val="none" w:sz="0" w:space="0" w:color="auto"/>
            <w:right w:val="none" w:sz="0" w:space="0" w:color="auto"/>
          </w:divBdr>
        </w:div>
        <w:div w:id="1649625413">
          <w:marLeft w:val="640"/>
          <w:marRight w:val="0"/>
          <w:marTop w:val="0"/>
          <w:marBottom w:val="0"/>
          <w:divBdr>
            <w:top w:val="none" w:sz="0" w:space="0" w:color="auto"/>
            <w:left w:val="none" w:sz="0" w:space="0" w:color="auto"/>
            <w:bottom w:val="none" w:sz="0" w:space="0" w:color="auto"/>
            <w:right w:val="none" w:sz="0" w:space="0" w:color="auto"/>
          </w:divBdr>
        </w:div>
        <w:div w:id="1675718658">
          <w:marLeft w:val="640"/>
          <w:marRight w:val="0"/>
          <w:marTop w:val="0"/>
          <w:marBottom w:val="0"/>
          <w:divBdr>
            <w:top w:val="none" w:sz="0" w:space="0" w:color="auto"/>
            <w:left w:val="none" w:sz="0" w:space="0" w:color="auto"/>
            <w:bottom w:val="none" w:sz="0" w:space="0" w:color="auto"/>
            <w:right w:val="none" w:sz="0" w:space="0" w:color="auto"/>
          </w:divBdr>
        </w:div>
        <w:div w:id="1684240476">
          <w:marLeft w:val="640"/>
          <w:marRight w:val="0"/>
          <w:marTop w:val="0"/>
          <w:marBottom w:val="0"/>
          <w:divBdr>
            <w:top w:val="none" w:sz="0" w:space="0" w:color="auto"/>
            <w:left w:val="none" w:sz="0" w:space="0" w:color="auto"/>
            <w:bottom w:val="none" w:sz="0" w:space="0" w:color="auto"/>
            <w:right w:val="none" w:sz="0" w:space="0" w:color="auto"/>
          </w:divBdr>
        </w:div>
        <w:div w:id="1707099172">
          <w:marLeft w:val="640"/>
          <w:marRight w:val="0"/>
          <w:marTop w:val="0"/>
          <w:marBottom w:val="0"/>
          <w:divBdr>
            <w:top w:val="none" w:sz="0" w:space="0" w:color="auto"/>
            <w:left w:val="none" w:sz="0" w:space="0" w:color="auto"/>
            <w:bottom w:val="none" w:sz="0" w:space="0" w:color="auto"/>
            <w:right w:val="none" w:sz="0" w:space="0" w:color="auto"/>
          </w:divBdr>
        </w:div>
        <w:div w:id="1770008332">
          <w:marLeft w:val="640"/>
          <w:marRight w:val="0"/>
          <w:marTop w:val="0"/>
          <w:marBottom w:val="0"/>
          <w:divBdr>
            <w:top w:val="none" w:sz="0" w:space="0" w:color="auto"/>
            <w:left w:val="none" w:sz="0" w:space="0" w:color="auto"/>
            <w:bottom w:val="none" w:sz="0" w:space="0" w:color="auto"/>
            <w:right w:val="none" w:sz="0" w:space="0" w:color="auto"/>
          </w:divBdr>
        </w:div>
        <w:div w:id="1784570316">
          <w:marLeft w:val="640"/>
          <w:marRight w:val="0"/>
          <w:marTop w:val="0"/>
          <w:marBottom w:val="0"/>
          <w:divBdr>
            <w:top w:val="none" w:sz="0" w:space="0" w:color="auto"/>
            <w:left w:val="none" w:sz="0" w:space="0" w:color="auto"/>
            <w:bottom w:val="none" w:sz="0" w:space="0" w:color="auto"/>
            <w:right w:val="none" w:sz="0" w:space="0" w:color="auto"/>
          </w:divBdr>
        </w:div>
        <w:div w:id="1787575538">
          <w:marLeft w:val="640"/>
          <w:marRight w:val="0"/>
          <w:marTop w:val="0"/>
          <w:marBottom w:val="0"/>
          <w:divBdr>
            <w:top w:val="none" w:sz="0" w:space="0" w:color="auto"/>
            <w:left w:val="none" w:sz="0" w:space="0" w:color="auto"/>
            <w:bottom w:val="none" w:sz="0" w:space="0" w:color="auto"/>
            <w:right w:val="none" w:sz="0" w:space="0" w:color="auto"/>
          </w:divBdr>
        </w:div>
        <w:div w:id="1847862500">
          <w:marLeft w:val="640"/>
          <w:marRight w:val="0"/>
          <w:marTop w:val="0"/>
          <w:marBottom w:val="0"/>
          <w:divBdr>
            <w:top w:val="none" w:sz="0" w:space="0" w:color="auto"/>
            <w:left w:val="none" w:sz="0" w:space="0" w:color="auto"/>
            <w:bottom w:val="none" w:sz="0" w:space="0" w:color="auto"/>
            <w:right w:val="none" w:sz="0" w:space="0" w:color="auto"/>
          </w:divBdr>
        </w:div>
        <w:div w:id="1873420241">
          <w:marLeft w:val="640"/>
          <w:marRight w:val="0"/>
          <w:marTop w:val="0"/>
          <w:marBottom w:val="0"/>
          <w:divBdr>
            <w:top w:val="none" w:sz="0" w:space="0" w:color="auto"/>
            <w:left w:val="none" w:sz="0" w:space="0" w:color="auto"/>
            <w:bottom w:val="none" w:sz="0" w:space="0" w:color="auto"/>
            <w:right w:val="none" w:sz="0" w:space="0" w:color="auto"/>
          </w:divBdr>
        </w:div>
        <w:div w:id="1899633459">
          <w:marLeft w:val="640"/>
          <w:marRight w:val="0"/>
          <w:marTop w:val="0"/>
          <w:marBottom w:val="0"/>
          <w:divBdr>
            <w:top w:val="none" w:sz="0" w:space="0" w:color="auto"/>
            <w:left w:val="none" w:sz="0" w:space="0" w:color="auto"/>
            <w:bottom w:val="none" w:sz="0" w:space="0" w:color="auto"/>
            <w:right w:val="none" w:sz="0" w:space="0" w:color="auto"/>
          </w:divBdr>
        </w:div>
        <w:div w:id="1969704989">
          <w:marLeft w:val="640"/>
          <w:marRight w:val="0"/>
          <w:marTop w:val="0"/>
          <w:marBottom w:val="0"/>
          <w:divBdr>
            <w:top w:val="none" w:sz="0" w:space="0" w:color="auto"/>
            <w:left w:val="none" w:sz="0" w:space="0" w:color="auto"/>
            <w:bottom w:val="none" w:sz="0" w:space="0" w:color="auto"/>
            <w:right w:val="none" w:sz="0" w:space="0" w:color="auto"/>
          </w:divBdr>
        </w:div>
        <w:div w:id="2024700660">
          <w:marLeft w:val="640"/>
          <w:marRight w:val="0"/>
          <w:marTop w:val="0"/>
          <w:marBottom w:val="0"/>
          <w:divBdr>
            <w:top w:val="none" w:sz="0" w:space="0" w:color="auto"/>
            <w:left w:val="none" w:sz="0" w:space="0" w:color="auto"/>
            <w:bottom w:val="none" w:sz="0" w:space="0" w:color="auto"/>
            <w:right w:val="none" w:sz="0" w:space="0" w:color="auto"/>
          </w:divBdr>
        </w:div>
      </w:divsChild>
    </w:div>
    <w:div w:id="1570578370">
      <w:bodyDiv w:val="1"/>
      <w:marLeft w:val="0"/>
      <w:marRight w:val="0"/>
      <w:marTop w:val="0"/>
      <w:marBottom w:val="0"/>
      <w:divBdr>
        <w:top w:val="none" w:sz="0" w:space="0" w:color="auto"/>
        <w:left w:val="none" w:sz="0" w:space="0" w:color="auto"/>
        <w:bottom w:val="none" w:sz="0" w:space="0" w:color="auto"/>
        <w:right w:val="none" w:sz="0" w:space="0" w:color="auto"/>
      </w:divBdr>
      <w:divsChild>
        <w:div w:id="1679498094">
          <w:marLeft w:val="640"/>
          <w:marRight w:val="0"/>
          <w:marTop w:val="0"/>
          <w:marBottom w:val="0"/>
          <w:divBdr>
            <w:top w:val="none" w:sz="0" w:space="0" w:color="auto"/>
            <w:left w:val="none" w:sz="0" w:space="0" w:color="auto"/>
            <w:bottom w:val="none" w:sz="0" w:space="0" w:color="auto"/>
            <w:right w:val="none" w:sz="0" w:space="0" w:color="auto"/>
          </w:divBdr>
        </w:div>
        <w:div w:id="649559651">
          <w:marLeft w:val="640"/>
          <w:marRight w:val="0"/>
          <w:marTop w:val="0"/>
          <w:marBottom w:val="0"/>
          <w:divBdr>
            <w:top w:val="none" w:sz="0" w:space="0" w:color="auto"/>
            <w:left w:val="none" w:sz="0" w:space="0" w:color="auto"/>
            <w:bottom w:val="none" w:sz="0" w:space="0" w:color="auto"/>
            <w:right w:val="none" w:sz="0" w:space="0" w:color="auto"/>
          </w:divBdr>
        </w:div>
        <w:div w:id="1509058657">
          <w:marLeft w:val="640"/>
          <w:marRight w:val="0"/>
          <w:marTop w:val="0"/>
          <w:marBottom w:val="0"/>
          <w:divBdr>
            <w:top w:val="none" w:sz="0" w:space="0" w:color="auto"/>
            <w:left w:val="none" w:sz="0" w:space="0" w:color="auto"/>
            <w:bottom w:val="none" w:sz="0" w:space="0" w:color="auto"/>
            <w:right w:val="none" w:sz="0" w:space="0" w:color="auto"/>
          </w:divBdr>
        </w:div>
        <w:div w:id="722023299">
          <w:marLeft w:val="640"/>
          <w:marRight w:val="0"/>
          <w:marTop w:val="0"/>
          <w:marBottom w:val="0"/>
          <w:divBdr>
            <w:top w:val="none" w:sz="0" w:space="0" w:color="auto"/>
            <w:left w:val="none" w:sz="0" w:space="0" w:color="auto"/>
            <w:bottom w:val="none" w:sz="0" w:space="0" w:color="auto"/>
            <w:right w:val="none" w:sz="0" w:space="0" w:color="auto"/>
          </w:divBdr>
        </w:div>
        <w:div w:id="827939608">
          <w:marLeft w:val="640"/>
          <w:marRight w:val="0"/>
          <w:marTop w:val="0"/>
          <w:marBottom w:val="0"/>
          <w:divBdr>
            <w:top w:val="none" w:sz="0" w:space="0" w:color="auto"/>
            <w:left w:val="none" w:sz="0" w:space="0" w:color="auto"/>
            <w:bottom w:val="none" w:sz="0" w:space="0" w:color="auto"/>
            <w:right w:val="none" w:sz="0" w:space="0" w:color="auto"/>
          </w:divBdr>
        </w:div>
        <w:div w:id="1491946332">
          <w:marLeft w:val="640"/>
          <w:marRight w:val="0"/>
          <w:marTop w:val="0"/>
          <w:marBottom w:val="0"/>
          <w:divBdr>
            <w:top w:val="none" w:sz="0" w:space="0" w:color="auto"/>
            <w:left w:val="none" w:sz="0" w:space="0" w:color="auto"/>
            <w:bottom w:val="none" w:sz="0" w:space="0" w:color="auto"/>
            <w:right w:val="none" w:sz="0" w:space="0" w:color="auto"/>
          </w:divBdr>
        </w:div>
        <w:div w:id="836385753">
          <w:marLeft w:val="640"/>
          <w:marRight w:val="0"/>
          <w:marTop w:val="0"/>
          <w:marBottom w:val="0"/>
          <w:divBdr>
            <w:top w:val="none" w:sz="0" w:space="0" w:color="auto"/>
            <w:left w:val="none" w:sz="0" w:space="0" w:color="auto"/>
            <w:bottom w:val="none" w:sz="0" w:space="0" w:color="auto"/>
            <w:right w:val="none" w:sz="0" w:space="0" w:color="auto"/>
          </w:divBdr>
        </w:div>
        <w:div w:id="1691686625">
          <w:marLeft w:val="640"/>
          <w:marRight w:val="0"/>
          <w:marTop w:val="0"/>
          <w:marBottom w:val="0"/>
          <w:divBdr>
            <w:top w:val="none" w:sz="0" w:space="0" w:color="auto"/>
            <w:left w:val="none" w:sz="0" w:space="0" w:color="auto"/>
            <w:bottom w:val="none" w:sz="0" w:space="0" w:color="auto"/>
            <w:right w:val="none" w:sz="0" w:space="0" w:color="auto"/>
          </w:divBdr>
        </w:div>
        <w:div w:id="899481739">
          <w:marLeft w:val="640"/>
          <w:marRight w:val="0"/>
          <w:marTop w:val="0"/>
          <w:marBottom w:val="0"/>
          <w:divBdr>
            <w:top w:val="none" w:sz="0" w:space="0" w:color="auto"/>
            <w:left w:val="none" w:sz="0" w:space="0" w:color="auto"/>
            <w:bottom w:val="none" w:sz="0" w:space="0" w:color="auto"/>
            <w:right w:val="none" w:sz="0" w:space="0" w:color="auto"/>
          </w:divBdr>
        </w:div>
        <w:div w:id="783966620">
          <w:marLeft w:val="640"/>
          <w:marRight w:val="0"/>
          <w:marTop w:val="0"/>
          <w:marBottom w:val="0"/>
          <w:divBdr>
            <w:top w:val="none" w:sz="0" w:space="0" w:color="auto"/>
            <w:left w:val="none" w:sz="0" w:space="0" w:color="auto"/>
            <w:bottom w:val="none" w:sz="0" w:space="0" w:color="auto"/>
            <w:right w:val="none" w:sz="0" w:space="0" w:color="auto"/>
          </w:divBdr>
        </w:div>
        <w:div w:id="1841652060">
          <w:marLeft w:val="640"/>
          <w:marRight w:val="0"/>
          <w:marTop w:val="0"/>
          <w:marBottom w:val="0"/>
          <w:divBdr>
            <w:top w:val="none" w:sz="0" w:space="0" w:color="auto"/>
            <w:left w:val="none" w:sz="0" w:space="0" w:color="auto"/>
            <w:bottom w:val="none" w:sz="0" w:space="0" w:color="auto"/>
            <w:right w:val="none" w:sz="0" w:space="0" w:color="auto"/>
          </w:divBdr>
        </w:div>
        <w:div w:id="803696285">
          <w:marLeft w:val="640"/>
          <w:marRight w:val="0"/>
          <w:marTop w:val="0"/>
          <w:marBottom w:val="0"/>
          <w:divBdr>
            <w:top w:val="none" w:sz="0" w:space="0" w:color="auto"/>
            <w:left w:val="none" w:sz="0" w:space="0" w:color="auto"/>
            <w:bottom w:val="none" w:sz="0" w:space="0" w:color="auto"/>
            <w:right w:val="none" w:sz="0" w:space="0" w:color="auto"/>
          </w:divBdr>
        </w:div>
        <w:div w:id="113599784">
          <w:marLeft w:val="640"/>
          <w:marRight w:val="0"/>
          <w:marTop w:val="0"/>
          <w:marBottom w:val="0"/>
          <w:divBdr>
            <w:top w:val="none" w:sz="0" w:space="0" w:color="auto"/>
            <w:left w:val="none" w:sz="0" w:space="0" w:color="auto"/>
            <w:bottom w:val="none" w:sz="0" w:space="0" w:color="auto"/>
            <w:right w:val="none" w:sz="0" w:space="0" w:color="auto"/>
          </w:divBdr>
        </w:div>
        <w:div w:id="266736520">
          <w:marLeft w:val="640"/>
          <w:marRight w:val="0"/>
          <w:marTop w:val="0"/>
          <w:marBottom w:val="0"/>
          <w:divBdr>
            <w:top w:val="none" w:sz="0" w:space="0" w:color="auto"/>
            <w:left w:val="none" w:sz="0" w:space="0" w:color="auto"/>
            <w:bottom w:val="none" w:sz="0" w:space="0" w:color="auto"/>
            <w:right w:val="none" w:sz="0" w:space="0" w:color="auto"/>
          </w:divBdr>
        </w:div>
        <w:div w:id="223613214">
          <w:marLeft w:val="640"/>
          <w:marRight w:val="0"/>
          <w:marTop w:val="0"/>
          <w:marBottom w:val="0"/>
          <w:divBdr>
            <w:top w:val="none" w:sz="0" w:space="0" w:color="auto"/>
            <w:left w:val="none" w:sz="0" w:space="0" w:color="auto"/>
            <w:bottom w:val="none" w:sz="0" w:space="0" w:color="auto"/>
            <w:right w:val="none" w:sz="0" w:space="0" w:color="auto"/>
          </w:divBdr>
        </w:div>
        <w:div w:id="790249841">
          <w:marLeft w:val="640"/>
          <w:marRight w:val="0"/>
          <w:marTop w:val="0"/>
          <w:marBottom w:val="0"/>
          <w:divBdr>
            <w:top w:val="none" w:sz="0" w:space="0" w:color="auto"/>
            <w:left w:val="none" w:sz="0" w:space="0" w:color="auto"/>
            <w:bottom w:val="none" w:sz="0" w:space="0" w:color="auto"/>
            <w:right w:val="none" w:sz="0" w:space="0" w:color="auto"/>
          </w:divBdr>
        </w:div>
        <w:div w:id="1716932140">
          <w:marLeft w:val="640"/>
          <w:marRight w:val="0"/>
          <w:marTop w:val="0"/>
          <w:marBottom w:val="0"/>
          <w:divBdr>
            <w:top w:val="none" w:sz="0" w:space="0" w:color="auto"/>
            <w:left w:val="none" w:sz="0" w:space="0" w:color="auto"/>
            <w:bottom w:val="none" w:sz="0" w:space="0" w:color="auto"/>
            <w:right w:val="none" w:sz="0" w:space="0" w:color="auto"/>
          </w:divBdr>
        </w:div>
        <w:div w:id="1710648072">
          <w:marLeft w:val="640"/>
          <w:marRight w:val="0"/>
          <w:marTop w:val="0"/>
          <w:marBottom w:val="0"/>
          <w:divBdr>
            <w:top w:val="none" w:sz="0" w:space="0" w:color="auto"/>
            <w:left w:val="none" w:sz="0" w:space="0" w:color="auto"/>
            <w:bottom w:val="none" w:sz="0" w:space="0" w:color="auto"/>
            <w:right w:val="none" w:sz="0" w:space="0" w:color="auto"/>
          </w:divBdr>
        </w:div>
        <w:div w:id="302933074">
          <w:marLeft w:val="640"/>
          <w:marRight w:val="0"/>
          <w:marTop w:val="0"/>
          <w:marBottom w:val="0"/>
          <w:divBdr>
            <w:top w:val="none" w:sz="0" w:space="0" w:color="auto"/>
            <w:left w:val="none" w:sz="0" w:space="0" w:color="auto"/>
            <w:bottom w:val="none" w:sz="0" w:space="0" w:color="auto"/>
            <w:right w:val="none" w:sz="0" w:space="0" w:color="auto"/>
          </w:divBdr>
        </w:div>
        <w:div w:id="190807020">
          <w:marLeft w:val="640"/>
          <w:marRight w:val="0"/>
          <w:marTop w:val="0"/>
          <w:marBottom w:val="0"/>
          <w:divBdr>
            <w:top w:val="none" w:sz="0" w:space="0" w:color="auto"/>
            <w:left w:val="none" w:sz="0" w:space="0" w:color="auto"/>
            <w:bottom w:val="none" w:sz="0" w:space="0" w:color="auto"/>
            <w:right w:val="none" w:sz="0" w:space="0" w:color="auto"/>
          </w:divBdr>
        </w:div>
        <w:div w:id="1236206437">
          <w:marLeft w:val="640"/>
          <w:marRight w:val="0"/>
          <w:marTop w:val="0"/>
          <w:marBottom w:val="0"/>
          <w:divBdr>
            <w:top w:val="none" w:sz="0" w:space="0" w:color="auto"/>
            <w:left w:val="none" w:sz="0" w:space="0" w:color="auto"/>
            <w:bottom w:val="none" w:sz="0" w:space="0" w:color="auto"/>
            <w:right w:val="none" w:sz="0" w:space="0" w:color="auto"/>
          </w:divBdr>
        </w:div>
        <w:div w:id="2080127675">
          <w:marLeft w:val="640"/>
          <w:marRight w:val="0"/>
          <w:marTop w:val="0"/>
          <w:marBottom w:val="0"/>
          <w:divBdr>
            <w:top w:val="none" w:sz="0" w:space="0" w:color="auto"/>
            <w:left w:val="none" w:sz="0" w:space="0" w:color="auto"/>
            <w:bottom w:val="none" w:sz="0" w:space="0" w:color="auto"/>
            <w:right w:val="none" w:sz="0" w:space="0" w:color="auto"/>
          </w:divBdr>
        </w:div>
        <w:div w:id="830680509">
          <w:marLeft w:val="640"/>
          <w:marRight w:val="0"/>
          <w:marTop w:val="0"/>
          <w:marBottom w:val="0"/>
          <w:divBdr>
            <w:top w:val="none" w:sz="0" w:space="0" w:color="auto"/>
            <w:left w:val="none" w:sz="0" w:space="0" w:color="auto"/>
            <w:bottom w:val="none" w:sz="0" w:space="0" w:color="auto"/>
            <w:right w:val="none" w:sz="0" w:space="0" w:color="auto"/>
          </w:divBdr>
        </w:div>
        <w:div w:id="765542017">
          <w:marLeft w:val="640"/>
          <w:marRight w:val="0"/>
          <w:marTop w:val="0"/>
          <w:marBottom w:val="0"/>
          <w:divBdr>
            <w:top w:val="none" w:sz="0" w:space="0" w:color="auto"/>
            <w:left w:val="none" w:sz="0" w:space="0" w:color="auto"/>
            <w:bottom w:val="none" w:sz="0" w:space="0" w:color="auto"/>
            <w:right w:val="none" w:sz="0" w:space="0" w:color="auto"/>
          </w:divBdr>
        </w:div>
        <w:div w:id="1888103971">
          <w:marLeft w:val="640"/>
          <w:marRight w:val="0"/>
          <w:marTop w:val="0"/>
          <w:marBottom w:val="0"/>
          <w:divBdr>
            <w:top w:val="none" w:sz="0" w:space="0" w:color="auto"/>
            <w:left w:val="none" w:sz="0" w:space="0" w:color="auto"/>
            <w:bottom w:val="none" w:sz="0" w:space="0" w:color="auto"/>
            <w:right w:val="none" w:sz="0" w:space="0" w:color="auto"/>
          </w:divBdr>
        </w:div>
        <w:div w:id="1182281455">
          <w:marLeft w:val="640"/>
          <w:marRight w:val="0"/>
          <w:marTop w:val="0"/>
          <w:marBottom w:val="0"/>
          <w:divBdr>
            <w:top w:val="none" w:sz="0" w:space="0" w:color="auto"/>
            <w:left w:val="none" w:sz="0" w:space="0" w:color="auto"/>
            <w:bottom w:val="none" w:sz="0" w:space="0" w:color="auto"/>
            <w:right w:val="none" w:sz="0" w:space="0" w:color="auto"/>
          </w:divBdr>
        </w:div>
        <w:div w:id="1670214934">
          <w:marLeft w:val="640"/>
          <w:marRight w:val="0"/>
          <w:marTop w:val="0"/>
          <w:marBottom w:val="0"/>
          <w:divBdr>
            <w:top w:val="none" w:sz="0" w:space="0" w:color="auto"/>
            <w:left w:val="none" w:sz="0" w:space="0" w:color="auto"/>
            <w:bottom w:val="none" w:sz="0" w:space="0" w:color="auto"/>
            <w:right w:val="none" w:sz="0" w:space="0" w:color="auto"/>
          </w:divBdr>
        </w:div>
        <w:div w:id="1198813623">
          <w:marLeft w:val="640"/>
          <w:marRight w:val="0"/>
          <w:marTop w:val="0"/>
          <w:marBottom w:val="0"/>
          <w:divBdr>
            <w:top w:val="none" w:sz="0" w:space="0" w:color="auto"/>
            <w:left w:val="none" w:sz="0" w:space="0" w:color="auto"/>
            <w:bottom w:val="none" w:sz="0" w:space="0" w:color="auto"/>
            <w:right w:val="none" w:sz="0" w:space="0" w:color="auto"/>
          </w:divBdr>
        </w:div>
        <w:div w:id="10185184">
          <w:marLeft w:val="640"/>
          <w:marRight w:val="0"/>
          <w:marTop w:val="0"/>
          <w:marBottom w:val="0"/>
          <w:divBdr>
            <w:top w:val="none" w:sz="0" w:space="0" w:color="auto"/>
            <w:left w:val="none" w:sz="0" w:space="0" w:color="auto"/>
            <w:bottom w:val="none" w:sz="0" w:space="0" w:color="auto"/>
            <w:right w:val="none" w:sz="0" w:space="0" w:color="auto"/>
          </w:divBdr>
        </w:div>
        <w:div w:id="1508134319">
          <w:marLeft w:val="640"/>
          <w:marRight w:val="0"/>
          <w:marTop w:val="0"/>
          <w:marBottom w:val="0"/>
          <w:divBdr>
            <w:top w:val="none" w:sz="0" w:space="0" w:color="auto"/>
            <w:left w:val="none" w:sz="0" w:space="0" w:color="auto"/>
            <w:bottom w:val="none" w:sz="0" w:space="0" w:color="auto"/>
            <w:right w:val="none" w:sz="0" w:space="0" w:color="auto"/>
          </w:divBdr>
        </w:div>
        <w:div w:id="727723793">
          <w:marLeft w:val="640"/>
          <w:marRight w:val="0"/>
          <w:marTop w:val="0"/>
          <w:marBottom w:val="0"/>
          <w:divBdr>
            <w:top w:val="none" w:sz="0" w:space="0" w:color="auto"/>
            <w:left w:val="none" w:sz="0" w:space="0" w:color="auto"/>
            <w:bottom w:val="none" w:sz="0" w:space="0" w:color="auto"/>
            <w:right w:val="none" w:sz="0" w:space="0" w:color="auto"/>
          </w:divBdr>
        </w:div>
        <w:div w:id="156582313">
          <w:marLeft w:val="640"/>
          <w:marRight w:val="0"/>
          <w:marTop w:val="0"/>
          <w:marBottom w:val="0"/>
          <w:divBdr>
            <w:top w:val="none" w:sz="0" w:space="0" w:color="auto"/>
            <w:left w:val="none" w:sz="0" w:space="0" w:color="auto"/>
            <w:bottom w:val="none" w:sz="0" w:space="0" w:color="auto"/>
            <w:right w:val="none" w:sz="0" w:space="0" w:color="auto"/>
          </w:divBdr>
        </w:div>
        <w:div w:id="572467366">
          <w:marLeft w:val="640"/>
          <w:marRight w:val="0"/>
          <w:marTop w:val="0"/>
          <w:marBottom w:val="0"/>
          <w:divBdr>
            <w:top w:val="none" w:sz="0" w:space="0" w:color="auto"/>
            <w:left w:val="none" w:sz="0" w:space="0" w:color="auto"/>
            <w:bottom w:val="none" w:sz="0" w:space="0" w:color="auto"/>
            <w:right w:val="none" w:sz="0" w:space="0" w:color="auto"/>
          </w:divBdr>
        </w:div>
        <w:div w:id="100344068">
          <w:marLeft w:val="640"/>
          <w:marRight w:val="0"/>
          <w:marTop w:val="0"/>
          <w:marBottom w:val="0"/>
          <w:divBdr>
            <w:top w:val="none" w:sz="0" w:space="0" w:color="auto"/>
            <w:left w:val="none" w:sz="0" w:space="0" w:color="auto"/>
            <w:bottom w:val="none" w:sz="0" w:space="0" w:color="auto"/>
            <w:right w:val="none" w:sz="0" w:space="0" w:color="auto"/>
          </w:divBdr>
        </w:div>
        <w:div w:id="1319454856">
          <w:marLeft w:val="640"/>
          <w:marRight w:val="0"/>
          <w:marTop w:val="0"/>
          <w:marBottom w:val="0"/>
          <w:divBdr>
            <w:top w:val="none" w:sz="0" w:space="0" w:color="auto"/>
            <w:left w:val="none" w:sz="0" w:space="0" w:color="auto"/>
            <w:bottom w:val="none" w:sz="0" w:space="0" w:color="auto"/>
            <w:right w:val="none" w:sz="0" w:space="0" w:color="auto"/>
          </w:divBdr>
        </w:div>
        <w:div w:id="1973051323">
          <w:marLeft w:val="640"/>
          <w:marRight w:val="0"/>
          <w:marTop w:val="0"/>
          <w:marBottom w:val="0"/>
          <w:divBdr>
            <w:top w:val="none" w:sz="0" w:space="0" w:color="auto"/>
            <w:left w:val="none" w:sz="0" w:space="0" w:color="auto"/>
            <w:bottom w:val="none" w:sz="0" w:space="0" w:color="auto"/>
            <w:right w:val="none" w:sz="0" w:space="0" w:color="auto"/>
          </w:divBdr>
        </w:div>
        <w:div w:id="297419083">
          <w:marLeft w:val="640"/>
          <w:marRight w:val="0"/>
          <w:marTop w:val="0"/>
          <w:marBottom w:val="0"/>
          <w:divBdr>
            <w:top w:val="none" w:sz="0" w:space="0" w:color="auto"/>
            <w:left w:val="none" w:sz="0" w:space="0" w:color="auto"/>
            <w:bottom w:val="none" w:sz="0" w:space="0" w:color="auto"/>
            <w:right w:val="none" w:sz="0" w:space="0" w:color="auto"/>
          </w:divBdr>
        </w:div>
        <w:div w:id="177669224">
          <w:marLeft w:val="640"/>
          <w:marRight w:val="0"/>
          <w:marTop w:val="0"/>
          <w:marBottom w:val="0"/>
          <w:divBdr>
            <w:top w:val="none" w:sz="0" w:space="0" w:color="auto"/>
            <w:left w:val="none" w:sz="0" w:space="0" w:color="auto"/>
            <w:bottom w:val="none" w:sz="0" w:space="0" w:color="auto"/>
            <w:right w:val="none" w:sz="0" w:space="0" w:color="auto"/>
          </w:divBdr>
        </w:div>
        <w:div w:id="1220283163">
          <w:marLeft w:val="640"/>
          <w:marRight w:val="0"/>
          <w:marTop w:val="0"/>
          <w:marBottom w:val="0"/>
          <w:divBdr>
            <w:top w:val="none" w:sz="0" w:space="0" w:color="auto"/>
            <w:left w:val="none" w:sz="0" w:space="0" w:color="auto"/>
            <w:bottom w:val="none" w:sz="0" w:space="0" w:color="auto"/>
            <w:right w:val="none" w:sz="0" w:space="0" w:color="auto"/>
          </w:divBdr>
        </w:div>
        <w:div w:id="1771121453">
          <w:marLeft w:val="640"/>
          <w:marRight w:val="0"/>
          <w:marTop w:val="0"/>
          <w:marBottom w:val="0"/>
          <w:divBdr>
            <w:top w:val="none" w:sz="0" w:space="0" w:color="auto"/>
            <w:left w:val="none" w:sz="0" w:space="0" w:color="auto"/>
            <w:bottom w:val="none" w:sz="0" w:space="0" w:color="auto"/>
            <w:right w:val="none" w:sz="0" w:space="0" w:color="auto"/>
          </w:divBdr>
        </w:div>
        <w:div w:id="1033505195">
          <w:marLeft w:val="640"/>
          <w:marRight w:val="0"/>
          <w:marTop w:val="0"/>
          <w:marBottom w:val="0"/>
          <w:divBdr>
            <w:top w:val="none" w:sz="0" w:space="0" w:color="auto"/>
            <w:left w:val="none" w:sz="0" w:space="0" w:color="auto"/>
            <w:bottom w:val="none" w:sz="0" w:space="0" w:color="auto"/>
            <w:right w:val="none" w:sz="0" w:space="0" w:color="auto"/>
          </w:divBdr>
        </w:div>
        <w:div w:id="1626933797">
          <w:marLeft w:val="640"/>
          <w:marRight w:val="0"/>
          <w:marTop w:val="0"/>
          <w:marBottom w:val="0"/>
          <w:divBdr>
            <w:top w:val="none" w:sz="0" w:space="0" w:color="auto"/>
            <w:left w:val="none" w:sz="0" w:space="0" w:color="auto"/>
            <w:bottom w:val="none" w:sz="0" w:space="0" w:color="auto"/>
            <w:right w:val="none" w:sz="0" w:space="0" w:color="auto"/>
          </w:divBdr>
        </w:div>
        <w:div w:id="1820145357">
          <w:marLeft w:val="640"/>
          <w:marRight w:val="0"/>
          <w:marTop w:val="0"/>
          <w:marBottom w:val="0"/>
          <w:divBdr>
            <w:top w:val="none" w:sz="0" w:space="0" w:color="auto"/>
            <w:left w:val="none" w:sz="0" w:space="0" w:color="auto"/>
            <w:bottom w:val="none" w:sz="0" w:space="0" w:color="auto"/>
            <w:right w:val="none" w:sz="0" w:space="0" w:color="auto"/>
          </w:divBdr>
        </w:div>
        <w:div w:id="2069452689">
          <w:marLeft w:val="640"/>
          <w:marRight w:val="0"/>
          <w:marTop w:val="0"/>
          <w:marBottom w:val="0"/>
          <w:divBdr>
            <w:top w:val="none" w:sz="0" w:space="0" w:color="auto"/>
            <w:left w:val="none" w:sz="0" w:space="0" w:color="auto"/>
            <w:bottom w:val="none" w:sz="0" w:space="0" w:color="auto"/>
            <w:right w:val="none" w:sz="0" w:space="0" w:color="auto"/>
          </w:divBdr>
        </w:div>
        <w:div w:id="912158874">
          <w:marLeft w:val="640"/>
          <w:marRight w:val="0"/>
          <w:marTop w:val="0"/>
          <w:marBottom w:val="0"/>
          <w:divBdr>
            <w:top w:val="none" w:sz="0" w:space="0" w:color="auto"/>
            <w:left w:val="none" w:sz="0" w:space="0" w:color="auto"/>
            <w:bottom w:val="none" w:sz="0" w:space="0" w:color="auto"/>
            <w:right w:val="none" w:sz="0" w:space="0" w:color="auto"/>
          </w:divBdr>
        </w:div>
        <w:div w:id="1631135073">
          <w:marLeft w:val="640"/>
          <w:marRight w:val="0"/>
          <w:marTop w:val="0"/>
          <w:marBottom w:val="0"/>
          <w:divBdr>
            <w:top w:val="none" w:sz="0" w:space="0" w:color="auto"/>
            <w:left w:val="none" w:sz="0" w:space="0" w:color="auto"/>
            <w:bottom w:val="none" w:sz="0" w:space="0" w:color="auto"/>
            <w:right w:val="none" w:sz="0" w:space="0" w:color="auto"/>
          </w:divBdr>
        </w:div>
        <w:div w:id="1955089090">
          <w:marLeft w:val="640"/>
          <w:marRight w:val="0"/>
          <w:marTop w:val="0"/>
          <w:marBottom w:val="0"/>
          <w:divBdr>
            <w:top w:val="none" w:sz="0" w:space="0" w:color="auto"/>
            <w:left w:val="none" w:sz="0" w:space="0" w:color="auto"/>
            <w:bottom w:val="none" w:sz="0" w:space="0" w:color="auto"/>
            <w:right w:val="none" w:sz="0" w:space="0" w:color="auto"/>
          </w:divBdr>
        </w:div>
        <w:div w:id="1750039515">
          <w:marLeft w:val="640"/>
          <w:marRight w:val="0"/>
          <w:marTop w:val="0"/>
          <w:marBottom w:val="0"/>
          <w:divBdr>
            <w:top w:val="none" w:sz="0" w:space="0" w:color="auto"/>
            <w:left w:val="none" w:sz="0" w:space="0" w:color="auto"/>
            <w:bottom w:val="none" w:sz="0" w:space="0" w:color="auto"/>
            <w:right w:val="none" w:sz="0" w:space="0" w:color="auto"/>
          </w:divBdr>
        </w:div>
        <w:div w:id="2047026178">
          <w:marLeft w:val="640"/>
          <w:marRight w:val="0"/>
          <w:marTop w:val="0"/>
          <w:marBottom w:val="0"/>
          <w:divBdr>
            <w:top w:val="none" w:sz="0" w:space="0" w:color="auto"/>
            <w:left w:val="none" w:sz="0" w:space="0" w:color="auto"/>
            <w:bottom w:val="none" w:sz="0" w:space="0" w:color="auto"/>
            <w:right w:val="none" w:sz="0" w:space="0" w:color="auto"/>
          </w:divBdr>
        </w:div>
        <w:div w:id="1139230599">
          <w:marLeft w:val="640"/>
          <w:marRight w:val="0"/>
          <w:marTop w:val="0"/>
          <w:marBottom w:val="0"/>
          <w:divBdr>
            <w:top w:val="none" w:sz="0" w:space="0" w:color="auto"/>
            <w:left w:val="none" w:sz="0" w:space="0" w:color="auto"/>
            <w:bottom w:val="none" w:sz="0" w:space="0" w:color="auto"/>
            <w:right w:val="none" w:sz="0" w:space="0" w:color="auto"/>
          </w:divBdr>
        </w:div>
        <w:div w:id="1070234045">
          <w:marLeft w:val="640"/>
          <w:marRight w:val="0"/>
          <w:marTop w:val="0"/>
          <w:marBottom w:val="0"/>
          <w:divBdr>
            <w:top w:val="none" w:sz="0" w:space="0" w:color="auto"/>
            <w:left w:val="none" w:sz="0" w:space="0" w:color="auto"/>
            <w:bottom w:val="none" w:sz="0" w:space="0" w:color="auto"/>
            <w:right w:val="none" w:sz="0" w:space="0" w:color="auto"/>
          </w:divBdr>
        </w:div>
      </w:divsChild>
    </w:div>
    <w:div w:id="1571497659">
      <w:bodyDiv w:val="1"/>
      <w:marLeft w:val="0"/>
      <w:marRight w:val="0"/>
      <w:marTop w:val="0"/>
      <w:marBottom w:val="0"/>
      <w:divBdr>
        <w:top w:val="none" w:sz="0" w:space="0" w:color="auto"/>
        <w:left w:val="none" w:sz="0" w:space="0" w:color="auto"/>
        <w:bottom w:val="none" w:sz="0" w:space="0" w:color="auto"/>
        <w:right w:val="none" w:sz="0" w:space="0" w:color="auto"/>
      </w:divBdr>
    </w:div>
    <w:div w:id="1573469471">
      <w:bodyDiv w:val="1"/>
      <w:marLeft w:val="0"/>
      <w:marRight w:val="0"/>
      <w:marTop w:val="0"/>
      <w:marBottom w:val="0"/>
      <w:divBdr>
        <w:top w:val="none" w:sz="0" w:space="0" w:color="auto"/>
        <w:left w:val="none" w:sz="0" w:space="0" w:color="auto"/>
        <w:bottom w:val="none" w:sz="0" w:space="0" w:color="auto"/>
        <w:right w:val="none" w:sz="0" w:space="0" w:color="auto"/>
      </w:divBdr>
      <w:divsChild>
        <w:div w:id="29501895">
          <w:marLeft w:val="640"/>
          <w:marRight w:val="0"/>
          <w:marTop w:val="0"/>
          <w:marBottom w:val="0"/>
          <w:divBdr>
            <w:top w:val="none" w:sz="0" w:space="0" w:color="auto"/>
            <w:left w:val="none" w:sz="0" w:space="0" w:color="auto"/>
            <w:bottom w:val="none" w:sz="0" w:space="0" w:color="auto"/>
            <w:right w:val="none" w:sz="0" w:space="0" w:color="auto"/>
          </w:divBdr>
        </w:div>
        <w:div w:id="33702727">
          <w:marLeft w:val="640"/>
          <w:marRight w:val="0"/>
          <w:marTop w:val="0"/>
          <w:marBottom w:val="0"/>
          <w:divBdr>
            <w:top w:val="none" w:sz="0" w:space="0" w:color="auto"/>
            <w:left w:val="none" w:sz="0" w:space="0" w:color="auto"/>
            <w:bottom w:val="none" w:sz="0" w:space="0" w:color="auto"/>
            <w:right w:val="none" w:sz="0" w:space="0" w:color="auto"/>
          </w:divBdr>
        </w:div>
        <w:div w:id="145706859">
          <w:marLeft w:val="640"/>
          <w:marRight w:val="0"/>
          <w:marTop w:val="0"/>
          <w:marBottom w:val="0"/>
          <w:divBdr>
            <w:top w:val="none" w:sz="0" w:space="0" w:color="auto"/>
            <w:left w:val="none" w:sz="0" w:space="0" w:color="auto"/>
            <w:bottom w:val="none" w:sz="0" w:space="0" w:color="auto"/>
            <w:right w:val="none" w:sz="0" w:space="0" w:color="auto"/>
          </w:divBdr>
        </w:div>
        <w:div w:id="161966804">
          <w:marLeft w:val="640"/>
          <w:marRight w:val="0"/>
          <w:marTop w:val="0"/>
          <w:marBottom w:val="0"/>
          <w:divBdr>
            <w:top w:val="none" w:sz="0" w:space="0" w:color="auto"/>
            <w:left w:val="none" w:sz="0" w:space="0" w:color="auto"/>
            <w:bottom w:val="none" w:sz="0" w:space="0" w:color="auto"/>
            <w:right w:val="none" w:sz="0" w:space="0" w:color="auto"/>
          </w:divBdr>
        </w:div>
        <w:div w:id="250821572">
          <w:marLeft w:val="640"/>
          <w:marRight w:val="0"/>
          <w:marTop w:val="0"/>
          <w:marBottom w:val="0"/>
          <w:divBdr>
            <w:top w:val="none" w:sz="0" w:space="0" w:color="auto"/>
            <w:left w:val="none" w:sz="0" w:space="0" w:color="auto"/>
            <w:bottom w:val="none" w:sz="0" w:space="0" w:color="auto"/>
            <w:right w:val="none" w:sz="0" w:space="0" w:color="auto"/>
          </w:divBdr>
        </w:div>
        <w:div w:id="341008283">
          <w:marLeft w:val="640"/>
          <w:marRight w:val="0"/>
          <w:marTop w:val="0"/>
          <w:marBottom w:val="0"/>
          <w:divBdr>
            <w:top w:val="none" w:sz="0" w:space="0" w:color="auto"/>
            <w:left w:val="none" w:sz="0" w:space="0" w:color="auto"/>
            <w:bottom w:val="none" w:sz="0" w:space="0" w:color="auto"/>
            <w:right w:val="none" w:sz="0" w:space="0" w:color="auto"/>
          </w:divBdr>
        </w:div>
        <w:div w:id="430473173">
          <w:marLeft w:val="640"/>
          <w:marRight w:val="0"/>
          <w:marTop w:val="0"/>
          <w:marBottom w:val="0"/>
          <w:divBdr>
            <w:top w:val="none" w:sz="0" w:space="0" w:color="auto"/>
            <w:left w:val="none" w:sz="0" w:space="0" w:color="auto"/>
            <w:bottom w:val="none" w:sz="0" w:space="0" w:color="auto"/>
            <w:right w:val="none" w:sz="0" w:space="0" w:color="auto"/>
          </w:divBdr>
        </w:div>
        <w:div w:id="444084243">
          <w:marLeft w:val="640"/>
          <w:marRight w:val="0"/>
          <w:marTop w:val="0"/>
          <w:marBottom w:val="0"/>
          <w:divBdr>
            <w:top w:val="none" w:sz="0" w:space="0" w:color="auto"/>
            <w:left w:val="none" w:sz="0" w:space="0" w:color="auto"/>
            <w:bottom w:val="none" w:sz="0" w:space="0" w:color="auto"/>
            <w:right w:val="none" w:sz="0" w:space="0" w:color="auto"/>
          </w:divBdr>
        </w:div>
        <w:div w:id="573008142">
          <w:marLeft w:val="640"/>
          <w:marRight w:val="0"/>
          <w:marTop w:val="0"/>
          <w:marBottom w:val="0"/>
          <w:divBdr>
            <w:top w:val="none" w:sz="0" w:space="0" w:color="auto"/>
            <w:left w:val="none" w:sz="0" w:space="0" w:color="auto"/>
            <w:bottom w:val="none" w:sz="0" w:space="0" w:color="auto"/>
            <w:right w:val="none" w:sz="0" w:space="0" w:color="auto"/>
          </w:divBdr>
        </w:div>
        <w:div w:id="659695453">
          <w:marLeft w:val="640"/>
          <w:marRight w:val="0"/>
          <w:marTop w:val="0"/>
          <w:marBottom w:val="0"/>
          <w:divBdr>
            <w:top w:val="none" w:sz="0" w:space="0" w:color="auto"/>
            <w:left w:val="none" w:sz="0" w:space="0" w:color="auto"/>
            <w:bottom w:val="none" w:sz="0" w:space="0" w:color="auto"/>
            <w:right w:val="none" w:sz="0" w:space="0" w:color="auto"/>
          </w:divBdr>
        </w:div>
        <w:div w:id="672146081">
          <w:marLeft w:val="640"/>
          <w:marRight w:val="0"/>
          <w:marTop w:val="0"/>
          <w:marBottom w:val="0"/>
          <w:divBdr>
            <w:top w:val="none" w:sz="0" w:space="0" w:color="auto"/>
            <w:left w:val="none" w:sz="0" w:space="0" w:color="auto"/>
            <w:bottom w:val="none" w:sz="0" w:space="0" w:color="auto"/>
            <w:right w:val="none" w:sz="0" w:space="0" w:color="auto"/>
          </w:divBdr>
        </w:div>
        <w:div w:id="768543137">
          <w:marLeft w:val="640"/>
          <w:marRight w:val="0"/>
          <w:marTop w:val="0"/>
          <w:marBottom w:val="0"/>
          <w:divBdr>
            <w:top w:val="none" w:sz="0" w:space="0" w:color="auto"/>
            <w:left w:val="none" w:sz="0" w:space="0" w:color="auto"/>
            <w:bottom w:val="none" w:sz="0" w:space="0" w:color="auto"/>
            <w:right w:val="none" w:sz="0" w:space="0" w:color="auto"/>
          </w:divBdr>
        </w:div>
        <w:div w:id="847133931">
          <w:marLeft w:val="640"/>
          <w:marRight w:val="0"/>
          <w:marTop w:val="0"/>
          <w:marBottom w:val="0"/>
          <w:divBdr>
            <w:top w:val="none" w:sz="0" w:space="0" w:color="auto"/>
            <w:left w:val="none" w:sz="0" w:space="0" w:color="auto"/>
            <w:bottom w:val="none" w:sz="0" w:space="0" w:color="auto"/>
            <w:right w:val="none" w:sz="0" w:space="0" w:color="auto"/>
          </w:divBdr>
        </w:div>
        <w:div w:id="869956478">
          <w:marLeft w:val="640"/>
          <w:marRight w:val="0"/>
          <w:marTop w:val="0"/>
          <w:marBottom w:val="0"/>
          <w:divBdr>
            <w:top w:val="none" w:sz="0" w:space="0" w:color="auto"/>
            <w:left w:val="none" w:sz="0" w:space="0" w:color="auto"/>
            <w:bottom w:val="none" w:sz="0" w:space="0" w:color="auto"/>
            <w:right w:val="none" w:sz="0" w:space="0" w:color="auto"/>
          </w:divBdr>
        </w:div>
        <w:div w:id="895051302">
          <w:marLeft w:val="640"/>
          <w:marRight w:val="0"/>
          <w:marTop w:val="0"/>
          <w:marBottom w:val="0"/>
          <w:divBdr>
            <w:top w:val="none" w:sz="0" w:space="0" w:color="auto"/>
            <w:left w:val="none" w:sz="0" w:space="0" w:color="auto"/>
            <w:bottom w:val="none" w:sz="0" w:space="0" w:color="auto"/>
            <w:right w:val="none" w:sz="0" w:space="0" w:color="auto"/>
          </w:divBdr>
        </w:div>
        <w:div w:id="942346301">
          <w:marLeft w:val="640"/>
          <w:marRight w:val="0"/>
          <w:marTop w:val="0"/>
          <w:marBottom w:val="0"/>
          <w:divBdr>
            <w:top w:val="none" w:sz="0" w:space="0" w:color="auto"/>
            <w:left w:val="none" w:sz="0" w:space="0" w:color="auto"/>
            <w:bottom w:val="none" w:sz="0" w:space="0" w:color="auto"/>
            <w:right w:val="none" w:sz="0" w:space="0" w:color="auto"/>
          </w:divBdr>
        </w:div>
        <w:div w:id="1062632637">
          <w:marLeft w:val="640"/>
          <w:marRight w:val="0"/>
          <w:marTop w:val="0"/>
          <w:marBottom w:val="0"/>
          <w:divBdr>
            <w:top w:val="none" w:sz="0" w:space="0" w:color="auto"/>
            <w:left w:val="none" w:sz="0" w:space="0" w:color="auto"/>
            <w:bottom w:val="none" w:sz="0" w:space="0" w:color="auto"/>
            <w:right w:val="none" w:sz="0" w:space="0" w:color="auto"/>
          </w:divBdr>
        </w:div>
        <w:div w:id="1110199329">
          <w:marLeft w:val="640"/>
          <w:marRight w:val="0"/>
          <w:marTop w:val="0"/>
          <w:marBottom w:val="0"/>
          <w:divBdr>
            <w:top w:val="none" w:sz="0" w:space="0" w:color="auto"/>
            <w:left w:val="none" w:sz="0" w:space="0" w:color="auto"/>
            <w:bottom w:val="none" w:sz="0" w:space="0" w:color="auto"/>
            <w:right w:val="none" w:sz="0" w:space="0" w:color="auto"/>
          </w:divBdr>
        </w:div>
        <w:div w:id="1146780933">
          <w:marLeft w:val="640"/>
          <w:marRight w:val="0"/>
          <w:marTop w:val="0"/>
          <w:marBottom w:val="0"/>
          <w:divBdr>
            <w:top w:val="none" w:sz="0" w:space="0" w:color="auto"/>
            <w:left w:val="none" w:sz="0" w:space="0" w:color="auto"/>
            <w:bottom w:val="none" w:sz="0" w:space="0" w:color="auto"/>
            <w:right w:val="none" w:sz="0" w:space="0" w:color="auto"/>
          </w:divBdr>
        </w:div>
        <w:div w:id="1159494990">
          <w:marLeft w:val="640"/>
          <w:marRight w:val="0"/>
          <w:marTop w:val="0"/>
          <w:marBottom w:val="0"/>
          <w:divBdr>
            <w:top w:val="none" w:sz="0" w:space="0" w:color="auto"/>
            <w:left w:val="none" w:sz="0" w:space="0" w:color="auto"/>
            <w:bottom w:val="none" w:sz="0" w:space="0" w:color="auto"/>
            <w:right w:val="none" w:sz="0" w:space="0" w:color="auto"/>
          </w:divBdr>
        </w:div>
        <w:div w:id="1251506202">
          <w:marLeft w:val="640"/>
          <w:marRight w:val="0"/>
          <w:marTop w:val="0"/>
          <w:marBottom w:val="0"/>
          <w:divBdr>
            <w:top w:val="none" w:sz="0" w:space="0" w:color="auto"/>
            <w:left w:val="none" w:sz="0" w:space="0" w:color="auto"/>
            <w:bottom w:val="none" w:sz="0" w:space="0" w:color="auto"/>
            <w:right w:val="none" w:sz="0" w:space="0" w:color="auto"/>
          </w:divBdr>
        </w:div>
        <w:div w:id="1265500682">
          <w:marLeft w:val="640"/>
          <w:marRight w:val="0"/>
          <w:marTop w:val="0"/>
          <w:marBottom w:val="0"/>
          <w:divBdr>
            <w:top w:val="none" w:sz="0" w:space="0" w:color="auto"/>
            <w:left w:val="none" w:sz="0" w:space="0" w:color="auto"/>
            <w:bottom w:val="none" w:sz="0" w:space="0" w:color="auto"/>
            <w:right w:val="none" w:sz="0" w:space="0" w:color="auto"/>
          </w:divBdr>
        </w:div>
        <w:div w:id="1267425090">
          <w:marLeft w:val="640"/>
          <w:marRight w:val="0"/>
          <w:marTop w:val="0"/>
          <w:marBottom w:val="0"/>
          <w:divBdr>
            <w:top w:val="none" w:sz="0" w:space="0" w:color="auto"/>
            <w:left w:val="none" w:sz="0" w:space="0" w:color="auto"/>
            <w:bottom w:val="none" w:sz="0" w:space="0" w:color="auto"/>
            <w:right w:val="none" w:sz="0" w:space="0" w:color="auto"/>
          </w:divBdr>
        </w:div>
        <w:div w:id="1289311113">
          <w:marLeft w:val="640"/>
          <w:marRight w:val="0"/>
          <w:marTop w:val="0"/>
          <w:marBottom w:val="0"/>
          <w:divBdr>
            <w:top w:val="none" w:sz="0" w:space="0" w:color="auto"/>
            <w:left w:val="none" w:sz="0" w:space="0" w:color="auto"/>
            <w:bottom w:val="none" w:sz="0" w:space="0" w:color="auto"/>
            <w:right w:val="none" w:sz="0" w:space="0" w:color="auto"/>
          </w:divBdr>
        </w:div>
        <w:div w:id="1299724640">
          <w:marLeft w:val="640"/>
          <w:marRight w:val="0"/>
          <w:marTop w:val="0"/>
          <w:marBottom w:val="0"/>
          <w:divBdr>
            <w:top w:val="none" w:sz="0" w:space="0" w:color="auto"/>
            <w:left w:val="none" w:sz="0" w:space="0" w:color="auto"/>
            <w:bottom w:val="none" w:sz="0" w:space="0" w:color="auto"/>
            <w:right w:val="none" w:sz="0" w:space="0" w:color="auto"/>
          </w:divBdr>
        </w:div>
        <w:div w:id="1317415898">
          <w:marLeft w:val="640"/>
          <w:marRight w:val="0"/>
          <w:marTop w:val="0"/>
          <w:marBottom w:val="0"/>
          <w:divBdr>
            <w:top w:val="none" w:sz="0" w:space="0" w:color="auto"/>
            <w:left w:val="none" w:sz="0" w:space="0" w:color="auto"/>
            <w:bottom w:val="none" w:sz="0" w:space="0" w:color="auto"/>
            <w:right w:val="none" w:sz="0" w:space="0" w:color="auto"/>
          </w:divBdr>
        </w:div>
        <w:div w:id="1352687480">
          <w:marLeft w:val="640"/>
          <w:marRight w:val="0"/>
          <w:marTop w:val="0"/>
          <w:marBottom w:val="0"/>
          <w:divBdr>
            <w:top w:val="none" w:sz="0" w:space="0" w:color="auto"/>
            <w:left w:val="none" w:sz="0" w:space="0" w:color="auto"/>
            <w:bottom w:val="none" w:sz="0" w:space="0" w:color="auto"/>
            <w:right w:val="none" w:sz="0" w:space="0" w:color="auto"/>
          </w:divBdr>
        </w:div>
        <w:div w:id="1384448741">
          <w:marLeft w:val="640"/>
          <w:marRight w:val="0"/>
          <w:marTop w:val="0"/>
          <w:marBottom w:val="0"/>
          <w:divBdr>
            <w:top w:val="none" w:sz="0" w:space="0" w:color="auto"/>
            <w:left w:val="none" w:sz="0" w:space="0" w:color="auto"/>
            <w:bottom w:val="none" w:sz="0" w:space="0" w:color="auto"/>
            <w:right w:val="none" w:sz="0" w:space="0" w:color="auto"/>
          </w:divBdr>
        </w:div>
        <w:div w:id="1414165644">
          <w:marLeft w:val="640"/>
          <w:marRight w:val="0"/>
          <w:marTop w:val="0"/>
          <w:marBottom w:val="0"/>
          <w:divBdr>
            <w:top w:val="none" w:sz="0" w:space="0" w:color="auto"/>
            <w:left w:val="none" w:sz="0" w:space="0" w:color="auto"/>
            <w:bottom w:val="none" w:sz="0" w:space="0" w:color="auto"/>
            <w:right w:val="none" w:sz="0" w:space="0" w:color="auto"/>
          </w:divBdr>
        </w:div>
        <w:div w:id="1436634378">
          <w:marLeft w:val="640"/>
          <w:marRight w:val="0"/>
          <w:marTop w:val="0"/>
          <w:marBottom w:val="0"/>
          <w:divBdr>
            <w:top w:val="none" w:sz="0" w:space="0" w:color="auto"/>
            <w:left w:val="none" w:sz="0" w:space="0" w:color="auto"/>
            <w:bottom w:val="none" w:sz="0" w:space="0" w:color="auto"/>
            <w:right w:val="none" w:sz="0" w:space="0" w:color="auto"/>
          </w:divBdr>
        </w:div>
        <w:div w:id="1463765357">
          <w:marLeft w:val="640"/>
          <w:marRight w:val="0"/>
          <w:marTop w:val="0"/>
          <w:marBottom w:val="0"/>
          <w:divBdr>
            <w:top w:val="none" w:sz="0" w:space="0" w:color="auto"/>
            <w:left w:val="none" w:sz="0" w:space="0" w:color="auto"/>
            <w:bottom w:val="none" w:sz="0" w:space="0" w:color="auto"/>
            <w:right w:val="none" w:sz="0" w:space="0" w:color="auto"/>
          </w:divBdr>
        </w:div>
        <w:div w:id="1479765686">
          <w:marLeft w:val="640"/>
          <w:marRight w:val="0"/>
          <w:marTop w:val="0"/>
          <w:marBottom w:val="0"/>
          <w:divBdr>
            <w:top w:val="none" w:sz="0" w:space="0" w:color="auto"/>
            <w:left w:val="none" w:sz="0" w:space="0" w:color="auto"/>
            <w:bottom w:val="none" w:sz="0" w:space="0" w:color="auto"/>
            <w:right w:val="none" w:sz="0" w:space="0" w:color="auto"/>
          </w:divBdr>
        </w:div>
        <w:div w:id="1564486872">
          <w:marLeft w:val="640"/>
          <w:marRight w:val="0"/>
          <w:marTop w:val="0"/>
          <w:marBottom w:val="0"/>
          <w:divBdr>
            <w:top w:val="none" w:sz="0" w:space="0" w:color="auto"/>
            <w:left w:val="none" w:sz="0" w:space="0" w:color="auto"/>
            <w:bottom w:val="none" w:sz="0" w:space="0" w:color="auto"/>
            <w:right w:val="none" w:sz="0" w:space="0" w:color="auto"/>
          </w:divBdr>
        </w:div>
        <w:div w:id="1576281962">
          <w:marLeft w:val="640"/>
          <w:marRight w:val="0"/>
          <w:marTop w:val="0"/>
          <w:marBottom w:val="0"/>
          <w:divBdr>
            <w:top w:val="none" w:sz="0" w:space="0" w:color="auto"/>
            <w:left w:val="none" w:sz="0" w:space="0" w:color="auto"/>
            <w:bottom w:val="none" w:sz="0" w:space="0" w:color="auto"/>
            <w:right w:val="none" w:sz="0" w:space="0" w:color="auto"/>
          </w:divBdr>
        </w:div>
        <w:div w:id="1581519812">
          <w:marLeft w:val="640"/>
          <w:marRight w:val="0"/>
          <w:marTop w:val="0"/>
          <w:marBottom w:val="0"/>
          <w:divBdr>
            <w:top w:val="none" w:sz="0" w:space="0" w:color="auto"/>
            <w:left w:val="none" w:sz="0" w:space="0" w:color="auto"/>
            <w:bottom w:val="none" w:sz="0" w:space="0" w:color="auto"/>
            <w:right w:val="none" w:sz="0" w:space="0" w:color="auto"/>
          </w:divBdr>
        </w:div>
        <w:div w:id="1619336533">
          <w:marLeft w:val="640"/>
          <w:marRight w:val="0"/>
          <w:marTop w:val="0"/>
          <w:marBottom w:val="0"/>
          <w:divBdr>
            <w:top w:val="none" w:sz="0" w:space="0" w:color="auto"/>
            <w:left w:val="none" w:sz="0" w:space="0" w:color="auto"/>
            <w:bottom w:val="none" w:sz="0" w:space="0" w:color="auto"/>
            <w:right w:val="none" w:sz="0" w:space="0" w:color="auto"/>
          </w:divBdr>
        </w:div>
        <w:div w:id="1662536718">
          <w:marLeft w:val="640"/>
          <w:marRight w:val="0"/>
          <w:marTop w:val="0"/>
          <w:marBottom w:val="0"/>
          <w:divBdr>
            <w:top w:val="none" w:sz="0" w:space="0" w:color="auto"/>
            <w:left w:val="none" w:sz="0" w:space="0" w:color="auto"/>
            <w:bottom w:val="none" w:sz="0" w:space="0" w:color="auto"/>
            <w:right w:val="none" w:sz="0" w:space="0" w:color="auto"/>
          </w:divBdr>
        </w:div>
        <w:div w:id="1747804799">
          <w:marLeft w:val="640"/>
          <w:marRight w:val="0"/>
          <w:marTop w:val="0"/>
          <w:marBottom w:val="0"/>
          <w:divBdr>
            <w:top w:val="none" w:sz="0" w:space="0" w:color="auto"/>
            <w:left w:val="none" w:sz="0" w:space="0" w:color="auto"/>
            <w:bottom w:val="none" w:sz="0" w:space="0" w:color="auto"/>
            <w:right w:val="none" w:sz="0" w:space="0" w:color="auto"/>
          </w:divBdr>
        </w:div>
        <w:div w:id="1773355458">
          <w:marLeft w:val="640"/>
          <w:marRight w:val="0"/>
          <w:marTop w:val="0"/>
          <w:marBottom w:val="0"/>
          <w:divBdr>
            <w:top w:val="none" w:sz="0" w:space="0" w:color="auto"/>
            <w:left w:val="none" w:sz="0" w:space="0" w:color="auto"/>
            <w:bottom w:val="none" w:sz="0" w:space="0" w:color="auto"/>
            <w:right w:val="none" w:sz="0" w:space="0" w:color="auto"/>
          </w:divBdr>
        </w:div>
        <w:div w:id="1825586110">
          <w:marLeft w:val="640"/>
          <w:marRight w:val="0"/>
          <w:marTop w:val="0"/>
          <w:marBottom w:val="0"/>
          <w:divBdr>
            <w:top w:val="none" w:sz="0" w:space="0" w:color="auto"/>
            <w:left w:val="none" w:sz="0" w:space="0" w:color="auto"/>
            <w:bottom w:val="none" w:sz="0" w:space="0" w:color="auto"/>
            <w:right w:val="none" w:sz="0" w:space="0" w:color="auto"/>
          </w:divBdr>
        </w:div>
        <w:div w:id="1969506486">
          <w:marLeft w:val="640"/>
          <w:marRight w:val="0"/>
          <w:marTop w:val="0"/>
          <w:marBottom w:val="0"/>
          <w:divBdr>
            <w:top w:val="none" w:sz="0" w:space="0" w:color="auto"/>
            <w:left w:val="none" w:sz="0" w:space="0" w:color="auto"/>
            <w:bottom w:val="none" w:sz="0" w:space="0" w:color="auto"/>
            <w:right w:val="none" w:sz="0" w:space="0" w:color="auto"/>
          </w:divBdr>
        </w:div>
        <w:div w:id="2038113512">
          <w:marLeft w:val="640"/>
          <w:marRight w:val="0"/>
          <w:marTop w:val="0"/>
          <w:marBottom w:val="0"/>
          <w:divBdr>
            <w:top w:val="none" w:sz="0" w:space="0" w:color="auto"/>
            <w:left w:val="none" w:sz="0" w:space="0" w:color="auto"/>
            <w:bottom w:val="none" w:sz="0" w:space="0" w:color="auto"/>
            <w:right w:val="none" w:sz="0" w:space="0" w:color="auto"/>
          </w:divBdr>
        </w:div>
        <w:div w:id="2118062129">
          <w:marLeft w:val="640"/>
          <w:marRight w:val="0"/>
          <w:marTop w:val="0"/>
          <w:marBottom w:val="0"/>
          <w:divBdr>
            <w:top w:val="none" w:sz="0" w:space="0" w:color="auto"/>
            <w:left w:val="none" w:sz="0" w:space="0" w:color="auto"/>
            <w:bottom w:val="none" w:sz="0" w:space="0" w:color="auto"/>
            <w:right w:val="none" w:sz="0" w:space="0" w:color="auto"/>
          </w:divBdr>
        </w:div>
      </w:divsChild>
    </w:div>
    <w:div w:id="1579097772">
      <w:marLeft w:val="0"/>
      <w:marRight w:val="0"/>
      <w:marTop w:val="0"/>
      <w:marBottom w:val="0"/>
      <w:divBdr>
        <w:top w:val="none" w:sz="0" w:space="0" w:color="auto"/>
        <w:left w:val="none" w:sz="0" w:space="0" w:color="auto"/>
        <w:bottom w:val="none" w:sz="0" w:space="0" w:color="auto"/>
        <w:right w:val="none" w:sz="0" w:space="0" w:color="auto"/>
      </w:divBdr>
    </w:div>
    <w:div w:id="1587348582">
      <w:marLeft w:val="0"/>
      <w:marRight w:val="0"/>
      <w:marTop w:val="0"/>
      <w:marBottom w:val="0"/>
      <w:divBdr>
        <w:top w:val="none" w:sz="0" w:space="0" w:color="auto"/>
        <w:left w:val="none" w:sz="0" w:space="0" w:color="auto"/>
        <w:bottom w:val="none" w:sz="0" w:space="0" w:color="auto"/>
        <w:right w:val="none" w:sz="0" w:space="0" w:color="auto"/>
      </w:divBdr>
    </w:div>
    <w:div w:id="1588148452">
      <w:bodyDiv w:val="1"/>
      <w:marLeft w:val="0"/>
      <w:marRight w:val="0"/>
      <w:marTop w:val="0"/>
      <w:marBottom w:val="0"/>
      <w:divBdr>
        <w:top w:val="none" w:sz="0" w:space="0" w:color="auto"/>
        <w:left w:val="none" w:sz="0" w:space="0" w:color="auto"/>
        <w:bottom w:val="none" w:sz="0" w:space="0" w:color="auto"/>
        <w:right w:val="none" w:sz="0" w:space="0" w:color="auto"/>
      </w:divBdr>
      <w:divsChild>
        <w:div w:id="807168740">
          <w:marLeft w:val="640"/>
          <w:marRight w:val="0"/>
          <w:marTop w:val="0"/>
          <w:marBottom w:val="0"/>
          <w:divBdr>
            <w:top w:val="none" w:sz="0" w:space="0" w:color="auto"/>
            <w:left w:val="none" w:sz="0" w:space="0" w:color="auto"/>
            <w:bottom w:val="none" w:sz="0" w:space="0" w:color="auto"/>
            <w:right w:val="none" w:sz="0" w:space="0" w:color="auto"/>
          </w:divBdr>
        </w:div>
        <w:div w:id="1362439185">
          <w:marLeft w:val="640"/>
          <w:marRight w:val="0"/>
          <w:marTop w:val="0"/>
          <w:marBottom w:val="0"/>
          <w:divBdr>
            <w:top w:val="none" w:sz="0" w:space="0" w:color="auto"/>
            <w:left w:val="none" w:sz="0" w:space="0" w:color="auto"/>
            <w:bottom w:val="none" w:sz="0" w:space="0" w:color="auto"/>
            <w:right w:val="none" w:sz="0" w:space="0" w:color="auto"/>
          </w:divBdr>
        </w:div>
        <w:div w:id="1648045219">
          <w:marLeft w:val="640"/>
          <w:marRight w:val="0"/>
          <w:marTop w:val="0"/>
          <w:marBottom w:val="0"/>
          <w:divBdr>
            <w:top w:val="none" w:sz="0" w:space="0" w:color="auto"/>
            <w:left w:val="none" w:sz="0" w:space="0" w:color="auto"/>
            <w:bottom w:val="none" w:sz="0" w:space="0" w:color="auto"/>
            <w:right w:val="none" w:sz="0" w:space="0" w:color="auto"/>
          </w:divBdr>
        </w:div>
        <w:div w:id="933404">
          <w:marLeft w:val="640"/>
          <w:marRight w:val="0"/>
          <w:marTop w:val="0"/>
          <w:marBottom w:val="0"/>
          <w:divBdr>
            <w:top w:val="none" w:sz="0" w:space="0" w:color="auto"/>
            <w:left w:val="none" w:sz="0" w:space="0" w:color="auto"/>
            <w:bottom w:val="none" w:sz="0" w:space="0" w:color="auto"/>
            <w:right w:val="none" w:sz="0" w:space="0" w:color="auto"/>
          </w:divBdr>
        </w:div>
        <w:div w:id="610550082">
          <w:marLeft w:val="640"/>
          <w:marRight w:val="0"/>
          <w:marTop w:val="0"/>
          <w:marBottom w:val="0"/>
          <w:divBdr>
            <w:top w:val="none" w:sz="0" w:space="0" w:color="auto"/>
            <w:left w:val="none" w:sz="0" w:space="0" w:color="auto"/>
            <w:bottom w:val="none" w:sz="0" w:space="0" w:color="auto"/>
            <w:right w:val="none" w:sz="0" w:space="0" w:color="auto"/>
          </w:divBdr>
        </w:div>
        <w:div w:id="1269970674">
          <w:marLeft w:val="640"/>
          <w:marRight w:val="0"/>
          <w:marTop w:val="0"/>
          <w:marBottom w:val="0"/>
          <w:divBdr>
            <w:top w:val="none" w:sz="0" w:space="0" w:color="auto"/>
            <w:left w:val="none" w:sz="0" w:space="0" w:color="auto"/>
            <w:bottom w:val="none" w:sz="0" w:space="0" w:color="auto"/>
            <w:right w:val="none" w:sz="0" w:space="0" w:color="auto"/>
          </w:divBdr>
        </w:div>
        <w:div w:id="1169295458">
          <w:marLeft w:val="640"/>
          <w:marRight w:val="0"/>
          <w:marTop w:val="0"/>
          <w:marBottom w:val="0"/>
          <w:divBdr>
            <w:top w:val="none" w:sz="0" w:space="0" w:color="auto"/>
            <w:left w:val="none" w:sz="0" w:space="0" w:color="auto"/>
            <w:bottom w:val="none" w:sz="0" w:space="0" w:color="auto"/>
            <w:right w:val="none" w:sz="0" w:space="0" w:color="auto"/>
          </w:divBdr>
        </w:div>
        <w:div w:id="1755011109">
          <w:marLeft w:val="640"/>
          <w:marRight w:val="0"/>
          <w:marTop w:val="0"/>
          <w:marBottom w:val="0"/>
          <w:divBdr>
            <w:top w:val="none" w:sz="0" w:space="0" w:color="auto"/>
            <w:left w:val="none" w:sz="0" w:space="0" w:color="auto"/>
            <w:bottom w:val="none" w:sz="0" w:space="0" w:color="auto"/>
            <w:right w:val="none" w:sz="0" w:space="0" w:color="auto"/>
          </w:divBdr>
        </w:div>
        <w:div w:id="1388651603">
          <w:marLeft w:val="640"/>
          <w:marRight w:val="0"/>
          <w:marTop w:val="0"/>
          <w:marBottom w:val="0"/>
          <w:divBdr>
            <w:top w:val="none" w:sz="0" w:space="0" w:color="auto"/>
            <w:left w:val="none" w:sz="0" w:space="0" w:color="auto"/>
            <w:bottom w:val="none" w:sz="0" w:space="0" w:color="auto"/>
            <w:right w:val="none" w:sz="0" w:space="0" w:color="auto"/>
          </w:divBdr>
        </w:div>
        <w:div w:id="2118795259">
          <w:marLeft w:val="640"/>
          <w:marRight w:val="0"/>
          <w:marTop w:val="0"/>
          <w:marBottom w:val="0"/>
          <w:divBdr>
            <w:top w:val="none" w:sz="0" w:space="0" w:color="auto"/>
            <w:left w:val="none" w:sz="0" w:space="0" w:color="auto"/>
            <w:bottom w:val="none" w:sz="0" w:space="0" w:color="auto"/>
            <w:right w:val="none" w:sz="0" w:space="0" w:color="auto"/>
          </w:divBdr>
        </w:div>
        <w:div w:id="658114621">
          <w:marLeft w:val="640"/>
          <w:marRight w:val="0"/>
          <w:marTop w:val="0"/>
          <w:marBottom w:val="0"/>
          <w:divBdr>
            <w:top w:val="none" w:sz="0" w:space="0" w:color="auto"/>
            <w:left w:val="none" w:sz="0" w:space="0" w:color="auto"/>
            <w:bottom w:val="none" w:sz="0" w:space="0" w:color="auto"/>
            <w:right w:val="none" w:sz="0" w:space="0" w:color="auto"/>
          </w:divBdr>
        </w:div>
        <w:div w:id="909313335">
          <w:marLeft w:val="640"/>
          <w:marRight w:val="0"/>
          <w:marTop w:val="0"/>
          <w:marBottom w:val="0"/>
          <w:divBdr>
            <w:top w:val="none" w:sz="0" w:space="0" w:color="auto"/>
            <w:left w:val="none" w:sz="0" w:space="0" w:color="auto"/>
            <w:bottom w:val="none" w:sz="0" w:space="0" w:color="auto"/>
            <w:right w:val="none" w:sz="0" w:space="0" w:color="auto"/>
          </w:divBdr>
        </w:div>
        <w:div w:id="1244409863">
          <w:marLeft w:val="640"/>
          <w:marRight w:val="0"/>
          <w:marTop w:val="0"/>
          <w:marBottom w:val="0"/>
          <w:divBdr>
            <w:top w:val="none" w:sz="0" w:space="0" w:color="auto"/>
            <w:left w:val="none" w:sz="0" w:space="0" w:color="auto"/>
            <w:bottom w:val="none" w:sz="0" w:space="0" w:color="auto"/>
            <w:right w:val="none" w:sz="0" w:space="0" w:color="auto"/>
          </w:divBdr>
        </w:div>
        <w:div w:id="886139219">
          <w:marLeft w:val="640"/>
          <w:marRight w:val="0"/>
          <w:marTop w:val="0"/>
          <w:marBottom w:val="0"/>
          <w:divBdr>
            <w:top w:val="none" w:sz="0" w:space="0" w:color="auto"/>
            <w:left w:val="none" w:sz="0" w:space="0" w:color="auto"/>
            <w:bottom w:val="none" w:sz="0" w:space="0" w:color="auto"/>
            <w:right w:val="none" w:sz="0" w:space="0" w:color="auto"/>
          </w:divBdr>
        </w:div>
        <w:div w:id="1109472805">
          <w:marLeft w:val="640"/>
          <w:marRight w:val="0"/>
          <w:marTop w:val="0"/>
          <w:marBottom w:val="0"/>
          <w:divBdr>
            <w:top w:val="none" w:sz="0" w:space="0" w:color="auto"/>
            <w:left w:val="none" w:sz="0" w:space="0" w:color="auto"/>
            <w:bottom w:val="none" w:sz="0" w:space="0" w:color="auto"/>
            <w:right w:val="none" w:sz="0" w:space="0" w:color="auto"/>
          </w:divBdr>
        </w:div>
        <w:div w:id="1770079023">
          <w:marLeft w:val="640"/>
          <w:marRight w:val="0"/>
          <w:marTop w:val="0"/>
          <w:marBottom w:val="0"/>
          <w:divBdr>
            <w:top w:val="none" w:sz="0" w:space="0" w:color="auto"/>
            <w:left w:val="none" w:sz="0" w:space="0" w:color="auto"/>
            <w:bottom w:val="none" w:sz="0" w:space="0" w:color="auto"/>
            <w:right w:val="none" w:sz="0" w:space="0" w:color="auto"/>
          </w:divBdr>
        </w:div>
        <w:div w:id="490293602">
          <w:marLeft w:val="640"/>
          <w:marRight w:val="0"/>
          <w:marTop w:val="0"/>
          <w:marBottom w:val="0"/>
          <w:divBdr>
            <w:top w:val="none" w:sz="0" w:space="0" w:color="auto"/>
            <w:left w:val="none" w:sz="0" w:space="0" w:color="auto"/>
            <w:bottom w:val="none" w:sz="0" w:space="0" w:color="auto"/>
            <w:right w:val="none" w:sz="0" w:space="0" w:color="auto"/>
          </w:divBdr>
        </w:div>
        <w:div w:id="1273318631">
          <w:marLeft w:val="640"/>
          <w:marRight w:val="0"/>
          <w:marTop w:val="0"/>
          <w:marBottom w:val="0"/>
          <w:divBdr>
            <w:top w:val="none" w:sz="0" w:space="0" w:color="auto"/>
            <w:left w:val="none" w:sz="0" w:space="0" w:color="auto"/>
            <w:bottom w:val="none" w:sz="0" w:space="0" w:color="auto"/>
            <w:right w:val="none" w:sz="0" w:space="0" w:color="auto"/>
          </w:divBdr>
        </w:div>
        <w:div w:id="687416611">
          <w:marLeft w:val="640"/>
          <w:marRight w:val="0"/>
          <w:marTop w:val="0"/>
          <w:marBottom w:val="0"/>
          <w:divBdr>
            <w:top w:val="none" w:sz="0" w:space="0" w:color="auto"/>
            <w:left w:val="none" w:sz="0" w:space="0" w:color="auto"/>
            <w:bottom w:val="none" w:sz="0" w:space="0" w:color="auto"/>
            <w:right w:val="none" w:sz="0" w:space="0" w:color="auto"/>
          </w:divBdr>
        </w:div>
        <w:div w:id="1008992471">
          <w:marLeft w:val="640"/>
          <w:marRight w:val="0"/>
          <w:marTop w:val="0"/>
          <w:marBottom w:val="0"/>
          <w:divBdr>
            <w:top w:val="none" w:sz="0" w:space="0" w:color="auto"/>
            <w:left w:val="none" w:sz="0" w:space="0" w:color="auto"/>
            <w:bottom w:val="none" w:sz="0" w:space="0" w:color="auto"/>
            <w:right w:val="none" w:sz="0" w:space="0" w:color="auto"/>
          </w:divBdr>
        </w:div>
        <w:div w:id="350648807">
          <w:marLeft w:val="640"/>
          <w:marRight w:val="0"/>
          <w:marTop w:val="0"/>
          <w:marBottom w:val="0"/>
          <w:divBdr>
            <w:top w:val="none" w:sz="0" w:space="0" w:color="auto"/>
            <w:left w:val="none" w:sz="0" w:space="0" w:color="auto"/>
            <w:bottom w:val="none" w:sz="0" w:space="0" w:color="auto"/>
            <w:right w:val="none" w:sz="0" w:space="0" w:color="auto"/>
          </w:divBdr>
        </w:div>
        <w:div w:id="873078457">
          <w:marLeft w:val="640"/>
          <w:marRight w:val="0"/>
          <w:marTop w:val="0"/>
          <w:marBottom w:val="0"/>
          <w:divBdr>
            <w:top w:val="none" w:sz="0" w:space="0" w:color="auto"/>
            <w:left w:val="none" w:sz="0" w:space="0" w:color="auto"/>
            <w:bottom w:val="none" w:sz="0" w:space="0" w:color="auto"/>
            <w:right w:val="none" w:sz="0" w:space="0" w:color="auto"/>
          </w:divBdr>
        </w:div>
        <w:div w:id="675573222">
          <w:marLeft w:val="640"/>
          <w:marRight w:val="0"/>
          <w:marTop w:val="0"/>
          <w:marBottom w:val="0"/>
          <w:divBdr>
            <w:top w:val="none" w:sz="0" w:space="0" w:color="auto"/>
            <w:left w:val="none" w:sz="0" w:space="0" w:color="auto"/>
            <w:bottom w:val="none" w:sz="0" w:space="0" w:color="auto"/>
            <w:right w:val="none" w:sz="0" w:space="0" w:color="auto"/>
          </w:divBdr>
        </w:div>
        <w:div w:id="864516954">
          <w:marLeft w:val="640"/>
          <w:marRight w:val="0"/>
          <w:marTop w:val="0"/>
          <w:marBottom w:val="0"/>
          <w:divBdr>
            <w:top w:val="none" w:sz="0" w:space="0" w:color="auto"/>
            <w:left w:val="none" w:sz="0" w:space="0" w:color="auto"/>
            <w:bottom w:val="none" w:sz="0" w:space="0" w:color="auto"/>
            <w:right w:val="none" w:sz="0" w:space="0" w:color="auto"/>
          </w:divBdr>
        </w:div>
        <w:div w:id="343437694">
          <w:marLeft w:val="640"/>
          <w:marRight w:val="0"/>
          <w:marTop w:val="0"/>
          <w:marBottom w:val="0"/>
          <w:divBdr>
            <w:top w:val="none" w:sz="0" w:space="0" w:color="auto"/>
            <w:left w:val="none" w:sz="0" w:space="0" w:color="auto"/>
            <w:bottom w:val="none" w:sz="0" w:space="0" w:color="auto"/>
            <w:right w:val="none" w:sz="0" w:space="0" w:color="auto"/>
          </w:divBdr>
        </w:div>
        <w:div w:id="923759136">
          <w:marLeft w:val="640"/>
          <w:marRight w:val="0"/>
          <w:marTop w:val="0"/>
          <w:marBottom w:val="0"/>
          <w:divBdr>
            <w:top w:val="none" w:sz="0" w:space="0" w:color="auto"/>
            <w:left w:val="none" w:sz="0" w:space="0" w:color="auto"/>
            <w:bottom w:val="none" w:sz="0" w:space="0" w:color="auto"/>
            <w:right w:val="none" w:sz="0" w:space="0" w:color="auto"/>
          </w:divBdr>
        </w:div>
        <w:div w:id="1159736222">
          <w:marLeft w:val="640"/>
          <w:marRight w:val="0"/>
          <w:marTop w:val="0"/>
          <w:marBottom w:val="0"/>
          <w:divBdr>
            <w:top w:val="none" w:sz="0" w:space="0" w:color="auto"/>
            <w:left w:val="none" w:sz="0" w:space="0" w:color="auto"/>
            <w:bottom w:val="none" w:sz="0" w:space="0" w:color="auto"/>
            <w:right w:val="none" w:sz="0" w:space="0" w:color="auto"/>
          </w:divBdr>
        </w:div>
        <w:div w:id="1732385567">
          <w:marLeft w:val="640"/>
          <w:marRight w:val="0"/>
          <w:marTop w:val="0"/>
          <w:marBottom w:val="0"/>
          <w:divBdr>
            <w:top w:val="none" w:sz="0" w:space="0" w:color="auto"/>
            <w:left w:val="none" w:sz="0" w:space="0" w:color="auto"/>
            <w:bottom w:val="none" w:sz="0" w:space="0" w:color="auto"/>
            <w:right w:val="none" w:sz="0" w:space="0" w:color="auto"/>
          </w:divBdr>
        </w:div>
        <w:div w:id="1736389831">
          <w:marLeft w:val="640"/>
          <w:marRight w:val="0"/>
          <w:marTop w:val="0"/>
          <w:marBottom w:val="0"/>
          <w:divBdr>
            <w:top w:val="none" w:sz="0" w:space="0" w:color="auto"/>
            <w:left w:val="none" w:sz="0" w:space="0" w:color="auto"/>
            <w:bottom w:val="none" w:sz="0" w:space="0" w:color="auto"/>
            <w:right w:val="none" w:sz="0" w:space="0" w:color="auto"/>
          </w:divBdr>
        </w:div>
        <w:div w:id="963267702">
          <w:marLeft w:val="640"/>
          <w:marRight w:val="0"/>
          <w:marTop w:val="0"/>
          <w:marBottom w:val="0"/>
          <w:divBdr>
            <w:top w:val="none" w:sz="0" w:space="0" w:color="auto"/>
            <w:left w:val="none" w:sz="0" w:space="0" w:color="auto"/>
            <w:bottom w:val="none" w:sz="0" w:space="0" w:color="auto"/>
            <w:right w:val="none" w:sz="0" w:space="0" w:color="auto"/>
          </w:divBdr>
        </w:div>
        <w:div w:id="738551253">
          <w:marLeft w:val="640"/>
          <w:marRight w:val="0"/>
          <w:marTop w:val="0"/>
          <w:marBottom w:val="0"/>
          <w:divBdr>
            <w:top w:val="none" w:sz="0" w:space="0" w:color="auto"/>
            <w:left w:val="none" w:sz="0" w:space="0" w:color="auto"/>
            <w:bottom w:val="none" w:sz="0" w:space="0" w:color="auto"/>
            <w:right w:val="none" w:sz="0" w:space="0" w:color="auto"/>
          </w:divBdr>
        </w:div>
        <w:div w:id="1028947219">
          <w:marLeft w:val="640"/>
          <w:marRight w:val="0"/>
          <w:marTop w:val="0"/>
          <w:marBottom w:val="0"/>
          <w:divBdr>
            <w:top w:val="none" w:sz="0" w:space="0" w:color="auto"/>
            <w:left w:val="none" w:sz="0" w:space="0" w:color="auto"/>
            <w:bottom w:val="none" w:sz="0" w:space="0" w:color="auto"/>
            <w:right w:val="none" w:sz="0" w:space="0" w:color="auto"/>
          </w:divBdr>
        </w:div>
        <w:div w:id="837112755">
          <w:marLeft w:val="640"/>
          <w:marRight w:val="0"/>
          <w:marTop w:val="0"/>
          <w:marBottom w:val="0"/>
          <w:divBdr>
            <w:top w:val="none" w:sz="0" w:space="0" w:color="auto"/>
            <w:left w:val="none" w:sz="0" w:space="0" w:color="auto"/>
            <w:bottom w:val="none" w:sz="0" w:space="0" w:color="auto"/>
            <w:right w:val="none" w:sz="0" w:space="0" w:color="auto"/>
          </w:divBdr>
        </w:div>
        <w:div w:id="1895071324">
          <w:marLeft w:val="640"/>
          <w:marRight w:val="0"/>
          <w:marTop w:val="0"/>
          <w:marBottom w:val="0"/>
          <w:divBdr>
            <w:top w:val="none" w:sz="0" w:space="0" w:color="auto"/>
            <w:left w:val="none" w:sz="0" w:space="0" w:color="auto"/>
            <w:bottom w:val="none" w:sz="0" w:space="0" w:color="auto"/>
            <w:right w:val="none" w:sz="0" w:space="0" w:color="auto"/>
          </w:divBdr>
        </w:div>
        <w:div w:id="1580485942">
          <w:marLeft w:val="640"/>
          <w:marRight w:val="0"/>
          <w:marTop w:val="0"/>
          <w:marBottom w:val="0"/>
          <w:divBdr>
            <w:top w:val="none" w:sz="0" w:space="0" w:color="auto"/>
            <w:left w:val="none" w:sz="0" w:space="0" w:color="auto"/>
            <w:bottom w:val="none" w:sz="0" w:space="0" w:color="auto"/>
            <w:right w:val="none" w:sz="0" w:space="0" w:color="auto"/>
          </w:divBdr>
        </w:div>
        <w:div w:id="286592189">
          <w:marLeft w:val="640"/>
          <w:marRight w:val="0"/>
          <w:marTop w:val="0"/>
          <w:marBottom w:val="0"/>
          <w:divBdr>
            <w:top w:val="none" w:sz="0" w:space="0" w:color="auto"/>
            <w:left w:val="none" w:sz="0" w:space="0" w:color="auto"/>
            <w:bottom w:val="none" w:sz="0" w:space="0" w:color="auto"/>
            <w:right w:val="none" w:sz="0" w:space="0" w:color="auto"/>
          </w:divBdr>
        </w:div>
        <w:div w:id="1934507881">
          <w:marLeft w:val="640"/>
          <w:marRight w:val="0"/>
          <w:marTop w:val="0"/>
          <w:marBottom w:val="0"/>
          <w:divBdr>
            <w:top w:val="none" w:sz="0" w:space="0" w:color="auto"/>
            <w:left w:val="none" w:sz="0" w:space="0" w:color="auto"/>
            <w:bottom w:val="none" w:sz="0" w:space="0" w:color="auto"/>
            <w:right w:val="none" w:sz="0" w:space="0" w:color="auto"/>
          </w:divBdr>
        </w:div>
        <w:div w:id="196281825">
          <w:marLeft w:val="640"/>
          <w:marRight w:val="0"/>
          <w:marTop w:val="0"/>
          <w:marBottom w:val="0"/>
          <w:divBdr>
            <w:top w:val="none" w:sz="0" w:space="0" w:color="auto"/>
            <w:left w:val="none" w:sz="0" w:space="0" w:color="auto"/>
            <w:bottom w:val="none" w:sz="0" w:space="0" w:color="auto"/>
            <w:right w:val="none" w:sz="0" w:space="0" w:color="auto"/>
          </w:divBdr>
        </w:div>
        <w:div w:id="1732923794">
          <w:marLeft w:val="640"/>
          <w:marRight w:val="0"/>
          <w:marTop w:val="0"/>
          <w:marBottom w:val="0"/>
          <w:divBdr>
            <w:top w:val="none" w:sz="0" w:space="0" w:color="auto"/>
            <w:left w:val="none" w:sz="0" w:space="0" w:color="auto"/>
            <w:bottom w:val="none" w:sz="0" w:space="0" w:color="auto"/>
            <w:right w:val="none" w:sz="0" w:space="0" w:color="auto"/>
          </w:divBdr>
        </w:div>
        <w:div w:id="1105930240">
          <w:marLeft w:val="640"/>
          <w:marRight w:val="0"/>
          <w:marTop w:val="0"/>
          <w:marBottom w:val="0"/>
          <w:divBdr>
            <w:top w:val="none" w:sz="0" w:space="0" w:color="auto"/>
            <w:left w:val="none" w:sz="0" w:space="0" w:color="auto"/>
            <w:bottom w:val="none" w:sz="0" w:space="0" w:color="auto"/>
            <w:right w:val="none" w:sz="0" w:space="0" w:color="auto"/>
          </w:divBdr>
        </w:div>
        <w:div w:id="7410846">
          <w:marLeft w:val="640"/>
          <w:marRight w:val="0"/>
          <w:marTop w:val="0"/>
          <w:marBottom w:val="0"/>
          <w:divBdr>
            <w:top w:val="none" w:sz="0" w:space="0" w:color="auto"/>
            <w:left w:val="none" w:sz="0" w:space="0" w:color="auto"/>
            <w:bottom w:val="none" w:sz="0" w:space="0" w:color="auto"/>
            <w:right w:val="none" w:sz="0" w:space="0" w:color="auto"/>
          </w:divBdr>
        </w:div>
        <w:div w:id="488834777">
          <w:marLeft w:val="640"/>
          <w:marRight w:val="0"/>
          <w:marTop w:val="0"/>
          <w:marBottom w:val="0"/>
          <w:divBdr>
            <w:top w:val="none" w:sz="0" w:space="0" w:color="auto"/>
            <w:left w:val="none" w:sz="0" w:space="0" w:color="auto"/>
            <w:bottom w:val="none" w:sz="0" w:space="0" w:color="auto"/>
            <w:right w:val="none" w:sz="0" w:space="0" w:color="auto"/>
          </w:divBdr>
        </w:div>
        <w:div w:id="628778429">
          <w:marLeft w:val="640"/>
          <w:marRight w:val="0"/>
          <w:marTop w:val="0"/>
          <w:marBottom w:val="0"/>
          <w:divBdr>
            <w:top w:val="none" w:sz="0" w:space="0" w:color="auto"/>
            <w:left w:val="none" w:sz="0" w:space="0" w:color="auto"/>
            <w:bottom w:val="none" w:sz="0" w:space="0" w:color="auto"/>
            <w:right w:val="none" w:sz="0" w:space="0" w:color="auto"/>
          </w:divBdr>
        </w:div>
        <w:div w:id="804128065">
          <w:marLeft w:val="640"/>
          <w:marRight w:val="0"/>
          <w:marTop w:val="0"/>
          <w:marBottom w:val="0"/>
          <w:divBdr>
            <w:top w:val="none" w:sz="0" w:space="0" w:color="auto"/>
            <w:left w:val="none" w:sz="0" w:space="0" w:color="auto"/>
            <w:bottom w:val="none" w:sz="0" w:space="0" w:color="auto"/>
            <w:right w:val="none" w:sz="0" w:space="0" w:color="auto"/>
          </w:divBdr>
        </w:div>
        <w:div w:id="2140686193">
          <w:marLeft w:val="640"/>
          <w:marRight w:val="0"/>
          <w:marTop w:val="0"/>
          <w:marBottom w:val="0"/>
          <w:divBdr>
            <w:top w:val="none" w:sz="0" w:space="0" w:color="auto"/>
            <w:left w:val="none" w:sz="0" w:space="0" w:color="auto"/>
            <w:bottom w:val="none" w:sz="0" w:space="0" w:color="auto"/>
            <w:right w:val="none" w:sz="0" w:space="0" w:color="auto"/>
          </w:divBdr>
        </w:div>
        <w:div w:id="1899590569">
          <w:marLeft w:val="640"/>
          <w:marRight w:val="0"/>
          <w:marTop w:val="0"/>
          <w:marBottom w:val="0"/>
          <w:divBdr>
            <w:top w:val="none" w:sz="0" w:space="0" w:color="auto"/>
            <w:left w:val="none" w:sz="0" w:space="0" w:color="auto"/>
            <w:bottom w:val="none" w:sz="0" w:space="0" w:color="auto"/>
            <w:right w:val="none" w:sz="0" w:space="0" w:color="auto"/>
          </w:divBdr>
        </w:div>
        <w:div w:id="1155606471">
          <w:marLeft w:val="640"/>
          <w:marRight w:val="0"/>
          <w:marTop w:val="0"/>
          <w:marBottom w:val="0"/>
          <w:divBdr>
            <w:top w:val="none" w:sz="0" w:space="0" w:color="auto"/>
            <w:left w:val="none" w:sz="0" w:space="0" w:color="auto"/>
            <w:bottom w:val="none" w:sz="0" w:space="0" w:color="auto"/>
            <w:right w:val="none" w:sz="0" w:space="0" w:color="auto"/>
          </w:divBdr>
        </w:div>
        <w:div w:id="2107531592">
          <w:marLeft w:val="640"/>
          <w:marRight w:val="0"/>
          <w:marTop w:val="0"/>
          <w:marBottom w:val="0"/>
          <w:divBdr>
            <w:top w:val="none" w:sz="0" w:space="0" w:color="auto"/>
            <w:left w:val="none" w:sz="0" w:space="0" w:color="auto"/>
            <w:bottom w:val="none" w:sz="0" w:space="0" w:color="auto"/>
            <w:right w:val="none" w:sz="0" w:space="0" w:color="auto"/>
          </w:divBdr>
        </w:div>
        <w:div w:id="2040083596">
          <w:marLeft w:val="640"/>
          <w:marRight w:val="0"/>
          <w:marTop w:val="0"/>
          <w:marBottom w:val="0"/>
          <w:divBdr>
            <w:top w:val="none" w:sz="0" w:space="0" w:color="auto"/>
            <w:left w:val="none" w:sz="0" w:space="0" w:color="auto"/>
            <w:bottom w:val="none" w:sz="0" w:space="0" w:color="auto"/>
            <w:right w:val="none" w:sz="0" w:space="0" w:color="auto"/>
          </w:divBdr>
        </w:div>
        <w:div w:id="165943488">
          <w:marLeft w:val="640"/>
          <w:marRight w:val="0"/>
          <w:marTop w:val="0"/>
          <w:marBottom w:val="0"/>
          <w:divBdr>
            <w:top w:val="none" w:sz="0" w:space="0" w:color="auto"/>
            <w:left w:val="none" w:sz="0" w:space="0" w:color="auto"/>
            <w:bottom w:val="none" w:sz="0" w:space="0" w:color="auto"/>
            <w:right w:val="none" w:sz="0" w:space="0" w:color="auto"/>
          </w:divBdr>
        </w:div>
        <w:div w:id="1887177285">
          <w:marLeft w:val="640"/>
          <w:marRight w:val="0"/>
          <w:marTop w:val="0"/>
          <w:marBottom w:val="0"/>
          <w:divBdr>
            <w:top w:val="none" w:sz="0" w:space="0" w:color="auto"/>
            <w:left w:val="none" w:sz="0" w:space="0" w:color="auto"/>
            <w:bottom w:val="none" w:sz="0" w:space="0" w:color="auto"/>
            <w:right w:val="none" w:sz="0" w:space="0" w:color="auto"/>
          </w:divBdr>
        </w:div>
      </w:divsChild>
    </w:div>
    <w:div w:id="1592468036">
      <w:bodyDiv w:val="1"/>
      <w:marLeft w:val="0"/>
      <w:marRight w:val="0"/>
      <w:marTop w:val="0"/>
      <w:marBottom w:val="0"/>
      <w:divBdr>
        <w:top w:val="none" w:sz="0" w:space="0" w:color="auto"/>
        <w:left w:val="none" w:sz="0" w:space="0" w:color="auto"/>
        <w:bottom w:val="none" w:sz="0" w:space="0" w:color="auto"/>
        <w:right w:val="none" w:sz="0" w:space="0" w:color="auto"/>
      </w:divBdr>
      <w:divsChild>
        <w:div w:id="27684739">
          <w:marLeft w:val="640"/>
          <w:marRight w:val="0"/>
          <w:marTop w:val="0"/>
          <w:marBottom w:val="0"/>
          <w:divBdr>
            <w:top w:val="none" w:sz="0" w:space="0" w:color="auto"/>
            <w:left w:val="none" w:sz="0" w:space="0" w:color="auto"/>
            <w:bottom w:val="none" w:sz="0" w:space="0" w:color="auto"/>
            <w:right w:val="none" w:sz="0" w:space="0" w:color="auto"/>
          </w:divBdr>
        </w:div>
        <w:div w:id="29766531">
          <w:marLeft w:val="640"/>
          <w:marRight w:val="0"/>
          <w:marTop w:val="0"/>
          <w:marBottom w:val="0"/>
          <w:divBdr>
            <w:top w:val="none" w:sz="0" w:space="0" w:color="auto"/>
            <w:left w:val="none" w:sz="0" w:space="0" w:color="auto"/>
            <w:bottom w:val="none" w:sz="0" w:space="0" w:color="auto"/>
            <w:right w:val="none" w:sz="0" w:space="0" w:color="auto"/>
          </w:divBdr>
        </w:div>
        <w:div w:id="68774713">
          <w:marLeft w:val="640"/>
          <w:marRight w:val="0"/>
          <w:marTop w:val="0"/>
          <w:marBottom w:val="0"/>
          <w:divBdr>
            <w:top w:val="none" w:sz="0" w:space="0" w:color="auto"/>
            <w:left w:val="none" w:sz="0" w:space="0" w:color="auto"/>
            <w:bottom w:val="none" w:sz="0" w:space="0" w:color="auto"/>
            <w:right w:val="none" w:sz="0" w:space="0" w:color="auto"/>
          </w:divBdr>
        </w:div>
        <w:div w:id="84881887">
          <w:marLeft w:val="640"/>
          <w:marRight w:val="0"/>
          <w:marTop w:val="0"/>
          <w:marBottom w:val="0"/>
          <w:divBdr>
            <w:top w:val="none" w:sz="0" w:space="0" w:color="auto"/>
            <w:left w:val="none" w:sz="0" w:space="0" w:color="auto"/>
            <w:bottom w:val="none" w:sz="0" w:space="0" w:color="auto"/>
            <w:right w:val="none" w:sz="0" w:space="0" w:color="auto"/>
          </w:divBdr>
        </w:div>
        <w:div w:id="100033322">
          <w:marLeft w:val="640"/>
          <w:marRight w:val="0"/>
          <w:marTop w:val="0"/>
          <w:marBottom w:val="0"/>
          <w:divBdr>
            <w:top w:val="none" w:sz="0" w:space="0" w:color="auto"/>
            <w:left w:val="none" w:sz="0" w:space="0" w:color="auto"/>
            <w:bottom w:val="none" w:sz="0" w:space="0" w:color="auto"/>
            <w:right w:val="none" w:sz="0" w:space="0" w:color="auto"/>
          </w:divBdr>
        </w:div>
        <w:div w:id="184295849">
          <w:marLeft w:val="640"/>
          <w:marRight w:val="0"/>
          <w:marTop w:val="0"/>
          <w:marBottom w:val="0"/>
          <w:divBdr>
            <w:top w:val="none" w:sz="0" w:space="0" w:color="auto"/>
            <w:left w:val="none" w:sz="0" w:space="0" w:color="auto"/>
            <w:bottom w:val="none" w:sz="0" w:space="0" w:color="auto"/>
            <w:right w:val="none" w:sz="0" w:space="0" w:color="auto"/>
          </w:divBdr>
        </w:div>
        <w:div w:id="206991017">
          <w:marLeft w:val="640"/>
          <w:marRight w:val="0"/>
          <w:marTop w:val="0"/>
          <w:marBottom w:val="0"/>
          <w:divBdr>
            <w:top w:val="none" w:sz="0" w:space="0" w:color="auto"/>
            <w:left w:val="none" w:sz="0" w:space="0" w:color="auto"/>
            <w:bottom w:val="none" w:sz="0" w:space="0" w:color="auto"/>
            <w:right w:val="none" w:sz="0" w:space="0" w:color="auto"/>
          </w:divBdr>
        </w:div>
        <w:div w:id="214709060">
          <w:marLeft w:val="640"/>
          <w:marRight w:val="0"/>
          <w:marTop w:val="0"/>
          <w:marBottom w:val="0"/>
          <w:divBdr>
            <w:top w:val="none" w:sz="0" w:space="0" w:color="auto"/>
            <w:left w:val="none" w:sz="0" w:space="0" w:color="auto"/>
            <w:bottom w:val="none" w:sz="0" w:space="0" w:color="auto"/>
            <w:right w:val="none" w:sz="0" w:space="0" w:color="auto"/>
          </w:divBdr>
        </w:div>
        <w:div w:id="242568361">
          <w:marLeft w:val="640"/>
          <w:marRight w:val="0"/>
          <w:marTop w:val="0"/>
          <w:marBottom w:val="0"/>
          <w:divBdr>
            <w:top w:val="none" w:sz="0" w:space="0" w:color="auto"/>
            <w:left w:val="none" w:sz="0" w:space="0" w:color="auto"/>
            <w:bottom w:val="none" w:sz="0" w:space="0" w:color="auto"/>
            <w:right w:val="none" w:sz="0" w:space="0" w:color="auto"/>
          </w:divBdr>
        </w:div>
        <w:div w:id="397024339">
          <w:marLeft w:val="640"/>
          <w:marRight w:val="0"/>
          <w:marTop w:val="0"/>
          <w:marBottom w:val="0"/>
          <w:divBdr>
            <w:top w:val="none" w:sz="0" w:space="0" w:color="auto"/>
            <w:left w:val="none" w:sz="0" w:space="0" w:color="auto"/>
            <w:bottom w:val="none" w:sz="0" w:space="0" w:color="auto"/>
            <w:right w:val="none" w:sz="0" w:space="0" w:color="auto"/>
          </w:divBdr>
        </w:div>
        <w:div w:id="408115018">
          <w:marLeft w:val="640"/>
          <w:marRight w:val="0"/>
          <w:marTop w:val="0"/>
          <w:marBottom w:val="0"/>
          <w:divBdr>
            <w:top w:val="none" w:sz="0" w:space="0" w:color="auto"/>
            <w:left w:val="none" w:sz="0" w:space="0" w:color="auto"/>
            <w:bottom w:val="none" w:sz="0" w:space="0" w:color="auto"/>
            <w:right w:val="none" w:sz="0" w:space="0" w:color="auto"/>
          </w:divBdr>
        </w:div>
        <w:div w:id="419914166">
          <w:marLeft w:val="640"/>
          <w:marRight w:val="0"/>
          <w:marTop w:val="0"/>
          <w:marBottom w:val="0"/>
          <w:divBdr>
            <w:top w:val="none" w:sz="0" w:space="0" w:color="auto"/>
            <w:left w:val="none" w:sz="0" w:space="0" w:color="auto"/>
            <w:bottom w:val="none" w:sz="0" w:space="0" w:color="auto"/>
            <w:right w:val="none" w:sz="0" w:space="0" w:color="auto"/>
          </w:divBdr>
        </w:div>
        <w:div w:id="423116443">
          <w:marLeft w:val="640"/>
          <w:marRight w:val="0"/>
          <w:marTop w:val="0"/>
          <w:marBottom w:val="0"/>
          <w:divBdr>
            <w:top w:val="none" w:sz="0" w:space="0" w:color="auto"/>
            <w:left w:val="none" w:sz="0" w:space="0" w:color="auto"/>
            <w:bottom w:val="none" w:sz="0" w:space="0" w:color="auto"/>
            <w:right w:val="none" w:sz="0" w:space="0" w:color="auto"/>
          </w:divBdr>
        </w:div>
        <w:div w:id="531498486">
          <w:marLeft w:val="640"/>
          <w:marRight w:val="0"/>
          <w:marTop w:val="0"/>
          <w:marBottom w:val="0"/>
          <w:divBdr>
            <w:top w:val="none" w:sz="0" w:space="0" w:color="auto"/>
            <w:left w:val="none" w:sz="0" w:space="0" w:color="auto"/>
            <w:bottom w:val="none" w:sz="0" w:space="0" w:color="auto"/>
            <w:right w:val="none" w:sz="0" w:space="0" w:color="auto"/>
          </w:divBdr>
        </w:div>
        <w:div w:id="628315157">
          <w:marLeft w:val="640"/>
          <w:marRight w:val="0"/>
          <w:marTop w:val="0"/>
          <w:marBottom w:val="0"/>
          <w:divBdr>
            <w:top w:val="none" w:sz="0" w:space="0" w:color="auto"/>
            <w:left w:val="none" w:sz="0" w:space="0" w:color="auto"/>
            <w:bottom w:val="none" w:sz="0" w:space="0" w:color="auto"/>
            <w:right w:val="none" w:sz="0" w:space="0" w:color="auto"/>
          </w:divBdr>
        </w:div>
        <w:div w:id="707146763">
          <w:marLeft w:val="640"/>
          <w:marRight w:val="0"/>
          <w:marTop w:val="0"/>
          <w:marBottom w:val="0"/>
          <w:divBdr>
            <w:top w:val="none" w:sz="0" w:space="0" w:color="auto"/>
            <w:left w:val="none" w:sz="0" w:space="0" w:color="auto"/>
            <w:bottom w:val="none" w:sz="0" w:space="0" w:color="auto"/>
            <w:right w:val="none" w:sz="0" w:space="0" w:color="auto"/>
          </w:divBdr>
        </w:div>
        <w:div w:id="827093250">
          <w:marLeft w:val="640"/>
          <w:marRight w:val="0"/>
          <w:marTop w:val="0"/>
          <w:marBottom w:val="0"/>
          <w:divBdr>
            <w:top w:val="none" w:sz="0" w:space="0" w:color="auto"/>
            <w:left w:val="none" w:sz="0" w:space="0" w:color="auto"/>
            <w:bottom w:val="none" w:sz="0" w:space="0" w:color="auto"/>
            <w:right w:val="none" w:sz="0" w:space="0" w:color="auto"/>
          </w:divBdr>
        </w:div>
        <w:div w:id="841892611">
          <w:marLeft w:val="640"/>
          <w:marRight w:val="0"/>
          <w:marTop w:val="0"/>
          <w:marBottom w:val="0"/>
          <w:divBdr>
            <w:top w:val="none" w:sz="0" w:space="0" w:color="auto"/>
            <w:left w:val="none" w:sz="0" w:space="0" w:color="auto"/>
            <w:bottom w:val="none" w:sz="0" w:space="0" w:color="auto"/>
            <w:right w:val="none" w:sz="0" w:space="0" w:color="auto"/>
          </w:divBdr>
        </w:div>
        <w:div w:id="875317625">
          <w:marLeft w:val="640"/>
          <w:marRight w:val="0"/>
          <w:marTop w:val="0"/>
          <w:marBottom w:val="0"/>
          <w:divBdr>
            <w:top w:val="none" w:sz="0" w:space="0" w:color="auto"/>
            <w:left w:val="none" w:sz="0" w:space="0" w:color="auto"/>
            <w:bottom w:val="none" w:sz="0" w:space="0" w:color="auto"/>
            <w:right w:val="none" w:sz="0" w:space="0" w:color="auto"/>
          </w:divBdr>
        </w:div>
        <w:div w:id="1000698638">
          <w:marLeft w:val="640"/>
          <w:marRight w:val="0"/>
          <w:marTop w:val="0"/>
          <w:marBottom w:val="0"/>
          <w:divBdr>
            <w:top w:val="none" w:sz="0" w:space="0" w:color="auto"/>
            <w:left w:val="none" w:sz="0" w:space="0" w:color="auto"/>
            <w:bottom w:val="none" w:sz="0" w:space="0" w:color="auto"/>
            <w:right w:val="none" w:sz="0" w:space="0" w:color="auto"/>
          </w:divBdr>
        </w:div>
        <w:div w:id="1030835552">
          <w:marLeft w:val="640"/>
          <w:marRight w:val="0"/>
          <w:marTop w:val="0"/>
          <w:marBottom w:val="0"/>
          <w:divBdr>
            <w:top w:val="none" w:sz="0" w:space="0" w:color="auto"/>
            <w:left w:val="none" w:sz="0" w:space="0" w:color="auto"/>
            <w:bottom w:val="none" w:sz="0" w:space="0" w:color="auto"/>
            <w:right w:val="none" w:sz="0" w:space="0" w:color="auto"/>
          </w:divBdr>
        </w:div>
        <w:div w:id="1084299964">
          <w:marLeft w:val="640"/>
          <w:marRight w:val="0"/>
          <w:marTop w:val="0"/>
          <w:marBottom w:val="0"/>
          <w:divBdr>
            <w:top w:val="none" w:sz="0" w:space="0" w:color="auto"/>
            <w:left w:val="none" w:sz="0" w:space="0" w:color="auto"/>
            <w:bottom w:val="none" w:sz="0" w:space="0" w:color="auto"/>
            <w:right w:val="none" w:sz="0" w:space="0" w:color="auto"/>
          </w:divBdr>
        </w:div>
        <w:div w:id="1100955264">
          <w:marLeft w:val="640"/>
          <w:marRight w:val="0"/>
          <w:marTop w:val="0"/>
          <w:marBottom w:val="0"/>
          <w:divBdr>
            <w:top w:val="none" w:sz="0" w:space="0" w:color="auto"/>
            <w:left w:val="none" w:sz="0" w:space="0" w:color="auto"/>
            <w:bottom w:val="none" w:sz="0" w:space="0" w:color="auto"/>
            <w:right w:val="none" w:sz="0" w:space="0" w:color="auto"/>
          </w:divBdr>
        </w:div>
        <w:div w:id="1104618950">
          <w:marLeft w:val="640"/>
          <w:marRight w:val="0"/>
          <w:marTop w:val="0"/>
          <w:marBottom w:val="0"/>
          <w:divBdr>
            <w:top w:val="none" w:sz="0" w:space="0" w:color="auto"/>
            <w:left w:val="none" w:sz="0" w:space="0" w:color="auto"/>
            <w:bottom w:val="none" w:sz="0" w:space="0" w:color="auto"/>
            <w:right w:val="none" w:sz="0" w:space="0" w:color="auto"/>
          </w:divBdr>
        </w:div>
        <w:div w:id="1146507780">
          <w:marLeft w:val="640"/>
          <w:marRight w:val="0"/>
          <w:marTop w:val="0"/>
          <w:marBottom w:val="0"/>
          <w:divBdr>
            <w:top w:val="none" w:sz="0" w:space="0" w:color="auto"/>
            <w:left w:val="none" w:sz="0" w:space="0" w:color="auto"/>
            <w:bottom w:val="none" w:sz="0" w:space="0" w:color="auto"/>
            <w:right w:val="none" w:sz="0" w:space="0" w:color="auto"/>
          </w:divBdr>
        </w:div>
        <w:div w:id="1176462716">
          <w:marLeft w:val="640"/>
          <w:marRight w:val="0"/>
          <w:marTop w:val="0"/>
          <w:marBottom w:val="0"/>
          <w:divBdr>
            <w:top w:val="none" w:sz="0" w:space="0" w:color="auto"/>
            <w:left w:val="none" w:sz="0" w:space="0" w:color="auto"/>
            <w:bottom w:val="none" w:sz="0" w:space="0" w:color="auto"/>
            <w:right w:val="none" w:sz="0" w:space="0" w:color="auto"/>
          </w:divBdr>
        </w:div>
        <w:div w:id="1188060752">
          <w:marLeft w:val="640"/>
          <w:marRight w:val="0"/>
          <w:marTop w:val="0"/>
          <w:marBottom w:val="0"/>
          <w:divBdr>
            <w:top w:val="none" w:sz="0" w:space="0" w:color="auto"/>
            <w:left w:val="none" w:sz="0" w:space="0" w:color="auto"/>
            <w:bottom w:val="none" w:sz="0" w:space="0" w:color="auto"/>
            <w:right w:val="none" w:sz="0" w:space="0" w:color="auto"/>
          </w:divBdr>
        </w:div>
        <w:div w:id="1214345289">
          <w:marLeft w:val="640"/>
          <w:marRight w:val="0"/>
          <w:marTop w:val="0"/>
          <w:marBottom w:val="0"/>
          <w:divBdr>
            <w:top w:val="none" w:sz="0" w:space="0" w:color="auto"/>
            <w:left w:val="none" w:sz="0" w:space="0" w:color="auto"/>
            <w:bottom w:val="none" w:sz="0" w:space="0" w:color="auto"/>
            <w:right w:val="none" w:sz="0" w:space="0" w:color="auto"/>
          </w:divBdr>
        </w:div>
        <w:div w:id="1226532569">
          <w:marLeft w:val="640"/>
          <w:marRight w:val="0"/>
          <w:marTop w:val="0"/>
          <w:marBottom w:val="0"/>
          <w:divBdr>
            <w:top w:val="none" w:sz="0" w:space="0" w:color="auto"/>
            <w:left w:val="none" w:sz="0" w:space="0" w:color="auto"/>
            <w:bottom w:val="none" w:sz="0" w:space="0" w:color="auto"/>
            <w:right w:val="none" w:sz="0" w:space="0" w:color="auto"/>
          </w:divBdr>
        </w:div>
        <w:div w:id="1312103333">
          <w:marLeft w:val="640"/>
          <w:marRight w:val="0"/>
          <w:marTop w:val="0"/>
          <w:marBottom w:val="0"/>
          <w:divBdr>
            <w:top w:val="none" w:sz="0" w:space="0" w:color="auto"/>
            <w:left w:val="none" w:sz="0" w:space="0" w:color="auto"/>
            <w:bottom w:val="none" w:sz="0" w:space="0" w:color="auto"/>
            <w:right w:val="none" w:sz="0" w:space="0" w:color="auto"/>
          </w:divBdr>
        </w:div>
        <w:div w:id="1354452420">
          <w:marLeft w:val="640"/>
          <w:marRight w:val="0"/>
          <w:marTop w:val="0"/>
          <w:marBottom w:val="0"/>
          <w:divBdr>
            <w:top w:val="none" w:sz="0" w:space="0" w:color="auto"/>
            <w:left w:val="none" w:sz="0" w:space="0" w:color="auto"/>
            <w:bottom w:val="none" w:sz="0" w:space="0" w:color="auto"/>
            <w:right w:val="none" w:sz="0" w:space="0" w:color="auto"/>
          </w:divBdr>
        </w:div>
        <w:div w:id="1381246430">
          <w:marLeft w:val="640"/>
          <w:marRight w:val="0"/>
          <w:marTop w:val="0"/>
          <w:marBottom w:val="0"/>
          <w:divBdr>
            <w:top w:val="none" w:sz="0" w:space="0" w:color="auto"/>
            <w:left w:val="none" w:sz="0" w:space="0" w:color="auto"/>
            <w:bottom w:val="none" w:sz="0" w:space="0" w:color="auto"/>
            <w:right w:val="none" w:sz="0" w:space="0" w:color="auto"/>
          </w:divBdr>
        </w:div>
        <w:div w:id="1385565464">
          <w:marLeft w:val="640"/>
          <w:marRight w:val="0"/>
          <w:marTop w:val="0"/>
          <w:marBottom w:val="0"/>
          <w:divBdr>
            <w:top w:val="none" w:sz="0" w:space="0" w:color="auto"/>
            <w:left w:val="none" w:sz="0" w:space="0" w:color="auto"/>
            <w:bottom w:val="none" w:sz="0" w:space="0" w:color="auto"/>
            <w:right w:val="none" w:sz="0" w:space="0" w:color="auto"/>
          </w:divBdr>
        </w:div>
        <w:div w:id="1441293085">
          <w:marLeft w:val="640"/>
          <w:marRight w:val="0"/>
          <w:marTop w:val="0"/>
          <w:marBottom w:val="0"/>
          <w:divBdr>
            <w:top w:val="none" w:sz="0" w:space="0" w:color="auto"/>
            <w:left w:val="none" w:sz="0" w:space="0" w:color="auto"/>
            <w:bottom w:val="none" w:sz="0" w:space="0" w:color="auto"/>
            <w:right w:val="none" w:sz="0" w:space="0" w:color="auto"/>
          </w:divBdr>
        </w:div>
        <w:div w:id="1533181453">
          <w:marLeft w:val="640"/>
          <w:marRight w:val="0"/>
          <w:marTop w:val="0"/>
          <w:marBottom w:val="0"/>
          <w:divBdr>
            <w:top w:val="none" w:sz="0" w:space="0" w:color="auto"/>
            <w:left w:val="none" w:sz="0" w:space="0" w:color="auto"/>
            <w:bottom w:val="none" w:sz="0" w:space="0" w:color="auto"/>
            <w:right w:val="none" w:sz="0" w:space="0" w:color="auto"/>
          </w:divBdr>
        </w:div>
        <w:div w:id="1535313736">
          <w:marLeft w:val="640"/>
          <w:marRight w:val="0"/>
          <w:marTop w:val="0"/>
          <w:marBottom w:val="0"/>
          <w:divBdr>
            <w:top w:val="none" w:sz="0" w:space="0" w:color="auto"/>
            <w:left w:val="none" w:sz="0" w:space="0" w:color="auto"/>
            <w:bottom w:val="none" w:sz="0" w:space="0" w:color="auto"/>
            <w:right w:val="none" w:sz="0" w:space="0" w:color="auto"/>
          </w:divBdr>
        </w:div>
        <w:div w:id="1565986020">
          <w:marLeft w:val="640"/>
          <w:marRight w:val="0"/>
          <w:marTop w:val="0"/>
          <w:marBottom w:val="0"/>
          <w:divBdr>
            <w:top w:val="none" w:sz="0" w:space="0" w:color="auto"/>
            <w:left w:val="none" w:sz="0" w:space="0" w:color="auto"/>
            <w:bottom w:val="none" w:sz="0" w:space="0" w:color="auto"/>
            <w:right w:val="none" w:sz="0" w:space="0" w:color="auto"/>
          </w:divBdr>
        </w:div>
        <w:div w:id="1715155529">
          <w:marLeft w:val="640"/>
          <w:marRight w:val="0"/>
          <w:marTop w:val="0"/>
          <w:marBottom w:val="0"/>
          <w:divBdr>
            <w:top w:val="none" w:sz="0" w:space="0" w:color="auto"/>
            <w:left w:val="none" w:sz="0" w:space="0" w:color="auto"/>
            <w:bottom w:val="none" w:sz="0" w:space="0" w:color="auto"/>
            <w:right w:val="none" w:sz="0" w:space="0" w:color="auto"/>
          </w:divBdr>
        </w:div>
        <w:div w:id="1898859823">
          <w:marLeft w:val="640"/>
          <w:marRight w:val="0"/>
          <w:marTop w:val="0"/>
          <w:marBottom w:val="0"/>
          <w:divBdr>
            <w:top w:val="none" w:sz="0" w:space="0" w:color="auto"/>
            <w:left w:val="none" w:sz="0" w:space="0" w:color="auto"/>
            <w:bottom w:val="none" w:sz="0" w:space="0" w:color="auto"/>
            <w:right w:val="none" w:sz="0" w:space="0" w:color="auto"/>
          </w:divBdr>
        </w:div>
        <w:div w:id="1908880117">
          <w:marLeft w:val="640"/>
          <w:marRight w:val="0"/>
          <w:marTop w:val="0"/>
          <w:marBottom w:val="0"/>
          <w:divBdr>
            <w:top w:val="none" w:sz="0" w:space="0" w:color="auto"/>
            <w:left w:val="none" w:sz="0" w:space="0" w:color="auto"/>
            <w:bottom w:val="none" w:sz="0" w:space="0" w:color="auto"/>
            <w:right w:val="none" w:sz="0" w:space="0" w:color="auto"/>
          </w:divBdr>
        </w:div>
        <w:div w:id="1934124862">
          <w:marLeft w:val="640"/>
          <w:marRight w:val="0"/>
          <w:marTop w:val="0"/>
          <w:marBottom w:val="0"/>
          <w:divBdr>
            <w:top w:val="none" w:sz="0" w:space="0" w:color="auto"/>
            <w:left w:val="none" w:sz="0" w:space="0" w:color="auto"/>
            <w:bottom w:val="none" w:sz="0" w:space="0" w:color="auto"/>
            <w:right w:val="none" w:sz="0" w:space="0" w:color="auto"/>
          </w:divBdr>
        </w:div>
        <w:div w:id="2015062088">
          <w:marLeft w:val="640"/>
          <w:marRight w:val="0"/>
          <w:marTop w:val="0"/>
          <w:marBottom w:val="0"/>
          <w:divBdr>
            <w:top w:val="none" w:sz="0" w:space="0" w:color="auto"/>
            <w:left w:val="none" w:sz="0" w:space="0" w:color="auto"/>
            <w:bottom w:val="none" w:sz="0" w:space="0" w:color="auto"/>
            <w:right w:val="none" w:sz="0" w:space="0" w:color="auto"/>
          </w:divBdr>
        </w:div>
        <w:div w:id="2044203792">
          <w:marLeft w:val="640"/>
          <w:marRight w:val="0"/>
          <w:marTop w:val="0"/>
          <w:marBottom w:val="0"/>
          <w:divBdr>
            <w:top w:val="none" w:sz="0" w:space="0" w:color="auto"/>
            <w:left w:val="none" w:sz="0" w:space="0" w:color="auto"/>
            <w:bottom w:val="none" w:sz="0" w:space="0" w:color="auto"/>
            <w:right w:val="none" w:sz="0" w:space="0" w:color="auto"/>
          </w:divBdr>
        </w:div>
      </w:divsChild>
    </w:div>
    <w:div w:id="1593977209">
      <w:marLeft w:val="0"/>
      <w:marRight w:val="0"/>
      <w:marTop w:val="0"/>
      <w:marBottom w:val="0"/>
      <w:divBdr>
        <w:top w:val="none" w:sz="0" w:space="0" w:color="auto"/>
        <w:left w:val="none" w:sz="0" w:space="0" w:color="auto"/>
        <w:bottom w:val="none" w:sz="0" w:space="0" w:color="auto"/>
        <w:right w:val="none" w:sz="0" w:space="0" w:color="auto"/>
      </w:divBdr>
    </w:div>
    <w:div w:id="1600336876">
      <w:bodyDiv w:val="1"/>
      <w:marLeft w:val="0"/>
      <w:marRight w:val="0"/>
      <w:marTop w:val="0"/>
      <w:marBottom w:val="0"/>
      <w:divBdr>
        <w:top w:val="none" w:sz="0" w:space="0" w:color="auto"/>
        <w:left w:val="none" w:sz="0" w:space="0" w:color="auto"/>
        <w:bottom w:val="none" w:sz="0" w:space="0" w:color="auto"/>
        <w:right w:val="none" w:sz="0" w:space="0" w:color="auto"/>
      </w:divBdr>
      <w:divsChild>
        <w:div w:id="3946574">
          <w:marLeft w:val="640"/>
          <w:marRight w:val="0"/>
          <w:marTop w:val="0"/>
          <w:marBottom w:val="0"/>
          <w:divBdr>
            <w:top w:val="none" w:sz="0" w:space="0" w:color="auto"/>
            <w:left w:val="none" w:sz="0" w:space="0" w:color="auto"/>
            <w:bottom w:val="none" w:sz="0" w:space="0" w:color="auto"/>
            <w:right w:val="none" w:sz="0" w:space="0" w:color="auto"/>
          </w:divBdr>
        </w:div>
        <w:div w:id="59523903">
          <w:marLeft w:val="640"/>
          <w:marRight w:val="0"/>
          <w:marTop w:val="0"/>
          <w:marBottom w:val="0"/>
          <w:divBdr>
            <w:top w:val="none" w:sz="0" w:space="0" w:color="auto"/>
            <w:left w:val="none" w:sz="0" w:space="0" w:color="auto"/>
            <w:bottom w:val="none" w:sz="0" w:space="0" w:color="auto"/>
            <w:right w:val="none" w:sz="0" w:space="0" w:color="auto"/>
          </w:divBdr>
        </w:div>
        <w:div w:id="85855183">
          <w:marLeft w:val="640"/>
          <w:marRight w:val="0"/>
          <w:marTop w:val="0"/>
          <w:marBottom w:val="0"/>
          <w:divBdr>
            <w:top w:val="none" w:sz="0" w:space="0" w:color="auto"/>
            <w:left w:val="none" w:sz="0" w:space="0" w:color="auto"/>
            <w:bottom w:val="none" w:sz="0" w:space="0" w:color="auto"/>
            <w:right w:val="none" w:sz="0" w:space="0" w:color="auto"/>
          </w:divBdr>
        </w:div>
        <w:div w:id="89012377">
          <w:marLeft w:val="640"/>
          <w:marRight w:val="0"/>
          <w:marTop w:val="0"/>
          <w:marBottom w:val="0"/>
          <w:divBdr>
            <w:top w:val="none" w:sz="0" w:space="0" w:color="auto"/>
            <w:left w:val="none" w:sz="0" w:space="0" w:color="auto"/>
            <w:bottom w:val="none" w:sz="0" w:space="0" w:color="auto"/>
            <w:right w:val="none" w:sz="0" w:space="0" w:color="auto"/>
          </w:divBdr>
        </w:div>
        <w:div w:id="125125441">
          <w:marLeft w:val="640"/>
          <w:marRight w:val="0"/>
          <w:marTop w:val="0"/>
          <w:marBottom w:val="0"/>
          <w:divBdr>
            <w:top w:val="none" w:sz="0" w:space="0" w:color="auto"/>
            <w:left w:val="none" w:sz="0" w:space="0" w:color="auto"/>
            <w:bottom w:val="none" w:sz="0" w:space="0" w:color="auto"/>
            <w:right w:val="none" w:sz="0" w:space="0" w:color="auto"/>
          </w:divBdr>
        </w:div>
        <w:div w:id="137580207">
          <w:marLeft w:val="640"/>
          <w:marRight w:val="0"/>
          <w:marTop w:val="0"/>
          <w:marBottom w:val="0"/>
          <w:divBdr>
            <w:top w:val="none" w:sz="0" w:space="0" w:color="auto"/>
            <w:left w:val="none" w:sz="0" w:space="0" w:color="auto"/>
            <w:bottom w:val="none" w:sz="0" w:space="0" w:color="auto"/>
            <w:right w:val="none" w:sz="0" w:space="0" w:color="auto"/>
          </w:divBdr>
        </w:div>
        <w:div w:id="169494047">
          <w:marLeft w:val="640"/>
          <w:marRight w:val="0"/>
          <w:marTop w:val="0"/>
          <w:marBottom w:val="0"/>
          <w:divBdr>
            <w:top w:val="none" w:sz="0" w:space="0" w:color="auto"/>
            <w:left w:val="none" w:sz="0" w:space="0" w:color="auto"/>
            <w:bottom w:val="none" w:sz="0" w:space="0" w:color="auto"/>
            <w:right w:val="none" w:sz="0" w:space="0" w:color="auto"/>
          </w:divBdr>
        </w:div>
        <w:div w:id="312679069">
          <w:marLeft w:val="640"/>
          <w:marRight w:val="0"/>
          <w:marTop w:val="0"/>
          <w:marBottom w:val="0"/>
          <w:divBdr>
            <w:top w:val="none" w:sz="0" w:space="0" w:color="auto"/>
            <w:left w:val="none" w:sz="0" w:space="0" w:color="auto"/>
            <w:bottom w:val="none" w:sz="0" w:space="0" w:color="auto"/>
            <w:right w:val="none" w:sz="0" w:space="0" w:color="auto"/>
          </w:divBdr>
        </w:div>
        <w:div w:id="332101845">
          <w:marLeft w:val="640"/>
          <w:marRight w:val="0"/>
          <w:marTop w:val="0"/>
          <w:marBottom w:val="0"/>
          <w:divBdr>
            <w:top w:val="none" w:sz="0" w:space="0" w:color="auto"/>
            <w:left w:val="none" w:sz="0" w:space="0" w:color="auto"/>
            <w:bottom w:val="none" w:sz="0" w:space="0" w:color="auto"/>
            <w:right w:val="none" w:sz="0" w:space="0" w:color="auto"/>
          </w:divBdr>
        </w:div>
        <w:div w:id="335545180">
          <w:marLeft w:val="640"/>
          <w:marRight w:val="0"/>
          <w:marTop w:val="0"/>
          <w:marBottom w:val="0"/>
          <w:divBdr>
            <w:top w:val="none" w:sz="0" w:space="0" w:color="auto"/>
            <w:left w:val="none" w:sz="0" w:space="0" w:color="auto"/>
            <w:bottom w:val="none" w:sz="0" w:space="0" w:color="auto"/>
            <w:right w:val="none" w:sz="0" w:space="0" w:color="auto"/>
          </w:divBdr>
        </w:div>
        <w:div w:id="363987796">
          <w:marLeft w:val="640"/>
          <w:marRight w:val="0"/>
          <w:marTop w:val="0"/>
          <w:marBottom w:val="0"/>
          <w:divBdr>
            <w:top w:val="none" w:sz="0" w:space="0" w:color="auto"/>
            <w:left w:val="none" w:sz="0" w:space="0" w:color="auto"/>
            <w:bottom w:val="none" w:sz="0" w:space="0" w:color="auto"/>
            <w:right w:val="none" w:sz="0" w:space="0" w:color="auto"/>
          </w:divBdr>
        </w:div>
        <w:div w:id="388724700">
          <w:marLeft w:val="640"/>
          <w:marRight w:val="0"/>
          <w:marTop w:val="0"/>
          <w:marBottom w:val="0"/>
          <w:divBdr>
            <w:top w:val="none" w:sz="0" w:space="0" w:color="auto"/>
            <w:left w:val="none" w:sz="0" w:space="0" w:color="auto"/>
            <w:bottom w:val="none" w:sz="0" w:space="0" w:color="auto"/>
            <w:right w:val="none" w:sz="0" w:space="0" w:color="auto"/>
          </w:divBdr>
        </w:div>
        <w:div w:id="565919511">
          <w:marLeft w:val="640"/>
          <w:marRight w:val="0"/>
          <w:marTop w:val="0"/>
          <w:marBottom w:val="0"/>
          <w:divBdr>
            <w:top w:val="none" w:sz="0" w:space="0" w:color="auto"/>
            <w:left w:val="none" w:sz="0" w:space="0" w:color="auto"/>
            <w:bottom w:val="none" w:sz="0" w:space="0" w:color="auto"/>
            <w:right w:val="none" w:sz="0" w:space="0" w:color="auto"/>
          </w:divBdr>
        </w:div>
        <w:div w:id="604924301">
          <w:marLeft w:val="640"/>
          <w:marRight w:val="0"/>
          <w:marTop w:val="0"/>
          <w:marBottom w:val="0"/>
          <w:divBdr>
            <w:top w:val="none" w:sz="0" w:space="0" w:color="auto"/>
            <w:left w:val="none" w:sz="0" w:space="0" w:color="auto"/>
            <w:bottom w:val="none" w:sz="0" w:space="0" w:color="auto"/>
            <w:right w:val="none" w:sz="0" w:space="0" w:color="auto"/>
          </w:divBdr>
        </w:div>
        <w:div w:id="721560227">
          <w:marLeft w:val="640"/>
          <w:marRight w:val="0"/>
          <w:marTop w:val="0"/>
          <w:marBottom w:val="0"/>
          <w:divBdr>
            <w:top w:val="none" w:sz="0" w:space="0" w:color="auto"/>
            <w:left w:val="none" w:sz="0" w:space="0" w:color="auto"/>
            <w:bottom w:val="none" w:sz="0" w:space="0" w:color="auto"/>
            <w:right w:val="none" w:sz="0" w:space="0" w:color="auto"/>
          </w:divBdr>
        </w:div>
        <w:div w:id="760370648">
          <w:marLeft w:val="640"/>
          <w:marRight w:val="0"/>
          <w:marTop w:val="0"/>
          <w:marBottom w:val="0"/>
          <w:divBdr>
            <w:top w:val="none" w:sz="0" w:space="0" w:color="auto"/>
            <w:left w:val="none" w:sz="0" w:space="0" w:color="auto"/>
            <w:bottom w:val="none" w:sz="0" w:space="0" w:color="auto"/>
            <w:right w:val="none" w:sz="0" w:space="0" w:color="auto"/>
          </w:divBdr>
        </w:div>
        <w:div w:id="763650885">
          <w:marLeft w:val="640"/>
          <w:marRight w:val="0"/>
          <w:marTop w:val="0"/>
          <w:marBottom w:val="0"/>
          <w:divBdr>
            <w:top w:val="none" w:sz="0" w:space="0" w:color="auto"/>
            <w:left w:val="none" w:sz="0" w:space="0" w:color="auto"/>
            <w:bottom w:val="none" w:sz="0" w:space="0" w:color="auto"/>
            <w:right w:val="none" w:sz="0" w:space="0" w:color="auto"/>
          </w:divBdr>
        </w:div>
        <w:div w:id="798500112">
          <w:marLeft w:val="640"/>
          <w:marRight w:val="0"/>
          <w:marTop w:val="0"/>
          <w:marBottom w:val="0"/>
          <w:divBdr>
            <w:top w:val="none" w:sz="0" w:space="0" w:color="auto"/>
            <w:left w:val="none" w:sz="0" w:space="0" w:color="auto"/>
            <w:bottom w:val="none" w:sz="0" w:space="0" w:color="auto"/>
            <w:right w:val="none" w:sz="0" w:space="0" w:color="auto"/>
          </w:divBdr>
        </w:div>
        <w:div w:id="832839052">
          <w:marLeft w:val="640"/>
          <w:marRight w:val="0"/>
          <w:marTop w:val="0"/>
          <w:marBottom w:val="0"/>
          <w:divBdr>
            <w:top w:val="none" w:sz="0" w:space="0" w:color="auto"/>
            <w:left w:val="none" w:sz="0" w:space="0" w:color="auto"/>
            <w:bottom w:val="none" w:sz="0" w:space="0" w:color="auto"/>
            <w:right w:val="none" w:sz="0" w:space="0" w:color="auto"/>
          </w:divBdr>
        </w:div>
        <w:div w:id="921063238">
          <w:marLeft w:val="640"/>
          <w:marRight w:val="0"/>
          <w:marTop w:val="0"/>
          <w:marBottom w:val="0"/>
          <w:divBdr>
            <w:top w:val="none" w:sz="0" w:space="0" w:color="auto"/>
            <w:left w:val="none" w:sz="0" w:space="0" w:color="auto"/>
            <w:bottom w:val="none" w:sz="0" w:space="0" w:color="auto"/>
            <w:right w:val="none" w:sz="0" w:space="0" w:color="auto"/>
          </w:divBdr>
        </w:div>
        <w:div w:id="922029599">
          <w:marLeft w:val="640"/>
          <w:marRight w:val="0"/>
          <w:marTop w:val="0"/>
          <w:marBottom w:val="0"/>
          <w:divBdr>
            <w:top w:val="none" w:sz="0" w:space="0" w:color="auto"/>
            <w:left w:val="none" w:sz="0" w:space="0" w:color="auto"/>
            <w:bottom w:val="none" w:sz="0" w:space="0" w:color="auto"/>
            <w:right w:val="none" w:sz="0" w:space="0" w:color="auto"/>
          </w:divBdr>
        </w:div>
        <w:div w:id="948197033">
          <w:marLeft w:val="640"/>
          <w:marRight w:val="0"/>
          <w:marTop w:val="0"/>
          <w:marBottom w:val="0"/>
          <w:divBdr>
            <w:top w:val="none" w:sz="0" w:space="0" w:color="auto"/>
            <w:left w:val="none" w:sz="0" w:space="0" w:color="auto"/>
            <w:bottom w:val="none" w:sz="0" w:space="0" w:color="auto"/>
            <w:right w:val="none" w:sz="0" w:space="0" w:color="auto"/>
          </w:divBdr>
        </w:div>
        <w:div w:id="995962343">
          <w:marLeft w:val="640"/>
          <w:marRight w:val="0"/>
          <w:marTop w:val="0"/>
          <w:marBottom w:val="0"/>
          <w:divBdr>
            <w:top w:val="none" w:sz="0" w:space="0" w:color="auto"/>
            <w:left w:val="none" w:sz="0" w:space="0" w:color="auto"/>
            <w:bottom w:val="none" w:sz="0" w:space="0" w:color="auto"/>
            <w:right w:val="none" w:sz="0" w:space="0" w:color="auto"/>
          </w:divBdr>
        </w:div>
        <w:div w:id="1031300332">
          <w:marLeft w:val="640"/>
          <w:marRight w:val="0"/>
          <w:marTop w:val="0"/>
          <w:marBottom w:val="0"/>
          <w:divBdr>
            <w:top w:val="none" w:sz="0" w:space="0" w:color="auto"/>
            <w:left w:val="none" w:sz="0" w:space="0" w:color="auto"/>
            <w:bottom w:val="none" w:sz="0" w:space="0" w:color="auto"/>
            <w:right w:val="none" w:sz="0" w:space="0" w:color="auto"/>
          </w:divBdr>
        </w:div>
        <w:div w:id="1099519768">
          <w:marLeft w:val="640"/>
          <w:marRight w:val="0"/>
          <w:marTop w:val="0"/>
          <w:marBottom w:val="0"/>
          <w:divBdr>
            <w:top w:val="none" w:sz="0" w:space="0" w:color="auto"/>
            <w:left w:val="none" w:sz="0" w:space="0" w:color="auto"/>
            <w:bottom w:val="none" w:sz="0" w:space="0" w:color="auto"/>
            <w:right w:val="none" w:sz="0" w:space="0" w:color="auto"/>
          </w:divBdr>
        </w:div>
        <w:div w:id="1110198150">
          <w:marLeft w:val="640"/>
          <w:marRight w:val="0"/>
          <w:marTop w:val="0"/>
          <w:marBottom w:val="0"/>
          <w:divBdr>
            <w:top w:val="none" w:sz="0" w:space="0" w:color="auto"/>
            <w:left w:val="none" w:sz="0" w:space="0" w:color="auto"/>
            <w:bottom w:val="none" w:sz="0" w:space="0" w:color="auto"/>
            <w:right w:val="none" w:sz="0" w:space="0" w:color="auto"/>
          </w:divBdr>
        </w:div>
        <w:div w:id="1134636551">
          <w:marLeft w:val="640"/>
          <w:marRight w:val="0"/>
          <w:marTop w:val="0"/>
          <w:marBottom w:val="0"/>
          <w:divBdr>
            <w:top w:val="none" w:sz="0" w:space="0" w:color="auto"/>
            <w:left w:val="none" w:sz="0" w:space="0" w:color="auto"/>
            <w:bottom w:val="none" w:sz="0" w:space="0" w:color="auto"/>
            <w:right w:val="none" w:sz="0" w:space="0" w:color="auto"/>
          </w:divBdr>
        </w:div>
        <w:div w:id="1259292443">
          <w:marLeft w:val="640"/>
          <w:marRight w:val="0"/>
          <w:marTop w:val="0"/>
          <w:marBottom w:val="0"/>
          <w:divBdr>
            <w:top w:val="none" w:sz="0" w:space="0" w:color="auto"/>
            <w:left w:val="none" w:sz="0" w:space="0" w:color="auto"/>
            <w:bottom w:val="none" w:sz="0" w:space="0" w:color="auto"/>
            <w:right w:val="none" w:sz="0" w:space="0" w:color="auto"/>
          </w:divBdr>
        </w:div>
        <w:div w:id="1269116595">
          <w:marLeft w:val="640"/>
          <w:marRight w:val="0"/>
          <w:marTop w:val="0"/>
          <w:marBottom w:val="0"/>
          <w:divBdr>
            <w:top w:val="none" w:sz="0" w:space="0" w:color="auto"/>
            <w:left w:val="none" w:sz="0" w:space="0" w:color="auto"/>
            <w:bottom w:val="none" w:sz="0" w:space="0" w:color="auto"/>
            <w:right w:val="none" w:sz="0" w:space="0" w:color="auto"/>
          </w:divBdr>
        </w:div>
        <w:div w:id="1334723466">
          <w:marLeft w:val="640"/>
          <w:marRight w:val="0"/>
          <w:marTop w:val="0"/>
          <w:marBottom w:val="0"/>
          <w:divBdr>
            <w:top w:val="none" w:sz="0" w:space="0" w:color="auto"/>
            <w:left w:val="none" w:sz="0" w:space="0" w:color="auto"/>
            <w:bottom w:val="none" w:sz="0" w:space="0" w:color="auto"/>
            <w:right w:val="none" w:sz="0" w:space="0" w:color="auto"/>
          </w:divBdr>
        </w:div>
        <w:div w:id="1395859807">
          <w:marLeft w:val="640"/>
          <w:marRight w:val="0"/>
          <w:marTop w:val="0"/>
          <w:marBottom w:val="0"/>
          <w:divBdr>
            <w:top w:val="none" w:sz="0" w:space="0" w:color="auto"/>
            <w:left w:val="none" w:sz="0" w:space="0" w:color="auto"/>
            <w:bottom w:val="none" w:sz="0" w:space="0" w:color="auto"/>
            <w:right w:val="none" w:sz="0" w:space="0" w:color="auto"/>
          </w:divBdr>
        </w:div>
        <w:div w:id="1409226810">
          <w:marLeft w:val="640"/>
          <w:marRight w:val="0"/>
          <w:marTop w:val="0"/>
          <w:marBottom w:val="0"/>
          <w:divBdr>
            <w:top w:val="none" w:sz="0" w:space="0" w:color="auto"/>
            <w:left w:val="none" w:sz="0" w:space="0" w:color="auto"/>
            <w:bottom w:val="none" w:sz="0" w:space="0" w:color="auto"/>
            <w:right w:val="none" w:sz="0" w:space="0" w:color="auto"/>
          </w:divBdr>
        </w:div>
        <w:div w:id="1431120776">
          <w:marLeft w:val="640"/>
          <w:marRight w:val="0"/>
          <w:marTop w:val="0"/>
          <w:marBottom w:val="0"/>
          <w:divBdr>
            <w:top w:val="none" w:sz="0" w:space="0" w:color="auto"/>
            <w:left w:val="none" w:sz="0" w:space="0" w:color="auto"/>
            <w:bottom w:val="none" w:sz="0" w:space="0" w:color="auto"/>
            <w:right w:val="none" w:sz="0" w:space="0" w:color="auto"/>
          </w:divBdr>
        </w:div>
        <w:div w:id="1461411413">
          <w:marLeft w:val="640"/>
          <w:marRight w:val="0"/>
          <w:marTop w:val="0"/>
          <w:marBottom w:val="0"/>
          <w:divBdr>
            <w:top w:val="none" w:sz="0" w:space="0" w:color="auto"/>
            <w:left w:val="none" w:sz="0" w:space="0" w:color="auto"/>
            <w:bottom w:val="none" w:sz="0" w:space="0" w:color="auto"/>
            <w:right w:val="none" w:sz="0" w:space="0" w:color="auto"/>
          </w:divBdr>
        </w:div>
        <w:div w:id="1652173543">
          <w:marLeft w:val="640"/>
          <w:marRight w:val="0"/>
          <w:marTop w:val="0"/>
          <w:marBottom w:val="0"/>
          <w:divBdr>
            <w:top w:val="none" w:sz="0" w:space="0" w:color="auto"/>
            <w:left w:val="none" w:sz="0" w:space="0" w:color="auto"/>
            <w:bottom w:val="none" w:sz="0" w:space="0" w:color="auto"/>
            <w:right w:val="none" w:sz="0" w:space="0" w:color="auto"/>
          </w:divBdr>
        </w:div>
        <w:div w:id="1750809817">
          <w:marLeft w:val="640"/>
          <w:marRight w:val="0"/>
          <w:marTop w:val="0"/>
          <w:marBottom w:val="0"/>
          <w:divBdr>
            <w:top w:val="none" w:sz="0" w:space="0" w:color="auto"/>
            <w:left w:val="none" w:sz="0" w:space="0" w:color="auto"/>
            <w:bottom w:val="none" w:sz="0" w:space="0" w:color="auto"/>
            <w:right w:val="none" w:sz="0" w:space="0" w:color="auto"/>
          </w:divBdr>
        </w:div>
        <w:div w:id="1836607456">
          <w:marLeft w:val="640"/>
          <w:marRight w:val="0"/>
          <w:marTop w:val="0"/>
          <w:marBottom w:val="0"/>
          <w:divBdr>
            <w:top w:val="none" w:sz="0" w:space="0" w:color="auto"/>
            <w:left w:val="none" w:sz="0" w:space="0" w:color="auto"/>
            <w:bottom w:val="none" w:sz="0" w:space="0" w:color="auto"/>
            <w:right w:val="none" w:sz="0" w:space="0" w:color="auto"/>
          </w:divBdr>
        </w:div>
        <w:div w:id="1868711425">
          <w:marLeft w:val="640"/>
          <w:marRight w:val="0"/>
          <w:marTop w:val="0"/>
          <w:marBottom w:val="0"/>
          <w:divBdr>
            <w:top w:val="none" w:sz="0" w:space="0" w:color="auto"/>
            <w:left w:val="none" w:sz="0" w:space="0" w:color="auto"/>
            <w:bottom w:val="none" w:sz="0" w:space="0" w:color="auto"/>
            <w:right w:val="none" w:sz="0" w:space="0" w:color="auto"/>
          </w:divBdr>
        </w:div>
        <w:div w:id="1895002908">
          <w:marLeft w:val="640"/>
          <w:marRight w:val="0"/>
          <w:marTop w:val="0"/>
          <w:marBottom w:val="0"/>
          <w:divBdr>
            <w:top w:val="none" w:sz="0" w:space="0" w:color="auto"/>
            <w:left w:val="none" w:sz="0" w:space="0" w:color="auto"/>
            <w:bottom w:val="none" w:sz="0" w:space="0" w:color="auto"/>
            <w:right w:val="none" w:sz="0" w:space="0" w:color="auto"/>
          </w:divBdr>
        </w:div>
        <w:div w:id="1938781185">
          <w:marLeft w:val="640"/>
          <w:marRight w:val="0"/>
          <w:marTop w:val="0"/>
          <w:marBottom w:val="0"/>
          <w:divBdr>
            <w:top w:val="none" w:sz="0" w:space="0" w:color="auto"/>
            <w:left w:val="none" w:sz="0" w:space="0" w:color="auto"/>
            <w:bottom w:val="none" w:sz="0" w:space="0" w:color="auto"/>
            <w:right w:val="none" w:sz="0" w:space="0" w:color="auto"/>
          </w:divBdr>
        </w:div>
        <w:div w:id="2019581443">
          <w:marLeft w:val="640"/>
          <w:marRight w:val="0"/>
          <w:marTop w:val="0"/>
          <w:marBottom w:val="0"/>
          <w:divBdr>
            <w:top w:val="none" w:sz="0" w:space="0" w:color="auto"/>
            <w:left w:val="none" w:sz="0" w:space="0" w:color="auto"/>
            <w:bottom w:val="none" w:sz="0" w:space="0" w:color="auto"/>
            <w:right w:val="none" w:sz="0" w:space="0" w:color="auto"/>
          </w:divBdr>
        </w:div>
        <w:div w:id="2117284708">
          <w:marLeft w:val="640"/>
          <w:marRight w:val="0"/>
          <w:marTop w:val="0"/>
          <w:marBottom w:val="0"/>
          <w:divBdr>
            <w:top w:val="none" w:sz="0" w:space="0" w:color="auto"/>
            <w:left w:val="none" w:sz="0" w:space="0" w:color="auto"/>
            <w:bottom w:val="none" w:sz="0" w:space="0" w:color="auto"/>
            <w:right w:val="none" w:sz="0" w:space="0" w:color="auto"/>
          </w:divBdr>
        </w:div>
        <w:div w:id="2147119164">
          <w:marLeft w:val="640"/>
          <w:marRight w:val="0"/>
          <w:marTop w:val="0"/>
          <w:marBottom w:val="0"/>
          <w:divBdr>
            <w:top w:val="none" w:sz="0" w:space="0" w:color="auto"/>
            <w:left w:val="none" w:sz="0" w:space="0" w:color="auto"/>
            <w:bottom w:val="none" w:sz="0" w:space="0" w:color="auto"/>
            <w:right w:val="none" w:sz="0" w:space="0" w:color="auto"/>
          </w:divBdr>
        </w:div>
      </w:divsChild>
    </w:div>
    <w:div w:id="1601526480">
      <w:marLeft w:val="0"/>
      <w:marRight w:val="0"/>
      <w:marTop w:val="0"/>
      <w:marBottom w:val="0"/>
      <w:divBdr>
        <w:top w:val="none" w:sz="0" w:space="0" w:color="auto"/>
        <w:left w:val="none" w:sz="0" w:space="0" w:color="auto"/>
        <w:bottom w:val="none" w:sz="0" w:space="0" w:color="auto"/>
        <w:right w:val="none" w:sz="0" w:space="0" w:color="auto"/>
      </w:divBdr>
    </w:div>
    <w:div w:id="1604654175">
      <w:marLeft w:val="0"/>
      <w:marRight w:val="0"/>
      <w:marTop w:val="0"/>
      <w:marBottom w:val="0"/>
      <w:divBdr>
        <w:top w:val="none" w:sz="0" w:space="0" w:color="auto"/>
        <w:left w:val="none" w:sz="0" w:space="0" w:color="auto"/>
        <w:bottom w:val="none" w:sz="0" w:space="0" w:color="auto"/>
        <w:right w:val="none" w:sz="0" w:space="0" w:color="auto"/>
      </w:divBdr>
    </w:div>
    <w:div w:id="1606619601">
      <w:marLeft w:val="0"/>
      <w:marRight w:val="0"/>
      <w:marTop w:val="0"/>
      <w:marBottom w:val="0"/>
      <w:divBdr>
        <w:top w:val="none" w:sz="0" w:space="0" w:color="auto"/>
        <w:left w:val="none" w:sz="0" w:space="0" w:color="auto"/>
        <w:bottom w:val="none" w:sz="0" w:space="0" w:color="auto"/>
        <w:right w:val="none" w:sz="0" w:space="0" w:color="auto"/>
      </w:divBdr>
    </w:div>
    <w:div w:id="1614826943">
      <w:bodyDiv w:val="1"/>
      <w:marLeft w:val="0"/>
      <w:marRight w:val="0"/>
      <w:marTop w:val="0"/>
      <w:marBottom w:val="0"/>
      <w:divBdr>
        <w:top w:val="none" w:sz="0" w:space="0" w:color="auto"/>
        <w:left w:val="none" w:sz="0" w:space="0" w:color="auto"/>
        <w:bottom w:val="none" w:sz="0" w:space="0" w:color="auto"/>
        <w:right w:val="none" w:sz="0" w:space="0" w:color="auto"/>
      </w:divBdr>
      <w:divsChild>
        <w:div w:id="2008901672">
          <w:marLeft w:val="640"/>
          <w:marRight w:val="0"/>
          <w:marTop w:val="0"/>
          <w:marBottom w:val="0"/>
          <w:divBdr>
            <w:top w:val="none" w:sz="0" w:space="0" w:color="auto"/>
            <w:left w:val="none" w:sz="0" w:space="0" w:color="auto"/>
            <w:bottom w:val="none" w:sz="0" w:space="0" w:color="auto"/>
            <w:right w:val="none" w:sz="0" w:space="0" w:color="auto"/>
          </w:divBdr>
        </w:div>
        <w:div w:id="10031469">
          <w:marLeft w:val="640"/>
          <w:marRight w:val="0"/>
          <w:marTop w:val="0"/>
          <w:marBottom w:val="0"/>
          <w:divBdr>
            <w:top w:val="none" w:sz="0" w:space="0" w:color="auto"/>
            <w:left w:val="none" w:sz="0" w:space="0" w:color="auto"/>
            <w:bottom w:val="none" w:sz="0" w:space="0" w:color="auto"/>
            <w:right w:val="none" w:sz="0" w:space="0" w:color="auto"/>
          </w:divBdr>
        </w:div>
        <w:div w:id="1961648098">
          <w:marLeft w:val="640"/>
          <w:marRight w:val="0"/>
          <w:marTop w:val="0"/>
          <w:marBottom w:val="0"/>
          <w:divBdr>
            <w:top w:val="none" w:sz="0" w:space="0" w:color="auto"/>
            <w:left w:val="none" w:sz="0" w:space="0" w:color="auto"/>
            <w:bottom w:val="none" w:sz="0" w:space="0" w:color="auto"/>
            <w:right w:val="none" w:sz="0" w:space="0" w:color="auto"/>
          </w:divBdr>
        </w:div>
        <w:div w:id="1323508971">
          <w:marLeft w:val="640"/>
          <w:marRight w:val="0"/>
          <w:marTop w:val="0"/>
          <w:marBottom w:val="0"/>
          <w:divBdr>
            <w:top w:val="none" w:sz="0" w:space="0" w:color="auto"/>
            <w:left w:val="none" w:sz="0" w:space="0" w:color="auto"/>
            <w:bottom w:val="none" w:sz="0" w:space="0" w:color="auto"/>
            <w:right w:val="none" w:sz="0" w:space="0" w:color="auto"/>
          </w:divBdr>
        </w:div>
        <w:div w:id="372458680">
          <w:marLeft w:val="640"/>
          <w:marRight w:val="0"/>
          <w:marTop w:val="0"/>
          <w:marBottom w:val="0"/>
          <w:divBdr>
            <w:top w:val="none" w:sz="0" w:space="0" w:color="auto"/>
            <w:left w:val="none" w:sz="0" w:space="0" w:color="auto"/>
            <w:bottom w:val="none" w:sz="0" w:space="0" w:color="auto"/>
            <w:right w:val="none" w:sz="0" w:space="0" w:color="auto"/>
          </w:divBdr>
        </w:div>
        <w:div w:id="676886969">
          <w:marLeft w:val="640"/>
          <w:marRight w:val="0"/>
          <w:marTop w:val="0"/>
          <w:marBottom w:val="0"/>
          <w:divBdr>
            <w:top w:val="none" w:sz="0" w:space="0" w:color="auto"/>
            <w:left w:val="none" w:sz="0" w:space="0" w:color="auto"/>
            <w:bottom w:val="none" w:sz="0" w:space="0" w:color="auto"/>
            <w:right w:val="none" w:sz="0" w:space="0" w:color="auto"/>
          </w:divBdr>
        </w:div>
        <w:div w:id="1203444354">
          <w:marLeft w:val="640"/>
          <w:marRight w:val="0"/>
          <w:marTop w:val="0"/>
          <w:marBottom w:val="0"/>
          <w:divBdr>
            <w:top w:val="none" w:sz="0" w:space="0" w:color="auto"/>
            <w:left w:val="none" w:sz="0" w:space="0" w:color="auto"/>
            <w:bottom w:val="none" w:sz="0" w:space="0" w:color="auto"/>
            <w:right w:val="none" w:sz="0" w:space="0" w:color="auto"/>
          </w:divBdr>
        </w:div>
        <w:div w:id="2122071554">
          <w:marLeft w:val="640"/>
          <w:marRight w:val="0"/>
          <w:marTop w:val="0"/>
          <w:marBottom w:val="0"/>
          <w:divBdr>
            <w:top w:val="none" w:sz="0" w:space="0" w:color="auto"/>
            <w:left w:val="none" w:sz="0" w:space="0" w:color="auto"/>
            <w:bottom w:val="none" w:sz="0" w:space="0" w:color="auto"/>
            <w:right w:val="none" w:sz="0" w:space="0" w:color="auto"/>
          </w:divBdr>
        </w:div>
        <w:div w:id="681587510">
          <w:marLeft w:val="640"/>
          <w:marRight w:val="0"/>
          <w:marTop w:val="0"/>
          <w:marBottom w:val="0"/>
          <w:divBdr>
            <w:top w:val="none" w:sz="0" w:space="0" w:color="auto"/>
            <w:left w:val="none" w:sz="0" w:space="0" w:color="auto"/>
            <w:bottom w:val="none" w:sz="0" w:space="0" w:color="auto"/>
            <w:right w:val="none" w:sz="0" w:space="0" w:color="auto"/>
          </w:divBdr>
        </w:div>
        <w:div w:id="709257987">
          <w:marLeft w:val="640"/>
          <w:marRight w:val="0"/>
          <w:marTop w:val="0"/>
          <w:marBottom w:val="0"/>
          <w:divBdr>
            <w:top w:val="none" w:sz="0" w:space="0" w:color="auto"/>
            <w:left w:val="none" w:sz="0" w:space="0" w:color="auto"/>
            <w:bottom w:val="none" w:sz="0" w:space="0" w:color="auto"/>
            <w:right w:val="none" w:sz="0" w:space="0" w:color="auto"/>
          </w:divBdr>
        </w:div>
        <w:div w:id="2107266524">
          <w:marLeft w:val="640"/>
          <w:marRight w:val="0"/>
          <w:marTop w:val="0"/>
          <w:marBottom w:val="0"/>
          <w:divBdr>
            <w:top w:val="none" w:sz="0" w:space="0" w:color="auto"/>
            <w:left w:val="none" w:sz="0" w:space="0" w:color="auto"/>
            <w:bottom w:val="none" w:sz="0" w:space="0" w:color="auto"/>
            <w:right w:val="none" w:sz="0" w:space="0" w:color="auto"/>
          </w:divBdr>
        </w:div>
        <w:div w:id="2060590760">
          <w:marLeft w:val="640"/>
          <w:marRight w:val="0"/>
          <w:marTop w:val="0"/>
          <w:marBottom w:val="0"/>
          <w:divBdr>
            <w:top w:val="none" w:sz="0" w:space="0" w:color="auto"/>
            <w:left w:val="none" w:sz="0" w:space="0" w:color="auto"/>
            <w:bottom w:val="none" w:sz="0" w:space="0" w:color="auto"/>
            <w:right w:val="none" w:sz="0" w:space="0" w:color="auto"/>
          </w:divBdr>
        </w:div>
        <w:div w:id="172771788">
          <w:marLeft w:val="640"/>
          <w:marRight w:val="0"/>
          <w:marTop w:val="0"/>
          <w:marBottom w:val="0"/>
          <w:divBdr>
            <w:top w:val="none" w:sz="0" w:space="0" w:color="auto"/>
            <w:left w:val="none" w:sz="0" w:space="0" w:color="auto"/>
            <w:bottom w:val="none" w:sz="0" w:space="0" w:color="auto"/>
            <w:right w:val="none" w:sz="0" w:space="0" w:color="auto"/>
          </w:divBdr>
        </w:div>
        <w:div w:id="368728304">
          <w:marLeft w:val="640"/>
          <w:marRight w:val="0"/>
          <w:marTop w:val="0"/>
          <w:marBottom w:val="0"/>
          <w:divBdr>
            <w:top w:val="none" w:sz="0" w:space="0" w:color="auto"/>
            <w:left w:val="none" w:sz="0" w:space="0" w:color="auto"/>
            <w:bottom w:val="none" w:sz="0" w:space="0" w:color="auto"/>
            <w:right w:val="none" w:sz="0" w:space="0" w:color="auto"/>
          </w:divBdr>
        </w:div>
        <w:div w:id="1704669227">
          <w:marLeft w:val="640"/>
          <w:marRight w:val="0"/>
          <w:marTop w:val="0"/>
          <w:marBottom w:val="0"/>
          <w:divBdr>
            <w:top w:val="none" w:sz="0" w:space="0" w:color="auto"/>
            <w:left w:val="none" w:sz="0" w:space="0" w:color="auto"/>
            <w:bottom w:val="none" w:sz="0" w:space="0" w:color="auto"/>
            <w:right w:val="none" w:sz="0" w:space="0" w:color="auto"/>
          </w:divBdr>
        </w:div>
        <w:div w:id="1732193474">
          <w:marLeft w:val="640"/>
          <w:marRight w:val="0"/>
          <w:marTop w:val="0"/>
          <w:marBottom w:val="0"/>
          <w:divBdr>
            <w:top w:val="none" w:sz="0" w:space="0" w:color="auto"/>
            <w:left w:val="none" w:sz="0" w:space="0" w:color="auto"/>
            <w:bottom w:val="none" w:sz="0" w:space="0" w:color="auto"/>
            <w:right w:val="none" w:sz="0" w:space="0" w:color="auto"/>
          </w:divBdr>
        </w:div>
        <w:div w:id="1550337264">
          <w:marLeft w:val="640"/>
          <w:marRight w:val="0"/>
          <w:marTop w:val="0"/>
          <w:marBottom w:val="0"/>
          <w:divBdr>
            <w:top w:val="none" w:sz="0" w:space="0" w:color="auto"/>
            <w:left w:val="none" w:sz="0" w:space="0" w:color="auto"/>
            <w:bottom w:val="none" w:sz="0" w:space="0" w:color="auto"/>
            <w:right w:val="none" w:sz="0" w:space="0" w:color="auto"/>
          </w:divBdr>
        </w:div>
        <w:div w:id="1455830934">
          <w:marLeft w:val="640"/>
          <w:marRight w:val="0"/>
          <w:marTop w:val="0"/>
          <w:marBottom w:val="0"/>
          <w:divBdr>
            <w:top w:val="none" w:sz="0" w:space="0" w:color="auto"/>
            <w:left w:val="none" w:sz="0" w:space="0" w:color="auto"/>
            <w:bottom w:val="none" w:sz="0" w:space="0" w:color="auto"/>
            <w:right w:val="none" w:sz="0" w:space="0" w:color="auto"/>
          </w:divBdr>
        </w:div>
        <w:div w:id="49233735">
          <w:marLeft w:val="640"/>
          <w:marRight w:val="0"/>
          <w:marTop w:val="0"/>
          <w:marBottom w:val="0"/>
          <w:divBdr>
            <w:top w:val="none" w:sz="0" w:space="0" w:color="auto"/>
            <w:left w:val="none" w:sz="0" w:space="0" w:color="auto"/>
            <w:bottom w:val="none" w:sz="0" w:space="0" w:color="auto"/>
            <w:right w:val="none" w:sz="0" w:space="0" w:color="auto"/>
          </w:divBdr>
        </w:div>
        <w:div w:id="1684546654">
          <w:marLeft w:val="640"/>
          <w:marRight w:val="0"/>
          <w:marTop w:val="0"/>
          <w:marBottom w:val="0"/>
          <w:divBdr>
            <w:top w:val="none" w:sz="0" w:space="0" w:color="auto"/>
            <w:left w:val="none" w:sz="0" w:space="0" w:color="auto"/>
            <w:bottom w:val="none" w:sz="0" w:space="0" w:color="auto"/>
            <w:right w:val="none" w:sz="0" w:space="0" w:color="auto"/>
          </w:divBdr>
        </w:div>
        <w:div w:id="831337897">
          <w:marLeft w:val="640"/>
          <w:marRight w:val="0"/>
          <w:marTop w:val="0"/>
          <w:marBottom w:val="0"/>
          <w:divBdr>
            <w:top w:val="none" w:sz="0" w:space="0" w:color="auto"/>
            <w:left w:val="none" w:sz="0" w:space="0" w:color="auto"/>
            <w:bottom w:val="none" w:sz="0" w:space="0" w:color="auto"/>
            <w:right w:val="none" w:sz="0" w:space="0" w:color="auto"/>
          </w:divBdr>
        </w:div>
        <w:div w:id="472719349">
          <w:marLeft w:val="640"/>
          <w:marRight w:val="0"/>
          <w:marTop w:val="0"/>
          <w:marBottom w:val="0"/>
          <w:divBdr>
            <w:top w:val="none" w:sz="0" w:space="0" w:color="auto"/>
            <w:left w:val="none" w:sz="0" w:space="0" w:color="auto"/>
            <w:bottom w:val="none" w:sz="0" w:space="0" w:color="auto"/>
            <w:right w:val="none" w:sz="0" w:space="0" w:color="auto"/>
          </w:divBdr>
        </w:div>
        <w:div w:id="841311954">
          <w:marLeft w:val="640"/>
          <w:marRight w:val="0"/>
          <w:marTop w:val="0"/>
          <w:marBottom w:val="0"/>
          <w:divBdr>
            <w:top w:val="none" w:sz="0" w:space="0" w:color="auto"/>
            <w:left w:val="none" w:sz="0" w:space="0" w:color="auto"/>
            <w:bottom w:val="none" w:sz="0" w:space="0" w:color="auto"/>
            <w:right w:val="none" w:sz="0" w:space="0" w:color="auto"/>
          </w:divBdr>
        </w:div>
        <w:div w:id="2033333310">
          <w:marLeft w:val="640"/>
          <w:marRight w:val="0"/>
          <w:marTop w:val="0"/>
          <w:marBottom w:val="0"/>
          <w:divBdr>
            <w:top w:val="none" w:sz="0" w:space="0" w:color="auto"/>
            <w:left w:val="none" w:sz="0" w:space="0" w:color="auto"/>
            <w:bottom w:val="none" w:sz="0" w:space="0" w:color="auto"/>
            <w:right w:val="none" w:sz="0" w:space="0" w:color="auto"/>
          </w:divBdr>
        </w:div>
        <w:div w:id="1958482953">
          <w:marLeft w:val="640"/>
          <w:marRight w:val="0"/>
          <w:marTop w:val="0"/>
          <w:marBottom w:val="0"/>
          <w:divBdr>
            <w:top w:val="none" w:sz="0" w:space="0" w:color="auto"/>
            <w:left w:val="none" w:sz="0" w:space="0" w:color="auto"/>
            <w:bottom w:val="none" w:sz="0" w:space="0" w:color="auto"/>
            <w:right w:val="none" w:sz="0" w:space="0" w:color="auto"/>
          </w:divBdr>
        </w:div>
        <w:div w:id="1012534736">
          <w:marLeft w:val="640"/>
          <w:marRight w:val="0"/>
          <w:marTop w:val="0"/>
          <w:marBottom w:val="0"/>
          <w:divBdr>
            <w:top w:val="none" w:sz="0" w:space="0" w:color="auto"/>
            <w:left w:val="none" w:sz="0" w:space="0" w:color="auto"/>
            <w:bottom w:val="none" w:sz="0" w:space="0" w:color="auto"/>
            <w:right w:val="none" w:sz="0" w:space="0" w:color="auto"/>
          </w:divBdr>
        </w:div>
        <w:div w:id="1194617047">
          <w:marLeft w:val="640"/>
          <w:marRight w:val="0"/>
          <w:marTop w:val="0"/>
          <w:marBottom w:val="0"/>
          <w:divBdr>
            <w:top w:val="none" w:sz="0" w:space="0" w:color="auto"/>
            <w:left w:val="none" w:sz="0" w:space="0" w:color="auto"/>
            <w:bottom w:val="none" w:sz="0" w:space="0" w:color="auto"/>
            <w:right w:val="none" w:sz="0" w:space="0" w:color="auto"/>
          </w:divBdr>
        </w:div>
        <w:div w:id="837841187">
          <w:marLeft w:val="640"/>
          <w:marRight w:val="0"/>
          <w:marTop w:val="0"/>
          <w:marBottom w:val="0"/>
          <w:divBdr>
            <w:top w:val="none" w:sz="0" w:space="0" w:color="auto"/>
            <w:left w:val="none" w:sz="0" w:space="0" w:color="auto"/>
            <w:bottom w:val="none" w:sz="0" w:space="0" w:color="auto"/>
            <w:right w:val="none" w:sz="0" w:space="0" w:color="auto"/>
          </w:divBdr>
        </w:div>
        <w:div w:id="1984775861">
          <w:marLeft w:val="640"/>
          <w:marRight w:val="0"/>
          <w:marTop w:val="0"/>
          <w:marBottom w:val="0"/>
          <w:divBdr>
            <w:top w:val="none" w:sz="0" w:space="0" w:color="auto"/>
            <w:left w:val="none" w:sz="0" w:space="0" w:color="auto"/>
            <w:bottom w:val="none" w:sz="0" w:space="0" w:color="auto"/>
            <w:right w:val="none" w:sz="0" w:space="0" w:color="auto"/>
          </w:divBdr>
        </w:div>
        <w:div w:id="963384553">
          <w:marLeft w:val="640"/>
          <w:marRight w:val="0"/>
          <w:marTop w:val="0"/>
          <w:marBottom w:val="0"/>
          <w:divBdr>
            <w:top w:val="none" w:sz="0" w:space="0" w:color="auto"/>
            <w:left w:val="none" w:sz="0" w:space="0" w:color="auto"/>
            <w:bottom w:val="none" w:sz="0" w:space="0" w:color="auto"/>
            <w:right w:val="none" w:sz="0" w:space="0" w:color="auto"/>
          </w:divBdr>
        </w:div>
        <w:div w:id="586501449">
          <w:marLeft w:val="640"/>
          <w:marRight w:val="0"/>
          <w:marTop w:val="0"/>
          <w:marBottom w:val="0"/>
          <w:divBdr>
            <w:top w:val="none" w:sz="0" w:space="0" w:color="auto"/>
            <w:left w:val="none" w:sz="0" w:space="0" w:color="auto"/>
            <w:bottom w:val="none" w:sz="0" w:space="0" w:color="auto"/>
            <w:right w:val="none" w:sz="0" w:space="0" w:color="auto"/>
          </w:divBdr>
        </w:div>
        <w:div w:id="531916054">
          <w:marLeft w:val="640"/>
          <w:marRight w:val="0"/>
          <w:marTop w:val="0"/>
          <w:marBottom w:val="0"/>
          <w:divBdr>
            <w:top w:val="none" w:sz="0" w:space="0" w:color="auto"/>
            <w:left w:val="none" w:sz="0" w:space="0" w:color="auto"/>
            <w:bottom w:val="none" w:sz="0" w:space="0" w:color="auto"/>
            <w:right w:val="none" w:sz="0" w:space="0" w:color="auto"/>
          </w:divBdr>
        </w:div>
        <w:div w:id="1609312413">
          <w:marLeft w:val="640"/>
          <w:marRight w:val="0"/>
          <w:marTop w:val="0"/>
          <w:marBottom w:val="0"/>
          <w:divBdr>
            <w:top w:val="none" w:sz="0" w:space="0" w:color="auto"/>
            <w:left w:val="none" w:sz="0" w:space="0" w:color="auto"/>
            <w:bottom w:val="none" w:sz="0" w:space="0" w:color="auto"/>
            <w:right w:val="none" w:sz="0" w:space="0" w:color="auto"/>
          </w:divBdr>
        </w:div>
        <w:div w:id="804615640">
          <w:marLeft w:val="640"/>
          <w:marRight w:val="0"/>
          <w:marTop w:val="0"/>
          <w:marBottom w:val="0"/>
          <w:divBdr>
            <w:top w:val="none" w:sz="0" w:space="0" w:color="auto"/>
            <w:left w:val="none" w:sz="0" w:space="0" w:color="auto"/>
            <w:bottom w:val="none" w:sz="0" w:space="0" w:color="auto"/>
            <w:right w:val="none" w:sz="0" w:space="0" w:color="auto"/>
          </w:divBdr>
        </w:div>
        <w:div w:id="1209688823">
          <w:marLeft w:val="640"/>
          <w:marRight w:val="0"/>
          <w:marTop w:val="0"/>
          <w:marBottom w:val="0"/>
          <w:divBdr>
            <w:top w:val="none" w:sz="0" w:space="0" w:color="auto"/>
            <w:left w:val="none" w:sz="0" w:space="0" w:color="auto"/>
            <w:bottom w:val="none" w:sz="0" w:space="0" w:color="auto"/>
            <w:right w:val="none" w:sz="0" w:space="0" w:color="auto"/>
          </w:divBdr>
        </w:div>
        <w:div w:id="1180194325">
          <w:marLeft w:val="640"/>
          <w:marRight w:val="0"/>
          <w:marTop w:val="0"/>
          <w:marBottom w:val="0"/>
          <w:divBdr>
            <w:top w:val="none" w:sz="0" w:space="0" w:color="auto"/>
            <w:left w:val="none" w:sz="0" w:space="0" w:color="auto"/>
            <w:bottom w:val="none" w:sz="0" w:space="0" w:color="auto"/>
            <w:right w:val="none" w:sz="0" w:space="0" w:color="auto"/>
          </w:divBdr>
        </w:div>
        <w:div w:id="1778983519">
          <w:marLeft w:val="640"/>
          <w:marRight w:val="0"/>
          <w:marTop w:val="0"/>
          <w:marBottom w:val="0"/>
          <w:divBdr>
            <w:top w:val="none" w:sz="0" w:space="0" w:color="auto"/>
            <w:left w:val="none" w:sz="0" w:space="0" w:color="auto"/>
            <w:bottom w:val="none" w:sz="0" w:space="0" w:color="auto"/>
            <w:right w:val="none" w:sz="0" w:space="0" w:color="auto"/>
          </w:divBdr>
        </w:div>
        <w:div w:id="527451933">
          <w:marLeft w:val="640"/>
          <w:marRight w:val="0"/>
          <w:marTop w:val="0"/>
          <w:marBottom w:val="0"/>
          <w:divBdr>
            <w:top w:val="none" w:sz="0" w:space="0" w:color="auto"/>
            <w:left w:val="none" w:sz="0" w:space="0" w:color="auto"/>
            <w:bottom w:val="none" w:sz="0" w:space="0" w:color="auto"/>
            <w:right w:val="none" w:sz="0" w:space="0" w:color="auto"/>
          </w:divBdr>
        </w:div>
        <w:div w:id="544290095">
          <w:marLeft w:val="640"/>
          <w:marRight w:val="0"/>
          <w:marTop w:val="0"/>
          <w:marBottom w:val="0"/>
          <w:divBdr>
            <w:top w:val="none" w:sz="0" w:space="0" w:color="auto"/>
            <w:left w:val="none" w:sz="0" w:space="0" w:color="auto"/>
            <w:bottom w:val="none" w:sz="0" w:space="0" w:color="auto"/>
            <w:right w:val="none" w:sz="0" w:space="0" w:color="auto"/>
          </w:divBdr>
        </w:div>
        <w:div w:id="781998314">
          <w:marLeft w:val="640"/>
          <w:marRight w:val="0"/>
          <w:marTop w:val="0"/>
          <w:marBottom w:val="0"/>
          <w:divBdr>
            <w:top w:val="none" w:sz="0" w:space="0" w:color="auto"/>
            <w:left w:val="none" w:sz="0" w:space="0" w:color="auto"/>
            <w:bottom w:val="none" w:sz="0" w:space="0" w:color="auto"/>
            <w:right w:val="none" w:sz="0" w:space="0" w:color="auto"/>
          </w:divBdr>
        </w:div>
        <w:div w:id="1200242581">
          <w:marLeft w:val="640"/>
          <w:marRight w:val="0"/>
          <w:marTop w:val="0"/>
          <w:marBottom w:val="0"/>
          <w:divBdr>
            <w:top w:val="none" w:sz="0" w:space="0" w:color="auto"/>
            <w:left w:val="none" w:sz="0" w:space="0" w:color="auto"/>
            <w:bottom w:val="none" w:sz="0" w:space="0" w:color="auto"/>
            <w:right w:val="none" w:sz="0" w:space="0" w:color="auto"/>
          </w:divBdr>
        </w:div>
        <w:div w:id="1743024434">
          <w:marLeft w:val="640"/>
          <w:marRight w:val="0"/>
          <w:marTop w:val="0"/>
          <w:marBottom w:val="0"/>
          <w:divBdr>
            <w:top w:val="none" w:sz="0" w:space="0" w:color="auto"/>
            <w:left w:val="none" w:sz="0" w:space="0" w:color="auto"/>
            <w:bottom w:val="none" w:sz="0" w:space="0" w:color="auto"/>
            <w:right w:val="none" w:sz="0" w:space="0" w:color="auto"/>
          </w:divBdr>
        </w:div>
        <w:div w:id="2100057541">
          <w:marLeft w:val="640"/>
          <w:marRight w:val="0"/>
          <w:marTop w:val="0"/>
          <w:marBottom w:val="0"/>
          <w:divBdr>
            <w:top w:val="none" w:sz="0" w:space="0" w:color="auto"/>
            <w:left w:val="none" w:sz="0" w:space="0" w:color="auto"/>
            <w:bottom w:val="none" w:sz="0" w:space="0" w:color="auto"/>
            <w:right w:val="none" w:sz="0" w:space="0" w:color="auto"/>
          </w:divBdr>
        </w:div>
        <w:div w:id="174811233">
          <w:marLeft w:val="640"/>
          <w:marRight w:val="0"/>
          <w:marTop w:val="0"/>
          <w:marBottom w:val="0"/>
          <w:divBdr>
            <w:top w:val="none" w:sz="0" w:space="0" w:color="auto"/>
            <w:left w:val="none" w:sz="0" w:space="0" w:color="auto"/>
            <w:bottom w:val="none" w:sz="0" w:space="0" w:color="auto"/>
            <w:right w:val="none" w:sz="0" w:space="0" w:color="auto"/>
          </w:divBdr>
        </w:div>
        <w:div w:id="1981304365">
          <w:marLeft w:val="640"/>
          <w:marRight w:val="0"/>
          <w:marTop w:val="0"/>
          <w:marBottom w:val="0"/>
          <w:divBdr>
            <w:top w:val="none" w:sz="0" w:space="0" w:color="auto"/>
            <w:left w:val="none" w:sz="0" w:space="0" w:color="auto"/>
            <w:bottom w:val="none" w:sz="0" w:space="0" w:color="auto"/>
            <w:right w:val="none" w:sz="0" w:space="0" w:color="auto"/>
          </w:divBdr>
        </w:div>
        <w:div w:id="189681514">
          <w:marLeft w:val="640"/>
          <w:marRight w:val="0"/>
          <w:marTop w:val="0"/>
          <w:marBottom w:val="0"/>
          <w:divBdr>
            <w:top w:val="none" w:sz="0" w:space="0" w:color="auto"/>
            <w:left w:val="none" w:sz="0" w:space="0" w:color="auto"/>
            <w:bottom w:val="none" w:sz="0" w:space="0" w:color="auto"/>
            <w:right w:val="none" w:sz="0" w:space="0" w:color="auto"/>
          </w:divBdr>
        </w:div>
        <w:div w:id="521633694">
          <w:marLeft w:val="640"/>
          <w:marRight w:val="0"/>
          <w:marTop w:val="0"/>
          <w:marBottom w:val="0"/>
          <w:divBdr>
            <w:top w:val="none" w:sz="0" w:space="0" w:color="auto"/>
            <w:left w:val="none" w:sz="0" w:space="0" w:color="auto"/>
            <w:bottom w:val="none" w:sz="0" w:space="0" w:color="auto"/>
            <w:right w:val="none" w:sz="0" w:space="0" w:color="auto"/>
          </w:divBdr>
        </w:div>
        <w:div w:id="1047293966">
          <w:marLeft w:val="640"/>
          <w:marRight w:val="0"/>
          <w:marTop w:val="0"/>
          <w:marBottom w:val="0"/>
          <w:divBdr>
            <w:top w:val="none" w:sz="0" w:space="0" w:color="auto"/>
            <w:left w:val="none" w:sz="0" w:space="0" w:color="auto"/>
            <w:bottom w:val="none" w:sz="0" w:space="0" w:color="auto"/>
            <w:right w:val="none" w:sz="0" w:space="0" w:color="auto"/>
          </w:divBdr>
        </w:div>
        <w:div w:id="716130097">
          <w:marLeft w:val="640"/>
          <w:marRight w:val="0"/>
          <w:marTop w:val="0"/>
          <w:marBottom w:val="0"/>
          <w:divBdr>
            <w:top w:val="none" w:sz="0" w:space="0" w:color="auto"/>
            <w:left w:val="none" w:sz="0" w:space="0" w:color="auto"/>
            <w:bottom w:val="none" w:sz="0" w:space="0" w:color="auto"/>
            <w:right w:val="none" w:sz="0" w:space="0" w:color="auto"/>
          </w:divBdr>
        </w:div>
        <w:div w:id="933171448">
          <w:marLeft w:val="640"/>
          <w:marRight w:val="0"/>
          <w:marTop w:val="0"/>
          <w:marBottom w:val="0"/>
          <w:divBdr>
            <w:top w:val="none" w:sz="0" w:space="0" w:color="auto"/>
            <w:left w:val="none" w:sz="0" w:space="0" w:color="auto"/>
            <w:bottom w:val="none" w:sz="0" w:space="0" w:color="auto"/>
            <w:right w:val="none" w:sz="0" w:space="0" w:color="auto"/>
          </w:divBdr>
        </w:div>
        <w:div w:id="1384907115">
          <w:marLeft w:val="640"/>
          <w:marRight w:val="0"/>
          <w:marTop w:val="0"/>
          <w:marBottom w:val="0"/>
          <w:divBdr>
            <w:top w:val="none" w:sz="0" w:space="0" w:color="auto"/>
            <w:left w:val="none" w:sz="0" w:space="0" w:color="auto"/>
            <w:bottom w:val="none" w:sz="0" w:space="0" w:color="auto"/>
            <w:right w:val="none" w:sz="0" w:space="0" w:color="auto"/>
          </w:divBdr>
        </w:div>
      </w:divsChild>
    </w:div>
    <w:div w:id="1616014060">
      <w:bodyDiv w:val="1"/>
      <w:marLeft w:val="0"/>
      <w:marRight w:val="0"/>
      <w:marTop w:val="0"/>
      <w:marBottom w:val="0"/>
      <w:divBdr>
        <w:top w:val="none" w:sz="0" w:space="0" w:color="auto"/>
        <w:left w:val="none" w:sz="0" w:space="0" w:color="auto"/>
        <w:bottom w:val="none" w:sz="0" w:space="0" w:color="auto"/>
        <w:right w:val="none" w:sz="0" w:space="0" w:color="auto"/>
      </w:divBdr>
      <w:divsChild>
        <w:div w:id="1285695210">
          <w:marLeft w:val="640"/>
          <w:marRight w:val="0"/>
          <w:marTop w:val="0"/>
          <w:marBottom w:val="0"/>
          <w:divBdr>
            <w:top w:val="none" w:sz="0" w:space="0" w:color="auto"/>
            <w:left w:val="none" w:sz="0" w:space="0" w:color="auto"/>
            <w:bottom w:val="none" w:sz="0" w:space="0" w:color="auto"/>
            <w:right w:val="none" w:sz="0" w:space="0" w:color="auto"/>
          </w:divBdr>
        </w:div>
        <w:div w:id="1421490265">
          <w:marLeft w:val="640"/>
          <w:marRight w:val="0"/>
          <w:marTop w:val="0"/>
          <w:marBottom w:val="0"/>
          <w:divBdr>
            <w:top w:val="none" w:sz="0" w:space="0" w:color="auto"/>
            <w:left w:val="none" w:sz="0" w:space="0" w:color="auto"/>
            <w:bottom w:val="none" w:sz="0" w:space="0" w:color="auto"/>
            <w:right w:val="none" w:sz="0" w:space="0" w:color="auto"/>
          </w:divBdr>
        </w:div>
        <w:div w:id="1867982021">
          <w:marLeft w:val="640"/>
          <w:marRight w:val="0"/>
          <w:marTop w:val="0"/>
          <w:marBottom w:val="0"/>
          <w:divBdr>
            <w:top w:val="none" w:sz="0" w:space="0" w:color="auto"/>
            <w:left w:val="none" w:sz="0" w:space="0" w:color="auto"/>
            <w:bottom w:val="none" w:sz="0" w:space="0" w:color="auto"/>
            <w:right w:val="none" w:sz="0" w:space="0" w:color="auto"/>
          </w:divBdr>
        </w:div>
        <w:div w:id="286669245">
          <w:marLeft w:val="640"/>
          <w:marRight w:val="0"/>
          <w:marTop w:val="0"/>
          <w:marBottom w:val="0"/>
          <w:divBdr>
            <w:top w:val="none" w:sz="0" w:space="0" w:color="auto"/>
            <w:left w:val="none" w:sz="0" w:space="0" w:color="auto"/>
            <w:bottom w:val="none" w:sz="0" w:space="0" w:color="auto"/>
            <w:right w:val="none" w:sz="0" w:space="0" w:color="auto"/>
          </w:divBdr>
        </w:div>
        <w:div w:id="1746688583">
          <w:marLeft w:val="640"/>
          <w:marRight w:val="0"/>
          <w:marTop w:val="0"/>
          <w:marBottom w:val="0"/>
          <w:divBdr>
            <w:top w:val="none" w:sz="0" w:space="0" w:color="auto"/>
            <w:left w:val="none" w:sz="0" w:space="0" w:color="auto"/>
            <w:bottom w:val="none" w:sz="0" w:space="0" w:color="auto"/>
            <w:right w:val="none" w:sz="0" w:space="0" w:color="auto"/>
          </w:divBdr>
        </w:div>
        <w:div w:id="1374576124">
          <w:marLeft w:val="640"/>
          <w:marRight w:val="0"/>
          <w:marTop w:val="0"/>
          <w:marBottom w:val="0"/>
          <w:divBdr>
            <w:top w:val="none" w:sz="0" w:space="0" w:color="auto"/>
            <w:left w:val="none" w:sz="0" w:space="0" w:color="auto"/>
            <w:bottom w:val="none" w:sz="0" w:space="0" w:color="auto"/>
            <w:right w:val="none" w:sz="0" w:space="0" w:color="auto"/>
          </w:divBdr>
        </w:div>
        <w:div w:id="792409750">
          <w:marLeft w:val="640"/>
          <w:marRight w:val="0"/>
          <w:marTop w:val="0"/>
          <w:marBottom w:val="0"/>
          <w:divBdr>
            <w:top w:val="none" w:sz="0" w:space="0" w:color="auto"/>
            <w:left w:val="none" w:sz="0" w:space="0" w:color="auto"/>
            <w:bottom w:val="none" w:sz="0" w:space="0" w:color="auto"/>
            <w:right w:val="none" w:sz="0" w:space="0" w:color="auto"/>
          </w:divBdr>
        </w:div>
        <w:div w:id="1611474684">
          <w:marLeft w:val="640"/>
          <w:marRight w:val="0"/>
          <w:marTop w:val="0"/>
          <w:marBottom w:val="0"/>
          <w:divBdr>
            <w:top w:val="none" w:sz="0" w:space="0" w:color="auto"/>
            <w:left w:val="none" w:sz="0" w:space="0" w:color="auto"/>
            <w:bottom w:val="none" w:sz="0" w:space="0" w:color="auto"/>
            <w:right w:val="none" w:sz="0" w:space="0" w:color="auto"/>
          </w:divBdr>
        </w:div>
        <w:div w:id="1072435973">
          <w:marLeft w:val="640"/>
          <w:marRight w:val="0"/>
          <w:marTop w:val="0"/>
          <w:marBottom w:val="0"/>
          <w:divBdr>
            <w:top w:val="none" w:sz="0" w:space="0" w:color="auto"/>
            <w:left w:val="none" w:sz="0" w:space="0" w:color="auto"/>
            <w:bottom w:val="none" w:sz="0" w:space="0" w:color="auto"/>
            <w:right w:val="none" w:sz="0" w:space="0" w:color="auto"/>
          </w:divBdr>
        </w:div>
        <w:div w:id="928584728">
          <w:marLeft w:val="640"/>
          <w:marRight w:val="0"/>
          <w:marTop w:val="0"/>
          <w:marBottom w:val="0"/>
          <w:divBdr>
            <w:top w:val="none" w:sz="0" w:space="0" w:color="auto"/>
            <w:left w:val="none" w:sz="0" w:space="0" w:color="auto"/>
            <w:bottom w:val="none" w:sz="0" w:space="0" w:color="auto"/>
            <w:right w:val="none" w:sz="0" w:space="0" w:color="auto"/>
          </w:divBdr>
        </w:div>
        <w:div w:id="1338969093">
          <w:marLeft w:val="640"/>
          <w:marRight w:val="0"/>
          <w:marTop w:val="0"/>
          <w:marBottom w:val="0"/>
          <w:divBdr>
            <w:top w:val="none" w:sz="0" w:space="0" w:color="auto"/>
            <w:left w:val="none" w:sz="0" w:space="0" w:color="auto"/>
            <w:bottom w:val="none" w:sz="0" w:space="0" w:color="auto"/>
            <w:right w:val="none" w:sz="0" w:space="0" w:color="auto"/>
          </w:divBdr>
        </w:div>
        <w:div w:id="1482499367">
          <w:marLeft w:val="640"/>
          <w:marRight w:val="0"/>
          <w:marTop w:val="0"/>
          <w:marBottom w:val="0"/>
          <w:divBdr>
            <w:top w:val="none" w:sz="0" w:space="0" w:color="auto"/>
            <w:left w:val="none" w:sz="0" w:space="0" w:color="auto"/>
            <w:bottom w:val="none" w:sz="0" w:space="0" w:color="auto"/>
            <w:right w:val="none" w:sz="0" w:space="0" w:color="auto"/>
          </w:divBdr>
        </w:div>
        <w:div w:id="863713929">
          <w:marLeft w:val="640"/>
          <w:marRight w:val="0"/>
          <w:marTop w:val="0"/>
          <w:marBottom w:val="0"/>
          <w:divBdr>
            <w:top w:val="none" w:sz="0" w:space="0" w:color="auto"/>
            <w:left w:val="none" w:sz="0" w:space="0" w:color="auto"/>
            <w:bottom w:val="none" w:sz="0" w:space="0" w:color="auto"/>
            <w:right w:val="none" w:sz="0" w:space="0" w:color="auto"/>
          </w:divBdr>
        </w:div>
        <w:div w:id="1239444643">
          <w:marLeft w:val="640"/>
          <w:marRight w:val="0"/>
          <w:marTop w:val="0"/>
          <w:marBottom w:val="0"/>
          <w:divBdr>
            <w:top w:val="none" w:sz="0" w:space="0" w:color="auto"/>
            <w:left w:val="none" w:sz="0" w:space="0" w:color="auto"/>
            <w:bottom w:val="none" w:sz="0" w:space="0" w:color="auto"/>
            <w:right w:val="none" w:sz="0" w:space="0" w:color="auto"/>
          </w:divBdr>
        </w:div>
        <w:div w:id="474301623">
          <w:marLeft w:val="640"/>
          <w:marRight w:val="0"/>
          <w:marTop w:val="0"/>
          <w:marBottom w:val="0"/>
          <w:divBdr>
            <w:top w:val="none" w:sz="0" w:space="0" w:color="auto"/>
            <w:left w:val="none" w:sz="0" w:space="0" w:color="auto"/>
            <w:bottom w:val="none" w:sz="0" w:space="0" w:color="auto"/>
            <w:right w:val="none" w:sz="0" w:space="0" w:color="auto"/>
          </w:divBdr>
        </w:div>
        <w:div w:id="1569608947">
          <w:marLeft w:val="640"/>
          <w:marRight w:val="0"/>
          <w:marTop w:val="0"/>
          <w:marBottom w:val="0"/>
          <w:divBdr>
            <w:top w:val="none" w:sz="0" w:space="0" w:color="auto"/>
            <w:left w:val="none" w:sz="0" w:space="0" w:color="auto"/>
            <w:bottom w:val="none" w:sz="0" w:space="0" w:color="auto"/>
            <w:right w:val="none" w:sz="0" w:space="0" w:color="auto"/>
          </w:divBdr>
        </w:div>
        <w:div w:id="145055098">
          <w:marLeft w:val="640"/>
          <w:marRight w:val="0"/>
          <w:marTop w:val="0"/>
          <w:marBottom w:val="0"/>
          <w:divBdr>
            <w:top w:val="none" w:sz="0" w:space="0" w:color="auto"/>
            <w:left w:val="none" w:sz="0" w:space="0" w:color="auto"/>
            <w:bottom w:val="none" w:sz="0" w:space="0" w:color="auto"/>
            <w:right w:val="none" w:sz="0" w:space="0" w:color="auto"/>
          </w:divBdr>
        </w:div>
        <w:div w:id="1072771552">
          <w:marLeft w:val="640"/>
          <w:marRight w:val="0"/>
          <w:marTop w:val="0"/>
          <w:marBottom w:val="0"/>
          <w:divBdr>
            <w:top w:val="none" w:sz="0" w:space="0" w:color="auto"/>
            <w:left w:val="none" w:sz="0" w:space="0" w:color="auto"/>
            <w:bottom w:val="none" w:sz="0" w:space="0" w:color="auto"/>
            <w:right w:val="none" w:sz="0" w:space="0" w:color="auto"/>
          </w:divBdr>
        </w:div>
        <w:div w:id="910310028">
          <w:marLeft w:val="640"/>
          <w:marRight w:val="0"/>
          <w:marTop w:val="0"/>
          <w:marBottom w:val="0"/>
          <w:divBdr>
            <w:top w:val="none" w:sz="0" w:space="0" w:color="auto"/>
            <w:left w:val="none" w:sz="0" w:space="0" w:color="auto"/>
            <w:bottom w:val="none" w:sz="0" w:space="0" w:color="auto"/>
            <w:right w:val="none" w:sz="0" w:space="0" w:color="auto"/>
          </w:divBdr>
        </w:div>
        <w:div w:id="2121944999">
          <w:marLeft w:val="640"/>
          <w:marRight w:val="0"/>
          <w:marTop w:val="0"/>
          <w:marBottom w:val="0"/>
          <w:divBdr>
            <w:top w:val="none" w:sz="0" w:space="0" w:color="auto"/>
            <w:left w:val="none" w:sz="0" w:space="0" w:color="auto"/>
            <w:bottom w:val="none" w:sz="0" w:space="0" w:color="auto"/>
            <w:right w:val="none" w:sz="0" w:space="0" w:color="auto"/>
          </w:divBdr>
        </w:div>
        <w:div w:id="1563564594">
          <w:marLeft w:val="640"/>
          <w:marRight w:val="0"/>
          <w:marTop w:val="0"/>
          <w:marBottom w:val="0"/>
          <w:divBdr>
            <w:top w:val="none" w:sz="0" w:space="0" w:color="auto"/>
            <w:left w:val="none" w:sz="0" w:space="0" w:color="auto"/>
            <w:bottom w:val="none" w:sz="0" w:space="0" w:color="auto"/>
            <w:right w:val="none" w:sz="0" w:space="0" w:color="auto"/>
          </w:divBdr>
        </w:div>
        <w:div w:id="1549031921">
          <w:marLeft w:val="640"/>
          <w:marRight w:val="0"/>
          <w:marTop w:val="0"/>
          <w:marBottom w:val="0"/>
          <w:divBdr>
            <w:top w:val="none" w:sz="0" w:space="0" w:color="auto"/>
            <w:left w:val="none" w:sz="0" w:space="0" w:color="auto"/>
            <w:bottom w:val="none" w:sz="0" w:space="0" w:color="auto"/>
            <w:right w:val="none" w:sz="0" w:space="0" w:color="auto"/>
          </w:divBdr>
        </w:div>
        <w:div w:id="1747535987">
          <w:marLeft w:val="640"/>
          <w:marRight w:val="0"/>
          <w:marTop w:val="0"/>
          <w:marBottom w:val="0"/>
          <w:divBdr>
            <w:top w:val="none" w:sz="0" w:space="0" w:color="auto"/>
            <w:left w:val="none" w:sz="0" w:space="0" w:color="auto"/>
            <w:bottom w:val="none" w:sz="0" w:space="0" w:color="auto"/>
            <w:right w:val="none" w:sz="0" w:space="0" w:color="auto"/>
          </w:divBdr>
        </w:div>
        <w:div w:id="77096896">
          <w:marLeft w:val="640"/>
          <w:marRight w:val="0"/>
          <w:marTop w:val="0"/>
          <w:marBottom w:val="0"/>
          <w:divBdr>
            <w:top w:val="none" w:sz="0" w:space="0" w:color="auto"/>
            <w:left w:val="none" w:sz="0" w:space="0" w:color="auto"/>
            <w:bottom w:val="none" w:sz="0" w:space="0" w:color="auto"/>
            <w:right w:val="none" w:sz="0" w:space="0" w:color="auto"/>
          </w:divBdr>
        </w:div>
        <w:div w:id="586965188">
          <w:marLeft w:val="640"/>
          <w:marRight w:val="0"/>
          <w:marTop w:val="0"/>
          <w:marBottom w:val="0"/>
          <w:divBdr>
            <w:top w:val="none" w:sz="0" w:space="0" w:color="auto"/>
            <w:left w:val="none" w:sz="0" w:space="0" w:color="auto"/>
            <w:bottom w:val="none" w:sz="0" w:space="0" w:color="auto"/>
            <w:right w:val="none" w:sz="0" w:space="0" w:color="auto"/>
          </w:divBdr>
        </w:div>
        <w:div w:id="1986423670">
          <w:marLeft w:val="640"/>
          <w:marRight w:val="0"/>
          <w:marTop w:val="0"/>
          <w:marBottom w:val="0"/>
          <w:divBdr>
            <w:top w:val="none" w:sz="0" w:space="0" w:color="auto"/>
            <w:left w:val="none" w:sz="0" w:space="0" w:color="auto"/>
            <w:bottom w:val="none" w:sz="0" w:space="0" w:color="auto"/>
            <w:right w:val="none" w:sz="0" w:space="0" w:color="auto"/>
          </w:divBdr>
        </w:div>
        <w:div w:id="160463089">
          <w:marLeft w:val="640"/>
          <w:marRight w:val="0"/>
          <w:marTop w:val="0"/>
          <w:marBottom w:val="0"/>
          <w:divBdr>
            <w:top w:val="none" w:sz="0" w:space="0" w:color="auto"/>
            <w:left w:val="none" w:sz="0" w:space="0" w:color="auto"/>
            <w:bottom w:val="none" w:sz="0" w:space="0" w:color="auto"/>
            <w:right w:val="none" w:sz="0" w:space="0" w:color="auto"/>
          </w:divBdr>
        </w:div>
        <w:div w:id="922955519">
          <w:marLeft w:val="640"/>
          <w:marRight w:val="0"/>
          <w:marTop w:val="0"/>
          <w:marBottom w:val="0"/>
          <w:divBdr>
            <w:top w:val="none" w:sz="0" w:space="0" w:color="auto"/>
            <w:left w:val="none" w:sz="0" w:space="0" w:color="auto"/>
            <w:bottom w:val="none" w:sz="0" w:space="0" w:color="auto"/>
            <w:right w:val="none" w:sz="0" w:space="0" w:color="auto"/>
          </w:divBdr>
        </w:div>
        <w:div w:id="1488745363">
          <w:marLeft w:val="640"/>
          <w:marRight w:val="0"/>
          <w:marTop w:val="0"/>
          <w:marBottom w:val="0"/>
          <w:divBdr>
            <w:top w:val="none" w:sz="0" w:space="0" w:color="auto"/>
            <w:left w:val="none" w:sz="0" w:space="0" w:color="auto"/>
            <w:bottom w:val="none" w:sz="0" w:space="0" w:color="auto"/>
            <w:right w:val="none" w:sz="0" w:space="0" w:color="auto"/>
          </w:divBdr>
        </w:div>
        <w:div w:id="56175383">
          <w:marLeft w:val="640"/>
          <w:marRight w:val="0"/>
          <w:marTop w:val="0"/>
          <w:marBottom w:val="0"/>
          <w:divBdr>
            <w:top w:val="none" w:sz="0" w:space="0" w:color="auto"/>
            <w:left w:val="none" w:sz="0" w:space="0" w:color="auto"/>
            <w:bottom w:val="none" w:sz="0" w:space="0" w:color="auto"/>
            <w:right w:val="none" w:sz="0" w:space="0" w:color="auto"/>
          </w:divBdr>
        </w:div>
        <w:div w:id="1917086894">
          <w:marLeft w:val="640"/>
          <w:marRight w:val="0"/>
          <w:marTop w:val="0"/>
          <w:marBottom w:val="0"/>
          <w:divBdr>
            <w:top w:val="none" w:sz="0" w:space="0" w:color="auto"/>
            <w:left w:val="none" w:sz="0" w:space="0" w:color="auto"/>
            <w:bottom w:val="none" w:sz="0" w:space="0" w:color="auto"/>
            <w:right w:val="none" w:sz="0" w:space="0" w:color="auto"/>
          </w:divBdr>
        </w:div>
        <w:div w:id="1533961035">
          <w:marLeft w:val="640"/>
          <w:marRight w:val="0"/>
          <w:marTop w:val="0"/>
          <w:marBottom w:val="0"/>
          <w:divBdr>
            <w:top w:val="none" w:sz="0" w:space="0" w:color="auto"/>
            <w:left w:val="none" w:sz="0" w:space="0" w:color="auto"/>
            <w:bottom w:val="none" w:sz="0" w:space="0" w:color="auto"/>
            <w:right w:val="none" w:sz="0" w:space="0" w:color="auto"/>
          </w:divBdr>
        </w:div>
        <w:div w:id="1221819228">
          <w:marLeft w:val="640"/>
          <w:marRight w:val="0"/>
          <w:marTop w:val="0"/>
          <w:marBottom w:val="0"/>
          <w:divBdr>
            <w:top w:val="none" w:sz="0" w:space="0" w:color="auto"/>
            <w:left w:val="none" w:sz="0" w:space="0" w:color="auto"/>
            <w:bottom w:val="none" w:sz="0" w:space="0" w:color="auto"/>
            <w:right w:val="none" w:sz="0" w:space="0" w:color="auto"/>
          </w:divBdr>
        </w:div>
        <w:div w:id="1638753769">
          <w:marLeft w:val="640"/>
          <w:marRight w:val="0"/>
          <w:marTop w:val="0"/>
          <w:marBottom w:val="0"/>
          <w:divBdr>
            <w:top w:val="none" w:sz="0" w:space="0" w:color="auto"/>
            <w:left w:val="none" w:sz="0" w:space="0" w:color="auto"/>
            <w:bottom w:val="none" w:sz="0" w:space="0" w:color="auto"/>
            <w:right w:val="none" w:sz="0" w:space="0" w:color="auto"/>
          </w:divBdr>
        </w:div>
        <w:div w:id="1386569042">
          <w:marLeft w:val="640"/>
          <w:marRight w:val="0"/>
          <w:marTop w:val="0"/>
          <w:marBottom w:val="0"/>
          <w:divBdr>
            <w:top w:val="none" w:sz="0" w:space="0" w:color="auto"/>
            <w:left w:val="none" w:sz="0" w:space="0" w:color="auto"/>
            <w:bottom w:val="none" w:sz="0" w:space="0" w:color="auto"/>
            <w:right w:val="none" w:sz="0" w:space="0" w:color="auto"/>
          </w:divBdr>
        </w:div>
        <w:div w:id="1752775433">
          <w:marLeft w:val="640"/>
          <w:marRight w:val="0"/>
          <w:marTop w:val="0"/>
          <w:marBottom w:val="0"/>
          <w:divBdr>
            <w:top w:val="none" w:sz="0" w:space="0" w:color="auto"/>
            <w:left w:val="none" w:sz="0" w:space="0" w:color="auto"/>
            <w:bottom w:val="none" w:sz="0" w:space="0" w:color="auto"/>
            <w:right w:val="none" w:sz="0" w:space="0" w:color="auto"/>
          </w:divBdr>
        </w:div>
        <w:div w:id="717969889">
          <w:marLeft w:val="640"/>
          <w:marRight w:val="0"/>
          <w:marTop w:val="0"/>
          <w:marBottom w:val="0"/>
          <w:divBdr>
            <w:top w:val="none" w:sz="0" w:space="0" w:color="auto"/>
            <w:left w:val="none" w:sz="0" w:space="0" w:color="auto"/>
            <w:bottom w:val="none" w:sz="0" w:space="0" w:color="auto"/>
            <w:right w:val="none" w:sz="0" w:space="0" w:color="auto"/>
          </w:divBdr>
        </w:div>
        <w:div w:id="1129402316">
          <w:marLeft w:val="640"/>
          <w:marRight w:val="0"/>
          <w:marTop w:val="0"/>
          <w:marBottom w:val="0"/>
          <w:divBdr>
            <w:top w:val="none" w:sz="0" w:space="0" w:color="auto"/>
            <w:left w:val="none" w:sz="0" w:space="0" w:color="auto"/>
            <w:bottom w:val="none" w:sz="0" w:space="0" w:color="auto"/>
            <w:right w:val="none" w:sz="0" w:space="0" w:color="auto"/>
          </w:divBdr>
        </w:div>
        <w:div w:id="1638412680">
          <w:marLeft w:val="640"/>
          <w:marRight w:val="0"/>
          <w:marTop w:val="0"/>
          <w:marBottom w:val="0"/>
          <w:divBdr>
            <w:top w:val="none" w:sz="0" w:space="0" w:color="auto"/>
            <w:left w:val="none" w:sz="0" w:space="0" w:color="auto"/>
            <w:bottom w:val="none" w:sz="0" w:space="0" w:color="auto"/>
            <w:right w:val="none" w:sz="0" w:space="0" w:color="auto"/>
          </w:divBdr>
        </w:div>
        <w:div w:id="1905414491">
          <w:marLeft w:val="640"/>
          <w:marRight w:val="0"/>
          <w:marTop w:val="0"/>
          <w:marBottom w:val="0"/>
          <w:divBdr>
            <w:top w:val="none" w:sz="0" w:space="0" w:color="auto"/>
            <w:left w:val="none" w:sz="0" w:space="0" w:color="auto"/>
            <w:bottom w:val="none" w:sz="0" w:space="0" w:color="auto"/>
            <w:right w:val="none" w:sz="0" w:space="0" w:color="auto"/>
          </w:divBdr>
        </w:div>
        <w:div w:id="824051852">
          <w:marLeft w:val="640"/>
          <w:marRight w:val="0"/>
          <w:marTop w:val="0"/>
          <w:marBottom w:val="0"/>
          <w:divBdr>
            <w:top w:val="none" w:sz="0" w:space="0" w:color="auto"/>
            <w:left w:val="none" w:sz="0" w:space="0" w:color="auto"/>
            <w:bottom w:val="none" w:sz="0" w:space="0" w:color="auto"/>
            <w:right w:val="none" w:sz="0" w:space="0" w:color="auto"/>
          </w:divBdr>
        </w:div>
        <w:div w:id="1553080586">
          <w:marLeft w:val="640"/>
          <w:marRight w:val="0"/>
          <w:marTop w:val="0"/>
          <w:marBottom w:val="0"/>
          <w:divBdr>
            <w:top w:val="none" w:sz="0" w:space="0" w:color="auto"/>
            <w:left w:val="none" w:sz="0" w:space="0" w:color="auto"/>
            <w:bottom w:val="none" w:sz="0" w:space="0" w:color="auto"/>
            <w:right w:val="none" w:sz="0" w:space="0" w:color="auto"/>
          </w:divBdr>
        </w:div>
        <w:div w:id="639305984">
          <w:marLeft w:val="640"/>
          <w:marRight w:val="0"/>
          <w:marTop w:val="0"/>
          <w:marBottom w:val="0"/>
          <w:divBdr>
            <w:top w:val="none" w:sz="0" w:space="0" w:color="auto"/>
            <w:left w:val="none" w:sz="0" w:space="0" w:color="auto"/>
            <w:bottom w:val="none" w:sz="0" w:space="0" w:color="auto"/>
            <w:right w:val="none" w:sz="0" w:space="0" w:color="auto"/>
          </w:divBdr>
        </w:div>
        <w:div w:id="989097592">
          <w:marLeft w:val="640"/>
          <w:marRight w:val="0"/>
          <w:marTop w:val="0"/>
          <w:marBottom w:val="0"/>
          <w:divBdr>
            <w:top w:val="none" w:sz="0" w:space="0" w:color="auto"/>
            <w:left w:val="none" w:sz="0" w:space="0" w:color="auto"/>
            <w:bottom w:val="none" w:sz="0" w:space="0" w:color="auto"/>
            <w:right w:val="none" w:sz="0" w:space="0" w:color="auto"/>
          </w:divBdr>
        </w:div>
        <w:div w:id="1718048766">
          <w:marLeft w:val="640"/>
          <w:marRight w:val="0"/>
          <w:marTop w:val="0"/>
          <w:marBottom w:val="0"/>
          <w:divBdr>
            <w:top w:val="none" w:sz="0" w:space="0" w:color="auto"/>
            <w:left w:val="none" w:sz="0" w:space="0" w:color="auto"/>
            <w:bottom w:val="none" w:sz="0" w:space="0" w:color="auto"/>
            <w:right w:val="none" w:sz="0" w:space="0" w:color="auto"/>
          </w:divBdr>
        </w:div>
        <w:div w:id="762148867">
          <w:marLeft w:val="640"/>
          <w:marRight w:val="0"/>
          <w:marTop w:val="0"/>
          <w:marBottom w:val="0"/>
          <w:divBdr>
            <w:top w:val="none" w:sz="0" w:space="0" w:color="auto"/>
            <w:left w:val="none" w:sz="0" w:space="0" w:color="auto"/>
            <w:bottom w:val="none" w:sz="0" w:space="0" w:color="auto"/>
            <w:right w:val="none" w:sz="0" w:space="0" w:color="auto"/>
          </w:divBdr>
        </w:div>
        <w:div w:id="1931085820">
          <w:marLeft w:val="640"/>
          <w:marRight w:val="0"/>
          <w:marTop w:val="0"/>
          <w:marBottom w:val="0"/>
          <w:divBdr>
            <w:top w:val="none" w:sz="0" w:space="0" w:color="auto"/>
            <w:left w:val="none" w:sz="0" w:space="0" w:color="auto"/>
            <w:bottom w:val="none" w:sz="0" w:space="0" w:color="auto"/>
            <w:right w:val="none" w:sz="0" w:space="0" w:color="auto"/>
          </w:divBdr>
        </w:div>
        <w:div w:id="237639906">
          <w:marLeft w:val="640"/>
          <w:marRight w:val="0"/>
          <w:marTop w:val="0"/>
          <w:marBottom w:val="0"/>
          <w:divBdr>
            <w:top w:val="none" w:sz="0" w:space="0" w:color="auto"/>
            <w:left w:val="none" w:sz="0" w:space="0" w:color="auto"/>
            <w:bottom w:val="none" w:sz="0" w:space="0" w:color="auto"/>
            <w:right w:val="none" w:sz="0" w:space="0" w:color="auto"/>
          </w:divBdr>
        </w:div>
        <w:div w:id="567227799">
          <w:marLeft w:val="640"/>
          <w:marRight w:val="0"/>
          <w:marTop w:val="0"/>
          <w:marBottom w:val="0"/>
          <w:divBdr>
            <w:top w:val="none" w:sz="0" w:space="0" w:color="auto"/>
            <w:left w:val="none" w:sz="0" w:space="0" w:color="auto"/>
            <w:bottom w:val="none" w:sz="0" w:space="0" w:color="auto"/>
            <w:right w:val="none" w:sz="0" w:space="0" w:color="auto"/>
          </w:divBdr>
        </w:div>
        <w:div w:id="942420710">
          <w:marLeft w:val="640"/>
          <w:marRight w:val="0"/>
          <w:marTop w:val="0"/>
          <w:marBottom w:val="0"/>
          <w:divBdr>
            <w:top w:val="none" w:sz="0" w:space="0" w:color="auto"/>
            <w:left w:val="none" w:sz="0" w:space="0" w:color="auto"/>
            <w:bottom w:val="none" w:sz="0" w:space="0" w:color="auto"/>
            <w:right w:val="none" w:sz="0" w:space="0" w:color="auto"/>
          </w:divBdr>
        </w:div>
        <w:div w:id="1925532999">
          <w:marLeft w:val="640"/>
          <w:marRight w:val="0"/>
          <w:marTop w:val="0"/>
          <w:marBottom w:val="0"/>
          <w:divBdr>
            <w:top w:val="none" w:sz="0" w:space="0" w:color="auto"/>
            <w:left w:val="none" w:sz="0" w:space="0" w:color="auto"/>
            <w:bottom w:val="none" w:sz="0" w:space="0" w:color="auto"/>
            <w:right w:val="none" w:sz="0" w:space="0" w:color="auto"/>
          </w:divBdr>
        </w:div>
      </w:divsChild>
    </w:div>
    <w:div w:id="1619336222">
      <w:marLeft w:val="0"/>
      <w:marRight w:val="0"/>
      <w:marTop w:val="0"/>
      <w:marBottom w:val="0"/>
      <w:divBdr>
        <w:top w:val="none" w:sz="0" w:space="0" w:color="auto"/>
        <w:left w:val="none" w:sz="0" w:space="0" w:color="auto"/>
        <w:bottom w:val="none" w:sz="0" w:space="0" w:color="auto"/>
        <w:right w:val="none" w:sz="0" w:space="0" w:color="auto"/>
      </w:divBdr>
    </w:div>
    <w:div w:id="1624650814">
      <w:bodyDiv w:val="1"/>
      <w:marLeft w:val="0"/>
      <w:marRight w:val="0"/>
      <w:marTop w:val="0"/>
      <w:marBottom w:val="0"/>
      <w:divBdr>
        <w:top w:val="none" w:sz="0" w:space="0" w:color="auto"/>
        <w:left w:val="none" w:sz="0" w:space="0" w:color="auto"/>
        <w:bottom w:val="none" w:sz="0" w:space="0" w:color="auto"/>
        <w:right w:val="none" w:sz="0" w:space="0" w:color="auto"/>
      </w:divBdr>
      <w:divsChild>
        <w:div w:id="11534532">
          <w:marLeft w:val="640"/>
          <w:marRight w:val="0"/>
          <w:marTop w:val="0"/>
          <w:marBottom w:val="0"/>
          <w:divBdr>
            <w:top w:val="none" w:sz="0" w:space="0" w:color="auto"/>
            <w:left w:val="none" w:sz="0" w:space="0" w:color="auto"/>
            <w:bottom w:val="none" w:sz="0" w:space="0" w:color="auto"/>
            <w:right w:val="none" w:sz="0" w:space="0" w:color="auto"/>
          </w:divBdr>
        </w:div>
        <w:div w:id="53551548">
          <w:marLeft w:val="640"/>
          <w:marRight w:val="0"/>
          <w:marTop w:val="0"/>
          <w:marBottom w:val="0"/>
          <w:divBdr>
            <w:top w:val="none" w:sz="0" w:space="0" w:color="auto"/>
            <w:left w:val="none" w:sz="0" w:space="0" w:color="auto"/>
            <w:bottom w:val="none" w:sz="0" w:space="0" w:color="auto"/>
            <w:right w:val="none" w:sz="0" w:space="0" w:color="auto"/>
          </w:divBdr>
        </w:div>
        <w:div w:id="97795393">
          <w:marLeft w:val="640"/>
          <w:marRight w:val="0"/>
          <w:marTop w:val="0"/>
          <w:marBottom w:val="0"/>
          <w:divBdr>
            <w:top w:val="none" w:sz="0" w:space="0" w:color="auto"/>
            <w:left w:val="none" w:sz="0" w:space="0" w:color="auto"/>
            <w:bottom w:val="none" w:sz="0" w:space="0" w:color="auto"/>
            <w:right w:val="none" w:sz="0" w:space="0" w:color="auto"/>
          </w:divBdr>
        </w:div>
        <w:div w:id="157428505">
          <w:marLeft w:val="640"/>
          <w:marRight w:val="0"/>
          <w:marTop w:val="0"/>
          <w:marBottom w:val="0"/>
          <w:divBdr>
            <w:top w:val="none" w:sz="0" w:space="0" w:color="auto"/>
            <w:left w:val="none" w:sz="0" w:space="0" w:color="auto"/>
            <w:bottom w:val="none" w:sz="0" w:space="0" w:color="auto"/>
            <w:right w:val="none" w:sz="0" w:space="0" w:color="auto"/>
          </w:divBdr>
        </w:div>
        <w:div w:id="248736099">
          <w:marLeft w:val="640"/>
          <w:marRight w:val="0"/>
          <w:marTop w:val="0"/>
          <w:marBottom w:val="0"/>
          <w:divBdr>
            <w:top w:val="none" w:sz="0" w:space="0" w:color="auto"/>
            <w:left w:val="none" w:sz="0" w:space="0" w:color="auto"/>
            <w:bottom w:val="none" w:sz="0" w:space="0" w:color="auto"/>
            <w:right w:val="none" w:sz="0" w:space="0" w:color="auto"/>
          </w:divBdr>
        </w:div>
        <w:div w:id="322855362">
          <w:marLeft w:val="640"/>
          <w:marRight w:val="0"/>
          <w:marTop w:val="0"/>
          <w:marBottom w:val="0"/>
          <w:divBdr>
            <w:top w:val="none" w:sz="0" w:space="0" w:color="auto"/>
            <w:left w:val="none" w:sz="0" w:space="0" w:color="auto"/>
            <w:bottom w:val="none" w:sz="0" w:space="0" w:color="auto"/>
            <w:right w:val="none" w:sz="0" w:space="0" w:color="auto"/>
          </w:divBdr>
        </w:div>
        <w:div w:id="382096604">
          <w:marLeft w:val="640"/>
          <w:marRight w:val="0"/>
          <w:marTop w:val="0"/>
          <w:marBottom w:val="0"/>
          <w:divBdr>
            <w:top w:val="none" w:sz="0" w:space="0" w:color="auto"/>
            <w:left w:val="none" w:sz="0" w:space="0" w:color="auto"/>
            <w:bottom w:val="none" w:sz="0" w:space="0" w:color="auto"/>
            <w:right w:val="none" w:sz="0" w:space="0" w:color="auto"/>
          </w:divBdr>
        </w:div>
        <w:div w:id="393817221">
          <w:marLeft w:val="640"/>
          <w:marRight w:val="0"/>
          <w:marTop w:val="0"/>
          <w:marBottom w:val="0"/>
          <w:divBdr>
            <w:top w:val="none" w:sz="0" w:space="0" w:color="auto"/>
            <w:left w:val="none" w:sz="0" w:space="0" w:color="auto"/>
            <w:bottom w:val="none" w:sz="0" w:space="0" w:color="auto"/>
            <w:right w:val="none" w:sz="0" w:space="0" w:color="auto"/>
          </w:divBdr>
        </w:div>
        <w:div w:id="610743685">
          <w:marLeft w:val="640"/>
          <w:marRight w:val="0"/>
          <w:marTop w:val="0"/>
          <w:marBottom w:val="0"/>
          <w:divBdr>
            <w:top w:val="none" w:sz="0" w:space="0" w:color="auto"/>
            <w:left w:val="none" w:sz="0" w:space="0" w:color="auto"/>
            <w:bottom w:val="none" w:sz="0" w:space="0" w:color="auto"/>
            <w:right w:val="none" w:sz="0" w:space="0" w:color="auto"/>
          </w:divBdr>
        </w:div>
        <w:div w:id="687832217">
          <w:marLeft w:val="640"/>
          <w:marRight w:val="0"/>
          <w:marTop w:val="0"/>
          <w:marBottom w:val="0"/>
          <w:divBdr>
            <w:top w:val="none" w:sz="0" w:space="0" w:color="auto"/>
            <w:left w:val="none" w:sz="0" w:space="0" w:color="auto"/>
            <w:bottom w:val="none" w:sz="0" w:space="0" w:color="auto"/>
            <w:right w:val="none" w:sz="0" w:space="0" w:color="auto"/>
          </w:divBdr>
        </w:div>
        <w:div w:id="698121162">
          <w:marLeft w:val="640"/>
          <w:marRight w:val="0"/>
          <w:marTop w:val="0"/>
          <w:marBottom w:val="0"/>
          <w:divBdr>
            <w:top w:val="none" w:sz="0" w:space="0" w:color="auto"/>
            <w:left w:val="none" w:sz="0" w:space="0" w:color="auto"/>
            <w:bottom w:val="none" w:sz="0" w:space="0" w:color="auto"/>
            <w:right w:val="none" w:sz="0" w:space="0" w:color="auto"/>
          </w:divBdr>
        </w:div>
        <w:div w:id="738869846">
          <w:marLeft w:val="640"/>
          <w:marRight w:val="0"/>
          <w:marTop w:val="0"/>
          <w:marBottom w:val="0"/>
          <w:divBdr>
            <w:top w:val="none" w:sz="0" w:space="0" w:color="auto"/>
            <w:left w:val="none" w:sz="0" w:space="0" w:color="auto"/>
            <w:bottom w:val="none" w:sz="0" w:space="0" w:color="auto"/>
            <w:right w:val="none" w:sz="0" w:space="0" w:color="auto"/>
          </w:divBdr>
        </w:div>
        <w:div w:id="752512126">
          <w:marLeft w:val="640"/>
          <w:marRight w:val="0"/>
          <w:marTop w:val="0"/>
          <w:marBottom w:val="0"/>
          <w:divBdr>
            <w:top w:val="none" w:sz="0" w:space="0" w:color="auto"/>
            <w:left w:val="none" w:sz="0" w:space="0" w:color="auto"/>
            <w:bottom w:val="none" w:sz="0" w:space="0" w:color="auto"/>
            <w:right w:val="none" w:sz="0" w:space="0" w:color="auto"/>
          </w:divBdr>
        </w:div>
        <w:div w:id="771781953">
          <w:marLeft w:val="640"/>
          <w:marRight w:val="0"/>
          <w:marTop w:val="0"/>
          <w:marBottom w:val="0"/>
          <w:divBdr>
            <w:top w:val="none" w:sz="0" w:space="0" w:color="auto"/>
            <w:left w:val="none" w:sz="0" w:space="0" w:color="auto"/>
            <w:bottom w:val="none" w:sz="0" w:space="0" w:color="auto"/>
            <w:right w:val="none" w:sz="0" w:space="0" w:color="auto"/>
          </w:divBdr>
        </w:div>
        <w:div w:id="798496295">
          <w:marLeft w:val="640"/>
          <w:marRight w:val="0"/>
          <w:marTop w:val="0"/>
          <w:marBottom w:val="0"/>
          <w:divBdr>
            <w:top w:val="none" w:sz="0" w:space="0" w:color="auto"/>
            <w:left w:val="none" w:sz="0" w:space="0" w:color="auto"/>
            <w:bottom w:val="none" w:sz="0" w:space="0" w:color="auto"/>
            <w:right w:val="none" w:sz="0" w:space="0" w:color="auto"/>
          </w:divBdr>
        </w:div>
        <w:div w:id="826213185">
          <w:marLeft w:val="640"/>
          <w:marRight w:val="0"/>
          <w:marTop w:val="0"/>
          <w:marBottom w:val="0"/>
          <w:divBdr>
            <w:top w:val="none" w:sz="0" w:space="0" w:color="auto"/>
            <w:left w:val="none" w:sz="0" w:space="0" w:color="auto"/>
            <w:bottom w:val="none" w:sz="0" w:space="0" w:color="auto"/>
            <w:right w:val="none" w:sz="0" w:space="0" w:color="auto"/>
          </w:divBdr>
        </w:div>
        <w:div w:id="861866923">
          <w:marLeft w:val="640"/>
          <w:marRight w:val="0"/>
          <w:marTop w:val="0"/>
          <w:marBottom w:val="0"/>
          <w:divBdr>
            <w:top w:val="none" w:sz="0" w:space="0" w:color="auto"/>
            <w:left w:val="none" w:sz="0" w:space="0" w:color="auto"/>
            <w:bottom w:val="none" w:sz="0" w:space="0" w:color="auto"/>
            <w:right w:val="none" w:sz="0" w:space="0" w:color="auto"/>
          </w:divBdr>
        </w:div>
        <w:div w:id="926302686">
          <w:marLeft w:val="640"/>
          <w:marRight w:val="0"/>
          <w:marTop w:val="0"/>
          <w:marBottom w:val="0"/>
          <w:divBdr>
            <w:top w:val="none" w:sz="0" w:space="0" w:color="auto"/>
            <w:left w:val="none" w:sz="0" w:space="0" w:color="auto"/>
            <w:bottom w:val="none" w:sz="0" w:space="0" w:color="auto"/>
            <w:right w:val="none" w:sz="0" w:space="0" w:color="auto"/>
          </w:divBdr>
        </w:div>
        <w:div w:id="935409130">
          <w:marLeft w:val="640"/>
          <w:marRight w:val="0"/>
          <w:marTop w:val="0"/>
          <w:marBottom w:val="0"/>
          <w:divBdr>
            <w:top w:val="none" w:sz="0" w:space="0" w:color="auto"/>
            <w:left w:val="none" w:sz="0" w:space="0" w:color="auto"/>
            <w:bottom w:val="none" w:sz="0" w:space="0" w:color="auto"/>
            <w:right w:val="none" w:sz="0" w:space="0" w:color="auto"/>
          </w:divBdr>
        </w:div>
        <w:div w:id="980381328">
          <w:marLeft w:val="640"/>
          <w:marRight w:val="0"/>
          <w:marTop w:val="0"/>
          <w:marBottom w:val="0"/>
          <w:divBdr>
            <w:top w:val="none" w:sz="0" w:space="0" w:color="auto"/>
            <w:left w:val="none" w:sz="0" w:space="0" w:color="auto"/>
            <w:bottom w:val="none" w:sz="0" w:space="0" w:color="auto"/>
            <w:right w:val="none" w:sz="0" w:space="0" w:color="auto"/>
          </w:divBdr>
        </w:div>
        <w:div w:id="1006906822">
          <w:marLeft w:val="640"/>
          <w:marRight w:val="0"/>
          <w:marTop w:val="0"/>
          <w:marBottom w:val="0"/>
          <w:divBdr>
            <w:top w:val="none" w:sz="0" w:space="0" w:color="auto"/>
            <w:left w:val="none" w:sz="0" w:space="0" w:color="auto"/>
            <w:bottom w:val="none" w:sz="0" w:space="0" w:color="auto"/>
            <w:right w:val="none" w:sz="0" w:space="0" w:color="auto"/>
          </w:divBdr>
        </w:div>
        <w:div w:id="1069113785">
          <w:marLeft w:val="640"/>
          <w:marRight w:val="0"/>
          <w:marTop w:val="0"/>
          <w:marBottom w:val="0"/>
          <w:divBdr>
            <w:top w:val="none" w:sz="0" w:space="0" w:color="auto"/>
            <w:left w:val="none" w:sz="0" w:space="0" w:color="auto"/>
            <w:bottom w:val="none" w:sz="0" w:space="0" w:color="auto"/>
            <w:right w:val="none" w:sz="0" w:space="0" w:color="auto"/>
          </w:divBdr>
        </w:div>
        <w:div w:id="1103108550">
          <w:marLeft w:val="640"/>
          <w:marRight w:val="0"/>
          <w:marTop w:val="0"/>
          <w:marBottom w:val="0"/>
          <w:divBdr>
            <w:top w:val="none" w:sz="0" w:space="0" w:color="auto"/>
            <w:left w:val="none" w:sz="0" w:space="0" w:color="auto"/>
            <w:bottom w:val="none" w:sz="0" w:space="0" w:color="auto"/>
            <w:right w:val="none" w:sz="0" w:space="0" w:color="auto"/>
          </w:divBdr>
        </w:div>
        <w:div w:id="1167549772">
          <w:marLeft w:val="640"/>
          <w:marRight w:val="0"/>
          <w:marTop w:val="0"/>
          <w:marBottom w:val="0"/>
          <w:divBdr>
            <w:top w:val="none" w:sz="0" w:space="0" w:color="auto"/>
            <w:left w:val="none" w:sz="0" w:space="0" w:color="auto"/>
            <w:bottom w:val="none" w:sz="0" w:space="0" w:color="auto"/>
            <w:right w:val="none" w:sz="0" w:space="0" w:color="auto"/>
          </w:divBdr>
        </w:div>
        <w:div w:id="1187330513">
          <w:marLeft w:val="640"/>
          <w:marRight w:val="0"/>
          <w:marTop w:val="0"/>
          <w:marBottom w:val="0"/>
          <w:divBdr>
            <w:top w:val="none" w:sz="0" w:space="0" w:color="auto"/>
            <w:left w:val="none" w:sz="0" w:space="0" w:color="auto"/>
            <w:bottom w:val="none" w:sz="0" w:space="0" w:color="auto"/>
            <w:right w:val="none" w:sz="0" w:space="0" w:color="auto"/>
          </w:divBdr>
        </w:div>
        <w:div w:id="1229995761">
          <w:marLeft w:val="640"/>
          <w:marRight w:val="0"/>
          <w:marTop w:val="0"/>
          <w:marBottom w:val="0"/>
          <w:divBdr>
            <w:top w:val="none" w:sz="0" w:space="0" w:color="auto"/>
            <w:left w:val="none" w:sz="0" w:space="0" w:color="auto"/>
            <w:bottom w:val="none" w:sz="0" w:space="0" w:color="auto"/>
            <w:right w:val="none" w:sz="0" w:space="0" w:color="auto"/>
          </w:divBdr>
        </w:div>
        <w:div w:id="1251357612">
          <w:marLeft w:val="640"/>
          <w:marRight w:val="0"/>
          <w:marTop w:val="0"/>
          <w:marBottom w:val="0"/>
          <w:divBdr>
            <w:top w:val="none" w:sz="0" w:space="0" w:color="auto"/>
            <w:left w:val="none" w:sz="0" w:space="0" w:color="auto"/>
            <w:bottom w:val="none" w:sz="0" w:space="0" w:color="auto"/>
            <w:right w:val="none" w:sz="0" w:space="0" w:color="auto"/>
          </w:divBdr>
        </w:div>
        <w:div w:id="1264070364">
          <w:marLeft w:val="640"/>
          <w:marRight w:val="0"/>
          <w:marTop w:val="0"/>
          <w:marBottom w:val="0"/>
          <w:divBdr>
            <w:top w:val="none" w:sz="0" w:space="0" w:color="auto"/>
            <w:left w:val="none" w:sz="0" w:space="0" w:color="auto"/>
            <w:bottom w:val="none" w:sz="0" w:space="0" w:color="auto"/>
            <w:right w:val="none" w:sz="0" w:space="0" w:color="auto"/>
          </w:divBdr>
        </w:div>
        <w:div w:id="1289779470">
          <w:marLeft w:val="640"/>
          <w:marRight w:val="0"/>
          <w:marTop w:val="0"/>
          <w:marBottom w:val="0"/>
          <w:divBdr>
            <w:top w:val="none" w:sz="0" w:space="0" w:color="auto"/>
            <w:left w:val="none" w:sz="0" w:space="0" w:color="auto"/>
            <w:bottom w:val="none" w:sz="0" w:space="0" w:color="auto"/>
            <w:right w:val="none" w:sz="0" w:space="0" w:color="auto"/>
          </w:divBdr>
        </w:div>
        <w:div w:id="1434745886">
          <w:marLeft w:val="640"/>
          <w:marRight w:val="0"/>
          <w:marTop w:val="0"/>
          <w:marBottom w:val="0"/>
          <w:divBdr>
            <w:top w:val="none" w:sz="0" w:space="0" w:color="auto"/>
            <w:left w:val="none" w:sz="0" w:space="0" w:color="auto"/>
            <w:bottom w:val="none" w:sz="0" w:space="0" w:color="auto"/>
            <w:right w:val="none" w:sz="0" w:space="0" w:color="auto"/>
          </w:divBdr>
        </w:div>
        <w:div w:id="1497498866">
          <w:marLeft w:val="640"/>
          <w:marRight w:val="0"/>
          <w:marTop w:val="0"/>
          <w:marBottom w:val="0"/>
          <w:divBdr>
            <w:top w:val="none" w:sz="0" w:space="0" w:color="auto"/>
            <w:left w:val="none" w:sz="0" w:space="0" w:color="auto"/>
            <w:bottom w:val="none" w:sz="0" w:space="0" w:color="auto"/>
            <w:right w:val="none" w:sz="0" w:space="0" w:color="auto"/>
          </w:divBdr>
        </w:div>
        <w:div w:id="1538158509">
          <w:marLeft w:val="640"/>
          <w:marRight w:val="0"/>
          <w:marTop w:val="0"/>
          <w:marBottom w:val="0"/>
          <w:divBdr>
            <w:top w:val="none" w:sz="0" w:space="0" w:color="auto"/>
            <w:left w:val="none" w:sz="0" w:space="0" w:color="auto"/>
            <w:bottom w:val="none" w:sz="0" w:space="0" w:color="auto"/>
            <w:right w:val="none" w:sz="0" w:space="0" w:color="auto"/>
          </w:divBdr>
        </w:div>
        <w:div w:id="1620868960">
          <w:marLeft w:val="640"/>
          <w:marRight w:val="0"/>
          <w:marTop w:val="0"/>
          <w:marBottom w:val="0"/>
          <w:divBdr>
            <w:top w:val="none" w:sz="0" w:space="0" w:color="auto"/>
            <w:left w:val="none" w:sz="0" w:space="0" w:color="auto"/>
            <w:bottom w:val="none" w:sz="0" w:space="0" w:color="auto"/>
            <w:right w:val="none" w:sz="0" w:space="0" w:color="auto"/>
          </w:divBdr>
        </w:div>
        <w:div w:id="1637179932">
          <w:marLeft w:val="640"/>
          <w:marRight w:val="0"/>
          <w:marTop w:val="0"/>
          <w:marBottom w:val="0"/>
          <w:divBdr>
            <w:top w:val="none" w:sz="0" w:space="0" w:color="auto"/>
            <w:left w:val="none" w:sz="0" w:space="0" w:color="auto"/>
            <w:bottom w:val="none" w:sz="0" w:space="0" w:color="auto"/>
            <w:right w:val="none" w:sz="0" w:space="0" w:color="auto"/>
          </w:divBdr>
        </w:div>
        <w:div w:id="1678389355">
          <w:marLeft w:val="640"/>
          <w:marRight w:val="0"/>
          <w:marTop w:val="0"/>
          <w:marBottom w:val="0"/>
          <w:divBdr>
            <w:top w:val="none" w:sz="0" w:space="0" w:color="auto"/>
            <w:left w:val="none" w:sz="0" w:space="0" w:color="auto"/>
            <w:bottom w:val="none" w:sz="0" w:space="0" w:color="auto"/>
            <w:right w:val="none" w:sz="0" w:space="0" w:color="auto"/>
          </w:divBdr>
        </w:div>
        <w:div w:id="1688174280">
          <w:marLeft w:val="640"/>
          <w:marRight w:val="0"/>
          <w:marTop w:val="0"/>
          <w:marBottom w:val="0"/>
          <w:divBdr>
            <w:top w:val="none" w:sz="0" w:space="0" w:color="auto"/>
            <w:left w:val="none" w:sz="0" w:space="0" w:color="auto"/>
            <w:bottom w:val="none" w:sz="0" w:space="0" w:color="auto"/>
            <w:right w:val="none" w:sz="0" w:space="0" w:color="auto"/>
          </w:divBdr>
        </w:div>
        <w:div w:id="1804224674">
          <w:marLeft w:val="640"/>
          <w:marRight w:val="0"/>
          <w:marTop w:val="0"/>
          <w:marBottom w:val="0"/>
          <w:divBdr>
            <w:top w:val="none" w:sz="0" w:space="0" w:color="auto"/>
            <w:left w:val="none" w:sz="0" w:space="0" w:color="auto"/>
            <w:bottom w:val="none" w:sz="0" w:space="0" w:color="auto"/>
            <w:right w:val="none" w:sz="0" w:space="0" w:color="auto"/>
          </w:divBdr>
        </w:div>
        <w:div w:id="1863737216">
          <w:marLeft w:val="640"/>
          <w:marRight w:val="0"/>
          <w:marTop w:val="0"/>
          <w:marBottom w:val="0"/>
          <w:divBdr>
            <w:top w:val="none" w:sz="0" w:space="0" w:color="auto"/>
            <w:left w:val="none" w:sz="0" w:space="0" w:color="auto"/>
            <w:bottom w:val="none" w:sz="0" w:space="0" w:color="auto"/>
            <w:right w:val="none" w:sz="0" w:space="0" w:color="auto"/>
          </w:divBdr>
        </w:div>
        <w:div w:id="1883320533">
          <w:marLeft w:val="640"/>
          <w:marRight w:val="0"/>
          <w:marTop w:val="0"/>
          <w:marBottom w:val="0"/>
          <w:divBdr>
            <w:top w:val="none" w:sz="0" w:space="0" w:color="auto"/>
            <w:left w:val="none" w:sz="0" w:space="0" w:color="auto"/>
            <w:bottom w:val="none" w:sz="0" w:space="0" w:color="auto"/>
            <w:right w:val="none" w:sz="0" w:space="0" w:color="auto"/>
          </w:divBdr>
        </w:div>
        <w:div w:id="1917737005">
          <w:marLeft w:val="640"/>
          <w:marRight w:val="0"/>
          <w:marTop w:val="0"/>
          <w:marBottom w:val="0"/>
          <w:divBdr>
            <w:top w:val="none" w:sz="0" w:space="0" w:color="auto"/>
            <w:left w:val="none" w:sz="0" w:space="0" w:color="auto"/>
            <w:bottom w:val="none" w:sz="0" w:space="0" w:color="auto"/>
            <w:right w:val="none" w:sz="0" w:space="0" w:color="auto"/>
          </w:divBdr>
        </w:div>
        <w:div w:id="2021082107">
          <w:marLeft w:val="640"/>
          <w:marRight w:val="0"/>
          <w:marTop w:val="0"/>
          <w:marBottom w:val="0"/>
          <w:divBdr>
            <w:top w:val="none" w:sz="0" w:space="0" w:color="auto"/>
            <w:left w:val="none" w:sz="0" w:space="0" w:color="auto"/>
            <w:bottom w:val="none" w:sz="0" w:space="0" w:color="auto"/>
            <w:right w:val="none" w:sz="0" w:space="0" w:color="auto"/>
          </w:divBdr>
        </w:div>
        <w:div w:id="2073459382">
          <w:marLeft w:val="640"/>
          <w:marRight w:val="0"/>
          <w:marTop w:val="0"/>
          <w:marBottom w:val="0"/>
          <w:divBdr>
            <w:top w:val="none" w:sz="0" w:space="0" w:color="auto"/>
            <w:left w:val="none" w:sz="0" w:space="0" w:color="auto"/>
            <w:bottom w:val="none" w:sz="0" w:space="0" w:color="auto"/>
            <w:right w:val="none" w:sz="0" w:space="0" w:color="auto"/>
          </w:divBdr>
        </w:div>
        <w:div w:id="2085570820">
          <w:marLeft w:val="640"/>
          <w:marRight w:val="0"/>
          <w:marTop w:val="0"/>
          <w:marBottom w:val="0"/>
          <w:divBdr>
            <w:top w:val="none" w:sz="0" w:space="0" w:color="auto"/>
            <w:left w:val="none" w:sz="0" w:space="0" w:color="auto"/>
            <w:bottom w:val="none" w:sz="0" w:space="0" w:color="auto"/>
            <w:right w:val="none" w:sz="0" w:space="0" w:color="auto"/>
          </w:divBdr>
        </w:div>
      </w:divsChild>
    </w:div>
    <w:div w:id="1632132379">
      <w:marLeft w:val="0"/>
      <w:marRight w:val="0"/>
      <w:marTop w:val="0"/>
      <w:marBottom w:val="0"/>
      <w:divBdr>
        <w:top w:val="none" w:sz="0" w:space="0" w:color="auto"/>
        <w:left w:val="none" w:sz="0" w:space="0" w:color="auto"/>
        <w:bottom w:val="none" w:sz="0" w:space="0" w:color="auto"/>
        <w:right w:val="none" w:sz="0" w:space="0" w:color="auto"/>
      </w:divBdr>
    </w:div>
    <w:div w:id="1644002420">
      <w:marLeft w:val="0"/>
      <w:marRight w:val="0"/>
      <w:marTop w:val="0"/>
      <w:marBottom w:val="0"/>
      <w:divBdr>
        <w:top w:val="none" w:sz="0" w:space="0" w:color="auto"/>
        <w:left w:val="none" w:sz="0" w:space="0" w:color="auto"/>
        <w:bottom w:val="none" w:sz="0" w:space="0" w:color="auto"/>
        <w:right w:val="none" w:sz="0" w:space="0" w:color="auto"/>
      </w:divBdr>
    </w:div>
    <w:div w:id="1649280153">
      <w:marLeft w:val="0"/>
      <w:marRight w:val="0"/>
      <w:marTop w:val="0"/>
      <w:marBottom w:val="0"/>
      <w:divBdr>
        <w:top w:val="none" w:sz="0" w:space="0" w:color="auto"/>
        <w:left w:val="none" w:sz="0" w:space="0" w:color="auto"/>
        <w:bottom w:val="none" w:sz="0" w:space="0" w:color="auto"/>
        <w:right w:val="none" w:sz="0" w:space="0" w:color="auto"/>
      </w:divBdr>
    </w:div>
    <w:div w:id="1650401954">
      <w:bodyDiv w:val="1"/>
      <w:marLeft w:val="0"/>
      <w:marRight w:val="0"/>
      <w:marTop w:val="0"/>
      <w:marBottom w:val="0"/>
      <w:divBdr>
        <w:top w:val="none" w:sz="0" w:space="0" w:color="auto"/>
        <w:left w:val="none" w:sz="0" w:space="0" w:color="auto"/>
        <w:bottom w:val="none" w:sz="0" w:space="0" w:color="auto"/>
        <w:right w:val="none" w:sz="0" w:space="0" w:color="auto"/>
      </w:divBdr>
      <w:divsChild>
        <w:div w:id="200745445">
          <w:marLeft w:val="640"/>
          <w:marRight w:val="0"/>
          <w:marTop w:val="0"/>
          <w:marBottom w:val="0"/>
          <w:divBdr>
            <w:top w:val="none" w:sz="0" w:space="0" w:color="auto"/>
            <w:left w:val="none" w:sz="0" w:space="0" w:color="auto"/>
            <w:bottom w:val="none" w:sz="0" w:space="0" w:color="auto"/>
            <w:right w:val="none" w:sz="0" w:space="0" w:color="auto"/>
          </w:divBdr>
        </w:div>
        <w:div w:id="318048100">
          <w:marLeft w:val="640"/>
          <w:marRight w:val="0"/>
          <w:marTop w:val="0"/>
          <w:marBottom w:val="0"/>
          <w:divBdr>
            <w:top w:val="none" w:sz="0" w:space="0" w:color="auto"/>
            <w:left w:val="none" w:sz="0" w:space="0" w:color="auto"/>
            <w:bottom w:val="none" w:sz="0" w:space="0" w:color="auto"/>
            <w:right w:val="none" w:sz="0" w:space="0" w:color="auto"/>
          </w:divBdr>
        </w:div>
        <w:div w:id="371617166">
          <w:marLeft w:val="640"/>
          <w:marRight w:val="0"/>
          <w:marTop w:val="0"/>
          <w:marBottom w:val="0"/>
          <w:divBdr>
            <w:top w:val="none" w:sz="0" w:space="0" w:color="auto"/>
            <w:left w:val="none" w:sz="0" w:space="0" w:color="auto"/>
            <w:bottom w:val="none" w:sz="0" w:space="0" w:color="auto"/>
            <w:right w:val="none" w:sz="0" w:space="0" w:color="auto"/>
          </w:divBdr>
        </w:div>
        <w:div w:id="411706191">
          <w:marLeft w:val="640"/>
          <w:marRight w:val="0"/>
          <w:marTop w:val="0"/>
          <w:marBottom w:val="0"/>
          <w:divBdr>
            <w:top w:val="none" w:sz="0" w:space="0" w:color="auto"/>
            <w:left w:val="none" w:sz="0" w:space="0" w:color="auto"/>
            <w:bottom w:val="none" w:sz="0" w:space="0" w:color="auto"/>
            <w:right w:val="none" w:sz="0" w:space="0" w:color="auto"/>
          </w:divBdr>
        </w:div>
        <w:div w:id="450824577">
          <w:marLeft w:val="640"/>
          <w:marRight w:val="0"/>
          <w:marTop w:val="0"/>
          <w:marBottom w:val="0"/>
          <w:divBdr>
            <w:top w:val="none" w:sz="0" w:space="0" w:color="auto"/>
            <w:left w:val="none" w:sz="0" w:space="0" w:color="auto"/>
            <w:bottom w:val="none" w:sz="0" w:space="0" w:color="auto"/>
            <w:right w:val="none" w:sz="0" w:space="0" w:color="auto"/>
          </w:divBdr>
        </w:div>
        <w:div w:id="491675026">
          <w:marLeft w:val="640"/>
          <w:marRight w:val="0"/>
          <w:marTop w:val="0"/>
          <w:marBottom w:val="0"/>
          <w:divBdr>
            <w:top w:val="none" w:sz="0" w:space="0" w:color="auto"/>
            <w:left w:val="none" w:sz="0" w:space="0" w:color="auto"/>
            <w:bottom w:val="none" w:sz="0" w:space="0" w:color="auto"/>
            <w:right w:val="none" w:sz="0" w:space="0" w:color="auto"/>
          </w:divBdr>
        </w:div>
        <w:div w:id="567767991">
          <w:marLeft w:val="640"/>
          <w:marRight w:val="0"/>
          <w:marTop w:val="0"/>
          <w:marBottom w:val="0"/>
          <w:divBdr>
            <w:top w:val="none" w:sz="0" w:space="0" w:color="auto"/>
            <w:left w:val="none" w:sz="0" w:space="0" w:color="auto"/>
            <w:bottom w:val="none" w:sz="0" w:space="0" w:color="auto"/>
            <w:right w:val="none" w:sz="0" w:space="0" w:color="auto"/>
          </w:divBdr>
        </w:div>
        <w:div w:id="684290624">
          <w:marLeft w:val="640"/>
          <w:marRight w:val="0"/>
          <w:marTop w:val="0"/>
          <w:marBottom w:val="0"/>
          <w:divBdr>
            <w:top w:val="none" w:sz="0" w:space="0" w:color="auto"/>
            <w:left w:val="none" w:sz="0" w:space="0" w:color="auto"/>
            <w:bottom w:val="none" w:sz="0" w:space="0" w:color="auto"/>
            <w:right w:val="none" w:sz="0" w:space="0" w:color="auto"/>
          </w:divBdr>
        </w:div>
        <w:div w:id="742992229">
          <w:marLeft w:val="640"/>
          <w:marRight w:val="0"/>
          <w:marTop w:val="0"/>
          <w:marBottom w:val="0"/>
          <w:divBdr>
            <w:top w:val="none" w:sz="0" w:space="0" w:color="auto"/>
            <w:left w:val="none" w:sz="0" w:space="0" w:color="auto"/>
            <w:bottom w:val="none" w:sz="0" w:space="0" w:color="auto"/>
            <w:right w:val="none" w:sz="0" w:space="0" w:color="auto"/>
          </w:divBdr>
        </w:div>
        <w:div w:id="942759380">
          <w:marLeft w:val="640"/>
          <w:marRight w:val="0"/>
          <w:marTop w:val="0"/>
          <w:marBottom w:val="0"/>
          <w:divBdr>
            <w:top w:val="none" w:sz="0" w:space="0" w:color="auto"/>
            <w:left w:val="none" w:sz="0" w:space="0" w:color="auto"/>
            <w:bottom w:val="none" w:sz="0" w:space="0" w:color="auto"/>
            <w:right w:val="none" w:sz="0" w:space="0" w:color="auto"/>
          </w:divBdr>
        </w:div>
        <w:div w:id="974218474">
          <w:marLeft w:val="640"/>
          <w:marRight w:val="0"/>
          <w:marTop w:val="0"/>
          <w:marBottom w:val="0"/>
          <w:divBdr>
            <w:top w:val="none" w:sz="0" w:space="0" w:color="auto"/>
            <w:left w:val="none" w:sz="0" w:space="0" w:color="auto"/>
            <w:bottom w:val="none" w:sz="0" w:space="0" w:color="auto"/>
            <w:right w:val="none" w:sz="0" w:space="0" w:color="auto"/>
          </w:divBdr>
        </w:div>
        <w:div w:id="1021468008">
          <w:marLeft w:val="640"/>
          <w:marRight w:val="0"/>
          <w:marTop w:val="0"/>
          <w:marBottom w:val="0"/>
          <w:divBdr>
            <w:top w:val="none" w:sz="0" w:space="0" w:color="auto"/>
            <w:left w:val="none" w:sz="0" w:space="0" w:color="auto"/>
            <w:bottom w:val="none" w:sz="0" w:space="0" w:color="auto"/>
            <w:right w:val="none" w:sz="0" w:space="0" w:color="auto"/>
          </w:divBdr>
        </w:div>
        <w:div w:id="1060909615">
          <w:marLeft w:val="640"/>
          <w:marRight w:val="0"/>
          <w:marTop w:val="0"/>
          <w:marBottom w:val="0"/>
          <w:divBdr>
            <w:top w:val="none" w:sz="0" w:space="0" w:color="auto"/>
            <w:left w:val="none" w:sz="0" w:space="0" w:color="auto"/>
            <w:bottom w:val="none" w:sz="0" w:space="0" w:color="auto"/>
            <w:right w:val="none" w:sz="0" w:space="0" w:color="auto"/>
          </w:divBdr>
        </w:div>
        <w:div w:id="1143616004">
          <w:marLeft w:val="640"/>
          <w:marRight w:val="0"/>
          <w:marTop w:val="0"/>
          <w:marBottom w:val="0"/>
          <w:divBdr>
            <w:top w:val="none" w:sz="0" w:space="0" w:color="auto"/>
            <w:left w:val="none" w:sz="0" w:space="0" w:color="auto"/>
            <w:bottom w:val="none" w:sz="0" w:space="0" w:color="auto"/>
            <w:right w:val="none" w:sz="0" w:space="0" w:color="auto"/>
          </w:divBdr>
        </w:div>
        <w:div w:id="1202089127">
          <w:marLeft w:val="640"/>
          <w:marRight w:val="0"/>
          <w:marTop w:val="0"/>
          <w:marBottom w:val="0"/>
          <w:divBdr>
            <w:top w:val="none" w:sz="0" w:space="0" w:color="auto"/>
            <w:left w:val="none" w:sz="0" w:space="0" w:color="auto"/>
            <w:bottom w:val="none" w:sz="0" w:space="0" w:color="auto"/>
            <w:right w:val="none" w:sz="0" w:space="0" w:color="auto"/>
          </w:divBdr>
        </w:div>
        <w:div w:id="1279138288">
          <w:marLeft w:val="640"/>
          <w:marRight w:val="0"/>
          <w:marTop w:val="0"/>
          <w:marBottom w:val="0"/>
          <w:divBdr>
            <w:top w:val="none" w:sz="0" w:space="0" w:color="auto"/>
            <w:left w:val="none" w:sz="0" w:space="0" w:color="auto"/>
            <w:bottom w:val="none" w:sz="0" w:space="0" w:color="auto"/>
            <w:right w:val="none" w:sz="0" w:space="0" w:color="auto"/>
          </w:divBdr>
        </w:div>
        <w:div w:id="1622762788">
          <w:marLeft w:val="640"/>
          <w:marRight w:val="0"/>
          <w:marTop w:val="0"/>
          <w:marBottom w:val="0"/>
          <w:divBdr>
            <w:top w:val="none" w:sz="0" w:space="0" w:color="auto"/>
            <w:left w:val="none" w:sz="0" w:space="0" w:color="auto"/>
            <w:bottom w:val="none" w:sz="0" w:space="0" w:color="auto"/>
            <w:right w:val="none" w:sz="0" w:space="0" w:color="auto"/>
          </w:divBdr>
        </w:div>
        <w:div w:id="1734961454">
          <w:marLeft w:val="640"/>
          <w:marRight w:val="0"/>
          <w:marTop w:val="0"/>
          <w:marBottom w:val="0"/>
          <w:divBdr>
            <w:top w:val="none" w:sz="0" w:space="0" w:color="auto"/>
            <w:left w:val="none" w:sz="0" w:space="0" w:color="auto"/>
            <w:bottom w:val="none" w:sz="0" w:space="0" w:color="auto"/>
            <w:right w:val="none" w:sz="0" w:space="0" w:color="auto"/>
          </w:divBdr>
        </w:div>
        <w:div w:id="1834563072">
          <w:marLeft w:val="640"/>
          <w:marRight w:val="0"/>
          <w:marTop w:val="0"/>
          <w:marBottom w:val="0"/>
          <w:divBdr>
            <w:top w:val="none" w:sz="0" w:space="0" w:color="auto"/>
            <w:left w:val="none" w:sz="0" w:space="0" w:color="auto"/>
            <w:bottom w:val="none" w:sz="0" w:space="0" w:color="auto"/>
            <w:right w:val="none" w:sz="0" w:space="0" w:color="auto"/>
          </w:divBdr>
        </w:div>
        <w:div w:id="1906331762">
          <w:marLeft w:val="640"/>
          <w:marRight w:val="0"/>
          <w:marTop w:val="0"/>
          <w:marBottom w:val="0"/>
          <w:divBdr>
            <w:top w:val="none" w:sz="0" w:space="0" w:color="auto"/>
            <w:left w:val="none" w:sz="0" w:space="0" w:color="auto"/>
            <w:bottom w:val="none" w:sz="0" w:space="0" w:color="auto"/>
            <w:right w:val="none" w:sz="0" w:space="0" w:color="auto"/>
          </w:divBdr>
        </w:div>
        <w:div w:id="1991979447">
          <w:marLeft w:val="640"/>
          <w:marRight w:val="0"/>
          <w:marTop w:val="0"/>
          <w:marBottom w:val="0"/>
          <w:divBdr>
            <w:top w:val="none" w:sz="0" w:space="0" w:color="auto"/>
            <w:left w:val="none" w:sz="0" w:space="0" w:color="auto"/>
            <w:bottom w:val="none" w:sz="0" w:space="0" w:color="auto"/>
            <w:right w:val="none" w:sz="0" w:space="0" w:color="auto"/>
          </w:divBdr>
        </w:div>
      </w:divsChild>
    </w:div>
    <w:div w:id="1651127719">
      <w:bodyDiv w:val="1"/>
      <w:marLeft w:val="0"/>
      <w:marRight w:val="0"/>
      <w:marTop w:val="0"/>
      <w:marBottom w:val="0"/>
      <w:divBdr>
        <w:top w:val="none" w:sz="0" w:space="0" w:color="auto"/>
        <w:left w:val="none" w:sz="0" w:space="0" w:color="auto"/>
        <w:bottom w:val="none" w:sz="0" w:space="0" w:color="auto"/>
        <w:right w:val="none" w:sz="0" w:space="0" w:color="auto"/>
      </w:divBdr>
      <w:divsChild>
        <w:div w:id="18432856">
          <w:marLeft w:val="640"/>
          <w:marRight w:val="0"/>
          <w:marTop w:val="0"/>
          <w:marBottom w:val="0"/>
          <w:divBdr>
            <w:top w:val="none" w:sz="0" w:space="0" w:color="auto"/>
            <w:left w:val="none" w:sz="0" w:space="0" w:color="auto"/>
            <w:bottom w:val="none" w:sz="0" w:space="0" w:color="auto"/>
            <w:right w:val="none" w:sz="0" w:space="0" w:color="auto"/>
          </w:divBdr>
        </w:div>
        <w:div w:id="29110803">
          <w:marLeft w:val="640"/>
          <w:marRight w:val="0"/>
          <w:marTop w:val="0"/>
          <w:marBottom w:val="0"/>
          <w:divBdr>
            <w:top w:val="none" w:sz="0" w:space="0" w:color="auto"/>
            <w:left w:val="none" w:sz="0" w:space="0" w:color="auto"/>
            <w:bottom w:val="none" w:sz="0" w:space="0" w:color="auto"/>
            <w:right w:val="none" w:sz="0" w:space="0" w:color="auto"/>
          </w:divBdr>
        </w:div>
        <w:div w:id="54935950">
          <w:marLeft w:val="640"/>
          <w:marRight w:val="0"/>
          <w:marTop w:val="0"/>
          <w:marBottom w:val="0"/>
          <w:divBdr>
            <w:top w:val="none" w:sz="0" w:space="0" w:color="auto"/>
            <w:left w:val="none" w:sz="0" w:space="0" w:color="auto"/>
            <w:bottom w:val="none" w:sz="0" w:space="0" w:color="auto"/>
            <w:right w:val="none" w:sz="0" w:space="0" w:color="auto"/>
          </w:divBdr>
        </w:div>
        <w:div w:id="85196838">
          <w:marLeft w:val="640"/>
          <w:marRight w:val="0"/>
          <w:marTop w:val="0"/>
          <w:marBottom w:val="0"/>
          <w:divBdr>
            <w:top w:val="none" w:sz="0" w:space="0" w:color="auto"/>
            <w:left w:val="none" w:sz="0" w:space="0" w:color="auto"/>
            <w:bottom w:val="none" w:sz="0" w:space="0" w:color="auto"/>
            <w:right w:val="none" w:sz="0" w:space="0" w:color="auto"/>
          </w:divBdr>
        </w:div>
        <w:div w:id="167529052">
          <w:marLeft w:val="640"/>
          <w:marRight w:val="0"/>
          <w:marTop w:val="0"/>
          <w:marBottom w:val="0"/>
          <w:divBdr>
            <w:top w:val="none" w:sz="0" w:space="0" w:color="auto"/>
            <w:left w:val="none" w:sz="0" w:space="0" w:color="auto"/>
            <w:bottom w:val="none" w:sz="0" w:space="0" w:color="auto"/>
            <w:right w:val="none" w:sz="0" w:space="0" w:color="auto"/>
          </w:divBdr>
        </w:div>
        <w:div w:id="224294841">
          <w:marLeft w:val="640"/>
          <w:marRight w:val="0"/>
          <w:marTop w:val="0"/>
          <w:marBottom w:val="0"/>
          <w:divBdr>
            <w:top w:val="none" w:sz="0" w:space="0" w:color="auto"/>
            <w:left w:val="none" w:sz="0" w:space="0" w:color="auto"/>
            <w:bottom w:val="none" w:sz="0" w:space="0" w:color="auto"/>
            <w:right w:val="none" w:sz="0" w:space="0" w:color="auto"/>
          </w:divBdr>
        </w:div>
        <w:div w:id="228466180">
          <w:marLeft w:val="640"/>
          <w:marRight w:val="0"/>
          <w:marTop w:val="0"/>
          <w:marBottom w:val="0"/>
          <w:divBdr>
            <w:top w:val="none" w:sz="0" w:space="0" w:color="auto"/>
            <w:left w:val="none" w:sz="0" w:space="0" w:color="auto"/>
            <w:bottom w:val="none" w:sz="0" w:space="0" w:color="auto"/>
            <w:right w:val="none" w:sz="0" w:space="0" w:color="auto"/>
          </w:divBdr>
        </w:div>
        <w:div w:id="328408938">
          <w:marLeft w:val="640"/>
          <w:marRight w:val="0"/>
          <w:marTop w:val="0"/>
          <w:marBottom w:val="0"/>
          <w:divBdr>
            <w:top w:val="none" w:sz="0" w:space="0" w:color="auto"/>
            <w:left w:val="none" w:sz="0" w:space="0" w:color="auto"/>
            <w:bottom w:val="none" w:sz="0" w:space="0" w:color="auto"/>
            <w:right w:val="none" w:sz="0" w:space="0" w:color="auto"/>
          </w:divBdr>
        </w:div>
        <w:div w:id="333411361">
          <w:marLeft w:val="640"/>
          <w:marRight w:val="0"/>
          <w:marTop w:val="0"/>
          <w:marBottom w:val="0"/>
          <w:divBdr>
            <w:top w:val="none" w:sz="0" w:space="0" w:color="auto"/>
            <w:left w:val="none" w:sz="0" w:space="0" w:color="auto"/>
            <w:bottom w:val="none" w:sz="0" w:space="0" w:color="auto"/>
            <w:right w:val="none" w:sz="0" w:space="0" w:color="auto"/>
          </w:divBdr>
        </w:div>
        <w:div w:id="353461044">
          <w:marLeft w:val="640"/>
          <w:marRight w:val="0"/>
          <w:marTop w:val="0"/>
          <w:marBottom w:val="0"/>
          <w:divBdr>
            <w:top w:val="none" w:sz="0" w:space="0" w:color="auto"/>
            <w:left w:val="none" w:sz="0" w:space="0" w:color="auto"/>
            <w:bottom w:val="none" w:sz="0" w:space="0" w:color="auto"/>
            <w:right w:val="none" w:sz="0" w:space="0" w:color="auto"/>
          </w:divBdr>
        </w:div>
        <w:div w:id="353581752">
          <w:marLeft w:val="640"/>
          <w:marRight w:val="0"/>
          <w:marTop w:val="0"/>
          <w:marBottom w:val="0"/>
          <w:divBdr>
            <w:top w:val="none" w:sz="0" w:space="0" w:color="auto"/>
            <w:left w:val="none" w:sz="0" w:space="0" w:color="auto"/>
            <w:bottom w:val="none" w:sz="0" w:space="0" w:color="auto"/>
            <w:right w:val="none" w:sz="0" w:space="0" w:color="auto"/>
          </w:divBdr>
        </w:div>
        <w:div w:id="356583227">
          <w:marLeft w:val="640"/>
          <w:marRight w:val="0"/>
          <w:marTop w:val="0"/>
          <w:marBottom w:val="0"/>
          <w:divBdr>
            <w:top w:val="none" w:sz="0" w:space="0" w:color="auto"/>
            <w:left w:val="none" w:sz="0" w:space="0" w:color="auto"/>
            <w:bottom w:val="none" w:sz="0" w:space="0" w:color="auto"/>
            <w:right w:val="none" w:sz="0" w:space="0" w:color="auto"/>
          </w:divBdr>
        </w:div>
        <w:div w:id="425542036">
          <w:marLeft w:val="640"/>
          <w:marRight w:val="0"/>
          <w:marTop w:val="0"/>
          <w:marBottom w:val="0"/>
          <w:divBdr>
            <w:top w:val="none" w:sz="0" w:space="0" w:color="auto"/>
            <w:left w:val="none" w:sz="0" w:space="0" w:color="auto"/>
            <w:bottom w:val="none" w:sz="0" w:space="0" w:color="auto"/>
            <w:right w:val="none" w:sz="0" w:space="0" w:color="auto"/>
          </w:divBdr>
        </w:div>
        <w:div w:id="564410842">
          <w:marLeft w:val="640"/>
          <w:marRight w:val="0"/>
          <w:marTop w:val="0"/>
          <w:marBottom w:val="0"/>
          <w:divBdr>
            <w:top w:val="none" w:sz="0" w:space="0" w:color="auto"/>
            <w:left w:val="none" w:sz="0" w:space="0" w:color="auto"/>
            <w:bottom w:val="none" w:sz="0" w:space="0" w:color="auto"/>
            <w:right w:val="none" w:sz="0" w:space="0" w:color="auto"/>
          </w:divBdr>
        </w:div>
        <w:div w:id="577784711">
          <w:marLeft w:val="640"/>
          <w:marRight w:val="0"/>
          <w:marTop w:val="0"/>
          <w:marBottom w:val="0"/>
          <w:divBdr>
            <w:top w:val="none" w:sz="0" w:space="0" w:color="auto"/>
            <w:left w:val="none" w:sz="0" w:space="0" w:color="auto"/>
            <w:bottom w:val="none" w:sz="0" w:space="0" w:color="auto"/>
            <w:right w:val="none" w:sz="0" w:space="0" w:color="auto"/>
          </w:divBdr>
        </w:div>
        <w:div w:id="582758294">
          <w:marLeft w:val="640"/>
          <w:marRight w:val="0"/>
          <w:marTop w:val="0"/>
          <w:marBottom w:val="0"/>
          <w:divBdr>
            <w:top w:val="none" w:sz="0" w:space="0" w:color="auto"/>
            <w:left w:val="none" w:sz="0" w:space="0" w:color="auto"/>
            <w:bottom w:val="none" w:sz="0" w:space="0" w:color="auto"/>
            <w:right w:val="none" w:sz="0" w:space="0" w:color="auto"/>
          </w:divBdr>
        </w:div>
        <w:div w:id="587883721">
          <w:marLeft w:val="640"/>
          <w:marRight w:val="0"/>
          <w:marTop w:val="0"/>
          <w:marBottom w:val="0"/>
          <w:divBdr>
            <w:top w:val="none" w:sz="0" w:space="0" w:color="auto"/>
            <w:left w:val="none" w:sz="0" w:space="0" w:color="auto"/>
            <w:bottom w:val="none" w:sz="0" w:space="0" w:color="auto"/>
            <w:right w:val="none" w:sz="0" w:space="0" w:color="auto"/>
          </w:divBdr>
        </w:div>
        <w:div w:id="590890974">
          <w:marLeft w:val="640"/>
          <w:marRight w:val="0"/>
          <w:marTop w:val="0"/>
          <w:marBottom w:val="0"/>
          <w:divBdr>
            <w:top w:val="none" w:sz="0" w:space="0" w:color="auto"/>
            <w:left w:val="none" w:sz="0" w:space="0" w:color="auto"/>
            <w:bottom w:val="none" w:sz="0" w:space="0" w:color="auto"/>
            <w:right w:val="none" w:sz="0" w:space="0" w:color="auto"/>
          </w:divBdr>
        </w:div>
        <w:div w:id="630864505">
          <w:marLeft w:val="640"/>
          <w:marRight w:val="0"/>
          <w:marTop w:val="0"/>
          <w:marBottom w:val="0"/>
          <w:divBdr>
            <w:top w:val="none" w:sz="0" w:space="0" w:color="auto"/>
            <w:left w:val="none" w:sz="0" w:space="0" w:color="auto"/>
            <w:bottom w:val="none" w:sz="0" w:space="0" w:color="auto"/>
            <w:right w:val="none" w:sz="0" w:space="0" w:color="auto"/>
          </w:divBdr>
        </w:div>
        <w:div w:id="660544853">
          <w:marLeft w:val="640"/>
          <w:marRight w:val="0"/>
          <w:marTop w:val="0"/>
          <w:marBottom w:val="0"/>
          <w:divBdr>
            <w:top w:val="none" w:sz="0" w:space="0" w:color="auto"/>
            <w:left w:val="none" w:sz="0" w:space="0" w:color="auto"/>
            <w:bottom w:val="none" w:sz="0" w:space="0" w:color="auto"/>
            <w:right w:val="none" w:sz="0" w:space="0" w:color="auto"/>
          </w:divBdr>
        </w:div>
        <w:div w:id="672340343">
          <w:marLeft w:val="640"/>
          <w:marRight w:val="0"/>
          <w:marTop w:val="0"/>
          <w:marBottom w:val="0"/>
          <w:divBdr>
            <w:top w:val="none" w:sz="0" w:space="0" w:color="auto"/>
            <w:left w:val="none" w:sz="0" w:space="0" w:color="auto"/>
            <w:bottom w:val="none" w:sz="0" w:space="0" w:color="auto"/>
            <w:right w:val="none" w:sz="0" w:space="0" w:color="auto"/>
          </w:divBdr>
        </w:div>
        <w:div w:id="790127652">
          <w:marLeft w:val="640"/>
          <w:marRight w:val="0"/>
          <w:marTop w:val="0"/>
          <w:marBottom w:val="0"/>
          <w:divBdr>
            <w:top w:val="none" w:sz="0" w:space="0" w:color="auto"/>
            <w:left w:val="none" w:sz="0" w:space="0" w:color="auto"/>
            <w:bottom w:val="none" w:sz="0" w:space="0" w:color="auto"/>
            <w:right w:val="none" w:sz="0" w:space="0" w:color="auto"/>
          </w:divBdr>
        </w:div>
        <w:div w:id="804814173">
          <w:marLeft w:val="640"/>
          <w:marRight w:val="0"/>
          <w:marTop w:val="0"/>
          <w:marBottom w:val="0"/>
          <w:divBdr>
            <w:top w:val="none" w:sz="0" w:space="0" w:color="auto"/>
            <w:left w:val="none" w:sz="0" w:space="0" w:color="auto"/>
            <w:bottom w:val="none" w:sz="0" w:space="0" w:color="auto"/>
            <w:right w:val="none" w:sz="0" w:space="0" w:color="auto"/>
          </w:divBdr>
        </w:div>
        <w:div w:id="833958583">
          <w:marLeft w:val="640"/>
          <w:marRight w:val="0"/>
          <w:marTop w:val="0"/>
          <w:marBottom w:val="0"/>
          <w:divBdr>
            <w:top w:val="none" w:sz="0" w:space="0" w:color="auto"/>
            <w:left w:val="none" w:sz="0" w:space="0" w:color="auto"/>
            <w:bottom w:val="none" w:sz="0" w:space="0" w:color="auto"/>
            <w:right w:val="none" w:sz="0" w:space="0" w:color="auto"/>
          </w:divBdr>
        </w:div>
        <w:div w:id="851379759">
          <w:marLeft w:val="640"/>
          <w:marRight w:val="0"/>
          <w:marTop w:val="0"/>
          <w:marBottom w:val="0"/>
          <w:divBdr>
            <w:top w:val="none" w:sz="0" w:space="0" w:color="auto"/>
            <w:left w:val="none" w:sz="0" w:space="0" w:color="auto"/>
            <w:bottom w:val="none" w:sz="0" w:space="0" w:color="auto"/>
            <w:right w:val="none" w:sz="0" w:space="0" w:color="auto"/>
          </w:divBdr>
        </w:div>
        <w:div w:id="913122629">
          <w:marLeft w:val="640"/>
          <w:marRight w:val="0"/>
          <w:marTop w:val="0"/>
          <w:marBottom w:val="0"/>
          <w:divBdr>
            <w:top w:val="none" w:sz="0" w:space="0" w:color="auto"/>
            <w:left w:val="none" w:sz="0" w:space="0" w:color="auto"/>
            <w:bottom w:val="none" w:sz="0" w:space="0" w:color="auto"/>
            <w:right w:val="none" w:sz="0" w:space="0" w:color="auto"/>
          </w:divBdr>
        </w:div>
        <w:div w:id="913123968">
          <w:marLeft w:val="640"/>
          <w:marRight w:val="0"/>
          <w:marTop w:val="0"/>
          <w:marBottom w:val="0"/>
          <w:divBdr>
            <w:top w:val="none" w:sz="0" w:space="0" w:color="auto"/>
            <w:left w:val="none" w:sz="0" w:space="0" w:color="auto"/>
            <w:bottom w:val="none" w:sz="0" w:space="0" w:color="auto"/>
            <w:right w:val="none" w:sz="0" w:space="0" w:color="auto"/>
          </w:divBdr>
        </w:div>
        <w:div w:id="983924576">
          <w:marLeft w:val="640"/>
          <w:marRight w:val="0"/>
          <w:marTop w:val="0"/>
          <w:marBottom w:val="0"/>
          <w:divBdr>
            <w:top w:val="none" w:sz="0" w:space="0" w:color="auto"/>
            <w:left w:val="none" w:sz="0" w:space="0" w:color="auto"/>
            <w:bottom w:val="none" w:sz="0" w:space="0" w:color="auto"/>
            <w:right w:val="none" w:sz="0" w:space="0" w:color="auto"/>
          </w:divBdr>
        </w:div>
        <w:div w:id="996418534">
          <w:marLeft w:val="640"/>
          <w:marRight w:val="0"/>
          <w:marTop w:val="0"/>
          <w:marBottom w:val="0"/>
          <w:divBdr>
            <w:top w:val="none" w:sz="0" w:space="0" w:color="auto"/>
            <w:left w:val="none" w:sz="0" w:space="0" w:color="auto"/>
            <w:bottom w:val="none" w:sz="0" w:space="0" w:color="auto"/>
            <w:right w:val="none" w:sz="0" w:space="0" w:color="auto"/>
          </w:divBdr>
        </w:div>
        <w:div w:id="1026831518">
          <w:marLeft w:val="640"/>
          <w:marRight w:val="0"/>
          <w:marTop w:val="0"/>
          <w:marBottom w:val="0"/>
          <w:divBdr>
            <w:top w:val="none" w:sz="0" w:space="0" w:color="auto"/>
            <w:left w:val="none" w:sz="0" w:space="0" w:color="auto"/>
            <w:bottom w:val="none" w:sz="0" w:space="0" w:color="auto"/>
            <w:right w:val="none" w:sz="0" w:space="0" w:color="auto"/>
          </w:divBdr>
        </w:div>
        <w:div w:id="1039360046">
          <w:marLeft w:val="640"/>
          <w:marRight w:val="0"/>
          <w:marTop w:val="0"/>
          <w:marBottom w:val="0"/>
          <w:divBdr>
            <w:top w:val="none" w:sz="0" w:space="0" w:color="auto"/>
            <w:left w:val="none" w:sz="0" w:space="0" w:color="auto"/>
            <w:bottom w:val="none" w:sz="0" w:space="0" w:color="auto"/>
            <w:right w:val="none" w:sz="0" w:space="0" w:color="auto"/>
          </w:divBdr>
        </w:div>
        <w:div w:id="1299411981">
          <w:marLeft w:val="640"/>
          <w:marRight w:val="0"/>
          <w:marTop w:val="0"/>
          <w:marBottom w:val="0"/>
          <w:divBdr>
            <w:top w:val="none" w:sz="0" w:space="0" w:color="auto"/>
            <w:left w:val="none" w:sz="0" w:space="0" w:color="auto"/>
            <w:bottom w:val="none" w:sz="0" w:space="0" w:color="auto"/>
            <w:right w:val="none" w:sz="0" w:space="0" w:color="auto"/>
          </w:divBdr>
        </w:div>
        <w:div w:id="1304307096">
          <w:marLeft w:val="640"/>
          <w:marRight w:val="0"/>
          <w:marTop w:val="0"/>
          <w:marBottom w:val="0"/>
          <w:divBdr>
            <w:top w:val="none" w:sz="0" w:space="0" w:color="auto"/>
            <w:left w:val="none" w:sz="0" w:space="0" w:color="auto"/>
            <w:bottom w:val="none" w:sz="0" w:space="0" w:color="auto"/>
            <w:right w:val="none" w:sz="0" w:space="0" w:color="auto"/>
          </w:divBdr>
        </w:div>
        <w:div w:id="1539200792">
          <w:marLeft w:val="640"/>
          <w:marRight w:val="0"/>
          <w:marTop w:val="0"/>
          <w:marBottom w:val="0"/>
          <w:divBdr>
            <w:top w:val="none" w:sz="0" w:space="0" w:color="auto"/>
            <w:left w:val="none" w:sz="0" w:space="0" w:color="auto"/>
            <w:bottom w:val="none" w:sz="0" w:space="0" w:color="auto"/>
            <w:right w:val="none" w:sz="0" w:space="0" w:color="auto"/>
          </w:divBdr>
        </w:div>
        <w:div w:id="1674256643">
          <w:marLeft w:val="640"/>
          <w:marRight w:val="0"/>
          <w:marTop w:val="0"/>
          <w:marBottom w:val="0"/>
          <w:divBdr>
            <w:top w:val="none" w:sz="0" w:space="0" w:color="auto"/>
            <w:left w:val="none" w:sz="0" w:space="0" w:color="auto"/>
            <w:bottom w:val="none" w:sz="0" w:space="0" w:color="auto"/>
            <w:right w:val="none" w:sz="0" w:space="0" w:color="auto"/>
          </w:divBdr>
        </w:div>
        <w:div w:id="1697193916">
          <w:marLeft w:val="640"/>
          <w:marRight w:val="0"/>
          <w:marTop w:val="0"/>
          <w:marBottom w:val="0"/>
          <w:divBdr>
            <w:top w:val="none" w:sz="0" w:space="0" w:color="auto"/>
            <w:left w:val="none" w:sz="0" w:space="0" w:color="auto"/>
            <w:bottom w:val="none" w:sz="0" w:space="0" w:color="auto"/>
            <w:right w:val="none" w:sz="0" w:space="0" w:color="auto"/>
          </w:divBdr>
        </w:div>
        <w:div w:id="1729525455">
          <w:marLeft w:val="640"/>
          <w:marRight w:val="0"/>
          <w:marTop w:val="0"/>
          <w:marBottom w:val="0"/>
          <w:divBdr>
            <w:top w:val="none" w:sz="0" w:space="0" w:color="auto"/>
            <w:left w:val="none" w:sz="0" w:space="0" w:color="auto"/>
            <w:bottom w:val="none" w:sz="0" w:space="0" w:color="auto"/>
            <w:right w:val="none" w:sz="0" w:space="0" w:color="auto"/>
          </w:divBdr>
        </w:div>
        <w:div w:id="1822841516">
          <w:marLeft w:val="640"/>
          <w:marRight w:val="0"/>
          <w:marTop w:val="0"/>
          <w:marBottom w:val="0"/>
          <w:divBdr>
            <w:top w:val="none" w:sz="0" w:space="0" w:color="auto"/>
            <w:left w:val="none" w:sz="0" w:space="0" w:color="auto"/>
            <w:bottom w:val="none" w:sz="0" w:space="0" w:color="auto"/>
            <w:right w:val="none" w:sz="0" w:space="0" w:color="auto"/>
          </w:divBdr>
        </w:div>
        <w:div w:id="2099324871">
          <w:marLeft w:val="640"/>
          <w:marRight w:val="0"/>
          <w:marTop w:val="0"/>
          <w:marBottom w:val="0"/>
          <w:divBdr>
            <w:top w:val="none" w:sz="0" w:space="0" w:color="auto"/>
            <w:left w:val="none" w:sz="0" w:space="0" w:color="auto"/>
            <w:bottom w:val="none" w:sz="0" w:space="0" w:color="auto"/>
            <w:right w:val="none" w:sz="0" w:space="0" w:color="auto"/>
          </w:divBdr>
        </w:div>
        <w:div w:id="2106925569">
          <w:marLeft w:val="640"/>
          <w:marRight w:val="0"/>
          <w:marTop w:val="0"/>
          <w:marBottom w:val="0"/>
          <w:divBdr>
            <w:top w:val="none" w:sz="0" w:space="0" w:color="auto"/>
            <w:left w:val="none" w:sz="0" w:space="0" w:color="auto"/>
            <w:bottom w:val="none" w:sz="0" w:space="0" w:color="auto"/>
            <w:right w:val="none" w:sz="0" w:space="0" w:color="auto"/>
          </w:divBdr>
        </w:div>
      </w:divsChild>
    </w:div>
    <w:div w:id="1653675130">
      <w:marLeft w:val="0"/>
      <w:marRight w:val="0"/>
      <w:marTop w:val="0"/>
      <w:marBottom w:val="0"/>
      <w:divBdr>
        <w:top w:val="none" w:sz="0" w:space="0" w:color="auto"/>
        <w:left w:val="none" w:sz="0" w:space="0" w:color="auto"/>
        <w:bottom w:val="none" w:sz="0" w:space="0" w:color="auto"/>
        <w:right w:val="none" w:sz="0" w:space="0" w:color="auto"/>
      </w:divBdr>
    </w:div>
    <w:div w:id="1659993639">
      <w:bodyDiv w:val="1"/>
      <w:marLeft w:val="0"/>
      <w:marRight w:val="0"/>
      <w:marTop w:val="0"/>
      <w:marBottom w:val="0"/>
      <w:divBdr>
        <w:top w:val="none" w:sz="0" w:space="0" w:color="auto"/>
        <w:left w:val="none" w:sz="0" w:space="0" w:color="auto"/>
        <w:bottom w:val="none" w:sz="0" w:space="0" w:color="auto"/>
        <w:right w:val="none" w:sz="0" w:space="0" w:color="auto"/>
      </w:divBdr>
      <w:divsChild>
        <w:div w:id="27799712">
          <w:marLeft w:val="640"/>
          <w:marRight w:val="0"/>
          <w:marTop w:val="0"/>
          <w:marBottom w:val="0"/>
          <w:divBdr>
            <w:top w:val="none" w:sz="0" w:space="0" w:color="auto"/>
            <w:left w:val="none" w:sz="0" w:space="0" w:color="auto"/>
            <w:bottom w:val="none" w:sz="0" w:space="0" w:color="auto"/>
            <w:right w:val="none" w:sz="0" w:space="0" w:color="auto"/>
          </w:divBdr>
        </w:div>
        <w:div w:id="30151218">
          <w:marLeft w:val="640"/>
          <w:marRight w:val="0"/>
          <w:marTop w:val="0"/>
          <w:marBottom w:val="0"/>
          <w:divBdr>
            <w:top w:val="none" w:sz="0" w:space="0" w:color="auto"/>
            <w:left w:val="none" w:sz="0" w:space="0" w:color="auto"/>
            <w:bottom w:val="none" w:sz="0" w:space="0" w:color="auto"/>
            <w:right w:val="none" w:sz="0" w:space="0" w:color="auto"/>
          </w:divBdr>
        </w:div>
        <w:div w:id="39788773">
          <w:marLeft w:val="640"/>
          <w:marRight w:val="0"/>
          <w:marTop w:val="0"/>
          <w:marBottom w:val="0"/>
          <w:divBdr>
            <w:top w:val="none" w:sz="0" w:space="0" w:color="auto"/>
            <w:left w:val="none" w:sz="0" w:space="0" w:color="auto"/>
            <w:bottom w:val="none" w:sz="0" w:space="0" w:color="auto"/>
            <w:right w:val="none" w:sz="0" w:space="0" w:color="auto"/>
          </w:divBdr>
        </w:div>
        <w:div w:id="61948442">
          <w:marLeft w:val="640"/>
          <w:marRight w:val="0"/>
          <w:marTop w:val="0"/>
          <w:marBottom w:val="0"/>
          <w:divBdr>
            <w:top w:val="none" w:sz="0" w:space="0" w:color="auto"/>
            <w:left w:val="none" w:sz="0" w:space="0" w:color="auto"/>
            <w:bottom w:val="none" w:sz="0" w:space="0" w:color="auto"/>
            <w:right w:val="none" w:sz="0" w:space="0" w:color="auto"/>
          </w:divBdr>
        </w:div>
        <w:div w:id="116148473">
          <w:marLeft w:val="640"/>
          <w:marRight w:val="0"/>
          <w:marTop w:val="0"/>
          <w:marBottom w:val="0"/>
          <w:divBdr>
            <w:top w:val="none" w:sz="0" w:space="0" w:color="auto"/>
            <w:left w:val="none" w:sz="0" w:space="0" w:color="auto"/>
            <w:bottom w:val="none" w:sz="0" w:space="0" w:color="auto"/>
            <w:right w:val="none" w:sz="0" w:space="0" w:color="auto"/>
          </w:divBdr>
        </w:div>
        <w:div w:id="131942154">
          <w:marLeft w:val="640"/>
          <w:marRight w:val="0"/>
          <w:marTop w:val="0"/>
          <w:marBottom w:val="0"/>
          <w:divBdr>
            <w:top w:val="none" w:sz="0" w:space="0" w:color="auto"/>
            <w:left w:val="none" w:sz="0" w:space="0" w:color="auto"/>
            <w:bottom w:val="none" w:sz="0" w:space="0" w:color="auto"/>
            <w:right w:val="none" w:sz="0" w:space="0" w:color="auto"/>
          </w:divBdr>
        </w:div>
        <w:div w:id="156652711">
          <w:marLeft w:val="640"/>
          <w:marRight w:val="0"/>
          <w:marTop w:val="0"/>
          <w:marBottom w:val="0"/>
          <w:divBdr>
            <w:top w:val="none" w:sz="0" w:space="0" w:color="auto"/>
            <w:left w:val="none" w:sz="0" w:space="0" w:color="auto"/>
            <w:bottom w:val="none" w:sz="0" w:space="0" w:color="auto"/>
            <w:right w:val="none" w:sz="0" w:space="0" w:color="auto"/>
          </w:divBdr>
        </w:div>
        <w:div w:id="171187968">
          <w:marLeft w:val="640"/>
          <w:marRight w:val="0"/>
          <w:marTop w:val="0"/>
          <w:marBottom w:val="0"/>
          <w:divBdr>
            <w:top w:val="none" w:sz="0" w:space="0" w:color="auto"/>
            <w:left w:val="none" w:sz="0" w:space="0" w:color="auto"/>
            <w:bottom w:val="none" w:sz="0" w:space="0" w:color="auto"/>
            <w:right w:val="none" w:sz="0" w:space="0" w:color="auto"/>
          </w:divBdr>
        </w:div>
        <w:div w:id="182213762">
          <w:marLeft w:val="640"/>
          <w:marRight w:val="0"/>
          <w:marTop w:val="0"/>
          <w:marBottom w:val="0"/>
          <w:divBdr>
            <w:top w:val="none" w:sz="0" w:space="0" w:color="auto"/>
            <w:left w:val="none" w:sz="0" w:space="0" w:color="auto"/>
            <w:bottom w:val="none" w:sz="0" w:space="0" w:color="auto"/>
            <w:right w:val="none" w:sz="0" w:space="0" w:color="auto"/>
          </w:divBdr>
        </w:div>
        <w:div w:id="203716209">
          <w:marLeft w:val="640"/>
          <w:marRight w:val="0"/>
          <w:marTop w:val="0"/>
          <w:marBottom w:val="0"/>
          <w:divBdr>
            <w:top w:val="none" w:sz="0" w:space="0" w:color="auto"/>
            <w:left w:val="none" w:sz="0" w:space="0" w:color="auto"/>
            <w:bottom w:val="none" w:sz="0" w:space="0" w:color="auto"/>
            <w:right w:val="none" w:sz="0" w:space="0" w:color="auto"/>
          </w:divBdr>
        </w:div>
        <w:div w:id="353191279">
          <w:marLeft w:val="640"/>
          <w:marRight w:val="0"/>
          <w:marTop w:val="0"/>
          <w:marBottom w:val="0"/>
          <w:divBdr>
            <w:top w:val="none" w:sz="0" w:space="0" w:color="auto"/>
            <w:left w:val="none" w:sz="0" w:space="0" w:color="auto"/>
            <w:bottom w:val="none" w:sz="0" w:space="0" w:color="auto"/>
            <w:right w:val="none" w:sz="0" w:space="0" w:color="auto"/>
          </w:divBdr>
        </w:div>
        <w:div w:id="402799157">
          <w:marLeft w:val="640"/>
          <w:marRight w:val="0"/>
          <w:marTop w:val="0"/>
          <w:marBottom w:val="0"/>
          <w:divBdr>
            <w:top w:val="none" w:sz="0" w:space="0" w:color="auto"/>
            <w:left w:val="none" w:sz="0" w:space="0" w:color="auto"/>
            <w:bottom w:val="none" w:sz="0" w:space="0" w:color="auto"/>
            <w:right w:val="none" w:sz="0" w:space="0" w:color="auto"/>
          </w:divBdr>
        </w:div>
        <w:div w:id="433793000">
          <w:marLeft w:val="640"/>
          <w:marRight w:val="0"/>
          <w:marTop w:val="0"/>
          <w:marBottom w:val="0"/>
          <w:divBdr>
            <w:top w:val="none" w:sz="0" w:space="0" w:color="auto"/>
            <w:left w:val="none" w:sz="0" w:space="0" w:color="auto"/>
            <w:bottom w:val="none" w:sz="0" w:space="0" w:color="auto"/>
            <w:right w:val="none" w:sz="0" w:space="0" w:color="auto"/>
          </w:divBdr>
        </w:div>
        <w:div w:id="580525084">
          <w:marLeft w:val="640"/>
          <w:marRight w:val="0"/>
          <w:marTop w:val="0"/>
          <w:marBottom w:val="0"/>
          <w:divBdr>
            <w:top w:val="none" w:sz="0" w:space="0" w:color="auto"/>
            <w:left w:val="none" w:sz="0" w:space="0" w:color="auto"/>
            <w:bottom w:val="none" w:sz="0" w:space="0" w:color="auto"/>
            <w:right w:val="none" w:sz="0" w:space="0" w:color="auto"/>
          </w:divBdr>
        </w:div>
        <w:div w:id="582837918">
          <w:marLeft w:val="640"/>
          <w:marRight w:val="0"/>
          <w:marTop w:val="0"/>
          <w:marBottom w:val="0"/>
          <w:divBdr>
            <w:top w:val="none" w:sz="0" w:space="0" w:color="auto"/>
            <w:left w:val="none" w:sz="0" w:space="0" w:color="auto"/>
            <w:bottom w:val="none" w:sz="0" w:space="0" w:color="auto"/>
            <w:right w:val="none" w:sz="0" w:space="0" w:color="auto"/>
          </w:divBdr>
        </w:div>
        <w:div w:id="664556794">
          <w:marLeft w:val="640"/>
          <w:marRight w:val="0"/>
          <w:marTop w:val="0"/>
          <w:marBottom w:val="0"/>
          <w:divBdr>
            <w:top w:val="none" w:sz="0" w:space="0" w:color="auto"/>
            <w:left w:val="none" w:sz="0" w:space="0" w:color="auto"/>
            <w:bottom w:val="none" w:sz="0" w:space="0" w:color="auto"/>
            <w:right w:val="none" w:sz="0" w:space="0" w:color="auto"/>
          </w:divBdr>
        </w:div>
        <w:div w:id="693456136">
          <w:marLeft w:val="640"/>
          <w:marRight w:val="0"/>
          <w:marTop w:val="0"/>
          <w:marBottom w:val="0"/>
          <w:divBdr>
            <w:top w:val="none" w:sz="0" w:space="0" w:color="auto"/>
            <w:left w:val="none" w:sz="0" w:space="0" w:color="auto"/>
            <w:bottom w:val="none" w:sz="0" w:space="0" w:color="auto"/>
            <w:right w:val="none" w:sz="0" w:space="0" w:color="auto"/>
          </w:divBdr>
        </w:div>
        <w:div w:id="695891019">
          <w:marLeft w:val="640"/>
          <w:marRight w:val="0"/>
          <w:marTop w:val="0"/>
          <w:marBottom w:val="0"/>
          <w:divBdr>
            <w:top w:val="none" w:sz="0" w:space="0" w:color="auto"/>
            <w:left w:val="none" w:sz="0" w:space="0" w:color="auto"/>
            <w:bottom w:val="none" w:sz="0" w:space="0" w:color="auto"/>
            <w:right w:val="none" w:sz="0" w:space="0" w:color="auto"/>
          </w:divBdr>
        </w:div>
        <w:div w:id="708185912">
          <w:marLeft w:val="640"/>
          <w:marRight w:val="0"/>
          <w:marTop w:val="0"/>
          <w:marBottom w:val="0"/>
          <w:divBdr>
            <w:top w:val="none" w:sz="0" w:space="0" w:color="auto"/>
            <w:left w:val="none" w:sz="0" w:space="0" w:color="auto"/>
            <w:bottom w:val="none" w:sz="0" w:space="0" w:color="auto"/>
            <w:right w:val="none" w:sz="0" w:space="0" w:color="auto"/>
          </w:divBdr>
        </w:div>
        <w:div w:id="774446616">
          <w:marLeft w:val="640"/>
          <w:marRight w:val="0"/>
          <w:marTop w:val="0"/>
          <w:marBottom w:val="0"/>
          <w:divBdr>
            <w:top w:val="none" w:sz="0" w:space="0" w:color="auto"/>
            <w:left w:val="none" w:sz="0" w:space="0" w:color="auto"/>
            <w:bottom w:val="none" w:sz="0" w:space="0" w:color="auto"/>
            <w:right w:val="none" w:sz="0" w:space="0" w:color="auto"/>
          </w:divBdr>
        </w:div>
        <w:div w:id="915282298">
          <w:marLeft w:val="640"/>
          <w:marRight w:val="0"/>
          <w:marTop w:val="0"/>
          <w:marBottom w:val="0"/>
          <w:divBdr>
            <w:top w:val="none" w:sz="0" w:space="0" w:color="auto"/>
            <w:left w:val="none" w:sz="0" w:space="0" w:color="auto"/>
            <w:bottom w:val="none" w:sz="0" w:space="0" w:color="auto"/>
            <w:right w:val="none" w:sz="0" w:space="0" w:color="auto"/>
          </w:divBdr>
        </w:div>
        <w:div w:id="921140551">
          <w:marLeft w:val="640"/>
          <w:marRight w:val="0"/>
          <w:marTop w:val="0"/>
          <w:marBottom w:val="0"/>
          <w:divBdr>
            <w:top w:val="none" w:sz="0" w:space="0" w:color="auto"/>
            <w:left w:val="none" w:sz="0" w:space="0" w:color="auto"/>
            <w:bottom w:val="none" w:sz="0" w:space="0" w:color="auto"/>
            <w:right w:val="none" w:sz="0" w:space="0" w:color="auto"/>
          </w:divBdr>
        </w:div>
        <w:div w:id="938827708">
          <w:marLeft w:val="640"/>
          <w:marRight w:val="0"/>
          <w:marTop w:val="0"/>
          <w:marBottom w:val="0"/>
          <w:divBdr>
            <w:top w:val="none" w:sz="0" w:space="0" w:color="auto"/>
            <w:left w:val="none" w:sz="0" w:space="0" w:color="auto"/>
            <w:bottom w:val="none" w:sz="0" w:space="0" w:color="auto"/>
            <w:right w:val="none" w:sz="0" w:space="0" w:color="auto"/>
          </w:divBdr>
        </w:div>
        <w:div w:id="942491393">
          <w:marLeft w:val="640"/>
          <w:marRight w:val="0"/>
          <w:marTop w:val="0"/>
          <w:marBottom w:val="0"/>
          <w:divBdr>
            <w:top w:val="none" w:sz="0" w:space="0" w:color="auto"/>
            <w:left w:val="none" w:sz="0" w:space="0" w:color="auto"/>
            <w:bottom w:val="none" w:sz="0" w:space="0" w:color="auto"/>
            <w:right w:val="none" w:sz="0" w:space="0" w:color="auto"/>
          </w:divBdr>
        </w:div>
        <w:div w:id="1026325660">
          <w:marLeft w:val="640"/>
          <w:marRight w:val="0"/>
          <w:marTop w:val="0"/>
          <w:marBottom w:val="0"/>
          <w:divBdr>
            <w:top w:val="none" w:sz="0" w:space="0" w:color="auto"/>
            <w:left w:val="none" w:sz="0" w:space="0" w:color="auto"/>
            <w:bottom w:val="none" w:sz="0" w:space="0" w:color="auto"/>
            <w:right w:val="none" w:sz="0" w:space="0" w:color="auto"/>
          </w:divBdr>
        </w:div>
        <w:div w:id="1040208527">
          <w:marLeft w:val="640"/>
          <w:marRight w:val="0"/>
          <w:marTop w:val="0"/>
          <w:marBottom w:val="0"/>
          <w:divBdr>
            <w:top w:val="none" w:sz="0" w:space="0" w:color="auto"/>
            <w:left w:val="none" w:sz="0" w:space="0" w:color="auto"/>
            <w:bottom w:val="none" w:sz="0" w:space="0" w:color="auto"/>
            <w:right w:val="none" w:sz="0" w:space="0" w:color="auto"/>
          </w:divBdr>
        </w:div>
        <w:div w:id="1108500297">
          <w:marLeft w:val="640"/>
          <w:marRight w:val="0"/>
          <w:marTop w:val="0"/>
          <w:marBottom w:val="0"/>
          <w:divBdr>
            <w:top w:val="none" w:sz="0" w:space="0" w:color="auto"/>
            <w:left w:val="none" w:sz="0" w:space="0" w:color="auto"/>
            <w:bottom w:val="none" w:sz="0" w:space="0" w:color="auto"/>
            <w:right w:val="none" w:sz="0" w:space="0" w:color="auto"/>
          </w:divBdr>
        </w:div>
        <w:div w:id="1150753770">
          <w:marLeft w:val="640"/>
          <w:marRight w:val="0"/>
          <w:marTop w:val="0"/>
          <w:marBottom w:val="0"/>
          <w:divBdr>
            <w:top w:val="none" w:sz="0" w:space="0" w:color="auto"/>
            <w:left w:val="none" w:sz="0" w:space="0" w:color="auto"/>
            <w:bottom w:val="none" w:sz="0" w:space="0" w:color="auto"/>
            <w:right w:val="none" w:sz="0" w:space="0" w:color="auto"/>
          </w:divBdr>
        </w:div>
        <w:div w:id="1192458563">
          <w:marLeft w:val="640"/>
          <w:marRight w:val="0"/>
          <w:marTop w:val="0"/>
          <w:marBottom w:val="0"/>
          <w:divBdr>
            <w:top w:val="none" w:sz="0" w:space="0" w:color="auto"/>
            <w:left w:val="none" w:sz="0" w:space="0" w:color="auto"/>
            <w:bottom w:val="none" w:sz="0" w:space="0" w:color="auto"/>
            <w:right w:val="none" w:sz="0" w:space="0" w:color="auto"/>
          </w:divBdr>
        </w:div>
        <w:div w:id="1217626042">
          <w:marLeft w:val="640"/>
          <w:marRight w:val="0"/>
          <w:marTop w:val="0"/>
          <w:marBottom w:val="0"/>
          <w:divBdr>
            <w:top w:val="none" w:sz="0" w:space="0" w:color="auto"/>
            <w:left w:val="none" w:sz="0" w:space="0" w:color="auto"/>
            <w:bottom w:val="none" w:sz="0" w:space="0" w:color="auto"/>
            <w:right w:val="none" w:sz="0" w:space="0" w:color="auto"/>
          </w:divBdr>
        </w:div>
        <w:div w:id="1225872034">
          <w:marLeft w:val="640"/>
          <w:marRight w:val="0"/>
          <w:marTop w:val="0"/>
          <w:marBottom w:val="0"/>
          <w:divBdr>
            <w:top w:val="none" w:sz="0" w:space="0" w:color="auto"/>
            <w:left w:val="none" w:sz="0" w:space="0" w:color="auto"/>
            <w:bottom w:val="none" w:sz="0" w:space="0" w:color="auto"/>
            <w:right w:val="none" w:sz="0" w:space="0" w:color="auto"/>
          </w:divBdr>
        </w:div>
        <w:div w:id="1258059621">
          <w:marLeft w:val="640"/>
          <w:marRight w:val="0"/>
          <w:marTop w:val="0"/>
          <w:marBottom w:val="0"/>
          <w:divBdr>
            <w:top w:val="none" w:sz="0" w:space="0" w:color="auto"/>
            <w:left w:val="none" w:sz="0" w:space="0" w:color="auto"/>
            <w:bottom w:val="none" w:sz="0" w:space="0" w:color="auto"/>
            <w:right w:val="none" w:sz="0" w:space="0" w:color="auto"/>
          </w:divBdr>
        </w:div>
        <w:div w:id="1304656229">
          <w:marLeft w:val="640"/>
          <w:marRight w:val="0"/>
          <w:marTop w:val="0"/>
          <w:marBottom w:val="0"/>
          <w:divBdr>
            <w:top w:val="none" w:sz="0" w:space="0" w:color="auto"/>
            <w:left w:val="none" w:sz="0" w:space="0" w:color="auto"/>
            <w:bottom w:val="none" w:sz="0" w:space="0" w:color="auto"/>
            <w:right w:val="none" w:sz="0" w:space="0" w:color="auto"/>
          </w:divBdr>
        </w:div>
        <w:div w:id="1305240168">
          <w:marLeft w:val="640"/>
          <w:marRight w:val="0"/>
          <w:marTop w:val="0"/>
          <w:marBottom w:val="0"/>
          <w:divBdr>
            <w:top w:val="none" w:sz="0" w:space="0" w:color="auto"/>
            <w:left w:val="none" w:sz="0" w:space="0" w:color="auto"/>
            <w:bottom w:val="none" w:sz="0" w:space="0" w:color="auto"/>
            <w:right w:val="none" w:sz="0" w:space="0" w:color="auto"/>
          </w:divBdr>
        </w:div>
        <w:div w:id="1307858501">
          <w:marLeft w:val="640"/>
          <w:marRight w:val="0"/>
          <w:marTop w:val="0"/>
          <w:marBottom w:val="0"/>
          <w:divBdr>
            <w:top w:val="none" w:sz="0" w:space="0" w:color="auto"/>
            <w:left w:val="none" w:sz="0" w:space="0" w:color="auto"/>
            <w:bottom w:val="none" w:sz="0" w:space="0" w:color="auto"/>
            <w:right w:val="none" w:sz="0" w:space="0" w:color="auto"/>
          </w:divBdr>
        </w:div>
        <w:div w:id="1357465645">
          <w:marLeft w:val="640"/>
          <w:marRight w:val="0"/>
          <w:marTop w:val="0"/>
          <w:marBottom w:val="0"/>
          <w:divBdr>
            <w:top w:val="none" w:sz="0" w:space="0" w:color="auto"/>
            <w:left w:val="none" w:sz="0" w:space="0" w:color="auto"/>
            <w:bottom w:val="none" w:sz="0" w:space="0" w:color="auto"/>
            <w:right w:val="none" w:sz="0" w:space="0" w:color="auto"/>
          </w:divBdr>
        </w:div>
        <w:div w:id="1505586539">
          <w:marLeft w:val="640"/>
          <w:marRight w:val="0"/>
          <w:marTop w:val="0"/>
          <w:marBottom w:val="0"/>
          <w:divBdr>
            <w:top w:val="none" w:sz="0" w:space="0" w:color="auto"/>
            <w:left w:val="none" w:sz="0" w:space="0" w:color="auto"/>
            <w:bottom w:val="none" w:sz="0" w:space="0" w:color="auto"/>
            <w:right w:val="none" w:sz="0" w:space="0" w:color="auto"/>
          </w:divBdr>
        </w:div>
        <w:div w:id="1651060053">
          <w:marLeft w:val="640"/>
          <w:marRight w:val="0"/>
          <w:marTop w:val="0"/>
          <w:marBottom w:val="0"/>
          <w:divBdr>
            <w:top w:val="none" w:sz="0" w:space="0" w:color="auto"/>
            <w:left w:val="none" w:sz="0" w:space="0" w:color="auto"/>
            <w:bottom w:val="none" w:sz="0" w:space="0" w:color="auto"/>
            <w:right w:val="none" w:sz="0" w:space="0" w:color="auto"/>
          </w:divBdr>
        </w:div>
        <w:div w:id="1737361504">
          <w:marLeft w:val="640"/>
          <w:marRight w:val="0"/>
          <w:marTop w:val="0"/>
          <w:marBottom w:val="0"/>
          <w:divBdr>
            <w:top w:val="none" w:sz="0" w:space="0" w:color="auto"/>
            <w:left w:val="none" w:sz="0" w:space="0" w:color="auto"/>
            <w:bottom w:val="none" w:sz="0" w:space="0" w:color="auto"/>
            <w:right w:val="none" w:sz="0" w:space="0" w:color="auto"/>
          </w:divBdr>
        </w:div>
        <w:div w:id="1808431214">
          <w:marLeft w:val="640"/>
          <w:marRight w:val="0"/>
          <w:marTop w:val="0"/>
          <w:marBottom w:val="0"/>
          <w:divBdr>
            <w:top w:val="none" w:sz="0" w:space="0" w:color="auto"/>
            <w:left w:val="none" w:sz="0" w:space="0" w:color="auto"/>
            <w:bottom w:val="none" w:sz="0" w:space="0" w:color="auto"/>
            <w:right w:val="none" w:sz="0" w:space="0" w:color="auto"/>
          </w:divBdr>
        </w:div>
        <w:div w:id="2017415657">
          <w:marLeft w:val="640"/>
          <w:marRight w:val="0"/>
          <w:marTop w:val="0"/>
          <w:marBottom w:val="0"/>
          <w:divBdr>
            <w:top w:val="none" w:sz="0" w:space="0" w:color="auto"/>
            <w:left w:val="none" w:sz="0" w:space="0" w:color="auto"/>
            <w:bottom w:val="none" w:sz="0" w:space="0" w:color="auto"/>
            <w:right w:val="none" w:sz="0" w:space="0" w:color="auto"/>
          </w:divBdr>
        </w:div>
        <w:div w:id="2043629317">
          <w:marLeft w:val="640"/>
          <w:marRight w:val="0"/>
          <w:marTop w:val="0"/>
          <w:marBottom w:val="0"/>
          <w:divBdr>
            <w:top w:val="none" w:sz="0" w:space="0" w:color="auto"/>
            <w:left w:val="none" w:sz="0" w:space="0" w:color="auto"/>
            <w:bottom w:val="none" w:sz="0" w:space="0" w:color="auto"/>
            <w:right w:val="none" w:sz="0" w:space="0" w:color="auto"/>
          </w:divBdr>
        </w:div>
        <w:div w:id="2134015001">
          <w:marLeft w:val="640"/>
          <w:marRight w:val="0"/>
          <w:marTop w:val="0"/>
          <w:marBottom w:val="0"/>
          <w:divBdr>
            <w:top w:val="none" w:sz="0" w:space="0" w:color="auto"/>
            <w:left w:val="none" w:sz="0" w:space="0" w:color="auto"/>
            <w:bottom w:val="none" w:sz="0" w:space="0" w:color="auto"/>
            <w:right w:val="none" w:sz="0" w:space="0" w:color="auto"/>
          </w:divBdr>
        </w:div>
      </w:divsChild>
    </w:div>
    <w:div w:id="1666081710">
      <w:marLeft w:val="0"/>
      <w:marRight w:val="0"/>
      <w:marTop w:val="0"/>
      <w:marBottom w:val="0"/>
      <w:divBdr>
        <w:top w:val="none" w:sz="0" w:space="0" w:color="auto"/>
        <w:left w:val="none" w:sz="0" w:space="0" w:color="auto"/>
        <w:bottom w:val="none" w:sz="0" w:space="0" w:color="auto"/>
        <w:right w:val="none" w:sz="0" w:space="0" w:color="auto"/>
      </w:divBdr>
    </w:div>
    <w:div w:id="1666393206">
      <w:marLeft w:val="0"/>
      <w:marRight w:val="0"/>
      <w:marTop w:val="0"/>
      <w:marBottom w:val="0"/>
      <w:divBdr>
        <w:top w:val="none" w:sz="0" w:space="0" w:color="auto"/>
        <w:left w:val="none" w:sz="0" w:space="0" w:color="auto"/>
        <w:bottom w:val="none" w:sz="0" w:space="0" w:color="auto"/>
        <w:right w:val="none" w:sz="0" w:space="0" w:color="auto"/>
      </w:divBdr>
    </w:div>
    <w:div w:id="1667325761">
      <w:bodyDiv w:val="1"/>
      <w:marLeft w:val="0"/>
      <w:marRight w:val="0"/>
      <w:marTop w:val="0"/>
      <w:marBottom w:val="0"/>
      <w:divBdr>
        <w:top w:val="none" w:sz="0" w:space="0" w:color="auto"/>
        <w:left w:val="none" w:sz="0" w:space="0" w:color="auto"/>
        <w:bottom w:val="none" w:sz="0" w:space="0" w:color="auto"/>
        <w:right w:val="none" w:sz="0" w:space="0" w:color="auto"/>
      </w:divBdr>
      <w:divsChild>
        <w:div w:id="595483472">
          <w:marLeft w:val="640"/>
          <w:marRight w:val="0"/>
          <w:marTop w:val="0"/>
          <w:marBottom w:val="0"/>
          <w:divBdr>
            <w:top w:val="none" w:sz="0" w:space="0" w:color="auto"/>
            <w:left w:val="none" w:sz="0" w:space="0" w:color="auto"/>
            <w:bottom w:val="none" w:sz="0" w:space="0" w:color="auto"/>
            <w:right w:val="none" w:sz="0" w:space="0" w:color="auto"/>
          </w:divBdr>
        </w:div>
        <w:div w:id="1960136155">
          <w:marLeft w:val="640"/>
          <w:marRight w:val="0"/>
          <w:marTop w:val="0"/>
          <w:marBottom w:val="0"/>
          <w:divBdr>
            <w:top w:val="none" w:sz="0" w:space="0" w:color="auto"/>
            <w:left w:val="none" w:sz="0" w:space="0" w:color="auto"/>
            <w:bottom w:val="none" w:sz="0" w:space="0" w:color="auto"/>
            <w:right w:val="none" w:sz="0" w:space="0" w:color="auto"/>
          </w:divBdr>
        </w:div>
        <w:div w:id="1492866751">
          <w:marLeft w:val="640"/>
          <w:marRight w:val="0"/>
          <w:marTop w:val="0"/>
          <w:marBottom w:val="0"/>
          <w:divBdr>
            <w:top w:val="none" w:sz="0" w:space="0" w:color="auto"/>
            <w:left w:val="none" w:sz="0" w:space="0" w:color="auto"/>
            <w:bottom w:val="none" w:sz="0" w:space="0" w:color="auto"/>
            <w:right w:val="none" w:sz="0" w:space="0" w:color="auto"/>
          </w:divBdr>
        </w:div>
        <w:div w:id="1065034884">
          <w:marLeft w:val="640"/>
          <w:marRight w:val="0"/>
          <w:marTop w:val="0"/>
          <w:marBottom w:val="0"/>
          <w:divBdr>
            <w:top w:val="none" w:sz="0" w:space="0" w:color="auto"/>
            <w:left w:val="none" w:sz="0" w:space="0" w:color="auto"/>
            <w:bottom w:val="none" w:sz="0" w:space="0" w:color="auto"/>
            <w:right w:val="none" w:sz="0" w:space="0" w:color="auto"/>
          </w:divBdr>
        </w:div>
        <w:div w:id="1045714823">
          <w:marLeft w:val="640"/>
          <w:marRight w:val="0"/>
          <w:marTop w:val="0"/>
          <w:marBottom w:val="0"/>
          <w:divBdr>
            <w:top w:val="none" w:sz="0" w:space="0" w:color="auto"/>
            <w:left w:val="none" w:sz="0" w:space="0" w:color="auto"/>
            <w:bottom w:val="none" w:sz="0" w:space="0" w:color="auto"/>
            <w:right w:val="none" w:sz="0" w:space="0" w:color="auto"/>
          </w:divBdr>
        </w:div>
        <w:div w:id="619144425">
          <w:marLeft w:val="640"/>
          <w:marRight w:val="0"/>
          <w:marTop w:val="0"/>
          <w:marBottom w:val="0"/>
          <w:divBdr>
            <w:top w:val="none" w:sz="0" w:space="0" w:color="auto"/>
            <w:left w:val="none" w:sz="0" w:space="0" w:color="auto"/>
            <w:bottom w:val="none" w:sz="0" w:space="0" w:color="auto"/>
            <w:right w:val="none" w:sz="0" w:space="0" w:color="auto"/>
          </w:divBdr>
        </w:div>
        <w:div w:id="364713955">
          <w:marLeft w:val="640"/>
          <w:marRight w:val="0"/>
          <w:marTop w:val="0"/>
          <w:marBottom w:val="0"/>
          <w:divBdr>
            <w:top w:val="none" w:sz="0" w:space="0" w:color="auto"/>
            <w:left w:val="none" w:sz="0" w:space="0" w:color="auto"/>
            <w:bottom w:val="none" w:sz="0" w:space="0" w:color="auto"/>
            <w:right w:val="none" w:sz="0" w:space="0" w:color="auto"/>
          </w:divBdr>
        </w:div>
        <w:div w:id="1236548604">
          <w:marLeft w:val="640"/>
          <w:marRight w:val="0"/>
          <w:marTop w:val="0"/>
          <w:marBottom w:val="0"/>
          <w:divBdr>
            <w:top w:val="none" w:sz="0" w:space="0" w:color="auto"/>
            <w:left w:val="none" w:sz="0" w:space="0" w:color="auto"/>
            <w:bottom w:val="none" w:sz="0" w:space="0" w:color="auto"/>
            <w:right w:val="none" w:sz="0" w:space="0" w:color="auto"/>
          </w:divBdr>
        </w:div>
        <w:div w:id="211625125">
          <w:marLeft w:val="640"/>
          <w:marRight w:val="0"/>
          <w:marTop w:val="0"/>
          <w:marBottom w:val="0"/>
          <w:divBdr>
            <w:top w:val="none" w:sz="0" w:space="0" w:color="auto"/>
            <w:left w:val="none" w:sz="0" w:space="0" w:color="auto"/>
            <w:bottom w:val="none" w:sz="0" w:space="0" w:color="auto"/>
            <w:right w:val="none" w:sz="0" w:space="0" w:color="auto"/>
          </w:divBdr>
        </w:div>
        <w:div w:id="1191525215">
          <w:marLeft w:val="640"/>
          <w:marRight w:val="0"/>
          <w:marTop w:val="0"/>
          <w:marBottom w:val="0"/>
          <w:divBdr>
            <w:top w:val="none" w:sz="0" w:space="0" w:color="auto"/>
            <w:left w:val="none" w:sz="0" w:space="0" w:color="auto"/>
            <w:bottom w:val="none" w:sz="0" w:space="0" w:color="auto"/>
            <w:right w:val="none" w:sz="0" w:space="0" w:color="auto"/>
          </w:divBdr>
        </w:div>
        <w:div w:id="1496144388">
          <w:marLeft w:val="640"/>
          <w:marRight w:val="0"/>
          <w:marTop w:val="0"/>
          <w:marBottom w:val="0"/>
          <w:divBdr>
            <w:top w:val="none" w:sz="0" w:space="0" w:color="auto"/>
            <w:left w:val="none" w:sz="0" w:space="0" w:color="auto"/>
            <w:bottom w:val="none" w:sz="0" w:space="0" w:color="auto"/>
            <w:right w:val="none" w:sz="0" w:space="0" w:color="auto"/>
          </w:divBdr>
        </w:div>
        <w:div w:id="1576863009">
          <w:marLeft w:val="640"/>
          <w:marRight w:val="0"/>
          <w:marTop w:val="0"/>
          <w:marBottom w:val="0"/>
          <w:divBdr>
            <w:top w:val="none" w:sz="0" w:space="0" w:color="auto"/>
            <w:left w:val="none" w:sz="0" w:space="0" w:color="auto"/>
            <w:bottom w:val="none" w:sz="0" w:space="0" w:color="auto"/>
            <w:right w:val="none" w:sz="0" w:space="0" w:color="auto"/>
          </w:divBdr>
        </w:div>
        <w:div w:id="556087462">
          <w:marLeft w:val="640"/>
          <w:marRight w:val="0"/>
          <w:marTop w:val="0"/>
          <w:marBottom w:val="0"/>
          <w:divBdr>
            <w:top w:val="none" w:sz="0" w:space="0" w:color="auto"/>
            <w:left w:val="none" w:sz="0" w:space="0" w:color="auto"/>
            <w:bottom w:val="none" w:sz="0" w:space="0" w:color="auto"/>
            <w:right w:val="none" w:sz="0" w:space="0" w:color="auto"/>
          </w:divBdr>
        </w:div>
        <w:div w:id="1682706545">
          <w:marLeft w:val="640"/>
          <w:marRight w:val="0"/>
          <w:marTop w:val="0"/>
          <w:marBottom w:val="0"/>
          <w:divBdr>
            <w:top w:val="none" w:sz="0" w:space="0" w:color="auto"/>
            <w:left w:val="none" w:sz="0" w:space="0" w:color="auto"/>
            <w:bottom w:val="none" w:sz="0" w:space="0" w:color="auto"/>
            <w:right w:val="none" w:sz="0" w:space="0" w:color="auto"/>
          </w:divBdr>
        </w:div>
        <w:div w:id="1941065726">
          <w:marLeft w:val="640"/>
          <w:marRight w:val="0"/>
          <w:marTop w:val="0"/>
          <w:marBottom w:val="0"/>
          <w:divBdr>
            <w:top w:val="none" w:sz="0" w:space="0" w:color="auto"/>
            <w:left w:val="none" w:sz="0" w:space="0" w:color="auto"/>
            <w:bottom w:val="none" w:sz="0" w:space="0" w:color="auto"/>
            <w:right w:val="none" w:sz="0" w:space="0" w:color="auto"/>
          </w:divBdr>
        </w:div>
        <w:div w:id="926110213">
          <w:marLeft w:val="640"/>
          <w:marRight w:val="0"/>
          <w:marTop w:val="0"/>
          <w:marBottom w:val="0"/>
          <w:divBdr>
            <w:top w:val="none" w:sz="0" w:space="0" w:color="auto"/>
            <w:left w:val="none" w:sz="0" w:space="0" w:color="auto"/>
            <w:bottom w:val="none" w:sz="0" w:space="0" w:color="auto"/>
            <w:right w:val="none" w:sz="0" w:space="0" w:color="auto"/>
          </w:divBdr>
        </w:div>
        <w:div w:id="807825331">
          <w:marLeft w:val="640"/>
          <w:marRight w:val="0"/>
          <w:marTop w:val="0"/>
          <w:marBottom w:val="0"/>
          <w:divBdr>
            <w:top w:val="none" w:sz="0" w:space="0" w:color="auto"/>
            <w:left w:val="none" w:sz="0" w:space="0" w:color="auto"/>
            <w:bottom w:val="none" w:sz="0" w:space="0" w:color="auto"/>
            <w:right w:val="none" w:sz="0" w:space="0" w:color="auto"/>
          </w:divBdr>
        </w:div>
        <w:div w:id="1917930585">
          <w:marLeft w:val="640"/>
          <w:marRight w:val="0"/>
          <w:marTop w:val="0"/>
          <w:marBottom w:val="0"/>
          <w:divBdr>
            <w:top w:val="none" w:sz="0" w:space="0" w:color="auto"/>
            <w:left w:val="none" w:sz="0" w:space="0" w:color="auto"/>
            <w:bottom w:val="none" w:sz="0" w:space="0" w:color="auto"/>
            <w:right w:val="none" w:sz="0" w:space="0" w:color="auto"/>
          </w:divBdr>
        </w:div>
        <w:div w:id="476579281">
          <w:marLeft w:val="640"/>
          <w:marRight w:val="0"/>
          <w:marTop w:val="0"/>
          <w:marBottom w:val="0"/>
          <w:divBdr>
            <w:top w:val="none" w:sz="0" w:space="0" w:color="auto"/>
            <w:left w:val="none" w:sz="0" w:space="0" w:color="auto"/>
            <w:bottom w:val="none" w:sz="0" w:space="0" w:color="auto"/>
            <w:right w:val="none" w:sz="0" w:space="0" w:color="auto"/>
          </w:divBdr>
        </w:div>
        <w:div w:id="1079903610">
          <w:marLeft w:val="640"/>
          <w:marRight w:val="0"/>
          <w:marTop w:val="0"/>
          <w:marBottom w:val="0"/>
          <w:divBdr>
            <w:top w:val="none" w:sz="0" w:space="0" w:color="auto"/>
            <w:left w:val="none" w:sz="0" w:space="0" w:color="auto"/>
            <w:bottom w:val="none" w:sz="0" w:space="0" w:color="auto"/>
            <w:right w:val="none" w:sz="0" w:space="0" w:color="auto"/>
          </w:divBdr>
        </w:div>
        <w:div w:id="1101491591">
          <w:marLeft w:val="640"/>
          <w:marRight w:val="0"/>
          <w:marTop w:val="0"/>
          <w:marBottom w:val="0"/>
          <w:divBdr>
            <w:top w:val="none" w:sz="0" w:space="0" w:color="auto"/>
            <w:left w:val="none" w:sz="0" w:space="0" w:color="auto"/>
            <w:bottom w:val="none" w:sz="0" w:space="0" w:color="auto"/>
            <w:right w:val="none" w:sz="0" w:space="0" w:color="auto"/>
          </w:divBdr>
        </w:div>
        <w:div w:id="128210387">
          <w:marLeft w:val="640"/>
          <w:marRight w:val="0"/>
          <w:marTop w:val="0"/>
          <w:marBottom w:val="0"/>
          <w:divBdr>
            <w:top w:val="none" w:sz="0" w:space="0" w:color="auto"/>
            <w:left w:val="none" w:sz="0" w:space="0" w:color="auto"/>
            <w:bottom w:val="none" w:sz="0" w:space="0" w:color="auto"/>
            <w:right w:val="none" w:sz="0" w:space="0" w:color="auto"/>
          </w:divBdr>
        </w:div>
        <w:div w:id="1750540804">
          <w:marLeft w:val="640"/>
          <w:marRight w:val="0"/>
          <w:marTop w:val="0"/>
          <w:marBottom w:val="0"/>
          <w:divBdr>
            <w:top w:val="none" w:sz="0" w:space="0" w:color="auto"/>
            <w:left w:val="none" w:sz="0" w:space="0" w:color="auto"/>
            <w:bottom w:val="none" w:sz="0" w:space="0" w:color="auto"/>
            <w:right w:val="none" w:sz="0" w:space="0" w:color="auto"/>
          </w:divBdr>
        </w:div>
        <w:div w:id="803815582">
          <w:marLeft w:val="640"/>
          <w:marRight w:val="0"/>
          <w:marTop w:val="0"/>
          <w:marBottom w:val="0"/>
          <w:divBdr>
            <w:top w:val="none" w:sz="0" w:space="0" w:color="auto"/>
            <w:left w:val="none" w:sz="0" w:space="0" w:color="auto"/>
            <w:bottom w:val="none" w:sz="0" w:space="0" w:color="auto"/>
            <w:right w:val="none" w:sz="0" w:space="0" w:color="auto"/>
          </w:divBdr>
        </w:div>
        <w:div w:id="967323097">
          <w:marLeft w:val="640"/>
          <w:marRight w:val="0"/>
          <w:marTop w:val="0"/>
          <w:marBottom w:val="0"/>
          <w:divBdr>
            <w:top w:val="none" w:sz="0" w:space="0" w:color="auto"/>
            <w:left w:val="none" w:sz="0" w:space="0" w:color="auto"/>
            <w:bottom w:val="none" w:sz="0" w:space="0" w:color="auto"/>
            <w:right w:val="none" w:sz="0" w:space="0" w:color="auto"/>
          </w:divBdr>
        </w:div>
        <w:div w:id="441611649">
          <w:marLeft w:val="640"/>
          <w:marRight w:val="0"/>
          <w:marTop w:val="0"/>
          <w:marBottom w:val="0"/>
          <w:divBdr>
            <w:top w:val="none" w:sz="0" w:space="0" w:color="auto"/>
            <w:left w:val="none" w:sz="0" w:space="0" w:color="auto"/>
            <w:bottom w:val="none" w:sz="0" w:space="0" w:color="auto"/>
            <w:right w:val="none" w:sz="0" w:space="0" w:color="auto"/>
          </w:divBdr>
        </w:div>
        <w:div w:id="440299599">
          <w:marLeft w:val="640"/>
          <w:marRight w:val="0"/>
          <w:marTop w:val="0"/>
          <w:marBottom w:val="0"/>
          <w:divBdr>
            <w:top w:val="none" w:sz="0" w:space="0" w:color="auto"/>
            <w:left w:val="none" w:sz="0" w:space="0" w:color="auto"/>
            <w:bottom w:val="none" w:sz="0" w:space="0" w:color="auto"/>
            <w:right w:val="none" w:sz="0" w:space="0" w:color="auto"/>
          </w:divBdr>
        </w:div>
        <w:div w:id="193429150">
          <w:marLeft w:val="640"/>
          <w:marRight w:val="0"/>
          <w:marTop w:val="0"/>
          <w:marBottom w:val="0"/>
          <w:divBdr>
            <w:top w:val="none" w:sz="0" w:space="0" w:color="auto"/>
            <w:left w:val="none" w:sz="0" w:space="0" w:color="auto"/>
            <w:bottom w:val="none" w:sz="0" w:space="0" w:color="auto"/>
            <w:right w:val="none" w:sz="0" w:space="0" w:color="auto"/>
          </w:divBdr>
        </w:div>
        <w:div w:id="1561092017">
          <w:marLeft w:val="640"/>
          <w:marRight w:val="0"/>
          <w:marTop w:val="0"/>
          <w:marBottom w:val="0"/>
          <w:divBdr>
            <w:top w:val="none" w:sz="0" w:space="0" w:color="auto"/>
            <w:left w:val="none" w:sz="0" w:space="0" w:color="auto"/>
            <w:bottom w:val="none" w:sz="0" w:space="0" w:color="auto"/>
            <w:right w:val="none" w:sz="0" w:space="0" w:color="auto"/>
          </w:divBdr>
        </w:div>
        <w:div w:id="969238390">
          <w:marLeft w:val="640"/>
          <w:marRight w:val="0"/>
          <w:marTop w:val="0"/>
          <w:marBottom w:val="0"/>
          <w:divBdr>
            <w:top w:val="none" w:sz="0" w:space="0" w:color="auto"/>
            <w:left w:val="none" w:sz="0" w:space="0" w:color="auto"/>
            <w:bottom w:val="none" w:sz="0" w:space="0" w:color="auto"/>
            <w:right w:val="none" w:sz="0" w:space="0" w:color="auto"/>
          </w:divBdr>
        </w:div>
        <w:div w:id="1268851671">
          <w:marLeft w:val="640"/>
          <w:marRight w:val="0"/>
          <w:marTop w:val="0"/>
          <w:marBottom w:val="0"/>
          <w:divBdr>
            <w:top w:val="none" w:sz="0" w:space="0" w:color="auto"/>
            <w:left w:val="none" w:sz="0" w:space="0" w:color="auto"/>
            <w:bottom w:val="none" w:sz="0" w:space="0" w:color="auto"/>
            <w:right w:val="none" w:sz="0" w:space="0" w:color="auto"/>
          </w:divBdr>
        </w:div>
        <w:div w:id="1318221714">
          <w:marLeft w:val="640"/>
          <w:marRight w:val="0"/>
          <w:marTop w:val="0"/>
          <w:marBottom w:val="0"/>
          <w:divBdr>
            <w:top w:val="none" w:sz="0" w:space="0" w:color="auto"/>
            <w:left w:val="none" w:sz="0" w:space="0" w:color="auto"/>
            <w:bottom w:val="none" w:sz="0" w:space="0" w:color="auto"/>
            <w:right w:val="none" w:sz="0" w:space="0" w:color="auto"/>
          </w:divBdr>
        </w:div>
        <w:div w:id="1422218365">
          <w:marLeft w:val="640"/>
          <w:marRight w:val="0"/>
          <w:marTop w:val="0"/>
          <w:marBottom w:val="0"/>
          <w:divBdr>
            <w:top w:val="none" w:sz="0" w:space="0" w:color="auto"/>
            <w:left w:val="none" w:sz="0" w:space="0" w:color="auto"/>
            <w:bottom w:val="none" w:sz="0" w:space="0" w:color="auto"/>
            <w:right w:val="none" w:sz="0" w:space="0" w:color="auto"/>
          </w:divBdr>
        </w:div>
        <w:div w:id="1774351236">
          <w:marLeft w:val="640"/>
          <w:marRight w:val="0"/>
          <w:marTop w:val="0"/>
          <w:marBottom w:val="0"/>
          <w:divBdr>
            <w:top w:val="none" w:sz="0" w:space="0" w:color="auto"/>
            <w:left w:val="none" w:sz="0" w:space="0" w:color="auto"/>
            <w:bottom w:val="none" w:sz="0" w:space="0" w:color="auto"/>
            <w:right w:val="none" w:sz="0" w:space="0" w:color="auto"/>
          </w:divBdr>
        </w:div>
        <w:div w:id="428087527">
          <w:marLeft w:val="640"/>
          <w:marRight w:val="0"/>
          <w:marTop w:val="0"/>
          <w:marBottom w:val="0"/>
          <w:divBdr>
            <w:top w:val="none" w:sz="0" w:space="0" w:color="auto"/>
            <w:left w:val="none" w:sz="0" w:space="0" w:color="auto"/>
            <w:bottom w:val="none" w:sz="0" w:space="0" w:color="auto"/>
            <w:right w:val="none" w:sz="0" w:space="0" w:color="auto"/>
          </w:divBdr>
        </w:div>
        <w:div w:id="1669939216">
          <w:marLeft w:val="640"/>
          <w:marRight w:val="0"/>
          <w:marTop w:val="0"/>
          <w:marBottom w:val="0"/>
          <w:divBdr>
            <w:top w:val="none" w:sz="0" w:space="0" w:color="auto"/>
            <w:left w:val="none" w:sz="0" w:space="0" w:color="auto"/>
            <w:bottom w:val="none" w:sz="0" w:space="0" w:color="auto"/>
            <w:right w:val="none" w:sz="0" w:space="0" w:color="auto"/>
          </w:divBdr>
        </w:div>
        <w:div w:id="1407024376">
          <w:marLeft w:val="640"/>
          <w:marRight w:val="0"/>
          <w:marTop w:val="0"/>
          <w:marBottom w:val="0"/>
          <w:divBdr>
            <w:top w:val="none" w:sz="0" w:space="0" w:color="auto"/>
            <w:left w:val="none" w:sz="0" w:space="0" w:color="auto"/>
            <w:bottom w:val="none" w:sz="0" w:space="0" w:color="auto"/>
            <w:right w:val="none" w:sz="0" w:space="0" w:color="auto"/>
          </w:divBdr>
        </w:div>
        <w:div w:id="1543053830">
          <w:marLeft w:val="640"/>
          <w:marRight w:val="0"/>
          <w:marTop w:val="0"/>
          <w:marBottom w:val="0"/>
          <w:divBdr>
            <w:top w:val="none" w:sz="0" w:space="0" w:color="auto"/>
            <w:left w:val="none" w:sz="0" w:space="0" w:color="auto"/>
            <w:bottom w:val="none" w:sz="0" w:space="0" w:color="auto"/>
            <w:right w:val="none" w:sz="0" w:space="0" w:color="auto"/>
          </w:divBdr>
        </w:div>
        <w:div w:id="438718888">
          <w:marLeft w:val="640"/>
          <w:marRight w:val="0"/>
          <w:marTop w:val="0"/>
          <w:marBottom w:val="0"/>
          <w:divBdr>
            <w:top w:val="none" w:sz="0" w:space="0" w:color="auto"/>
            <w:left w:val="none" w:sz="0" w:space="0" w:color="auto"/>
            <w:bottom w:val="none" w:sz="0" w:space="0" w:color="auto"/>
            <w:right w:val="none" w:sz="0" w:space="0" w:color="auto"/>
          </w:divBdr>
        </w:div>
        <w:div w:id="1075543091">
          <w:marLeft w:val="640"/>
          <w:marRight w:val="0"/>
          <w:marTop w:val="0"/>
          <w:marBottom w:val="0"/>
          <w:divBdr>
            <w:top w:val="none" w:sz="0" w:space="0" w:color="auto"/>
            <w:left w:val="none" w:sz="0" w:space="0" w:color="auto"/>
            <w:bottom w:val="none" w:sz="0" w:space="0" w:color="auto"/>
            <w:right w:val="none" w:sz="0" w:space="0" w:color="auto"/>
          </w:divBdr>
        </w:div>
        <w:div w:id="560019084">
          <w:marLeft w:val="640"/>
          <w:marRight w:val="0"/>
          <w:marTop w:val="0"/>
          <w:marBottom w:val="0"/>
          <w:divBdr>
            <w:top w:val="none" w:sz="0" w:space="0" w:color="auto"/>
            <w:left w:val="none" w:sz="0" w:space="0" w:color="auto"/>
            <w:bottom w:val="none" w:sz="0" w:space="0" w:color="auto"/>
            <w:right w:val="none" w:sz="0" w:space="0" w:color="auto"/>
          </w:divBdr>
        </w:div>
        <w:div w:id="1514682983">
          <w:marLeft w:val="640"/>
          <w:marRight w:val="0"/>
          <w:marTop w:val="0"/>
          <w:marBottom w:val="0"/>
          <w:divBdr>
            <w:top w:val="none" w:sz="0" w:space="0" w:color="auto"/>
            <w:left w:val="none" w:sz="0" w:space="0" w:color="auto"/>
            <w:bottom w:val="none" w:sz="0" w:space="0" w:color="auto"/>
            <w:right w:val="none" w:sz="0" w:space="0" w:color="auto"/>
          </w:divBdr>
        </w:div>
        <w:div w:id="1772815072">
          <w:marLeft w:val="640"/>
          <w:marRight w:val="0"/>
          <w:marTop w:val="0"/>
          <w:marBottom w:val="0"/>
          <w:divBdr>
            <w:top w:val="none" w:sz="0" w:space="0" w:color="auto"/>
            <w:left w:val="none" w:sz="0" w:space="0" w:color="auto"/>
            <w:bottom w:val="none" w:sz="0" w:space="0" w:color="auto"/>
            <w:right w:val="none" w:sz="0" w:space="0" w:color="auto"/>
          </w:divBdr>
        </w:div>
        <w:div w:id="798452270">
          <w:marLeft w:val="640"/>
          <w:marRight w:val="0"/>
          <w:marTop w:val="0"/>
          <w:marBottom w:val="0"/>
          <w:divBdr>
            <w:top w:val="none" w:sz="0" w:space="0" w:color="auto"/>
            <w:left w:val="none" w:sz="0" w:space="0" w:color="auto"/>
            <w:bottom w:val="none" w:sz="0" w:space="0" w:color="auto"/>
            <w:right w:val="none" w:sz="0" w:space="0" w:color="auto"/>
          </w:divBdr>
        </w:div>
        <w:div w:id="957489091">
          <w:marLeft w:val="640"/>
          <w:marRight w:val="0"/>
          <w:marTop w:val="0"/>
          <w:marBottom w:val="0"/>
          <w:divBdr>
            <w:top w:val="none" w:sz="0" w:space="0" w:color="auto"/>
            <w:left w:val="none" w:sz="0" w:space="0" w:color="auto"/>
            <w:bottom w:val="none" w:sz="0" w:space="0" w:color="auto"/>
            <w:right w:val="none" w:sz="0" w:space="0" w:color="auto"/>
          </w:divBdr>
        </w:div>
        <w:div w:id="2056151423">
          <w:marLeft w:val="640"/>
          <w:marRight w:val="0"/>
          <w:marTop w:val="0"/>
          <w:marBottom w:val="0"/>
          <w:divBdr>
            <w:top w:val="none" w:sz="0" w:space="0" w:color="auto"/>
            <w:left w:val="none" w:sz="0" w:space="0" w:color="auto"/>
            <w:bottom w:val="none" w:sz="0" w:space="0" w:color="auto"/>
            <w:right w:val="none" w:sz="0" w:space="0" w:color="auto"/>
          </w:divBdr>
        </w:div>
        <w:div w:id="1528835215">
          <w:marLeft w:val="640"/>
          <w:marRight w:val="0"/>
          <w:marTop w:val="0"/>
          <w:marBottom w:val="0"/>
          <w:divBdr>
            <w:top w:val="none" w:sz="0" w:space="0" w:color="auto"/>
            <w:left w:val="none" w:sz="0" w:space="0" w:color="auto"/>
            <w:bottom w:val="none" w:sz="0" w:space="0" w:color="auto"/>
            <w:right w:val="none" w:sz="0" w:space="0" w:color="auto"/>
          </w:divBdr>
        </w:div>
        <w:div w:id="1129057118">
          <w:marLeft w:val="640"/>
          <w:marRight w:val="0"/>
          <w:marTop w:val="0"/>
          <w:marBottom w:val="0"/>
          <w:divBdr>
            <w:top w:val="none" w:sz="0" w:space="0" w:color="auto"/>
            <w:left w:val="none" w:sz="0" w:space="0" w:color="auto"/>
            <w:bottom w:val="none" w:sz="0" w:space="0" w:color="auto"/>
            <w:right w:val="none" w:sz="0" w:space="0" w:color="auto"/>
          </w:divBdr>
        </w:div>
      </w:divsChild>
    </w:div>
    <w:div w:id="1669095006">
      <w:bodyDiv w:val="1"/>
      <w:marLeft w:val="0"/>
      <w:marRight w:val="0"/>
      <w:marTop w:val="0"/>
      <w:marBottom w:val="0"/>
      <w:divBdr>
        <w:top w:val="none" w:sz="0" w:space="0" w:color="auto"/>
        <w:left w:val="none" w:sz="0" w:space="0" w:color="auto"/>
        <w:bottom w:val="none" w:sz="0" w:space="0" w:color="auto"/>
        <w:right w:val="none" w:sz="0" w:space="0" w:color="auto"/>
      </w:divBdr>
      <w:divsChild>
        <w:div w:id="1829903752">
          <w:marLeft w:val="640"/>
          <w:marRight w:val="0"/>
          <w:marTop w:val="0"/>
          <w:marBottom w:val="0"/>
          <w:divBdr>
            <w:top w:val="none" w:sz="0" w:space="0" w:color="auto"/>
            <w:left w:val="none" w:sz="0" w:space="0" w:color="auto"/>
            <w:bottom w:val="none" w:sz="0" w:space="0" w:color="auto"/>
            <w:right w:val="none" w:sz="0" w:space="0" w:color="auto"/>
          </w:divBdr>
        </w:div>
        <w:div w:id="96341116">
          <w:marLeft w:val="640"/>
          <w:marRight w:val="0"/>
          <w:marTop w:val="0"/>
          <w:marBottom w:val="0"/>
          <w:divBdr>
            <w:top w:val="none" w:sz="0" w:space="0" w:color="auto"/>
            <w:left w:val="none" w:sz="0" w:space="0" w:color="auto"/>
            <w:bottom w:val="none" w:sz="0" w:space="0" w:color="auto"/>
            <w:right w:val="none" w:sz="0" w:space="0" w:color="auto"/>
          </w:divBdr>
        </w:div>
        <w:div w:id="183787756">
          <w:marLeft w:val="640"/>
          <w:marRight w:val="0"/>
          <w:marTop w:val="0"/>
          <w:marBottom w:val="0"/>
          <w:divBdr>
            <w:top w:val="none" w:sz="0" w:space="0" w:color="auto"/>
            <w:left w:val="none" w:sz="0" w:space="0" w:color="auto"/>
            <w:bottom w:val="none" w:sz="0" w:space="0" w:color="auto"/>
            <w:right w:val="none" w:sz="0" w:space="0" w:color="auto"/>
          </w:divBdr>
        </w:div>
        <w:div w:id="1000234325">
          <w:marLeft w:val="640"/>
          <w:marRight w:val="0"/>
          <w:marTop w:val="0"/>
          <w:marBottom w:val="0"/>
          <w:divBdr>
            <w:top w:val="none" w:sz="0" w:space="0" w:color="auto"/>
            <w:left w:val="none" w:sz="0" w:space="0" w:color="auto"/>
            <w:bottom w:val="none" w:sz="0" w:space="0" w:color="auto"/>
            <w:right w:val="none" w:sz="0" w:space="0" w:color="auto"/>
          </w:divBdr>
        </w:div>
        <w:div w:id="1007682490">
          <w:marLeft w:val="640"/>
          <w:marRight w:val="0"/>
          <w:marTop w:val="0"/>
          <w:marBottom w:val="0"/>
          <w:divBdr>
            <w:top w:val="none" w:sz="0" w:space="0" w:color="auto"/>
            <w:left w:val="none" w:sz="0" w:space="0" w:color="auto"/>
            <w:bottom w:val="none" w:sz="0" w:space="0" w:color="auto"/>
            <w:right w:val="none" w:sz="0" w:space="0" w:color="auto"/>
          </w:divBdr>
        </w:div>
        <w:div w:id="366218279">
          <w:marLeft w:val="640"/>
          <w:marRight w:val="0"/>
          <w:marTop w:val="0"/>
          <w:marBottom w:val="0"/>
          <w:divBdr>
            <w:top w:val="none" w:sz="0" w:space="0" w:color="auto"/>
            <w:left w:val="none" w:sz="0" w:space="0" w:color="auto"/>
            <w:bottom w:val="none" w:sz="0" w:space="0" w:color="auto"/>
            <w:right w:val="none" w:sz="0" w:space="0" w:color="auto"/>
          </w:divBdr>
        </w:div>
        <w:div w:id="1248689076">
          <w:marLeft w:val="640"/>
          <w:marRight w:val="0"/>
          <w:marTop w:val="0"/>
          <w:marBottom w:val="0"/>
          <w:divBdr>
            <w:top w:val="none" w:sz="0" w:space="0" w:color="auto"/>
            <w:left w:val="none" w:sz="0" w:space="0" w:color="auto"/>
            <w:bottom w:val="none" w:sz="0" w:space="0" w:color="auto"/>
            <w:right w:val="none" w:sz="0" w:space="0" w:color="auto"/>
          </w:divBdr>
        </w:div>
        <w:div w:id="699476296">
          <w:marLeft w:val="640"/>
          <w:marRight w:val="0"/>
          <w:marTop w:val="0"/>
          <w:marBottom w:val="0"/>
          <w:divBdr>
            <w:top w:val="none" w:sz="0" w:space="0" w:color="auto"/>
            <w:left w:val="none" w:sz="0" w:space="0" w:color="auto"/>
            <w:bottom w:val="none" w:sz="0" w:space="0" w:color="auto"/>
            <w:right w:val="none" w:sz="0" w:space="0" w:color="auto"/>
          </w:divBdr>
        </w:div>
        <w:div w:id="1620919637">
          <w:marLeft w:val="640"/>
          <w:marRight w:val="0"/>
          <w:marTop w:val="0"/>
          <w:marBottom w:val="0"/>
          <w:divBdr>
            <w:top w:val="none" w:sz="0" w:space="0" w:color="auto"/>
            <w:left w:val="none" w:sz="0" w:space="0" w:color="auto"/>
            <w:bottom w:val="none" w:sz="0" w:space="0" w:color="auto"/>
            <w:right w:val="none" w:sz="0" w:space="0" w:color="auto"/>
          </w:divBdr>
        </w:div>
        <w:div w:id="578176125">
          <w:marLeft w:val="640"/>
          <w:marRight w:val="0"/>
          <w:marTop w:val="0"/>
          <w:marBottom w:val="0"/>
          <w:divBdr>
            <w:top w:val="none" w:sz="0" w:space="0" w:color="auto"/>
            <w:left w:val="none" w:sz="0" w:space="0" w:color="auto"/>
            <w:bottom w:val="none" w:sz="0" w:space="0" w:color="auto"/>
            <w:right w:val="none" w:sz="0" w:space="0" w:color="auto"/>
          </w:divBdr>
        </w:div>
        <w:div w:id="27411123">
          <w:marLeft w:val="640"/>
          <w:marRight w:val="0"/>
          <w:marTop w:val="0"/>
          <w:marBottom w:val="0"/>
          <w:divBdr>
            <w:top w:val="none" w:sz="0" w:space="0" w:color="auto"/>
            <w:left w:val="none" w:sz="0" w:space="0" w:color="auto"/>
            <w:bottom w:val="none" w:sz="0" w:space="0" w:color="auto"/>
            <w:right w:val="none" w:sz="0" w:space="0" w:color="auto"/>
          </w:divBdr>
        </w:div>
        <w:div w:id="432241903">
          <w:marLeft w:val="640"/>
          <w:marRight w:val="0"/>
          <w:marTop w:val="0"/>
          <w:marBottom w:val="0"/>
          <w:divBdr>
            <w:top w:val="none" w:sz="0" w:space="0" w:color="auto"/>
            <w:left w:val="none" w:sz="0" w:space="0" w:color="auto"/>
            <w:bottom w:val="none" w:sz="0" w:space="0" w:color="auto"/>
            <w:right w:val="none" w:sz="0" w:space="0" w:color="auto"/>
          </w:divBdr>
        </w:div>
        <w:div w:id="1109929087">
          <w:marLeft w:val="640"/>
          <w:marRight w:val="0"/>
          <w:marTop w:val="0"/>
          <w:marBottom w:val="0"/>
          <w:divBdr>
            <w:top w:val="none" w:sz="0" w:space="0" w:color="auto"/>
            <w:left w:val="none" w:sz="0" w:space="0" w:color="auto"/>
            <w:bottom w:val="none" w:sz="0" w:space="0" w:color="auto"/>
            <w:right w:val="none" w:sz="0" w:space="0" w:color="auto"/>
          </w:divBdr>
        </w:div>
        <w:div w:id="1538159458">
          <w:marLeft w:val="640"/>
          <w:marRight w:val="0"/>
          <w:marTop w:val="0"/>
          <w:marBottom w:val="0"/>
          <w:divBdr>
            <w:top w:val="none" w:sz="0" w:space="0" w:color="auto"/>
            <w:left w:val="none" w:sz="0" w:space="0" w:color="auto"/>
            <w:bottom w:val="none" w:sz="0" w:space="0" w:color="auto"/>
            <w:right w:val="none" w:sz="0" w:space="0" w:color="auto"/>
          </w:divBdr>
        </w:div>
        <w:div w:id="900596008">
          <w:marLeft w:val="640"/>
          <w:marRight w:val="0"/>
          <w:marTop w:val="0"/>
          <w:marBottom w:val="0"/>
          <w:divBdr>
            <w:top w:val="none" w:sz="0" w:space="0" w:color="auto"/>
            <w:left w:val="none" w:sz="0" w:space="0" w:color="auto"/>
            <w:bottom w:val="none" w:sz="0" w:space="0" w:color="auto"/>
            <w:right w:val="none" w:sz="0" w:space="0" w:color="auto"/>
          </w:divBdr>
        </w:div>
        <w:div w:id="827943159">
          <w:marLeft w:val="640"/>
          <w:marRight w:val="0"/>
          <w:marTop w:val="0"/>
          <w:marBottom w:val="0"/>
          <w:divBdr>
            <w:top w:val="none" w:sz="0" w:space="0" w:color="auto"/>
            <w:left w:val="none" w:sz="0" w:space="0" w:color="auto"/>
            <w:bottom w:val="none" w:sz="0" w:space="0" w:color="auto"/>
            <w:right w:val="none" w:sz="0" w:space="0" w:color="auto"/>
          </w:divBdr>
        </w:div>
        <w:div w:id="1915385145">
          <w:marLeft w:val="640"/>
          <w:marRight w:val="0"/>
          <w:marTop w:val="0"/>
          <w:marBottom w:val="0"/>
          <w:divBdr>
            <w:top w:val="none" w:sz="0" w:space="0" w:color="auto"/>
            <w:left w:val="none" w:sz="0" w:space="0" w:color="auto"/>
            <w:bottom w:val="none" w:sz="0" w:space="0" w:color="auto"/>
            <w:right w:val="none" w:sz="0" w:space="0" w:color="auto"/>
          </w:divBdr>
        </w:div>
        <w:div w:id="1553418342">
          <w:marLeft w:val="640"/>
          <w:marRight w:val="0"/>
          <w:marTop w:val="0"/>
          <w:marBottom w:val="0"/>
          <w:divBdr>
            <w:top w:val="none" w:sz="0" w:space="0" w:color="auto"/>
            <w:left w:val="none" w:sz="0" w:space="0" w:color="auto"/>
            <w:bottom w:val="none" w:sz="0" w:space="0" w:color="auto"/>
            <w:right w:val="none" w:sz="0" w:space="0" w:color="auto"/>
          </w:divBdr>
        </w:div>
        <w:div w:id="1719164772">
          <w:marLeft w:val="640"/>
          <w:marRight w:val="0"/>
          <w:marTop w:val="0"/>
          <w:marBottom w:val="0"/>
          <w:divBdr>
            <w:top w:val="none" w:sz="0" w:space="0" w:color="auto"/>
            <w:left w:val="none" w:sz="0" w:space="0" w:color="auto"/>
            <w:bottom w:val="none" w:sz="0" w:space="0" w:color="auto"/>
            <w:right w:val="none" w:sz="0" w:space="0" w:color="auto"/>
          </w:divBdr>
        </w:div>
        <w:div w:id="1860004402">
          <w:marLeft w:val="640"/>
          <w:marRight w:val="0"/>
          <w:marTop w:val="0"/>
          <w:marBottom w:val="0"/>
          <w:divBdr>
            <w:top w:val="none" w:sz="0" w:space="0" w:color="auto"/>
            <w:left w:val="none" w:sz="0" w:space="0" w:color="auto"/>
            <w:bottom w:val="none" w:sz="0" w:space="0" w:color="auto"/>
            <w:right w:val="none" w:sz="0" w:space="0" w:color="auto"/>
          </w:divBdr>
        </w:div>
        <w:div w:id="2143765376">
          <w:marLeft w:val="640"/>
          <w:marRight w:val="0"/>
          <w:marTop w:val="0"/>
          <w:marBottom w:val="0"/>
          <w:divBdr>
            <w:top w:val="none" w:sz="0" w:space="0" w:color="auto"/>
            <w:left w:val="none" w:sz="0" w:space="0" w:color="auto"/>
            <w:bottom w:val="none" w:sz="0" w:space="0" w:color="auto"/>
            <w:right w:val="none" w:sz="0" w:space="0" w:color="auto"/>
          </w:divBdr>
        </w:div>
        <w:div w:id="857084646">
          <w:marLeft w:val="640"/>
          <w:marRight w:val="0"/>
          <w:marTop w:val="0"/>
          <w:marBottom w:val="0"/>
          <w:divBdr>
            <w:top w:val="none" w:sz="0" w:space="0" w:color="auto"/>
            <w:left w:val="none" w:sz="0" w:space="0" w:color="auto"/>
            <w:bottom w:val="none" w:sz="0" w:space="0" w:color="auto"/>
            <w:right w:val="none" w:sz="0" w:space="0" w:color="auto"/>
          </w:divBdr>
        </w:div>
        <w:div w:id="1680767727">
          <w:marLeft w:val="640"/>
          <w:marRight w:val="0"/>
          <w:marTop w:val="0"/>
          <w:marBottom w:val="0"/>
          <w:divBdr>
            <w:top w:val="none" w:sz="0" w:space="0" w:color="auto"/>
            <w:left w:val="none" w:sz="0" w:space="0" w:color="auto"/>
            <w:bottom w:val="none" w:sz="0" w:space="0" w:color="auto"/>
            <w:right w:val="none" w:sz="0" w:space="0" w:color="auto"/>
          </w:divBdr>
        </w:div>
        <w:div w:id="880283804">
          <w:marLeft w:val="640"/>
          <w:marRight w:val="0"/>
          <w:marTop w:val="0"/>
          <w:marBottom w:val="0"/>
          <w:divBdr>
            <w:top w:val="none" w:sz="0" w:space="0" w:color="auto"/>
            <w:left w:val="none" w:sz="0" w:space="0" w:color="auto"/>
            <w:bottom w:val="none" w:sz="0" w:space="0" w:color="auto"/>
            <w:right w:val="none" w:sz="0" w:space="0" w:color="auto"/>
          </w:divBdr>
        </w:div>
        <w:div w:id="1761289876">
          <w:marLeft w:val="640"/>
          <w:marRight w:val="0"/>
          <w:marTop w:val="0"/>
          <w:marBottom w:val="0"/>
          <w:divBdr>
            <w:top w:val="none" w:sz="0" w:space="0" w:color="auto"/>
            <w:left w:val="none" w:sz="0" w:space="0" w:color="auto"/>
            <w:bottom w:val="none" w:sz="0" w:space="0" w:color="auto"/>
            <w:right w:val="none" w:sz="0" w:space="0" w:color="auto"/>
          </w:divBdr>
        </w:div>
        <w:div w:id="1214121054">
          <w:marLeft w:val="640"/>
          <w:marRight w:val="0"/>
          <w:marTop w:val="0"/>
          <w:marBottom w:val="0"/>
          <w:divBdr>
            <w:top w:val="none" w:sz="0" w:space="0" w:color="auto"/>
            <w:left w:val="none" w:sz="0" w:space="0" w:color="auto"/>
            <w:bottom w:val="none" w:sz="0" w:space="0" w:color="auto"/>
            <w:right w:val="none" w:sz="0" w:space="0" w:color="auto"/>
          </w:divBdr>
        </w:div>
        <w:div w:id="1487745767">
          <w:marLeft w:val="640"/>
          <w:marRight w:val="0"/>
          <w:marTop w:val="0"/>
          <w:marBottom w:val="0"/>
          <w:divBdr>
            <w:top w:val="none" w:sz="0" w:space="0" w:color="auto"/>
            <w:left w:val="none" w:sz="0" w:space="0" w:color="auto"/>
            <w:bottom w:val="none" w:sz="0" w:space="0" w:color="auto"/>
            <w:right w:val="none" w:sz="0" w:space="0" w:color="auto"/>
          </w:divBdr>
        </w:div>
        <w:div w:id="1849708450">
          <w:marLeft w:val="640"/>
          <w:marRight w:val="0"/>
          <w:marTop w:val="0"/>
          <w:marBottom w:val="0"/>
          <w:divBdr>
            <w:top w:val="none" w:sz="0" w:space="0" w:color="auto"/>
            <w:left w:val="none" w:sz="0" w:space="0" w:color="auto"/>
            <w:bottom w:val="none" w:sz="0" w:space="0" w:color="auto"/>
            <w:right w:val="none" w:sz="0" w:space="0" w:color="auto"/>
          </w:divBdr>
        </w:div>
        <w:div w:id="655108689">
          <w:marLeft w:val="640"/>
          <w:marRight w:val="0"/>
          <w:marTop w:val="0"/>
          <w:marBottom w:val="0"/>
          <w:divBdr>
            <w:top w:val="none" w:sz="0" w:space="0" w:color="auto"/>
            <w:left w:val="none" w:sz="0" w:space="0" w:color="auto"/>
            <w:bottom w:val="none" w:sz="0" w:space="0" w:color="auto"/>
            <w:right w:val="none" w:sz="0" w:space="0" w:color="auto"/>
          </w:divBdr>
        </w:div>
        <w:div w:id="323701504">
          <w:marLeft w:val="640"/>
          <w:marRight w:val="0"/>
          <w:marTop w:val="0"/>
          <w:marBottom w:val="0"/>
          <w:divBdr>
            <w:top w:val="none" w:sz="0" w:space="0" w:color="auto"/>
            <w:left w:val="none" w:sz="0" w:space="0" w:color="auto"/>
            <w:bottom w:val="none" w:sz="0" w:space="0" w:color="auto"/>
            <w:right w:val="none" w:sz="0" w:space="0" w:color="auto"/>
          </w:divBdr>
        </w:div>
        <w:div w:id="964114459">
          <w:marLeft w:val="640"/>
          <w:marRight w:val="0"/>
          <w:marTop w:val="0"/>
          <w:marBottom w:val="0"/>
          <w:divBdr>
            <w:top w:val="none" w:sz="0" w:space="0" w:color="auto"/>
            <w:left w:val="none" w:sz="0" w:space="0" w:color="auto"/>
            <w:bottom w:val="none" w:sz="0" w:space="0" w:color="auto"/>
            <w:right w:val="none" w:sz="0" w:space="0" w:color="auto"/>
          </w:divBdr>
        </w:div>
        <w:div w:id="1233932499">
          <w:marLeft w:val="640"/>
          <w:marRight w:val="0"/>
          <w:marTop w:val="0"/>
          <w:marBottom w:val="0"/>
          <w:divBdr>
            <w:top w:val="none" w:sz="0" w:space="0" w:color="auto"/>
            <w:left w:val="none" w:sz="0" w:space="0" w:color="auto"/>
            <w:bottom w:val="none" w:sz="0" w:space="0" w:color="auto"/>
            <w:right w:val="none" w:sz="0" w:space="0" w:color="auto"/>
          </w:divBdr>
        </w:div>
        <w:div w:id="1499885695">
          <w:marLeft w:val="640"/>
          <w:marRight w:val="0"/>
          <w:marTop w:val="0"/>
          <w:marBottom w:val="0"/>
          <w:divBdr>
            <w:top w:val="none" w:sz="0" w:space="0" w:color="auto"/>
            <w:left w:val="none" w:sz="0" w:space="0" w:color="auto"/>
            <w:bottom w:val="none" w:sz="0" w:space="0" w:color="auto"/>
            <w:right w:val="none" w:sz="0" w:space="0" w:color="auto"/>
          </w:divBdr>
        </w:div>
        <w:div w:id="2085643937">
          <w:marLeft w:val="640"/>
          <w:marRight w:val="0"/>
          <w:marTop w:val="0"/>
          <w:marBottom w:val="0"/>
          <w:divBdr>
            <w:top w:val="none" w:sz="0" w:space="0" w:color="auto"/>
            <w:left w:val="none" w:sz="0" w:space="0" w:color="auto"/>
            <w:bottom w:val="none" w:sz="0" w:space="0" w:color="auto"/>
            <w:right w:val="none" w:sz="0" w:space="0" w:color="auto"/>
          </w:divBdr>
        </w:div>
        <w:div w:id="736980606">
          <w:marLeft w:val="640"/>
          <w:marRight w:val="0"/>
          <w:marTop w:val="0"/>
          <w:marBottom w:val="0"/>
          <w:divBdr>
            <w:top w:val="none" w:sz="0" w:space="0" w:color="auto"/>
            <w:left w:val="none" w:sz="0" w:space="0" w:color="auto"/>
            <w:bottom w:val="none" w:sz="0" w:space="0" w:color="auto"/>
            <w:right w:val="none" w:sz="0" w:space="0" w:color="auto"/>
          </w:divBdr>
        </w:div>
        <w:div w:id="786390007">
          <w:marLeft w:val="640"/>
          <w:marRight w:val="0"/>
          <w:marTop w:val="0"/>
          <w:marBottom w:val="0"/>
          <w:divBdr>
            <w:top w:val="none" w:sz="0" w:space="0" w:color="auto"/>
            <w:left w:val="none" w:sz="0" w:space="0" w:color="auto"/>
            <w:bottom w:val="none" w:sz="0" w:space="0" w:color="auto"/>
            <w:right w:val="none" w:sz="0" w:space="0" w:color="auto"/>
          </w:divBdr>
        </w:div>
        <w:div w:id="1721779727">
          <w:marLeft w:val="640"/>
          <w:marRight w:val="0"/>
          <w:marTop w:val="0"/>
          <w:marBottom w:val="0"/>
          <w:divBdr>
            <w:top w:val="none" w:sz="0" w:space="0" w:color="auto"/>
            <w:left w:val="none" w:sz="0" w:space="0" w:color="auto"/>
            <w:bottom w:val="none" w:sz="0" w:space="0" w:color="auto"/>
            <w:right w:val="none" w:sz="0" w:space="0" w:color="auto"/>
          </w:divBdr>
        </w:div>
        <w:div w:id="911817333">
          <w:marLeft w:val="640"/>
          <w:marRight w:val="0"/>
          <w:marTop w:val="0"/>
          <w:marBottom w:val="0"/>
          <w:divBdr>
            <w:top w:val="none" w:sz="0" w:space="0" w:color="auto"/>
            <w:left w:val="none" w:sz="0" w:space="0" w:color="auto"/>
            <w:bottom w:val="none" w:sz="0" w:space="0" w:color="auto"/>
            <w:right w:val="none" w:sz="0" w:space="0" w:color="auto"/>
          </w:divBdr>
        </w:div>
        <w:div w:id="743644335">
          <w:marLeft w:val="640"/>
          <w:marRight w:val="0"/>
          <w:marTop w:val="0"/>
          <w:marBottom w:val="0"/>
          <w:divBdr>
            <w:top w:val="none" w:sz="0" w:space="0" w:color="auto"/>
            <w:left w:val="none" w:sz="0" w:space="0" w:color="auto"/>
            <w:bottom w:val="none" w:sz="0" w:space="0" w:color="auto"/>
            <w:right w:val="none" w:sz="0" w:space="0" w:color="auto"/>
          </w:divBdr>
        </w:div>
        <w:div w:id="1296639292">
          <w:marLeft w:val="640"/>
          <w:marRight w:val="0"/>
          <w:marTop w:val="0"/>
          <w:marBottom w:val="0"/>
          <w:divBdr>
            <w:top w:val="none" w:sz="0" w:space="0" w:color="auto"/>
            <w:left w:val="none" w:sz="0" w:space="0" w:color="auto"/>
            <w:bottom w:val="none" w:sz="0" w:space="0" w:color="auto"/>
            <w:right w:val="none" w:sz="0" w:space="0" w:color="auto"/>
          </w:divBdr>
        </w:div>
        <w:div w:id="750080337">
          <w:marLeft w:val="640"/>
          <w:marRight w:val="0"/>
          <w:marTop w:val="0"/>
          <w:marBottom w:val="0"/>
          <w:divBdr>
            <w:top w:val="none" w:sz="0" w:space="0" w:color="auto"/>
            <w:left w:val="none" w:sz="0" w:space="0" w:color="auto"/>
            <w:bottom w:val="none" w:sz="0" w:space="0" w:color="auto"/>
            <w:right w:val="none" w:sz="0" w:space="0" w:color="auto"/>
          </w:divBdr>
        </w:div>
        <w:div w:id="730007318">
          <w:marLeft w:val="640"/>
          <w:marRight w:val="0"/>
          <w:marTop w:val="0"/>
          <w:marBottom w:val="0"/>
          <w:divBdr>
            <w:top w:val="none" w:sz="0" w:space="0" w:color="auto"/>
            <w:left w:val="none" w:sz="0" w:space="0" w:color="auto"/>
            <w:bottom w:val="none" w:sz="0" w:space="0" w:color="auto"/>
            <w:right w:val="none" w:sz="0" w:space="0" w:color="auto"/>
          </w:divBdr>
        </w:div>
        <w:div w:id="639043926">
          <w:marLeft w:val="640"/>
          <w:marRight w:val="0"/>
          <w:marTop w:val="0"/>
          <w:marBottom w:val="0"/>
          <w:divBdr>
            <w:top w:val="none" w:sz="0" w:space="0" w:color="auto"/>
            <w:left w:val="none" w:sz="0" w:space="0" w:color="auto"/>
            <w:bottom w:val="none" w:sz="0" w:space="0" w:color="auto"/>
            <w:right w:val="none" w:sz="0" w:space="0" w:color="auto"/>
          </w:divBdr>
        </w:div>
        <w:div w:id="1835955465">
          <w:marLeft w:val="640"/>
          <w:marRight w:val="0"/>
          <w:marTop w:val="0"/>
          <w:marBottom w:val="0"/>
          <w:divBdr>
            <w:top w:val="none" w:sz="0" w:space="0" w:color="auto"/>
            <w:left w:val="none" w:sz="0" w:space="0" w:color="auto"/>
            <w:bottom w:val="none" w:sz="0" w:space="0" w:color="auto"/>
            <w:right w:val="none" w:sz="0" w:space="0" w:color="auto"/>
          </w:divBdr>
        </w:div>
        <w:div w:id="1758869088">
          <w:marLeft w:val="640"/>
          <w:marRight w:val="0"/>
          <w:marTop w:val="0"/>
          <w:marBottom w:val="0"/>
          <w:divBdr>
            <w:top w:val="none" w:sz="0" w:space="0" w:color="auto"/>
            <w:left w:val="none" w:sz="0" w:space="0" w:color="auto"/>
            <w:bottom w:val="none" w:sz="0" w:space="0" w:color="auto"/>
            <w:right w:val="none" w:sz="0" w:space="0" w:color="auto"/>
          </w:divBdr>
        </w:div>
        <w:div w:id="663705175">
          <w:marLeft w:val="640"/>
          <w:marRight w:val="0"/>
          <w:marTop w:val="0"/>
          <w:marBottom w:val="0"/>
          <w:divBdr>
            <w:top w:val="none" w:sz="0" w:space="0" w:color="auto"/>
            <w:left w:val="none" w:sz="0" w:space="0" w:color="auto"/>
            <w:bottom w:val="none" w:sz="0" w:space="0" w:color="auto"/>
            <w:right w:val="none" w:sz="0" w:space="0" w:color="auto"/>
          </w:divBdr>
        </w:div>
        <w:div w:id="751052730">
          <w:marLeft w:val="640"/>
          <w:marRight w:val="0"/>
          <w:marTop w:val="0"/>
          <w:marBottom w:val="0"/>
          <w:divBdr>
            <w:top w:val="none" w:sz="0" w:space="0" w:color="auto"/>
            <w:left w:val="none" w:sz="0" w:space="0" w:color="auto"/>
            <w:bottom w:val="none" w:sz="0" w:space="0" w:color="auto"/>
            <w:right w:val="none" w:sz="0" w:space="0" w:color="auto"/>
          </w:divBdr>
        </w:div>
        <w:div w:id="1204706454">
          <w:marLeft w:val="640"/>
          <w:marRight w:val="0"/>
          <w:marTop w:val="0"/>
          <w:marBottom w:val="0"/>
          <w:divBdr>
            <w:top w:val="none" w:sz="0" w:space="0" w:color="auto"/>
            <w:left w:val="none" w:sz="0" w:space="0" w:color="auto"/>
            <w:bottom w:val="none" w:sz="0" w:space="0" w:color="auto"/>
            <w:right w:val="none" w:sz="0" w:space="0" w:color="auto"/>
          </w:divBdr>
        </w:div>
      </w:divsChild>
    </w:div>
    <w:div w:id="1669363416">
      <w:marLeft w:val="0"/>
      <w:marRight w:val="0"/>
      <w:marTop w:val="0"/>
      <w:marBottom w:val="0"/>
      <w:divBdr>
        <w:top w:val="none" w:sz="0" w:space="0" w:color="auto"/>
        <w:left w:val="none" w:sz="0" w:space="0" w:color="auto"/>
        <w:bottom w:val="none" w:sz="0" w:space="0" w:color="auto"/>
        <w:right w:val="none" w:sz="0" w:space="0" w:color="auto"/>
      </w:divBdr>
    </w:div>
    <w:div w:id="1691251225">
      <w:marLeft w:val="0"/>
      <w:marRight w:val="0"/>
      <w:marTop w:val="0"/>
      <w:marBottom w:val="0"/>
      <w:divBdr>
        <w:top w:val="none" w:sz="0" w:space="0" w:color="auto"/>
        <w:left w:val="none" w:sz="0" w:space="0" w:color="auto"/>
        <w:bottom w:val="none" w:sz="0" w:space="0" w:color="auto"/>
        <w:right w:val="none" w:sz="0" w:space="0" w:color="auto"/>
      </w:divBdr>
    </w:div>
    <w:div w:id="1695573844">
      <w:bodyDiv w:val="1"/>
      <w:marLeft w:val="0"/>
      <w:marRight w:val="0"/>
      <w:marTop w:val="0"/>
      <w:marBottom w:val="0"/>
      <w:divBdr>
        <w:top w:val="none" w:sz="0" w:space="0" w:color="auto"/>
        <w:left w:val="none" w:sz="0" w:space="0" w:color="auto"/>
        <w:bottom w:val="none" w:sz="0" w:space="0" w:color="auto"/>
        <w:right w:val="none" w:sz="0" w:space="0" w:color="auto"/>
      </w:divBdr>
    </w:div>
    <w:div w:id="1698121253">
      <w:marLeft w:val="0"/>
      <w:marRight w:val="0"/>
      <w:marTop w:val="0"/>
      <w:marBottom w:val="0"/>
      <w:divBdr>
        <w:top w:val="none" w:sz="0" w:space="0" w:color="auto"/>
        <w:left w:val="none" w:sz="0" w:space="0" w:color="auto"/>
        <w:bottom w:val="none" w:sz="0" w:space="0" w:color="auto"/>
        <w:right w:val="none" w:sz="0" w:space="0" w:color="auto"/>
      </w:divBdr>
    </w:div>
    <w:div w:id="1698889951">
      <w:bodyDiv w:val="1"/>
      <w:marLeft w:val="0"/>
      <w:marRight w:val="0"/>
      <w:marTop w:val="0"/>
      <w:marBottom w:val="0"/>
      <w:divBdr>
        <w:top w:val="none" w:sz="0" w:space="0" w:color="auto"/>
        <w:left w:val="none" w:sz="0" w:space="0" w:color="auto"/>
        <w:bottom w:val="none" w:sz="0" w:space="0" w:color="auto"/>
        <w:right w:val="none" w:sz="0" w:space="0" w:color="auto"/>
      </w:divBdr>
      <w:divsChild>
        <w:div w:id="2135559281">
          <w:marLeft w:val="640"/>
          <w:marRight w:val="0"/>
          <w:marTop w:val="0"/>
          <w:marBottom w:val="0"/>
          <w:divBdr>
            <w:top w:val="none" w:sz="0" w:space="0" w:color="auto"/>
            <w:left w:val="none" w:sz="0" w:space="0" w:color="auto"/>
            <w:bottom w:val="none" w:sz="0" w:space="0" w:color="auto"/>
            <w:right w:val="none" w:sz="0" w:space="0" w:color="auto"/>
          </w:divBdr>
        </w:div>
        <w:div w:id="63767931">
          <w:marLeft w:val="640"/>
          <w:marRight w:val="0"/>
          <w:marTop w:val="0"/>
          <w:marBottom w:val="0"/>
          <w:divBdr>
            <w:top w:val="none" w:sz="0" w:space="0" w:color="auto"/>
            <w:left w:val="none" w:sz="0" w:space="0" w:color="auto"/>
            <w:bottom w:val="none" w:sz="0" w:space="0" w:color="auto"/>
            <w:right w:val="none" w:sz="0" w:space="0" w:color="auto"/>
          </w:divBdr>
        </w:div>
        <w:div w:id="624046618">
          <w:marLeft w:val="640"/>
          <w:marRight w:val="0"/>
          <w:marTop w:val="0"/>
          <w:marBottom w:val="0"/>
          <w:divBdr>
            <w:top w:val="none" w:sz="0" w:space="0" w:color="auto"/>
            <w:left w:val="none" w:sz="0" w:space="0" w:color="auto"/>
            <w:bottom w:val="none" w:sz="0" w:space="0" w:color="auto"/>
            <w:right w:val="none" w:sz="0" w:space="0" w:color="auto"/>
          </w:divBdr>
        </w:div>
        <w:div w:id="1972593860">
          <w:marLeft w:val="640"/>
          <w:marRight w:val="0"/>
          <w:marTop w:val="0"/>
          <w:marBottom w:val="0"/>
          <w:divBdr>
            <w:top w:val="none" w:sz="0" w:space="0" w:color="auto"/>
            <w:left w:val="none" w:sz="0" w:space="0" w:color="auto"/>
            <w:bottom w:val="none" w:sz="0" w:space="0" w:color="auto"/>
            <w:right w:val="none" w:sz="0" w:space="0" w:color="auto"/>
          </w:divBdr>
        </w:div>
        <w:div w:id="1984894984">
          <w:marLeft w:val="640"/>
          <w:marRight w:val="0"/>
          <w:marTop w:val="0"/>
          <w:marBottom w:val="0"/>
          <w:divBdr>
            <w:top w:val="none" w:sz="0" w:space="0" w:color="auto"/>
            <w:left w:val="none" w:sz="0" w:space="0" w:color="auto"/>
            <w:bottom w:val="none" w:sz="0" w:space="0" w:color="auto"/>
            <w:right w:val="none" w:sz="0" w:space="0" w:color="auto"/>
          </w:divBdr>
        </w:div>
        <w:div w:id="1935940730">
          <w:marLeft w:val="640"/>
          <w:marRight w:val="0"/>
          <w:marTop w:val="0"/>
          <w:marBottom w:val="0"/>
          <w:divBdr>
            <w:top w:val="none" w:sz="0" w:space="0" w:color="auto"/>
            <w:left w:val="none" w:sz="0" w:space="0" w:color="auto"/>
            <w:bottom w:val="none" w:sz="0" w:space="0" w:color="auto"/>
            <w:right w:val="none" w:sz="0" w:space="0" w:color="auto"/>
          </w:divBdr>
        </w:div>
        <w:div w:id="1643269037">
          <w:marLeft w:val="640"/>
          <w:marRight w:val="0"/>
          <w:marTop w:val="0"/>
          <w:marBottom w:val="0"/>
          <w:divBdr>
            <w:top w:val="none" w:sz="0" w:space="0" w:color="auto"/>
            <w:left w:val="none" w:sz="0" w:space="0" w:color="auto"/>
            <w:bottom w:val="none" w:sz="0" w:space="0" w:color="auto"/>
            <w:right w:val="none" w:sz="0" w:space="0" w:color="auto"/>
          </w:divBdr>
        </w:div>
        <w:div w:id="1462382465">
          <w:marLeft w:val="640"/>
          <w:marRight w:val="0"/>
          <w:marTop w:val="0"/>
          <w:marBottom w:val="0"/>
          <w:divBdr>
            <w:top w:val="none" w:sz="0" w:space="0" w:color="auto"/>
            <w:left w:val="none" w:sz="0" w:space="0" w:color="auto"/>
            <w:bottom w:val="none" w:sz="0" w:space="0" w:color="auto"/>
            <w:right w:val="none" w:sz="0" w:space="0" w:color="auto"/>
          </w:divBdr>
        </w:div>
        <w:div w:id="1839953531">
          <w:marLeft w:val="640"/>
          <w:marRight w:val="0"/>
          <w:marTop w:val="0"/>
          <w:marBottom w:val="0"/>
          <w:divBdr>
            <w:top w:val="none" w:sz="0" w:space="0" w:color="auto"/>
            <w:left w:val="none" w:sz="0" w:space="0" w:color="auto"/>
            <w:bottom w:val="none" w:sz="0" w:space="0" w:color="auto"/>
            <w:right w:val="none" w:sz="0" w:space="0" w:color="auto"/>
          </w:divBdr>
        </w:div>
        <w:div w:id="879248760">
          <w:marLeft w:val="640"/>
          <w:marRight w:val="0"/>
          <w:marTop w:val="0"/>
          <w:marBottom w:val="0"/>
          <w:divBdr>
            <w:top w:val="none" w:sz="0" w:space="0" w:color="auto"/>
            <w:left w:val="none" w:sz="0" w:space="0" w:color="auto"/>
            <w:bottom w:val="none" w:sz="0" w:space="0" w:color="auto"/>
            <w:right w:val="none" w:sz="0" w:space="0" w:color="auto"/>
          </w:divBdr>
        </w:div>
        <w:div w:id="1354190246">
          <w:marLeft w:val="640"/>
          <w:marRight w:val="0"/>
          <w:marTop w:val="0"/>
          <w:marBottom w:val="0"/>
          <w:divBdr>
            <w:top w:val="none" w:sz="0" w:space="0" w:color="auto"/>
            <w:left w:val="none" w:sz="0" w:space="0" w:color="auto"/>
            <w:bottom w:val="none" w:sz="0" w:space="0" w:color="auto"/>
            <w:right w:val="none" w:sz="0" w:space="0" w:color="auto"/>
          </w:divBdr>
        </w:div>
        <w:div w:id="972446938">
          <w:marLeft w:val="640"/>
          <w:marRight w:val="0"/>
          <w:marTop w:val="0"/>
          <w:marBottom w:val="0"/>
          <w:divBdr>
            <w:top w:val="none" w:sz="0" w:space="0" w:color="auto"/>
            <w:left w:val="none" w:sz="0" w:space="0" w:color="auto"/>
            <w:bottom w:val="none" w:sz="0" w:space="0" w:color="auto"/>
            <w:right w:val="none" w:sz="0" w:space="0" w:color="auto"/>
          </w:divBdr>
        </w:div>
        <w:div w:id="2141536332">
          <w:marLeft w:val="640"/>
          <w:marRight w:val="0"/>
          <w:marTop w:val="0"/>
          <w:marBottom w:val="0"/>
          <w:divBdr>
            <w:top w:val="none" w:sz="0" w:space="0" w:color="auto"/>
            <w:left w:val="none" w:sz="0" w:space="0" w:color="auto"/>
            <w:bottom w:val="none" w:sz="0" w:space="0" w:color="auto"/>
            <w:right w:val="none" w:sz="0" w:space="0" w:color="auto"/>
          </w:divBdr>
        </w:div>
        <w:div w:id="1265959187">
          <w:marLeft w:val="640"/>
          <w:marRight w:val="0"/>
          <w:marTop w:val="0"/>
          <w:marBottom w:val="0"/>
          <w:divBdr>
            <w:top w:val="none" w:sz="0" w:space="0" w:color="auto"/>
            <w:left w:val="none" w:sz="0" w:space="0" w:color="auto"/>
            <w:bottom w:val="none" w:sz="0" w:space="0" w:color="auto"/>
            <w:right w:val="none" w:sz="0" w:space="0" w:color="auto"/>
          </w:divBdr>
        </w:div>
        <w:div w:id="568002264">
          <w:marLeft w:val="640"/>
          <w:marRight w:val="0"/>
          <w:marTop w:val="0"/>
          <w:marBottom w:val="0"/>
          <w:divBdr>
            <w:top w:val="none" w:sz="0" w:space="0" w:color="auto"/>
            <w:left w:val="none" w:sz="0" w:space="0" w:color="auto"/>
            <w:bottom w:val="none" w:sz="0" w:space="0" w:color="auto"/>
            <w:right w:val="none" w:sz="0" w:space="0" w:color="auto"/>
          </w:divBdr>
        </w:div>
        <w:div w:id="2104299890">
          <w:marLeft w:val="640"/>
          <w:marRight w:val="0"/>
          <w:marTop w:val="0"/>
          <w:marBottom w:val="0"/>
          <w:divBdr>
            <w:top w:val="none" w:sz="0" w:space="0" w:color="auto"/>
            <w:left w:val="none" w:sz="0" w:space="0" w:color="auto"/>
            <w:bottom w:val="none" w:sz="0" w:space="0" w:color="auto"/>
            <w:right w:val="none" w:sz="0" w:space="0" w:color="auto"/>
          </w:divBdr>
        </w:div>
        <w:div w:id="988828218">
          <w:marLeft w:val="640"/>
          <w:marRight w:val="0"/>
          <w:marTop w:val="0"/>
          <w:marBottom w:val="0"/>
          <w:divBdr>
            <w:top w:val="none" w:sz="0" w:space="0" w:color="auto"/>
            <w:left w:val="none" w:sz="0" w:space="0" w:color="auto"/>
            <w:bottom w:val="none" w:sz="0" w:space="0" w:color="auto"/>
            <w:right w:val="none" w:sz="0" w:space="0" w:color="auto"/>
          </w:divBdr>
        </w:div>
        <w:div w:id="269511644">
          <w:marLeft w:val="640"/>
          <w:marRight w:val="0"/>
          <w:marTop w:val="0"/>
          <w:marBottom w:val="0"/>
          <w:divBdr>
            <w:top w:val="none" w:sz="0" w:space="0" w:color="auto"/>
            <w:left w:val="none" w:sz="0" w:space="0" w:color="auto"/>
            <w:bottom w:val="none" w:sz="0" w:space="0" w:color="auto"/>
            <w:right w:val="none" w:sz="0" w:space="0" w:color="auto"/>
          </w:divBdr>
        </w:div>
        <w:div w:id="531843312">
          <w:marLeft w:val="640"/>
          <w:marRight w:val="0"/>
          <w:marTop w:val="0"/>
          <w:marBottom w:val="0"/>
          <w:divBdr>
            <w:top w:val="none" w:sz="0" w:space="0" w:color="auto"/>
            <w:left w:val="none" w:sz="0" w:space="0" w:color="auto"/>
            <w:bottom w:val="none" w:sz="0" w:space="0" w:color="auto"/>
            <w:right w:val="none" w:sz="0" w:space="0" w:color="auto"/>
          </w:divBdr>
        </w:div>
        <w:div w:id="1701199833">
          <w:marLeft w:val="640"/>
          <w:marRight w:val="0"/>
          <w:marTop w:val="0"/>
          <w:marBottom w:val="0"/>
          <w:divBdr>
            <w:top w:val="none" w:sz="0" w:space="0" w:color="auto"/>
            <w:left w:val="none" w:sz="0" w:space="0" w:color="auto"/>
            <w:bottom w:val="none" w:sz="0" w:space="0" w:color="auto"/>
            <w:right w:val="none" w:sz="0" w:space="0" w:color="auto"/>
          </w:divBdr>
        </w:div>
        <w:div w:id="1299143186">
          <w:marLeft w:val="640"/>
          <w:marRight w:val="0"/>
          <w:marTop w:val="0"/>
          <w:marBottom w:val="0"/>
          <w:divBdr>
            <w:top w:val="none" w:sz="0" w:space="0" w:color="auto"/>
            <w:left w:val="none" w:sz="0" w:space="0" w:color="auto"/>
            <w:bottom w:val="none" w:sz="0" w:space="0" w:color="auto"/>
            <w:right w:val="none" w:sz="0" w:space="0" w:color="auto"/>
          </w:divBdr>
        </w:div>
        <w:div w:id="1515412797">
          <w:marLeft w:val="640"/>
          <w:marRight w:val="0"/>
          <w:marTop w:val="0"/>
          <w:marBottom w:val="0"/>
          <w:divBdr>
            <w:top w:val="none" w:sz="0" w:space="0" w:color="auto"/>
            <w:left w:val="none" w:sz="0" w:space="0" w:color="auto"/>
            <w:bottom w:val="none" w:sz="0" w:space="0" w:color="auto"/>
            <w:right w:val="none" w:sz="0" w:space="0" w:color="auto"/>
          </w:divBdr>
        </w:div>
        <w:div w:id="1863084418">
          <w:marLeft w:val="640"/>
          <w:marRight w:val="0"/>
          <w:marTop w:val="0"/>
          <w:marBottom w:val="0"/>
          <w:divBdr>
            <w:top w:val="none" w:sz="0" w:space="0" w:color="auto"/>
            <w:left w:val="none" w:sz="0" w:space="0" w:color="auto"/>
            <w:bottom w:val="none" w:sz="0" w:space="0" w:color="auto"/>
            <w:right w:val="none" w:sz="0" w:space="0" w:color="auto"/>
          </w:divBdr>
        </w:div>
        <w:div w:id="660545413">
          <w:marLeft w:val="640"/>
          <w:marRight w:val="0"/>
          <w:marTop w:val="0"/>
          <w:marBottom w:val="0"/>
          <w:divBdr>
            <w:top w:val="none" w:sz="0" w:space="0" w:color="auto"/>
            <w:left w:val="none" w:sz="0" w:space="0" w:color="auto"/>
            <w:bottom w:val="none" w:sz="0" w:space="0" w:color="auto"/>
            <w:right w:val="none" w:sz="0" w:space="0" w:color="auto"/>
          </w:divBdr>
        </w:div>
        <w:div w:id="1489325526">
          <w:marLeft w:val="640"/>
          <w:marRight w:val="0"/>
          <w:marTop w:val="0"/>
          <w:marBottom w:val="0"/>
          <w:divBdr>
            <w:top w:val="none" w:sz="0" w:space="0" w:color="auto"/>
            <w:left w:val="none" w:sz="0" w:space="0" w:color="auto"/>
            <w:bottom w:val="none" w:sz="0" w:space="0" w:color="auto"/>
            <w:right w:val="none" w:sz="0" w:space="0" w:color="auto"/>
          </w:divBdr>
        </w:div>
        <w:div w:id="615797336">
          <w:marLeft w:val="640"/>
          <w:marRight w:val="0"/>
          <w:marTop w:val="0"/>
          <w:marBottom w:val="0"/>
          <w:divBdr>
            <w:top w:val="none" w:sz="0" w:space="0" w:color="auto"/>
            <w:left w:val="none" w:sz="0" w:space="0" w:color="auto"/>
            <w:bottom w:val="none" w:sz="0" w:space="0" w:color="auto"/>
            <w:right w:val="none" w:sz="0" w:space="0" w:color="auto"/>
          </w:divBdr>
        </w:div>
        <w:div w:id="267201597">
          <w:marLeft w:val="640"/>
          <w:marRight w:val="0"/>
          <w:marTop w:val="0"/>
          <w:marBottom w:val="0"/>
          <w:divBdr>
            <w:top w:val="none" w:sz="0" w:space="0" w:color="auto"/>
            <w:left w:val="none" w:sz="0" w:space="0" w:color="auto"/>
            <w:bottom w:val="none" w:sz="0" w:space="0" w:color="auto"/>
            <w:right w:val="none" w:sz="0" w:space="0" w:color="auto"/>
          </w:divBdr>
        </w:div>
        <w:div w:id="1879467224">
          <w:marLeft w:val="640"/>
          <w:marRight w:val="0"/>
          <w:marTop w:val="0"/>
          <w:marBottom w:val="0"/>
          <w:divBdr>
            <w:top w:val="none" w:sz="0" w:space="0" w:color="auto"/>
            <w:left w:val="none" w:sz="0" w:space="0" w:color="auto"/>
            <w:bottom w:val="none" w:sz="0" w:space="0" w:color="auto"/>
            <w:right w:val="none" w:sz="0" w:space="0" w:color="auto"/>
          </w:divBdr>
        </w:div>
        <w:div w:id="1377075012">
          <w:marLeft w:val="640"/>
          <w:marRight w:val="0"/>
          <w:marTop w:val="0"/>
          <w:marBottom w:val="0"/>
          <w:divBdr>
            <w:top w:val="none" w:sz="0" w:space="0" w:color="auto"/>
            <w:left w:val="none" w:sz="0" w:space="0" w:color="auto"/>
            <w:bottom w:val="none" w:sz="0" w:space="0" w:color="auto"/>
            <w:right w:val="none" w:sz="0" w:space="0" w:color="auto"/>
          </w:divBdr>
        </w:div>
        <w:div w:id="996760272">
          <w:marLeft w:val="640"/>
          <w:marRight w:val="0"/>
          <w:marTop w:val="0"/>
          <w:marBottom w:val="0"/>
          <w:divBdr>
            <w:top w:val="none" w:sz="0" w:space="0" w:color="auto"/>
            <w:left w:val="none" w:sz="0" w:space="0" w:color="auto"/>
            <w:bottom w:val="none" w:sz="0" w:space="0" w:color="auto"/>
            <w:right w:val="none" w:sz="0" w:space="0" w:color="auto"/>
          </w:divBdr>
        </w:div>
        <w:div w:id="1415007864">
          <w:marLeft w:val="640"/>
          <w:marRight w:val="0"/>
          <w:marTop w:val="0"/>
          <w:marBottom w:val="0"/>
          <w:divBdr>
            <w:top w:val="none" w:sz="0" w:space="0" w:color="auto"/>
            <w:left w:val="none" w:sz="0" w:space="0" w:color="auto"/>
            <w:bottom w:val="none" w:sz="0" w:space="0" w:color="auto"/>
            <w:right w:val="none" w:sz="0" w:space="0" w:color="auto"/>
          </w:divBdr>
        </w:div>
        <w:div w:id="204371357">
          <w:marLeft w:val="640"/>
          <w:marRight w:val="0"/>
          <w:marTop w:val="0"/>
          <w:marBottom w:val="0"/>
          <w:divBdr>
            <w:top w:val="none" w:sz="0" w:space="0" w:color="auto"/>
            <w:left w:val="none" w:sz="0" w:space="0" w:color="auto"/>
            <w:bottom w:val="none" w:sz="0" w:space="0" w:color="auto"/>
            <w:right w:val="none" w:sz="0" w:space="0" w:color="auto"/>
          </w:divBdr>
        </w:div>
        <w:div w:id="1416632497">
          <w:marLeft w:val="640"/>
          <w:marRight w:val="0"/>
          <w:marTop w:val="0"/>
          <w:marBottom w:val="0"/>
          <w:divBdr>
            <w:top w:val="none" w:sz="0" w:space="0" w:color="auto"/>
            <w:left w:val="none" w:sz="0" w:space="0" w:color="auto"/>
            <w:bottom w:val="none" w:sz="0" w:space="0" w:color="auto"/>
            <w:right w:val="none" w:sz="0" w:space="0" w:color="auto"/>
          </w:divBdr>
        </w:div>
        <w:div w:id="1922329323">
          <w:marLeft w:val="640"/>
          <w:marRight w:val="0"/>
          <w:marTop w:val="0"/>
          <w:marBottom w:val="0"/>
          <w:divBdr>
            <w:top w:val="none" w:sz="0" w:space="0" w:color="auto"/>
            <w:left w:val="none" w:sz="0" w:space="0" w:color="auto"/>
            <w:bottom w:val="none" w:sz="0" w:space="0" w:color="auto"/>
            <w:right w:val="none" w:sz="0" w:space="0" w:color="auto"/>
          </w:divBdr>
        </w:div>
        <w:div w:id="430009768">
          <w:marLeft w:val="640"/>
          <w:marRight w:val="0"/>
          <w:marTop w:val="0"/>
          <w:marBottom w:val="0"/>
          <w:divBdr>
            <w:top w:val="none" w:sz="0" w:space="0" w:color="auto"/>
            <w:left w:val="none" w:sz="0" w:space="0" w:color="auto"/>
            <w:bottom w:val="none" w:sz="0" w:space="0" w:color="auto"/>
            <w:right w:val="none" w:sz="0" w:space="0" w:color="auto"/>
          </w:divBdr>
        </w:div>
        <w:div w:id="149443074">
          <w:marLeft w:val="640"/>
          <w:marRight w:val="0"/>
          <w:marTop w:val="0"/>
          <w:marBottom w:val="0"/>
          <w:divBdr>
            <w:top w:val="none" w:sz="0" w:space="0" w:color="auto"/>
            <w:left w:val="none" w:sz="0" w:space="0" w:color="auto"/>
            <w:bottom w:val="none" w:sz="0" w:space="0" w:color="auto"/>
            <w:right w:val="none" w:sz="0" w:space="0" w:color="auto"/>
          </w:divBdr>
        </w:div>
        <w:div w:id="980421379">
          <w:marLeft w:val="640"/>
          <w:marRight w:val="0"/>
          <w:marTop w:val="0"/>
          <w:marBottom w:val="0"/>
          <w:divBdr>
            <w:top w:val="none" w:sz="0" w:space="0" w:color="auto"/>
            <w:left w:val="none" w:sz="0" w:space="0" w:color="auto"/>
            <w:bottom w:val="none" w:sz="0" w:space="0" w:color="auto"/>
            <w:right w:val="none" w:sz="0" w:space="0" w:color="auto"/>
          </w:divBdr>
        </w:div>
        <w:div w:id="408425909">
          <w:marLeft w:val="640"/>
          <w:marRight w:val="0"/>
          <w:marTop w:val="0"/>
          <w:marBottom w:val="0"/>
          <w:divBdr>
            <w:top w:val="none" w:sz="0" w:space="0" w:color="auto"/>
            <w:left w:val="none" w:sz="0" w:space="0" w:color="auto"/>
            <w:bottom w:val="none" w:sz="0" w:space="0" w:color="auto"/>
            <w:right w:val="none" w:sz="0" w:space="0" w:color="auto"/>
          </w:divBdr>
        </w:div>
        <w:div w:id="1245644468">
          <w:marLeft w:val="640"/>
          <w:marRight w:val="0"/>
          <w:marTop w:val="0"/>
          <w:marBottom w:val="0"/>
          <w:divBdr>
            <w:top w:val="none" w:sz="0" w:space="0" w:color="auto"/>
            <w:left w:val="none" w:sz="0" w:space="0" w:color="auto"/>
            <w:bottom w:val="none" w:sz="0" w:space="0" w:color="auto"/>
            <w:right w:val="none" w:sz="0" w:space="0" w:color="auto"/>
          </w:divBdr>
        </w:div>
        <w:div w:id="1280379353">
          <w:marLeft w:val="640"/>
          <w:marRight w:val="0"/>
          <w:marTop w:val="0"/>
          <w:marBottom w:val="0"/>
          <w:divBdr>
            <w:top w:val="none" w:sz="0" w:space="0" w:color="auto"/>
            <w:left w:val="none" w:sz="0" w:space="0" w:color="auto"/>
            <w:bottom w:val="none" w:sz="0" w:space="0" w:color="auto"/>
            <w:right w:val="none" w:sz="0" w:space="0" w:color="auto"/>
          </w:divBdr>
        </w:div>
        <w:div w:id="2010791186">
          <w:marLeft w:val="640"/>
          <w:marRight w:val="0"/>
          <w:marTop w:val="0"/>
          <w:marBottom w:val="0"/>
          <w:divBdr>
            <w:top w:val="none" w:sz="0" w:space="0" w:color="auto"/>
            <w:left w:val="none" w:sz="0" w:space="0" w:color="auto"/>
            <w:bottom w:val="none" w:sz="0" w:space="0" w:color="auto"/>
            <w:right w:val="none" w:sz="0" w:space="0" w:color="auto"/>
          </w:divBdr>
        </w:div>
        <w:div w:id="1410690525">
          <w:marLeft w:val="640"/>
          <w:marRight w:val="0"/>
          <w:marTop w:val="0"/>
          <w:marBottom w:val="0"/>
          <w:divBdr>
            <w:top w:val="none" w:sz="0" w:space="0" w:color="auto"/>
            <w:left w:val="none" w:sz="0" w:space="0" w:color="auto"/>
            <w:bottom w:val="none" w:sz="0" w:space="0" w:color="auto"/>
            <w:right w:val="none" w:sz="0" w:space="0" w:color="auto"/>
          </w:divBdr>
        </w:div>
        <w:div w:id="352077542">
          <w:marLeft w:val="640"/>
          <w:marRight w:val="0"/>
          <w:marTop w:val="0"/>
          <w:marBottom w:val="0"/>
          <w:divBdr>
            <w:top w:val="none" w:sz="0" w:space="0" w:color="auto"/>
            <w:left w:val="none" w:sz="0" w:space="0" w:color="auto"/>
            <w:bottom w:val="none" w:sz="0" w:space="0" w:color="auto"/>
            <w:right w:val="none" w:sz="0" w:space="0" w:color="auto"/>
          </w:divBdr>
        </w:div>
        <w:div w:id="1821270069">
          <w:marLeft w:val="640"/>
          <w:marRight w:val="0"/>
          <w:marTop w:val="0"/>
          <w:marBottom w:val="0"/>
          <w:divBdr>
            <w:top w:val="none" w:sz="0" w:space="0" w:color="auto"/>
            <w:left w:val="none" w:sz="0" w:space="0" w:color="auto"/>
            <w:bottom w:val="none" w:sz="0" w:space="0" w:color="auto"/>
            <w:right w:val="none" w:sz="0" w:space="0" w:color="auto"/>
          </w:divBdr>
        </w:div>
        <w:div w:id="1526945262">
          <w:marLeft w:val="640"/>
          <w:marRight w:val="0"/>
          <w:marTop w:val="0"/>
          <w:marBottom w:val="0"/>
          <w:divBdr>
            <w:top w:val="none" w:sz="0" w:space="0" w:color="auto"/>
            <w:left w:val="none" w:sz="0" w:space="0" w:color="auto"/>
            <w:bottom w:val="none" w:sz="0" w:space="0" w:color="auto"/>
            <w:right w:val="none" w:sz="0" w:space="0" w:color="auto"/>
          </w:divBdr>
        </w:div>
        <w:div w:id="1881702363">
          <w:marLeft w:val="640"/>
          <w:marRight w:val="0"/>
          <w:marTop w:val="0"/>
          <w:marBottom w:val="0"/>
          <w:divBdr>
            <w:top w:val="none" w:sz="0" w:space="0" w:color="auto"/>
            <w:left w:val="none" w:sz="0" w:space="0" w:color="auto"/>
            <w:bottom w:val="none" w:sz="0" w:space="0" w:color="auto"/>
            <w:right w:val="none" w:sz="0" w:space="0" w:color="auto"/>
          </w:divBdr>
        </w:div>
        <w:div w:id="1532954374">
          <w:marLeft w:val="640"/>
          <w:marRight w:val="0"/>
          <w:marTop w:val="0"/>
          <w:marBottom w:val="0"/>
          <w:divBdr>
            <w:top w:val="none" w:sz="0" w:space="0" w:color="auto"/>
            <w:left w:val="none" w:sz="0" w:space="0" w:color="auto"/>
            <w:bottom w:val="none" w:sz="0" w:space="0" w:color="auto"/>
            <w:right w:val="none" w:sz="0" w:space="0" w:color="auto"/>
          </w:divBdr>
        </w:div>
        <w:div w:id="2026010861">
          <w:marLeft w:val="640"/>
          <w:marRight w:val="0"/>
          <w:marTop w:val="0"/>
          <w:marBottom w:val="0"/>
          <w:divBdr>
            <w:top w:val="none" w:sz="0" w:space="0" w:color="auto"/>
            <w:left w:val="none" w:sz="0" w:space="0" w:color="auto"/>
            <w:bottom w:val="none" w:sz="0" w:space="0" w:color="auto"/>
            <w:right w:val="none" w:sz="0" w:space="0" w:color="auto"/>
          </w:divBdr>
        </w:div>
      </w:divsChild>
    </w:div>
    <w:div w:id="1707371182">
      <w:marLeft w:val="0"/>
      <w:marRight w:val="0"/>
      <w:marTop w:val="0"/>
      <w:marBottom w:val="0"/>
      <w:divBdr>
        <w:top w:val="none" w:sz="0" w:space="0" w:color="auto"/>
        <w:left w:val="none" w:sz="0" w:space="0" w:color="auto"/>
        <w:bottom w:val="none" w:sz="0" w:space="0" w:color="auto"/>
        <w:right w:val="none" w:sz="0" w:space="0" w:color="auto"/>
      </w:divBdr>
    </w:div>
    <w:div w:id="1712610978">
      <w:bodyDiv w:val="1"/>
      <w:marLeft w:val="0"/>
      <w:marRight w:val="0"/>
      <w:marTop w:val="0"/>
      <w:marBottom w:val="0"/>
      <w:divBdr>
        <w:top w:val="none" w:sz="0" w:space="0" w:color="auto"/>
        <w:left w:val="none" w:sz="0" w:space="0" w:color="auto"/>
        <w:bottom w:val="none" w:sz="0" w:space="0" w:color="auto"/>
        <w:right w:val="none" w:sz="0" w:space="0" w:color="auto"/>
      </w:divBdr>
      <w:divsChild>
        <w:div w:id="10425463">
          <w:marLeft w:val="640"/>
          <w:marRight w:val="0"/>
          <w:marTop w:val="0"/>
          <w:marBottom w:val="0"/>
          <w:divBdr>
            <w:top w:val="none" w:sz="0" w:space="0" w:color="auto"/>
            <w:left w:val="none" w:sz="0" w:space="0" w:color="auto"/>
            <w:bottom w:val="none" w:sz="0" w:space="0" w:color="auto"/>
            <w:right w:val="none" w:sz="0" w:space="0" w:color="auto"/>
          </w:divBdr>
        </w:div>
        <w:div w:id="132332783">
          <w:marLeft w:val="640"/>
          <w:marRight w:val="0"/>
          <w:marTop w:val="0"/>
          <w:marBottom w:val="0"/>
          <w:divBdr>
            <w:top w:val="none" w:sz="0" w:space="0" w:color="auto"/>
            <w:left w:val="none" w:sz="0" w:space="0" w:color="auto"/>
            <w:bottom w:val="none" w:sz="0" w:space="0" w:color="auto"/>
            <w:right w:val="none" w:sz="0" w:space="0" w:color="auto"/>
          </w:divBdr>
        </w:div>
        <w:div w:id="217909374">
          <w:marLeft w:val="640"/>
          <w:marRight w:val="0"/>
          <w:marTop w:val="0"/>
          <w:marBottom w:val="0"/>
          <w:divBdr>
            <w:top w:val="none" w:sz="0" w:space="0" w:color="auto"/>
            <w:left w:val="none" w:sz="0" w:space="0" w:color="auto"/>
            <w:bottom w:val="none" w:sz="0" w:space="0" w:color="auto"/>
            <w:right w:val="none" w:sz="0" w:space="0" w:color="auto"/>
          </w:divBdr>
        </w:div>
        <w:div w:id="225454773">
          <w:marLeft w:val="640"/>
          <w:marRight w:val="0"/>
          <w:marTop w:val="0"/>
          <w:marBottom w:val="0"/>
          <w:divBdr>
            <w:top w:val="none" w:sz="0" w:space="0" w:color="auto"/>
            <w:left w:val="none" w:sz="0" w:space="0" w:color="auto"/>
            <w:bottom w:val="none" w:sz="0" w:space="0" w:color="auto"/>
            <w:right w:val="none" w:sz="0" w:space="0" w:color="auto"/>
          </w:divBdr>
        </w:div>
        <w:div w:id="227541183">
          <w:marLeft w:val="640"/>
          <w:marRight w:val="0"/>
          <w:marTop w:val="0"/>
          <w:marBottom w:val="0"/>
          <w:divBdr>
            <w:top w:val="none" w:sz="0" w:space="0" w:color="auto"/>
            <w:left w:val="none" w:sz="0" w:space="0" w:color="auto"/>
            <w:bottom w:val="none" w:sz="0" w:space="0" w:color="auto"/>
            <w:right w:val="none" w:sz="0" w:space="0" w:color="auto"/>
          </w:divBdr>
        </w:div>
        <w:div w:id="308707281">
          <w:marLeft w:val="640"/>
          <w:marRight w:val="0"/>
          <w:marTop w:val="0"/>
          <w:marBottom w:val="0"/>
          <w:divBdr>
            <w:top w:val="none" w:sz="0" w:space="0" w:color="auto"/>
            <w:left w:val="none" w:sz="0" w:space="0" w:color="auto"/>
            <w:bottom w:val="none" w:sz="0" w:space="0" w:color="auto"/>
            <w:right w:val="none" w:sz="0" w:space="0" w:color="auto"/>
          </w:divBdr>
        </w:div>
        <w:div w:id="349335074">
          <w:marLeft w:val="640"/>
          <w:marRight w:val="0"/>
          <w:marTop w:val="0"/>
          <w:marBottom w:val="0"/>
          <w:divBdr>
            <w:top w:val="none" w:sz="0" w:space="0" w:color="auto"/>
            <w:left w:val="none" w:sz="0" w:space="0" w:color="auto"/>
            <w:bottom w:val="none" w:sz="0" w:space="0" w:color="auto"/>
            <w:right w:val="none" w:sz="0" w:space="0" w:color="auto"/>
          </w:divBdr>
        </w:div>
        <w:div w:id="441341425">
          <w:marLeft w:val="640"/>
          <w:marRight w:val="0"/>
          <w:marTop w:val="0"/>
          <w:marBottom w:val="0"/>
          <w:divBdr>
            <w:top w:val="none" w:sz="0" w:space="0" w:color="auto"/>
            <w:left w:val="none" w:sz="0" w:space="0" w:color="auto"/>
            <w:bottom w:val="none" w:sz="0" w:space="0" w:color="auto"/>
            <w:right w:val="none" w:sz="0" w:space="0" w:color="auto"/>
          </w:divBdr>
        </w:div>
        <w:div w:id="456333901">
          <w:marLeft w:val="640"/>
          <w:marRight w:val="0"/>
          <w:marTop w:val="0"/>
          <w:marBottom w:val="0"/>
          <w:divBdr>
            <w:top w:val="none" w:sz="0" w:space="0" w:color="auto"/>
            <w:left w:val="none" w:sz="0" w:space="0" w:color="auto"/>
            <w:bottom w:val="none" w:sz="0" w:space="0" w:color="auto"/>
            <w:right w:val="none" w:sz="0" w:space="0" w:color="auto"/>
          </w:divBdr>
        </w:div>
        <w:div w:id="477185722">
          <w:marLeft w:val="640"/>
          <w:marRight w:val="0"/>
          <w:marTop w:val="0"/>
          <w:marBottom w:val="0"/>
          <w:divBdr>
            <w:top w:val="none" w:sz="0" w:space="0" w:color="auto"/>
            <w:left w:val="none" w:sz="0" w:space="0" w:color="auto"/>
            <w:bottom w:val="none" w:sz="0" w:space="0" w:color="auto"/>
            <w:right w:val="none" w:sz="0" w:space="0" w:color="auto"/>
          </w:divBdr>
        </w:div>
        <w:div w:id="504786302">
          <w:marLeft w:val="640"/>
          <w:marRight w:val="0"/>
          <w:marTop w:val="0"/>
          <w:marBottom w:val="0"/>
          <w:divBdr>
            <w:top w:val="none" w:sz="0" w:space="0" w:color="auto"/>
            <w:left w:val="none" w:sz="0" w:space="0" w:color="auto"/>
            <w:bottom w:val="none" w:sz="0" w:space="0" w:color="auto"/>
            <w:right w:val="none" w:sz="0" w:space="0" w:color="auto"/>
          </w:divBdr>
        </w:div>
        <w:div w:id="548423216">
          <w:marLeft w:val="640"/>
          <w:marRight w:val="0"/>
          <w:marTop w:val="0"/>
          <w:marBottom w:val="0"/>
          <w:divBdr>
            <w:top w:val="none" w:sz="0" w:space="0" w:color="auto"/>
            <w:left w:val="none" w:sz="0" w:space="0" w:color="auto"/>
            <w:bottom w:val="none" w:sz="0" w:space="0" w:color="auto"/>
            <w:right w:val="none" w:sz="0" w:space="0" w:color="auto"/>
          </w:divBdr>
        </w:div>
        <w:div w:id="548494231">
          <w:marLeft w:val="640"/>
          <w:marRight w:val="0"/>
          <w:marTop w:val="0"/>
          <w:marBottom w:val="0"/>
          <w:divBdr>
            <w:top w:val="none" w:sz="0" w:space="0" w:color="auto"/>
            <w:left w:val="none" w:sz="0" w:space="0" w:color="auto"/>
            <w:bottom w:val="none" w:sz="0" w:space="0" w:color="auto"/>
            <w:right w:val="none" w:sz="0" w:space="0" w:color="auto"/>
          </w:divBdr>
        </w:div>
        <w:div w:id="568731448">
          <w:marLeft w:val="640"/>
          <w:marRight w:val="0"/>
          <w:marTop w:val="0"/>
          <w:marBottom w:val="0"/>
          <w:divBdr>
            <w:top w:val="none" w:sz="0" w:space="0" w:color="auto"/>
            <w:left w:val="none" w:sz="0" w:space="0" w:color="auto"/>
            <w:bottom w:val="none" w:sz="0" w:space="0" w:color="auto"/>
            <w:right w:val="none" w:sz="0" w:space="0" w:color="auto"/>
          </w:divBdr>
        </w:div>
        <w:div w:id="625621268">
          <w:marLeft w:val="640"/>
          <w:marRight w:val="0"/>
          <w:marTop w:val="0"/>
          <w:marBottom w:val="0"/>
          <w:divBdr>
            <w:top w:val="none" w:sz="0" w:space="0" w:color="auto"/>
            <w:left w:val="none" w:sz="0" w:space="0" w:color="auto"/>
            <w:bottom w:val="none" w:sz="0" w:space="0" w:color="auto"/>
            <w:right w:val="none" w:sz="0" w:space="0" w:color="auto"/>
          </w:divBdr>
        </w:div>
        <w:div w:id="626007013">
          <w:marLeft w:val="640"/>
          <w:marRight w:val="0"/>
          <w:marTop w:val="0"/>
          <w:marBottom w:val="0"/>
          <w:divBdr>
            <w:top w:val="none" w:sz="0" w:space="0" w:color="auto"/>
            <w:left w:val="none" w:sz="0" w:space="0" w:color="auto"/>
            <w:bottom w:val="none" w:sz="0" w:space="0" w:color="auto"/>
            <w:right w:val="none" w:sz="0" w:space="0" w:color="auto"/>
          </w:divBdr>
        </w:div>
        <w:div w:id="671251514">
          <w:marLeft w:val="640"/>
          <w:marRight w:val="0"/>
          <w:marTop w:val="0"/>
          <w:marBottom w:val="0"/>
          <w:divBdr>
            <w:top w:val="none" w:sz="0" w:space="0" w:color="auto"/>
            <w:left w:val="none" w:sz="0" w:space="0" w:color="auto"/>
            <w:bottom w:val="none" w:sz="0" w:space="0" w:color="auto"/>
            <w:right w:val="none" w:sz="0" w:space="0" w:color="auto"/>
          </w:divBdr>
        </w:div>
        <w:div w:id="762649248">
          <w:marLeft w:val="640"/>
          <w:marRight w:val="0"/>
          <w:marTop w:val="0"/>
          <w:marBottom w:val="0"/>
          <w:divBdr>
            <w:top w:val="none" w:sz="0" w:space="0" w:color="auto"/>
            <w:left w:val="none" w:sz="0" w:space="0" w:color="auto"/>
            <w:bottom w:val="none" w:sz="0" w:space="0" w:color="auto"/>
            <w:right w:val="none" w:sz="0" w:space="0" w:color="auto"/>
          </w:divBdr>
        </w:div>
        <w:div w:id="975767042">
          <w:marLeft w:val="640"/>
          <w:marRight w:val="0"/>
          <w:marTop w:val="0"/>
          <w:marBottom w:val="0"/>
          <w:divBdr>
            <w:top w:val="none" w:sz="0" w:space="0" w:color="auto"/>
            <w:left w:val="none" w:sz="0" w:space="0" w:color="auto"/>
            <w:bottom w:val="none" w:sz="0" w:space="0" w:color="auto"/>
            <w:right w:val="none" w:sz="0" w:space="0" w:color="auto"/>
          </w:divBdr>
        </w:div>
        <w:div w:id="1039356327">
          <w:marLeft w:val="640"/>
          <w:marRight w:val="0"/>
          <w:marTop w:val="0"/>
          <w:marBottom w:val="0"/>
          <w:divBdr>
            <w:top w:val="none" w:sz="0" w:space="0" w:color="auto"/>
            <w:left w:val="none" w:sz="0" w:space="0" w:color="auto"/>
            <w:bottom w:val="none" w:sz="0" w:space="0" w:color="auto"/>
            <w:right w:val="none" w:sz="0" w:space="0" w:color="auto"/>
          </w:divBdr>
        </w:div>
        <w:div w:id="1140263513">
          <w:marLeft w:val="640"/>
          <w:marRight w:val="0"/>
          <w:marTop w:val="0"/>
          <w:marBottom w:val="0"/>
          <w:divBdr>
            <w:top w:val="none" w:sz="0" w:space="0" w:color="auto"/>
            <w:left w:val="none" w:sz="0" w:space="0" w:color="auto"/>
            <w:bottom w:val="none" w:sz="0" w:space="0" w:color="auto"/>
            <w:right w:val="none" w:sz="0" w:space="0" w:color="auto"/>
          </w:divBdr>
        </w:div>
        <w:div w:id="1157452036">
          <w:marLeft w:val="640"/>
          <w:marRight w:val="0"/>
          <w:marTop w:val="0"/>
          <w:marBottom w:val="0"/>
          <w:divBdr>
            <w:top w:val="none" w:sz="0" w:space="0" w:color="auto"/>
            <w:left w:val="none" w:sz="0" w:space="0" w:color="auto"/>
            <w:bottom w:val="none" w:sz="0" w:space="0" w:color="auto"/>
            <w:right w:val="none" w:sz="0" w:space="0" w:color="auto"/>
          </w:divBdr>
        </w:div>
        <w:div w:id="1181313142">
          <w:marLeft w:val="640"/>
          <w:marRight w:val="0"/>
          <w:marTop w:val="0"/>
          <w:marBottom w:val="0"/>
          <w:divBdr>
            <w:top w:val="none" w:sz="0" w:space="0" w:color="auto"/>
            <w:left w:val="none" w:sz="0" w:space="0" w:color="auto"/>
            <w:bottom w:val="none" w:sz="0" w:space="0" w:color="auto"/>
            <w:right w:val="none" w:sz="0" w:space="0" w:color="auto"/>
          </w:divBdr>
        </w:div>
        <w:div w:id="1280529469">
          <w:marLeft w:val="640"/>
          <w:marRight w:val="0"/>
          <w:marTop w:val="0"/>
          <w:marBottom w:val="0"/>
          <w:divBdr>
            <w:top w:val="none" w:sz="0" w:space="0" w:color="auto"/>
            <w:left w:val="none" w:sz="0" w:space="0" w:color="auto"/>
            <w:bottom w:val="none" w:sz="0" w:space="0" w:color="auto"/>
            <w:right w:val="none" w:sz="0" w:space="0" w:color="auto"/>
          </w:divBdr>
        </w:div>
        <w:div w:id="1333026590">
          <w:marLeft w:val="640"/>
          <w:marRight w:val="0"/>
          <w:marTop w:val="0"/>
          <w:marBottom w:val="0"/>
          <w:divBdr>
            <w:top w:val="none" w:sz="0" w:space="0" w:color="auto"/>
            <w:left w:val="none" w:sz="0" w:space="0" w:color="auto"/>
            <w:bottom w:val="none" w:sz="0" w:space="0" w:color="auto"/>
            <w:right w:val="none" w:sz="0" w:space="0" w:color="auto"/>
          </w:divBdr>
        </w:div>
        <w:div w:id="1381124944">
          <w:marLeft w:val="640"/>
          <w:marRight w:val="0"/>
          <w:marTop w:val="0"/>
          <w:marBottom w:val="0"/>
          <w:divBdr>
            <w:top w:val="none" w:sz="0" w:space="0" w:color="auto"/>
            <w:left w:val="none" w:sz="0" w:space="0" w:color="auto"/>
            <w:bottom w:val="none" w:sz="0" w:space="0" w:color="auto"/>
            <w:right w:val="none" w:sz="0" w:space="0" w:color="auto"/>
          </w:divBdr>
        </w:div>
        <w:div w:id="1385450809">
          <w:marLeft w:val="640"/>
          <w:marRight w:val="0"/>
          <w:marTop w:val="0"/>
          <w:marBottom w:val="0"/>
          <w:divBdr>
            <w:top w:val="none" w:sz="0" w:space="0" w:color="auto"/>
            <w:left w:val="none" w:sz="0" w:space="0" w:color="auto"/>
            <w:bottom w:val="none" w:sz="0" w:space="0" w:color="auto"/>
            <w:right w:val="none" w:sz="0" w:space="0" w:color="auto"/>
          </w:divBdr>
        </w:div>
        <w:div w:id="1423992379">
          <w:marLeft w:val="640"/>
          <w:marRight w:val="0"/>
          <w:marTop w:val="0"/>
          <w:marBottom w:val="0"/>
          <w:divBdr>
            <w:top w:val="none" w:sz="0" w:space="0" w:color="auto"/>
            <w:left w:val="none" w:sz="0" w:space="0" w:color="auto"/>
            <w:bottom w:val="none" w:sz="0" w:space="0" w:color="auto"/>
            <w:right w:val="none" w:sz="0" w:space="0" w:color="auto"/>
          </w:divBdr>
        </w:div>
        <w:div w:id="1474133403">
          <w:marLeft w:val="640"/>
          <w:marRight w:val="0"/>
          <w:marTop w:val="0"/>
          <w:marBottom w:val="0"/>
          <w:divBdr>
            <w:top w:val="none" w:sz="0" w:space="0" w:color="auto"/>
            <w:left w:val="none" w:sz="0" w:space="0" w:color="auto"/>
            <w:bottom w:val="none" w:sz="0" w:space="0" w:color="auto"/>
            <w:right w:val="none" w:sz="0" w:space="0" w:color="auto"/>
          </w:divBdr>
        </w:div>
        <w:div w:id="1520460444">
          <w:marLeft w:val="640"/>
          <w:marRight w:val="0"/>
          <w:marTop w:val="0"/>
          <w:marBottom w:val="0"/>
          <w:divBdr>
            <w:top w:val="none" w:sz="0" w:space="0" w:color="auto"/>
            <w:left w:val="none" w:sz="0" w:space="0" w:color="auto"/>
            <w:bottom w:val="none" w:sz="0" w:space="0" w:color="auto"/>
            <w:right w:val="none" w:sz="0" w:space="0" w:color="auto"/>
          </w:divBdr>
        </w:div>
        <w:div w:id="1589731351">
          <w:marLeft w:val="640"/>
          <w:marRight w:val="0"/>
          <w:marTop w:val="0"/>
          <w:marBottom w:val="0"/>
          <w:divBdr>
            <w:top w:val="none" w:sz="0" w:space="0" w:color="auto"/>
            <w:left w:val="none" w:sz="0" w:space="0" w:color="auto"/>
            <w:bottom w:val="none" w:sz="0" w:space="0" w:color="auto"/>
            <w:right w:val="none" w:sz="0" w:space="0" w:color="auto"/>
          </w:divBdr>
        </w:div>
        <w:div w:id="1604190628">
          <w:marLeft w:val="640"/>
          <w:marRight w:val="0"/>
          <w:marTop w:val="0"/>
          <w:marBottom w:val="0"/>
          <w:divBdr>
            <w:top w:val="none" w:sz="0" w:space="0" w:color="auto"/>
            <w:left w:val="none" w:sz="0" w:space="0" w:color="auto"/>
            <w:bottom w:val="none" w:sz="0" w:space="0" w:color="auto"/>
            <w:right w:val="none" w:sz="0" w:space="0" w:color="auto"/>
          </w:divBdr>
        </w:div>
        <w:div w:id="1793817097">
          <w:marLeft w:val="640"/>
          <w:marRight w:val="0"/>
          <w:marTop w:val="0"/>
          <w:marBottom w:val="0"/>
          <w:divBdr>
            <w:top w:val="none" w:sz="0" w:space="0" w:color="auto"/>
            <w:left w:val="none" w:sz="0" w:space="0" w:color="auto"/>
            <w:bottom w:val="none" w:sz="0" w:space="0" w:color="auto"/>
            <w:right w:val="none" w:sz="0" w:space="0" w:color="auto"/>
          </w:divBdr>
        </w:div>
        <w:div w:id="1822305151">
          <w:marLeft w:val="640"/>
          <w:marRight w:val="0"/>
          <w:marTop w:val="0"/>
          <w:marBottom w:val="0"/>
          <w:divBdr>
            <w:top w:val="none" w:sz="0" w:space="0" w:color="auto"/>
            <w:left w:val="none" w:sz="0" w:space="0" w:color="auto"/>
            <w:bottom w:val="none" w:sz="0" w:space="0" w:color="auto"/>
            <w:right w:val="none" w:sz="0" w:space="0" w:color="auto"/>
          </w:divBdr>
        </w:div>
        <w:div w:id="1833567373">
          <w:marLeft w:val="640"/>
          <w:marRight w:val="0"/>
          <w:marTop w:val="0"/>
          <w:marBottom w:val="0"/>
          <w:divBdr>
            <w:top w:val="none" w:sz="0" w:space="0" w:color="auto"/>
            <w:left w:val="none" w:sz="0" w:space="0" w:color="auto"/>
            <w:bottom w:val="none" w:sz="0" w:space="0" w:color="auto"/>
            <w:right w:val="none" w:sz="0" w:space="0" w:color="auto"/>
          </w:divBdr>
        </w:div>
        <w:div w:id="1836337896">
          <w:marLeft w:val="640"/>
          <w:marRight w:val="0"/>
          <w:marTop w:val="0"/>
          <w:marBottom w:val="0"/>
          <w:divBdr>
            <w:top w:val="none" w:sz="0" w:space="0" w:color="auto"/>
            <w:left w:val="none" w:sz="0" w:space="0" w:color="auto"/>
            <w:bottom w:val="none" w:sz="0" w:space="0" w:color="auto"/>
            <w:right w:val="none" w:sz="0" w:space="0" w:color="auto"/>
          </w:divBdr>
        </w:div>
        <w:div w:id="1885605679">
          <w:marLeft w:val="640"/>
          <w:marRight w:val="0"/>
          <w:marTop w:val="0"/>
          <w:marBottom w:val="0"/>
          <w:divBdr>
            <w:top w:val="none" w:sz="0" w:space="0" w:color="auto"/>
            <w:left w:val="none" w:sz="0" w:space="0" w:color="auto"/>
            <w:bottom w:val="none" w:sz="0" w:space="0" w:color="auto"/>
            <w:right w:val="none" w:sz="0" w:space="0" w:color="auto"/>
          </w:divBdr>
        </w:div>
        <w:div w:id="1912078345">
          <w:marLeft w:val="640"/>
          <w:marRight w:val="0"/>
          <w:marTop w:val="0"/>
          <w:marBottom w:val="0"/>
          <w:divBdr>
            <w:top w:val="none" w:sz="0" w:space="0" w:color="auto"/>
            <w:left w:val="none" w:sz="0" w:space="0" w:color="auto"/>
            <w:bottom w:val="none" w:sz="0" w:space="0" w:color="auto"/>
            <w:right w:val="none" w:sz="0" w:space="0" w:color="auto"/>
          </w:divBdr>
        </w:div>
        <w:div w:id="1936132917">
          <w:marLeft w:val="640"/>
          <w:marRight w:val="0"/>
          <w:marTop w:val="0"/>
          <w:marBottom w:val="0"/>
          <w:divBdr>
            <w:top w:val="none" w:sz="0" w:space="0" w:color="auto"/>
            <w:left w:val="none" w:sz="0" w:space="0" w:color="auto"/>
            <w:bottom w:val="none" w:sz="0" w:space="0" w:color="auto"/>
            <w:right w:val="none" w:sz="0" w:space="0" w:color="auto"/>
          </w:divBdr>
        </w:div>
        <w:div w:id="1984578275">
          <w:marLeft w:val="640"/>
          <w:marRight w:val="0"/>
          <w:marTop w:val="0"/>
          <w:marBottom w:val="0"/>
          <w:divBdr>
            <w:top w:val="none" w:sz="0" w:space="0" w:color="auto"/>
            <w:left w:val="none" w:sz="0" w:space="0" w:color="auto"/>
            <w:bottom w:val="none" w:sz="0" w:space="0" w:color="auto"/>
            <w:right w:val="none" w:sz="0" w:space="0" w:color="auto"/>
          </w:divBdr>
        </w:div>
      </w:divsChild>
    </w:div>
    <w:div w:id="1712655280">
      <w:marLeft w:val="0"/>
      <w:marRight w:val="0"/>
      <w:marTop w:val="0"/>
      <w:marBottom w:val="0"/>
      <w:divBdr>
        <w:top w:val="none" w:sz="0" w:space="0" w:color="auto"/>
        <w:left w:val="none" w:sz="0" w:space="0" w:color="auto"/>
        <w:bottom w:val="none" w:sz="0" w:space="0" w:color="auto"/>
        <w:right w:val="none" w:sz="0" w:space="0" w:color="auto"/>
      </w:divBdr>
    </w:div>
    <w:div w:id="1714691428">
      <w:bodyDiv w:val="1"/>
      <w:marLeft w:val="0"/>
      <w:marRight w:val="0"/>
      <w:marTop w:val="0"/>
      <w:marBottom w:val="0"/>
      <w:divBdr>
        <w:top w:val="none" w:sz="0" w:space="0" w:color="auto"/>
        <w:left w:val="none" w:sz="0" w:space="0" w:color="auto"/>
        <w:bottom w:val="none" w:sz="0" w:space="0" w:color="auto"/>
        <w:right w:val="none" w:sz="0" w:space="0" w:color="auto"/>
      </w:divBdr>
      <w:divsChild>
        <w:div w:id="26835898">
          <w:marLeft w:val="640"/>
          <w:marRight w:val="0"/>
          <w:marTop w:val="0"/>
          <w:marBottom w:val="0"/>
          <w:divBdr>
            <w:top w:val="none" w:sz="0" w:space="0" w:color="auto"/>
            <w:left w:val="none" w:sz="0" w:space="0" w:color="auto"/>
            <w:bottom w:val="none" w:sz="0" w:space="0" w:color="auto"/>
            <w:right w:val="none" w:sz="0" w:space="0" w:color="auto"/>
          </w:divBdr>
        </w:div>
        <w:div w:id="74517458">
          <w:marLeft w:val="640"/>
          <w:marRight w:val="0"/>
          <w:marTop w:val="0"/>
          <w:marBottom w:val="0"/>
          <w:divBdr>
            <w:top w:val="none" w:sz="0" w:space="0" w:color="auto"/>
            <w:left w:val="none" w:sz="0" w:space="0" w:color="auto"/>
            <w:bottom w:val="none" w:sz="0" w:space="0" w:color="auto"/>
            <w:right w:val="none" w:sz="0" w:space="0" w:color="auto"/>
          </w:divBdr>
        </w:div>
        <w:div w:id="100224671">
          <w:marLeft w:val="640"/>
          <w:marRight w:val="0"/>
          <w:marTop w:val="0"/>
          <w:marBottom w:val="0"/>
          <w:divBdr>
            <w:top w:val="none" w:sz="0" w:space="0" w:color="auto"/>
            <w:left w:val="none" w:sz="0" w:space="0" w:color="auto"/>
            <w:bottom w:val="none" w:sz="0" w:space="0" w:color="auto"/>
            <w:right w:val="none" w:sz="0" w:space="0" w:color="auto"/>
          </w:divBdr>
        </w:div>
        <w:div w:id="145165555">
          <w:marLeft w:val="640"/>
          <w:marRight w:val="0"/>
          <w:marTop w:val="0"/>
          <w:marBottom w:val="0"/>
          <w:divBdr>
            <w:top w:val="none" w:sz="0" w:space="0" w:color="auto"/>
            <w:left w:val="none" w:sz="0" w:space="0" w:color="auto"/>
            <w:bottom w:val="none" w:sz="0" w:space="0" w:color="auto"/>
            <w:right w:val="none" w:sz="0" w:space="0" w:color="auto"/>
          </w:divBdr>
        </w:div>
        <w:div w:id="148985605">
          <w:marLeft w:val="640"/>
          <w:marRight w:val="0"/>
          <w:marTop w:val="0"/>
          <w:marBottom w:val="0"/>
          <w:divBdr>
            <w:top w:val="none" w:sz="0" w:space="0" w:color="auto"/>
            <w:left w:val="none" w:sz="0" w:space="0" w:color="auto"/>
            <w:bottom w:val="none" w:sz="0" w:space="0" w:color="auto"/>
            <w:right w:val="none" w:sz="0" w:space="0" w:color="auto"/>
          </w:divBdr>
        </w:div>
        <w:div w:id="157887804">
          <w:marLeft w:val="640"/>
          <w:marRight w:val="0"/>
          <w:marTop w:val="0"/>
          <w:marBottom w:val="0"/>
          <w:divBdr>
            <w:top w:val="none" w:sz="0" w:space="0" w:color="auto"/>
            <w:left w:val="none" w:sz="0" w:space="0" w:color="auto"/>
            <w:bottom w:val="none" w:sz="0" w:space="0" w:color="auto"/>
            <w:right w:val="none" w:sz="0" w:space="0" w:color="auto"/>
          </w:divBdr>
        </w:div>
        <w:div w:id="212620280">
          <w:marLeft w:val="640"/>
          <w:marRight w:val="0"/>
          <w:marTop w:val="0"/>
          <w:marBottom w:val="0"/>
          <w:divBdr>
            <w:top w:val="none" w:sz="0" w:space="0" w:color="auto"/>
            <w:left w:val="none" w:sz="0" w:space="0" w:color="auto"/>
            <w:bottom w:val="none" w:sz="0" w:space="0" w:color="auto"/>
            <w:right w:val="none" w:sz="0" w:space="0" w:color="auto"/>
          </w:divBdr>
        </w:div>
        <w:div w:id="255405863">
          <w:marLeft w:val="640"/>
          <w:marRight w:val="0"/>
          <w:marTop w:val="0"/>
          <w:marBottom w:val="0"/>
          <w:divBdr>
            <w:top w:val="none" w:sz="0" w:space="0" w:color="auto"/>
            <w:left w:val="none" w:sz="0" w:space="0" w:color="auto"/>
            <w:bottom w:val="none" w:sz="0" w:space="0" w:color="auto"/>
            <w:right w:val="none" w:sz="0" w:space="0" w:color="auto"/>
          </w:divBdr>
        </w:div>
        <w:div w:id="275672096">
          <w:marLeft w:val="640"/>
          <w:marRight w:val="0"/>
          <w:marTop w:val="0"/>
          <w:marBottom w:val="0"/>
          <w:divBdr>
            <w:top w:val="none" w:sz="0" w:space="0" w:color="auto"/>
            <w:left w:val="none" w:sz="0" w:space="0" w:color="auto"/>
            <w:bottom w:val="none" w:sz="0" w:space="0" w:color="auto"/>
            <w:right w:val="none" w:sz="0" w:space="0" w:color="auto"/>
          </w:divBdr>
        </w:div>
        <w:div w:id="356466768">
          <w:marLeft w:val="640"/>
          <w:marRight w:val="0"/>
          <w:marTop w:val="0"/>
          <w:marBottom w:val="0"/>
          <w:divBdr>
            <w:top w:val="none" w:sz="0" w:space="0" w:color="auto"/>
            <w:left w:val="none" w:sz="0" w:space="0" w:color="auto"/>
            <w:bottom w:val="none" w:sz="0" w:space="0" w:color="auto"/>
            <w:right w:val="none" w:sz="0" w:space="0" w:color="auto"/>
          </w:divBdr>
        </w:div>
        <w:div w:id="465467582">
          <w:marLeft w:val="640"/>
          <w:marRight w:val="0"/>
          <w:marTop w:val="0"/>
          <w:marBottom w:val="0"/>
          <w:divBdr>
            <w:top w:val="none" w:sz="0" w:space="0" w:color="auto"/>
            <w:left w:val="none" w:sz="0" w:space="0" w:color="auto"/>
            <w:bottom w:val="none" w:sz="0" w:space="0" w:color="auto"/>
            <w:right w:val="none" w:sz="0" w:space="0" w:color="auto"/>
          </w:divBdr>
        </w:div>
        <w:div w:id="468286410">
          <w:marLeft w:val="640"/>
          <w:marRight w:val="0"/>
          <w:marTop w:val="0"/>
          <w:marBottom w:val="0"/>
          <w:divBdr>
            <w:top w:val="none" w:sz="0" w:space="0" w:color="auto"/>
            <w:left w:val="none" w:sz="0" w:space="0" w:color="auto"/>
            <w:bottom w:val="none" w:sz="0" w:space="0" w:color="auto"/>
            <w:right w:val="none" w:sz="0" w:space="0" w:color="auto"/>
          </w:divBdr>
        </w:div>
        <w:div w:id="538274436">
          <w:marLeft w:val="640"/>
          <w:marRight w:val="0"/>
          <w:marTop w:val="0"/>
          <w:marBottom w:val="0"/>
          <w:divBdr>
            <w:top w:val="none" w:sz="0" w:space="0" w:color="auto"/>
            <w:left w:val="none" w:sz="0" w:space="0" w:color="auto"/>
            <w:bottom w:val="none" w:sz="0" w:space="0" w:color="auto"/>
            <w:right w:val="none" w:sz="0" w:space="0" w:color="auto"/>
          </w:divBdr>
        </w:div>
        <w:div w:id="560672918">
          <w:marLeft w:val="640"/>
          <w:marRight w:val="0"/>
          <w:marTop w:val="0"/>
          <w:marBottom w:val="0"/>
          <w:divBdr>
            <w:top w:val="none" w:sz="0" w:space="0" w:color="auto"/>
            <w:left w:val="none" w:sz="0" w:space="0" w:color="auto"/>
            <w:bottom w:val="none" w:sz="0" w:space="0" w:color="auto"/>
            <w:right w:val="none" w:sz="0" w:space="0" w:color="auto"/>
          </w:divBdr>
        </w:div>
        <w:div w:id="607932874">
          <w:marLeft w:val="640"/>
          <w:marRight w:val="0"/>
          <w:marTop w:val="0"/>
          <w:marBottom w:val="0"/>
          <w:divBdr>
            <w:top w:val="none" w:sz="0" w:space="0" w:color="auto"/>
            <w:left w:val="none" w:sz="0" w:space="0" w:color="auto"/>
            <w:bottom w:val="none" w:sz="0" w:space="0" w:color="auto"/>
            <w:right w:val="none" w:sz="0" w:space="0" w:color="auto"/>
          </w:divBdr>
        </w:div>
        <w:div w:id="631401987">
          <w:marLeft w:val="640"/>
          <w:marRight w:val="0"/>
          <w:marTop w:val="0"/>
          <w:marBottom w:val="0"/>
          <w:divBdr>
            <w:top w:val="none" w:sz="0" w:space="0" w:color="auto"/>
            <w:left w:val="none" w:sz="0" w:space="0" w:color="auto"/>
            <w:bottom w:val="none" w:sz="0" w:space="0" w:color="auto"/>
            <w:right w:val="none" w:sz="0" w:space="0" w:color="auto"/>
          </w:divBdr>
        </w:div>
        <w:div w:id="875117176">
          <w:marLeft w:val="640"/>
          <w:marRight w:val="0"/>
          <w:marTop w:val="0"/>
          <w:marBottom w:val="0"/>
          <w:divBdr>
            <w:top w:val="none" w:sz="0" w:space="0" w:color="auto"/>
            <w:left w:val="none" w:sz="0" w:space="0" w:color="auto"/>
            <w:bottom w:val="none" w:sz="0" w:space="0" w:color="auto"/>
            <w:right w:val="none" w:sz="0" w:space="0" w:color="auto"/>
          </w:divBdr>
        </w:div>
        <w:div w:id="937562389">
          <w:marLeft w:val="640"/>
          <w:marRight w:val="0"/>
          <w:marTop w:val="0"/>
          <w:marBottom w:val="0"/>
          <w:divBdr>
            <w:top w:val="none" w:sz="0" w:space="0" w:color="auto"/>
            <w:left w:val="none" w:sz="0" w:space="0" w:color="auto"/>
            <w:bottom w:val="none" w:sz="0" w:space="0" w:color="auto"/>
            <w:right w:val="none" w:sz="0" w:space="0" w:color="auto"/>
          </w:divBdr>
        </w:div>
        <w:div w:id="970787144">
          <w:marLeft w:val="640"/>
          <w:marRight w:val="0"/>
          <w:marTop w:val="0"/>
          <w:marBottom w:val="0"/>
          <w:divBdr>
            <w:top w:val="none" w:sz="0" w:space="0" w:color="auto"/>
            <w:left w:val="none" w:sz="0" w:space="0" w:color="auto"/>
            <w:bottom w:val="none" w:sz="0" w:space="0" w:color="auto"/>
            <w:right w:val="none" w:sz="0" w:space="0" w:color="auto"/>
          </w:divBdr>
        </w:div>
        <w:div w:id="1045257926">
          <w:marLeft w:val="640"/>
          <w:marRight w:val="0"/>
          <w:marTop w:val="0"/>
          <w:marBottom w:val="0"/>
          <w:divBdr>
            <w:top w:val="none" w:sz="0" w:space="0" w:color="auto"/>
            <w:left w:val="none" w:sz="0" w:space="0" w:color="auto"/>
            <w:bottom w:val="none" w:sz="0" w:space="0" w:color="auto"/>
            <w:right w:val="none" w:sz="0" w:space="0" w:color="auto"/>
          </w:divBdr>
        </w:div>
        <w:div w:id="1124277181">
          <w:marLeft w:val="640"/>
          <w:marRight w:val="0"/>
          <w:marTop w:val="0"/>
          <w:marBottom w:val="0"/>
          <w:divBdr>
            <w:top w:val="none" w:sz="0" w:space="0" w:color="auto"/>
            <w:left w:val="none" w:sz="0" w:space="0" w:color="auto"/>
            <w:bottom w:val="none" w:sz="0" w:space="0" w:color="auto"/>
            <w:right w:val="none" w:sz="0" w:space="0" w:color="auto"/>
          </w:divBdr>
        </w:div>
        <w:div w:id="1141114313">
          <w:marLeft w:val="640"/>
          <w:marRight w:val="0"/>
          <w:marTop w:val="0"/>
          <w:marBottom w:val="0"/>
          <w:divBdr>
            <w:top w:val="none" w:sz="0" w:space="0" w:color="auto"/>
            <w:left w:val="none" w:sz="0" w:space="0" w:color="auto"/>
            <w:bottom w:val="none" w:sz="0" w:space="0" w:color="auto"/>
            <w:right w:val="none" w:sz="0" w:space="0" w:color="auto"/>
          </w:divBdr>
        </w:div>
        <w:div w:id="1287544987">
          <w:marLeft w:val="640"/>
          <w:marRight w:val="0"/>
          <w:marTop w:val="0"/>
          <w:marBottom w:val="0"/>
          <w:divBdr>
            <w:top w:val="none" w:sz="0" w:space="0" w:color="auto"/>
            <w:left w:val="none" w:sz="0" w:space="0" w:color="auto"/>
            <w:bottom w:val="none" w:sz="0" w:space="0" w:color="auto"/>
            <w:right w:val="none" w:sz="0" w:space="0" w:color="auto"/>
          </w:divBdr>
        </w:div>
        <w:div w:id="1288508574">
          <w:marLeft w:val="640"/>
          <w:marRight w:val="0"/>
          <w:marTop w:val="0"/>
          <w:marBottom w:val="0"/>
          <w:divBdr>
            <w:top w:val="none" w:sz="0" w:space="0" w:color="auto"/>
            <w:left w:val="none" w:sz="0" w:space="0" w:color="auto"/>
            <w:bottom w:val="none" w:sz="0" w:space="0" w:color="auto"/>
            <w:right w:val="none" w:sz="0" w:space="0" w:color="auto"/>
          </w:divBdr>
        </w:div>
        <w:div w:id="1347291009">
          <w:marLeft w:val="640"/>
          <w:marRight w:val="0"/>
          <w:marTop w:val="0"/>
          <w:marBottom w:val="0"/>
          <w:divBdr>
            <w:top w:val="none" w:sz="0" w:space="0" w:color="auto"/>
            <w:left w:val="none" w:sz="0" w:space="0" w:color="auto"/>
            <w:bottom w:val="none" w:sz="0" w:space="0" w:color="auto"/>
            <w:right w:val="none" w:sz="0" w:space="0" w:color="auto"/>
          </w:divBdr>
        </w:div>
        <w:div w:id="1455636500">
          <w:marLeft w:val="640"/>
          <w:marRight w:val="0"/>
          <w:marTop w:val="0"/>
          <w:marBottom w:val="0"/>
          <w:divBdr>
            <w:top w:val="none" w:sz="0" w:space="0" w:color="auto"/>
            <w:left w:val="none" w:sz="0" w:space="0" w:color="auto"/>
            <w:bottom w:val="none" w:sz="0" w:space="0" w:color="auto"/>
            <w:right w:val="none" w:sz="0" w:space="0" w:color="auto"/>
          </w:divBdr>
        </w:div>
        <w:div w:id="1593002272">
          <w:marLeft w:val="640"/>
          <w:marRight w:val="0"/>
          <w:marTop w:val="0"/>
          <w:marBottom w:val="0"/>
          <w:divBdr>
            <w:top w:val="none" w:sz="0" w:space="0" w:color="auto"/>
            <w:left w:val="none" w:sz="0" w:space="0" w:color="auto"/>
            <w:bottom w:val="none" w:sz="0" w:space="0" w:color="auto"/>
            <w:right w:val="none" w:sz="0" w:space="0" w:color="auto"/>
          </w:divBdr>
        </w:div>
        <w:div w:id="1730759310">
          <w:marLeft w:val="640"/>
          <w:marRight w:val="0"/>
          <w:marTop w:val="0"/>
          <w:marBottom w:val="0"/>
          <w:divBdr>
            <w:top w:val="none" w:sz="0" w:space="0" w:color="auto"/>
            <w:left w:val="none" w:sz="0" w:space="0" w:color="auto"/>
            <w:bottom w:val="none" w:sz="0" w:space="0" w:color="auto"/>
            <w:right w:val="none" w:sz="0" w:space="0" w:color="auto"/>
          </w:divBdr>
        </w:div>
        <w:div w:id="1845388705">
          <w:marLeft w:val="640"/>
          <w:marRight w:val="0"/>
          <w:marTop w:val="0"/>
          <w:marBottom w:val="0"/>
          <w:divBdr>
            <w:top w:val="none" w:sz="0" w:space="0" w:color="auto"/>
            <w:left w:val="none" w:sz="0" w:space="0" w:color="auto"/>
            <w:bottom w:val="none" w:sz="0" w:space="0" w:color="auto"/>
            <w:right w:val="none" w:sz="0" w:space="0" w:color="auto"/>
          </w:divBdr>
        </w:div>
        <w:div w:id="1887329909">
          <w:marLeft w:val="640"/>
          <w:marRight w:val="0"/>
          <w:marTop w:val="0"/>
          <w:marBottom w:val="0"/>
          <w:divBdr>
            <w:top w:val="none" w:sz="0" w:space="0" w:color="auto"/>
            <w:left w:val="none" w:sz="0" w:space="0" w:color="auto"/>
            <w:bottom w:val="none" w:sz="0" w:space="0" w:color="auto"/>
            <w:right w:val="none" w:sz="0" w:space="0" w:color="auto"/>
          </w:divBdr>
        </w:div>
        <w:div w:id="1927375917">
          <w:marLeft w:val="640"/>
          <w:marRight w:val="0"/>
          <w:marTop w:val="0"/>
          <w:marBottom w:val="0"/>
          <w:divBdr>
            <w:top w:val="none" w:sz="0" w:space="0" w:color="auto"/>
            <w:left w:val="none" w:sz="0" w:space="0" w:color="auto"/>
            <w:bottom w:val="none" w:sz="0" w:space="0" w:color="auto"/>
            <w:right w:val="none" w:sz="0" w:space="0" w:color="auto"/>
          </w:divBdr>
        </w:div>
        <w:div w:id="2110932524">
          <w:marLeft w:val="640"/>
          <w:marRight w:val="0"/>
          <w:marTop w:val="0"/>
          <w:marBottom w:val="0"/>
          <w:divBdr>
            <w:top w:val="none" w:sz="0" w:space="0" w:color="auto"/>
            <w:left w:val="none" w:sz="0" w:space="0" w:color="auto"/>
            <w:bottom w:val="none" w:sz="0" w:space="0" w:color="auto"/>
            <w:right w:val="none" w:sz="0" w:space="0" w:color="auto"/>
          </w:divBdr>
        </w:div>
      </w:divsChild>
    </w:div>
    <w:div w:id="1720982313">
      <w:bodyDiv w:val="1"/>
      <w:marLeft w:val="0"/>
      <w:marRight w:val="0"/>
      <w:marTop w:val="0"/>
      <w:marBottom w:val="0"/>
      <w:divBdr>
        <w:top w:val="none" w:sz="0" w:space="0" w:color="auto"/>
        <w:left w:val="none" w:sz="0" w:space="0" w:color="auto"/>
        <w:bottom w:val="none" w:sz="0" w:space="0" w:color="auto"/>
        <w:right w:val="none" w:sz="0" w:space="0" w:color="auto"/>
      </w:divBdr>
      <w:divsChild>
        <w:div w:id="12268502">
          <w:marLeft w:val="640"/>
          <w:marRight w:val="0"/>
          <w:marTop w:val="0"/>
          <w:marBottom w:val="0"/>
          <w:divBdr>
            <w:top w:val="none" w:sz="0" w:space="0" w:color="auto"/>
            <w:left w:val="none" w:sz="0" w:space="0" w:color="auto"/>
            <w:bottom w:val="none" w:sz="0" w:space="0" w:color="auto"/>
            <w:right w:val="none" w:sz="0" w:space="0" w:color="auto"/>
          </w:divBdr>
        </w:div>
        <w:div w:id="14769862">
          <w:marLeft w:val="640"/>
          <w:marRight w:val="0"/>
          <w:marTop w:val="0"/>
          <w:marBottom w:val="0"/>
          <w:divBdr>
            <w:top w:val="none" w:sz="0" w:space="0" w:color="auto"/>
            <w:left w:val="none" w:sz="0" w:space="0" w:color="auto"/>
            <w:bottom w:val="none" w:sz="0" w:space="0" w:color="auto"/>
            <w:right w:val="none" w:sz="0" w:space="0" w:color="auto"/>
          </w:divBdr>
        </w:div>
        <w:div w:id="115414331">
          <w:marLeft w:val="640"/>
          <w:marRight w:val="0"/>
          <w:marTop w:val="0"/>
          <w:marBottom w:val="0"/>
          <w:divBdr>
            <w:top w:val="none" w:sz="0" w:space="0" w:color="auto"/>
            <w:left w:val="none" w:sz="0" w:space="0" w:color="auto"/>
            <w:bottom w:val="none" w:sz="0" w:space="0" w:color="auto"/>
            <w:right w:val="none" w:sz="0" w:space="0" w:color="auto"/>
          </w:divBdr>
        </w:div>
        <w:div w:id="162014734">
          <w:marLeft w:val="640"/>
          <w:marRight w:val="0"/>
          <w:marTop w:val="0"/>
          <w:marBottom w:val="0"/>
          <w:divBdr>
            <w:top w:val="none" w:sz="0" w:space="0" w:color="auto"/>
            <w:left w:val="none" w:sz="0" w:space="0" w:color="auto"/>
            <w:bottom w:val="none" w:sz="0" w:space="0" w:color="auto"/>
            <w:right w:val="none" w:sz="0" w:space="0" w:color="auto"/>
          </w:divBdr>
        </w:div>
        <w:div w:id="187371506">
          <w:marLeft w:val="640"/>
          <w:marRight w:val="0"/>
          <w:marTop w:val="0"/>
          <w:marBottom w:val="0"/>
          <w:divBdr>
            <w:top w:val="none" w:sz="0" w:space="0" w:color="auto"/>
            <w:left w:val="none" w:sz="0" w:space="0" w:color="auto"/>
            <w:bottom w:val="none" w:sz="0" w:space="0" w:color="auto"/>
            <w:right w:val="none" w:sz="0" w:space="0" w:color="auto"/>
          </w:divBdr>
        </w:div>
        <w:div w:id="199904999">
          <w:marLeft w:val="640"/>
          <w:marRight w:val="0"/>
          <w:marTop w:val="0"/>
          <w:marBottom w:val="0"/>
          <w:divBdr>
            <w:top w:val="none" w:sz="0" w:space="0" w:color="auto"/>
            <w:left w:val="none" w:sz="0" w:space="0" w:color="auto"/>
            <w:bottom w:val="none" w:sz="0" w:space="0" w:color="auto"/>
            <w:right w:val="none" w:sz="0" w:space="0" w:color="auto"/>
          </w:divBdr>
        </w:div>
        <w:div w:id="289896607">
          <w:marLeft w:val="640"/>
          <w:marRight w:val="0"/>
          <w:marTop w:val="0"/>
          <w:marBottom w:val="0"/>
          <w:divBdr>
            <w:top w:val="none" w:sz="0" w:space="0" w:color="auto"/>
            <w:left w:val="none" w:sz="0" w:space="0" w:color="auto"/>
            <w:bottom w:val="none" w:sz="0" w:space="0" w:color="auto"/>
            <w:right w:val="none" w:sz="0" w:space="0" w:color="auto"/>
          </w:divBdr>
        </w:div>
        <w:div w:id="323823568">
          <w:marLeft w:val="640"/>
          <w:marRight w:val="0"/>
          <w:marTop w:val="0"/>
          <w:marBottom w:val="0"/>
          <w:divBdr>
            <w:top w:val="none" w:sz="0" w:space="0" w:color="auto"/>
            <w:left w:val="none" w:sz="0" w:space="0" w:color="auto"/>
            <w:bottom w:val="none" w:sz="0" w:space="0" w:color="auto"/>
            <w:right w:val="none" w:sz="0" w:space="0" w:color="auto"/>
          </w:divBdr>
        </w:div>
        <w:div w:id="384448563">
          <w:marLeft w:val="640"/>
          <w:marRight w:val="0"/>
          <w:marTop w:val="0"/>
          <w:marBottom w:val="0"/>
          <w:divBdr>
            <w:top w:val="none" w:sz="0" w:space="0" w:color="auto"/>
            <w:left w:val="none" w:sz="0" w:space="0" w:color="auto"/>
            <w:bottom w:val="none" w:sz="0" w:space="0" w:color="auto"/>
            <w:right w:val="none" w:sz="0" w:space="0" w:color="auto"/>
          </w:divBdr>
        </w:div>
        <w:div w:id="490340710">
          <w:marLeft w:val="640"/>
          <w:marRight w:val="0"/>
          <w:marTop w:val="0"/>
          <w:marBottom w:val="0"/>
          <w:divBdr>
            <w:top w:val="none" w:sz="0" w:space="0" w:color="auto"/>
            <w:left w:val="none" w:sz="0" w:space="0" w:color="auto"/>
            <w:bottom w:val="none" w:sz="0" w:space="0" w:color="auto"/>
            <w:right w:val="none" w:sz="0" w:space="0" w:color="auto"/>
          </w:divBdr>
        </w:div>
        <w:div w:id="490830475">
          <w:marLeft w:val="640"/>
          <w:marRight w:val="0"/>
          <w:marTop w:val="0"/>
          <w:marBottom w:val="0"/>
          <w:divBdr>
            <w:top w:val="none" w:sz="0" w:space="0" w:color="auto"/>
            <w:left w:val="none" w:sz="0" w:space="0" w:color="auto"/>
            <w:bottom w:val="none" w:sz="0" w:space="0" w:color="auto"/>
            <w:right w:val="none" w:sz="0" w:space="0" w:color="auto"/>
          </w:divBdr>
        </w:div>
        <w:div w:id="553275165">
          <w:marLeft w:val="640"/>
          <w:marRight w:val="0"/>
          <w:marTop w:val="0"/>
          <w:marBottom w:val="0"/>
          <w:divBdr>
            <w:top w:val="none" w:sz="0" w:space="0" w:color="auto"/>
            <w:left w:val="none" w:sz="0" w:space="0" w:color="auto"/>
            <w:bottom w:val="none" w:sz="0" w:space="0" w:color="auto"/>
            <w:right w:val="none" w:sz="0" w:space="0" w:color="auto"/>
          </w:divBdr>
        </w:div>
        <w:div w:id="686558505">
          <w:marLeft w:val="640"/>
          <w:marRight w:val="0"/>
          <w:marTop w:val="0"/>
          <w:marBottom w:val="0"/>
          <w:divBdr>
            <w:top w:val="none" w:sz="0" w:space="0" w:color="auto"/>
            <w:left w:val="none" w:sz="0" w:space="0" w:color="auto"/>
            <w:bottom w:val="none" w:sz="0" w:space="0" w:color="auto"/>
            <w:right w:val="none" w:sz="0" w:space="0" w:color="auto"/>
          </w:divBdr>
        </w:div>
        <w:div w:id="727845802">
          <w:marLeft w:val="640"/>
          <w:marRight w:val="0"/>
          <w:marTop w:val="0"/>
          <w:marBottom w:val="0"/>
          <w:divBdr>
            <w:top w:val="none" w:sz="0" w:space="0" w:color="auto"/>
            <w:left w:val="none" w:sz="0" w:space="0" w:color="auto"/>
            <w:bottom w:val="none" w:sz="0" w:space="0" w:color="auto"/>
            <w:right w:val="none" w:sz="0" w:space="0" w:color="auto"/>
          </w:divBdr>
        </w:div>
        <w:div w:id="734622878">
          <w:marLeft w:val="640"/>
          <w:marRight w:val="0"/>
          <w:marTop w:val="0"/>
          <w:marBottom w:val="0"/>
          <w:divBdr>
            <w:top w:val="none" w:sz="0" w:space="0" w:color="auto"/>
            <w:left w:val="none" w:sz="0" w:space="0" w:color="auto"/>
            <w:bottom w:val="none" w:sz="0" w:space="0" w:color="auto"/>
            <w:right w:val="none" w:sz="0" w:space="0" w:color="auto"/>
          </w:divBdr>
        </w:div>
        <w:div w:id="770902443">
          <w:marLeft w:val="640"/>
          <w:marRight w:val="0"/>
          <w:marTop w:val="0"/>
          <w:marBottom w:val="0"/>
          <w:divBdr>
            <w:top w:val="none" w:sz="0" w:space="0" w:color="auto"/>
            <w:left w:val="none" w:sz="0" w:space="0" w:color="auto"/>
            <w:bottom w:val="none" w:sz="0" w:space="0" w:color="auto"/>
            <w:right w:val="none" w:sz="0" w:space="0" w:color="auto"/>
          </w:divBdr>
        </w:div>
        <w:div w:id="799080993">
          <w:marLeft w:val="640"/>
          <w:marRight w:val="0"/>
          <w:marTop w:val="0"/>
          <w:marBottom w:val="0"/>
          <w:divBdr>
            <w:top w:val="none" w:sz="0" w:space="0" w:color="auto"/>
            <w:left w:val="none" w:sz="0" w:space="0" w:color="auto"/>
            <w:bottom w:val="none" w:sz="0" w:space="0" w:color="auto"/>
            <w:right w:val="none" w:sz="0" w:space="0" w:color="auto"/>
          </w:divBdr>
        </w:div>
        <w:div w:id="823594436">
          <w:marLeft w:val="640"/>
          <w:marRight w:val="0"/>
          <w:marTop w:val="0"/>
          <w:marBottom w:val="0"/>
          <w:divBdr>
            <w:top w:val="none" w:sz="0" w:space="0" w:color="auto"/>
            <w:left w:val="none" w:sz="0" w:space="0" w:color="auto"/>
            <w:bottom w:val="none" w:sz="0" w:space="0" w:color="auto"/>
            <w:right w:val="none" w:sz="0" w:space="0" w:color="auto"/>
          </w:divBdr>
        </w:div>
        <w:div w:id="824128299">
          <w:marLeft w:val="640"/>
          <w:marRight w:val="0"/>
          <w:marTop w:val="0"/>
          <w:marBottom w:val="0"/>
          <w:divBdr>
            <w:top w:val="none" w:sz="0" w:space="0" w:color="auto"/>
            <w:left w:val="none" w:sz="0" w:space="0" w:color="auto"/>
            <w:bottom w:val="none" w:sz="0" w:space="0" w:color="auto"/>
            <w:right w:val="none" w:sz="0" w:space="0" w:color="auto"/>
          </w:divBdr>
        </w:div>
        <w:div w:id="866142768">
          <w:marLeft w:val="640"/>
          <w:marRight w:val="0"/>
          <w:marTop w:val="0"/>
          <w:marBottom w:val="0"/>
          <w:divBdr>
            <w:top w:val="none" w:sz="0" w:space="0" w:color="auto"/>
            <w:left w:val="none" w:sz="0" w:space="0" w:color="auto"/>
            <w:bottom w:val="none" w:sz="0" w:space="0" w:color="auto"/>
            <w:right w:val="none" w:sz="0" w:space="0" w:color="auto"/>
          </w:divBdr>
        </w:div>
        <w:div w:id="926226832">
          <w:marLeft w:val="640"/>
          <w:marRight w:val="0"/>
          <w:marTop w:val="0"/>
          <w:marBottom w:val="0"/>
          <w:divBdr>
            <w:top w:val="none" w:sz="0" w:space="0" w:color="auto"/>
            <w:left w:val="none" w:sz="0" w:space="0" w:color="auto"/>
            <w:bottom w:val="none" w:sz="0" w:space="0" w:color="auto"/>
            <w:right w:val="none" w:sz="0" w:space="0" w:color="auto"/>
          </w:divBdr>
        </w:div>
        <w:div w:id="1009258551">
          <w:marLeft w:val="640"/>
          <w:marRight w:val="0"/>
          <w:marTop w:val="0"/>
          <w:marBottom w:val="0"/>
          <w:divBdr>
            <w:top w:val="none" w:sz="0" w:space="0" w:color="auto"/>
            <w:left w:val="none" w:sz="0" w:space="0" w:color="auto"/>
            <w:bottom w:val="none" w:sz="0" w:space="0" w:color="auto"/>
            <w:right w:val="none" w:sz="0" w:space="0" w:color="auto"/>
          </w:divBdr>
        </w:div>
        <w:div w:id="1028331222">
          <w:marLeft w:val="640"/>
          <w:marRight w:val="0"/>
          <w:marTop w:val="0"/>
          <w:marBottom w:val="0"/>
          <w:divBdr>
            <w:top w:val="none" w:sz="0" w:space="0" w:color="auto"/>
            <w:left w:val="none" w:sz="0" w:space="0" w:color="auto"/>
            <w:bottom w:val="none" w:sz="0" w:space="0" w:color="auto"/>
            <w:right w:val="none" w:sz="0" w:space="0" w:color="auto"/>
          </w:divBdr>
        </w:div>
        <w:div w:id="1128545949">
          <w:marLeft w:val="640"/>
          <w:marRight w:val="0"/>
          <w:marTop w:val="0"/>
          <w:marBottom w:val="0"/>
          <w:divBdr>
            <w:top w:val="none" w:sz="0" w:space="0" w:color="auto"/>
            <w:left w:val="none" w:sz="0" w:space="0" w:color="auto"/>
            <w:bottom w:val="none" w:sz="0" w:space="0" w:color="auto"/>
            <w:right w:val="none" w:sz="0" w:space="0" w:color="auto"/>
          </w:divBdr>
        </w:div>
        <w:div w:id="1147939298">
          <w:marLeft w:val="640"/>
          <w:marRight w:val="0"/>
          <w:marTop w:val="0"/>
          <w:marBottom w:val="0"/>
          <w:divBdr>
            <w:top w:val="none" w:sz="0" w:space="0" w:color="auto"/>
            <w:left w:val="none" w:sz="0" w:space="0" w:color="auto"/>
            <w:bottom w:val="none" w:sz="0" w:space="0" w:color="auto"/>
            <w:right w:val="none" w:sz="0" w:space="0" w:color="auto"/>
          </w:divBdr>
        </w:div>
        <w:div w:id="1202523066">
          <w:marLeft w:val="640"/>
          <w:marRight w:val="0"/>
          <w:marTop w:val="0"/>
          <w:marBottom w:val="0"/>
          <w:divBdr>
            <w:top w:val="none" w:sz="0" w:space="0" w:color="auto"/>
            <w:left w:val="none" w:sz="0" w:space="0" w:color="auto"/>
            <w:bottom w:val="none" w:sz="0" w:space="0" w:color="auto"/>
            <w:right w:val="none" w:sz="0" w:space="0" w:color="auto"/>
          </w:divBdr>
        </w:div>
        <w:div w:id="1254820781">
          <w:marLeft w:val="640"/>
          <w:marRight w:val="0"/>
          <w:marTop w:val="0"/>
          <w:marBottom w:val="0"/>
          <w:divBdr>
            <w:top w:val="none" w:sz="0" w:space="0" w:color="auto"/>
            <w:left w:val="none" w:sz="0" w:space="0" w:color="auto"/>
            <w:bottom w:val="none" w:sz="0" w:space="0" w:color="auto"/>
            <w:right w:val="none" w:sz="0" w:space="0" w:color="auto"/>
          </w:divBdr>
        </w:div>
        <w:div w:id="1280181024">
          <w:marLeft w:val="640"/>
          <w:marRight w:val="0"/>
          <w:marTop w:val="0"/>
          <w:marBottom w:val="0"/>
          <w:divBdr>
            <w:top w:val="none" w:sz="0" w:space="0" w:color="auto"/>
            <w:left w:val="none" w:sz="0" w:space="0" w:color="auto"/>
            <w:bottom w:val="none" w:sz="0" w:space="0" w:color="auto"/>
            <w:right w:val="none" w:sz="0" w:space="0" w:color="auto"/>
          </w:divBdr>
        </w:div>
        <w:div w:id="1480418395">
          <w:marLeft w:val="640"/>
          <w:marRight w:val="0"/>
          <w:marTop w:val="0"/>
          <w:marBottom w:val="0"/>
          <w:divBdr>
            <w:top w:val="none" w:sz="0" w:space="0" w:color="auto"/>
            <w:left w:val="none" w:sz="0" w:space="0" w:color="auto"/>
            <w:bottom w:val="none" w:sz="0" w:space="0" w:color="auto"/>
            <w:right w:val="none" w:sz="0" w:space="0" w:color="auto"/>
          </w:divBdr>
        </w:div>
        <w:div w:id="1498764140">
          <w:marLeft w:val="640"/>
          <w:marRight w:val="0"/>
          <w:marTop w:val="0"/>
          <w:marBottom w:val="0"/>
          <w:divBdr>
            <w:top w:val="none" w:sz="0" w:space="0" w:color="auto"/>
            <w:left w:val="none" w:sz="0" w:space="0" w:color="auto"/>
            <w:bottom w:val="none" w:sz="0" w:space="0" w:color="auto"/>
            <w:right w:val="none" w:sz="0" w:space="0" w:color="auto"/>
          </w:divBdr>
        </w:div>
        <w:div w:id="1550069696">
          <w:marLeft w:val="640"/>
          <w:marRight w:val="0"/>
          <w:marTop w:val="0"/>
          <w:marBottom w:val="0"/>
          <w:divBdr>
            <w:top w:val="none" w:sz="0" w:space="0" w:color="auto"/>
            <w:left w:val="none" w:sz="0" w:space="0" w:color="auto"/>
            <w:bottom w:val="none" w:sz="0" w:space="0" w:color="auto"/>
            <w:right w:val="none" w:sz="0" w:space="0" w:color="auto"/>
          </w:divBdr>
        </w:div>
        <w:div w:id="1575772044">
          <w:marLeft w:val="640"/>
          <w:marRight w:val="0"/>
          <w:marTop w:val="0"/>
          <w:marBottom w:val="0"/>
          <w:divBdr>
            <w:top w:val="none" w:sz="0" w:space="0" w:color="auto"/>
            <w:left w:val="none" w:sz="0" w:space="0" w:color="auto"/>
            <w:bottom w:val="none" w:sz="0" w:space="0" w:color="auto"/>
            <w:right w:val="none" w:sz="0" w:space="0" w:color="auto"/>
          </w:divBdr>
        </w:div>
        <w:div w:id="1611627404">
          <w:marLeft w:val="640"/>
          <w:marRight w:val="0"/>
          <w:marTop w:val="0"/>
          <w:marBottom w:val="0"/>
          <w:divBdr>
            <w:top w:val="none" w:sz="0" w:space="0" w:color="auto"/>
            <w:left w:val="none" w:sz="0" w:space="0" w:color="auto"/>
            <w:bottom w:val="none" w:sz="0" w:space="0" w:color="auto"/>
            <w:right w:val="none" w:sz="0" w:space="0" w:color="auto"/>
          </w:divBdr>
        </w:div>
        <w:div w:id="1621107324">
          <w:marLeft w:val="640"/>
          <w:marRight w:val="0"/>
          <w:marTop w:val="0"/>
          <w:marBottom w:val="0"/>
          <w:divBdr>
            <w:top w:val="none" w:sz="0" w:space="0" w:color="auto"/>
            <w:left w:val="none" w:sz="0" w:space="0" w:color="auto"/>
            <w:bottom w:val="none" w:sz="0" w:space="0" w:color="auto"/>
            <w:right w:val="none" w:sz="0" w:space="0" w:color="auto"/>
          </w:divBdr>
        </w:div>
        <w:div w:id="1650288803">
          <w:marLeft w:val="640"/>
          <w:marRight w:val="0"/>
          <w:marTop w:val="0"/>
          <w:marBottom w:val="0"/>
          <w:divBdr>
            <w:top w:val="none" w:sz="0" w:space="0" w:color="auto"/>
            <w:left w:val="none" w:sz="0" w:space="0" w:color="auto"/>
            <w:bottom w:val="none" w:sz="0" w:space="0" w:color="auto"/>
            <w:right w:val="none" w:sz="0" w:space="0" w:color="auto"/>
          </w:divBdr>
        </w:div>
        <w:div w:id="1650398546">
          <w:marLeft w:val="640"/>
          <w:marRight w:val="0"/>
          <w:marTop w:val="0"/>
          <w:marBottom w:val="0"/>
          <w:divBdr>
            <w:top w:val="none" w:sz="0" w:space="0" w:color="auto"/>
            <w:left w:val="none" w:sz="0" w:space="0" w:color="auto"/>
            <w:bottom w:val="none" w:sz="0" w:space="0" w:color="auto"/>
            <w:right w:val="none" w:sz="0" w:space="0" w:color="auto"/>
          </w:divBdr>
        </w:div>
        <w:div w:id="1715501438">
          <w:marLeft w:val="640"/>
          <w:marRight w:val="0"/>
          <w:marTop w:val="0"/>
          <w:marBottom w:val="0"/>
          <w:divBdr>
            <w:top w:val="none" w:sz="0" w:space="0" w:color="auto"/>
            <w:left w:val="none" w:sz="0" w:space="0" w:color="auto"/>
            <w:bottom w:val="none" w:sz="0" w:space="0" w:color="auto"/>
            <w:right w:val="none" w:sz="0" w:space="0" w:color="auto"/>
          </w:divBdr>
        </w:div>
        <w:div w:id="1893224941">
          <w:marLeft w:val="640"/>
          <w:marRight w:val="0"/>
          <w:marTop w:val="0"/>
          <w:marBottom w:val="0"/>
          <w:divBdr>
            <w:top w:val="none" w:sz="0" w:space="0" w:color="auto"/>
            <w:left w:val="none" w:sz="0" w:space="0" w:color="auto"/>
            <w:bottom w:val="none" w:sz="0" w:space="0" w:color="auto"/>
            <w:right w:val="none" w:sz="0" w:space="0" w:color="auto"/>
          </w:divBdr>
        </w:div>
        <w:div w:id="1903249129">
          <w:marLeft w:val="640"/>
          <w:marRight w:val="0"/>
          <w:marTop w:val="0"/>
          <w:marBottom w:val="0"/>
          <w:divBdr>
            <w:top w:val="none" w:sz="0" w:space="0" w:color="auto"/>
            <w:left w:val="none" w:sz="0" w:space="0" w:color="auto"/>
            <w:bottom w:val="none" w:sz="0" w:space="0" w:color="auto"/>
            <w:right w:val="none" w:sz="0" w:space="0" w:color="auto"/>
          </w:divBdr>
        </w:div>
        <w:div w:id="2037539082">
          <w:marLeft w:val="640"/>
          <w:marRight w:val="0"/>
          <w:marTop w:val="0"/>
          <w:marBottom w:val="0"/>
          <w:divBdr>
            <w:top w:val="none" w:sz="0" w:space="0" w:color="auto"/>
            <w:left w:val="none" w:sz="0" w:space="0" w:color="auto"/>
            <w:bottom w:val="none" w:sz="0" w:space="0" w:color="auto"/>
            <w:right w:val="none" w:sz="0" w:space="0" w:color="auto"/>
          </w:divBdr>
        </w:div>
        <w:div w:id="2058317106">
          <w:marLeft w:val="640"/>
          <w:marRight w:val="0"/>
          <w:marTop w:val="0"/>
          <w:marBottom w:val="0"/>
          <w:divBdr>
            <w:top w:val="none" w:sz="0" w:space="0" w:color="auto"/>
            <w:left w:val="none" w:sz="0" w:space="0" w:color="auto"/>
            <w:bottom w:val="none" w:sz="0" w:space="0" w:color="auto"/>
            <w:right w:val="none" w:sz="0" w:space="0" w:color="auto"/>
          </w:divBdr>
        </w:div>
        <w:div w:id="2088263387">
          <w:marLeft w:val="640"/>
          <w:marRight w:val="0"/>
          <w:marTop w:val="0"/>
          <w:marBottom w:val="0"/>
          <w:divBdr>
            <w:top w:val="none" w:sz="0" w:space="0" w:color="auto"/>
            <w:left w:val="none" w:sz="0" w:space="0" w:color="auto"/>
            <w:bottom w:val="none" w:sz="0" w:space="0" w:color="auto"/>
            <w:right w:val="none" w:sz="0" w:space="0" w:color="auto"/>
          </w:divBdr>
        </w:div>
      </w:divsChild>
    </w:div>
    <w:div w:id="1721663430">
      <w:bodyDiv w:val="1"/>
      <w:marLeft w:val="0"/>
      <w:marRight w:val="0"/>
      <w:marTop w:val="0"/>
      <w:marBottom w:val="0"/>
      <w:divBdr>
        <w:top w:val="none" w:sz="0" w:space="0" w:color="auto"/>
        <w:left w:val="none" w:sz="0" w:space="0" w:color="auto"/>
        <w:bottom w:val="none" w:sz="0" w:space="0" w:color="auto"/>
        <w:right w:val="none" w:sz="0" w:space="0" w:color="auto"/>
      </w:divBdr>
      <w:divsChild>
        <w:div w:id="2098164953">
          <w:marLeft w:val="640"/>
          <w:marRight w:val="0"/>
          <w:marTop w:val="0"/>
          <w:marBottom w:val="0"/>
          <w:divBdr>
            <w:top w:val="none" w:sz="0" w:space="0" w:color="auto"/>
            <w:left w:val="none" w:sz="0" w:space="0" w:color="auto"/>
            <w:bottom w:val="none" w:sz="0" w:space="0" w:color="auto"/>
            <w:right w:val="none" w:sz="0" w:space="0" w:color="auto"/>
          </w:divBdr>
        </w:div>
        <w:div w:id="1254121368">
          <w:marLeft w:val="640"/>
          <w:marRight w:val="0"/>
          <w:marTop w:val="0"/>
          <w:marBottom w:val="0"/>
          <w:divBdr>
            <w:top w:val="none" w:sz="0" w:space="0" w:color="auto"/>
            <w:left w:val="none" w:sz="0" w:space="0" w:color="auto"/>
            <w:bottom w:val="none" w:sz="0" w:space="0" w:color="auto"/>
            <w:right w:val="none" w:sz="0" w:space="0" w:color="auto"/>
          </w:divBdr>
        </w:div>
        <w:div w:id="155389026">
          <w:marLeft w:val="640"/>
          <w:marRight w:val="0"/>
          <w:marTop w:val="0"/>
          <w:marBottom w:val="0"/>
          <w:divBdr>
            <w:top w:val="none" w:sz="0" w:space="0" w:color="auto"/>
            <w:left w:val="none" w:sz="0" w:space="0" w:color="auto"/>
            <w:bottom w:val="none" w:sz="0" w:space="0" w:color="auto"/>
            <w:right w:val="none" w:sz="0" w:space="0" w:color="auto"/>
          </w:divBdr>
        </w:div>
        <w:div w:id="138109251">
          <w:marLeft w:val="640"/>
          <w:marRight w:val="0"/>
          <w:marTop w:val="0"/>
          <w:marBottom w:val="0"/>
          <w:divBdr>
            <w:top w:val="none" w:sz="0" w:space="0" w:color="auto"/>
            <w:left w:val="none" w:sz="0" w:space="0" w:color="auto"/>
            <w:bottom w:val="none" w:sz="0" w:space="0" w:color="auto"/>
            <w:right w:val="none" w:sz="0" w:space="0" w:color="auto"/>
          </w:divBdr>
        </w:div>
        <w:div w:id="785389789">
          <w:marLeft w:val="640"/>
          <w:marRight w:val="0"/>
          <w:marTop w:val="0"/>
          <w:marBottom w:val="0"/>
          <w:divBdr>
            <w:top w:val="none" w:sz="0" w:space="0" w:color="auto"/>
            <w:left w:val="none" w:sz="0" w:space="0" w:color="auto"/>
            <w:bottom w:val="none" w:sz="0" w:space="0" w:color="auto"/>
            <w:right w:val="none" w:sz="0" w:space="0" w:color="auto"/>
          </w:divBdr>
        </w:div>
        <w:div w:id="1676230767">
          <w:marLeft w:val="640"/>
          <w:marRight w:val="0"/>
          <w:marTop w:val="0"/>
          <w:marBottom w:val="0"/>
          <w:divBdr>
            <w:top w:val="none" w:sz="0" w:space="0" w:color="auto"/>
            <w:left w:val="none" w:sz="0" w:space="0" w:color="auto"/>
            <w:bottom w:val="none" w:sz="0" w:space="0" w:color="auto"/>
            <w:right w:val="none" w:sz="0" w:space="0" w:color="auto"/>
          </w:divBdr>
        </w:div>
        <w:div w:id="466512321">
          <w:marLeft w:val="640"/>
          <w:marRight w:val="0"/>
          <w:marTop w:val="0"/>
          <w:marBottom w:val="0"/>
          <w:divBdr>
            <w:top w:val="none" w:sz="0" w:space="0" w:color="auto"/>
            <w:left w:val="none" w:sz="0" w:space="0" w:color="auto"/>
            <w:bottom w:val="none" w:sz="0" w:space="0" w:color="auto"/>
            <w:right w:val="none" w:sz="0" w:space="0" w:color="auto"/>
          </w:divBdr>
        </w:div>
        <w:div w:id="732044094">
          <w:marLeft w:val="640"/>
          <w:marRight w:val="0"/>
          <w:marTop w:val="0"/>
          <w:marBottom w:val="0"/>
          <w:divBdr>
            <w:top w:val="none" w:sz="0" w:space="0" w:color="auto"/>
            <w:left w:val="none" w:sz="0" w:space="0" w:color="auto"/>
            <w:bottom w:val="none" w:sz="0" w:space="0" w:color="auto"/>
            <w:right w:val="none" w:sz="0" w:space="0" w:color="auto"/>
          </w:divBdr>
        </w:div>
        <w:div w:id="553274384">
          <w:marLeft w:val="640"/>
          <w:marRight w:val="0"/>
          <w:marTop w:val="0"/>
          <w:marBottom w:val="0"/>
          <w:divBdr>
            <w:top w:val="none" w:sz="0" w:space="0" w:color="auto"/>
            <w:left w:val="none" w:sz="0" w:space="0" w:color="auto"/>
            <w:bottom w:val="none" w:sz="0" w:space="0" w:color="auto"/>
            <w:right w:val="none" w:sz="0" w:space="0" w:color="auto"/>
          </w:divBdr>
        </w:div>
        <w:div w:id="755174407">
          <w:marLeft w:val="640"/>
          <w:marRight w:val="0"/>
          <w:marTop w:val="0"/>
          <w:marBottom w:val="0"/>
          <w:divBdr>
            <w:top w:val="none" w:sz="0" w:space="0" w:color="auto"/>
            <w:left w:val="none" w:sz="0" w:space="0" w:color="auto"/>
            <w:bottom w:val="none" w:sz="0" w:space="0" w:color="auto"/>
            <w:right w:val="none" w:sz="0" w:space="0" w:color="auto"/>
          </w:divBdr>
        </w:div>
        <w:div w:id="1160585106">
          <w:marLeft w:val="640"/>
          <w:marRight w:val="0"/>
          <w:marTop w:val="0"/>
          <w:marBottom w:val="0"/>
          <w:divBdr>
            <w:top w:val="none" w:sz="0" w:space="0" w:color="auto"/>
            <w:left w:val="none" w:sz="0" w:space="0" w:color="auto"/>
            <w:bottom w:val="none" w:sz="0" w:space="0" w:color="auto"/>
            <w:right w:val="none" w:sz="0" w:space="0" w:color="auto"/>
          </w:divBdr>
        </w:div>
        <w:div w:id="533688734">
          <w:marLeft w:val="640"/>
          <w:marRight w:val="0"/>
          <w:marTop w:val="0"/>
          <w:marBottom w:val="0"/>
          <w:divBdr>
            <w:top w:val="none" w:sz="0" w:space="0" w:color="auto"/>
            <w:left w:val="none" w:sz="0" w:space="0" w:color="auto"/>
            <w:bottom w:val="none" w:sz="0" w:space="0" w:color="auto"/>
            <w:right w:val="none" w:sz="0" w:space="0" w:color="auto"/>
          </w:divBdr>
        </w:div>
        <w:div w:id="283269809">
          <w:marLeft w:val="640"/>
          <w:marRight w:val="0"/>
          <w:marTop w:val="0"/>
          <w:marBottom w:val="0"/>
          <w:divBdr>
            <w:top w:val="none" w:sz="0" w:space="0" w:color="auto"/>
            <w:left w:val="none" w:sz="0" w:space="0" w:color="auto"/>
            <w:bottom w:val="none" w:sz="0" w:space="0" w:color="auto"/>
            <w:right w:val="none" w:sz="0" w:space="0" w:color="auto"/>
          </w:divBdr>
        </w:div>
        <w:div w:id="352849020">
          <w:marLeft w:val="640"/>
          <w:marRight w:val="0"/>
          <w:marTop w:val="0"/>
          <w:marBottom w:val="0"/>
          <w:divBdr>
            <w:top w:val="none" w:sz="0" w:space="0" w:color="auto"/>
            <w:left w:val="none" w:sz="0" w:space="0" w:color="auto"/>
            <w:bottom w:val="none" w:sz="0" w:space="0" w:color="auto"/>
            <w:right w:val="none" w:sz="0" w:space="0" w:color="auto"/>
          </w:divBdr>
        </w:div>
        <w:div w:id="1952543786">
          <w:marLeft w:val="640"/>
          <w:marRight w:val="0"/>
          <w:marTop w:val="0"/>
          <w:marBottom w:val="0"/>
          <w:divBdr>
            <w:top w:val="none" w:sz="0" w:space="0" w:color="auto"/>
            <w:left w:val="none" w:sz="0" w:space="0" w:color="auto"/>
            <w:bottom w:val="none" w:sz="0" w:space="0" w:color="auto"/>
            <w:right w:val="none" w:sz="0" w:space="0" w:color="auto"/>
          </w:divBdr>
        </w:div>
        <w:div w:id="712266853">
          <w:marLeft w:val="640"/>
          <w:marRight w:val="0"/>
          <w:marTop w:val="0"/>
          <w:marBottom w:val="0"/>
          <w:divBdr>
            <w:top w:val="none" w:sz="0" w:space="0" w:color="auto"/>
            <w:left w:val="none" w:sz="0" w:space="0" w:color="auto"/>
            <w:bottom w:val="none" w:sz="0" w:space="0" w:color="auto"/>
            <w:right w:val="none" w:sz="0" w:space="0" w:color="auto"/>
          </w:divBdr>
        </w:div>
        <w:div w:id="71238954">
          <w:marLeft w:val="640"/>
          <w:marRight w:val="0"/>
          <w:marTop w:val="0"/>
          <w:marBottom w:val="0"/>
          <w:divBdr>
            <w:top w:val="none" w:sz="0" w:space="0" w:color="auto"/>
            <w:left w:val="none" w:sz="0" w:space="0" w:color="auto"/>
            <w:bottom w:val="none" w:sz="0" w:space="0" w:color="auto"/>
            <w:right w:val="none" w:sz="0" w:space="0" w:color="auto"/>
          </w:divBdr>
        </w:div>
        <w:div w:id="1548446031">
          <w:marLeft w:val="640"/>
          <w:marRight w:val="0"/>
          <w:marTop w:val="0"/>
          <w:marBottom w:val="0"/>
          <w:divBdr>
            <w:top w:val="none" w:sz="0" w:space="0" w:color="auto"/>
            <w:left w:val="none" w:sz="0" w:space="0" w:color="auto"/>
            <w:bottom w:val="none" w:sz="0" w:space="0" w:color="auto"/>
            <w:right w:val="none" w:sz="0" w:space="0" w:color="auto"/>
          </w:divBdr>
        </w:div>
        <w:div w:id="1870026291">
          <w:marLeft w:val="640"/>
          <w:marRight w:val="0"/>
          <w:marTop w:val="0"/>
          <w:marBottom w:val="0"/>
          <w:divBdr>
            <w:top w:val="none" w:sz="0" w:space="0" w:color="auto"/>
            <w:left w:val="none" w:sz="0" w:space="0" w:color="auto"/>
            <w:bottom w:val="none" w:sz="0" w:space="0" w:color="auto"/>
            <w:right w:val="none" w:sz="0" w:space="0" w:color="auto"/>
          </w:divBdr>
        </w:div>
        <w:div w:id="190341778">
          <w:marLeft w:val="640"/>
          <w:marRight w:val="0"/>
          <w:marTop w:val="0"/>
          <w:marBottom w:val="0"/>
          <w:divBdr>
            <w:top w:val="none" w:sz="0" w:space="0" w:color="auto"/>
            <w:left w:val="none" w:sz="0" w:space="0" w:color="auto"/>
            <w:bottom w:val="none" w:sz="0" w:space="0" w:color="auto"/>
            <w:right w:val="none" w:sz="0" w:space="0" w:color="auto"/>
          </w:divBdr>
        </w:div>
        <w:div w:id="1226722799">
          <w:marLeft w:val="640"/>
          <w:marRight w:val="0"/>
          <w:marTop w:val="0"/>
          <w:marBottom w:val="0"/>
          <w:divBdr>
            <w:top w:val="none" w:sz="0" w:space="0" w:color="auto"/>
            <w:left w:val="none" w:sz="0" w:space="0" w:color="auto"/>
            <w:bottom w:val="none" w:sz="0" w:space="0" w:color="auto"/>
            <w:right w:val="none" w:sz="0" w:space="0" w:color="auto"/>
          </w:divBdr>
        </w:div>
        <w:div w:id="622423328">
          <w:marLeft w:val="640"/>
          <w:marRight w:val="0"/>
          <w:marTop w:val="0"/>
          <w:marBottom w:val="0"/>
          <w:divBdr>
            <w:top w:val="none" w:sz="0" w:space="0" w:color="auto"/>
            <w:left w:val="none" w:sz="0" w:space="0" w:color="auto"/>
            <w:bottom w:val="none" w:sz="0" w:space="0" w:color="auto"/>
            <w:right w:val="none" w:sz="0" w:space="0" w:color="auto"/>
          </w:divBdr>
        </w:div>
        <w:div w:id="1576629635">
          <w:marLeft w:val="640"/>
          <w:marRight w:val="0"/>
          <w:marTop w:val="0"/>
          <w:marBottom w:val="0"/>
          <w:divBdr>
            <w:top w:val="none" w:sz="0" w:space="0" w:color="auto"/>
            <w:left w:val="none" w:sz="0" w:space="0" w:color="auto"/>
            <w:bottom w:val="none" w:sz="0" w:space="0" w:color="auto"/>
            <w:right w:val="none" w:sz="0" w:space="0" w:color="auto"/>
          </w:divBdr>
        </w:div>
        <w:div w:id="105395719">
          <w:marLeft w:val="640"/>
          <w:marRight w:val="0"/>
          <w:marTop w:val="0"/>
          <w:marBottom w:val="0"/>
          <w:divBdr>
            <w:top w:val="none" w:sz="0" w:space="0" w:color="auto"/>
            <w:left w:val="none" w:sz="0" w:space="0" w:color="auto"/>
            <w:bottom w:val="none" w:sz="0" w:space="0" w:color="auto"/>
            <w:right w:val="none" w:sz="0" w:space="0" w:color="auto"/>
          </w:divBdr>
        </w:div>
        <w:div w:id="843781277">
          <w:marLeft w:val="640"/>
          <w:marRight w:val="0"/>
          <w:marTop w:val="0"/>
          <w:marBottom w:val="0"/>
          <w:divBdr>
            <w:top w:val="none" w:sz="0" w:space="0" w:color="auto"/>
            <w:left w:val="none" w:sz="0" w:space="0" w:color="auto"/>
            <w:bottom w:val="none" w:sz="0" w:space="0" w:color="auto"/>
            <w:right w:val="none" w:sz="0" w:space="0" w:color="auto"/>
          </w:divBdr>
        </w:div>
        <w:div w:id="612711576">
          <w:marLeft w:val="640"/>
          <w:marRight w:val="0"/>
          <w:marTop w:val="0"/>
          <w:marBottom w:val="0"/>
          <w:divBdr>
            <w:top w:val="none" w:sz="0" w:space="0" w:color="auto"/>
            <w:left w:val="none" w:sz="0" w:space="0" w:color="auto"/>
            <w:bottom w:val="none" w:sz="0" w:space="0" w:color="auto"/>
            <w:right w:val="none" w:sz="0" w:space="0" w:color="auto"/>
          </w:divBdr>
        </w:div>
        <w:div w:id="2046784598">
          <w:marLeft w:val="640"/>
          <w:marRight w:val="0"/>
          <w:marTop w:val="0"/>
          <w:marBottom w:val="0"/>
          <w:divBdr>
            <w:top w:val="none" w:sz="0" w:space="0" w:color="auto"/>
            <w:left w:val="none" w:sz="0" w:space="0" w:color="auto"/>
            <w:bottom w:val="none" w:sz="0" w:space="0" w:color="auto"/>
            <w:right w:val="none" w:sz="0" w:space="0" w:color="auto"/>
          </w:divBdr>
        </w:div>
        <w:div w:id="1292635415">
          <w:marLeft w:val="640"/>
          <w:marRight w:val="0"/>
          <w:marTop w:val="0"/>
          <w:marBottom w:val="0"/>
          <w:divBdr>
            <w:top w:val="none" w:sz="0" w:space="0" w:color="auto"/>
            <w:left w:val="none" w:sz="0" w:space="0" w:color="auto"/>
            <w:bottom w:val="none" w:sz="0" w:space="0" w:color="auto"/>
            <w:right w:val="none" w:sz="0" w:space="0" w:color="auto"/>
          </w:divBdr>
        </w:div>
        <w:div w:id="1340309276">
          <w:marLeft w:val="640"/>
          <w:marRight w:val="0"/>
          <w:marTop w:val="0"/>
          <w:marBottom w:val="0"/>
          <w:divBdr>
            <w:top w:val="none" w:sz="0" w:space="0" w:color="auto"/>
            <w:left w:val="none" w:sz="0" w:space="0" w:color="auto"/>
            <w:bottom w:val="none" w:sz="0" w:space="0" w:color="auto"/>
            <w:right w:val="none" w:sz="0" w:space="0" w:color="auto"/>
          </w:divBdr>
        </w:div>
        <w:div w:id="516237080">
          <w:marLeft w:val="640"/>
          <w:marRight w:val="0"/>
          <w:marTop w:val="0"/>
          <w:marBottom w:val="0"/>
          <w:divBdr>
            <w:top w:val="none" w:sz="0" w:space="0" w:color="auto"/>
            <w:left w:val="none" w:sz="0" w:space="0" w:color="auto"/>
            <w:bottom w:val="none" w:sz="0" w:space="0" w:color="auto"/>
            <w:right w:val="none" w:sz="0" w:space="0" w:color="auto"/>
          </w:divBdr>
        </w:div>
        <w:div w:id="2064402450">
          <w:marLeft w:val="640"/>
          <w:marRight w:val="0"/>
          <w:marTop w:val="0"/>
          <w:marBottom w:val="0"/>
          <w:divBdr>
            <w:top w:val="none" w:sz="0" w:space="0" w:color="auto"/>
            <w:left w:val="none" w:sz="0" w:space="0" w:color="auto"/>
            <w:bottom w:val="none" w:sz="0" w:space="0" w:color="auto"/>
            <w:right w:val="none" w:sz="0" w:space="0" w:color="auto"/>
          </w:divBdr>
        </w:div>
        <w:div w:id="567612308">
          <w:marLeft w:val="640"/>
          <w:marRight w:val="0"/>
          <w:marTop w:val="0"/>
          <w:marBottom w:val="0"/>
          <w:divBdr>
            <w:top w:val="none" w:sz="0" w:space="0" w:color="auto"/>
            <w:left w:val="none" w:sz="0" w:space="0" w:color="auto"/>
            <w:bottom w:val="none" w:sz="0" w:space="0" w:color="auto"/>
            <w:right w:val="none" w:sz="0" w:space="0" w:color="auto"/>
          </w:divBdr>
        </w:div>
        <w:div w:id="1030758494">
          <w:marLeft w:val="640"/>
          <w:marRight w:val="0"/>
          <w:marTop w:val="0"/>
          <w:marBottom w:val="0"/>
          <w:divBdr>
            <w:top w:val="none" w:sz="0" w:space="0" w:color="auto"/>
            <w:left w:val="none" w:sz="0" w:space="0" w:color="auto"/>
            <w:bottom w:val="none" w:sz="0" w:space="0" w:color="auto"/>
            <w:right w:val="none" w:sz="0" w:space="0" w:color="auto"/>
          </w:divBdr>
        </w:div>
        <w:div w:id="683361757">
          <w:marLeft w:val="640"/>
          <w:marRight w:val="0"/>
          <w:marTop w:val="0"/>
          <w:marBottom w:val="0"/>
          <w:divBdr>
            <w:top w:val="none" w:sz="0" w:space="0" w:color="auto"/>
            <w:left w:val="none" w:sz="0" w:space="0" w:color="auto"/>
            <w:bottom w:val="none" w:sz="0" w:space="0" w:color="auto"/>
            <w:right w:val="none" w:sz="0" w:space="0" w:color="auto"/>
          </w:divBdr>
        </w:div>
        <w:div w:id="1704552394">
          <w:marLeft w:val="640"/>
          <w:marRight w:val="0"/>
          <w:marTop w:val="0"/>
          <w:marBottom w:val="0"/>
          <w:divBdr>
            <w:top w:val="none" w:sz="0" w:space="0" w:color="auto"/>
            <w:left w:val="none" w:sz="0" w:space="0" w:color="auto"/>
            <w:bottom w:val="none" w:sz="0" w:space="0" w:color="auto"/>
            <w:right w:val="none" w:sz="0" w:space="0" w:color="auto"/>
          </w:divBdr>
        </w:div>
        <w:div w:id="1385643998">
          <w:marLeft w:val="640"/>
          <w:marRight w:val="0"/>
          <w:marTop w:val="0"/>
          <w:marBottom w:val="0"/>
          <w:divBdr>
            <w:top w:val="none" w:sz="0" w:space="0" w:color="auto"/>
            <w:left w:val="none" w:sz="0" w:space="0" w:color="auto"/>
            <w:bottom w:val="none" w:sz="0" w:space="0" w:color="auto"/>
            <w:right w:val="none" w:sz="0" w:space="0" w:color="auto"/>
          </w:divBdr>
        </w:div>
        <w:div w:id="1262180365">
          <w:marLeft w:val="640"/>
          <w:marRight w:val="0"/>
          <w:marTop w:val="0"/>
          <w:marBottom w:val="0"/>
          <w:divBdr>
            <w:top w:val="none" w:sz="0" w:space="0" w:color="auto"/>
            <w:left w:val="none" w:sz="0" w:space="0" w:color="auto"/>
            <w:bottom w:val="none" w:sz="0" w:space="0" w:color="auto"/>
            <w:right w:val="none" w:sz="0" w:space="0" w:color="auto"/>
          </w:divBdr>
        </w:div>
        <w:div w:id="16079822">
          <w:marLeft w:val="640"/>
          <w:marRight w:val="0"/>
          <w:marTop w:val="0"/>
          <w:marBottom w:val="0"/>
          <w:divBdr>
            <w:top w:val="none" w:sz="0" w:space="0" w:color="auto"/>
            <w:left w:val="none" w:sz="0" w:space="0" w:color="auto"/>
            <w:bottom w:val="none" w:sz="0" w:space="0" w:color="auto"/>
            <w:right w:val="none" w:sz="0" w:space="0" w:color="auto"/>
          </w:divBdr>
        </w:div>
        <w:div w:id="23874361">
          <w:marLeft w:val="640"/>
          <w:marRight w:val="0"/>
          <w:marTop w:val="0"/>
          <w:marBottom w:val="0"/>
          <w:divBdr>
            <w:top w:val="none" w:sz="0" w:space="0" w:color="auto"/>
            <w:left w:val="none" w:sz="0" w:space="0" w:color="auto"/>
            <w:bottom w:val="none" w:sz="0" w:space="0" w:color="auto"/>
            <w:right w:val="none" w:sz="0" w:space="0" w:color="auto"/>
          </w:divBdr>
        </w:div>
        <w:div w:id="1000427712">
          <w:marLeft w:val="640"/>
          <w:marRight w:val="0"/>
          <w:marTop w:val="0"/>
          <w:marBottom w:val="0"/>
          <w:divBdr>
            <w:top w:val="none" w:sz="0" w:space="0" w:color="auto"/>
            <w:left w:val="none" w:sz="0" w:space="0" w:color="auto"/>
            <w:bottom w:val="none" w:sz="0" w:space="0" w:color="auto"/>
            <w:right w:val="none" w:sz="0" w:space="0" w:color="auto"/>
          </w:divBdr>
        </w:div>
        <w:div w:id="35547862">
          <w:marLeft w:val="640"/>
          <w:marRight w:val="0"/>
          <w:marTop w:val="0"/>
          <w:marBottom w:val="0"/>
          <w:divBdr>
            <w:top w:val="none" w:sz="0" w:space="0" w:color="auto"/>
            <w:left w:val="none" w:sz="0" w:space="0" w:color="auto"/>
            <w:bottom w:val="none" w:sz="0" w:space="0" w:color="auto"/>
            <w:right w:val="none" w:sz="0" w:space="0" w:color="auto"/>
          </w:divBdr>
        </w:div>
        <w:div w:id="1481536600">
          <w:marLeft w:val="640"/>
          <w:marRight w:val="0"/>
          <w:marTop w:val="0"/>
          <w:marBottom w:val="0"/>
          <w:divBdr>
            <w:top w:val="none" w:sz="0" w:space="0" w:color="auto"/>
            <w:left w:val="none" w:sz="0" w:space="0" w:color="auto"/>
            <w:bottom w:val="none" w:sz="0" w:space="0" w:color="auto"/>
            <w:right w:val="none" w:sz="0" w:space="0" w:color="auto"/>
          </w:divBdr>
        </w:div>
        <w:div w:id="602569437">
          <w:marLeft w:val="640"/>
          <w:marRight w:val="0"/>
          <w:marTop w:val="0"/>
          <w:marBottom w:val="0"/>
          <w:divBdr>
            <w:top w:val="none" w:sz="0" w:space="0" w:color="auto"/>
            <w:left w:val="none" w:sz="0" w:space="0" w:color="auto"/>
            <w:bottom w:val="none" w:sz="0" w:space="0" w:color="auto"/>
            <w:right w:val="none" w:sz="0" w:space="0" w:color="auto"/>
          </w:divBdr>
        </w:div>
        <w:div w:id="1197232114">
          <w:marLeft w:val="640"/>
          <w:marRight w:val="0"/>
          <w:marTop w:val="0"/>
          <w:marBottom w:val="0"/>
          <w:divBdr>
            <w:top w:val="none" w:sz="0" w:space="0" w:color="auto"/>
            <w:left w:val="none" w:sz="0" w:space="0" w:color="auto"/>
            <w:bottom w:val="none" w:sz="0" w:space="0" w:color="auto"/>
            <w:right w:val="none" w:sz="0" w:space="0" w:color="auto"/>
          </w:divBdr>
        </w:div>
        <w:div w:id="61024889">
          <w:marLeft w:val="640"/>
          <w:marRight w:val="0"/>
          <w:marTop w:val="0"/>
          <w:marBottom w:val="0"/>
          <w:divBdr>
            <w:top w:val="none" w:sz="0" w:space="0" w:color="auto"/>
            <w:left w:val="none" w:sz="0" w:space="0" w:color="auto"/>
            <w:bottom w:val="none" w:sz="0" w:space="0" w:color="auto"/>
            <w:right w:val="none" w:sz="0" w:space="0" w:color="auto"/>
          </w:divBdr>
        </w:div>
        <w:div w:id="805703039">
          <w:marLeft w:val="640"/>
          <w:marRight w:val="0"/>
          <w:marTop w:val="0"/>
          <w:marBottom w:val="0"/>
          <w:divBdr>
            <w:top w:val="none" w:sz="0" w:space="0" w:color="auto"/>
            <w:left w:val="none" w:sz="0" w:space="0" w:color="auto"/>
            <w:bottom w:val="none" w:sz="0" w:space="0" w:color="auto"/>
            <w:right w:val="none" w:sz="0" w:space="0" w:color="auto"/>
          </w:divBdr>
        </w:div>
        <w:div w:id="1976253302">
          <w:marLeft w:val="640"/>
          <w:marRight w:val="0"/>
          <w:marTop w:val="0"/>
          <w:marBottom w:val="0"/>
          <w:divBdr>
            <w:top w:val="none" w:sz="0" w:space="0" w:color="auto"/>
            <w:left w:val="none" w:sz="0" w:space="0" w:color="auto"/>
            <w:bottom w:val="none" w:sz="0" w:space="0" w:color="auto"/>
            <w:right w:val="none" w:sz="0" w:space="0" w:color="auto"/>
          </w:divBdr>
        </w:div>
        <w:div w:id="1776904410">
          <w:marLeft w:val="640"/>
          <w:marRight w:val="0"/>
          <w:marTop w:val="0"/>
          <w:marBottom w:val="0"/>
          <w:divBdr>
            <w:top w:val="none" w:sz="0" w:space="0" w:color="auto"/>
            <w:left w:val="none" w:sz="0" w:space="0" w:color="auto"/>
            <w:bottom w:val="none" w:sz="0" w:space="0" w:color="auto"/>
            <w:right w:val="none" w:sz="0" w:space="0" w:color="auto"/>
          </w:divBdr>
        </w:div>
        <w:div w:id="1366640451">
          <w:marLeft w:val="640"/>
          <w:marRight w:val="0"/>
          <w:marTop w:val="0"/>
          <w:marBottom w:val="0"/>
          <w:divBdr>
            <w:top w:val="none" w:sz="0" w:space="0" w:color="auto"/>
            <w:left w:val="none" w:sz="0" w:space="0" w:color="auto"/>
            <w:bottom w:val="none" w:sz="0" w:space="0" w:color="auto"/>
            <w:right w:val="none" w:sz="0" w:space="0" w:color="auto"/>
          </w:divBdr>
        </w:div>
        <w:div w:id="141629857">
          <w:marLeft w:val="640"/>
          <w:marRight w:val="0"/>
          <w:marTop w:val="0"/>
          <w:marBottom w:val="0"/>
          <w:divBdr>
            <w:top w:val="none" w:sz="0" w:space="0" w:color="auto"/>
            <w:left w:val="none" w:sz="0" w:space="0" w:color="auto"/>
            <w:bottom w:val="none" w:sz="0" w:space="0" w:color="auto"/>
            <w:right w:val="none" w:sz="0" w:space="0" w:color="auto"/>
          </w:divBdr>
        </w:div>
        <w:div w:id="1010328594">
          <w:marLeft w:val="640"/>
          <w:marRight w:val="0"/>
          <w:marTop w:val="0"/>
          <w:marBottom w:val="0"/>
          <w:divBdr>
            <w:top w:val="none" w:sz="0" w:space="0" w:color="auto"/>
            <w:left w:val="none" w:sz="0" w:space="0" w:color="auto"/>
            <w:bottom w:val="none" w:sz="0" w:space="0" w:color="auto"/>
            <w:right w:val="none" w:sz="0" w:space="0" w:color="auto"/>
          </w:divBdr>
        </w:div>
      </w:divsChild>
    </w:div>
    <w:div w:id="1722367895">
      <w:marLeft w:val="0"/>
      <w:marRight w:val="0"/>
      <w:marTop w:val="0"/>
      <w:marBottom w:val="0"/>
      <w:divBdr>
        <w:top w:val="none" w:sz="0" w:space="0" w:color="auto"/>
        <w:left w:val="none" w:sz="0" w:space="0" w:color="auto"/>
        <w:bottom w:val="none" w:sz="0" w:space="0" w:color="auto"/>
        <w:right w:val="none" w:sz="0" w:space="0" w:color="auto"/>
      </w:divBdr>
    </w:div>
    <w:div w:id="1728841138">
      <w:marLeft w:val="0"/>
      <w:marRight w:val="0"/>
      <w:marTop w:val="0"/>
      <w:marBottom w:val="0"/>
      <w:divBdr>
        <w:top w:val="none" w:sz="0" w:space="0" w:color="auto"/>
        <w:left w:val="none" w:sz="0" w:space="0" w:color="auto"/>
        <w:bottom w:val="none" w:sz="0" w:space="0" w:color="auto"/>
        <w:right w:val="none" w:sz="0" w:space="0" w:color="auto"/>
      </w:divBdr>
    </w:div>
    <w:div w:id="1730959668">
      <w:bodyDiv w:val="1"/>
      <w:marLeft w:val="0"/>
      <w:marRight w:val="0"/>
      <w:marTop w:val="0"/>
      <w:marBottom w:val="0"/>
      <w:divBdr>
        <w:top w:val="none" w:sz="0" w:space="0" w:color="auto"/>
        <w:left w:val="none" w:sz="0" w:space="0" w:color="auto"/>
        <w:bottom w:val="none" w:sz="0" w:space="0" w:color="auto"/>
        <w:right w:val="none" w:sz="0" w:space="0" w:color="auto"/>
      </w:divBdr>
      <w:divsChild>
        <w:div w:id="2021928847">
          <w:marLeft w:val="640"/>
          <w:marRight w:val="0"/>
          <w:marTop w:val="0"/>
          <w:marBottom w:val="0"/>
          <w:divBdr>
            <w:top w:val="none" w:sz="0" w:space="0" w:color="auto"/>
            <w:left w:val="none" w:sz="0" w:space="0" w:color="auto"/>
            <w:bottom w:val="none" w:sz="0" w:space="0" w:color="auto"/>
            <w:right w:val="none" w:sz="0" w:space="0" w:color="auto"/>
          </w:divBdr>
        </w:div>
        <w:div w:id="354189228">
          <w:marLeft w:val="640"/>
          <w:marRight w:val="0"/>
          <w:marTop w:val="0"/>
          <w:marBottom w:val="0"/>
          <w:divBdr>
            <w:top w:val="none" w:sz="0" w:space="0" w:color="auto"/>
            <w:left w:val="none" w:sz="0" w:space="0" w:color="auto"/>
            <w:bottom w:val="none" w:sz="0" w:space="0" w:color="auto"/>
            <w:right w:val="none" w:sz="0" w:space="0" w:color="auto"/>
          </w:divBdr>
        </w:div>
        <w:div w:id="1745027176">
          <w:marLeft w:val="640"/>
          <w:marRight w:val="0"/>
          <w:marTop w:val="0"/>
          <w:marBottom w:val="0"/>
          <w:divBdr>
            <w:top w:val="none" w:sz="0" w:space="0" w:color="auto"/>
            <w:left w:val="none" w:sz="0" w:space="0" w:color="auto"/>
            <w:bottom w:val="none" w:sz="0" w:space="0" w:color="auto"/>
            <w:right w:val="none" w:sz="0" w:space="0" w:color="auto"/>
          </w:divBdr>
        </w:div>
        <w:div w:id="1832671938">
          <w:marLeft w:val="640"/>
          <w:marRight w:val="0"/>
          <w:marTop w:val="0"/>
          <w:marBottom w:val="0"/>
          <w:divBdr>
            <w:top w:val="none" w:sz="0" w:space="0" w:color="auto"/>
            <w:left w:val="none" w:sz="0" w:space="0" w:color="auto"/>
            <w:bottom w:val="none" w:sz="0" w:space="0" w:color="auto"/>
            <w:right w:val="none" w:sz="0" w:space="0" w:color="auto"/>
          </w:divBdr>
        </w:div>
        <w:div w:id="1727794939">
          <w:marLeft w:val="640"/>
          <w:marRight w:val="0"/>
          <w:marTop w:val="0"/>
          <w:marBottom w:val="0"/>
          <w:divBdr>
            <w:top w:val="none" w:sz="0" w:space="0" w:color="auto"/>
            <w:left w:val="none" w:sz="0" w:space="0" w:color="auto"/>
            <w:bottom w:val="none" w:sz="0" w:space="0" w:color="auto"/>
            <w:right w:val="none" w:sz="0" w:space="0" w:color="auto"/>
          </w:divBdr>
        </w:div>
        <w:div w:id="121771448">
          <w:marLeft w:val="640"/>
          <w:marRight w:val="0"/>
          <w:marTop w:val="0"/>
          <w:marBottom w:val="0"/>
          <w:divBdr>
            <w:top w:val="none" w:sz="0" w:space="0" w:color="auto"/>
            <w:left w:val="none" w:sz="0" w:space="0" w:color="auto"/>
            <w:bottom w:val="none" w:sz="0" w:space="0" w:color="auto"/>
            <w:right w:val="none" w:sz="0" w:space="0" w:color="auto"/>
          </w:divBdr>
        </w:div>
        <w:div w:id="1911428994">
          <w:marLeft w:val="640"/>
          <w:marRight w:val="0"/>
          <w:marTop w:val="0"/>
          <w:marBottom w:val="0"/>
          <w:divBdr>
            <w:top w:val="none" w:sz="0" w:space="0" w:color="auto"/>
            <w:left w:val="none" w:sz="0" w:space="0" w:color="auto"/>
            <w:bottom w:val="none" w:sz="0" w:space="0" w:color="auto"/>
            <w:right w:val="none" w:sz="0" w:space="0" w:color="auto"/>
          </w:divBdr>
        </w:div>
        <w:div w:id="676543176">
          <w:marLeft w:val="640"/>
          <w:marRight w:val="0"/>
          <w:marTop w:val="0"/>
          <w:marBottom w:val="0"/>
          <w:divBdr>
            <w:top w:val="none" w:sz="0" w:space="0" w:color="auto"/>
            <w:left w:val="none" w:sz="0" w:space="0" w:color="auto"/>
            <w:bottom w:val="none" w:sz="0" w:space="0" w:color="auto"/>
            <w:right w:val="none" w:sz="0" w:space="0" w:color="auto"/>
          </w:divBdr>
        </w:div>
        <w:div w:id="779107547">
          <w:marLeft w:val="640"/>
          <w:marRight w:val="0"/>
          <w:marTop w:val="0"/>
          <w:marBottom w:val="0"/>
          <w:divBdr>
            <w:top w:val="none" w:sz="0" w:space="0" w:color="auto"/>
            <w:left w:val="none" w:sz="0" w:space="0" w:color="auto"/>
            <w:bottom w:val="none" w:sz="0" w:space="0" w:color="auto"/>
            <w:right w:val="none" w:sz="0" w:space="0" w:color="auto"/>
          </w:divBdr>
        </w:div>
        <w:div w:id="1242830204">
          <w:marLeft w:val="640"/>
          <w:marRight w:val="0"/>
          <w:marTop w:val="0"/>
          <w:marBottom w:val="0"/>
          <w:divBdr>
            <w:top w:val="none" w:sz="0" w:space="0" w:color="auto"/>
            <w:left w:val="none" w:sz="0" w:space="0" w:color="auto"/>
            <w:bottom w:val="none" w:sz="0" w:space="0" w:color="auto"/>
            <w:right w:val="none" w:sz="0" w:space="0" w:color="auto"/>
          </w:divBdr>
        </w:div>
        <w:div w:id="1530995019">
          <w:marLeft w:val="640"/>
          <w:marRight w:val="0"/>
          <w:marTop w:val="0"/>
          <w:marBottom w:val="0"/>
          <w:divBdr>
            <w:top w:val="none" w:sz="0" w:space="0" w:color="auto"/>
            <w:left w:val="none" w:sz="0" w:space="0" w:color="auto"/>
            <w:bottom w:val="none" w:sz="0" w:space="0" w:color="auto"/>
            <w:right w:val="none" w:sz="0" w:space="0" w:color="auto"/>
          </w:divBdr>
        </w:div>
        <w:div w:id="36929139">
          <w:marLeft w:val="640"/>
          <w:marRight w:val="0"/>
          <w:marTop w:val="0"/>
          <w:marBottom w:val="0"/>
          <w:divBdr>
            <w:top w:val="none" w:sz="0" w:space="0" w:color="auto"/>
            <w:left w:val="none" w:sz="0" w:space="0" w:color="auto"/>
            <w:bottom w:val="none" w:sz="0" w:space="0" w:color="auto"/>
            <w:right w:val="none" w:sz="0" w:space="0" w:color="auto"/>
          </w:divBdr>
        </w:div>
        <w:div w:id="920868769">
          <w:marLeft w:val="640"/>
          <w:marRight w:val="0"/>
          <w:marTop w:val="0"/>
          <w:marBottom w:val="0"/>
          <w:divBdr>
            <w:top w:val="none" w:sz="0" w:space="0" w:color="auto"/>
            <w:left w:val="none" w:sz="0" w:space="0" w:color="auto"/>
            <w:bottom w:val="none" w:sz="0" w:space="0" w:color="auto"/>
            <w:right w:val="none" w:sz="0" w:space="0" w:color="auto"/>
          </w:divBdr>
        </w:div>
        <w:div w:id="842891077">
          <w:marLeft w:val="640"/>
          <w:marRight w:val="0"/>
          <w:marTop w:val="0"/>
          <w:marBottom w:val="0"/>
          <w:divBdr>
            <w:top w:val="none" w:sz="0" w:space="0" w:color="auto"/>
            <w:left w:val="none" w:sz="0" w:space="0" w:color="auto"/>
            <w:bottom w:val="none" w:sz="0" w:space="0" w:color="auto"/>
            <w:right w:val="none" w:sz="0" w:space="0" w:color="auto"/>
          </w:divBdr>
        </w:div>
        <w:div w:id="1184830862">
          <w:marLeft w:val="640"/>
          <w:marRight w:val="0"/>
          <w:marTop w:val="0"/>
          <w:marBottom w:val="0"/>
          <w:divBdr>
            <w:top w:val="none" w:sz="0" w:space="0" w:color="auto"/>
            <w:left w:val="none" w:sz="0" w:space="0" w:color="auto"/>
            <w:bottom w:val="none" w:sz="0" w:space="0" w:color="auto"/>
            <w:right w:val="none" w:sz="0" w:space="0" w:color="auto"/>
          </w:divBdr>
        </w:div>
        <w:div w:id="1542011970">
          <w:marLeft w:val="640"/>
          <w:marRight w:val="0"/>
          <w:marTop w:val="0"/>
          <w:marBottom w:val="0"/>
          <w:divBdr>
            <w:top w:val="none" w:sz="0" w:space="0" w:color="auto"/>
            <w:left w:val="none" w:sz="0" w:space="0" w:color="auto"/>
            <w:bottom w:val="none" w:sz="0" w:space="0" w:color="auto"/>
            <w:right w:val="none" w:sz="0" w:space="0" w:color="auto"/>
          </w:divBdr>
        </w:div>
        <w:div w:id="1425102886">
          <w:marLeft w:val="640"/>
          <w:marRight w:val="0"/>
          <w:marTop w:val="0"/>
          <w:marBottom w:val="0"/>
          <w:divBdr>
            <w:top w:val="none" w:sz="0" w:space="0" w:color="auto"/>
            <w:left w:val="none" w:sz="0" w:space="0" w:color="auto"/>
            <w:bottom w:val="none" w:sz="0" w:space="0" w:color="auto"/>
            <w:right w:val="none" w:sz="0" w:space="0" w:color="auto"/>
          </w:divBdr>
        </w:div>
        <w:div w:id="1030767263">
          <w:marLeft w:val="640"/>
          <w:marRight w:val="0"/>
          <w:marTop w:val="0"/>
          <w:marBottom w:val="0"/>
          <w:divBdr>
            <w:top w:val="none" w:sz="0" w:space="0" w:color="auto"/>
            <w:left w:val="none" w:sz="0" w:space="0" w:color="auto"/>
            <w:bottom w:val="none" w:sz="0" w:space="0" w:color="auto"/>
            <w:right w:val="none" w:sz="0" w:space="0" w:color="auto"/>
          </w:divBdr>
        </w:div>
        <w:div w:id="1418207782">
          <w:marLeft w:val="640"/>
          <w:marRight w:val="0"/>
          <w:marTop w:val="0"/>
          <w:marBottom w:val="0"/>
          <w:divBdr>
            <w:top w:val="none" w:sz="0" w:space="0" w:color="auto"/>
            <w:left w:val="none" w:sz="0" w:space="0" w:color="auto"/>
            <w:bottom w:val="none" w:sz="0" w:space="0" w:color="auto"/>
            <w:right w:val="none" w:sz="0" w:space="0" w:color="auto"/>
          </w:divBdr>
        </w:div>
        <w:div w:id="726612035">
          <w:marLeft w:val="640"/>
          <w:marRight w:val="0"/>
          <w:marTop w:val="0"/>
          <w:marBottom w:val="0"/>
          <w:divBdr>
            <w:top w:val="none" w:sz="0" w:space="0" w:color="auto"/>
            <w:left w:val="none" w:sz="0" w:space="0" w:color="auto"/>
            <w:bottom w:val="none" w:sz="0" w:space="0" w:color="auto"/>
            <w:right w:val="none" w:sz="0" w:space="0" w:color="auto"/>
          </w:divBdr>
        </w:div>
        <w:div w:id="922033577">
          <w:marLeft w:val="640"/>
          <w:marRight w:val="0"/>
          <w:marTop w:val="0"/>
          <w:marBottom w:val="0"/>
          <w:divBdr>
            <w:top w:val="none" w:sz="0" w:space="0" w:color="auto"/>
            <w:left w:val="none" w:sz="0" w:space="0" w:color="auto"/>
            <w:bottom w:val="none" w:sz="0" w:space="0" w:color="auto"/>
            <w:right w:val="none" w:sz="0" w:space="0" w:color="auto"/>
          </w:divBdr>
        </w:div>
        <w:div w:id="1013383971">
          <w:marLeft w:val="640"/>
          <w:marRight w:val="0"/>
          <w:marTop w:val="0"/>
          <w:marBottom w:val="0"/>
          <w:divBdr>
            <w:top w:val="none" w:sz="0" w:space="0" w:color="auto"/>
            <w:left w:val="none" w:sz="0" w:space="0" w:color="auto"/>
            <w:bottom w:val="none" w:sz="0" w:space="0" w:color="auto"/>
            <w:right w:val="none" w:sz="0" w:space="0" w:color="auto"/>
          </w:divBdr>
        </w:div>
        <w:div w:id="553664844">
          <w:marLeft w:val="640"/>
          <w:marRight w:val="0"/>
          <w:marTop w:val="0"/>
          <w:marBottom w:val="0"/>
          <w:divBdr>
            <w:top w:val="none" w:sz="0" w:space="0" w:color="auto"/>
            <w:left w:val="none" w:sz="0" w:space="0" w:color="auto"/>
            <w:bottom w:val="none" w:sz="0" w:space="0" w:color="auto"/>
            <w:right w:val="none" w:sz="0" w:space="0" w:color="auto"/>
          </w:divBdr>
        </w:div>
        <w:div w:id="1441146771">
          <w:marLeft w:val="640"/>
          <w:marRight w:val="0"/>
          <w:marTop w:val="0"/>
          <w:marBottom w:val="0"/>
          <w:divBdr>
            <w:top w:val="none" w:sz="0" w:space="0" w:color="auto"/>
            <w:left w:val="none" w:sz="0" w:space="0" w:color="auto"/>
            <w:bottom w:val="none" w:sz="0" w:space="0" w:color="auto"/>
            <w:right w:val="none" w:sz="0" w:space="0" w:color="auto"/>
          </w:divBdr>
        </w:div>
        <w:div w:id="1861702726">
          <w:marLeft w:val="640"/>
          <w:marRight w:val="0"/>
          <w:marTop w:val="0"/>
          <w:marBottom w:val="0"/>
          <w:divBdr>
            <w:top w:val="none" w:sz="0" w:space="0" w:color="auto"/>
            <w:left w:val="none" w:sz="0" w:space="0" w:color="auto"/>
            <w:bottom w:val="none" w:sz="0" w:space="0" w:color="auto"/>
            <w:right w:val="none" w:sz="0" w:space="0" w:color="auto"/>
          </w:divBdr>
        </w:div>
        <w:div w:id="895705788">
          <w:marLeft w:val="640"/>
          <w:marRight w:val="0"/>
          <w:marTop w:val="0"/>
          <w:marBottom w:val="0"/>
          <w:divBdr>
            <w:top w:val="none" w:sz="0" w:space="0" w:color="auto"/>
            <w:left w:val="none" w:sz="0" w:space="0" w:color="auto"/>
            <w:bottom w:val="none" w:sz="0" w:space="0" w:color="auto"/>
            <w:right w:val="none" w:sz="0" w:space="0" w:color="auto"/>
          </w:divBdr>
        </w:div>
        <w:div w:id="852650847">
          <w:marLeft w:val="640"/>
          <w:marRight w:val="0"/>
          <w:marTop w:val="0"/>
          <w:marBottom w:val="0"/>
          <w:divBdr>
            <w:top w:val="none" w:sz="0" w:space="0" w:color="auto"/>
            <w:left w:val="none" w:sz="0" w:space="0" w:color="auto"/>
            <w:bottom w:val="none" w:sz="0" w:space="0" w:color="auto"/>
            <w:right w:val="none" w:sz="0" w:space="0" w:color="auto"/>
          </w:divBdr>
        </w:div>
        <w:div w:id="870605227">
          <w:marLeft w:val="640"/>
          <w:marRight w:val="0"/>
          <w:marTop w:val="0"/>
          <w:marBottom w:val="0"/>
          <w:divBdr>
            <w:top w:val="none" w:sz="0" w:space="0" w:color="auto"/>
            <w:left w:val="none" w:sz="0" w:space="0" w:color="auto"/>
            <w:bottom w:val="none" w:sz="0" w:space="0" w:color="auto"/>
            <w:right w:val="none" w:sz="0" w:space="0" w:color="auto"/>
          </w:divBdr>
        </w:div>
        <w:div w:id="2070575060">
          <w:marLeft w:val="640"/>
          <w:marRight w:val="0"/>
          <w:marTop w:val="0"/>
          <w:marBottom w:val="0"/>
          <w:divBdr>
            <w:top w:val="none" w:sz="0" w:space="0" w:color="auto"/>
            <w:left w:val="none" w:sz="0" w:space="0" w:color="auto"/>
            <w:bottom w:val="none" w:sz="0" w:space="0" w:color="auto"/>
            <w:right w:val="none" w:sz="0" w:space="0" w:color="auto"/>
          </w:divBdr>
        </w:div>
        <w:div w:id="870924839">
          <w:marLeft w:val="640"/>
          <w:marRight w:val="0"/>
          <w:marTop w:val="0"/>
          <w:marBottom w:val="0"/>
          <w:divBdr>
            <w:top w:val="none" w:sz="0" w:space="0" w:color="auto"/>
            <w:left w:val="none" w:sz="0" w:space="0" w:color="auto"/>
            <w:bottom w:val="none" w:sz="0" w:space="0" w:color="auto"/>
            <w:right w:val="none" w:sz="0" w:space="0" w:color="auto"/>
          </w:divBdr>
        </w:div>
        <w:div w:id="529337926">
          <w:marLeft w:val="640"/>
          <w:marRight w:val="0"/>
          <w:marTop w:val="0"/>
          <w:marBottom w:val="0"/>
          <w:divBdr>
            <w:top w:val="none" w:sz="0" w:space="0" w:color="auto"/>
            <w:left w:val="none" w:sz="0" w:space="0" w:color="auto"/>
            <w:bottom w:val="none" w:sz="0" w:space="0" w:color="auto"/>
            <w:right w:val="none" w:sz="0" w:space="0" w:color="auto"/>
          </w:divBdr>
        </w:div>
        <w:div w:id="1358237480">
          <w:marLeft w:val="640"/>
          <w:marRight w:val="0"/>
          <w:marTop w:val="0"/>
          <w:marBottom w:val="0"/>
          <w:divBdr>
            <w:top w:val="none" w:sz="0" w:space="0" w:color="auto"/>
            <w:left w:val="none" w:sz="0" w:space="0" w:color="auto"/>
            <w:bottom w:val="none" w:sz="0" w:space="0" w:color="auto"/>
            <w:right w:val="none" w:sz="0" w:space="0" w:color="auto"/>
          </w:divBdr>
        </w:div>
        <w:div w:id="774060846">
          <w:marLeft w:val="640"/>
          <w:marRight w:val="0"/>
          <w:marTop w:val="0"/>
          <w:marBottom w:val="0"/>
          <w:divBdr>
            <w:top w:val="none" w:sz="0" w:space="0" w:color="auto"/>
            <w:left w:val="none" w:sz="0" w:space="0" w:color="auto"/>
            <w:bottom w:val="none" w:sz="0" w:space="0" w:color="auto"/>
            <w:right w:val="none" w:sz="0" w:space="0" w:color="auto"/>
          </w:divBdr>
        </w:div>
        <w:div w:id="129058507">
          <w:marLeft w:val="640"/>
          <w:marRight w:val="0"/>
          <w:marTop w:val="0"/>
          <w:marBottom w:val="0"/>
          <w:divBdr>
            <w:top w:val="none" w:sz="0" w:space="0" w:color="auto"/>
            <w:left w:val="none" w:sz="0" w:space="0" w:color="auto"/>
            <w:bottom w:val="none" w:sz="0" w:space="0" w:color="auto"/>
            <w:right w:val="none" w:sz="0" w:space="0" w:color="auto"/>
          </w:divBdr>
        </w:div>
        <w:div w:id="754859097">
          <w:marLeft w:val="640"/>
          <w:marRight w:val="0"/>
          <w:marTop w:val="0"/>
          <w:marBottom w:val="0"/>
          <w:divBdr>
            <w:top w:val="none" w:sz="0" w:space="0" w:color="auto"/>
            <w:left w:val="none" w:sz="0" w:space="0" w:color="auto"/>
            <w:bottom w:val="none" w:sz="0" w:space="0" w:color="auto"/>
            <w:right w:val="none" w:sz="0" w:space="0" w:color="auto"/>
          </w:divBdr>
        </w:div>
        <w:div w:id="1386417603">
          <w:marLeft w:val="640"/>
          <w:marRight w:val="0"/>
          <w:marTop w:val="0"/>
          <w:marBottom w:val="0"/>
          <w:divBdr>
            <w:top w:val="none" w:sz="0" w:space="0" w:color="auto"/>
            <w:left w:val="none" w:sz="0" w:space="0" w:color="auto"/>
            <w:bottom w:val="none" w:sz="0" w:space="0" w:color="auto"/>
            <w:right w:val="none" w:sz="0" w:space="0" w:color="auto"/>
          </w:divBdr>
        </w:div>
        <w:div w:id="1053042897">
          <w:marLeft w:val="640"/>
          <w:marRight w:val="0"/>
          <w:marTop w:val="0"/>
          <w:marBottom w:val="0"/>
          <w:divBdr>
            <w:top w:val="none" w:sz="0" w:space="0" w:color="auto"/>
            <w:left w:val="none" w:sz="0" w:space="0" w:color="auto"/>
            <w:bottom w:val="none" w:sz="0" w:space="0" w:color="auto"/>
            <w:right w:val="none" w:sz="0" w:space="0" w:color="auto"/>
          </w:divBdr>
        </w:div>
        <w:div w:id="1136026464">
          <w:marLeft w:val="640"/>
          <w:marRight w:val="0"/>
          <w:marTop w:val="0"/>
          <w:marBottom w:val="0"/>
          <w:divBdr>
            <w:top w:val="none" w:sz="0" w:space="0" w:color="auto"/>
            <w:left w:val="none" w:sz="0" w:space="0" w:color="auto"/>
            <w:bottom w:val="none" w:sz="0" w:space="0" w:color="auto"/>
            <w:right w:val="none" w:sz="0" w:space="0" w:color="auto"/>
          </w:divBdr>
        </w:div>
        <w:div w:id="15356445">
          <w:marLeft w:val="640"/>
          <w:marRight w:val="0"/>
          <w:marTop w:val="0"/>
          <w:marBottom w:val="0"/>
          <w:divBdr>
            <w:top w:val="none" w:sz="0" w:space="0" w:color="auto"/>
            <w:left w:val="none" w:sz="0" w:space="0" w:color="auto"/>
            <w:bottom w:val="none" w:sz="0" w:space="0" w:color="auto"/>
            <w:right w:val="none" w:sz="0" w:space="0" w:color="auto"/>
          </w:divBdr>
        </w:div>
        <w:div w:id="998382853">
          <w:marLeft w:val="640"/>
          <w:marRight w:val="0"/>
          <w:marTop w:val="0"/>
          <w:marBottom w:val="0"/>
          <w:divBdr>
            <w:top w:val="none" w:sz="0" w:space="0" w:color="auto"/>
            <w:left w:val="none" w:sz="0" w:space="0" w:color="auto"/>
            <w:bottom w:val="none" w:sz="0" w:space="0" w:color="auto"/>
            <w:right w:val="none" w:sz="0" w:space="0" w:color="auto"/>
          </w:divBdr>
        </w:div>
        <w:div w:id="179005819">
          <w:marLeft w:val="640"/>
          <w:marRight w:val="0"/>
          <w:marTop w:val="0"/>
          <w:marBottom w:val="0"/>
          <w:divBdr>
            <w:top w:val="none" w:sz="0" w:space="0" w:color="auto"/>
            <w:left w:val="none" w:sz="0" w:space="0" w:color="auto"/>
            <w:bottom w:val="none" w:sz="0" w:space="0" w:color="auto"/>
            <w:right w:val="none" w:sz="0" w:space="0" w:color="auto"/>
          </w:divBdr>
        </w:div>
        <w:div w:id="221061171">
          <w:marLeft w:val="640"/>
          <w:marRight w:val="0"/>
          <w:marTop w:val="0"/>
          <w:marBottom w:val="0"/>
          <w:divBdr>
            <w:top w:val="none" w:sz="0" w:space="0" w:color="auto"/>
            <w:left w:val="none" w:sz="0" w:space="0" w:color="auto"/>
            <w:bottom w:val="none" w:sz="0" w:space="0" w:color="auto"/>
            <w:right w:val="none" w:sz="0" w:space="0" w:color="auto"/>
          </w:divBdr>
        </w:div>
        <w:div w:id="331419811">
          <w:marLeft w:val="640"/>
          <w:marRight w:val="0"/>
          <w:marTop w:val="0"/>
          <w:marBottom w:val="0"/>
          <w:divBdr>
            <w:top w:val="none" w:sz="0" w:space="0" w:color="auto"/>
            <w:left w:val="none" w:sz="0" w:space="0" w:color="auto"/>
            <w:bottom w:val="none" w:sz="0" w:space="0" w:color="auto"/>
            <w:right w:val="none" w:sz="0" w:space="0" w:color="auto"/>
          </w:divBdr>
        </w:div>
        <w:div w:id="1763643152">
          <w:marLeft w:val="640"/>
          <w:marRight w:val="0"/>
          <w:marTop w:val="0"/>
          <w:marBottom w:val="0"/>
          <w:divBdr>
            <w:top w:val="none" w:sz="0" w:space="0" w:color="auto"/>
            <w:left w:val="none" w:sz="0" w:space="0" w:color="auto"/>
            <w:bottom w:val="none" w:sz="0" w:space="0" w:color="auto"/>
            <w:right w:val="none" w:sz="0" w:space="0" w:color="auto"/>
          </w:divBdr>
        </w:div>
        <w:div w:id="1539124151">
          <w:marLeft w:val="640"/>
          <w:marRight w:val="0"/>
          <w:marTop w:val="0"/>
          <w:marBottom w:val="0"/>
          <w:divBdr>
            <w:top w:val="none" w:sz="0" w:space="0" w:color="auto"/>
            <w:left w:val="none" w:sz="0" w:space="0" w:color="auto"/>
            <w:bottom w:val="none" w:sz="0" w:space="0" w:color="auto"/>
            <w:right w:val="none" w:sz="0" w:space="0" w:color="auto"/>
          </w:divBdr>
        </w:div>
        <w:div w:id="1104306043">
          <w:marLeft w:val="640"/>
          <w:marRight w:val="0"/>
          <w:marTop w:val="0"/>
          <w:marBottom w:val="0"/>
          <w:divBdr>
            <w:top w:val="none" w:sz="0" w:space="0" w:color="auto"/>
            <w:left w:val="none" w:sz="0" w:space="0" w:color="auto"/>
            <w:bottom w:val="none" w:sz="0" w:space="0" w:color="auto"/>
            <w:right w:val="none" w:sz="0" w:space="0" w:color="auto"/>
          </w:divBdr>
        </w:div>
        <w:div w:id="1537888672">
          <w:marLeft w:val="640"/>
          <w:marRight w:val="0"/>
          <w:marTop w:val="0"/>
          <w:marBottom w:val="0"/>
          <w:divBdr>
            <w:top w:val="none" w:sz="0" w:space="0" w:color="auto"/>
            <w:left w:val="none" w:sz="0" w:space="0" w:color="auto"/>
            <w:bottom w:val="none" w:sz="0" w:space="0" w:color="auto"/>
            <w:right w:val="none" w:sz="0" w:space="0" w:color="auto"/>
          </w:divBdr>
        </w:div>
        <w:div w:id="555818031">
          <w:marLeft w:val="640"/>
          <w:marRight w:val="0"/>
          <w:marTop w:val="0"/>
          <w:marBottom w:val="0"/>
          <w:divBdr>
            <w:top w:val="none" w:sz="0" w:space="0" w:color="auto"/>
            <w:left w:val="none" w:sz="0" w:space="0" w:color="auto"/>
            <w:bottom w:val="none" w:sz="0" w:space="0" w:color="auto"/>
            <w:right w:val="none" w:sz="0" w:space="0" w:color="auto"/>
          </w:divBdr>
        </w:div>
        <w:div w:id="2055734879">
          <w:marLeft w:val="640"/>
          <w:marRight w:val="0"/>
          <w:marTop w:val="0"/>
          <w:marBottom w:val="0"/>
          <w:divBdr>
            <w:top w:val="none" w:sz="0" w:space="0" w:color="auto"/>
            <w:left w:val="none" w:sz="0" w:space="0" w:color="auto"/>
            <w:bottom w:val="none" w:sz="0" w:space="0" w:color="auto"/>
            <w:right w:val="none" w:sz="0" w:space="0" w:color="auto"/>
          </w:divBdr>
        </w:div>
        <w:div w:id="1039166307">
          <w:marLeft w:val="640"/>
          <w:marRight w:val="0"/>
          <w:marTop w:val="0"/>
          <w:marBottom w:val="0"/>
          <w:divBdr>
            <w:top w:val="none" w:sz="0" w:space="0" w:color="auto"/>
            <w:left w:val="none" w:sz="0" w:space="0" w:color="auto"/>
            <w:bottom w:val="none" w:sz="0" w:space="0" w:color="auto"/>
            <w:right w:val="none" w:sz="0" w:space="0" w:color="auto"/>
          </w:divBdr>
        </w:div>
      </w:divsChild>
    </w:div>
    <w:div w:id="1731884848">
      <w:bodyDiv w:val="1"/>
      <w:marLeft w:val="0"/>
      <w:marRight w:val="0"/>
      <w:marTop w:val="0"/>
      <w:marBottom w:val="0"/>
      <w:divBdr>
        <w:top w:val="none" w:sz="0" w:space="0" w:color="auto"/>
        <w:left w:val="none" w:sz="0" w:space="0" w:color="auto"/>
        <w:bottom w:val="none" w:sz="0" w:space="0" w:color="auto"/>
        <w:right w:val="none" w:sz="0" w:space="0" w:color="auto"/>
      </w:divBdr>
      <w:divsChild>
        <w:div w:id="894387766">
          <w:marLeft w:val="640"/>
          <w:marRight w:val="0"/>
          <w:marTop w:val="0"/>
          <w:marBottom w:val="0"/>
          <w:divBdr>
            <w:top w:val="none" w:sz="0" w:space="0" w:color="auto"/>
            <w:left w:val="none" w:sz="0" w:space="0" w:color="auto"/>
            <w:bottom w:val="none" w:sz="0" w:space="0" w:color="auto"/>
            <w:right w:val="none" w:sz="0" w:space="0" w:color="auto"/>
          </w:divBdr>
        </w:div>
        <w:div w:id="1653604711">
          <w:marLeft w:val="640"/>
          <w:marRight w:val="0"/>
          <w:marTop w:val="0"/>
          <w:marBottom w:val="0"/>
          <w:divBdr>
            <w:top w:val="none" w:sz="0" w:space="0" w:color="auto"/>
            <w:left w:val="none" w:sz="0" w:space="0" w:color="auto"/>
            <w:bottom w:val="none" w:sz="0" w:space="0" w:color="auto"/>
            <w:right w:val="none" w:sz="0" w:space="0" w:color="auto"/>
          </w:divBdr>
        </w:div>
        <w:div w:id="1453747107">
          <w:marLeft w:val="640"/>
          <w:marRight w:val="0"/>
          <w:marTop w:val="0"/>
          <w:marBottom w:val="0"/>
          <w:divBdr>
            <w:top w:val="none" w:sz="0" w:space="0" w:color="auto"/>
            <w:left w:val="none" w:sz="0" w:space="0" w:color="auto"/>
            <w:bottom w:val="none" w:sz="0" w:space="0" w:color="auto"/>
            <w:right w:val="none" w:sz="0" w:space="0" w:color="auto"/>
          </w:divBdr>
        </w:div>
        <w:div w:id="1006053729">
          <w:marLeft w:val="640"/>
          <w:marRight w:val="0"/>
          <w:marTop w:val="0"/>
          <w:marBottom w:val="0"/>
          <w:divBdr>
            <w:top w:val="none" w:sz="0" w:space="0" w:color="auto"/>
            <w:left w:val="none" w:sz="0" w:space="0" w:color="auto"/>
            <w:bottom w:val="none" w:sz="0" w:space="0" w:color="auto"/>
            <w:right w:val="none" w:sz="0" w:space="0" w:color="auto"/>
          </w:divBdr>
        </w:div>
        <w:div w:id="1763914080">
          <w:marLeft w:val="640"/>
          <w:marRight w:val="0"/>
          <w:marTop w:val="0"/>
          <w:marBottom w:val="0"/>
          <w:divBdr>
            <w:top w:val="none" w:sz="0" w:space="0" w:color="auto"/>
            <w:left w:val="none" w:sz="0" w:space="0" w:color="auto"/>
            <w:bottom w:val="none" w:sz="0" w:space="0" w:color="auto"/>
            <w:right w:val="none" w:sz="0" w:space="0" w:color="auto"/>
          </w:divBdr>
        </w:div>
        <w:div w:id="1167282475">
          <w:marLeft w:val="640"/>
          <w:marRight w:val="0"/>
          <w:marTop w:val="0"/>
          <w:marBottom w:val="0"/>
          <w:divBdr>
            <w:top w:val="none" w:sz="0" w:space="0" w:color="auto"/>
            <w:left w:val="none" w:sz="0" w:space="0" w:color="auto"/>
            <w:bottom w:val="none" w:sz="0" w:space="0" w:color="auto"/>
            <w:right w:val="none" w:sz="0" w:space="0" w:color="auto"/>
          </w:divBdr>
        </w:div>
        <w:div w:id="266933033">
          <w:marLeft w:val="640"/>
          <w:marRight w:val="0"/>
          <w:marTop w:val="0"/>
          <w:marBottom w:val="0"/>
          <w:divBdr>
            <w:top w:val="none" w:sz="0" w:space="0" w:color="auto"/>
            <w:left w:val="none" w:sz="0" w:space="0" w:color="auto"/>
            <w:bottom w:val="none" w:sz="0" w:space="0" w:color="auto"/>
            <w:right w:val="none" w:sz="0" w:space="0" w:color="auto"/>
          </w:divBdr>
        </w:div>
        <w:div w:id="1824933136">
          <w:marLeft w:val="640"/>
          <w:marRight w:val="0"/>
          <w:marTop w:val="0"/>
          <w:marBottom w:val="0"/>
          <w:divBdr>
            <w:top w:val="none" w:sz="0" w:space="0" w:color="auto"/>
            <w:left w:val="none" w:sz="0" w:space="0" w:color="auto"/>
            <w:bottom w:val="none" w:sz="0" w:space="0" w:color="auto"/>
            <w:right w:val="none" w:sz="0" w:space="0" w:color="auto"/>
          </w:divBdr>
        </w:div>
        <w:div w:id="2005694016">
          <w:marLeft w:val="640"/>
          <w:marRight w:val="0"/>
          <w:marTop w:val="0"/>
          <w:marBottom w:val="0"/>
          <w:divBdr>
            <w:top w:val="none" w:sz="0" w:space="0" w:color="auto"/>
            <w:left w:val="none" w:sz="0" w:space="0" w:color="auto"/>
            <w:bottom w:val="none" w:sz="0" w:space="0" w:color="auto"/>
            <w:right w:val="none" w:sz="0" w:space="0" w:color="auto"/>
          </w:divBdr>
        </w:div>
        <w:div w:id="837770412">
          <w:marLeft w:val="640"/>
          <w:marRight w:val="0"/>
          <w:marTop w:val="0"/>
          <w:marBottom w:val="0"/>
          <w:divBdr>
            <w:top w:val="none" w:sz="0" w:space="0" w:color="auto"/>
            <w:left w:val="none" w:sz="0" w:space="0" w:color="auto"/>
            <w:bottom w:val="none" w:sz="0" w:space="0" w:color="auto"/>
            <w:right w:val="none" w:sz="0" w:space="0" w:color="auto"/>
          </w:divBdr>
        </w:div>
        <w:div w:id="1827159729">
          <w:marLeft w:val="640"/>
          <w:marRight w:val="0"/>
          <w:marTop w:val="0"/>
          <w:marBottom w:val="0"/>
          <w:divBdr>
            <w:top w:val="none" w:sz="0" w:space="0" w:color="auto"/>
            <w:left w:val="none" w:sz="0" w:space="0" w:color="auto"/>
            <w:bottom w:val="none" w:sz="0" w:space="0" w:color="auto"/>
            <w:right w:val="none" w:sz="0" w:space="0" w:color="auto"/>
          </w:divBdr>
        </w:div>
        <w:div w:id="881593027">
          <w:marLeft w:val="640"/>
          <w:marRight w:val="0"/>
          <w:marTop w:val="0"/>
          <w:marBottom w:val="0"/>
          <w:divBdr>
            <w:top w:val="none" w:sz="0" w:space="0" w:color="auto"/>
            <w:left w:val="none" w:sz="0" w:space="0" w:color="auto"/>
            <w:bottom w:val="none" w:sz="0" w:space="0" w:color="auto"/>
            <w:right w:val="none" w:sz="0" w:space="0" w:color="auto"/>
          </w:divBdr>
        </w:div>
        <w:div w:id="2028828308">
          <w:marLeft w:val="640"/>
          <w:marRight w:val="0"/>
          <w:marTop w:val="0"/>
          <w:marBottom w:val="0"/>
          <w:divBdr>
            <w:top w:val="none" w:sz="0" w:space="0" w:color="auto"/>
            <w:left w:val="none" w:sz="0" w:space="0" w:color="auto"/>
            <w:bottom w:val="none" w:sz="0" w:space="0" w:color="auto"/>
            <w:right w:val="none" w:sz="0" w:space="0" w:color="auto"/>
          </w:divBdr>
        </w:div>
        <w:div w:id="454714273">
          <w:marLeft w:val="640"/>
          <w:marRight w:val="0"/>
          <w:marTop w:val="0"/>
          <w:marBottom w:val="0"/>
          <w:divBdr>
            <w:top w:val="none" w:sz="0" w:space="0" w:color="auto"/>
            <w:left w:val="none" w:sz="0" w:space="0" w:color="auto"/>
            <w:bottom w:val="none" w:sz="0" w:space="0" w:color="auto"/>
            <w:right w:val="none" w:sz="0" w:space="0" w:color="auto"/>
          </w:divBdr>
        </w:div>
        <w:div w:id="500389142">
          <w:marLeft w:val="640"/>
          <w:marRight w:val="0"/>
          <w:marTop w:val="0"/>
          <w:marBottom w:val="0"/>
          <w:divBdr>
            <w:top w:val="none" w:sz="0" w:space="0" w:color="auto"/>
            <w:left w:val="none" w:sz="0" w:space="0" w:color="auto"/>
            <w:bottom w:val="none" w:sz="0" w:space="0" w:color="auto"/>
            <w:right w:val="none" w:sz="0" w:space="0" w:color="auto"/>
          </w:divBdr>
        </w:div>
        <w:div w:id="1703289536">
          <w:marLeft w:val="640"/>
          <w:marRight w:val="0"/>
          <w:marTop w:val="0"/>
          <w:marBottom w:val="0"/>
          <w:divBdr>
            <w:top w:val="none" w:sz="0" w:space="0" w:color="auto"/>
            <w:left w:val="none" w:sz="0" w:space="0" w:color="auto"/>
            <w:bottom w:val="none" w:sz="0" w:space="0" w:color="auto"/>
            <w:right w:val="none" w:sz="0" w:space="0" w:color="auto"/>
          </w:divBdr>
        </w:div>
        <w:div w:id="196629181">
          <w:marLeft w:val="640"/>
          <w:marRight w:val="0"/>
          <w:marTop w:val="0"/>
          <w:marBottom w:val="0"/>
          <w:divBdr>
            <w:top w:val="none" w:sz="0" w:space="0" w:color="auto"/>
            <w:left w:val="none" w:sz="0" w:space="0" w:color="auto"/>
            <w:bottom w:val="none" w:sz="0" w:space="0" w:color="auto"/>
            <w:right w:val="none" w:sz="0" w:space="0" w:color="auto"/>
          </w:divBdr>
        </w:div>
        <w:div w:id="541871542">
          <w:marLeft w:val="640"/>
          <w:marRight w:val="0"/>
          <w:marTop w:val="0"/>
          <w:marBottom w:val="0"/>
          <w:divBdr>
            <w:top w:val="none" w:sz="0" w:space="0" w:color="auto"/>
            <w:left w:val="none" w:sz="0" w:space="0" w:color="auto"/>
            <w:bottom w:val="none" w:sz="0" w:space="0" w:color="auto"/>
            <w:right w:val="none" w:sz="0" w:space="0" w:color="auto"/>
          </w:divBdr>
        </w:div>
        <w:div w:id="27532530">
          <w:marLeft w:val="640"/>
          <w:marRight w:val="0"/>
          <w:marTop w:val="0"/>
          <w:marBottom w:val="0"/>
          <w:divBdr>
            <w:top w:val="none" w:sz="0" w:space="0" w:color="auto"/>
            <w:left w:val="none" w:sz="0" w:space="0" w:color="auto"/>
            <w:bottom w:val="none" w:sz="0" w:space="0" w:color="auto"/>
            <w:right w:val="none" w:sz="0" w:space="0" w:color="auto"/>
          </w:divBdr>
        </w:div>
        <w:div w:id="1108357532">
          <w:marLeft w:val="640"/>
          <w:marRight w:val="0"/>
          <w:marTop w:val="0"/>
          <w:marBottom w:val="0"/>
          <w:divBdr>
            <w:top w:val="none" w:sz="0" w:space="0" w:color="auto"/>
            <w:left w:val="none" w:sz="0" w:space="0" w:color="auto"/>
            <w:bottom w:val="none" w:sz="0" w:space="0" w:color="auto"/>
            <w:right w:val="none" w:sz="0" w:space="0" w:color="auto"/>
          </w:divBdr>
        </w:div>
        <w:div w:id="1420564599">
          <w:marLeft w:val="640"/>
          <w:marRight w:val="0"/>
          <w:marTop w:val="0"/>
          <w:marBottom w:val="0"/>
          <w:divBdr>
            <w:top w:val="none" w:sz="0" w:space="0" w:color="auto"/>
            <w:left w:val="none" w:sz="0" w:space="0" w:color="auto"/>
            <w:bottom w:val="none" w:sz="0" w:space="0" w:color="auto"/>
            <w:right w:val="none" w:sz="0" w:space="0" w:color="auto"/>
          </w:divBdr>
        </w:div>
        <w:div w:id="1402172552">
          <w:marLeft w:val="640"/>
          <w:marRight w:val="0"/>
          <w:marTop w:val="0"/>
          <w:marBottom w:val="0"/>
          <w:divBdr>
            <w:top w:val="none" w:sz="0" w:space="0" w:color="auto"/>
            <w:left w:val="none" w:sz="0" w:space="0" w:color="auto"/>
            <w:bottom w:val="none" w:sz="0" w:space="0" w:color="auto"/>
            <w:right w:val="none" w:sz="0" w:space="0" w:color="auto"/>
          </w:divBdr>
        </w:div>
        <w:div w:id="162942203">
          <w:marLeft w:val="640"/>
          <w:marRight w:val="0"/>
          <w:marTop w:val="0"/>
          <w:marBottom w:val="0"/>
          <w:divBdr>
            <w:top w:val="none" w:sz="0" w:space="0" w:color="auto"/>
            <w:left w:val="none" w:sz="0" w:space="0" w:color="auto"/>
            <w:bottom w:val="none" w:sz="0" w:space="0" w:color="auto"/>
            <w:right w:val="none" w:sz="0" w:space="0" w:color="auto"/>
          </w:divBdr>
        </w:div>
        <w:div w:id="1997414137">
          <w:marLeft w:val="640"/>
          <w:marRight w:val="0"/>
          <w:marTop w:val="0"/>
          <w:marBottom w:val="0"/>
          <w:divBdr>
            <w:top w:val="none" w:sz="0" w:space="0" w:color="auto"/>
            <w:left w:val="none" w:sz="0" w:space="0" w:color="auto"/>
            <w:bottom w:val="none" w:sz="0" w:space="0" w:color="auto"/>
            <w:right w:val="none" w:sz="0" w:space="0" w:color="auto"/>
          </w:divBdr>
        </w:div>
        <w:div w:id="717507413">
          <w:marLeft w:val="640"/>
          <w:marRight w:val="0"/>
          <w:marTop w:val="0"/>
          <w:marBottom w:val="0"/>
          <w:divBdr>
            <w:top w:val="none" w:sz="0" w:space="0" w:color="auto"/>
            <w:left w:val="none" w:sz="0" w:space="0" w:color="auto"/>
            <w:bottom w:val="none" w:sz="0" w:space="0" w:color="auto"/>
            <w:right w:val="none" w:sz="0" w:space="0" w:color="auto"/>
          </w:divBdr>
        </w:div>
        <w:div w:id="893657856">
          <w:marLeft w:val="640"/>
          <w:marRight w:val="0"/>
          <w:marTop w:val="0"/>
          <w:marBottom w:val="0"/>
          <w:divBdr>
            <w:top w:val="none" w:sz="0" w:space="0" w:color="auto"/>
            <w:left w:val="none" w:sz="0" w:space="0" w:color="auto"/>
            <w:bottom w:val="none" w:sz="0" w:space="0" w:color="auto"/>
            <w:right w:val="none" w:sz="0" w:space="0" w:color="auto"/>
          </w:divBdr>
        </w:div>
        <w:div w:id="780413471">
          <w:marLeft w:val="640"/>
          <w:marRight w:val="0"/>
          <w:marTop w:val="0"/>
          <w:marBottom w:val="0"/>
          <w:divBdr>
            <w:top w:val="none" w:sz="0" w:space="0" w:color="auto"/>
            <w:left w:val="none" w:sz="0" w:space="0" w:color="auto"/>
            <w:bottom w:val="none" w:sz="0" w:space="0" w:color="auto"/>
            <w:right w:val="none" w:sz="0" w:space="0" w:color="auto"/>
          </w:divBdr>
        </w:div>
        <w:div w:id="451636761">
          <w:marLeft w:val="640"/>
          <w:marRight w:val="0"/>
          <w:marTop w:val="0"/>
          <w:marBottom w:val="0"/>
          <w:divBdr>
            <w:top w:val="none" w:sz="0" w:space="0" w:color="auto"/>
            <w:left w:val="none" w:sz="0" w:space="0" w:color="auto"/>
            <w:bottom w:val="none" w:sz="0" w:space="0" w:color="auto"/>
            <w:right w:val="none" w:sz="0" w:space="0" w:color="auto"/>
          </w:divBdr>
        </w:div>
        <w:div w:id="1880505580">
          <w:marLeft w:val="640"/>
          <w:marRight w:val="0"/>
          <w:marTop w:val="0"/>
          <w:marBottom w:val="0"/>
          <w:divBdr>
            <w:top w:val="none" w:sz="0" w:space="0" w:color="auto"/>
            <w:left w:val="none" w:sz="0" w:space="0" w:color="auto"/>
            <w:bottom w:val="none" w:sz="0" w:space="0" w:color="auto"/>
            <w:right w:val="none" w:sz="0" w:space="0" w:color="auto"/>
          </w:divBdr>
        </w:div>
        <w:div w:id="388308566">
          <w:marLeft w:val="640"/>
          <w:marRight w:val="0"/>
          <w:marTop w:val="0"/>
          <w:marBottom w:val="0"/>
          <w:divBdr>
            <w:top w:val="none" w:sz="0" w:space="0" w:color="auto"/>
            <w:left w:val="none" w:sz="0" w:space="0" w:color="auto"/>
            <w:bottom w:val="none" w:sz="0" w:space="0" w:color="auto"/>
            <w:right w:val="none" w:sz="0" w:space="0" w:color="auto"/>
          </w:divBdr>
        </w:div>
        <w:div w:id="1735933446">
          <w:marLeft w:val="640"/>
          <w:marRight w:val="0"/>
          <w:marTop w:val="0"/>
          <w:marBottom w:val="0"/>
          <w:divBdr>
            <w:top w:val="none" w:sz="0" w:space="0" w:color="auto"/>
            <w:left w:val="none" w:sz="0" w:space="0" w:color="auto"/>
            <w:bottom w:val="none" w:sz="0" w:space="0" w:color="auto"/>
            <w:right w:val="none" w:sz="0" w:space="0" w:color="auto"/>
          </w:divBdr>
        </w:div>
        <w:div w:id="1547909900">
          <w:marLeft w:val="640"/>
          <w:marRight w:val="0"/>
          <w:marTop w:val="0"/>
          <w:marBottom w:val="0"/>
          <w:divBdr>
            <w:top w:val="none" w:sz="0" w:space="0" w:color="auto"/>
            <w:left w:val="none" w:sz="0" w:space="0" w:color="auto"/>
            <w:bottom w:val="none" w:sz="0" w:space="0" w:color="auto"/>
            <w:right w:val="none" w:sz="0" w:space="0" w:color="auto"/>
          </w:divBdr>
        </w:div>
        <w:div w:id="1563061211">
          <w:marLeft w:val="640"/>
          <w:marRight w:val="0"/>
          <w:marTop w:val="0"/>
          <w:marBottom w:val="0"/>
          <w:divBdr>
            <w:top w:val="none" w:sz="0" w:space="0" w:color="auto"/>
            <w:left w:val="none" w:sz="0" w:space="0" w:color="auto"/>
            <w:bottom w:val="none" w:sz="0" w:space="0" w:color="auto"/>
            <w:right w:val="none" w:sz="0" w:space="0" w:color="auto"/>
          </w:divBdr>
        </w:div>
        <w:div w:id="119610134">
          <w:marLeft w:val="640"/>
          <w:marRight w:val="0"/>
          <w:marTop w:val="0"/>
          <w:marBottom w:val="0"/>
          <w:divBdr>
            <w:top w:val="none" w:sz="0" w:space="0" w:color="auto"/>
            <w:left w:val="none" w:sz="0" w:space="0" w:color="auto"/>
            <w:bottom w:val="none" w:sz="0" w:space="0" w:color="auto"/>
            <w:right w:val="none" w:sz="0" w:space="0" w:color="auto"/>
          </w:divBdr>
        </w:div>
        <w:div w:id="1761484480">
          <w:marLeft w:val="640"/>
          <w:marRight w:val="0"/>
          <w:marTop w:val="0"/>
          <w:marBottom w:val="0"/>
          <w:divBdr>
            <w:top w:val="none" w:sz="0" w:space="0" w:color="auto"/>
            <w:left w:val="none" w:sz="0" w:space="0" w:color="auto"/>
            <w:bottom w:val="none" w:sz="0" w:space="0" w:color="auto"/>
            <w:right w:val="none" w:sz="0" w:space="0" w:color="auto"/>
          </w:divBdr>
        </w:div>
        <w:div w:id="641689724">
          <w:marLeft w:val="640"/>
          <w:marRight w:val="0"/>
          <w:marTop w:val="0"/>
          <w:marBottom w:val="0"/>
          <w:divBdr>
            <w:top w:val="none" w:sz="0" w:space="0" w:color="auto"/>
            <w:left w:val="none" w:sz="0" w:space="0" w:color="auto"/>
            <w:bottom w:val="none" w:sz="0" w:space="0" w:color="auto"/>
            <w:right w:val="none" w:sz="0" w:space="0" w:color="auto"/>
          </w:divBdr>
        </w:div>
        <w:div w:id="166754031">
          <w:marLeft w:val="640"/>
          <w:marRight w:val="0"/>
          <w:marTop w:val="0"/>
          <w:marBottom w:val="0"/>
          <w:divBdr>
            <w:top w:val="none" w:sz="0" w:space="0" w:color="auto"/>
            <w:left w:val="none" w:sz="0" w:space="0" w:color="auto"/>
            <w:bottom w:val="none" w:sz="0" w:space="0" w:color="auto"/>
            <w:right w:val="none" w:sz="0" w:space="0" w:color="auto"/>
          </w:divBdr>
        </w:div>
        <w:div w:id="920528868">
          <w:marLeft w:val="640"/>
          <w:marRight w:val="0"/>
          <w:marTop w:val="0"/>
          <w:marBottom w:val="0"/>
          <w:divBdr>
            <w:top w:val="none" w:sz="0" w:space="0" w:color="auto"/>
            <w:left w:val="none" w:sz="0" w:space="0" w:color="auto"/>
            <w:bottom w:val="none" w:sz="0" w:space="0" w:color="auto"/>
            <w:right w:val="none" w:sz="0" w:space="0" w:color="auto"/>
          </w:divBdr>
        </w:div>
        <w:div w:id="411856787">
          <w:marLeft w:val="640"/>
          <w:marRight w:val="0"/>
          <w:marTop w:val="0"/>
          <w:marBottom w:val="0"/>
          <w:divBdr>
            <w:top w:val="none" w:sz="0" w:space="0" w:color="auto"/>
            <w:left w:val="none" w:sz="0" w:space="0" w:color="auto"/>
            <w:bottom w:val="none" w:sz="0" w:space="0" w:color="auto"/>
            <w:right w:val="none" w:sz="0" w:space="0" w:color="auto"/>
          </w:divBdr>
        </w:div>
        <w:div w:id="1891645307">
          <w:marLeft w:val="640"/>
          <w:marRight w:val="0"/>
          <w:marTop w:val="0"/>
          <w:marBottom w:val="0"/>
          <w:divBdr>
            <w:top w:val="none" w:sz="0" w:space="0" w:color="auto"/>
            <w:left w:val="none" w:sz="0" w:space="0" w:color="auto"/>
            <w:bottom w:val="none" w:sz="0" w:space="0" w:color="auto"/>
            <w:right w:val="none" w:sz="0" w:space="0" w:color="auto"/>
          </w:divBdr>
        </w:div>
        <w:div w:id="1805194858">
          <w:marLeft w:val="640"/>
          <w:marRight w:val="0"/>
          <w:marTop w:val="0"/>
          <w:marBottom w:val="0"/>
          <w:divBdr>
            <w:top w:val="none" w:sz="0" w:space="0" w:color="auto"/>
            <w:left w:val="none" w:sz="0" w:space="0" w:color="auto"/>
            <w:bottom w:val="none" w:sz="0" w:space="0" w:color="auto"/>
            <w:right w:val="none" w:sz="0" w:space="0" w:color="auto"/>
          </w:divBdr>
        </w:div>
        <w:div w:id="1618294701">
          <w:marLeft w:val="640"/>
          <w:marRight w:val="0"/>
          <w:marTop w:val="0"/>
          <w:marBottom w:val="0"/>
          <w:divBdr>
            <w:top w:val="none" w:sz="0" w:space="0" w:color="auto"/>
            <w:left w:val="none" w:sz="0" w:space="0" w:color="auto"/>
            <w:bottom w:val="none" w:sz="0" w:space="0" w:color="auto"/>
            <w:right w:val="none" w:sz="0" w:space="0" w:color="auto"/>
          </w:divBdr>
        </w:div>
        <w:div w:id="1519077839">
          <w:marLeft w:val="640"/>
          <w:marRight w:val="0"/>
          <w:marTop w:val="0"/>
          <w:marBottom w:val="0"/>
          <w:divBdr>
            <w:top w:val="none" w:sz="0" w:space="0" w:color="auto"/>
            <w:left w:val="none" w:sz="0" w:space="0" w:color="auto"/>
            <w:bottom w:val="none" w:sz="0" w:space="0" w:color="auto"/>
            <w:right w:val="none" w:sz="0" w:space="0" w:color="auto"/>
          </w:divBdr>
        </w:div>
        <w:div w:id="712197020">
          <w:marLeft w:val="640"/>
          <w:marRight w:val="0"/>
          <w:marTop w:val="0"/>
          <w:marBottom w:val="0"/>
          <w:divBdr>
            <w:top w:val="none" w:sz="0" w:space="0" w:color="auto"/>
            <w:left w:val="none" w:sz="0" w:space="0" w:color="auto"/>
            <w:bottom w:val="none" w:sz="0" w:space="0" w:color="auto"/>
            <w:right w:val="none" w:sz="0" w:space="0" w:color="auto"/>
          </w:divBdr>
        </w:div>
        <w:div w:id="715206512">
          <w:marLeft w:val="640"/>
          <w:marRight w:val="0"/>
          <w:marTop w:val="0"/>
          <w:marBottom w:val="0"/>
          <w:divBdr>
            <w:top w:val="none" w:sz="0" w:space="0" w:color="auto"/>
            <w:left w:val="none" w:sz="0" w:space="0" w:color="auto"/>
            <w:bottom w:val="none" w:sz="0" w:space="0" w:color="auto"/>
            <w:right w:val="none" w:sz="0" w:space="0" w:color="auto"/>
          </w:divBdr>
        </w:div>
        <w:div w:id="535773740">
          <w:marLeft w:val="640"/>
          <w:marRight w:val="0"/>
          <w:marTop w:val="0"/>
          <w:marBottom w:val="0"/>
          <w:divBdr>
            <w:top w:val="none" w:sz="0" w:space="0" w:color="auto"/>
            <w:left w:val="none" w:sz="0" w:space="0" w:color="auto"/>
            <w:bottom w:val="none" w:sz="0" w:space="0" w:color="auto"/>
            <w:right w:val="none" w:sz="0" w:space="0" w:color="auto"/>
          </w:divBdr>
        </w:div>
        <w:div w:id="1540362419">
          <w:marLeft w:val="640"/>
          <w:marRight w:val="0"/>
          <w:marTop w:val="0"/>
          <w:marBottom w:val="0"/>
          <w:divBdr>
            <w:top w:val="none" w:sz="0" w:space="0" w:color="auto"/>
            <w:left w:val="none" w:sz="0" w:space="0" w:color="auto"/>
            <w:bottom w:val="none" w:sz="0" w:space="0" w:color="auto"/>
            <w:right w:val="none" w:sz="0" w:space="0" w:color="auto"/>
          </w:divBdr>
        </w:div>
        <w:div w:id="723648666">
          <w:marLeft w:val="640"/>
          <w:marRight w:val="0"/>
          <w:marTop w:val="0"/>
          <w:marBottom w:val="0"/>
          <w:divBdr>
            <w:top w:val="none" w:sz="0" w:space="0" w:color="auto"/>
            <w:left w:val="none" w:sz="0" w:space="0" w:color="auto"/>
            <w:bottom w:val="none" w:sz="0" w:space="0" w:color="auto"/>
            <w:right w:val="none" w:sz="0" w:space="0" w:color="auto"/>
          </w:divBdr>
        </w:div>
        <w:div w:id="2111660570">
          <w:marLeft w:val="640"/>
          <w:marRight w:val="0"/>
          <w:marTop w:val="0"/>
          <w:marBottom w:val="0"/>
          <w:divBdr>
            <w:top w:val="none" w:sz="0" w:space="0" w:color="auto"/>
            <w:left w:val="none" w:sz="0" w:space="0" w:color="auto"/>
            <w:bottom w:val="none" w:sz="0" w:space="0" w:color="auto"/>
            <w:right w:val="none" w:sz="0" w:space="0" w:color="auto"/>
          </w:divBdr>
        </w:div>
        <w:div w:id="1661737080">
          <w:marLeft w:val="640"/>
          <w:marRight w:val="0"/>
          <w:marTop w:val="0"/>
          <w:marBottom w:val="0"/>
          <w:divBdr>
            <w:top w:val="none" w:sz="0" w:space="0" w:color="auto"/>
            <w:left w:val="none" w:sz="0" w:space="0" w:color="auto"/>
            <w:bottom w:val="none" w:sz="0" w:space="0" w:color="auto"/>
            <w:right w:val="none" w:sz="0" w:space="0" w:color="auto"/>
          </w:divBdr>
        </w:div>
        <w:div w:id="456686784">
          <w:marLeft w:val="640"/>
          <w:marRight w:val="0"/>
          <w:marTop w:val="0"/>
          <w:marBottom w:val="0"/>
          <w:divBdr>
            <w:top w:val="none" w:sz="0" w:space="0" w:color="auto"/>
            <w:left w:val="none" w:sz="0" w:space="0" w:color="auto"/>
            <w:bottom w:val="none" w:sz="0" w:space="0" w:color="auto"/>
            <w:right w:val="none" w:sz="0" w:space="0" w:color="auto"/>
          </w:divBdr>
        </w:div>
      </w:divsChild>
    </w:div>
    <w:div w:id="1734154518">
      <w:bodyDiv w:val="1"/>
      <w:marLeft w:val="0"/>
      <w:marRight w:val="0"/>
      <w:marTop w:val="0"/>
      <w:marBottom w:val="0"/>
      <w:divBdr>
        <w:top w:val="none" w:sz="0" w:space="0" w:color="auto"/>
        <w:left w:val="none" w:sz="0" w:space="0" w:color="auto"/>
        <w:bottom w:val="none" w:sz="0" w:space="0" w:color="auto"/>
        <w:right w:val="none" w:sz="0" w:space="0" w:color="auto"/>
      </w:divBdr>
      <w:divsChild>
        <w:div w:id="1976829362">
          <w:marLeft w:val="640"/>
          <w:marRight w:val="0"/>
          <w:marTop w:val="0"/>
          <w:marBottom w:val="0"/>
          <w:divBdr>
            <w:top w:val="none" w:sz="0" w:space="0" w:color="auto"/>
            <w:left w:val="none" w:sz="0" w:space="0" w:color="auto"/>
            <w:bottom w:val="none" w:sz="0" w:space="0" w:color="auto"/>
            <w:right w:val="none" w:sz="0" w:space="0" w:color="auto"/>
          </w:divBdr>
        </w:div>
        <w:div w:id="6102502">
          <w:marLeft w:val="640"/>
          <w:marRight w:val="0"/>
          <w:marTop w:val="0"/>
          <w:marBottom w:val="0"/>
          <w:divBdr>
            <w:top w:val="none" w:sz="0" w:space="0" w:color="auto"/>
            <w:left w:val="none" w:sz="0" w:space="0" w:color="auto"/>
            <w:bottom w:val="none" w:sz="0" w:space="0" w:color="auto"/>
            <w:right w:val="none" w:sz="0" w:space="0" w:color="auto"/>
          </w:divBdr>
        </w:div>
        <w:div w:id="44573512">
          <w:marLeft w:val="640"/>
          <w:marRight w:val="0"/>
          <w:marTop w:val="0"/>
          <w:marBottom w:val="0"/>
          <w:divBdr>
            <w:top w:val="none" w:sz="0" w:space="0" w:color="auto"/>
            <w:left w:val="none" w:sz="0" w:space="0" w:color="auto"/>
            <w:bottom w:val="none" w:sz="0" w:space="0" w:color="auto"/>
            <w:right w:val="none" w:sz="0" w:space="0" w:color="auto"/>
          </w:divBdr>
        </w:div>
        <w:div w:id="1187479098">
          <w:marLeft w:val="640"/>
          <w:marRight w:val="0"/>
          <w:marTop w:val="0"/>
          <w:marBottom w:val="0"/>
          <w:divBdr>
            <w:top w:val="none" w:sz="0" w:space="0" w:color="auto"/>
            <w:left w:val="none" w:sz="0" w:space="0" w:color="auto"/>
            <w:bottom w:val="none" w:sz="0" w:space="0" w:color="auto"/>
            <w:right w:val="none" w:sz="0" w:space="0" w:color="auto"/>
          </w:divBdr>
        </w:div>
        <w:div w:id="380443751">
          <w:marLeft w:val="640"/>
          <w:marRight w:val="0"/>
          <w:marTop w:val="0"/>
          <w:marBottom w:val="0"/>
          <w:divBdr>
            <w:top w:val="none" w:sz="0" w:space="0" w:color="auto"/>
            <w:left w:val="none" w:sz="0" w:space="0" w:color="auto"/>
            <w:bottom w:val="none" w:sz="0" w:space="0" w:color="auto"/>
            <w:right w:val="none" w:sz="0" w:space="0" w:color="auto"/>
          </w:divBdr>
        </w:div>
        <w:div w:id="820384453">
          <w:marLeft w:val="640"/>
          <w:marRight w:val="0"/>
          <w:marTop w:val="0"/>
          <w:marBottom w:val="0"/>
          <w:divBdr>
            <w:top w:val="none" w:sz="0" w:space="0" w:color="auto"/>
            <w:left w:val="none" w:sz="0" w:space="0" w:color="auto"/>
            <w:bottom w:val="none" w:sz="0" w:space="0" w:color="auto"/>
            <w:right w:val="none" w:sz="0" w:space="0" w:color="auto"/>
          </w:divBdr>
        </w:div>
        <w:div w:id="1072771978">
          <w:marLeft w:val="640"/>
          <w:marRight w:val="0"/>
          <w:marTop w:val="0"/>
          <w:marBottom w:val="0"/>
          <w:divBdr>
            <w:top w:val="none" w:sz="0" w:space="0" w:color="auto"/>
            <w:left w:val="none" w:sz="0" w:space="0" w:color="auto"/>
            <w:bottom w:val="none" w:sz="0" w:space="0" w:color="auto"/>
            <w:right w:val="none" w:sz="0" w:space="0" w:color="auto"/>
          </w:divBdr>
        </w:div>
        <w:div w:id="1444569894">
          <w:marLeft w:val="640"/>
          <w:marRight w:val="0"/>
          <w:marTop w:val="0"/>
          <w:marBottom w:val="0"/>
          <w:divBdr>
            <w:top w:val="none" w:sz="0" w:space="0" w:color="auto"/>
            <w:left w:val="none" w:sz="0" w:space="0" w:color="auto"/>
            <w:bottom w:val="none" w:sz="0" w:space="0" w:color="auto"/>
            <w:right w:val="none" w:sz="0" w:space="0" w:color="auto"/>
          </w:divBdr>
        </w:div>
        <w:div w:id="890306977">
          <w:marLeft w:val="640"/>
          <w:marRight w:val="0"/>
          <w:marTop w:val="0"/>
          <w:marBottom w:val="0"/>
          <w:divBdr>
            <w:top w:val="none" w:sz="0" w:space="0" w:color="auto"/>
            <w:left w:val="none" w:sz="0" w:space="0" w:color="auto"/>
            <w:bottom w:val="none" w:sz="0" w:space="0" w:color="auto"/>
            <w:right w:val="none" w:sz="0" w:space="0" w:color="auto"/>
          </w:divBdr>
        </w:div>
        <w:div w:id="1009523905">
          <w:marLeft w:val="640"/>
          <w:marRight w:val="0"/>
          <w:marTop w:val="0"/>
          <w:marBottom w:val="0"/>
          <w:divBdr>
            <w:top w:val="none" w:sz="0" w:space="0" w:color="auto"/>
            <w:left w:val="none" w:sz="0" w:space="0" w:color="auto"/>
            <w:bottom w:val="none" w:sz="0" w:space="0" w:color="auto"/>
            <w:right w:val="none" w:sz="0" w:space="0" w:color="auto"/>
          </w:divBdr>
        </w:div>
        <w:div w:id="783310617">
          <w:marLeft w:val="640"/>
          <w:marRight w:val="0"/>
          <w:marTop w:val="0"/>
          <w:marBottom w:val="0"/>
          <w:divBdr>
            <w:top w:val="none" w:sz="0" w:space="0" w:color="auto"/>
            <w:left w:val="none" w:sz="0" w:space="0" w:color="auto"/>
            <w:bottom w:val="none" w:sz="0" w:space="0" w:color="auto"/>
            <w:right w:val="none" w:sz="0" w:space="0" w:color="auto"/>
          </w:divBdr>
        </w:div>
        <w:div w:id="1065033303">
          <w:marLeft w:val="640"/>
          <w:marRight w:val="0"/>
          <w:marTop w:val="0"/>
          <w:marBottom w:val="0"/>
          <w:divBdr>
            <w:top w:val="none" w:sz="0" w:space="0" w:color="auto"/>
            <w:left w:val="none" w:sz="0" w:space="0" w:color="auto"/>
            <w:bottom w:val="none" w:sz="0" w:space="0" w:color="auto"/>
            <w:right w:val="none" w:sz="0" w:space="0" w:color="auto"/>
          </w:divBdr>
        </w:div>
        <w:div w:id="1794013670">
          <w:marLeft w:val="640"/>
          <w:marRight w:val="0"/>
          <w:marTop w:val="0"/>
          <w:marBottom w:val="0"/>
          <w:divBdr>
            <w:top w:val="none" w:sz="0" w:space="0" w:color="auto"/>
            <w:left w:val="none" w:sz="0" w:space="0" w:color="auto"/>
            <w:bottom w:val="none" w:sz="0" w:space="0" w:color="auto"/>
            <w:right w:val="none" w:sz="0" w:space="0" w:color="auto"/>
          </w:divBdr>
        </w:div>
        <w:div w:id="1955552542">
          <w:marLeft w:val="640"/>
          <w:marRight w:val="0"/>
          <w:marTop w:val="0"/>
          <w:marBottom w:val="0"/>
          <w:divBdr>
            <w:top w:val="none" w:sz="0" w:space="0" w:color="auto"/>
            <w:left w:val="none" w:sz="0" w:space="0" w:color="auto"/>
            <w:bottom w:val="none" w:sz="0" w:space="0" w:color="auto"/>
            <w:right w:val="none" w:sz="0" w:space="0" w:color="auto"/>
          </w:divBdr>
        </w:div>
        <w:div w:id="1763525921">
          <w:marLeft w:val="640"/>
          <w:marRight w:val="0"/>
          <w:marTop w:val="0"/>
          <w:marBottom w:val="0"/>
          <w:divBdr>
            <w:top w:val="none" w:sz="0" w:space="0" w:color="auto"/>
            <w:left w:val="none" w:sz="0" w:space="0" w:color="auto"/>
            <w:bottom w:val="none" w:sz="0" w:space="0" w:color="auto"/>
            <w:right w:val="none" w:sz="0" w:space="0" w:color="auto"/>
          </w:divBdr>
        </w:div>
        <w:div w:id="1664777573">
          <w:marLeft w:val="640"/>
          <w:marRight w:val="0"/>
          <w:marTop w:val="0"/>
          <w:marBottom w:val="0"/>
          <w:divBdr>
            <w:top w:val="none" w:sz="0" w:space="0" w:color="auto"/>
            <w:left w:val="none" w:sz="0" w:space="0" w:color="auto"/>
            <w:bottom w:val="none" w:sz="0" w:space="0" w:color="auto"/>
            <w:right w:val="none" w:sz="0" w:space="0" w:color="auto"/>
          </w:divBdr>
        </w:div>
        <w:div w:id="789937690">
          <w:marLeft w:val="640"/>
          <w:marRight w:val="0"/>
          <w:marTop w:val="0"/>
          <w:marBottom w:val="0"/>
          <w:divBdr>
            <w:top w:val="none" w:sz="0" w:space="0" w:color="auto"/>
            <w:left w:val="none" w:sz="0" w:space="0" w:color="auto"/>
            <w:bottom w:val="none" w:sz="0" w:space="0" w:color="auto"/>
            <w:right w:val="none" w:sz="0" w:space="0" w:color="auto"/>
          </w:divBdr>
        </w:div>
        <w:div w:id="1148784358">
          <w:marLeft w:val="640"/>
          <w:marRight w:val="0"/>
          <w:marTop w:val="0"/>
          <w:marBottom w:val="0"/>
          <w:divBdr>
            <w:top w:val="none" w:sz="0" w:space="0" w:color="auto"/>
            <w:left w:val="none" w:sz="0" w:space="0" w:color="auto"/>
            <w:bottom w:val="none" w:sz="0" w:space="0" w:color="auto"/>
            <w:right w:val="none" w:sz="0" w:space="0" w:color="auto"/>
          </w:divBdr>
        </w:div>
        <w:div w:id="2003385521">
          <w:marLeft w:val="640"/>
          <w:marRight w:val="0"/>
          <w:marTop w:val="0"/>
          <w:marBottom w:val="0"/>
          <w:divBdr>
            <w:top w:val="none" w:sz="0" w:space="0" w:color="auto"/>
            <w:left w:val="none" w:sz="0" w:space="0" w:color="auto"/>
            <w:bottom w:val="none" w:sz="0" w:space="0" w:color="auto"/>
            <w:right w:val="none" w:sz="0" w:space="0" w:color="auto"/>
          </w:divBdr>
        </w:div>
        <w:div w:id="775753615">
          <w:marLeft w:val="640"/>
          <w:marRight w:val="0"/>
          <w:marTop w:val="0"/>
          <w:marBottom w:val="0"/>
          <w:divBdr>
            <w:top w:val="none" w:sz="0" w:space="0" w:color="auto"/>
            <w:left w:val="none" w:sz="0" w:space="0" w:color="auto"/>
            <w:bottom w:val="none" w:sz="0" w:space="0" w:color="auto"/>
            <w:right w:val="none" w:sz="0" w:space="0" w:color="auto"/>
          </w:divBdr>
        </w:div>
        <w:div w:id="1332216464">
          <w:marLeft w:val="640"/>
          <w:marRight w:val="0"/>
          <w:marTop w:val="0"/>
          <w:marBottom w:val="0"/>
          <w:divBdr>
            <w:top w:val="none" w:sz="0" w:space="0" w:color="auto"/>
            <w:left w:val="none" w:sz="0" w:space="0" w:color="auto"/>
            <w:bottom w:val="none" w:sz="0" w:space="0" w:color="auto"/>
            <w:right w:val="none" w:sz="0" w:space="0" w:color="auto"/>
          </w:divBdr>
        </w:div>
        <w:div w:id="908534189">
          <w:marLeft w:val="640"/>
          <w:marRight w:val="0"/>
          <w:marTop w:val="0"/>
          <w:marBottom w:val="0"/>
          <w:divBdr>
            <w:top w:val="none" w:sz="0" w:space="0" w:color="auto"/>
            <w:left w:val="none" w:sz="0" w:space="0" w:color="auto"/>
            <w:bottom w:val="none" w:sz="0" w:space="0" w:color="auto"/>
            <w:right w:val="none" w:sz="0" w:space="0" w:color="auto"/>
          </w:divBdr>
        </w:div>
        <w:div w:id="1312518436">
          <w:marLeft w:val="640"/>
          <w:marRight w:val="0"/>
          <w:marTop w:val="0"/>
          <w:marBottom w:val="0"/>
          <w:divBdr>
            <w:top w:val="none" w:sz="0" w:space="0" w:color="auto"/>
            <w:left w:val="none" w:sz="0" w:space="0" w:color="auto"/>
            <w:bottom w:val="none" w:sz="0" w:space="0" w:color="auto"/>
            <w:right w:val="none" w:sz="0" w:space="0" w:color="auto"/>
          </w:divBdr>
        </w:div>
        <w:div w:id="864102812">
          <w:marLeft w:val="640"/>
          <w:marRight w:val="0"/>
          <w:marTop w:val="0"/>
          <w:marBottom w:val="0"/>
          <w:divBdr>
            <w:top w:val="none" w:sz="0" w:space="0" w:color="auto"/>
            <w:left w:val="none" w:sz="0" w:space="0" w:color="auto"/>
            <w:bottom w:val="none" w:sz="0" w:space="0" w:color="auto"/>
            <w:right w:val="none" w:sz="0" w:space="0" w:color="auto"/>
          </w:divBdr>
        </w:div>
        <w:div w:id="1794520930">
          <w:marLeft w:val="640"/>
          <w:marRight w:val="0"/>
          <w:marTop w:val="0"/>
          <w:marBottom w:val="0"/>
          <w:divBdr>
            <w:top w:val="none" w:sz="0" w:space="0" w:color="auto"/>
            <w:left w:val="none" w:sz="0" w:space="0" w:color="auto"/>
            <w:bottom w:val="none" w:sz="0" w:space="0" w:color="auto"/>
            <w:right w:val="none" w:sz="0" w:space="0" w:color="auto"/>
          </w:divBdr>
        </w:div>
        <w:div w:id="739713152">
          <w:marLeft w:val="640"/>
          <w:marRight w:val="0"/>
          <w:marTop w:val="0"/>
          <w:marBottom w:val="0"/>
          <w:divBdr>
            <w:top w:val="none" w:sz="0" w:space="0" w:color="auto"/>
            <w:left w:val="none" w:sz="0" w:space="0" w:color="auto"/>
            <w:bottom w:val="none" w:sz="0" w:space="0" w:color="auto"/>
            <w:right w:val="none" w:sz="0" w:space="0" w:color="auto"/>
          </w:divBdr>
        </w:div>
        <w:div w:id="1732339765">
          <w:marLeft w:val="640"/>
          <w:marRight w:val="0"/>
          <w:marTop w:val="0"/>
          <w:marBottom w:val="0"/>
          <w:divBdr>
            <w:top w:val="none" w:sz="0" w:space="0" w:color="auto"/>
            <w:left w:val="none" w:sz="0" w:space="0" w:color="auto"/>
            <w:bottom w:val="none" w:sz="0" w:space="0" w:color="auto"/>
            <w:right w:val="none" w:sz="0" w:space="0" w:color="auto"/>
          </w:divBdr>
        </w:div>
        <w:div w:id="1409956578">
          <w:marLeft w:val="640"/>
          <w:marRight w:val="0"/>
          <w:marTop w:val="0"/>
          <w:marBottom w:val="0"/>
          <w:divBdr>
            <w:top w:val="none" w:sz="0" w:space="0" w:color="auto"/>
            <w:left w:val="none" w:sz="0" w:space="0" w:color="auto"/>
            <w:bottom w:val="none" w:sz="0" w:space="0" w:color="auto"/>
            <w:right w:val="none" w:sz="0" w:space="0" w:color="auto"/>
          </w:divBdr>
        </w:div>
        <w:div w:id="380710074">
          <w:marLeft w:val="640"/>
          <w:marRight w:val="0"/>
          <w:marTop w:val="0"/>
          <w:marBottom w:val="0"/>
          <w:divBdr>
            <w:top w:val="none" w:sz="0" w:space="0" w:color="auto"/>
            <w:left w:val="none" w:sz="0" w:space="0" w:color="auto"/>
            <w:bottom w:val="none" w:sz="0" w:space="0" w:color="auto"/>
            <w:right w:val="none" w:sz="0" w:space="0" w:color="auto"/>
          </w:divBdr>
        </w:div>
        <w:div w:id="1957060897">
          <w:marLeft w:val="640"/>
          <w:marRight w:val="0"/>
          <w:marTop w:val="0"/>
          <w:marBottom w:val="0"/>
          <w:divBdr>
            <w:top w:val="none" w:sz="0" w:space="0" w:color="auto"/>
            <w:left w:val="none" w:sz="0" w:space="0" w:color="auto"/>
            <w:bottom w:val="none" w:sz="0" w:space="0" w:color="auto"/>
            <w:right w:val="none" w:sz="0" w:space="0" w:color="auto"/>
          </w:divBdr>
        </w:div>
        <w:div w:id="643512148">
          <w:marLeft w:val="640"/>
          <w:marRight w:val="0"/>
          <w:marTop w:val="0"/>
          <w:marBottom w:val="0"/>
          <w:divBdr>
            <w:top w:val="none" w:sz="0" w:space="0" w:color="auto"/>
            <w:left w:val="none" w:sz="0" w:space="0" w:color="auto"/>
            <w:bottom w:val="none" w:sz="0" w:space="0" w:color="auto"/>
            <w:right w:val="none" w:sz="0" w:space="0" w:color="auto"/>
          </w:divBdr>
        </w:div>
        <w:div w:id="1989555855">
          <w:marLeft w:val="640"/>
          <w:marRight w:val="0"/>
          <w:marTop w:val="0"/>
          <w:marBottom w:val="0"/>
          <w:divBdr>
            <w:top w:val="none" w:sz="0" w:space="0" w:color="auto"/>
            <w:left w:val="none" w:sz="0" w:space="0" w:color="auto"/>
            <w:bottom w:val="none" w:sz="0" w:space="0" w:color="auto"/>
            <w:right w:val="none" w:sz="0" w:space="0" w:color="auto"/>
          </w:divBdr>
        </w:div>
        <w:div w:id="2110654796">
          <w:marLeft w:val="640"/>
          <w:marRight w:val="0"/>
          <w:marTop w:val="0"/>
          <w:marBottom w:val="0"/>
          <w:divBdr>
            <w:top w:val="none" w:sz="0" w:space="0" w:color="auto"/>
            <w:left w:val="none" w:sz="0" w:space="0" w:color="auto"/>
            <w:bottom w:val="none" w:sz="0" w:space="0" w:color="auto"/>
            <w:right w:val="none" w:sz="0" w:space="0" w:color="auto"/>
          </w:divBdr>
        </w:div>
        <w:div w:id="2116704666">
          <w:marLeft w:val="640"/>
          <w:marRight w:val="0"/>
          <w:marTop w:val="0"/>
          <w:marBottom w:val="0"/>
          <w:divBdr>
            <w:top w:val="none" w:sz="0" w:space="0" w:color="auto"/>
            <w:left w:val="none" w:sz="0" w:space="0" w:color="auto"/>
            <w:bottom w:val="none" w:sz="0" w:space="0" w:color="auto"/>
            <w:right w:val="none" w:sz="0" w:space="0" w:color="auto"/>
          </w:divBdr>
        </w:div>
        <w:div w:id="1483425661">
          <w:marLeft w:val="640"/>
          <w:marRight w:val="0"/>
          <w:marTop w:val="0"/>
          <w:marBottom w:val="0"/>
          <w:divBdr>
            <w:top w:val="none" w:sz="0" w:space="0" w:color="auto"/>
            <w:left w:val="none" w:sz="0" w:space="0" w:color="auto"/>
            <w:bottom w:val="none" w:sz="0" w:space="0" w:color="auto"/>
            <w:right w:val="none" w:sz="0" w:space="0" w:color="auto"/>
          </w:divBdr>
        </w:div>
        <w:div w:id="954141402">
          <w:marLeft w:val="640"/>
          <w:marRight w:val="0"/>
          <w:marTop w:val="0"/>
          <w:marBottom w:val="0"/>
          <w:divBdr>
            <w:top w:val="none" w:sz="0" w:space="0" w:color="auto"/>
            <w:left w:val="none" w:sz="0" w:space="0" w:color="auto"/>
            <w:bottom w:val="none" w:sz="0" w:space="0" w:color="auto"/>
            <w:right w:val="none" w:sz="0" w:space="0" w:color="auto"/>
          </w:divBdr>
        </w:div>
        <w:div w:id="726270919">
          <w:marLeft w:val="640"/>
          <w:marRight w:val="0"/>
          <w:marTop w:val="0"/>
          <w:marBottom w:val="0"/>
          <w:divBdr>
            <w:top w:val="none" w:sz="0" w:space="0" w:color="auto"/>
            <w:left w:val="none" w:sz="0" w:space="0" w:color="auto"/>
            <w:bottom w:val="none" w:sz="0" w:space="0" w:color="auto"/>
            <w:right w:val="none" w:sz="0" w:space="0" w:color="auto"/>
          </w:divBdr>
        </w:div>
        <w:div w:id="1165703572">
          <w:marLeft w:val="640"/>
          <w:marRight w:val="0"/>
          <w:marTop w:val="0"/>
          <w:marBottom w:val="0"/>
          <w:divBdr>
            <w:top w:val="none" w:sz="0" w:space="0" w:color="auto"/>
            <w:left w:val="none" w:sz="0" w:space="0" w:color="auto"/>
            <w:bottom w:val="none" w:sz="0" w:space="0" w:color="auto"/>
            <w:right w:val="none" w:sz="0" w:space="0" w:color="auto"/>
          </w:divBdr>
        </w:div>
        <w:div w:id="1251505055">
          <w:marLeft w:val="640"/>
          <w:marRight w:val="0"/>
          <w:marTop w:val="0"/>
          <w:marBottom w:val="0"/>
          <w:divBdr>
            <w:top w:val="none" w:sz="0" w:space="0" w:color="auto"/>
            <w:left w:val="none" w:sz="0" w:space="0" w:color="auto"/>
            <w:bottom w:val="none" w:sz="0" w:space="0" w:color="auto"/>
            <w:right w:val="none" w:sz="0" w:space="0" w:color="auto"/>
          </w:divBdr>
        </w:div>
        <w:div w:id="2135632044">
          <w:marLeft w:val="640"/>
          <w:marRight w:val="0"/>
          <w:marTop w:val="0"/>
          <w:marBottom w:val="0"/>
          <w:divBdr>
            <w:top w:val="none" w:sz="0" w:space="0" w:color="auto"/>
            <w:left w:val="none" w:sz="0" w:space="0" w:color="auto"/>
            <w:bottom w:val="none" w:sz="0" w:space="0" w:color="auto"/>
            <w:right w:val="none" w:sz="0" w:space="0" w:color="auto"/>
          </w:divBdr>
        </w:div>
        <w:div w:id="267006600">
          <w:marLeft w:val="640"/>
          <w:marRight w:val="0"/>
          <w:marTop w:val="0"/>
          <w:marBottom w:val="0"/>
          <w:divBdr>
            <w:top w:val="none" w:sz="0" w:space="0" w:color="auto"/>
            <w:left w:val="none" w:sz="0" w:space="0" w:color="auto"/>
            <w:bottom w:val="none" w:sz="0" w:space="0" w:color="auto"/>
            <w:right w:val="none" w:sz="0" w:space="0" w:color="auto"/>
          </w:divBdr>
        </w:div>
        <w:div w:id="616563855">
          <w:marLeft w:val="640"/>
          <w:marRight w:val="0"/>
          <w:marTop w:val="0"/>
          <w:marBottom w:val="0"/>
          <w:divBdr>
            <w:top w:val="none" w:sz="0" w:space="0" w:color="auto"/>
            <w:left w:val="none" w:sz="0" w:space="0" w:color="auto"/>
            <w:bottom w:val="none" w:sz="0" w:space="0" w:color="auto"/>
            <w:right w:val="none" w:sz="0" w:space="0" w:color="auto"/>
          </w:divBdr>
        </w:div>
        <w:div w:id="1319453748">
          <w:marLeft w:val="640"/>
          <w:marRight w:val="0"/>
          <w:marTop w:val="0"/>
          <w:marBottom w:val="0"/>
          <w:divBdr>
            <w:top w:val="none" w:sz="0" w:space="0" w:color="auto"/>
            <w:left w:val="none" w:sz="0" w:space="0" w:color="auto"/>
            <w:bottom w:val="none" w:sz="0" w:space="0" w:color="auto"/>
            <w:right w:val="none" w:sz="0" w:space="0" w:color="auto"/>
          </w:divBdr>
        </w:div>
        <w:div w:id="2059547984">
          <w:marLeft w:val="640"/>
          <w:marRight w:val="0"/>
          <w:marTop w:val="0"/>
          <w:marBottom w:val="0"/>
          <w:divBdr>
            <w:top w:val="none" w:sz="0" w:space="0" w:color="auto"/>
            <w:left w:val="none" w:sz="0" w:space="0" w:color="auto"/>
            <w:bottom w:val="none" w:sz="0" w:space="0" w:color="auto"/>
            <w:right w:val="none" w:sz="0" w:space="0" w:color="auto"/>
          </w:divBdr>
        </w:div>
        <w:div w:id="1034381355">
          <w:marLeft w:val="640"/>
          <w:marRight w:val="0"/>
          <w:marTop w:val="0"/>
          <w:marBottom w:val="0"/>
          <w:divBdr>
            <w:top w:val="none" w:sz="0" w:space="0" w:color="auto"/>
            <w:left w:val="none" w:sz="0" w:space="0" w:color="auto"/>
            <w:bottom w:val="none" w:sz="0" w:space="0" w:color="auto"/>
            <w:right w:val="none" w:sz="0" w:space="0" w:color="auto"/>
          </w:divBdr>
        </w:div>
        <w:div w:id="1159463131">
          <w:marLeft w:val="640"/>
          <w:marRight w:val="0"/>
          <w:marTop w:val="0"/>
          <w:marBottom w:val="0"/>
          <w:divBdr>
            <w:top w:val="none" w:sz="0" w:space="0" w:color="auto"/>
            <w:left w:val="none" w:sz="0" w:space="0" w:color="auto"/>
            <w:bottom w:val="none" w:sz="0" w:space="0" w:color="auto"/>
            <w:right w:val="none" w:sz="0" w:space="0" w:color="auto"/>
          </w:divBdr>
        </w:div>
        <w:div w:id="2130471847">
          <w:marLeft w:val="640"/>
          <w:marRight w:val="0"/>
          <w:marTop w:val="0"/>
          <w:marBottom w:val="0"/>
          <w:divBdr>
            <w:top w:val="none" w:sz="0" w:space="0" w:color="auto"/>
            <w:left w:val="none" w:sz="0" w:space="0" w:color="auto"/>
            <w:bottom w:val="none" w:sz="0" w:space="0" w:color="auto"/>
            <w:right w:val="none" w:sz="0" w:space="0" w:color="auto"/>
          </w:divBdr>
        </w:div>
      </w:divsChild>
    </w:div>
    <w:div w:id="1736660631">
      <w:marLeft w:val="0"/>
      <w:marRight w:val="0"/>
      <w:marTop w:val="0"/>
      <w:marBottom w:val="0"/>
      <w:divBdr>
        <w:top w:val="none" w:sz="0" w:space="0" w:color="auto"/>
        <w:left w:val="none" w:sz="0" w:space="0" w:color="auto"/>
        <w:bottom w:val="none" w:sz="0" w:space="0" w:color="auto"/>
        <w:right w:val="none" w:sz="0" w:space="0" w:color="auto"/>
      </w:divBdr>
    </w:div>
    <w:div w:id="1742831368">
      <w:bodyDiv w:val="1"/>
      <w:marLeft w:val="0"/>
      <w:marRight w:val="0"/>
      <w:marTop w:val="0"/>
      <w:marBottom w:val="0"/>
      <w:divBdr>
        <w:top w:val="none" w:sz="0" w:space="0" w:color="auto"/>
        <w:left w:val="none" w:sz="0" w:space="0" w:color="auto"/>
        <w:bottom w:val="none" w:sz="0" w:space="0" w:color="auto"/>
        <w:right w:val="none" w:sz="0" w:space="0" w:color="auto"/>
      </w:divBdr>
      <w:divsChild>
        <w:div w:id="21128625">
          <w:marLeft w:val="640"/>
          <w:marRight w:val="0"/>
          <w:marTop w:val="0"/>
          <w:marBottom w:val="0"/>
          <w:divBdr>
            <w:top w:val="none" w:sz="0" w:space="0" w:color="auto"/>
            <w:left w:val="none" w:sz="0" w:space="0" w:color="auto"/>
            <w:bottom w:val="none" w:sz="0" w:space="0" w:color="auto"/>
            <w:right w:val="none" w:sz="0" w:space="0" w:color="auto"/>
          </w:divBdr>
        </w:div>
        <w:div w:id="59789380">
          <w:marLeft w:val="640"/>
          <w:marRight w:val="0"/>
          <w:marTop w:val="0"/>
          <w:marBottom w:val="0"/>
          <w:divBdr>
            <w:top w:val="none" w:sz="0" w:space="0" w:color="auto"/>
            <w:left w:val="none" w:sz="0" w:space="0" w:color="auto"/>
            <w:bottom w:val="none" w:sz="0" w:space="0" w:color="auto"/>
            <w:right w:val="none" w:sz="0" w:space="0" w:color="auto"/>
          </w:divBdr>
        </w:div>
        <w:div w:id="164245452">
          <w:marLeft w:val="640"/>
          <w:marRight w:val="0"/>
          <w:marTop w:val="0"/>
          <w:marBottom w:val="0"/>
          <w:divBdr>
            <w:top w:val="none" w:sz="0" w:space="0" w:color="auto"/>
            <w:left w:val="none" w:sz="0" w:space="0" w:color="auto"/>
            <w:bottom w:val="none" w:sz="0" w:space="0" w:color="auto"/>
            <w:right w:val="none" w:sz="0" w:space="0" w:color="auto"/>
          </w:divBdr>
        </w:div>
        <w:div w:id="189874898">
          <w:marLeft w:val="640"/>
          <w:marRight w:val="0"/>
          <w:marTop w:val="0"/>
          <w:marBottom w:val="0"/>
          <w:divBdr>
            <w:top w:val="none" w:sz="0" w:space="0" w:color="auto"/>
            <w:left w:val="none" w:sz="0" w:space="0" w:color="auto"/>
            <w:bottom w:val="none" w:sz="0" w:space="0" w:color="auto"/>
            <w:right w:val="none" w:sz="0" w:space="0" w:color="auto"/>
          </w:divBdr>
        </w:div>
        <w:div w:id="217060423">
          <w:marLeft w:val="640"/>
          <w:marRight w:val="0"/>
          <w:marTop w:val="0"/>
          <w:marBottom w:val="0"/>
          <w:divBdr>
            <w:top w:val="none" w:sz="0" w:space="0" w:color="auto"/>
            <w:left w:val="none" w:sz="0" w:space="0" w:color="auto"/>
            <w:bottom w:val="none" w:sz="0" w:space="0" w:color="auto"/>
            <w:right w:val="none" w:sz="0" w:space="0" w:color="auto"/>
          </w:divBdr>
        </w:div>
        <w:div w:id="288777782">
          <w:marLeft w:val="640"/>
          <w:marRight w:val="0"/>
          <w:marTop w:val="0"/>
          <w:marBottom w:val="0"/>
          <w:divBdr>
            <w:top w:val="none" w:sz="0" w:space="0" w:color="auto"/>
            <w:left w:val="none" w:sz="0" w:space="0" w:color="auto"/>
            <w:bottom w:val="none" w:sz="0" w:space="0" w:color="auto"/>
            <w:right w:val="none" w:sz="0" w:space="0" w:color="auto"/>
          </w:divBdr>
        </w:div>
        <w:div w:id="318772121">
          <w:marLeft w:val="640"/>
          <w:marRight w:val="0"/>
          <w:marTop w:val="0"/>
          <w:marBottom w:val="0"/>
          <w:divBdr>
            <w:top w:val="none" w:sz="0" w:space="0" w:color="auto"/>
            <w:left w:val="none" w:sz="0" w:space="0" w:color="auto"/>
            <w:bottom w:val="none" w:sz="0" w:space="0" w:color="auto"/>
            <w:right w:val="none" w:sz="0" w:space="0" w:color="auto"/>
          </w:divBdr>
        </w:div>
        <w:div w:id="410927450">
          <w:marLeft w:val="640"/>
          <w:marRight w:val="0"/>
          <w:marTop w:val="0"/>
          <w:marBottom w:val="0"/>
          <w:divBdr>
            <w:top w:val="none" w:sz="0" w:space="0" w:color="auto"/>
            <w:left w:val="none" w:sz="0" w:space="0" w:color="auto"/>
            <w:bottom w:val="none" w:sz="0" w:space="0" w:color="auto"/>
            <w:right w:val="none" w:sz="0" w:space="0" w:color="auto"/>
          </w:divBdr>
        </w:div>
        <w:div w:id="463238315">
          <w:marLeft w:val="640"/>
          <w:marRight w:val="0"/>
          <w:marTop w:val="0"/>
          <w:marBottom w:val="0"/>
          <w:divBdr>
            <w:top w:val="none" w:sz="0" w:space="0" w:color="auto"/>
            <w:left w:val="none" w:sz="0" w:space="0" w:color="auto"/>
            <w:bottom w:val="none" w:sz="0" w:space="0" w:color="auto"/>
            <w:right w:val="none" w:sz="0" w:space="0" w:color="auto"/>
          </w:divBdr>
        </w:div>
        <w:div w:id="612858996">
          <w:marLeft w:val="640"/>
          <w:marRight w:val="0"/>
          <w:marTop w:val="0"/>
          <w:marBottom w:val="0"/>
          <w:divBdr>
            <w:top w:val="none" w:sz="0" w:space="0" w:color="auto"/>
            <w:left w:val="none" w:sz="0" w:space="0" w:color="auto"/>
            <w:bottom w:val="none" w:sz="0" w:space="0" w:color="auto"/>
            <w:right w:val="none" w:sz="0" w:space="0" w:color="auto"/>
          </w:divBdr>
        </w:div>
        <w:div w:id="633752965">
          <w:marLeft w:val="640"/>
          <w:marRight w:val="0"/>
          <w:marTop w:val="0"/>
          <w:marBottom w:val="0"/>
          <w:divBdr>
            <w:top w:val="none" w:sz="0" w:space="0" w:color="auto"/>
            <w:left w:val="none" w:sz="0" w:space="0" w:color="auto"/>
            <w:bottom w:val="none" w:sz="0" w:space="0" w:color="auto"/>
            <w:right w:val="none" w:sz="0" w:space="0" w:color="auto"/>
          </w:divBdr>
        </w:div>
        <w:div w:id="668287512">
          <w:marLeft w:val="640"/>
          <w:marRight w:val="0"/>
          <w:marTop w:val="0"/>
          <w:marBottom w:val="0"/>
          <w:divBdr>
            <w:top w:val="none" w:sz="0" w:space="0" w:color="auto"/>
            <w:left w:val="none" w:sz="0" w:space="0" w:color="auto"/>
            <w:bottom w:val="none" w:sz="0" w:space="0" w:color="auto"/>
            <w:right w:val="none" w:sz="0" w:space="0" w:color="auto"/>
          </w:divBdr>
        </w:div>
        <w:div w:id="698551479">
          <w:marLeft w:val="640"/>
          <w:marRight w:val="0"/>
          <w:marTop w:val="0"/>
          <w:marBottom w:val="0"/>
          <w:divBdr>
            <w:top w:val="none" w:sz="0" w:space="0" w:color="auto"/>
            <w:left w:val="none" w:sz="0" w:space="0" w:color="auto"/>
            <w:bottom w:val="none" w:sz="0" w:space="0" w:color="auto"/>
            <w:right w:val="none" w:sz="0" w:space="0" w:color="auto"/>
          </w:divBdr>
        </w:div>
        <w:div w:id="835220711">
          <w:marLeft w:val="640"/>
          <w:marRight w:val="0"/>
          <w:marTop w:val="0"/>
          <w:marBottom w:val="0"/>
          <w:divBdr>
            <w:top w:val="none" w:sz="0" w:space="0" w:color="auto"/>
            <w:left w:val="none" w:sz="0" w:space="0" w:color="auto"/>
            <w:bottom w:val="none" w:sz="0" w:space="0" w:color="auto"/>
            <w:right w:val="none" w:sz="0" w:space="0" w:color="auto"/>
          </w:divBdr>
        </w:div>
        <w:div w:id="864442923">
          <w:marLeft w:val="640"/>
          <w:marRight w:val="0"/>
          <w:marTop w:val="0"/>
          <w:marBottom w:val="0"/>
          <w:divBdr>
            <w:top w:val="none" w:sz="0" w:space="0" w:color="auto"/>
            <w:left w:val="none" w:sz="0" w:space="0" w:color="auto"/>
            <w:bottom w:val="none" w:sz="0" w:space="0" w:color="auto"/>
            <w:right w:val="none" w:sz="0" w:space="0" w:color="auto"/>
          </w:divBdr>
        </w:div>
        <w:div w:id="956066770">
          <w:marLeft w:val="640"/>
          <w:marRight w:val="0"/>
          <w:marTop w:val="0"/>
          <w:marBottom w:val="0"/>
          <w:divBdr>
            <w:top w:val="none" w:sz="0" w:space="0" w:color="auto"/>
            <w:left w:val="none" w:sz="0" w:space="0" w:color="auto"/>
            <w:bottom w:val="none" w:sz="0" w:space="0" w:color="auto"/>
            <w:right w:val="none" w:sz="0" w:space="0" w:color="auto"/>
          </w:divBdr>
        </w:div>
        <w:div w:id="971522794">
          <w:marLeft w:val="640"/>
          <w:marRight w:val="0"/>
          <w:marTop w:val="0"/>
          <w:marBottom w:val="0"/>
          <w:divBdr>
            <w:top w:val="none" w:sz="0" w:space="0" w:color="auto"/>
            <w:left w:val="none" w:sz="0" w:space="0" w:color="auto"/>
            <w:bottom w:val="none" w:sz="0" w:space="0" w:color="auto"/>
            <w:right w:val="none" w:sz="0" w:space="0" w:color="auto"/>
          </w:divBdr>
        </w:div>
        <w:div w:id="986543940">
          <w:marLeft w:val="640"/>
          <w:marRight w:val="0"/>
          <w:marTop w:val="0"/>
          <w:marBottom w:val="0"/>
          <w:divBdr>
            <w:top w:val="none" w:sz="0" w:space="0" w:color="auto"/>
            <w:left w:val="none" w:sz="0" w:space="0" w:color="auto"/>
            <w:bottom w:val="none" w:sz="0" w:space="0" w:color="auto"/>
            <w:right w:val="none" w:sz="0" w:space="0" w:color="auto"/>
          </w:divBdr>
        </w:div>
        <w:div w:id="1022130689">
          <w:marLeft w:val="640"/>
          <w:marRight w:val="0"/>
          <w:marTop w:val="0"/>
          <w:marBottom w:val="0"/>
          <w:divBdr>
            <w:top w:val="none" w:sz="0" w:space="0" w:color="auto"/>
            <w:left w:val="none" w:sz="0" w:space="0" w:color="auto"/>
            <w:bottom w:val="none" w:sz="0" w:space="0" w:color="auto"/>
            <w:right w:val="none" w:sz="0" w:space="0" w:color="auto"/>
          </w:divBdr>
        </w:div>
        <w:div w:id="1104964032">
          <w:marLeft w:val="640"/>
          <w:marRight w:val="0"/>
          <w:marTop w:val="0"/>
          <w:marBottom w:val="0"/>
          <w:divBdr>
            <w:top w:val="none" w:sz="0" w:space="0" w:color="auto"/>
            <w:left w:val="none" w:sz="0" w:space="0" w:color="auto"/>
            <w:bottom w:val="none" w:sz="0" w:space="0" w:color="auto"/>
            <w:right w:val="none" w:sz="0" w:space="0" w:color="auto"/>
          </w:divBdr>
        </w:div>
        <w:div w:id="1107119630">
          <w:marLeft w:val="640"/>
          <w:marRight w:val="0"/>
          <w:marTop w:val="0"/>
          <w:marBottom w:val="0"/>
          <w:divBdr>
            <w:top w:val="none" w:sz="0" w:space="0" w:color="auto"/>
            <w:left w:val="none" w:sz="0" w:space="0" w:color="auto"/>
            <w:bottom w:val="none" w:sz="0" w:space="0" w:color="auto"/>
            <w:right w:val="none" w:sz="0" w:space="0" w:color="auto"/>
          </w:divBdr>
        </w:div>
        <w:div w:id="1116488387">
          <w:marLeft w:val="640"/>
          <w:marRight w:val="0"/>
          <w:marTop w:val="0"/>
          <w:marBottom w:val="0"/>
          <w:divBdr>
            <w:top w:val="none" w:sz="0" w:space="0" w:color="auto"/>
            <w:left w:val="none" w:sz="0" w:space="0" w:color="auto"/>
            <w:bottom w:val="none" w:sz="0" w:space="0" w:color="auto"/>
            <w:right w:val="none" w:sz="0" w:space="0" w:color="auto"/>
          </w:divBdr>
        </w:div>
        <w:div w:id="1163735857">
          <w:marLeft w:val="640"/>
          <w:marRight w:val="0"/>
          <w:marTop w:val="0"/>
          <w:marBottom w:val="0"/>
          <w:divBdr>
            <w:top w:val="none" w:sz="0" w:space="0" w:color="auto"/>
            <w:left w:val="none" w:sz="0" w:space="0" w:color="auto"/>
            <w:bottom w:val="none" w:sz="0" w:space="0" w:color="auto"/>
            <w:right w:val="none" w:sz="0" w:space="0" w:color="auto"/>
          </w:divBdr>
        </w:div>
        <w:div w:id="1237014245">
          <w:marLeft w:val="640"/>
          <w:marRight w:val="0"/>
          <w:marTop w:val="0"/>
          <w:marBottom w:val="0"/>
          <w:divBdr>
            <w:top w:val="none" w:sz="0" w:space="0" w:color="auto"/>
            <w:left w:val="none" w:sz="0" w:space="0" w:color="auto"/>
            <w:bottom w:val="none" w:sz="0" w:space="0" w:color="auto"/>
            <w:right w:val="none" w:sz="0" w:space="0" w:color="auto"/>
          </w:divBdr>
        </w:div>
        <w:div w:id="1342201853">
          <w:marLeft w:val="640"/>
          <w:marRight w:val="0"/>
          <w:marTop w:val="0"/>
          <w:marBottom w:val="0"/>
          <w:divBdr>
            <w:top w:val="none" w:sz="0" w:space="0" w:color="auto"/>
            <w:left w:val="none" w:sz="0" w:space="0" w:color="auto"/>
            <w:bottom w:val="none" w:sz="0" w:space="0" w:color="auto"/>
            <w:right w:val="none" w:sz="0" w:space="0" w:color="auto"/>
          </w:divBdr>
        </w:div>
        <w:div w:id="1429958789">
          <w:marLeft w:val="640"/>
          <w:marRight w:val="0"/>
          <w:marTop w:val="0"/>
          <w:marBottom w:val="0"/>
          <w:divBdr>
            <w:top w:val="none" w:sz="0" w:space="0" w:color="auto"/>
            <w:left w:val="none" w:sz="0" w:space="0" w:color="auto"/>
            <w:bottom w:val="none" w:sz="0" w:space="0" w:color="auto"/>
            <w:right w:val="none" w:sz="0" w:space="0" w:color="auto"/>
          </w:divBdr>
        </w:div>
        <w:div w:id="1459758914">
          <w:marLeft w:val="640"/>
          <w:marRight w:val="0"/>
          <w:marTop w:val="0"/>
          <w:marBottom w:val="0"/>
          <w:divBdr>
            <w:top w:val="none" w:sz="0" w:space="0" w:color="auto"/>
            <w:left w:val="none" w:sz="0" w:space="0" w:color="auto"/>
            <w:bottom w:val="none" w:sz="0" w:space="0" w:color="auto"/>
            <w:right w:val="none" w:sz="0" w:space="0" w:color="auto"/>
          </w:divBdr>
        </w:div>
        <w:div w:id="1517961327">
          <w:marLeft w:val="640"/>
          <w:marRight w:val="0"/>
          <w:marTop w:val="0"/>
          <w:marBottom w:val="0"/>
          <w:divBdr>
            <w:top w:val="none" w:sz="0" w:space="0" w:color="auto"/>
            <w:left w:val="none" w:sz="0" w:space="0" w:color="auto"/>
            <w:bottom w:val="none" w:sz="0" w:space="0" w:color="auto"/>
            <w:right w:val="none" w:sz="0" w:space="0" w:color="auto"/>
          </w:divBdr>
        </w:div>
        <w:div w:id="1526944427">
          <w:marLeft w:val="640"/>
          <w:marRight w:val="0"/>
          <w:marTop w:val="0"/>
          <w:marBottom w:val="0"/>
          <w:divBdr>
            <w:top w:val="none" w:sz="0" w:space="0" w:color="auto"/>
            <w:left w:val="none" w:sz="0" w:space="0" w:color="auto"/>
            <w:bottom w:val="none" w:sz="0" w:space="0" w:color="auto"/>
            <w:right w:val="none" w:sz="0" w:space="0" w:color="auto"/>
          </w:divBdr>
        </w:div>
        <w:div w:id="1567567334">
          <w:marLeft w:val="640"/>
          <w:marRight w:val="0"/>
          <w:marTop w:val="0"/>
          <w:marBottom w:val="0"/>
          <w:divBdr>
            <w:top w:val="none" w:sz="0" w:space="0" w:color="auto"/>
            <w:left w:val="none" w:sz="0" w:space="0" w:color="auto"/>
            <w:bottom w:val="none" w:sz="0" w:space="0" w:color="auto"/>
            <w:right w:val="none" w:sz="0" w:space="0" w:color="auto"/>
          </w:divBdr>
        </w:div>
        <w:div w:id="1621302077">
          <w:marLeft w:val="640"/>
          <w:marRight w:val="0"/>
          <w:marTop w:val="0"/>
          <w:marBottom w:val="0"/>
          <w:divBdr>
            <w:top w:val="none" w:sz="0" w:space="0" w:color="auto"/>
            <w:left w:val="none" w:sz="0" w:space="0" w:color="auto"/>
            <w:bottom w:val="none" w:sz="0" w:space="0" w:color="auto"/>
            <w:right w:val="none" w:sz="0" w:space="0" w:color="auto"/>
          </w:divBdr>
        </w:div>
        <w:div w:id="1629553993">
          <w:marLeft w:val="640"/>
          <w:marRight w:val="0"/>
          <w:marTop w:val="0"/>
          <w:marBottom w:val="0"/>
          <w:divBdr>
            <w:top w:val="none" w:sz="0" w:space="0" w:color="auto"/>
            <w:left w:val="none" w:sz="0" w:space="0" w:color="auto"/>
            <w:bottom w:val="none" w:sz="0" w:space="0" w:color="auto"/>
            <w:right w:val="none" w:sz="0" w:space="0" w:color="auto"/>
          </w:divBdr>
        </w:div>
        <w:div w:id="1656179720">
          <w:marLeft w:val="640"/>
          <w:marRight w:val="0"/>
          <w:marTop w:val="0"/>
          <w:marBottom w:val="0"/>
          <w:divBdr>
            <w:top w:val="none" w:sz="0" w:space="0" w:color="auto"/>
            <w:left w:val="none" w:sz="0" w:space="0" w:color="auto"/>
            <w:bottom w:val="none" w:sz="0" w:space="0" w:color="auto"/>
            <w:right w:val="none" w:sz="0" w:space="0" w:color="auto"/>
          </w:divBdr>
        </w:div>
        <w:div w:id="1657420339">
          <w:marLeft w:val="640"/>
          <w:marRight w:val="0"/>
          <w:marTop w:val="0"/>
          <w:marBottom w:val="0"/>
          <w:divBdr>
            <w:top w:val="none" w:sz="0" w:space="0" w:color="auto"/>
            <w:left w:val="none" w:sz="0" w:space="0" w:color="auto"/>
            <w:bottom w:val="none" w:sz="0" w:space="0" w:color="auto"/>
            <w:right w:val="none" w:sz="0" w:space="0" w:color="auto"/>
          </w:divBdr>
        </w:div>
        <w:div w:id="1730229322">
          <w:marLeft w:val="640"/>
          <w:marRight w:val="0"/>
          <w:marTop w:val="0"/>
          <w:marBottom w:val="0"/>
          <w:divBdr>
            <w:top w:val="none" w:sz="0" w:space="0" w:color="auto"/>
            <w:left w:val="none" w:sz="0" w:space="0" w:color="auto"/>
            <w:bottom w:val="none" w:sz="0" w:space="0" w:color="auto"/>
            <w:right w:val="none" w:sz="0" w:space="0" w:color="auto"/>
          </w:divBdr>
        </w:div>
        <w:div w:id="1768186478">
          <w:marLeft w:val="640"/>
          <w:marRight w:val="0"/>
          <w:marTop w:val="0"/>
          <w:marBottom w:val="0"/>
          <w:divBdr>
            <w:top w:val="none" w:sz="0" w:space="0" w:color="auto"/>
            <w:left w:val="none" w:sz="0" w:space="0" w:color="auto"/>
            <w:bottom w:val="none" w:sz="0" w:space="0" w:color="auto"/>
            <w:right w:val="none" w:sz="0" w:space="0" w:color="auto"/>
          </w:divBdr>
        </w:div>
        <w:div w:id="1769544044">
          <w:marLeft w:val="640"/>
          <w:marRight w:val="0"/>
          <w:marTop w:val="0"/>
          <w:marBottom w:val="0"/>
          <w:divBdr>
            <w:top w:val="none" w:sz="0" w:space="0" w:color="auto"/>
            <w:left w:val="none" w:sz="0" w:space="0" w:color="auto"/>
            <w:bottom w:val="none" w:sz="0" w:space="0" w:color="auto"/>
            <w:right w:val="none" w:sz="0" w:space="0" w:color="auto"/>
          </w:divBdr>
        </w:div>
        <w:div w:id="1874419397">
          <w:marLeft w:val="640"/>
          <w:marRight w:val="0"/>
          <w:marTop w:val="0"/>
          <w:marBottom w:val="0"/>
          <w:divBdr>
            <w:top w:val="none" w:sz="0" w:space="0" w:color="auto"/>
            <w:left w:val="none" w:sz="0" w:space="0" w:color="auto"/>
            <w:bottom w:val="none" w:sz="0" w:space="0" w:color="auto"/>
            <w:right w:val="none" w:sz="0" w:space="0" w:color="auto"/>
          </w:divBdr>
        </w:div>
        <w:div w:id="2076924702">
          <w:marLeft w:val="640"/>
          <w:marRight w:val="0"/>
          <w:marTop w:val="0"/>
          <w:marBottom w:val="0"/>
          <w:divBdr>
            <w:top w:val="none" w:sz="0" w:space="0" w:color="auto"/>
            <w:left w:val="none" w:sz="0" w:space="0" w:color="auto"/>
            <w:bottom w:val="none" w:sz="0" w:space="0" w:color="auto"/>
            <w:right w:val="none" w:sz="0" w:space="0" w:color="auto"/>
          </w:divBdr>
        </w:div>
        <w:div w:id="2132935945">
          <w:marLeft w:val="640"/>
          <w:marRight w:val="0"/>
          <w:marTop w:val="0"/>
          <w:marBottom w:val="0"/>
          <w:divBdr>
            <w:top w:val="none" w:sz="0" w:space="0" w:color="auto"/>
            <w:left w:val="none" w:sz="0" w:space="0" w:color="auto"/>
            <w:bottom w:val="none" w:sz="0" w:space="0" w:color="auto"/>
            <w:right w:val="none" w:sz="0" w:space="0" w:color="auto"/>
          </w:divBdr>
        </w:div>
      </w:divsChild>
    </w:div>
    <w:div w:id="1743329945">
      <w:marLeft w:val="0"/>
      <w:marRight w:val="0"/>
      <w:marTop w:val="0"/>
      <w:marBottom w:val="0"/>
      <w:divBdr>
        <w:top w:val="none" w:sz="0" w:space="0" w:color="auto"/>
        <w:left w:val="none" w:sz="0" w:space="0" w:color="auto"/>
        <w:bottom w:val="none" w:sz="0" w:space="0" w:color="auto"/>
        <w:right w:val="none" w:sz="0" w:space="0" w:color="auto"/>
      </w:divBdr>
    </w:div>
    <w:div w:id="1745101834">
      <w:marLeft w:val="0"/>
      <w:marRight w:val="0"/>
      <w:marTop w:val="0"/>
      <w:marBottom w:val="0"/>
      <w:divBdr>
        <w:top w:val="none" w:sz="0" w:space="0" w:color="auto"/>
        <w:left w:val="none" w:sz="0" w:space="0" w:color="auto"/>
        <w:bottom w:val="none" w:sz="0" w:space="0" w:color="auto"/>
        <w:right w:val="none" w:sz="0" w:space="0" w:color="auto"/>
      </w:divBdr>
    </w:div>
    <w:div w:id="1746608382">
      <w:bodyDiv w:val="1"/>
      <w:marLeft w:val="0"/>
      <w:marRight w:val="0"/>
      <w:marTop w:val="0"/>
      <w:marBottom w:val="0"/>
      <w:divBdr>
        <w:top w:val="none" w:sz="0" w:space="0" w:color="auto"/>
        <w:left w:val="none" w:sz="0" w:space="0" w:color="auto"/>
        <w:bottom w:val="none" w:sz="0" w:space="0" w:color="auto"/>
        <w:right w:val="none" w:sz="0" w:space="0" w:color="auto"/>
      </w:divBdr>
      <w:divsChild>
        <w:div w:id="1979455613">
          <w:marLeft w:val="640"/>
          <w:marRight w:val="0"/>
          <w:marTop w:val="0"/>
          <w:marBottom w:val="0"/>
          <w:divBdr>
            <w:top w:val="none" w:sz="0" w:space="0" w:color="auto"/>
            <w:left w:val="none" w:sz="0" w:space="0" w:color="auto"/>
            <w:bottom w:val="none" w:sz="0" w:space="0" w:color="auto"/>
            <w:right w:val="none" w:sz="0" w:space="0" w:color="auto"/>
          </w:divBdr>
        </w:div>
        <w:div w:id="1218129491">
          <w:marLeft w:val="640"/>
          <w:marRight w:val="0"/>
          <w:marTop w:val="0"/>
          <w:marBottom w:val="0"/>
          <w:divBdr>
            <w:top w:val="none" w:sz="0" w:space="0" w:color="auto"/>
            <w:left w:val="none" w:sz="0" w:space="0" w:color="auto"/>
            <w:bottom w:val="none" w:sz="0" w:space="0" w:color="auto"/>
            <w:right w:val="none" w:sz="0" w:space="0" w:color="auto"/>
          </w:divBdr>
        </w:div>
        <w:div w:id="1918243387">
          <w:marLeft w:val="640"/>
          <w:marRight w:val="0"/>
          <w:marTop w:val="0"/>
          <w:marBottom w:val="0"/>
          <w:divBdr>
            <w:top w:val="none" w:sz="0" w:space="0" w:color="auto"/>
            <w:left w:val="none" w:sz="0" w:space="0" w:color="auto"/>
            <w:bottom w:val="none" w:sz="0" w:space="0" w:color="auto"/>
            <w:right w:val="none" w:sz="0" w:space="0" w:color="auto"/>
          </w:divBdr>
        </w:div>
        <w:div w:id="82650674">
          <w:marLeft w:val="640"/>
          <w:marRight w:val="0"/>
          <w:marTop w:val="0"/>
          <w:marBottom w:val="0"/>
          <w:divBdr>
            <w:top w:val="none" w:sz="0" w:space="0" w:color="auto"/>
            <w:left w:val="none" w:sz="0" w:space="0" w:color="auto"/>
            <w:bottom w:val="none" w:sz="0" w:space="0" w:color="auto"/>
            <w:right w:val="none" w:sz="0" w:space="0" w:color="auto"/>
          </w:divBdr>
        </w:div>
        <w:div w:id="1788616414">
          <w:marLeft w:val="640"/>
          <w:marRight w:val="0"/>
          <w:marTop w:val="0"/>
          <w:marBottom w:val="0"/>
          <w:divBdr>
            <w:top w:val="none" w:sz="0" w:space="0" w:color="auto"/>
            <w:left w:val="none" w:sz="0" w:space="0" w:color="auto"/>
            <w:bottom w:val="none" w:sz="0" w:space="0" w:color="auto"/>
            <w:right w:val="none" w:sz="0" w:space="0" w:color="auto"/>
          </w:divBdr>
        </w:div>
        <w:div w:id="1521695903">
          <w:marLeft w:val="640"/>
          <w:marRight w:val="0"/>
          <w:marTop w:val="0"/>
          <w:marBottom w:val="0"/>
          <w:divBdr>
            <w:top w:val="none" w:sz="0" w:space="0" w:color="auto"/>
            <w:left w:val="none" w:sz="0" w:space="0" w:color="auto"/>
            <w:bottom w:val="none" w:sz="0" w:space="0" w:color="auto"/>
            <w:right w:val="none" w:sz="0" w:space="0" w:color="auto"/>
          </w:divBdr>
        </w:div>
        <w:div w:id="199364026">
          <w:marLeft w:val="640"/>
          <w:marRight w:val="0"/>
          <w:marTop w:val="0"/>
          <w:marBottom w:val="0"/>
          <w:divBdr>
            <w:top w:val="none" w:sz="0" w:space="0" w:color="auto"/>
            <w:left w:val="none" w:sz="0" w:space="0" w:color="auto"/>
            <w:bottom w:val="none" w:sz="0" w:space="0" w:color="auto"/>
            <w:right w:val="none" w:sz="0" w:space="0" w:color="auto"/>
          </w:divBdr>
        </w:div>
        <w:div w:id="903878050">
          <w:marLeft w:val="640"/>
          <w:marRight w:val="0"/>
          <w:marTop w:val="0"/>
          <w:marBottom w:val="0"/>
          <w:divBdr>
            <w:top w:val="none" w:sz="0" w:space="0" w:color="auto"/>
            <w:left w:val="none" w:sz="0" w:space="0" w:color="auto"/>
            <w:bottom w:val="none" w:sz="0" w:space="0" w:color="auto"/>
            <w:right w:val="none" w:sz="0" w:space="0" w:color="auto"/>
          </w:divBdr>
        </w:div>
        <w:div w:id="1376660392">
          <w:marLeft w:val="640"/>
          <w:marRight w:val="0"/>
          <w:marTop w:val="0"/>
          <w:marBottom w:val="0"/>
          <w:divBdr>
            <w:top w:val="none" w:sz="0" w:space="0" w:color="auto"/>
            <w:left w:val="none" w:sz="0" w:space="0" w:color="auto"/>
            <w:bottom w:val="none" w:sz="0" w:space="0" w:color="auto"/>
            <w:right w:val="none" w:sz="0" w:space="0" w:color="auto"/>
          </w:divBdr>
        </w:div>
        <w:div w:id="1721393001">
          <w:marLeft w:val="640"/>
          <w:marRight w:val="0"/>
          <w:marTop w:val="0"/>
          <w:marBottom w:val="0"/>
          <w:divBdr>
            <w:top w:val="none" w:sz="0" w:space="0" w:color="auto"/>
            <w:left w:val="none" w:sz="0" w:space="0" w:color="auto"/>
            <w:bottom w:val="none" w:sz="0" w:space="0" w:color="auto"/>
            <w:right w:val="none" w:sz="0" w:space="0" w:color="auto"/>
          </w:divBdr>
        </w:div>
        <w:div w:id="905796316">
          <w:marLeft w:val="640"/>
          <w:marRight w:val="0"/>
          <w:marTop w:val="0"/>
          <w:marBottom w:val="0"/>
          <w:divBdr>
            <w:top w:val="none" w:sz="0" w:space="0" w:color="auto"/>
            <w:left w:val="none" w:sz="0" w:space="0" w:color="auto"/>
            <w:bottom w:val="none" w:sz="0" w:space="0" w:color="auto"/>
            <w:right w:val="none" w:sz="0" w:space="0" w:color="auto"/>
          </w:divBdr>
        </w:div>
        <w:div w:id="594558261">
          <w:marLeft w:val="640"/>
          <w:marRight w:val="0"/>
          <w:marTop w:val="0"/>
          <w:marBottom w:val="0"/>
          <w:divBdr>
            <w:top w:val="none" w:sz="0" w:space="0" w:color="auto"/>
            <w:left w:val="none" w:sz="0" w:space="0" w:color="auto"/>
            <w:bottom w:val="none" w:sz="0" w:space="0" w:color="auto"/>
            <w:right w:val="none" w:sz="0" w:space="0" w:color="auto"/>
          </w:divBdr>
        </w:div>
        <w:div w:id="437215340">
          <w:marLeft w:val="640"/>
          <w:marRight w:val="0"/>
          <w:marTop w:val="0"/>
          <w:marBottom w:val="0"/>
          <w:divBdr>
            <w:top w:val="none" w:sz="0" w:space="0" w:color="auto"/>
            <w:left w:val="none" w:sz="0" w:space="0" w:color="auto"/>
            <w:bottom w:val="none" w:sz="0" w:space="0" w:color="auto"/>
            <w:right w:val="none" w:sz="0" w:space="0" w:color="auto"/>
          </w:divBdr>
        </w:div>
        <w:div w:id="1604454125">
          <w:marLeft w:val="640"/>
          <w:marRight w:val="0"/>
          <w:marTop w:val="0"/>
          <w:marBottom w:val="0"/>
          <w:divBdr>
            <w:top w:val="none" w:sz="0" w:space="0" w:color="auto"/>
            <w:left w:val="none" w:sz="0" w:space="0" w:color="auto"/>
            <w:bottom w:val="none" w:sz="0" w:space="0" w:color="auto"/>
            <w:right w:val="none" w:sz="0" w:space="0" w:color="auto"/>
          </w:divBdr>
        </w:div>
        <w:div w:id="1611400729">
          <w:marLeft w:val="640"/>
          <w:marRight w:val="0"/>
          <w:marTop w:val="0"/>
          <w:marBottom w:val="0"/>
          <w:divBdr>
            <w:top w:val="none" w:sz="0" w:space="0" w:color="auto"/>
            <w:left w:val="none" w:sz="0" w:space="0" w:color="auto"/>
            <w:bottom w:val="none" w:sz="0" w:space="0" w:color="auto"/>
            <w:right w:val="none" w:sz="0" w:space="0" w:color="auto"/>
          </w:divBdr>
        </w:div>
        <w:div w:id="1653212204">
          <w:marLeft w:val="640"/>
          <w:marRight w:val="0"/>
          <w:marTop w:val="0"/>
          <w:marBottom w:val="0"/>
          <w:divBdr>
            <w:top w:val="none" w:sz="0" w:space="0" w:color="auto"/>
            <w:left w:val="none" w:sz="0" w:space="0" w:color="auto"/>
            <w:bottom w:val="none" w:sz="0" w:space="0" w:color="auto"/>
            <w:right w:val="none" w:sz="0" w:space="0" w:color="auto"/>
          </w:divBdr>
        </w:div>
        <w:div w:id="678898134">
          <w:marLeft w:val="640"/>
          <w:marRight w:val="0"/>
          <w:marTop w:val="0"/>
          <w:marBottom w:val="0"/>
          <w:divBdr>
            <w:top w:val="none" w:sz="0" w:space="0" w:color="auto"/>
            <w:left w:val="none" w:sz="0" w:space="0" w:color="auto"/>
            <w:bottom w:val="none" w:sz="0" w:space="0" w:color="auto"/>
            <w:right w:val="none" w:sz="0" w:space="0" w:color="auto"/>
          </w:divBdr>
        </w:div>
        <w:div w:id="926229980">
          <w:marLeft w:val="640"/>
          <w:marRight w:val="0"/>
          <w:marTop w:val="0"/>
          <w:marBottom w:val="0"/>
          <w:divBdr>
            <w:top w:val="none" w:sz="0" w:space="0" w:color="auto"/>
            <w:left w:val="none" w:sz="0" w:space="0" w:color="auto"/>
            <w:bottom w:val="none" w:sz="0" w:space="0" w:color="auto"/>
            <w:right w:val="none" w:sz="0" w:space="0" w:color="auto"/>
          </w:divBdr>
        </w:div>
        <w:div w:id="2105761959">
          <w:marLeft w:val="640"/>
          <w:marRight w:val="0"/>
          <w:marTop w:val="0"/>
          <w:marBottom w:val="0"/>
          <w:divBdr>
            <w:top w:val="none" w:sz="0" w:space="0" w:color="auto"/>
            <w:left w:val="none" w:sz="0" w:space="0" w:color="auto"/>
            <w:bottom w:val="none" w:sz="0" w:space="0" w:color="auto"/>
            <w:right w:val="none" w:sz="0" w:space="0" w:color="auto"/>
          </w:divBdr>
        </w:div>
        <w:div w:id="1097411165">
          <w:marLeft w:val="640"/>
          <w:marRight w:val="0"/>
          <w:marTop w:val="0"/>
          <w:marBottom w:val="0"/>
          <w:divBdr>
            <w:top w:val="none" w:sz="0" w:space="0" w:color="auto"/>
            <w:left w:val="none" w:sz="0" w:space="0" w:color="auto"/>
            <w:bottom w:val="none" w:sz="0" w:space="0" w:color="auto"/>
            <w:right w:val="none" w:sz="0" w:space="0" w:color="auto"/>
          </w:divBdr>
        </w:div>
        <w:div w:id="1778254602">
          <w:marLeft w:val="640"/>
          <w:marRight w:val="0"/>
          <w:marTop w:val="0"/>
          <w:marBottom w:val="0"/>
          <w:divBdr>
            <w:top w:val="none" w:sz="0" w:space="0" w:color="auto"/>
            <w:left w:val="none" w:sz="0" w:space="0" w:color="auto"/>
            <w:bottom w:val="none" w:sz="0" w:space="0" w:color="auto"/>
            <w:right w:val="none" w:sz="0" w:space="0" w:color="auto"/>
          </w:divBdr>
        </w:div>
        <w:div w:id="251017162">
          <w:marLeft w:val="640"/>
          <w:marRight w:val="0"/>
          <w:marTop w:val="0"/>
          <w:marBottom w:val="0"/>
          <w:divBdr>
            <w:top w:val="none" w:sz="0" w:space="0" w:color="auto"/>
            <w:left w:val="none" w:sz="0" w:space="0" w:color="auto"/>
            <w:bottom w:val="none" w:sz="0" w:space="0" w:color="auto"/>
            <w:right w:val="none" w:sz="0" w:space="0" w:color="auto"/>
          </w:divBdr>
        </w:div>
        <w:div w:id="1326278861">
          <w:marLeft w:val="640"/>
          <w:marRight w:val="0"/>
          <w:marTop w:val="0"/>
          <w:marBottom w:val="0"/>
          <w:divBdr>
            <w:top w:val="none" w:sz="0" w:space="0" w:color="auto"/>
            <w:left w:val="none" w:sz="0" w:space="0" w:color="auto"/>
            <w:bottom w:val="none" w:sz="0" w:space="0" w:color="auto"/>
            <w:right w:val="none" w:sz="0" w:space="0" w:color="auto"/>
          </w:divBdr>
        </w:div>
        <w:div w:id="979113221">
          <w:marLeft w:val="640"/>
          <w:marRight w:val="0"/>
          <w:marTop w:val="0"/>
          <w:marBottom w:val="0"/>
          <w:divBdr>
            <w:top w:val="none" w:sz="0" w:space="0" w:color="auto"/>
            <w:left w:val="none" w:sz="0" w:space="0" w:color="auto"/>
            <w:bottom w:val="none" w:sz="0" w:space="0" w:color="auto"/>
            <w:right w:val="none" w:sz="0" w:space="0" w:color="auto"/>
          </w:divBdr>
        </w:div>
        <w:div w:id="1967810906">
          <w:marLeft w:val="640"/>
          <w:marRight w:val="0"/>
          <w:marTop w:val="0"/>
          <w:marBottom w:val="0"/>
          <w:divBdr>
            <w:top w:val="none" w:sz="0" w:space="0" w:color="auto"/>
            <w:left w:val="none" w:sz="0" w:space="0" w:color="auto"/>
            <w:bottom w:val="none" w:sz="0" w:space="0" w:color="auto"/>
            <w:right w:val="none" w:sz="0" w:space="0" w:color="auto"/>
          </w:divBdr>
        </w:div>
        <w:div w:id="1542356830">
          <w:marLeft w:val="640"/>
          <w:marRight w:val="0"/>
          <w:marTop w:val="0"/>
          <w:marBottom w:val="0"/>
          <w:divBdr>
            <w:top w:val="none" w:sz="0" w:space="0" w:color="auto"/>
            <w:left w:val="none" w:sz="0" w:space="0" w:color="auto"/>
            <w:bottom w:val="none" w:sz="0" w:space="0" w:color="auto"/>
            <w:right w:val="none" w:sz="0" w:space="0" w:color="auto"/>
          </w:divBdr>
        </w:div>
        <w:div w:id="1094548032">
          <w:marLeft w:val="640"/>
          <w:marRight w:val="0"/>
          <w:marTop w:val="0"/>
          <w:marBottom w:val="0"/>
          <w:divBdr>
            <w:top w:val="none" w:sz="0" w:space="0" w:color="auto"/>
            <w:left w:val="none" w:sz="0" w:space="0" w:color="auto"/>
            <w:bottom w:val="none" w:sz="0" w:space="0" w:color="auto"/>
            <w:right w:val="none" w:sz="0" w:space="0" w:color="auto"/>
          </w:divBdr>
        </w:div>
        <w:div w:id="682442021">
          <w:marLeft w:val="640"/>
          <w:marRight w:val="0"/>
          <w:marTop w:val="0"/>
          <w:marBottom w:val="0"/>
          <w:divBdr>
            <w:top w:val="none" w:sz="0" w:space="0" w:color="auto"/>
            <w:left w:val="none" w:sz="0" w:space="0" w:color="auto"/>
            <w:bottom w:val="none" w:sz="0" w:space="0" w:color="auto"/>
            <w:right w:val="none" w:sz="0" w:space="0" w:color="auto"/>
          </w:divBdr>
        </w:div>
        <w:div w:id="114105215">
          <w:marLeft w:val="640"/>
          <w:marRight w:val="0"/>
          <w:marTop w:val="0"/>
          <w:marBottom w:val="0"/>
          <w:divBdr>
            <w:top w:val="none" w:sz="0" w:space="0" w:color="auto"/>
            <w:left w:val="none" w:sz="0" w:space="0" w:color="auto"/>
            <w:bottom w:val="none" w:sz="0" w:space="0" w:color="auto"/>
            <w:right w:val="none" w:sz="0" w:space="0" w:color="auto"/>
          </w:divBdr>
        </w:div>
        <w:div w:id="1376655567">
          <w:marLeft w:val="640"/>
          <w:marRight w:val="0"/>
          <w:marTop w:val="0"/>
          <w:marBottom w:val="0"/>
          <w:divBdr>
            <w:top w:val="none" w:sz="0" w:space="0" w:color="auto"/>
            <w:left w:val="none" w:sz="0" w:space="0" w:color="auto"/>
            <w:bottom w:val="none" w:sz="0" w:space="0" w:color="auto"/>
            <w:right w:val="none" w:sz="0" w:space="0" w:color="auto"/>
          </w:divBdr>
        </w:div>
        <w:div w:id="1858035859">
          <w:marLeft w:val="640"/>
          <w:marRight w:val="0"/>
          <w:marTop w:val="0"/>
          <w:marBottom w:val="0"/>
          <w:divBdr>
            <w:top w:val="none" w:sz="0" w:space="0" w:color="auto"/>
            <w:left w:val="none" w:sz="0" w:space="0" w:color="auto"/>
            <w:bottom w:val="none" w:sz="0" w:space="0" w:color="auto"/>
            <w:right w:val="none" w:sz="0" w:space="0" w:color="auto"/>
          </w:divBdr>
        </w:div>
        <w:div w:id="1179779097">
          <w:marLeft w:val="640"/>
          <w:marRight w:val="0"/>
          <w:marTop w:val="0"/>
          <w:marBottom w:val="0"/>
          <w:divBdr>
            <w:top w:val="none" w:sz="0" w:space="0" w:color="auto"/>
            <w:left w:val="none" w:sz="0" w:space="0" w:color="auto"/>
            <w:bottom w:val="none" w:sz="0" w:space="0" w:color="auto"/>
            <w:right w:val="none" w:sz="0" w:space="0" w:color="auto"/>
          </w:divBdr>
        </w:div>
        <w:div w:id="803082475">
          <w:marLeft w:val="640"/>
          <w:marRight w:val="0"/>
          <w:marTop w:val="0"/>
          <w:marBottom w:val="0"/>
          <w:divBdr>
            <w:top w:val="none" w:sz="0" w:space="0" w:color="auto"/>
            <w:left w:val="none" w:sz="0" w:space="0" w:color="auto"/>
            <w:bottom w:val="none" w:sz="0" w:space="0" w:color="auto"/>
            <w:right w:val="none" w:sz="0" w:space="0" w:color="auto"/>
          </w:divBdr>
        </w:div>
        <w:div w:id="531117858">
          <w:marLeft w:val="640"/>
          <w:marRight w:val="0"/>
          <w:marTop w:val="0"/>
          <w:marBottom w:val="0"/>
          <w:divBdr>
            <w:top w:val="none" w:sz="0" w:space="0" w:color="auto"/>
            <w:left w:val="none" w:sz="0" w:space="0" w:color="auto"/>
            <w:bottom w:val="none" w:sz="0" w:space="0" w:color="auto"/>
            <w:right w:val="none" w:sz="0" w:space="0" w:color="auto"/>
          </w:divBdr>
        </w:div>
        <w:div w:id="519323630">
          <w:marLeft w:val="640"/>
          <w:marRight w:val="0"/>
          <w:marTop w:val="0"/>
          <w:marBottom w:val="0"/>
          <w:divBdr>
            <w:top w:val="none" w:sz="0" w:space="0" w:color="auto"/>
            <w:left w:val="none" w:sz="0" w:space="0" w:color="auto"/>
            <w:bottom w:val="none" w:sz="0" w:space="0" w:color="auto"/>
            <w:right w:val="none" w:sz="0" w:space="0" w:color="auto"/>
          </w:divBdr>
        </w:div>
        <w:div w:id="988942366">
          <w:marLeft w:val="640"/>
          <w:marRight w:val="0"/>
          <w:marTop w:val="0"/>
          <w:marBottom w:val="0"/>
          <w:divBdr>
            <w:top w:val="none" w:sz="0" w:space="0" w:color="auto"/>
            <w:left w:val="none" w:sz="0" w:space="0" w:color="auto"/>
            <w:bottom w:val="none" w:sz="0" w:space="0" w:color="auto"/>
            <w:right w:val="none" w:sz="0" w:space="0" w:color="auto"/>
          </w:divBdr>
        </w:div>
        <w:div w:id="446773820">
          <w:marLeft w:val="640"/>
          <w:marRight w:val="0"/>
          <w:marTop w:val="0"/>
          <w:marBottom w:val="0"/>
          <w:divBdr>
            <w:top w:val="none" w:sz="0" w:space="0" w:color="auto"/>
            <w:left w:val="none" w:sz="0" w:space="0" w:color="auto"/>
            <w:bottom w:val="none" w:sz="0" w:space="0" w:color="auto"/>
            <w:right w:val="none" w:sz="0" w:space="0" w:color="auto"/>
          </w:divBdr>
        </w:div>
        <w:div w:id="1303852410">
          <w:marLeft w:val="640"/>
          <w:marRight w:val="0"/>
          <w:marTop w:val="0"/>
          <w:marBottom w:val="0"/>
          <w:divBdr>
            <w:top w:val="none" w:sz="0" w:space="0" w:color="auto"/>
            <w:left w:val="none" w:sz="0" w:space="0" w:color="auto"/>
            <w:bottom w:val="none" w:sz="0" w:space="0" w:color="auto"/>
            <w:right w:val="none" w:sz="0" w:space="0" w:color="auto"/>
          </w:divBdr>
        </w:div>
        <w:div w:id="490680643">
          <w:marLeft w:val="640"/>
          <w:marRight w:val="0"/>
          <w:marTop w:val="0"/>
          <w:marBottom w:val="0"/>
          <w:divBdr>
            <w:top w:val="none" w:sz="0" w:space="0" w:color="auto"/>
            <w:left w:val="none" w:sz="0" w:space="0" w:color="auto"/>
            <w:bottom w:val="none" w:sz="0" w:space="0" w:color="auto"/>
            <w:right w:val="none" w:sz="0" w:space="0" w:color="auto"/>
          </w:divBdr>
        </w:div>
        <w:div w:id="1947030984">
          <w:marLeft w:val="640"/>
          <w:marRight w:val="0"/>
          <w:marTop w:val="0"/>
          <w:marBottom w:val="0"/>
          <w:divBdr>
            <w:top w:val="none" w:sz="0" w:space="0" w:color="auto"/>
            <w:left w:val="none" w:sz="0" w:space="0" w:color="auto"/>
            <w:bottom w:val="none" w:sz="0" w:space="0" w:color="auto"/>
            <w:right w:val="none" w:sz="0" w:space="0" w:color="auto"/>
          </w:divBdr>
        </w:div>
        <w:div w:id="355693009">
          <w:marLeft w:val="640"/>
          <w:marRight w:val="0"/>
          <w:marTop w:val="0"/>
          <w:marBottom w:val="0"/>
          <w:divBdr>
            <w:top w:val="none" w:sz="0" w:space="0" w:color="auto"/>
            <w:left w:val="none" w:sz="0" w:space="0" w:color="auto"/>
            <w:bottom w:val="none" w:sz="0" w:space="0" w:color="auto"/>
            <w:right w:val="none" w:sz="0" w:space="0" w:color="auto"/>
          </w:divBdr>
        </w:div>
        <w:div w:id="1688797630">
          <w:marLeft w:val="640"/>
          <w:marRight w:val="0"/>
          <w:marTop w:val="0"/>
          <w:marBottom w:val="0"/>
          <w:divBdr>
            <w:top w:val="none" w:sz="0" w:space="0" w:color="auto"/>
            <w:left w:val="none" w:sz="0" w:space="0" w:color="auto"/>
            <w:bottom w:val="none" w:sz="0" w:space="0" w:color="auto"/>
            <w:right w:val="none" w:sz="0" w:space="0" w:color="auto"/>
          </w:divBdr>
        </w:div>
        <w:div w:id="1516651053">
          <w:marLeft w:val="640"/>
          <w:marRight w:val="0"/>
          <w:marTop w:val="0"/>
          <w:marBottom w:val="0"/>
          <w:divBdr>
            <w:top w:val="none" w:sz="0" w:space="0" w:color="auto"/>
            <w:left w:val="none" w:sz="0" w:space="0" w:color="auto"/>
            <w:bottom w:val="none" w:sz="0" w:space="0" w:color="auto"/>
            <w:right w:val="none" w:sz="0" w:space="0" w:color="auto"/>
          </w:divBdr>
        </w:div>
        <w:div w:id="1733848369">
          <w:marLeft w:val="640"/>
          <w:marRight w:val="0"/>
          <w:marTop w:val="0"/>
          <w:marBottom w:val="0"/>
          <w:divBdr>
            <w:top w:val="none" w:sz="0" w:space="0" w:color="auto"/>
            <w:left w:val="none" w:sz="0" w:space="0" w:color="auto"/>
            <w:bottom w:val="none" w:sz="0" w:space="0" w:color="auto"/>
            <w:right w:val="none" w:sz="0" w:space="0" w:color="auto"/>
          </w:divBdr>
        </w:div>
        <w:div w:id="1257052738">
          <w:marLeft w:val="640"/>
          <w:marRight w:val="0"/>
          <w:marTop w:val="0"/>
          <w:marBottom w:val="0"/>
          <w:divBdr>
            <w:top w:val="none" w:sz="0" w:space="0" w:color="auto"/>
            <w:left w:val="none" w:sz="0" w:space="0" w:color="auto"/>
            <w:bottom w:val="none" w:sz="0" w:space="0" w:color="auto"/>
            <w:right w:val="none" w:sz="0" w:space="0" w:color="auto"/>
          </w:divBdr>
        </w:div>
        <w:div w:id="505217812">
          <w:marLeft w:val="640"/>
          <w:marRight w:val="0"/>
          <w:marTop w:val="0"/>
          <w:marBottom w:val="0"/>
          <w:divBdr>
            <w:top w:val="none" w:sz="0" w:space="0" w:color="auto"/>
            <w:left w:val="none" w:sz="0" w:space="0" w:color="auto"/>
            <w:bottom w:val="none" w:sz="0" w:space="0" w:color="auto"/>
            <w:right w:val="none" w:sz="0" w:space="0" w:color="auto"/>
          </w:divBdr>
        </w:div>
        <w:div w:id="643000838">
          <w:marLeft w:val="640"/>
          <w:marRight w:val="0"/>
          <w:marTop w:val="0"/>
          <w:marBottom w:val="0"/>
          <w:divBdr>
            <w:top w:val="none" w:sz="0" w:space="0" w:color="auto"/>
            <w:left w:val="none" w:sz="0" w:space="0" w:color="auto"/>
            <w:bottom w:val="none" w:sz="0" w:space="0" w:color="auto"/>
            <w:right w:val="none" w:sz="0" w:space="0" w:color="auto"/>
          </w:divBdr>
        </w:div>
        <w:div w:id="893540777">
          <w:marLeft w:val="640"/>
          <w:marRight w:val="0"/>
          <w:marTop w:val="0"/>
          <w:marBottom w:val="0"/>
          <w:divBdr>
            <w:top w:val="none" w:sz="0" w:space="0" w:color="auto"/>
            <w:left w:val="none" w:sz="0" w:space="0" w:color="auto"/>
            <w:bottom w:val="none" w:sz="0" w:space="0" w:color="auto"/>
            <w:right w:val="none" w:sz="0" w:space="0" w:color="auto"/>
          </w:divBdr>
        </w:div>
      </w:divsChild>
    </w:div>
    <w:div w:id="1749376806">
      <w:bodyDiv w:val="1"/>
      <w:marLeft w:val="0"/>
      <w:marRight w:val="0"/>
      <w:marTop w:val="0"/>
      <w:marBottom w:val="0"/>
      <w:divBdr>
        <w:top w:val="none" w:sz="0" w:space="0" w:color="auto"/>
        <w:left w:val="none" w:sz="0" w:space="0" w:color="auto"/>
        <w:bottom w:val="none" w:sz="0" w:space="0" w:color="auto"/>
        <w:right w:val="none" w:sz="0" w:space="0" w:color="auto"/>
      </w:divBdr>
      <w:divsChild>
        <w:div w:id="1535776293">
          <w:marLeft w:val="640"/>
          <w:marRight w:val="0"/>
          <w:marTop w:val="0"/>
          <w:marBottom w:val="0"/>
          <w:divBdr>
            <w:top w:val="none" w:sz="0" w:space="0" w:color="auto"/>
            <w:left w:val="none" w:sz="0" w:space="0" w:color="auto"/>
            <w:bottom w:val="none" w:sz="0" w:space="0" w:color="auto"/>
            <w:right w:val="none" w:sz="0" w:space="0" w:color="auto"/>
          </w:divBdr>
        </w:div>
        <w:div w:id="1223564042">
          <w:marLeft w:val="640"/>
          <w:marRight w:val="0"/>
          <w:marTop w:val="0"/>
          <w:marBottom w:val="0"/>
          <w:divBdr>
            <w:top w:val="none" w:sz="0" w:space="0" w:color="auto"/>
            <w:left w:val="none" w:sz="0" w:space="0" w:color="auto"/>
            <w:bottom w:val="none" w:sz="0" w:space="0" w:color="auto"/>
            <w:right w:val="none" w:sz="0" w:space="0" w:color="auto"/>
          </w:divBdr>
        </w:div>
        <w:div w:id="65274221">
          <w:marLeft w:val="640"/>
          <w:marRight w:val="0"/>
          <w:marTop w:val="0"/>
          <w:marBottom w:val="0"/>
          <w:divBdr>
            <w:top w:val="none" w:sz="0" w:space="0" w:color="auto"/>
            <w:left w:val="none" w:sz="0" w:space="0" w:color="auto"/>
            <w:bottom w:val="none" w:sz="0" w:space="0" w:color="auto"/>
            <w:right w:val="none" w:sz="0" w:space="0" w:color="auto"/>
          </w:divBdr>
        </w:div>
        <w:div w:id="684483435">
          <w:marLeft w:val="640"/>
          <w:marRight w:val="0"/>
          <w:marTop w:val="0"/>
          <w:marBottom w:val="0"/>
          <w:divBdr>
            <w:top w:val="none" w:sz="0" w:space="0" w:color="auto"/>
            <w:left w:val="none" w:sz="0" w:space="0" w:color="auto"/>
            <w:bottom w:val="none" w:sz="0" w:space="0" w:color="auto"/>
            <w:right w:val="none" w:sz="0" w:space="0" w:color="auto"/>
          </w:divBdr>
        </w:div>
        <w:div w:id="341203293">
          <w:marLeft w:val="640"/>
          <w:marRight w:val="0"/>
          <w:marTop w:val="0"/>
          <w:marBottom w:val="0"/>
          <w:divBdr>
            <w:top w:val="none" w:sz="0" w:space="0" w:color="auto"/>
            <w:left w:val="none" w:sz="0" w:space="0" w:color="auto"/>
            <w:bottom w:val="none" w:sz="0" w:space="0" w:color="auto"/>
            <w:right w:val="none" w:sz="0" w:space="0" w:color="auto"/>
          </w:divBdr>
        </w:div>
        <w:div w:id="823855172">
          <w:marLeft w:val="640"/>
          <w:marRight w:val="0"/>
          <w:marTop w:val="0"/>
          <w:marBottom w:val="0"/>
          <w:divBdr>
            <w:top w:val="none" w:sz="0" w:space="0" w:color="auto"/>
            <w:left w:val="none" w:sz="0" w:space="0" w:color="auto"/>
            <w:bottom w:val="none" w:sz="0" w:space="0" w:color="auto"/>
            <w:right w:val="none" w:sz="0" w:space="0" w:color="auto"/>
          </w:divBdr>
        </w:div>
        <w:div w:id="536889660">
          <w:marLeft w:val="640"/>
          <w:marRight w:val="0"/>
          <w:marTop w:val="0"/>
          <w:marBottom w:val="0"/>
          <w:divBdr>
            <w:top w:val="none" w:sz="0" w:space="0" w:color="auto"/>
            <w:left w:val="none" w:sz="0" w:space="0" w:color="auto"/>
            <w:bottom w:val="none" w:sz="0" w:space="0" w:color="auto"/>
            <w:right w:val="none" w:sz="0" w:space="0" w:color="auto"/>
          </w:divBdr>
        </w:div>
        <w:div w:id="1787694057">
          <w:marLeft w:val="640"/>
          <w:marRight w:val="0"/>
          <w:marTop w:val="0"/>
          <w:marBottom w:val="0"/>
          <w:divBdr>
            <w:top w:val="none" w:sz="0" w:space="0" w:color="auto"/>
            <w:left w:val="none" w:sz="0" w:space="0" w:color="auto"/>
            <w:bottom w:val="none" w:sz="0" w:space="0" w:color="auto"/>
            <w:right w:val="none" w:sz="0" w:space="0" w:color="auto"/>
          </w:divBdr>
        </w:div>
        <w:div w:id="1839808902">
          <w:marLeft w:val="640"/>
          <w:marRight w:val="0"/>
          <w:marTop w:val="0"/>
          <w:marBottom w:val="0"/>
          <w:divBdr>
            <w:top w:val="none" w:sz="0" w:space="0" w:color="auto"/>
            <w:left w:val="none" w:sz="0" w:space="0" w:color="auto"/>
            <w:bottom w:val="none" w:sz="0" w:space="0" w:color="auto"/>
            <w:right w:val="none" w:sz="0" w:space="0" w:color="auto"/>
          </w:divBdr>
        </w:div>
        <w:div w:id="979385242">
          <w:marLeft w:val="640"/>
          <w:marRight w:val="0"/>
          <w:marTop w:val="0"/>
          <w:marBottom w:val="0"/>
          <w:divBdr>
            <w:top w:val="none" w:sz="0" w:space="0" w:color="auto"/>
            <w:left w:val="none" w:sz="0" w:space="0" w:color="auto"/>
            <w:bottom w:val="none" w:sz="0" w:space="0" w:color="auto"/>
            <w:right w:val="none" w:sz="0" w:space="0" w:color="auto"/>
          </w:divBdr>
        </w:div>
        <w:div w:id="815149287">
          <w:marLeft w:val="640"/>
          <w:marRight w:val="0"/>
          <w:marTop w:val="0"/>
          <w:marBottom w:val="0"/>
          <w:divBdr>
            <w:top w:val="none" w:sz="0" w:space="0" w:color="auto"/>
            <w:left w:val="none" w:sz="0" w:space="0" w:color="auto"/>
            <w:bottom w:val="none" w:sz="0" w:space="0" w:color="auto"/>
            <w:right w:val="none" w:sz="0" w:space="0" w:color="auto"/>
          </w:divBdr>
        </w:div>
        <w:div w:id="84956131">
          <w:marLeft w:val="640"/>
          <w:marRight w:val="0"/>
          <w:marTop w:val="0"/>
          <w:marBottom w:val="0"/>
          <w:divBdr>
            <w:top w:val="none" w:sz="0" w:space="0" w:color="auto"/>
            <w:left w:val="none" w:sz="0" w:space="0" w:color="auto"/>
            <w:bottom w:val="none" w:sz="0" w:space="0" w:color="auto"/>
            <w:right w:val="none" w:sz="0" w:space="0" w:color="auto"/>
          </w:divBdr>
        </w:div>
        <w:div w:id="1317762568">
          <w:marLeft w:val="640"/>
          <w:marRight w:val="0"/>
          <w:marTop w:val="0"/>
          <w:marBottom w:val="0"/>
          <w:divBdr>
            <w:top w:val="none" w:sz="0" w:space="0" w:color="auto"/>
            <w:left w:val="none" w:sz="0" w:space="0" w:color="auto"/>
            <w:bottom w:val="none" w:sz="0" w:space="0" w:color="auto"/>
            <w:right w:val="none" w:sz="0" w:space="0" w:color="auto"/>
          </w:divBdr>
        </w:div>
        <w:div w:id="1667976543">
          <w:marLeft w:val="640"/>
          <w:marRight w:val="0"/>
          <w:marTop w:val="0"/>
          <w:marBottom w:val="0"/>
          <w:divBdr>
            <w:top w:val="none" w:sz="0" w:space="0" w:color="auto"/>
            <w:left w:val="none" w:sz="0" w:space="0" w:color="auto"/>
            <w:bottom w:val="none" w:sz="0" w:space="0" w:color="auto"/>
            <w:right w:val="none" w:sz="0" w:space="0" w:color="auto"/>
          </w:divBdr>
        </w:div>
        <w:div w:id="1280991505">
          <w:marLeft w:val="640"/>
          <w:marRight w:val="0"/>
          <w:marTop w:val="0"/>
          <w:marBottom w:val="0"/>
          <w:divBdr>
            <w:top w:val="none" w:sz="0" w:space="0" w:color="auto"/>
            <w:left w:val="none" w:sz="0" w:space="0" w:color="auto"/>
            <w:bottom w:val="none" w:sz="0" w:space="0" w:color="auto"/>
            <w:right w:val="none" w:sz="0" w:space="0" w:color="auto"/>
          </w:divBdr>
        </w:div>
        <w:div w:id="1689137093">
          <w:marLeft w:val="640"/>
          <w:marRight w:val="0"/>
          <w:marTop w:val="0"/>
          <w:marBottom w:val="0"/>
          <w:divBdr>
            <w:top w:val="none" w:sz="0" w:space="0" w:color="auto"/>
            <w:left w:val="none" w:sz="0" w:space="0" w:color="auto"/>
            <w:bottom w:val="none" w:sz="0" w:space="0" w:color="auto"/>
            <w:right w:val="none" w:sz="0" w:space="0" w:color="auto"/>
          </w:divBdr>
        </w:div>
        <w:div w:id="958343418">
          <w:marLeft w:val="640"/>
          <w:marRight w:val="0"/>
          <w:marTop w:val="0"/>
          <w:marBottom w:val="0"/>
          <w:divBdr>
            <w:top w:val="none" w:sz="0" w:space="0" w:color="auto"/>
            <w:left w:val="none" w:sz="0" w:space="0" w:color="auto"/>
            <w:bottom w:val="none" w:sz="0" w:space="0" w:color="auto"/>
            <w:right w:val="none" w:sz="0" w:space="0" w:color="auto"/>
          </w:divBdr>
        </w:div>
        <w:div w:id="1970815593">
          <w:marLeft w:val="640"/>
          <w:marRight w:val="0"/>
          <w:marTop w:val="0"/>
          <w:marBottom w:val="0"/>
          <w:divBdr>
            <w:top w:val="none" w:sz="0" w:space="0" w:color="auto"/>
            <w:left w:val="none" w:sz="0" w:space="0" w:color="auto"/>
            <w:bottom w:val="none" w:sz="0" w:space="0" w:color="auto"/>
            <w:right w:val="none" w:sz="0" w:space="0" w:color="auto"/>
          </w:divBdr>
        </w:div>
        <w:div w:id="346060377">
          <w:marLeft w:val="640"/>
          <w:marRight w:val="0"/>
          <w:marTop w:val="0"/>
          <w:marBottom w:val="0"/>
          <w:divBdr>
            <w:top w:val="none" w:sz="0" w:space="0" w:color="auto"/>
            <w:left w:val="none" w:sz="0" w:space="0" w:color="auto"/>
            <w:bottom w:val="none" w:sz="0" w:space="0" w:color="auto"/>
            <w:right w:val="none" w:sz="0" w:space="0" w:color="auto"/>
          </w:divBdr>
        </w:div>
        <w:div w:id="378360001">
          <w:marLeft w:val="640"/>
          <w:marRight w:val="0"/>
          <w:marTop w:val="0"/>
          <w:marBottom w:val="0"/>
          <w:divBdr>
            <w:top w:val="none" w:sz="0" w:space="0" w:color="auto"/>
            <w:left w:val="none" w:sz="0" w:space="0" w:color="auto"/>
            <w:bottom w:val="none" w:sz="0" w:space="0" w:color="auto"/>
            <w:right w:val="none" w:sz="0" w:space="0" w:color="auto"/>
          </w:divBdr>
        </w:div>
        <w:div w:id="2056929973">
          <w:marLeft w:val="640"/>
          <w:marRight w:val="0"/>
          <w:marTop w:val="0"/>
          <w:marBottom w:val="0"/>
          <w:divBdr>
            <w:top w:val="none" w:sz="0" w:space="0" w:color="auto"/>
            <w:left w:val="none" w:sz="0" w:space="0" w:color="auto"/>
            <w:bottom w:val="none" w:sz="0" w:space="0" w:color="auto"/>
            <w:right w:val="none" w:sz="0" w:space="0" w:color="auto"/>
          </w:divBdr>
        </w:div>
        <w:div w:id="140118321">
          <w:marLeft w:val="640"/>
          <w:marRight w:val="0"/>
          <w:marTop w:val="0"/>
          <w:marBottom w:val="0"/>
          <w:divBdr>
            <w:top w:val="none" w:sz="0" w:space="0" w:color="auto"/>
            <w:left w:val="none" w:sz="0" w:space="0" w:color="auto"/>
            <w:bottom w:val="none" w:sz="0" w:space="0" w:color="auto"/>
            <w:right w:val="none" w:sz="0" w:space="0" w:color="auto"/>
          </w:divBdr>
        </w:div>
        <w:div w:id="1337879182">
          <w:marLeft w:val="640"/>
          <w:marRight w:val="0"/>
          <w:marTop w:val="0"/>
          <w:marBottom w:val="0"/>
          <w:divBdr>
            <w:top w:val="none" w:sz="0" w:space="0" w:color="auto"/>
            <w:left w:val="none" w:sz="0" w:space="0" w:color="auto"/>
            <w:bottom w:val="none" w:sz="0" w:space="0" w:color="auto"/>
            <w:right w:val="none" w:sz="0" w:space="0" w:color="auto"/>
          </w:divBdr>
        </w:div>
        <w:div w:id="2056806055">
          <w:marLeft w:val="640"/>
          <w:marRight w:val="0"/>
          <w:marTop w:val="0"/>
          <w:marBottom w:val="0"/>
          <w:divBdr>
            <w:top w:val="none" w:sz="0" w:space="0" w:color="auto"/>
            <w:left w:val="none" w:sz="0" w:space="0" w:color="auto"/>
            <w:bottom w:val="none" w:sz="0" w:space="0" w:color="auto"/>
            <w:right w:val="none" w:sz="0" w:space="0" w:color="auto"/>
          </w:divBdr>
        </w:div>
        <w:div w:id="1893735282">
          <w:marLeft w:val="640"/>
          <w:marRight w:val="0"/>
          <w:marTop w:val="0"/>
          <w:marBottom w:val="0"/>
          <w:divBdr>
            <w:top w:val="none" w:sz="0" w:space="0" w:color="auto"/>
            <w:left w:val="none" w:sz="0" w:space="0" w:color="auto"/>
            <w:bottom w:val="none" w:sz="0" w:space="0" w:color="auto"/>
            <w:right w:val="none" w:sz="0" w:space="0" w:color="auto"/>
          </w:divBdr>
        </w:div>
        <w:div w:id="4600031">
          <w:marLeft w:val="640"/>
          <w:marRight w:val="0"/>
          <w:marTop w:val="0"/>
          <w:marBottom w:val="0"/>
          <w:divBdr>
            <w:top w:val="none" w:sz="0" w:space="0" w:color="auto"/>
            <w:left w:val="none" w:sz="0" w:space="0" w:color="auto"/>
            <w:bottom w:val="none" w:sz="0" w:space="0" w:color="auto"/>
            <w:right w:val="none" w:sz="0" w:space="0" w:color="auto"/>
          </w:divBdr>
        </w:div>
        <w:div w:id="1860125490">
          <w:marLeft w:val="640"/>
          <w:marRight w:val="0"/>
          <w:marTop w:val="0"/>
          <w:marBottom w:val="0"/>
          <w:divBdr>
            <w:top w:val="none" w:sz="0" w:space="0" w:color="auto"/>
            <w:left w:val="none" w:sz="0" w:space="0" w:color="auto"/>
            <w:bottom w:val="none" w:sz="0" w:space="0" w:color="auto"/>
            <w:right w:val="none" w:sz="0" w:space="0" w:color="auto"/>
          </w:divBdr>
        </w:div>
        <w:div w:id="982584881">
          <w:marLeft w:val="640"/>
          <w:marRight w:val="0"/>
          <w:marTop w:val="0"/>
          <w:marBottom w:val="0"/>
          <w:divBdr>
            <w:top w:val="none" w:sz="0" w:space="0" w:color="auto"/>
            <w:left w:val="none" w:sz="0" w:space="0" w:color="auto"/>
            <w:bottom w:val="none" w:sz="0" w:space="0" w:color="auto"/>
            <w:right w:val="none" w:sz="0" w:space="0" w:color="auto"/>
          </w:divBdr>
        </w:div>
        <w:div w:id="857424049">
          <w:marLeft w:val="640"/>
          <w:marRight w:val="0"/>
          <w:marTop w:val="0"/>
          <w:marBottom w:val="0"/>
          <w:divBdr>
            <w:top w:val="none" w:sz="0" w:space="0" w:color="auto"/>
            <w:left w:val="none" w:sz="0" w:space="0" w:color="auto"/>
            <w:bottom w:val="none" w:sz="0" w:space="0" w:color="auto"/>
            <w:right w:val="none" w:sz="0" w:space="0" w:color="auto"/>
          </w:divBdr>
        </w:div>
        <w:div w:id="1360160255">
          <w:marLeft w:val="640"/>
          <w:marRight w:val="0"/>
          <w:marTop w:val="0"/>
          <w:marBottom w:val="0"/>
          <w:divBdr>
            <w:top w:val="none" w:sz="0" w:space="0" w:color="auto"/>
            <w:left w:val="none" w:sz="0" w:space="0" w:color="auto"/>
            <w:bottom w:val="none" w:sz="0" w:space="0" w:color="auto"/>
            <w:right w:val="none" w:sz="0" w:space="0" w:color="auto"/>
          </w:divBdr>
        </w:div>
        <w:div w:id="1778057336">
          <w:marLeft w:val="640"/>
          <w:marRight w:val="0"/>
          <w:marTop w:val="0"/>
          <w:marBottom w:val="0"/>
          <w:divBdr>
            <w:top w:val="none" w:sz="0" w:space="0" w:color="auto"/>
            <w:left w:val="none" w:sz="0" w:space="0" w:color="auto"/>
            <w:bottom w:val="none" w:sz="0" w:space="0" w:color="auto"/>
            <w:right w:val="none" w:sz="0" w:space="0" w:color="auto"/>
          </w:divBdr>
        </w:div>
        <w:div w:id="1494026710">
          <w:marLeft w:val="640"/>
          <w:marRight w:val="0"/>
          <w:marTop w:val="0"/>
          <w:marBottom w:val="0"/>
          <w:divBdr>
            <w:top w:val="none" w:sz="0" w:space="0" w:color="auto"/>
            <w:left w:val="none" w:sz="0" w:space="0" w:color="auto"/>
            <w:bottom w:val="none" w:sz="0" w:space="0" w:color="auto"/>
            <w:right w:val="none" w:sz="0" w:space="0" w:color="auto"/>
          </w:divBdr>
        </w:div>
        <w:div w:id="199636404">
          <w:marLeft w:val="640"/>
          <w:marRight w:val="0"/>
          <w:marTop w:val="0"/>
          <w:marBottom w:val="0"/>
          <w:divBdr>
            <w:top w:val="none" w:sz="0" w:space="0" w:color="auto"/>
            <w:left w:val="none" w:sz="0" w:space="0" w:color="auto"/>
            <w:bottom w:val="none" w:sz="0" w:space="0" w:color="auto"/>
            <w:right w:val="none" w:sz="0" w:space="0" w:color="auto"/>
          </w:divBdr>
        </w:div>
        <w:div w:id="1410080108">
          <w:marLeft w:val="640"/>
          <w:marRight w:val="0"/>
          <w:marTop w:val="0"/>
          <w:marBottom w:val="0"/>
          <w:divBdr>
            <w:top w:val="none" w:sz="0" w:space="0" w:color="auto"/>
            <w:left w:val="none" w:sz="0" w:space="0" w:color="auto"/>
            <w:bottom w:val="none" w:sz="0" w:space="0" w:color="auto"/>
            <w:right w:val="none" w:sz="0" w:space="0" w:color="auto"/>
          </w:divBdr>
        </w:div>
        <w:div w:id="2031485743">
          <w:marLeft w:val="640"/>
          <w:marRight w:val="0"/>
          <w:marTop w:val="0"/>
          <w:marBottom w:val="0"/>
          <w:divBdr>
            <w:top w:val="none" w:sz="0" w:space="0" w:color="auto"/>
            <w:left w:val="none" w:sz="0" w:space="0" w:color="auto"/>
            <w:bottom w:val="none" w:sz="0" w:space="0" w:color="auto"/>
            <w:right w:val="none" w:sz="0" w:space="0" w:color="auto"/>
          </w:divBdr>
        </w:div>
        <w:div w:id="1143888778">
          <w:marLeft w:val="640"/>
          <w:marRight w:val="0"/>
          <w:marTop w:val="0"/>
          <w:marBottom w:val="0"/>
          <w:divBdr>
            <w:top w:val="none" w:sz="0" w:space="0" w:color="auto"/>
            <w:left w:val="none" w:sz="0" w:space="0" w:color="auto"/>
            <w:bottom w:val="none" w:sz="0" w:space="0" w:color="auto"/>
            <w:right w:val="none" w:sz="0" w:space="0" w:color="auto"/>
          </w:divBdr>
        </w:div>
        <w:div w:id="1563635456">
          <w:marLeft w:val="640"/>
          <w:marRight w:val="0"/>
          <w:marTop w:val="0"/>
          <w:marBottom w:val="0"/>
          <w:divBdr>
            <w:top w:val="none" w:sz="0" w:space="0" w:color="auto"/>
            <w:left w:val="none" w:sz="0" w:space="0" w:color="auto"/>
            <w:bottom w:val="none" w:sz="0" w:space="0" w:color="auto"/>
            <w:right w:val="none" w:sz="0" w:space="0" w:color="auto"/>
          </w:divBdr>
        </w:div>
        <w:div w:id="1271353155">
          <w:marLeft w:val="640"/>
          <w:marRight w:val="0"/>
          <w:marTop w:val="0"/>
          <w:marBottom w:val="0"/>
          <w:divBdr>
            <w:top w:val="none" w:sz="0" w:space="0" w:color="auto"/>
            <w:left w:val="none" w:sz="0" w:space="0" w:color="auto"/>
            <w:bottom w:val="none" w:sz="0" w:space="0" w:color="auto"/>
            <w:right w:val="none" w:sz="0" w:space="0" w:color="auto"/>
          </w:divBdr>
        </w:div>
        <w:div w:id="1157112886">
          <w:marLeft w:val="640"/>
          <w:marRight w:val="0"/>
          <w:marTop w:val="0"/>
          <w:marBottom w:val="0"/>
          <w:divBdr>
            <w:top w:val="none" w:sz="0" w:space="0" w:color="auto"/>
            <w:left w:val="none" w:sz="0" w:space="0" w:color="auto"/>
            <w:bottom w:val="none" w:sz="0" w:space="0" w:color="auto"/>
            <w:right w:val="none" w:sz="0" w:space="0" w:color="auto"/>
          </w:divBdr>
        </w:div>
        <w:div w:id="1571041019">
          <w:marLeft w:val="640"/>
          <w:marRight w:val="0"/>
          <w:marTop w:val="0"/>
          <w:marBottom w:val="0"/>
          <w:divBdr>
            <w:top w:val="none" w:sz="0" w:space="0" w:color="auto"/>
            <w:left w:val="none" w:sz="0" w:space="0" w:color="auto"/>
            <w:bottom w:val="none" w:sz="0" w:space="0" w:color="auto"/>
            <w:right w:val="none" w:sz="0" w:space="0" w:color="auto"/>
          </w:divBdr>
        </w:div>
        <w:div w:id="2144736190">
          <w:marLeft w:val="640"/>
          <w:marRight w:val="0"/>
          <w:marTop w:val="0"/>
          <w:marBottom w:val="0"/>
          <w:divBdr>
            <w:top w:val="none" w:sz="0" w:space="0" w:color="auto"/>
            <w:left w:val="none" w:sz="0" w:space="0" w:color="auto"/>
            <w:bottom w:val="none" w:sz="0" w:space="0" w:color="auto"/>
            <w:right w:val="none" w:sz="0" w:space="0" w:color="auto"/>
          </w:divBdr>
        </w:div>
        <w:div w:id="1475367701">
          <w:marLeft w:val="640"/>
          <w:marRight w:val="0"/>
          <w:marTop w:val="0"/>
          <w:marBottom w:val="0"/>
          <w:divBdr>
            <w:top w:val="none" w:sz="0" w:space="0" w:color="auto"/>
            <w:left w:val="none" w:sz="0" w:space="0" w:color="auto"/>
            <w:bottom w:val="none" w:sz="0" w:space="0" w:color="auto"/>
            <w:right w:val="none" w:sz="0" w:space="0" w:color="auto"/>
          </w:divBdr>
        </w:div>
        <w:div w:id="933712064">
          <w:marLeft w:val="640"/>
          <w:marRight w:val="0"/>
          <w:marTop w:val="0"/>
          <w:marBottom w:val="0"/>
          <w:divBdr>
            <w:top w:val="none" w:sz="0" w:space="0" w:color="auto"/>
            <w:left w:val="none" w:sz="0" w:space="0" w:color="auto"/>
            <w:bottom w:val="none" w:sz="0" w:space="0" w:color="auto"/>
            <w:right w:val="none" w:sz="0" w:space="0" w:color="auto"/>
          </w:divBdr>
        </w:div>
        <w:div w:id="134613251">
          <w:marLeft w:val="640"/>
          <w:marRight w:val="0"/>
          <w:marTop w:val="0"/>
          <w:marBottom w:val="0"/>
          <w:divBdr>
            <w:top w:val="none" w:sz="0" w:space="0" w:color="auto"/>
            <w:left w:val="none" w:sz="0" w:space="0" w:color="auto"/>
            <w:bottom w:val="none" w:sz="0" w:space="0" w:color="auto"/>
            <w:right w:val="none" w:sz="0" w:space="0" w:color="auto"/>
          </w:divBdr>
        </w:div>
        <w:div w:id="1736318920">
          <w:marLeft w:val="640"/>
          <w:marRight w:val="0"/>
          <w:marTop w:val="0"/>
          <w:marBottom w:val="0"/>
          <w:divBdr>
            <w:top w:val="none" w:sz="0" w:space="0" w:color="auto"/>
            <w:left w:val="none" w:sz="0" w:space="0" w:color="auto"/>
            <w:bottom w:val="none" w:sz="0" w:space="0" w:color="auto"/>
            <w:right w:val="none" w:sz="0" w:space="0" w:color="auto"/>
          </w:divBdr>
        </w:div>
        <w:div w:id="2091999055">
          <w:marLeft w:val="640"/>
          <w:marRight w:val="0"/>
          <w:marTop w:val="0"/>
          <w:marBottom w:val="0"/>
          <w:divBdr>
            <w:top w:val="none" w:sz="0" w:space="0" w:color="auto"/>
            <w:left w:val="none" w:sz="0" w:space="0" w:color="auto"/>
            <w:bottom w:val="none" w:sz="0" w:space="0" w:color="auto"/>
            <w:right w:val="none" w:sz="0" w:space="0" w:color="auto"/>
          </w:divBdr>
        </w:div>
        <w:div w:id="392847932">
          <w:marLeft w:val="640"/>
          <w:marRight w:val="0"/>
          <w:marTop w:val="0"/>
          <w:marBottom w:val="0"/>
          <w:divBdr>
            <w:top w:val="none" w:sz="0" w:space="0" w:color="auto"/>
            <w:left w:val="none" w:sz="0" w:space="0" w:color="auto"/>
            <w:bottom w:val="none" w:sz="0" w:space="0" w:color="auto"/>
            <w:right w:val="none" w:sz="0" w:space="0" w:color="auto"/>
          </w:divBdr>
        </w:div>
      </w:divsChild>
    </w:div>
    <w:div w:id="1751728663">
      <w:marLeft w:val="0"/>
      <w:marRight w:val="0"/>
      <w:marTop w:val="0"/>
      <w:marBottom w:val="0"/>
      <w:divBdr>
        <w:top w:val="none" w:sz="0" w:space="0" w:color="auto"/>
        <w:left w:val="none" w:sz="0" w:space="0" w:color="auto"/>
        <w:bottom w:val="none" w:sz="0" w:space="0" w:color="auto"/>
        <w:right w:val="none" w:sz="0" w:space="0" w:color="auto"/>
      </w:divBdr>
    </w:div>
    <w:div w:id="1753744276">
      <w:marLeft w:val="0"/>
      <w:marRight w:val="0"/>
      <w:marTop w:val="0"/>
      <w:marBottom w:val="0"/>
      <w:divBdr>
        <w:top w:val="none" w:sz="0" w:space="0" w:color="auto"/>
        <w:left w:val="none" w:sz="0" w:space="0" w:color="auto"/>
        <w:bottom w:val="none" w:sz="0" w:space="0" w:color="auto"/>
        <w:right w:val="none" w:sz="0" w:space="0" w:color="auto"/>
      </w:divBdr>
    </w:div>
    <w:div w:id="1765496460">
      <w:marLeft w:val="0"/>
      <w:marRight w:val="0"/>
      <w:marTop w:val="0"/>
      <w:marBottom w:val="0"/>
      <w:divBdr>
        <w:top w:val="none" w:sz="0" w:space="0" w:color="auto"/>
        <w:left w:val="none" w:sz="0" w:space="0" w:color="auto"/>
        <w:bottom w:val="none" w:sz="0" w:space="0" w:color="auto"/>
        <w:right w:val="none" w:sz="0" w:space="0" w:color="auto"/>
      </w:divBdr>
    </w:div>
    <w:div w:id="1767573670">
      <w:bodyDiv w:val="1"/>
      <w:marLeft w:val="0"/>
      <w:marRight w:val="0"/>
      <w:marTop w:val="0"/>
      <w:marBottom w:val="0"/>
      <w:divBdr>
        <w:top w:val="none" w:sz="0" w:space="0" w:color="auto"/>
        <w:left w:val="none" w:sz="0" w:space="0" w:color="auto"/>
        <w:bottom w:val="none" w:sz="0" w:space="0" w:color="auto"/>
        <w:right w:val="none" w:sz="0" w:space="0" w:color="auto"/>
      </w:divBdr>
      <w:divsChild>
        <w:div w:id="38944920">
          <w:marLeft w:val="640"/>
          <w:marRight w:val="0"/>
          <w:marTop w:val="0"/>
          <w:marBottom w:val="0"/>
          <w:divBdr>
            <w:top w:val="none" w:sz="0" w:space="0" w:color="auto"/>
            <w:left w:val="none" w:sz="0" w:space="0" w:color="auto"/>
            <w:bottom w:val="none" w:sz="0" w:space="0" w:color="auto"/>
            <w:right w:val="none" w:sz="0" w:space="0" w:color="auto"/>
          </w:divBdr>
        </w:div>
        <w:div w:id="90123454">
          <w:marLeft w:val="640"/>
          <w:marRight w:val="0"/>
          <w:marTop w:val="0"/>
          <w:marBottom w:val="0"/>
          <w:divBdr>
            <w:top w:val="none" w:sz="0" w:space="0" w:color="auto"/>
            <w:left w:val="none" w:sz="0" w:space="0" w:color="auto"/>
            <w:bottom w:val="none" w:sz="0" w:space="0" w:color="auto"/>
            <w:right w:val="none" w:sz="0" w:space="0" w:color="auto"/>
          </w:divBdr>
        </w:div>
        <w:div w:id="91556511">
          <w:marLeft w:val="640"/>
          <w:marRight w:val="0"/>
          <w:marTop w:val="0"/>
          <w:marBottom w:val="0"/>
          <w:divBdr>
            <w:top w:val="none" w:sz="0" w:space="0" w:color="auto"/>
            <w:left w:val="none" w:sz="0" w:space="0" w:color="auto"/>
            <w:bottom w:val="none" w:sz="0" w:space="0" w:color="auto"/>
            <w:right w:val="none" w:sz="0" w:space="0" w:color="auto"/>
          </w:divBdr>
        </w:div>
        <w:div w:id="95712168">
          <w:marLeft w:val="640"/>
          <w:marRight w:val="0"/>
          <w:marTop w:val="0"/>
          <w:marBottom w:val="0"/>
          <w:divBdr>
            <w:top w:val="none" w:sz="0" w:space="0" w:color="auto"/>
            <w:left w:val="none" w:sz="0" w:space="0" w:color="auto"/>
            <w:bottom w:val="none" w:sz="0" w:space="0" w:color="auto"/>
            <w:right w:val="none" w:sz="0" w:space="0" w:color="auto"/>
          </w:divBdr>
        </w:div>
        <w:div w:id="107820256">
          <w:marLeft w:val="640"/>
          <w:marRight w:val="0"/>
          <w:marTop w:val="0"/>
          <w:marBottom w:val="0"/>
          <w:divBdr>
            <w:top w:val="none" w:sz="0" w:space="0" w:color="auto"/>
            <w:left w:val="none" w:sz="0" w:space="0" w:color="auto"/>
            <w:bottom w:val="none" w:sz="0" w:space="0" w:color="auto"/>
            <w:right w:val="none" w:sz="0" w:space="0" w:color="auto"/>
          </w:divBdr>
        </w:div>
        <w:div w:id="143745292">
          <w:marLeft w:val="640"/>
          <w:marRight w:val="0"/>
          <w:marTop w:val="0"/>
          <w:marBottom w:val="0"/>
          <w:divBdr>
            <w:top w:val="none" w:sz="0" w:space="0" w:color="auto"/>
            <w:left w:val="none" w:sz="0" w:space="0" w:color="auto"/>
            <w:bottom w:val="none" w:sz="0" w:space="0" w:color="auto"/>
            <w:right w:val="none" w:sz="0" w:space="0" w:color="auto"/>
          </w:divBdr>
        </w:div>
        <w:div w:id="154878594">
          <w:marLeft w:val="640"/>
          <w:marRight w:val="0"/>
          <w:marTop w:val="0"/>
          <w:marBottom w:val="0"/>
          <w:divBdr>
            <w:top w:val="none" w:sz="0" w:space="0" w:color="auto"/>
            <w:left w:val="none" w:sz="0" w:space="0" w:color="auto"/>
            <w:bottom w:val="none" w:sz="0" w:space="0" w:color="auto"/>
            <w:right w:val="none" w:sz="0" w:space="0" w:color="auto"/>
          </w:divBdr>
        </w:div>
        <w:div w:id="156118192">
          <w:marLeft w:val="640"/>
          <w:marRight w:val="0"/>
          <w:marTop w:val="0"/>
          <w:marBottom w:val="0"/>
          <w:divBdr>
            <w:top w:val="none" w:sz="0" w:space="0" w:color="auto"/>
            <w:left w:val="none" w:sz="0" w:space="0" w:color="auto"/>
            <w:bottom w:val="none" w:sz="0" w:space="0" w:color="auto"/>
            <w:right w:val="none" w:sz="0" w:space="0" w:color="auto"/>
          </w:divBdr>
        </w:div>
        <w:div w:id="211037745">
          <w:marLeft w:val="640"/>
          <w:marRight w:val="0"/>
          <w:marTop w:val="0"/>
          <w:marBottom w:val="0"/>
          <w:divBdr>
            <w:top w:val="none" w:sz="0" w:space="0" w:color="auto"/>
            <w:left w:val="none" w:sz="0" w:space="0" w:color="auto"/>
            <w:bottom w:val="none" w:sz="0" w:space="0" w:color="auto"/>
            <w:right w:val="none" w:sz="0" w:space="0" w:color="auto"/>
          </w:divBdr>
        </w:div>
        <w:div w:id="299962535">
          <w:marLeft w:val="640"/>
          <w:marRight w:val="0"/>
          <w:marTop w:val="0"/>
          <w:marBottom w:val="0"/>
          <w:divBdr>
            <w:top w:val="none" w:sz="0" w:space="0" w:color="auto"/>
            <w:left w:val="none" w:sz="0" w:space="0" w:color="auto"/>
            <w:bottom w:val="none" w:sz="0" w:space="0" w:color="auto"/>
            <w:right w:val="none" w:sz="0" w:space="0" w:color="auto"/>
          </w:divBdr>
        </w:div>
        <w:div w:id="344525551">
          <w:marLeft w:val="640"/>
          <w:marRight w:val="0"/>
          <w:marTop w:val="0"/>
          <w:marBottom w:val="0"/>
          <w:divBdr>
            <w:top w:val="none" w:sz="0" w:space="0" w:color="auto"/>
            <w:left w:val="none" w:sz="0" w:space="0" w:color="auto"/>
            <w:bottom w:val="none" w:sz="0" w:space="0" w:color="auto"/>
            <w:right w:val="none" w:sz="0" w:space="0" w:color="auto"/>
          </w:divBdr>
        </w:div>
        <w:div w:id="386340901">
          <w:marLeft w:val="640"/>
          <w:marRight w:val="0"/>
          <w:marTop w:val="0"/>
          <w:marBottom w:val="0"/>
          <w:divBdr>
            <w:top w:val="none" w:sz="0" w:space="0" w:color="auto"/>
            <w:left w:val="none" w:sz="0" w:space="0" w:color="auto"/>
            <w:bottom w:val="none" w:sz="0" w:space="0" w:color="auto"/>
            <w:right w:val="none" w:sz="0" w:space="0" w:color="auto"/>
          </w:divBdr>
        </w:div>
        <w:div w:id="509952835">
          <w:marLeft w:val="640"/>
          <w:marRight w:val="0"/>
          <w:marTop w:val="0"/>
          <w:marBottom w:val="0"/>
          <w:divBdr>
            <w:top w:val="none" w:sz="0" w:space="0" w:color="auto"/>
            <w:left w:val="none" w:sz="0" w:space="0" w:color="auto"/>
            <w:bottom w:val="none" w:sz="0" w:space="0" w:color="auto"/>
            <w:right w:val="none" w:sz="0" w:space="0" w:color="auto"/>
          </w:divBdr>
        </w:div>
        <w:div w:id="679821100">
          <w:marLeft w:val="640"/>
          <w:marRight w:val="0"/>
          <w:marTop w:val="0"/>
          <w:marBottom w:val="0"/>
          <w:divBdr>
            <w:top w:val="none" w:sz="0" w:space="0" w:color="auto"/>
            <w:left w:val="none" w:sz="0" w:space="0" w:color="auto"/>
            <w:bottom w:val="none" w:sz="0" w:space="0" w:color="auto"/>
            <w:right w:val="none" w:sz="0" w:space="0" w:color="auto"/>
          </w:divBdr>
        </w:div>
        <w:div w:id="694621505">
          <w:marLeft w:val="640"/>
          <w:marRight w:val="0"/>
          <w:marTop w:val="0"/>
          <w:marBottom w:val="0"/>
          <w:divBdr>
            <w:top w:val="none" w:sz="0" w:space="0" w:color="auto"/>
            <w:left w:val="none" w:sz="0" w:space="0" w:color="auto"/>
            <w:bottom w:val="none" w:sz="0" w:space="0" w:color="auto"/>
            <w:right w:val="none" w:sz="0" w:space="0" w:color="auto"/>
          </w:divBdr>
        </w:div>
        <w:div w:id="779953219">
          <w:marLeft w:val="640"/>
          <w:marRight w:val="0"/>
          <w:marTop w:val="0"/>
          <w:marBottom w:val="0"/>
          <w:divBdr>
            <w:top w:val="none" w:sz="0" w:space="0" w:color="auto"/>
            <w:left w:val="none" w:sz="0" w:space="0" w:color="auto"/>
            <w:bottom w:val="none" w:sz="0" w:space="0" w:color="auto"/>
            <w:right w:val="none" w:sz="0" w:space="0" w:color="auto"/>
          </w:divBdr>
        </w:div>
        <w:div w:id="834151582">
          <w:marLeft w:val="640"/>
          <w:marRight w:val="0"/>
          <w:marTop w:val="0"/>
          <w:marBottom w:val="0"/>
          <w:divBdr>
            <w:top w:val="none" w:sz="0" w:space="0" w:color="auto"/>
            <w:left w:val="none" w:sz="0" w:space="0" w:color="auto"/>
            <w:bottom w:val="none" w:sz="0" w:space="0" w:color="auto"/>
            <w:right w:val="none" w:sz="0" w:space="0" w:color="auto"/>
          </w:divBdr>
        </w:div>
        <w:div w:id="861549267">
          <w:marLeft w:val="640"/>
          <w:marRight w:val="0"/>
          <w:marTop w:val="0"/>
          <w:marBottom w:val="0"/>
          <w:divBdr>
            <w:top w:val="none" w:sz="0" w:space="0" w:color="auto"/>
            <w:left w:val="none" w:sz="0" w:space="0" w:color="auto"/>
            <w:bottom w:val="none" w:sz="0" w:space="0" w:color="auto"/>
            <w:right w:val="none" w:sz="0" w:space="0" w:color="auto"/>
          </w:divBdr>
        </w:div>
        <w:div w:id="865756097">
          <w:marLeft w:val="640"/>
          <w:marRight w:val="0"/>
          <w:marTop w:val="0"/>
          <w:marBottom w:val="0"/>
          <w:divBdr>
            <w:top w:val="none" w:sz="0" w:space="0" w:color="auto"/>
            <w:left w:val="none" w:sz="0" w:space="0" w:color="auto"/>
            <w:bottom w:val="none" w:sz="0" w:space="0" w:color="auto"/>
            <w:right w:val="none" w:sz="0" w:space="0" w:color="auto"/>
          </w:divBdr>
        </w:div>
        <w:div w:id="879976841">
          <w:marLeft w:val="640"/>
          <w:marRight w:val="0"/>
          <w:marTop w:val="0"/>
          <w:marBottom w:val="0"/>
          <w:divBdr>
            <w:top w:val="none" w:sz="0" w:space="0" w:color="auto"/>
            <w:left w:val="none" w:sz="0" w:space="0" w:color="auto"/>
            <w:bottom w:val="none" w:sz="0" w:space="0" w:color="auto"/>
            <w:right w:val="none" w:sz="0" w:space="0" w:color="auto"/>
          </w:divBdr>
        </w:div>
        <w:div w:id="894051197">
          <w:marLeft w:val="640"/>
          <w:marRight w:val="0"/>
          <w:marTop w:val="0"/>
          <w:marBottom w:val="0"/>
          <w:divBdr>
            <w:top w:val="none" w:sz="0" w:space="0" w:color="auto"/>
            <w:left w:val="none" w:sz="0" w:space="0" w:color="auto"/>
            <w:bottom w:val="none" w:sz="0" w:space="0" w:color="auto"/>
            <w:right w:val="none" w:sz="0" w:space="0" w:color="auto"/>
          </w:divBdr>
        </w:div>
        <w:div w:id="1249146489">
          <w:marLeft w:val="640"/>
          <w:marRight w:val="0"/>
          <w:marTop w:val="0"/>
          <w:marBottom w:val="0"/>
          <w:divBdr>
            <w:top w:val="none" w:sz="0" w:space="0" w:color="auto"/>
            <w:left w:val="none" w:sz="0" w:space="0" w:color="auto"/>
            <w:bottom w:val="none" w:sz="0" w:space="0" w:color="auto"/>
            <w:right w:val="none" w:sz="0" w:space="0" w:color="auto"/>
          </w:divBdr>
        </w:div>
        <w:div w:id="1285691430">
          <w:marLeft w:val="640"/>
          <w:marRight w:val="0"/>
          <w:marTop w:val="0"/>
          <w:marBottom w:val="0"/>
          <w:divBdr>
            <w:top w:val="none" w:sz="0" w:space="0" w:color="auto"/>
            <w:left w:val="none" w:sz="0" w:space="0" w:color="auto"/>
            <w:bottom w:val="none" w:sz="0" w:space="0" w:color="auto"/>
            <w:right w:val="none" w:sz="0" w:space="0" w:color="auto"/>
          </w:divBdr>
        </w:div>
        <w:div w:id="1296329511">
          <w:marLeft w:val="640"/>
          <w:marRight w:val="0"/>
          <w:marTop w:val="0"/>
          <w:marBottom w:val="0"/>
          <w:divBdr>
            <w:top w:val="none" w:sz="0" w:space="0" w:color="auto"/>
            <w:left w:val="none" w:sz="0" w:space="0" w:color="auto"/>
            <w:bottom w:val="none" w:sz="0" w:space="0" w:color="auto"/>
            <w:right w:val="none" w:sz="0" w:space="0" w:color="auto"/>
          </w:divBdr>
        </w:div>
        <w:div w:id="1298685565">
          <w:marLeft w:val="640"/>
          <w:marRight w:val="0"/>
          <w:marTop w:val="0"/>
          <w:marBottom w:val="0"/>
          <w:divBdr>
            <w:top w:val="none" w:sz="0" w:space="0" w:color="auto"/>
            <w:left w:val="none" w:sz="0" w:space="0" w:color="auto"/>
            <w:bottom w:val="none" w:sz="0" w:space="0" w:color="auto"/>
            <w:right w:val="none" w:sz="0" w:space="0" w:color="auto"/>
          </w:divBdr>
        </w:div>
        <w:div w:id="1314986997">
          <w:marLeft w:val="640"/>
          <w:marRight w:val="0"/>
          <w:marTop w:val="0"/>
          <w:marBottom w:val="0"/>
          <w:divBdr>
            <w:top w:val="none" w:sz="0" w:space="0" w:color="auto"/>
            <w:left w:val="none" w:sz="0" w:space="0" w:color="auto"/>
            <w:bottom w:val="none" w:sz="0" w:space="0" w:color="auto"/>
            <w:right w:val="none" w:sz="0" w:space="0" w:color="auto"/>
          </w:divBdr>
        </w:div>
        <w:div w:id="1335187142">
          <w:marLeft w:val="640"/>
          <w:marRight w:val="0"/>
          <w:marTop w:val="0"/>
          <w:marBottom w:val="0"/>
          <w:divBdr>
            <w:top w:val="none" w:sz="0" w:space="0" w:color="auto"/>
            <w:left w:val="none" w:sz="0" w:space="0" w:color="auto"/>
            <w:bottom w:val="none" w:sz="0" w:space="0" w:color="auto"/>
            <w:right w:val="none" w:sz="0" w:space="0" w:color="auto"/>
          </w:divBdr>
        </w:div>
        <w:div w:id="1343052110">
          <w:marLeft w:val="640"/>
          <w:marRight w:val="0"/>
          <w:marTop w:val="0"/>
          <w:marBottom w:val="0"/>
          <w:divBdr>
            <w:top w:val="none" w:sz="0" w:space="0" w:color="auto"/>
            <w:left w:val="none" w:sz="0" w:space="0" w:color="auto"/>
            <w:bottom w:val="none" w:sz="0" w:space="0" w:color="auto"/>
            <w:right w:val="none" w:sz="0" w:space="0" w:color="auto"/>
          </w:divBdr>
        </w:div>
        <w:div w:id="1349526223">
          <w:marLeft w:val="640"/>
          <w:marRight w:val="0"/>
          <w:marTop w:val="0"/>
          <w:marBottom w:val="0"/>
          <w:divBdr>
            <w:top w:val="none" w:sz="0" w:space="0" w:color="auto"/>
            <w:left w:val="none" w:sz="0" w:space="0" w:color="auto"/>
            <w:bottom w:val="none" w:sz="0" w:space="0" w:color="auto"/>
            <w:right w:val="none" w:sz="0" w:space="0" w:color="auto"/>
          </w:divBdr>
        </w:div>
        <w:div w:id="1362706800">
          <w:marLeft w:val="640"/>
          <w:marRight w:val="0"/>
          <w:marTop w:val="0"/>
          <w:marBottom w:val="0"/>
          <w:divBdr>
            <w:top w:val="none" w:sz="0" w:space="0" w:color="auto"/>
            <w:left w:val="none" w:sz="0" w:space="0" w:color="auto"/>
            <w:bottom w:val="none" w:sz="0" w:space="0" w:color="auto"/>
            <w:right w:val="none" w:sz="0" w:space="0" w:color="auto"/>
          </w:divBdr>
        </w:div>
        <w:div w:id="1444494863">
          <w:marLeft w:val="640"/>
          <w:marRight w:val="0"/>
          <w:marTop w:val="0"/>
          <w:marBottom w:val="0"/>
          <w:divBdr>
            <w:top w:val="none" w:sz="0" w:space="0" w:color="auto"/>
            <w:left w:val="none" w:sz="0" w:space="0" w:color="auto"/>
            <w:bottom w:val="none" w:sz="0" w:space="0" w:color="auto"/>
            <w:right w:val="none" w:sz="0" w:space="0" w:color="auto"/>
          </w:divBdr>
        </w:div>
        <w:div w:id="1498886955">
          <w:marLeft w:val="640"/>
          <w:marRight w:val="0"/>
          <w:marTop w:val="0"/>
          <w:marBottom w:val="0"/>
          <w:divBdr>
            <w:top w:val="none" w:sz="0" w:space="0" w:color="auto"/>
            <w:left w:val="none" w:sz="0" w:space="0" w:color="auto"/>
            <w:bottom w:val="none" w:sz="0" w:space="0" w:color="auto"/>
            <w:right w:val="none" w:sz="0" w:space="0" w:color="auto"/>
          </w:divBdr>
        </w:div>
        <w:div w:id="1538813137">
          <w:marLeft w:val="640"/>
          <w:marRight w:val="0"/>
          <w:marTop w:val="0"/>
          <w:marBottom w:val="0"/>
          <w:divBdr>
            <w:top w:val="none" w:sz="0" w:space="0" w:color="auto"/>
            <w:left w:val="none" w:sz="0" w:space="0" w:color="auto"/>
            <w:bottom w:val="none" w:sz="0" w:space="0" w:color="auto"/>
            <w:right w:val="none" w:sz="0" w:space="0" w:color="auto"/>
          </w:divBdr>
        </w:div>
        <w:div w:id="1544901365">
          <w:marLeft w:val="640"/>
          <w:marRight w:val="0"/>
          <w:marTop w:val="0"/>
          <w:marBottom w:val="0"/>
          <w:divBdr>
            <w:top w:val="none" w:sz="0" w:space="0" w:color="auto"/>
            <w:left w:val="none" w:sz="0" w:space="0" w:color="auto"/>
            <w:bottom w:val="none" w:sz="0" w:space="0" w:color="auto"/>
            <w:right w:val="none" w:sz="0" w:space="0" w:color="auto"/>
          </w:divBdr>
        </w:div>
        <w:div w:id="1594316216">
          <w:marLeft w:val="640"/>
          <w:marRight w:val="0"/>
          <w:marTop w:val="0"/>
          <w:marBottom w:val="0"/>
          <w:divBdr>
            <w:top w:val="none" w:sz="0" w:space="0" w:color="auto"/>
            <w:left w:val="none" w:sz="0" w:space="0" w:color="auto"/>
            <w:bottom w:val="none" w:sz="0" w:space="0" w:color="auto"/>
            <w:right w:val="none" w:sz="0" w:space="0" w:color="auto"/>
          </w:divBdr>
        </w:div>
        <w:div w:id="1596936430">
          <w:marLeft w:val="640"/>
          <w:marRight w:val="0"/>
          <w:marTop w:val="0"/>
          <w:marBottom w:val="0"/>
          <w:divBdr>
            <w:top w:val="none" w:sz="0" w:space="0" w:color="auto"/>
            <w:left w:val="none" w:sz="0" w:space="0" w:color="auto"/>
            <w:bottom w:val="none" w:sz="0" w:space="0" w:color="auto"/>
            <w:right w:val="none" w:sz="0" w:space="0" w:color="auto"/>
          </w:divBdr>
        </w:div>
        <w:div w:id="1615021043">
          <w:marLeft w:val="640"/>
          <w:marRight w:val="0"/>
          <w:marTop w:val="0"/>
          <w:marBottom w:val="0"/>
          <w:divBdr>
            <w:top w:val="none" w:sz="0" w:space="0" w:color="auto"/>
            <w:left w:val="none" w:sz="0" w:space="0" w:color="auto"/>
            <w:bottom w:val="none" w:sz="0" w:space="0" w:color="auto"/>
            <w:right w:val="none" w:sz="0" w:space="0" w:color="auto"/>
          </w:divBdr>
        </w:div>
        <w:div w:id="1645313298">
          <w:marLeft w:val="640"/>
          <w:marRight w:val="0"/>
          <w:marTop w:val="0"/>
          <w:marBottom w:val="0"/>
          <w:divBdr>
            <w:top w:val="none" w:sz="0" w:space="0" w:color="auto"/>
            <w:left w:val="none" w:sz="0" w:space="0" w:color="auto"/>
            <w:bottom w:val="none" w:sz="0" w:space="0" w:color="auto"/>
            <w:right w:val="none" w:sz="0" w:space="0" w:color="auto"/>
          </w:divBdr>
        </w:div>
        <w:div w:id="1707366886">
          <w:marLeft w:val="640"/>
          <w:marRight w:val="0"/>
          <w:marTop w:val="0"/>
          <w:marBottom w:val="0"/>
          <w:divBdr>
            <w:top w:val="none" w:sz="0" w:space="0" w:color="auto"/>
            <w:left w:val="none" w:sz="0" w:space="0" w:color="auto"/>
            <w:bottom w:val="none" w:sz="0" w:space="0" w:color="auto"/>
            <w:right w:val="none" w:sz="0" w:space="0" w:color="auto"/>
          </w:divBdr>
        </w:div>
        <w:div w:id="1750999446">
          <w:marLeft w:val="640"/>
          <w:marRight w:val="0"/>
          <w:marTop w:val="0"/>
          <w:marBottom w:val="0"/>
          <w:divBdr>
            <w:top w:val="none" w:sz="0" w:space="0" w:color="auto"/>
            <w:left w:val="none" w:sz="0" w:space="0" w:color="auto"/>
            <w:bottom w:val="none" w:sz="0" w:space="0" w:color="auto"/>
            <w:right w:val="none" w:sz="0" w:space="0" w:color="auto"/>
          </w:divBdr>
        </w:div>
        <w:div w:id="1976443559">
          <w:marLeft w:val="640"/>
          <w:marRight w:val="0"/>
          <w:marTop w:val="0"/>
          <w:marBottom w:val="0"/>
          <w:divBdr>
            <w:top w:val="none" w:sz="0" w:space="0" w:color="auto"/>
            <w:left w:val="none" w:sz="0" w:space="0" w:color="auto"/>
            <w:bottom w:val="none" w:sz="0" w:space="0" w:color="auto"/>
            <w:right w:val="none" w:sz="0" w:space="0" w:color="auto"/>
          </w:divBdr>
        </w:div>
        <w:div w:id="1990940929">
          <w:marLeft w:val="640"/>
          <w:marRight w:val="0"/>
          <w:marTop w:val="0"/>
          <w:marBottom w:val="0"/>
          <w:divBdr>
            <w:top w:val="none" w:sz="0" w:space="0" w:color="auto"/>
            <w:left w:val="none" w:sz="0" w:space="0" w:color="auto"/>
            <w:bottom w:val="none" w:sz="0" w:space="0" w:color="auto"/>
            <w:right w:val="none" w:sz="0" w:space="0" w:color="auto"/>
          </w:divBdr>
        </w:div>
        <w:div w:id="2003848329">
          <w:marLeft w:val="640"/>
          <w:marRight w:val="0"/>
          <w:marTop w:val="0"/>
          <w:marBottom w:val="0"/>
          <w:divBdr>
            <w:top w:val="none" w:sz="0" w:space="0" w:color="auto"/>
            <w:left w:val="none" w:sz="0" w:space="0" w:color="auto"/>
            <w:bottom w:val="none" w:sz="0" w:space="0" w:color="auto"/>
            <w:right w:val="none" w:sz="0" w:space="0" w:color="auto"/>
          </w:divBdr>
        </w:div>
        <w:div w:id="2008828236">
          <w:marLeft w:val="640"/>
          <w:marRight w:val="0"/>
          <w:marTop w:val="0"/>
          <w:marBottom w:val="0"/>
          <w:divBdr>
            <w:top w:val="none" w:sz="0" w:space="0" w:color="auto"/>
            <w:left w:val="none" w:sz="0" w:space="0" w:color="auto"/>
            <w:bottom w:val="none" w:sz="0" w:space="0" w:color="auto"/>
            <w:right w:val="none" w:sz="0" w:space="0" w:color="auto"/>
          </w:divBdr>
        </w:div>
        <w:div w:id="2035109615">
          <w:marLeft w:val="640"/>
          <w:marRight w:val="0"/>
          <w:marTop w:val="0"/>
          <w:marBottom w:val="0"/>
          <w:divBdr>
            <w:top w:val="none" w:sz="0" w:space="0" w:color="auto"/>
            <w:left w:val="none" w:sz="0" w:space="0" w:color="auto"/>
            <w:bottom w:val="none" w:sz="0" w:space="0" w:color="auto"/>
            <w:right w:val="none" w:sz="0" w:space="0" w:color="auto"/>
          </w:divBdr>
        </w:div>
        <w:div w:id="2058434619">
          <w:marLeft w:val="640"/>
          <w:marRight w:val="0"/>
          <w:marTop w:val="0"/>
          <w:marBottom w:val="0"/>
          <w:divBdr>
            <w:top w:val="none" w:sz="0" w:space="0" w:color="auto"/>
            <w:left w:val="none" w:sz="0" w:space="0" w:color="auto"/>
            <w:bottom w:val="none" w:sz="0" w:space="0" w:color="auto"/>
            <w:right w:val="none" w:sz="0" w:space="0" w:color="auto"/>
          </w:divBdr>
        </w:div>
        <w:div w:id="2105999428">
          <w:marLeft w:val="640"/>
          <w:marRight w:val="0"/>
          <w:marTop w:val="0"/>
          <w:marBottom w:val="0"/>
          <w:divBdr>
            <w:top w:val="none" w:sz="0" w:space="0" w:color="auto"/>
            <w:left w:val="none" w:sz="0" w:space="0" w:color="auto"/>
            <w:bottom w:val="none" w:sz="0" w:space="0" w:color="auto"/>
            <w:right w:val="none" w:sz="0" w:space="0" w:color="auto"/>
          </w:divBdr>
        </w:div>
        <w:div w:id="2109344083">
          <w:marLeft w:val="640"/>
          <w:marRight w:val="0"/>
          <w:marTop w:val="0"/>
          <w:marBottom w:val="0"/>
          <w:divBdr>
            <w:top w:val="none" w:sz="0" w:space="0" w:color="auto"/>
            <w:left w:val="none" w:sz="0" w:space="0" w:color="auto"/>
            <w:bottom w:val="none" w:sz="0" w:space="0" w:color="auto"/>
            <w:right w:val="none" w:sz="0" w:space="0" w:color="auto"/>
          </w:divBdr>
        </w:div>
        <w:div w:id="2119056454">
          <w:marLeft w:val="640"/>
          <w:marRight w:val="0"/>
          <w:marTop w:val="0"/>
          <w:marBottom w:val="0"/>
          <w:divBdr>
            <w:top w:val="none" w:sz="0" w:space="0" w:color="auto"/>
            <w:left w:val="none" w:sz="0" w:space="0" w:color="auto"/>
            <w:bottom w:val="none" w:sz="0" w:space="0" w:color="auto"/>
            <w:right w:val="none" w:sz="0" w:space="0" w:color="auto"/>
          </w:divBdr>
        </w:div>
        <w:div w:id="2146895507">
          <w:marLeft w:val="640"/>
          <w:marRight w:val="0"/>
          <w:marTop w:val="0"/>
          <w:marBottom w:val="0"/>
          <w:divBdr>
            <w:top w:val="none" w:sz="0" w:space="0" w:color="auto"/>
            <w:left w:val="none" w:sz="0" w:space="0" w:color="auto"/>
            <w:bottom w:val="none" w:sz="0" w:space="0" w:color="auto"/>
            <w:right w:val="none" w:sz="0" w:space="0" w:color="auto"/>
          </w:divBdr>
        </w:div>
      </w:divsChild>
    </w:div>
    <w:div w:id="1767729587">
      <w:bodyDiv w:val="1"/>
      <w:marLeft w:val="0"/>
      <w:marRight w:val="0"/>
      <w:marTop w:val="0"/>
      <w:marBottom w:val="0"/>
      <w:divBdr>
        <w:top w:val="none" w:sz="0" w:space="0" w:color="auto"/>
        <w:left w:val="none" w:sz="0" w:space="0" w:color="auto"/>
        <w:bottom w:val="none" w:sz="0" w:space="0" w:color="auto"/>
        <w:right w:val="none" w:sz="0" w:space="0" w:color="auto"/>
      </w:divBdr>
      <w:divsChild>
        <w:div w:id="1214848177">
          <w:marLeft w:val="640"/>
          <w:marRight w:val="0"/>
          <w:marTop w:val="0"/>
          <w:marBottom w:val="0"/>
          <w:divBdr>
            <w:top w:val="none" w:sz="0" w:space="0" w:color="auto"/>
            <w:left w:val="none" w:sz="0" w:space="0" w:color="auto"/>
            <w:bottom w:val="none" w:sz="0" w:space="0" w:color="auto"/>
            <w:right w:val="none" w:sz="0" w:space="0" w:color="auto"/>
          </w:divBdr>
        </w:div>
        <w:div w:id="201138297">
          <w:marLeft w:val="640"/>
          <w:marRight w:val="0"/>
          <w:marTop w:val="0"/>
          <w:marBottom w:val="0"/>
          <w:divBdr>
            <w:top w:val="none" w:sz="0" w:space="0" w:color="auto"/>
            <w:left w:val="none" w:sz="0" w:space="0" w:color="auto"/>
            <w:bottom w:val="none" w:sz="0" w:space="0" w:color="auto"/>
            <w:right w:val="none" w:sz="0" w:space="0" w:color="auto"/>
          </w:divBdr>
        </w:div>
        <w:div w:id="1723946192">
          <w:marLeft w:val="640"/>
          <w:marRight w:val="0"/>
          <w:marTop w:val="0"/>
          <w:marBottom w:val="0"/>
          <w:divBdr>
            <w:top w:val="none" w:sz="0" w:space="0" w:color="auto"/>
            <w:left w:val="none" w:sz="0" w:space="0" w:color="auto"/>
            <w:bottom w:val="none" w:sz="0" w:space="0" w:color="auto"/>
            <w:right w:val="none" w:sz="0" w:space="0" w:color="auto"/>
          </w:divBdr>
        </w:div>
        <w:div w:id="490025490">
          <w:marLeft w:val="640"/>
          <w:marRight w:val="0"/>
          <w:marTop w:val="0"/>
          <w:marBottom w:val="0"/>
          <w:divBdr>
            <w:top w:val="none" w:sz="0" w:space="0" w:color="auto"/>
            <w:left w:val="none" w:sz="0" w:space="0" w:color="auto"/>
            <w:bottom w:val="none" w:sz="0" w:space="0" w:color="auto"/>
            <w:right w:val="none" w:sz="0" w:space="0" w:color="auto"/>
          </w:divBdr>
        </w:div>
        <w:div w:id="571279728">
          <w:marLeft w:val="640"/>
          <w:marRight w:val="0"/>
          <w:marTop w:val="0"/>
          <w:marBottom w:val="0"/>
          <w:divBdr>
            <w:top w:val="none" w:sz="0" w:space="0" w:color="auto"/>
            <w:left w:val="none" w:sz="0" w:space="0" w:color="auto"/>
            <w:bottom w:val="none" w:sz="0" w:space="0" w:color="auto"/>
            <w:right w:val="none" w:sz="0" w:space="0" w:color="auto"/>
          </w:divBdr>
        </w:div>
        <w:div w:id="1055620001">
          <w:marLeft w:val="640"/>
          <w:marRight w:val="0"/>
          <w:marTop w:val="0"/>
          <w:marBottom w:val="0"/>
          <w:divBdr>
            <w:top w:val="none" w:sz="0" w:space="0" w:color="auto"/>
            <w:left w:val="none" w:sz="0" w:space="0" w:color="auto"/>
            <w:bottom w:val="none" w:sz="0" w:space="0" w:color="auto"/>
            <w:right w:val="none" w:sz="0" w:space="0" w:color="auto"/>
          </w:divBdr>
        </w:div>
        <w:div w:id="1087652415">
          <w:marLeft w:val="640"/>
          <w:marRight w:val="0"/>
          <w:marTop w:val="0"/>
          <w:marBottom w:val="0"/>
          <w:divBdr>
            <w:top w:val="none" w:sz="0" w:space="0" w:color="auto"/>
            <w:left w:val="none" w:sz="0" w:space="0" w:color="auto"/>
            <w:bottom w:val="none" w:sz="0" w:space="0" w:color="auto"/>
            <w:right w:val="none" w:sz="0" w:space="0" w:color="auto"/>
          </w:divBdr>
        </w:div>
        <w:div w:id="312758976">
          <w:marLeft w:val="640"/>
          <w:marRight w:val="0"/>
          <w:marTop w:val="0"/>
          <w:marBottom w:val="0"/>
          <w:divBdr>
            <w:top w:val="none" w:sz="0" w:space="0" w:color="auto"/>
            <w:left w:val="none" w:sz="0" w:space="0" w:color="auto"/>
            <w:bottom w:val="none" w:sz="0" w:space="0" w:color="auto"/>
            <w:right w:val="none" w:sz="0" w:space="0" w:color="auto"/>
          </w:divBdr>
        </w:div>
        <w:div w:id="1267688943">
          <w:marLeft w:val="640"/>
          <w:marRight w:val="0"/>
          <w:marTop w:val="0"/>
          <w:marBottom w:val="0"/>
          <w:divBdr>
            <w:top w:val="none" w:sz="0" w:space="0" w:color="auto"/>
            <w:left w:val="none" w:sz="0" w:space="0" w:color="auto"/>
            <w:bottom w:val="none" w:sz="0" w:space="0" w:color="auto"/>
            <w:right w:val="none" w:sz="0" w:space="0" w:color="auto"/>
          </w:divBdr>
        </w:div>
        <w:div w:id="234820706">
          <w:marLeft w:val="640"/>
          <w:marRight w:val="0"/>
          <w:marTop w:val="0"/>
          <w:marBottom w:val="0"/>
          <w:divBdr>
            <w:top w:val="none" w:sz="0" w:space="0" w:color="auto"/>
            <w:left w:val="none" w:sz="0" w:space="0" w:color="auto"/>
            <w:bottom w:val="none" w:sz="0" w:space="0" w:color="auto"/>
            <w:right w:val="none" w:sz="0" w:space="0" w:color="auto"/>
          </w:divBdr>
        </w:div>
        <w:div w:id="1215968160">
          <w:marLeft w:val="640"/>
          <w:marRight w:val="0"/>
          <w:marTop w:val="0"/>
          <w:marBottom w:val="0"/>
          <w:divBdr>
            <w:top w:val="none" w:sz="0" w:space="0" w:color="auto"/>
            <w:left w:val="none" w:sz="0" w:space="0" w:color="auto"/>
            <w:bottom w:val="none" w:sz="0" w:space="0" w:color="auto"/>
            <w:right w:val="none" w:sz="0" w:space="0" w:color="auto"/>
          </w:divBdr>
        </w:div>
        <w:div w:id="1956523041">
          <w:marLeft w:val="640"/>
          <w:marRight w:val="0"/>
          <w:marTop w:val="0"/>
          <w:marBottom w:val="0"/>
          <w:divBdr>
            <w:top w:val="none" w:sz="0" w:space="0" w:color="auto"/>
            <w:left w:val="none" w:sz="0" w:space="0" w:color="auto"/>
            <w:bottom w:val="none" w:sz="0" w:space="0" w:color="auto"/>
            <w:right w:val="none" w:sz="0" w:space="0" w:color="auto"/>
          </w:divBdr>
        </w:div>
        <w:div w:id="1554730684">
          <w:marLeft w:val="640"/>
          <w:marRight w:val="0"/>
          <w:marTop w:val="0"/>
          <w:marBottom w:val="0"/>
          <w:divBdr>
            <w:top w:val="none" w:sz="0" w:space="0" w:color="auto"/>
            <w:left w:val="none" w:sz="0" w:space="0" w:color="auto"/>
            <w:bottom w:val="none" w:sz="0" w:space="0" w:color="auto"/>
            <w:right w:val="none" w:sz="0" w:space="0" w:color="auto"/>
          </w:divBdr>
        </w:div>
        <w:div w:id="931662067">
          <w:marLeft w:val="640"/>
          <w:marRight w:val="0"/>
          <w:marTop w:val="0"/>
          <w:marBottom w:val="0"/>
          <w:divBdr>
            <w:top w:val="none" w:sz="0" w:space="0" w:color="auto"/>
            <w:left w:val="none" w:sz="0" w:space="0" w:color="auto"/>
            <w:bottom w:val="none" w:sz="0" w:space="0" w:color="auto"/>
            <w:right w:val="none" w:sz="0" w:space="0" w:color="auto"/>
          </w:divBdr>
        </w:div>
        <w:div w:id="1366251325">
          <w:marLeft w:val="640"/>
          <w:marRight w:val="0"/>
          <w:marTop w:val="0"/>
          <w:marBottom w:val="0"/>
          <w:divBdr>
            <w:top w:val="none" w:sz="0" w:space="0" w:color="auto"/>
            <w:left w:val="none" w:sz="0" w:space="0" w:color="auto"/>
            <w:bottom w:val="none" w:sz="0" w:space="0" w:color="auto"/>
            <w:right w:val="none" w:sz="0" w:space="0" w:color="auto"/>
          </w:divBdr>
        </w:div>
        <w:div w:id="1531719731">
          <w:marLeft w:val="640"/>
          <w:marRight w:val="0"/>
          <w:marTop w:val="0"/>
          <w:marBottom w:val="0"/>
          <w:divBdr>
            <w:top w:val="none" w:sz="0" w:space="0" w:color="auto"/>
            <w:left w:val="none" w:sz="0" w:space="0" w:color="auto"/>
            <w:bottom w:val="none" w:sz="0" w:space="0" w:color="auto"/>
            <w:right w:val="none" w:sz="0" w:space="0" w:color="auto"/>
          </w:divBdr>
        </w:div>
        <w:div w:id="88936671">
          <w:marLeft w:val="640"/>
          <w:marRight w:val="0"/>
          <w:marTop w:val="0"/>
          <w:marBottom w:val="0"/>
          <w:divBdr>
            <w:top w:val="none" w:sz="0" w:space="0" w:color="auto"/>
            <w:left w:val="none" w:sz="0" w:space="0" w:color="auto"/>
            <w:bottom w:val="none" w:sz="0" w:space="0" w:color="auto"/>
            <w:right w:val="none" w:sz="0" w:space="0" w:color="auto"/>
          </w:divBdr>
        </w:div>
        <w:div w:id="654797425">
          <w:marLeft w:val="640"/>
          <w:marRight w:val="0"/>
          <w:marTop w:val="0"/>
          <w:marBottom w:val="0"/>
          <w:divBdr>
            <w:top w:val="none" w:sz="0" w:space="0" w:color="auto"/>
            <w:left w:val="none" w:sz="0" w:space="0" w:color="auto"/>
            <w:bottom w:val="none" w:sz="0" w:space="0" w:color="auto"/>
            <w:right w:val="none" w:sz="0" w:space="0" w:color="auto"/>
          </w:divBdr>
        </w:div>
        <w:div w:id="2045785638">
          <w:marLeft w:val="640"/>
          <w:marRight w:val="0"/>
          <w:marTop w:val="0"/>
          <w:marBottom w:val="0"/>
          <w:divBdr>
            <w:top w:val="none" w:sz="0" w:space="0" w:color="auto"/>
            <w:left w:val="none" w:sz="0" w:space="0" w:color="auto"/>
            <w:bottom w:val="none" w:sz="0" w:space="0" w:color="auto"/>
            <w:right w:val="none" w:sz="0" w:space="0" w:color="auto"/>
          </w:divBdr>
        </w:div>
        <w:div w:id="358624569">
          <w:marLeft w:val="640"/>
          <w:marRight w:val="0"/>
          <w:marTop w:val="0"/>
          <w:marBottom w:val="0"/>
          <w:divBdr>
            <w:top w:val="none" w:sz="0" w:space="0" w:color="auto"/>
            <w:left w:val="none" w:sz="0" w:space="0" w:color="auto"/>
            <w:bottom w:val="none" w:sz="0" w:space="0" w:color="auto"/>
            <w:right w:val="none" w:sz="0" w:space="0" w:color="auto"/>
          </w:divBdr>
        </w:div>
        <w:div w:id="482235647">
          <w:marLeft w:val="640"/>
          <w:marRight w:val="0"/>
          <w:marTop w:val="0"/>
          <w:marBottom w:val="0"/>
          <w:divBdr>
            <w:top w:val="none" w:sz="0" w:space="0" w:color="auto"/>
            <w:left w:val="none" w:sz="0" w:space="0" w:color="auto"/>
            <w:bottom w:val="none" w:sz="0" w:space="0" w:color="auto"/>
            <w:right w:val="none" w:sz="0" w:space="0" w:color="auto"/>
          </w:divBdr>
        </w:div>
        <w:div w:id="779029727">
          <w:marLeft w:val="640"/>
          <w:marRight w:val="0"/>
          <w:marTop w:val="0"/>
          <w:marBottom w:val="0"/>
          <w:divBdr>
            <w:top w:val="none" w:sz="0" w:space="0" w:color="auto"/>
            <w:left w:val="none" w:sz="0" w:space="0" w:color="auto"/>
            <w:bottom w:val="none" w:sz="0" w:space="0" w:color="auto"/>
            <w:right w:val="none" w:sz="0" w:space="0" w:color="auto"/>
          </w:divBdr>
        </w:div>
        <w:div w:id="2047637847">
          <w:marLeft w:val="640"/>
          <w:marRight w:val="0"/>
          <w:marTop w:val="0"/>
          <w:marBottom w:val="0"/>
          <w:divBdr>
            <w:top w:val="none" w:sz="0" w:space="0" w:color="auto"/>
            <w:left w:val="none" w:sz="0" w:space="0" w:color="auto"/>
            <w:bottom w:val="none" w:sz="0" w:space="0" w:color="auto"/>
            <w:right w:val="none" w:sz="0" w:space="0" w:color="auto"/>
          </w:divBdr>
        </w:div>
        <w:div w:id="589198557">
          <w:marLeft w:val="640"/>
          <w:marRight w:val="0"/>
          <w:marTop w:val="0"/>
          <w:marBottom w:val="0"/>
          <w:divBdr>
            <w:top w:val="none" w:sz="0" w:space="0" w:color="auto"/>
            <w:left w:val="none" w:sz="0" w:space="0" w:color="auto"/>
            <w:bottom w:val="none" w:sz="0" w:space="0" w:color="auto"/>
            <w:right w:val="none" w:sz="0" w:space="0" w:color="auto"/>
          </w:divBdr>
        </w:div>
        <w:div w:id="1615791971">
          <w:marLeft w:val="640"/>
          <w:marRight w:val="0"/>
          <w:marTop w:val="0"/>
          <w:marBottom w:val="0"/>
          <w:divBdr>
            <w:top w:val="none" w:sz="0" w:space="0" w:color="auto"/>
            <w:left w:val="none" w:sz="0" w:space="0" w:color="auto"/>
            <w:bottom w:val="none" w:sz="0" w:space="0" w:color="auto"/>
            <w:right w:val="none" w:sz="0" w:space="0" w:color="auto"/>
          </w:divBdr>
        </w:div>
        <w:div w:id="1272739834">
          <w:marLeft w:val="640"/>
          <w:marRight w:val="0"/>
          <w:marTop w:val="0"/>
          <w:marBottom w:val="0"/>
          <w:divBdr>
            <w:top w:val="none" w:sz="0" w:space="0" w:color="auto"/>
            <w:left w:val="none" w:sz="0" w:space="0" w:color="auto"/>
            <w:bottom w:val="none" w:sz="0" w:space="0" w:color="auto"/>
            <w:right w:val="none" w:sz="0" w:space="0" w:color="auto"/>
          </w:divBdr>
        </w:div>
        <w:div w:id="865798909">
          <w:marLeft w:val="640"/>
          <w:marRight w:val="0"/>
          <w:marTop w:val="0"/>
          <w:marBottom w:val="0"/>
          <w:divBdr>
            <w:top w:val="none" w:sz="0" w:space="0" w:color="auto"/>
            <w:left w:val="none" w:sz="0" w:space="0" w:color="auto"/>
            <w:bottom w:val="none" w:sz="0" w:space="0" w:color="auto"/>
            <w:right w:val="none" w:sz="0" w:space="0" w:color="auto"/>
          </w:divBdr>
        </w:div>
        <w:div w:id="1741563145">
          <w:marLeft w:val="640"/>
          <w:marRight w:val="0"/>
          <w:marTop w:val="0"/>
          <w:marBottom w:val="0"/>
          <w:divBdr>
            <w:top w:val="none" w:sz="0" w:space="0" w:color="auto"/>
            <w:left w:val="none" w:sz="0" w:space="0" w:color="auto"/>
            <w:bottom w:val="none" w:sz="0" w:space="0" w:color="auto"/>
            <w:right w:val="none" w:sz="0" w:space="0" w:color="auto"/>
          </w:divBdr>
        </w:div>
        <w:div w:id="169486519">
          <w:marLeft w:val="640"/>
          <w:marRight w:val="0"/>
          <w:marTop w:val="0"/>
          <w:marBottom w:val="0"/>
          <w:divBdr>
            <w:top w:val="none" w:sz="0" w:space="0" w:color="auto"/>
            <w:left w:val="none" w:sz="0" w:space="0" w:color="auto"/>
            <w:bottom w:val="none" w:sz="0" w:space="0" w:color="auto"/>
            <w:right w:val="none" w:sz="0" w:space="0" w:color="auto"/>
          </w:divBdr>
        </w:div>
        <w:div w:id="956914139">
          <w:marLeft w:val="640"/>
          <w:marRight w:val="0"/>
          <w:marTop w:val="0"/>
          <w:marBottom w:val="0"/>
          <w:divBdr>
            <w:top w:val="none" w:sz="0" w:space="0" w:color="auto"/>
            <w:left w:val="none" w:sz="0" w:space="0" w:color="auto"/>
            <w:bottom w:val="none" w:sz="0" w:space="0" w:color="auto"/>
            <w:right w:val="none" w:sz="0" w:space="0" w:color="auto"/>
          </w:divBdr>
        </w:div>
        <w:div w:id="1374883721">
          <w:marLeft w:val="640"/>
          <w:marRight w:val="0"/>
          <w:marTop w:val="0"/>
          <w:marBottom w:val="0"/>
          <w:divBdr>
            <w:top w:val="none" w:sz="0" w:space="0" w:color="auto"/>
            <w:left w:val="none" w:sz="0" w:space="0" w:color="auto"/>
            <w:bottom w:val="none" w:sz="0" w:space="0" w:color="auto"/>
            <w:right w:val="none" w:sz="0" w:space="0" w:color="auto"/>
          </w:divBdr>
        </w:div>
        <w:div w:id="334848220">
          <w:marLeft w:val="640"/>
          <w:marRight w:val="0"/>
          <w:marTop w:val="0"/>
          <w:marBottom w:val="0"/>
          <w:divBdr>
            <w:top w:val="none" w:sz="0" w:space="0" w:color="auto"/>
            <w:left w:val="none" w:sz="0" w:space="0" w:color="auto"/>
            <w:bottom w:val="none" w:sz="0" w:space="0" w:color="auto"/>
            <w:right w:val="none" w:sz="0" w:space="0" w:color="auto"/>
          </w:divBdr>
        </w:div>
        <w:div w:id="1363436539">
          <w:marLeft w:val="640"/>
          <w:marRight w:val="0"/>
          <w:marTop w:val="0"/>
          <w:marBottom w:val="0"/>
          <w:divBdr>
            <w:top w:val="none" w:sz="0" w:space="0" w:color="auto"/>
            <w:left w:val="none" w:sz="0" w:space="0" w:color="auto"/>
            <w:bottom w:val="none" w:sz="0" w:space="0" w:color="auto"/>
            <w:right w:val="none" w:sz="0" w:space="0" w:color="auto"/>
          </w:divBdr>
        </w:div>
        <w:div w:id="963079960">
          <w:marLeft w:val="640"/>
          <w:marRight w:val="0"/>
          <w:marTop w:val="0"/>
          <w:marBottom w:val="0"/>
          <w:divBdr>
            <w:top w:val="none" w:sz="0" w:space="0" w:color="auto"/>
            <w:left w:val="none" w:sz="0" w:space="0" w:color="auto"/>
            <w:bottom w:val="none" w:sz="0" w:space="0" w:color="auto"/>
            <w:right w:val="none" w:sz="0" w:space="0" w:color="auto"/>
          </w:divBdr>
        </w:div>
        <w:div w:id="2056660841">
          <w:marLeft w:val="640"/>
          <w:marRight w:val="0"/>
          <w:marTop w:val="0"/>
          <w:marBottom w:val="0"/>
          <w:divBdr>
            <w:top w:val="none" w:sz="0" w:space="0" w:color="auto"/>
            <w:left w:val="none" w:sz="0" w:space="0" w:color="auto"/>
            <w:bottom w:val="none" w:sz="0" w:space="0" w:color="auto"/>
            <w:right w:val="none" w:sz="0" w:space="0" w:color="auto"/>
          </w:divBdr>
        </w:div>
        <w:div w:id="810177518">
          <w:marLeft w:val="640"/>
          <w:marRight w:val="0"/>
          <w:marTop w:val="0"/>
          <w:marBottom w:val="0"/>
          <w:divBdr>
            <w:top w:val="none" w:sz="0" w:space="0" w:color="auto"/>
            <w:left w:val="none" w:sz="0" w:space="0" w:color="auto"/>
            <w:bottom w:val="none" w:sz="0" w:space="0" w:color="auto"/>
            <w:right w:val="none" w:sz="0" w:space="0" w:color="auto"/>
          </w:divBdr>
        </w:div>
        <w:div w:id="386219451">
          <w:marLeft w:val="640"/>
          <w:marRight w:val="0"/>
          <w:marTop w:val="0"/>
          <w:marBottom w:val="0"/>
          <w:divBdr>
            <w:top w:val="none" w:sz="0" w:space="0" w:color="auto"/>
            <w:left w:val="none" w:sz="0" w:space="0" w:color="auto"/>
            <w:bottom w:val="none" w:sz="0" w:space="0" w:color="auto"/>
            <w:right w:val="none" w:sz="0" w:space="0" w:color="auto"/>
          </w:divBdr>
        </w:div>
        <w:div w:id="859516607">
          <w:marLeft w:val="640"/>
          <w:marRight w:val="0"/>
          <w:marTop w:val="0"/>
          <w:marBottom w:val="0"/>
          <w:divBdr>
            <w:top w:val="none" w:sz="0" w:space="0" w:color="auto"/>
            <w:left w:val="none" w:sz="0" w:space="0" w:color="auto"/>
            <w:bottom w:val="none" w:sz="0" w:space="0" w:color="auto"/>
            <w:right w:val="none" w:sz="0" w:space="0" w:color="auto"/>
          </w:divBdr>
        </w:div>
        <w:div w:id="1310281139">
          <w:marLeft w:val="640"/>
          <w:marRight w:val="0"/>
          <w:marTop w:val="0"/>
          <w:marBottom w:val="0"/>
          <w:divBdr>
            <w:top w:val="none" w:sz="0" w:space="0" w:color="auto"/>
            <w:left w:val="none" w:sz="0" w:space="0" w:color="auto"/>
            <w:bottom w:val="none" w:sz="0" w:space="0" w:color="auto"/>
            <w:right w:val="none" w:sz="0" w:space="0" w:color="auto"/>
          </w:divBdr>
        </w:div>
        <w:div w:id="214435804">
          <w:marLeft w:val="640"/>
          <w:marRight w:val="0"/>
          <w:marTop w:val="0"/>
          <w:marBottom w:val="0"/>
          <w:divBdr>
            <w:top w:val="none" w:sz="0" w:space="0" w:color="auto"/>
            <w:left w:val="none" w:sz="0" w:space="0" w:color="auto"/>
            <w:bottom w:val="none" w:sz="0" w:space="0" w:color="auto"/>
            <w:right w:val="none" w:sz="0" w:space="0" w:color="auto"/>
          </w:divBdr>
        </w:div>
        <w:div w:id="449207537">
          <w:marLeft w:val="640"/>
          <w:marRight w:val="0"/>
          <w:marTop w:val="0"/>
          <w:marBottom w:val="0"/>
          <w:divBdr>
            <w:top w:val="none" w:sz="0" w:space="0" w:color="auto"/>
            <w:left w:val="none" w:sz="0" w:space="0" w:color="auto"/>
            <w:bottom w:val="none" w:sz="0" w:space="0" w:color="auto"/>
            <w:right w:val="none" w:sz="0" w:space="0" w:color="auto"/>
          </w:divBdr>
        </w:div>
        <w:div w:id="1514300145">
          <w:marLeft w:val="640"/>
          <w:marRight w:val="0"/>
          <w:marTop w:val="0"/>
          <w:marBottom w:val="0"/>
          <w:divBdr>
            <w:top w:val="none" w:sz="0" w:space="0" w:color="auto"/>
            <w:left w:val="none" w:sz="0" w:space="0" w:color="auto"/>
            <w:bottom w:val="none" w:sz="0" w:space="0" w:color="auto"/>
            <w:right w:val="none" w:sz="0" w:space="0" w:color="auto"/>
          </w:divBdr>
        </w:div>
        <w:div w:id="2069959008">
          <w:marLeft w:val="640"/>
          <w:marRight w:val="0"/>
          <w:marTop w:val="0"/>
          <w:marBottom w:val="0"/>
          <w:divBdr>
            <w:top w:val="none" w:sz="0" w:space="0" w:color="auto"/>
            <w:left w:val="none" w:sz="0" w:space="0" w:color="auto"/>
            <w:bottom w:val="none" w:sz="0" w:space="0" w:color="auto"/>
            <w:right w:val="none" w:sz="0" w:space="0" w:color="auto"/>
          </w:divBdr>
        </w:div>
        <w:div w:id="1304625500">
          <w:marLeft w:val="640"/>
          <w:marRight w:val="0"/>
          <w:marTop w:val="0"/>
          <w:marBottom w:val="0"/>
          <w:divBdr>
            <w:top w:val="none" w:sz="0" w:space="0" w:color="auto"/>
            <w:left w:val="none" w:sz="0" w:space="0" w:color="auto"/>
            <w:bottom w:val="none" w:sz="0" w:space="0" w:color="auto"/>
            <w:right w:val="none" w:sz="0" w:space="0" w:color="auto"/>
          </w:divBdr>
        </w:div>
        <w:div w:id="1851526288">
          <w:marLeft w:val="640"/>
          <w:marRight w:val="0"/>
          <w:marTop w:val="0"/>
          <w:marBottom w:val="0"/>
          <w:divBdr>
            <w:top w:val="none" w:sz="0" w:space="0" w:color="auto"/>
            <w:left w:val="none" w:sz="0" w:space="0" w:color="auto"/>
            <w:bottom w:val="none" w:sz="0" w:space="0" w:color="auto"/>
            <w:right w:val="none" w:sz="0" w:space="0" w:color="auto"/>
          </w:divBdr>
        </w:div>
        <w:div w:id="301082420">
          <w:marLeft w:val="640"/>
          <w:marRight w:val="0"/>
          <w:marTop w:val="0"/>
          <w:marBottom w:val="0"/>
          <w:divBdr>
            <w:top w:val="none" w:sz="0" w:space="0" w:color="auto"/>
            <w:left w:val="none" w:sz="0" w:space="0" w:color="auto"/>
            <w:bottom w:val="none" w:sz="0" w:space="0" w:color="auto"/>
            <w:right w:val="none" w:sz="0" w:space="0" w:color="auto"/>
          </w:divBdr>
        </w:div>
        <w:div w:id="485823559">
          <w:marLeft w:val="640"/>
          <w:marRight w:val="0"/>
          <w:marTop w:val="0"/>
          <w:marBottom w:val="0"/>
          <w:divBdr>
            <w:top w:val="none" w:sz="0" w:space="0" w:color="auto"/>
            <w:left w:val="none" w:sz="0" w:space="0" w:color="auto"/>
            <w:bottom w:val="none" w:sz="0" w:space="0" w:color="auto"/>
            <w:right w:val="none" w:sz="0" w:space="0" w:color="auto"/>
          </w:divBdr>
        </w:div>
        <w:div w:id="820582348">
          <w:marLeft w:val="640"/>
          <w:marRight w:val="0"/>
          <w:marTop w:val="0"/>
          <w:marBottom w:val="0"/>
          <w:divBdr>
            <w:top w:val="none" w:sz="0" w:space="0" w:color="auto"/>
            <w:left w:val="none" w:sz="0" w:space="0" w:color="auto"/>
            <w:bottom w:val="none" w:sz="0" w:space="0" w:color="auto"/>
            <w:right w:val="none" w:sz="0" w:space="0" w:color="auto"/>
          </w:divBdr>
        </w:div>
        <w:div w:id="1606503135">
          <w:marLeft w:val="640"/>
          <w:marRight w:val="0"/>
          <w:marTop w:val="0"/>
          <w:marBottom w:val="0"/>
          <w:divBdr>
            <w:top w:val="none" w:sz="0" w:space="0" w:color="auto"/>
            <w:left w:val="none" w:sz="0" w:space="0" w:color="auto"/>
            <w:bottom w:val="none" w:sz="0" w:space="0" w:color="auto"/>
            <w:right w:val="none" w:sz="0" w:space="0" w:color="auto"/>
          </w:divBdr>
        </w:div>
      </w:divsChild>
    </w:div>
    <w:div w:id="1770849121">
      <w:marLeft w:val="0"/>
      <w:marRight w:val="0"/>
      <w:marTop w:val="0"/>
      <w:marBottom w:val="0"/>
      <w:divBdr>
        <w:top w:val="none" w:sz="0" w:space="0" w:color="auto"/>
        <w:left w:val="none" w:sz="0" w:space="0" w:color="auto"/>
        <w:bottom w:val="none" w:sz="0" w:space="0" w:color="auto"/>
        <w:right w:val="none" w:sz="0" w:space="0" w:color="auto"/>
      </w:divBdr>
    </w:div>
    <w:div w:id="1772965198">
      <w:marLeft w:val="0"/>
      <w:marRight w:val="0"/>
      <w:marTop w:val="0"/>
      <w:marBottom w:val="0"/>
      <w:divBdr>
        <w:top w:val="none" w:sz="0" w:space="0" w:color="auto"/>
        <w:left w:val="none" w:sz="0" w:space="0" w:color="auto"/>
        <w:bottom w:val="none" w:sz="0" w:space="0" w:color="auto"/>
        <w:right w:val="none" w:sz="0" w:space="0" w:color="auto"/>
      </w:divBdr>
    </w:div>
    <w:div w:id="1773283572">
      <w:marLeft w:val="0"/>
      <w:marRight w:val="0"/>
      <w:marTop w:val="0"/>
      <w:marBottom w:val="0"/>
      <w:divBdr>
        <w:top w:val="none" w:sz="0" w:space="0" w:color="auto"/>
        <w:left w:val="none" w:sz="0" w:space="0" w:color="auto"/>
        <w:bottom w:val="none" w:sz="0" w:space="0" w:color="auto"/>
        <w:right w:val="none" w:sz="0" w:space="0" w:color="auto"/>
      </w:divBdr>
    </w:div>
    <w:div w:id="1774519306">
      <w:marLeft w:val="0"/>
      <w:marRight w:val="0"/>
      <w:marTop w:val="0"/>
      <w:marBottom w:val="0"/>
      <w:divBdr>
        <w:top w:val="none" w:sz="0" w:space="0" w:color="auto"/>
        <w:left w:val="none" w:sz="0" w:space="0" w:color="auto"/>
        <w:bottom w:val="none" w:sz="0" w:space="0" w:color="auto"/>
        <w:right w:val="none" w:sz="0" w:space="0" w:color="auto"/>
      </w:divBdr>
    </w:div>
    <w:div w:id="1775008362">
      <w:bodyDiv w:val="1"/>
      <w:marLeft w:val="0"/>
      <w:marRight w:val="0"/>
      <w:marTop w:val="0"/>
      <w:marBottom w:val="0"/>
      <w:divBdr>
        <w:top w:val="none" w:sz="0" w:space="0" w:color="auto"/>
        <w:left w:val="none" w:sz="0" w:space="0" w:color="auto"/>
        <w:bottom w:val="none" w:sz="0" w:space="0" w:color="auto"/>
        <w:right w:val="none" w:sz="0" w:space="0" w:color="auto"/>
      </w:divBdr>
      <w:divsChild>
        <w:div w:id="66925875">
          <w:marLeft w:val="640"/>
          <w:marRight w:val="0"/>
          <w:marTop w:val="0"/>
          <w:marBottom w:val="0"/>
          <w:divBdr>
            <w:top w:val="none" w:sz="0" w:space="0" w:color="auto"/>
            <w:left w:val="none" w:sz="0" w:space="0" w:color="auto"/>
            <w:bottom w:val="none" w:sz="0" w:space="0" w:color="auto"/>
            <w:right w:val="none" w:sz="0" w:space="0" w:color="auto"/>
          </w:divBdr>
        </w:div>
        <w:div w:id="19942544">
          <w:marLeft w:val="640"/>
          <w:marRight w:val="0"/>
          <w:marTop w:val="0"/>
          <w:marBottom w:val="0"/>
          <w:divBdr>
            <w:top w:val="none" w:sz="0" w:space="0" w:color="auto"/>
            <w:left w:val="none" w:sz="0" w:space="0" w:color="auto"/>
            <w:bottom w:val="none" w:sz="0" w:space="0" w:color="auto"/>
            <w:right w:val="none" w:sz="0" w:space="0" w:color="auto"/>
          </w:divBdr>
        </w:div>
        <w:div w:id="1985623761">
          <w:marLeft w:val="640"/>
          <w:marRight w:val="0"/>
          <w:marTop w:val="0"/>
          <w:marBottom w:val="0"/>
          <w:divBdr>
            <w:top w:val="none" w:sz="0" w:space="0" w:color="auto"/>
            <w:left w:val="none" w:sz="0" w:space="0" w:color="auto"/>
            <w:bottom w:val="none" w:sz="0" w:space="0" w:color="auto"/>
            <w:right w:val="none" w:sz="0" w:space="0" w:color="auto"/>
          </w:divBdr>
        </w:div>
        <w:div w:id="1282148401">
          <w:marLeft w:val="640"/>
          <w:marRight w:val="0"/>
          <w:marTop w:val="0"/>
          <w:marBottom w:val="0"/>
          <w:divBdr>
            <w:top w:val="none" w:sz="0" w:space="0" w:color="auto"/>
            <w:left w:val="none" w:sz="0" w:space="0" w:color="auto"/>
            <w:bottom w:val="none" w:sz="0" w:space="0" w:color="auto"/>
            <w:right w:val="none" w:sz="0" w:space="0" w:color="auto"/>
          </w:divBdr>
        </w:div>
        <w:div w:id="1431780412">
          <w:marLeft w:val="640"/>
          <w:marRight w:val="0"/>
          <w:marTop w:val="0"/>
          <w:marBottom w:val="0"/>
          <w:divBdr>
            <w:top w:val="none" w:sz="0" w:space="0" w:color="auto"/>
            <w:left w:val="none" w:sz="0" w:space="0" w:color="auto"/>
            <w:bottom w:val="none" w:sz="0" w:space="0" w:color="auto"/>
            <w:right w:val="none" w:sz="0" w:space="0" w:color="auto"/>
          </w:divBdr>
        </w:div>
        <w:div w:id="1614364996">
          <w:marLeft w:val="640"/>
          <w:marRight w:val="0"/>
          <w:marTop w:val="0"/>
          <w:marBottom w:val="0"/>
          <w:divBdr>
            <w:top w:val="none" w:sz="0" w:space="0" w:color="auto"/>
            <w:left w:val="none" w:sz="0" w:space="0" w:color="auto"/>
            <w:bottom w:val="none" w:sz="0" w:space="0" w:color="auto"/>
            <w:right w:val="none" w:sz="0" w:space="0" w:color="auto"/>
          </w:divBdr>
        </w:div>
        <w:div w:id="1050232502">
          <w:marLeft w:val="640"/>
          <w:marRight w:val="0"/>
          <w:marTop w:val="0"/>
          <w:marBottom w:val="0"/>
          <w:divBdr>
            <w:top w:val="none" w:sz="0" w:space="0" w:color="auto"/>
            <w:left w:val="none" w:sz="0" w:space="0" w:color="auto"/>
            <w:bottom w:val="none" w:sz="0" w:space="0" w:color="auto"/>
            <w:right w:val="none" w:sz="0" w:space="0" w:color="auto"/>
          </w:divBdr>
        </w:div>
        <w:div w:id="28456513">
          <w:marLeft w:val="640"/>
          <w:marRight w:val="0"/>
          <w:marTop w:val="0"/>
          <w:marBottom w:val="0"/>
          <w:divBdr>
            <w:top w:val="none" w:sz="0" w:space="0" w:color="auto"/>
            <w:left w:val="none" w:sz="0" w:space="0" w:color="auto"/>
            <w:bottom w:val="none" w:sz="0" w:space="0" w:color="auto"/>
            <w:right w:val="none" w:sz="0" w:space="0" w:color="auto"/>
          </w:divBdr>
        </w:div>
        <w:div w:id="1176924983">
          <w:marLeft w:val="640"/>
          <w:marRight w:val="0"/>
          <w:marTop w:val="0"/>
          <w:marBottom w:val="0"/>
          <w:divBdr>
            <w:top w:val="none" w:sz="0" w:space="0" w:color="auto"/>
            <w:left w:val="none" w:sz="0" w:space="0" w:color="auto"/>
            <w:bottom w:val="none" w:sz="0" w:space="0" w:color="auto"/>
            <w:right w:val="none" w:sz="0" w:space="0" w:color="auto"/>
          </w:divBdr>
        </w:div>
        <w:div w:id="891814155">
          <w:marLeft w:val="640"/>
          <w:marRight w:val="0"/>
          <w:marTop w:val="0"/>
          <w:marBottom w:val="0"/>
          <w:divBdr>
            <w:top w:val="none" w:sz="0" w:space="0" w:color="auto"/>
            <w:left w:val="none" w:sz="0" w:space="0" w:color="auto"/>
            <w:bottom w:val="none" w:sz="0" w:space="0" w:color="auto"/>
            <w:right w:val="none" w:sz="0" w:space="0" w:color="auto"/>
          </w:divBdr>
        </w:div>
        <w:div w:id="1522627659">
          <w:marLeft w:val="640"/>
          <w:marRight w:val="0"/>
          <w:marTop w:val="0"/>
          <w:marBottom w:val="0"/>
          <w:divBdr>
            <w:top w:val="none" w:sz="0" w:space="0" w:color="auto"/>
            <w:left w:val="none" w:sz="0" w:space="0" w:color="auto"/>
            <w:bottom w:val="none" w:sz="0" w:space="0" w:color="auto"/>
            <w:right w:val="none" w:sz="0" w:space="0" w:color="auto"/>
          </w:divBdr>
        </w:div>
        <w:div w:id="1340738856">
          <w:marLeft w:val="640"/>
          <w:marRight w:val="0"/>
          <w:marTop w:val="0"/>
          <w:marBottom w:val="0"/>
          <w:divBdr>
            <w:top w:val="none" w:sz="0" w:space="0" w:color="auto"/>
            <w:left w:val="none" w:sz="0" w:space="0" w:color="auto"/>
            <w:bottom w:val="none" w:sz="0" w:space="0" w:color="auto"/>
            <w:right w:val="none" w:sz="0" w:space="0" w:color="auto"/>
          </w:divBdr>
        </w:div>
        <w:div w:id="1102072676">
          <w:marLeft w:val="640"/>
          <w:marRight w:val="0"/>
          <w:marTop w:val="0"/>
          <w:marBottom w:val="0"/>
          <w:divBdr>
            <w:top w:val="none" w:sz="0" w:space="0" w:color="auto"/>
            <w:left w:val="none" w:sz="0" w:space="0" w:color="auto"/>
            <w:bottom w:val="none" w:sz="0" w:space="0" w:color="auto"/>
            <w:right w:val="none" w:sz="0" w:space="0" w:color="auto"/>
          </w:divBdr>
        </w:div>
        <w:div w:id="579024299">
          <w:marLeft w:val="640"/>
          <w:marRight w:val="0"/>
          <w:marTop w:val="0"/>
          <w:marBottom w:val="0"/>
          <w:divBdr>
            <w:top w:val="none" w:sz="0" w:space="0" w:color="auto"/>
            <w:left w:val="none" w:sz="0" w:space="0" w:color="auto"/>
            <w:bottom w:val="none" w:sz="0" w:space="0" w:color="auto"/>
            <w:right w:val="none" w:sz="0" w:space="0" w:color="auto"/>
          </w:divBdr>
        </w:div>
        <w:div w:id="1266383130">
          <w:marLeft w:val="640"/>
          <w:marRight w:val="0"/>
          <w:marTop w:val="0"/>
          <w:marBottom w:val="0"/>
          <w:divBdr>
            <w:top w:val="none" w:sz="0" w:space="0" w:color="auto"/>
            <w:left w:val="none" w:sz="0" w:space="0" w:color="auto"/>
            <w:bottom w:val="none" w:sz="0" w:space="0" w:color="auto"/>
            <w:right w:val="none" w:sz="0" w:space="0" w:color="auto"/>
          </w:divBdr>
        </w:div>
        <w:div w:id="28340914">
          <w:marLeft w:val="640"/>
          <w:marRight w:val="0"/>
          <w:marTop w:val="0"/>
          <w:marBottom w:val="0"/>
          <w:divBdr>
            <w:top w:val="none" w:sz="0" w:space="0" w:color="auto"/>
            <w:left w:val="none" w:sz="0" w:space="0" w:color="auto"/>
            <w:bottom w:val="none" w:sz="0" w:space="0" w:color="auto"/>
            <w:right w:val="none" w:sz="0" w:space="0" w:color="auto"/>
          </w:divBdr>
        </w:div>
        <w:div w:id="1620985388">
          <w:marLeft w:val="640"/>
          <w:marRight w:val="0"/>
          <w:marTop w:val="0"/>
          <w:marBottom w:val="0"/>
          <w:divBdr>
            <w:top w:val="none" w:sz="0" w:space="0" w:color="auto"/>
            <w:left w:val="none" w:sz="0" w:space="0" w:color="auto"/>
            <w:bottom w:val="none" w:sz="0" w:space="0" w:color="auto"/>
            <w:right w:val="none" w:sz="0" w:space="0" w:color="auto"/>
          </w:divBdr>
        </w:div>
        <w:div w:id="1868830764">
          <w:marLeft w:val="640"/>
          <w:marRight w:val="0"/>
          <w:marTop w:val="0"/>
          <w:marBottom w:val="0"/>
          <w:divBdr>
            <w:top w:val="none" w:sz="0" w:space="0" w:color="auto"/>
            <w:left w:val="none" w:sz="0" w:space="0" w:color="auto"/>
            <w:bottom w:val="none" w:sz="0" w:space="0" w:color="auto"/>
            <w:right w:val="none" w:sz="0" w:space="0" w:color="auto"/>
          </w:divBdr>
        </w:div>
        <w:div w:id="1973362142">
          <w:marLeft w:val="640"/>
          <w:marRight w:val="0"/>
          <w:marTop w:val="0"/>
          <w:marBottom w:val="0"/>
          <w:divBdr>
            <w:top w:val="none" w:sz="0" w:space="0" w:color="auto"/>
            <w:left w:val="none" w:sz="0" w:space="0" w:color="auto"/>
            <w:bottom w:val="none" w:sz="0" w:space="0" w:color="auto"/>
            <w:right w:val="none" w:sz="0" w:space="0" w:color="auto"/>
          </w:divBdr>
        </w:div>
        <w:div w:id="1135827883">
          <w:marLeft w:val="640"/>
          <w:marRight w:val="0"/>
          <w:marTop w:val="0"/>
          <w:marBottom w:val="0"/>
          <w:divBdr>
            <w:top w:val="none" w:sz="0" w:space="0" w:color="auto"/>
            <w:left w:val="none" w:sz="0" w:space="0" w:color="auto"/>
            <w:bottom w:val="none" w:sz="0" w:space="0" w:color="auto"/>
            <w:right w:val="none" w:sz="0" w:space="0" w:color="auto"/>
          </w:divBdr>
        </w:div>
        <w:div w:id="455611132">
          <w:marLeft w:val="640"/>
          <w:marRight w:val="0"/>
          <w:marTop w:val="0"/>
          <w:marBottom w:val="0"/>
          <w:divBdr>
            <w:top w:val="none" w:sz="0" w:space="0" w:color="auto"/>
            <w:left w:val="none" w:sz="0" w:space="0" w:color="auto"/>
            <w:bottom w:val="none" w:sz="0" w:space="0" w:color="auto"/>
            <w:right w:val="none" w:sz="0" w:space="0" w:color="auto"/>
          </w:divBdr>
        </w:div>
        <w:div w:id="1210150772">
          <w:marLeft w:val="640"/>
          <w:marRight w:val="0"/>
          <w:marTop w:val="0"/>
          <w:marBottom w:val="0"/>
          <w:divBdr>
            <w:top w:val="none" w:sz="0" w:space="0" w:color="auto"/>
            <w:left w:val="none" w:sz="0" w:space="0" w:color="auto"/>
            <w:bottom w:val="none" w:sz="0" w:space="0" w:color="auto"/>
            <w:right w:val="none" w:sz="0" w:space="0" w:color="auto"/>
          </w:divBdr>
        </w:div>
        <w:div w:id="1194726156">
          <w:marLeft w:val="640"/>
          <w:marRight w:val="0"/>
          <w:marTop w:val="0"/>
          <w:marBottom w:val="0"/>
          <w:divBdr>
            <w:top w:val="none" w:sz="0" w:space="0" w:color="auto"/>
            <w:left w:val="none" w:sz="0" w:space="0" w:color="auto"/>
            <w:bottom w:val="none" w:sz="0" w:space="0" w:color="auto"/>
            <w:right w:val="none" w:sz="0" w:space="0" w:color="auto"/>
          </w:divBdr>
        </w:div>
        <w:div w:id="30737572">
          <w:marLeft w:val="640"/>
          <w:marRight w:val="0"/>
          <w:marTop w:val="0"/>
          <w:marBottom w:val="0"/>
          <w:divBdr>
            <w:top w:val="none" w:sz="0" w:space="0" w:color="auto"/>
            <w:left w:val="none" w:sz="0" w:space="0" w:color="auto"/>
            <w:bottom w:val="none" w:sz="0" w:space="0" w:color="auto"/>
            <w:right w:val="none" w:sz="0" w:space="0" w:color="auto"/>
          </w:divBdr>
        </w:div>
        <w:div w:id="1904367576">
          <w:marLeft w:val="640"/>
          <w:marRight w:val="0"/>
          <w:marTop w:val="0"/>
          <w:marBottom w:val="0"/>
          <w:divBdr>
            <w:top w:val="none" w:sz="0" w:space="0" w:color="auto"/>
            <w:left w:val="none" w:sz="0" w:space="0" w:color="auto"/>
            <w:bottom w:val="none" w:sz="0" w:space="0" w:color="auto"/>
            <w:right w:val="none" w:sz="0" w:space="0" w:color="auto"/>
          </w:divBdr>
        </w:div>
        <w:div w:id="1468469461">
          <w:marLeft w:val="640"/>
          <w:marRight w:val="0"/>
          <w:marTop w:val="0"/>
          <w:marBottom w:val="0"/>
          <w:divBdr>
            <w:top w:val="none" w:sz="0" w:space="0" w:color="auto"/>
            <w:left w:val="none" w:sz="0" w:space="0" w:color="auto"/>
            <w:bottom w:val="none" w:sz="0" w:space="0" w:color="auto"/>
            <w:right w:val="none" w:sz="0" w:space="0" w:color="auto"/>
          </w:divBdr>
        </w:div>
        <w:div w:id="627585253">
          <w:marLeft w:val="640"/>
          <w:marRight w:val="0"/>
          <w:marTop w:val="0"/>
          <w:marBottom w:val="0"/>
          <w:divBdr>
            <w:top w:val="none" w:sz="0" w:space="0" w:color="auto"/>
            <w:left w:val="none" w:sz="0" w:space="0" w:color="auto"/>
            <w:bottom w:val="none" w:sz="0" w:space="0" w:color="auto"/>
            <w:right w:val="none" w:sz="0" w:space="0" w:color="auto"/>
          </w:divBdr>
        </w:div>
        <w:div w:id="2035956262">
          <w:marLeft w:val="640"/>
          <w:marRight w:val="0"/>
          <w:marTop w:val="0"/>
          <w:marBottom w:val="0"/>
          <w:divBdr>
            <w:top w:val="none" w:sz="0" w:space="0" w:color="auto"/>
            <w:left w:val="none" w:sz="0" w:space="0" w:color="auto"/>
            <w:bottom w:val="none" w:sz="0" w:space="0" w:color="auto"/>
            <w:right w:val="none" w:sz="0" w:space="0" w:color="auto"/>
          </w:divBdr>
        </w:div>
        <w:div w:id="1893804334">
          <w:marLeft w:val="640"/>
          <w:marRight w:val="0"/>
          <w:marTop w:val="0"/>
          <w:marBottom w:val="0"/>
          <w:divBdr>
            <w:top w:val="none" w:sz="0" w:space="0" w:color="auto"/>
            <w:left w:val="none" w:sz="0" w:space="0" w:color="auto"/>
            <w:bottom w:val="none" w:sz="0" w:space="0" w:color="auto"/>
            <w:right w:val="none" w:sz="0" w:space="0" w:color="auto"/>
          </w:divBdr>
        </w:div>
        <w:div w:id="1292053911">
          <w:marLeft w:val="640"/>
          <w:marRight w:val="0"/>
          <w:marTop w:val="0"/>
          <w:marBottom w:val="0"/>
          <w:divBdr>
            <w:top w:val="none" w:sz="0" w:space="0" w:color="auto"/>
            <w:left w:val="none" w:sz="0" w:space="0" w:color="auto"/>
            <w:bottom w:val="none" w:sz="0" w:space="0" w:color="auto"/>
            <w:right w:val="none" w:sz="0" w:space="0" w:color="auto"/>
          </w:divBdr>
        </w:div>
        <w:div w:id="1781872421">
          <w:marLeft w:val="640"/>
          <w:marRight w:val="0"/>
          <w:marTop w:val="0"/>
          <w:marBottom w:val="0"/>
          <w:divBdr>
            <w:top w:val="none" w:sz="0" w:space="0" w:color="auto"/>
            <w:left w:val="none" w:sz="0" w:space="0" w:color="auto"/>
            <w:bottom w:val="none" w:sz="0" w:space="0" w:color="auto"/>
            <w:right w:val="none" w:sz="0" w:space="0" w:color="auto"/>
          </w:divBdr>
        </w:div>
        <w:div w:id="2004696026">
          <w:marLeft w:val="640"/>
          <w:marRight w:val="0"/>
          <w:marTop w:val="0"/>
          <w:marBottom w:val="0"/>
          <w:divBdr>
            <w:top w:val="none" w:sz="0" w:space="0" w:color="auto"/>
            <w:left w:val="none" w:sz="0" w:space="0" w:color="auto"/>
            <w:bottom w:val="none" w:sz="0" w:space="0" w:color="auto"/>
            <w:right w:val="none" w:sz="0" w:space="0" w:color="auto"/>
          </w:divBdr>
        </w:div>
        <w:div w:id="972056694">
          <w:marLeft w:val="640"/>
          <w:marRight w:val="0"/>
          <w:marTop w:val="0"/>
          <w:marBottom w:val="0"/>
          <w:divBdr>
            <w:top w:val="none" w:sz="0" w:space="0" w:color="auto"/>
            <w:left w:val="none" w:sz="0" w:space="0" w:color="auto"/>
            <w:bottom w:val="none" w:sz="0" w:space="0" w:color="auto"/>
            <w:right w:val="none" w:sz="0" w:space="0" w:color="auto"/>
          </w:divBdr>
        </w:div>
        <w:div w:id="2144690669">
          <w:marLeft w:val="640"/>
          <w:marRight w:val="0"/>
          <w:marTop w:val="0"/>
          <w:marBottom w:val="0"/>
          <w:divBdr>
            <w:top w:val="none" w:sz="0" w:space="0" w:color="auto"/>
            <w:left w:val="none" w:sz="0" w:space="0" w:color="auto"/>
            <w:bottom w:val="none" w:sz="0" w:space="0" w:color="auto"/>
            <w:right w:val="none" w:sz="0" w:space="0" w:color="auto"/>
          </w:divBdr>
        </w:div>
        <w:div w:id="1294363816">
          <w:marLeft w:val="640"/>
          <w:marRight w:val="0"/>
          <w:marTop w:val="0"/>
          <w:marBottom w:val="0"/>
          <w:divBdr>
            <w:top w:val="none" w:sz="0" w:space="0" w:color="auto"/>
            <w:left w:val="none" w:sz="0" w:space="0" w:color="auto"/>
            <w:bottom w:val="none" w:sz="0" w:space="0" w:color="auto"/>
            <w:right w:val="none" w:sz="0" w:space="0" w:color="auto"/>
          </w:divBdr>
        </w:div>
        <w:div w:id="1396970396">
          <w:marLeft w:val="640"/>
          <w:marRight w:val="0"/>
          <w:marTop w:val="0"/>
          <w:marBottom w:val="0"/>
          <w:divBdr>
            <w:top w:val="none" w:sz="0" w:space="0" w:color="auto"/>
            <w:left w:val="none" w:sz="0" w:space="0" w:color="auto"/>
            <w:bottom w:val="none" w:sz="0" w:space="0" w:color="auto"/>
            <w:right w:val="none" w:sz="0" w:space="0" w:color="auto"/>
          </w:divBdr>
        </w:div>
        <w:div w:id="669990896">
          <w:marLeft w:val="640"/>
          <w:marRight w:val="0"/>
          <w:marTop w:val="0"/>
          <w:marBottom w:val="0"/>
          <w:divBdr>
            <w:top w:val="none" w:sz="0" w:space="0" w:color="auto"/>
            <w:left w:val="none" w:sz="0" w:space="0" w:color="auto"/>
            <w:bottom w:val="none" w:sz="0" w:space="0" w:color="auto"/>
            <w:right w:val="none" w:sz="0" w:space="0" w:color="auto"/>
          </w:divBdr>
        </w:div>
        <w:div w:id="949047263">
          <w:marLeft w:val="640"/>
          <w:marRight w:val="0"/>
          <w:marTop w:val="0"/>
          <w:marBottom w:val="0"/>
          <w:divBdr>
            <w:top w:val="none" w:sz="0" w:space="0" w:color="auto"/>
            <w:left w:val="none" w:sz="0" w:space="0" w:color="auto"/>
            <w:bottom w:val="none" w:sz="0" w:space="0" w:color="auto"/>
            <w:right w:val="none" w:sz="0" w:space="0" w:color="auto"/>
          </w:divBdr>
        </w:div>
        <w:div w:id="2111506466">
          <w:marLeft w:val="640"/>
          <w:marRight w:val="0"/>
          <w:marTop w:val="0"/>
          <w:marBottom w:val="0"/>
          <w:divBdr>
            <w:top w:val="none" w:sz="0" w:space="0" w:color="auto"/>
            <w:left w:val="none" w:sz="0" w:space="0" w:color="auto"/>
            <w:bottom w:val="none" w:sz="0" w:space="0" w:color="auto"/>
            <w:right w:val="none" w:sz="0" w:space="0" w:color="auto"/>
          </w:divBdr>
        </w:div>
        <w:div w:id="247810922">
          <w:marLeft w:val="640"/>
          <w:marRight w:val="0"/>
          <w:marTop w:val="0"/>
          <w:marBottom w:val="0"/>
          <w:divBdr>
            <w:top w:val="none" w:sz="0" w:space="0" w:color="auto"/>
            <w:left w:val="none" w:sz="0" w:space="0" w:color="auto"/>
            <w:bottom w:val="none" w:sz="0" w:space="0" w:color="auto"/>
            <w:right w:val="none" w:sz="0" w:space="0" w:color="auto"/>
          </w:divBdr>
        </w:div>
        <w:div w:id="1707638692">
          <w:marLeft w:val="640"/>
          <w:marRight w:val="0"/>
          <w:marTop w:val="0"/>
          <w:marBottom w:val="0"/>
          <w:divBdr>
            <w:top w:val="none" w:sz="0" w:space="0" w:color="auto"/>
            <w:left w:val="none" w:sz="0" w:space="0" w:color="auto"/>
            <w:bottom w:val="none" w:sz="0" w:space="0" w:color="auto"/>
            <w:right w:val="none" w:sz="0" w:space="0" w:color="auto"/>
          </w:divBdr>
        </w:div>
        <w:div w:id="628632033">
          <w:marLeft w:val="640"/>
          <w:marRight w:val="0"/>
          <w:marTop w:val="0"/>
          <w:marBottom w:val="0"/>
          <w:divBdr>
            <w:top w:val="none" w:sz="0" w:space="0" w:color="auto"/>
            <w:left w:val="none" w:sz="0" w:space="0" w:color="auto"/>
            <w:bottom w:val="none" w:sz="0" w:space="0" w:color="auto"/>
            <w:right w:val="none" w:sz="0" w:space="0" w:color="auto"/>
          </w:divBdr>
        </w:div>
        <w:div w:id="1777091334">
          <w:marLeft w:val="640"/>
          <w:marRight w:val="0"/>
          <w:marTop w:val="0"/>
          <w:marBottom w:val="0"/>
          <w:divBdr>
            <w:top w:val="none" w:sz="0" w:space="0" w:color="auto"/>
            <w:left w:val="none" w:sz="0" w:space="0" w:color="auto"/>
            <w:bottom w:val="none" w:sz="0" w:space="0" w:color="auto"/>
            <w:right w:val="none" w:sz="0" w:space="0" w:color="auto"/>
          </w:divBdr>
        </w:div>
        <w:div w:id="1323773306">
          <w:marLeft w:val="640"/>
          <w:marRight w:val="0"/>
          <w:marTop w:val="0"/>
          <w:marBottom w:val="0"/>
          <w:divBdr>
            <w:top w:val="none" w:sz="0" w:space="0" w:color="auto"/>
            <w:left w:val="none" w:sz="0" w:space="0" w:color="auto"/>
            <w:bottom w:val="none" w:sz="0" w:space="0" w:color="auto"/>
            <w:right w:val="none" w:sz="0" w:space="0" w:color="auto"/>
          </w:divBdr>
        </w:div>
        <w:div w:id="289477376">
          <w:marLeft w:val="640"/>
          <w:marRight w:val="0"/>
          <w:marTop w:val="0"/>
          <w:marBottom w:val="0"/>
          <w:divBdr>
            <w:top w:val="none" w:sz="0" w:space="0" w:color="auto"/>
            <w:left w:val="none" w:sz="0" w:space="0" w:color="auto"/>
            <w:bottom w:val="none" w:sz="0" w:space="0" w:color="auto"/>
            <w:right w:val="none" w:sz="0" w:space="0" w:color="auto"/>
          </w:divBdr>
        </w:div>
        <w:div w:id="409615971">
          <w:marLeft w:val="640"/>
          <w:marRight w:val="0"/>
          <w:marTop w:val="0"/>
          <w:marBottom w:val="0"/>
          <w:divBdr>
            <w:top w:val="none" w:sz="0" w:space="0" w:color="auto"/>
            <w:left w:val="none" w:sz="0" w:space="0" w:color="auto"/>
            <w:bottom w:val="none" w:sz="0" w:space="0" w:color="auto"/>
            <w:right w:val="none" w:sz="0" w:space="0" w:color="auto"/>
          </w:divBdr>
        </w:div>
        <w:div w:id="9378974">
          <w:marLeft w:val="640"/>
          <w:marRight w:val="0"/>
          <w:marTop w:val="0"/>
          <w:marBottom w:val="0"/>
          <w:divBdr>
            <w:top w:val="none" w:sz="0" w:space="0" w:color="auto"/>
            <w:left w:val="none" w:sz="0" w:space="0" w:color="auto"/>
            <w:bottom w:val="none" w:sz="0" w:space="0" w:color="auto"/>
            <w:right w:val="none" w:sz="0" w:space="0" w:color="auto"/>
          </w:divBdr>
        </w:div>
        <w:div w:id="1495027260">
          <w:marLeft w:val="640"/>
          <w:marRight w:val="0"/>
          <w:marTop w:val="0"/>
          <w:marBottom w:val="0"/>
          <w:divBdr>
            <w:top w:val="none" w:sz="0" w:space="0" w:color="auto"/>
            <w:left w:val="none" w:sz="0" w:space="0" w:color="auto"/>
            <w:bottom w:val="none" w:sz="0" w:space="0" w:color="auto"/>
            <w:right w:val="none" w:sz="0" w:space="0" w:color="auto"/>
          </w:divBdr>
        </w:div>
      </w:divsChild>
    </w:div>
    <w:div w:id="1779714104">
      <w:bodyDiv w:val="1"/>
      <w:marLeft w:val="0"/>
      <w:marRight w:val="0"/>
      <w:marTop w:val="0"/>
      <w:marBottom w:val="0"/>
      <w:divBdr>
        <w:top w:val="none" w:sz="0" w:space="0" w:color="auto"/>
        <w:left w:val="none" w:sz="0" w:space="0" w:color="auto"/>
        <w:bottom w:val="none" w:sz="0" w:space="0" w:color="auto"/>
        <w:right w:val="none" w:sz="0" w:space="0" w:color="auto"/>
      </w:divBdr>
      <w:divsChild>
        <w:div w:id="7831321">
          <w:marLeft w:val="640"/>
          <w:marRight w:val="0"/>
          <w:marTop w:val="0"/>
          <w:marBottom w:val="0"/>
          <w:divBdr>
            <w:top w:val="none" w:sz="0" w:space="0" w:color="auto"/>
            <w:left w:val="none" w:sz="0" w:space="0" w:color="auto"/>
            <w:bottom w:val="none" w:sz="0" w:space="0" w:color="auto"/>
            <w:right w:val="none" w:sz="0" w:space="0" w:color="auto"/>
          </w:divBdr>
        </w:div>
        <w:div w:id="32728084">
          <w:marLeft w:val="640"/>
          <w:marRight w:val="0"/>
          <w:marTop w:val="0"/>
          <w:marBottom w:val="0"/>
          <w:divBdr>
            <w:top w:val="none" w:sz="0" w:space="0" w:color="auto"/>
            <w:left w:val="none" w:sz="0" w:space="0" w:color="auto"/>
            <w:bottom w:val="none" w:sz="0" w:space="0" w:color="auto"/>
            <w:right w:val="none" w:sz="0" w:space="0" w:color="auto"/>
          </w:divBdr>
        </w:div>
        <w:div w:id="71587539">
          <w:marLeft w:val="640"/>
          <w:marRight w:val="0"/>
          <w:marTop w:val="0"/>
          <w:marBottom w:val="0"/>
          <w:divBdr>
            <w:top w:val="none" w:sz="0" w:space="0" w:color="auto"/>
            <w:left w:val="none" w:sz="0" w:space="0" w:color="auto"/>
            <w:bottom w:val="none" w:sz="0" w:space="0" w:color="auto"/>
            <w:right w:val="none" w:sz="0" w:space="0" w:color="auto"/>
          </w:divBdr>
        </w:div>
        <w:div w:id="110513068">
          <w:marLeft w:val="640"/>
          <w:marRight w:val="0"/>
          <w:marTop w:val="0"/>
          <w:marBottom w:val="0"/>
          <w:divBdr>
            <w:top w:val="none" w:sz="0" w:space="0" w:color="auto"/>
            <w:left w:val="none" w:sz="0" w:space="0" w:color="auto"/>
            <w:bottom w:val="none" w:sz="0" w:space="0" w:color="auto"/>
            <w:right w:val="none" w:sz="0" w:space="0" w:color="auto"/>
          </w:divBdr>
        </w:div>
        <w:div w:id="150175509">
          <w:marLeft w:val="640"/>
          <w:marRight w:val="0"/>
          <w:marTop w:val="0"/>
          <w:marBottom w:val="0"/>
          <w:divBdr>
            <w:top w:val="none" w:sz="0" w:space="0" w:color="auto"/>
            <w:left w:val="none" w:sz="0" w:space="0" w:color="auto"/>
            <w:bottom w:val="none" w:sz="0" w:space="0" w:color="auto"/>
            <w:right w:val="none" w:sz="0" w:space="0" w:color="auto"/>
          </w:divBdr>
        </w:div>
        <w:div w:id="179585813">
          <w:marLeft w:val="640"/>
          <w:marRight w:val="0"/>
          <w:marTop w:val="0"/>
          <w:marBottom w:val="0"/>
          <w:divBdr>
            <w:top w:val="none" w:sz="0" w:space="0" w:color="auto"/>
            <w:left w:val="none" w:sz="0" w:space="0" w:color="auto"/>
            <w:bottom w:val="none" w:sz="0" w:space="0" w:color="auto"/>
            <w:right w:val="none" w:sz="0" w:space="0" w:color="auto"/>
          </w:divBdr>
        </w:div>
        <w:div w:id="198905046">
          <w:marLeft w:val="640"/>
          <w:marRight w:val="0"/>
          <w:marTop w:val="0"/>
          <w:marBottom w:val="0"/>
          <w:divBdr>
            <w:top w:val="none" w:sz="0" w:space="0" w:color="auto"/>
            <w:left w:val="none" w:sz="0" w:space="0" w:color="auto"/>
            <w:bottom w:val="none" w:sz="0" w:space="0" w:color="auto"/>
            <w:right w:val="none" w:sz="0" w:space="0" w:color="auto"/>
          </w:divBdr>
        </w:div>
        <w:div w:id="293415981">
          <w:marLeft w:val="640"/>
          <w:marRight w:val="0"/>
          <w:marTop w:val="0"/>
          <w:marBottom w:val="0"/>
          <w:divBdr>
            <w:top w:val="none" w:sz="0" w:space="0" w:color="auto"/>
            <w:left w:val="none" w:sz="0" w:space="0" w:color="auto"/>
            <w:bottom w:val="none" w:sz="0" w:space="0" w:color="auto"/>
            <w:right w:val="none" w:sz="0" w:space="0" w:color="auto"/>
          </w:divBdr>
        </w:div>
        <w:div w:id="310599592">
          <w:marLeft w:val="640"/>
          <w:marRight w:val="0"/>
          <w:marTop w:val="0"/>
          <w:marBottom w:val="0"/>
          <w:divBdr>
            <w:top w:val="none" w:sz="0" w:space="0" w:color="auto"/>
            <w:left w:val="none" w:sz="0" w:space="0" w:color="auto"/>
            <w:bottom w:val="none" w:sz="0" w:space="0" w:color="auto"/>
            <w:right w:val="none" w:sz="0" w:space="0" w:color="auto"/>
          </w:divBdr>
        </w:div>
        <w:div w:id="440536208">
          <w:marLeft w:val="640"/>
          <w:marRight w:val="0"/>
          <w:marTop w:val="0"/>
          <w:marBottom w:val="0"/>
          <w:divBdr>
            <w:top w:val="none" w:sz="0" w:space="0" w:color="auto"/>
            <w:left w:val="none" w:sz="0" w:space="0" w:color="auto"/>
            <w:bottom w:val="none" w:sz="0" w:space="0" w:color="auto"/>
            <w:right w:val="none" w:sz="0" w:space="0" w:color="auto"/>
          </w:divBdr>
        </w:div>
        <w:div w:id="453250219">
          <w:marLeft w:val="640"/>
          <w:marRight w:val="0"/>
          <w:marTop w:val="0"/>
          <w:marBottom w:val="0"/>
          <w:divBdr>
            <w:top w:val="none" w:sz="0" w:space="0" w:color="auto"/>
            <w:left w:val="none" w:sz="0" w:space="0" w:color="auto"/>
            <w:bottom w:val="none" w:sz="0" w:space="0" w:color="auto"/>
            <w:right w:val="none" w:sz="0" w:space="0" w:color="auto"/>
          </w:divBdr>
        </w:div>
        <w:div w:id="483083920">
          <w:marLeft w:val="640"/>
          <w:marRight w:val="0"/>
          <w:marTop w:val="0"/>
          <w:marBottom w:val="0"/>
          <w:divBdr>
            <w:top w:val="none" w:sz="0" w:space="0" w:color="auto"/>
            <w:left w:val="none" w:sz="0" w:space="0" w:color="auto"/>
            <w:bottom w:val="none" w:sz="0" w:space="0" w:color="auto"/>
            <w:right w:val="none" w:sz="0" w:space="0" w:color="auto"/>
          </w:divBdr>
        </w:div>
        <w:div w:id="492064541">
          <w:marLeft w:val="640"/>
          <w:marRight w:val="0"/>
          <w:marTop w:val="0"/>
          <w:marBottom w:val="0"/>
          <w:divBdr>
            <w:top w:val="none" w:sz="0" w:space="0" w:color="auto"/>
            <w:left w:val="none" w:sz="0" w:space="0" w:color="auto"/>
            <w:bottom w:val="none" w:sz="0" w:space="0" w:color="auto"/>
            <w:right w:val="none" w:sz="0" w:space="0" w:color="auto"/>
          </w:divBdr>
        </w:div>
        <w:div w:id="516578041">
          <w:marLeft w:val="640"/>
          <w:marRight w:val="0"/>
          <w:marTop w:val="0"/>
          <w:marBottom w:val="0"/>
          <w:divBdr>
            <w:top w:val="none" w:sz="0" w:space="0" w:color="auto"/>
            <w:left w:val="none" w:sz="0" w:space="0" w:color="auto"/>
            <w:bottom w:val="none" w:sz="0" w:space="0" w:color="auto"/>
            <w:right w:val="none" w:sz="0" w:space="0" w:color="auto"/>
          </w:divBdr>
        </w:div>
        <w:div w:id="611085097">
          <w:marLeft w:val="640"/>
          <w:marRight w:val="0"/>
          <w:marTop w:val="0"/>
          <w:marBottom w:val="0"/>
          <w:divBdr>
            <w:top w:val="none" w:sz="0" w:space="0" w:color="auto"/>
            <w:left w:val="none" w:sz="0" w:space="0" w:color="auto"/>
            <w:bottom w:val="none" w:sz="0" w:space="0" w:color="auto"/>
            <w:right w:val="none" w:sz="0" w:space="0" w:color="auto"/>
          </w:divBdr>
        </w:div>
        <w:div w:id="674890476">
          <w:marLeft w:val="640"/>
          <w:marRight w:val="0"/>
          <w:marTop w:val="0"/>
          <w:marBottom w:val="0"/>
          <w:divBdr>
            <w:top w:val="none" w:sz="0" w:space="0" w:color="auto"/>
            <w:left w:val="none" w:sz="0" w:space="0" w:color="auto"/>
            <w:bottom w:val="none" w:sz="0" w:space="0" w:color="auto"/>
            <w:right w:val="none" w:sz="0" w:space="0" w:color="auto"/>
          </w:divBdr>
        </w:div>
        <w:div w:id="951060682">
          <w:marLeft w:val="640"/>
          <w:marRight w:val="0"/>
          <w:marTop w:val="0"/>
          <w:marBottom w:val="0"/>
          <w:divBdr>
            <w:top w:val="none" w:sz="0" w:space="0" w:color="auto"/>
            <w:left w:val="none" w:sz="0" w:space="0" w:color="auto"/>
            <w:bottom w:val="none" w:sz="0" w:space="0" w:color="auto"/>
            <w:right w:val="none" w:sz="0" w:space="0" w:color="auto"/>
          </w:divBdr>
        </w:div>
        <w:div w:id="1002701281">
          <w:marLeft w:val="640"/>
          <w:marRight w:val="0"/>
          <w:marTop w:val="0"/>
          <w:marBottom w:val="0"/>
          <w:divBdr>
            <w:top w:val="none" w:sz="0" w:space="0" w:color="auto"/>
            <w:left w:val="none" w:sz="0" w:space="0" w:color="auto"/>
            <w:bottom w:val="none" w:sz="0" w:space="0" w:color="auto"/>
            <w:right w:val="none" w:sz="0" w:space="0" w:color="auto"/>
          </w:divBdr>
        </w:div>
        <w:div w:id="1070033602">
          <w:marLeft w:val="640"/>
          <w:marRight w:val="0"/>
          <w:marTop w:val="0"/>
          <w:marBottom w:val="0"/>
          <w:divBdr>
            <w:top w:val="none" w:sz="0" w:space="0" w:color="auto"/>
            <w:left w:val="none" w:sz="0" w:space="0" w:color="auto"/>
            <w:bottom w:val="none" w:sz="0" w:space="0" w:color="auto"/>
            <w:right w:val="none" w:sz="0" w:space="0" w:color="auto"/>
          </w:divBdr>
        </w:div>
        <w:div w:id="1075787233">
          <w:marLeft w:val="640"/>
          <w:marRight w:val="0"/>
          <w:marTop w:val="0"/>
          <w:marBottom w:val="0"/>
          <w:divBdr>
            <w:top w:val="none" w:sz="0" w:space="0" w:color="auto"/>
            <w:left w:val="none" w:sz="0" w:space="0" w:color="auto"/>
            <w:bottom w:val="none" w:sz="0" w:space="0" w:color="auto"/>
            <w:right w:val="none" w:sz="0" w:space="0" w:color="auto"/>
          </w:divBdr>
        </w:div>
        <w:div w:id="1096902951">
          <w:marLeft w:val="640"/>
          <w:marRight w:val="0"/>
          <w:marTop w:val="0"/>
          <w:marBottom w:val="0"/>
          <w:divBdr>
            <w:top w:val="none" w:sz="0" w:space="0" w:color="auto"/>
            <w:left w:val="none" w:sz="0" w:space="0" w:color="auto"/>
            <w:bottom w:val="none" w:sz="0" w:space="0" w:color="auto"/>
            <w:right w:val="none" w:sz="0" w:space="0" w:color="auto"/>
          </w:divBdr>
        </w:div>
        <w:div w:id="1109743835">
          <w:marLeft w:val="640"/>
          <w:marRight w:val="0"/>
          <w:marTop w:val="0"/>
          <w:marBottom w:val="0"/>
          <w:divBdr>
            <w:top w:val="none" w:sz="0" w:space="0" w:color="auto"/>
            <w:left w:val="none" w:sz="0" w:space="0" w:color="auto"/>
            <w:bottom w:val="none" w:sz="0" w:space="0" w:color="auto"/>
            <w:right w:val="none" w:sz="0" w:space="0" w:color="auto"/>
          </w:divBdr>
        </w:div>
        <w:div w:id="1145199980">
          <w:marLeft w:val="640"/>
          <w:marRight w:val="0"/>
          <w:marTop w:val="0"/>
          <w:marBottom w:val="0"/>
          <w:divBdr>
            <w:top w:val="none" w:sz="0" w:space="0" w:color="auto"/>
            <w:left w:val="none" w:sz="0" w:space="0" w:color="auto"/>
            <w:bottom w:val="none" w:sz="0" w:space="0" w:color="auto"/>
            <w:right w:val="none" w:sz="0" w:space="0" w:color="auto"/>
          </w:divBdr>
        </w:div>
        <w:div w:id="1220705873">
          <w:marLeft w:val="640"/>
          <w:marRight w:val="0"/>
          <w:marTop w:val="0"/>
          <w:marBottom w:val="0"/>
          <w:divBdr>
            <w:top w:val="none" w:sz="0" w:space="0" w:color="auto"/>
            <w:left w:val="none" w:sz="0" w:space="0" w:color="auto"/>
            <w:bottom w:val="none" w:sz="0" w:space="0" w:color="auto"/>
            <w:right w:val="none" w:sz="0" w:space="0" w:color="auto"/>
          </w:divBdr>
        </w:div>
        <w:div w:id="1256010623">
          <w:marLeft w:val="640"/>
          <w:marRight w:val="0"/>
          <w:marTop w:val="0"/>
          <w:marBottom w:val="0"/>
          <w:divBdr>
            <w:top w:val="none" w:sz="0" w:space="0" w:color="auto"/>
            <w:left w:val="none" w:sz="0" w:space="0" w:color="auto"/>
            <w:bottom w:val="none" w:sz="0" w:space="0" w:color="auto"/>
            <w:right w:val="none" w:sz="0" w:space="0" w:color="auto"/>
          </w:divBdr>
        </w:div>
        <w:div w:id="1260599556">
          <w:marLeft w:val="640"/>
          <w:marRight w:val="0"/>
          <w:marTop w:val="0"/>
          <w:marBottom w:val="0"/>
          <w:divBdr>
            <w:top w:val="none" w:sz="0" w:space="0" w:color="auto"/>
            <w:left w:val="none" w:sz="0" w:space="0" w:color="auto"/>
            <w:bottom w:val="none" w:sz="0" w:space="0" w:color="auto"/>
            <w:right w:val="none" w:sz="0" w:space="0" w:color="auto"/>
          </w:divBdr>
        </w:div>
        <w:div w:id="1323509112">
          <w:marLeft w:val="640"/>
          <w:marRight w:val="0"/>
          <w:marTop w:val="0"/>
          <w:marBottom w:val="0"/>
          <w:divBdr>
            <w:top w:val="none" w:sz="0" w:space="0" w:color="auto"/>
            <w:left w:val="none" w:sz="0" w:space="0" w:color="auto"/>
            <w:bottom w:val="none" w:sz="0" w:space="0" w:color="auto"/>
            <w:right w:val="none" w:sz="0" w:space="0" w:color="auto"/>
          </w:divBdr>
        </w:div>
        <w:div w:id="1333491118">
          <w:marLeft w:val="640"/>
          <w:marRight w:val="0"/>
          <w:marTop w:val="0"/>
          <w:marBottom w:val="0"/>
          <w:divBdr>
            <w:top w:val="none" w:sz="0" w:space="0" w:color="auto"/>
            <w:left w:val="none" w:sz="0" w:space="0" w:color="auto"/>
            <w:bottom w:val="none" w:sz="0" w:space="0" w:color="auto"/>
            <w:right w:val="none" w:sz="0" w:space="0" w:color="auto"/>
          </w:divBdr>
        </w:div>
        <w:div w:id="1381857535">
          <w:marLeft w:val="640"/>
          <w:marRight w:val="0"/>
          <w:marTop w:val="0"/>
          <w:marBottom w:val="0"/>
          <w:divBdr>
            <w:top w:val="none" w:sz="0" w:space="0" w:color="auto"/>
            <w:left w:val="none" w:sz="0" w:space="0" w:color="auto"/>
            <w:bottom w:val="none" w:sz="0" w:space="0" w:color="auto"/>
            <w:right w:val="none" w:sz="0" w:space="0" w:color="auto"/>
          </w:divBdr>
        </w:div>
        <w:div w:id="1440487655">
          <w:marLeft w:val="640"/>
          <w:marRight w:val="0"/>
          <w:marTop w:val="0"/>
          <w:marBottom w:val="0"/>
          <w:divBdr>
            <w:top w:val="none" w:sz="0" w:space="0" w:color="auto"/>
            <w:left w:val="none" w:sz="0" w:space="0" w:color="auto"/>
            <w:bottom w:val="none" w:sz="0" w:space="0" w:color="auto"/>
            <w:right w:val="none" w:sz="0" w:space="0" w:color="auto"/>
          </w:divBdr>
        </w:div>
        <w:div w:id="1465387624">
          <w:marLeft w:val="640"/>
          <w:marRight w:val="0"/>
          <w:marTop w:val="0"/>
          <w:marBottom w:val="0"/>
          <w:divBdr>
            <w:top w:val="none" w:sz="0" w:space="0" w:color="auto"/>
            <w:left w:val="none" w:sz="0" w:space="0" w:color="auto"/>
            <w:bottom w:val="none" w:sz="0" w:space="0" w:color="auto"/>
            <w:right w:val="none" w:sz="0" w:space="0" w:color="auto"/>
          </w:divBdr>
        </w:div>
        <w:div w:id="1538809171">
          <w:marLeft w:val="640"/>
          <w:marRight w:val="0"/>
          <w:marTop w:val="0"/>
          <w:marBottom w:val="0"/>
          <w:divBdr>
            <w:top w:val="none" w:sz="0" w:space="0" w:color="auto"/>
            <w:left w:val="none" w:sz="0" w:space="0" w:color="auto"/>
            <w:bottom w:val="none" w:sz="0" w:space="0" w:color="auto"/>
            <w:right w:val="none" w:sz="0" w:space="0" w:color="auto"/>
          </w:divBdr>
        </w:div>
        <w:div w:id="1796634848">
          <w:marLeft w:val="640"/>
          <w:marRight w:val="0"/>
          <w:marTop w:val="0"/>
          <w:marBottom w:val="0"/>
          <w:divBdr>
            <w:top w:val="none" w:sz="0" w:space="0" w:color="auto"/>
            <w:left w:val="none" w:sz="0" w:space="0" w:color="auto"/>
            <w:bottom w:val="none" w:sz="0" w:space="0" w:color="auto"/>
            <w:right w:val="none" w:sz="0" w:space="0" w:color="auto"/>
          </w:divBdr>
        </w:div>
        <w:div w:id="1804155502">
          <w:marLeft w:val="640"/>
          <w:marRight w:val="0"/>
          <w:marTop w:val="0"/>
          <w:marBottom w:val="0"/>
          <w:divBdr>
            <w:top w:val="none" w:sz="0" w:space="0" w:color="auto"/>
            <w:left w:val="none" w:sz="0" w:space="0" w:color="auto"/>
            <w:bottom w:val="none" w:sz="0" w:space="0" w:color="auto"/>
            <w:right w:val="none" w:sz="0" w:space="0" w:color="auto"/>
          </w:divBdr>
        </w:div>
        <w:div w:id="1842042218">
          <w:marLeft w:val="640"/>
          <w:marRight w:val="0"/>
          <w:marTop w:val="0"/>
          <w:marBottom w:val="0"/>
          <w:divBdr>
            <w:top w:val="none" w:sz="0" w:space="0" w:color="auto"/>
            <w:left w:val="none" w:sz="0" w:space="0" w:color="auto"/>
            <w:bottom w:val="none" w:sz="0" w:space="0" w:color="auto"/>
            <w:right w:val="none" w:sz="0" w:space="0" w:color="auto"/>
          </w:divBdr>
        </w:div>
        <w:div w:id="2024817421">
          <w:marLeft w:val="640"/>
          <w:marRight w:val="0"/>
          <w:marTop w:val="0"/>
          <w:marBottom w:val="0"/>
          <w:divBdr>
            <w:top w:val="none" w:sz="0" w:space="0" w:color="auto"/>
            <w:left w:val="none" w:sz="0" w:space="0" w:color="auto"/>
            <w:bottom w:val="none" w:sz="0" w:space="0" w:color="auto"/>
            <w:right w:val="none" w:sz="0" w:space="0" w:color="auto"/>
          </w:divBdr>
        </w:div>
        <w:div w:id="2058049541">
          <w:marLeft w:val="640"/>
          <w:marRight w:val="0"/>
          <w:marTop w:val="0"/>
          <w:marBottom w:val="0"/>
          <w:divBdr>
            <w:top w:val="none" w:sz="0" w:space="0" w:color="auto"/>
            <w:left w:val="none" w:sz="0" w:space="0" w:color="auto"/>
            <w:bottom w:val="none" w:sz="0" w:space="0" w:color="auto"/>
            <w:right w:val="none" w:sz="0" w:space="0" w:color="auto"/>
          </w:divBdr>
        </w:div>
        <w:div w:id="2105881546">
          <w:marLeft w:val="640"/>
          <w:marRight w:val="0"/>
          <w:marTop w:val="0"/>
          <w:marBottom w:val="0"/>
          <w:divBdr>
            <w:top w:val="none" w:sz="0" w:space="0" w:color="auto"/>
            <w:left w:val="none" w:sz="0" w:space="0" w:color="auto"/>
            <w:bottom w:val="none" w:sz="0" w:space="0" w:color="auto"/>
            <w:right w:val="none" w:sz="0" w:space="0" w:color="auto"/>
          </w:divBdr>
        </w:div>
        <w:div w:id="2124107798">
          <w:marLeft w:val="640"/>
          <w:marRight w:val="0"/>
          <w:marTop w:val="0"/>
          <w:marBottom w:val="0"/>
          <w:divBdr>
            <w:top w:val="none" w:sz="0" w:space="0" w:color="auto"/>
            <w:left w:val="none" w:sz="0" w:space="0" w:color="auto"/>
            <w:bottom w:val="none" w:sz="0" w:space="0" w:color="auto"/>
            <w:right w:val="none" w:sz="0" w:space="0" w:color="auto"/>
          </w:divBdr>
        </w:div>
        <w:div w:id="2130396440">
          <w:marLeft w:val="640"/>
          <w:marRight w:val="0"/>
          <w:marTop w:val="0"/>
          <w:marBottom w:val="0"/>
          <w:divBdr>
            <w:top w:val="none" w:sz="0" w:space="0" w:color="auto"/>
            <w:left w:val="none" w:sz="0" w:space="0" w:color="auto"/>
            <w:bottom w:val="none" w:sz="0" w:space="0" w:color="auto"/>
            <w:right w:val="none" w:sz="0" w:space="0" w:color="auto"/>
          </w:divBdr>
        </w:div>
      </w:divsChild>
    </w:div>
    <w:div w:id="1783914577">
      <w:marLeft w:val="0"/>
      <w:marRight w:val="0"/>
      <w:marTop w:val="0"/>
      <w:marBottom w:val="0"/>
      <w:divBdr>
        <w:top w:val="none" w:sz="0" w:space="0" w:color="auto"/>
        <w:left w:val="none" w:sz="0" w:space="0" w:color="auto"/>
        <w:bottom w:val="none" w:sz="0" w:space="0" w:color="auto"/>
        <w:right w:val="none" w:sz="0" w:space="0" w:color="auto"/>
      </w:divBdr>
    </w:div>
    <w:div w:id="1785687123">
      <w:marLeft w:val="0"/>
      <w:marRight w:val="0"/>
      <w:marTop w:val="0"/>
      <w:marBottom w:val="0"/>
      <w:divBdr>
        <w:top w:val="none" w:sz="0" w:space="0" w:color="auto"/>
        <w:left w:val="none" w:sz="0" w:space="0" w:color="auto"/>
        <w:bottom w:val="none" w:sz="0" w:space="0" w:color="auto"/>
        <w:right w:val="none" w:sz="0" w:space="0" w:color="auto"/>
      </w:divBdr>
    </w:div>
    <w:div w:id="1786146346">
      <w:bodyDiv w:val="1"/>
      <w:marLeft w:val="0"/>
      <w:marRight w:val="0"/>
      <w:marTop w:val="0"/>
      <w:marBottom w:val="0"/>
      <w:divBdr>
        <w:top w:val="none" w:sz="0" w:space="0" w:color="auto"/>
        <w:left w:val="none" w:sz="0" w:space="0" w:color="auto"/>
        <w:bottom w:val="none" w:sz="0" w:space="0" w:color="auto"/>
        <w:right w:val="none" w:sz="0" w:space="0" w:color="auto"/>
      </w:divBdr>
      <w:divsChild>
        <w:div w:id="188959929">
          <w:marLeft w:val="640"/>
          <w:marRight w:val="0"/>
          <w:marTop w:val="0"/>
          <w:marBottom w:val="0"/>
          <w:divBdr>
            <w:top w:val="none" w:sz="0" w:space="0" w:color="auto"/>
            <w:left w:val="none" w:sz="0" w:space="0" w:color="auto"/>
            <w:bottom w:val="none" w:sz="0" w:space="0" w:color="auto"/>
            <w:right w:val="none" w:sz="0" w:space="0" w:color="auto"/>
          </w:divBdr>
        </w:div>
        <w:div w:id="298149072">
          <w:marLeft w:val="640"/>
          <w:marRight w:val="0"/>
          <w:marTop w:val="0"/>
          <w:marBottom w:val="0"/>
          <w:divBdr>
            <w:top w:val="none" w:sz="0" w:space="0" w:color="auto"/>
            <w:left w:val="none" w:sz="0" w:space="0" w:color="auto"/>
            <w:bottom w:val="none" w:sz="0" w:space="0" w:color="auto"/>
            <w:right w:val="none" w:sz="0" w:space="0" w:color="auto"/>
          </w:divBdr>
        </w:div>
        <w:div w:id="328873168">
          <w:marLeft w:val="640"/>
          <w:marRight w:val="0"/>
          <w:marTop w:val="0"/>
          <w:marBottom w:val="0"/>
          <w:divBdr>
            <w:top w:val="none" w:sz="0" w:space="0" w:color="auto"/>
            <w:left w:val="none" w:sz="0" w:space="0" w:color="auto"/>
            <w:bottom w:val="none" w:sz="0" w:space="0" w:color="auto"/>
            <w:right w:val="none" w:sz="0" w:space="0" w:color="auto"/>
          </w:divBdr>
        </w:div>
        <w:div w:id="343633901">
          <w:marLeft w:val="640"/>
          <w:marRight w:val="0"/>
          <w:marTop w:val="0"/>
          <w:marBottom w:val="0"/>
          <w:divBdr>
            <w:top w:val="none" w:sz="0" w:space="0" w:color="auto"/>
            <w:left w:val="none" w:sz="0" w:space="0" w:color="auto"/>
            <w:bottom w:val="none" w:sz="0" w:space="0" w:color="auto"/>
            <w:right w:val="none" w:sz="0" w:space="0" w:color="auto"/>
          </w:divBdr>
        </w:div>
        <w:div w:id="543753901">
          <w:marLeft w:val="640"/>
          <w:marRight w:val="0"/>
          <w:marTop w:val="0"/>
          <w:marBottom w:val="0"/>
          <w:divBdr>
            <w:top w:val="none" w:sz="0" w:space="0" w:color="auto"/>
            <w:left w:val="none" w:sz="0" w:space="0" w:color="auto"/>
            <w:bottom w:val="none" w:sz="0" w:space="0" w:color="auto"/>
            <w:right w:val="none" w:sz="0" w:space="0" w:color="auto"/>
          </w:divBdr>
        </w:div>
        <w:div w:id="557205075">
          <w:marLeft w:val="640"/>
          <w:marRight w:val="0"/>
          <w:marTop w:val="0"/>
          <w:marBottom w:val="0"/>
          <w:divBdr>
            <w:top w:val="none" w:sz="0" w:space="0" w:color="auto"/>
            <w:left w:val="none" w:sz="0" w:space="0" w:color="auto"/>
            <w:bottom w:val="none" w:sz="0" w:space="0" w:color="auto"/>
            <w:right w:val="none" w:sz="0" w:space="0" w:color="auto"/>
          </w:divBdr>
        </w:div>
        <w:div w:id="575241645">
          <w:marLeft w:val="640"/>
          <w:marRight w:val="0"/>
          <w:marTop w:val="0"/>
          <w:marBottom w:val="0"/>
          <w:divBdr>
            <w:top w:val="none" w:sz="0" w:space="0" w:color="auto"/>
            <w:left w:val="none" w:sz="0" w:space="0" w:color="auto"/>
            <w:bottom w:val="none" w:sz="0" w:space="0" w:color="auto"/>
            <w:right w:val="none" w:sz="0" w:space="0" w:color="auto"/>
          </w:divBdr>
        </w:div>
        <w:div w:id="588391039">
          <w:marLeft w:val="640"/>
          <w:marRight w:val="0"/>
          <w:marTop w:val="0"/>
          <w:marBottom w:val="0"/>
          <w:divBdr>
            <w:top w:val="none" w:sz="0" w:space="0" w:color="auto"/>
            <w:left w:val="none" w:sz="0" w:space="0" w:color="auto"/>
            <w:bottom w:val="none" w:sz="0" w:space="0" w:color="auto"/>
            <w:right w:val="none" w:sz="0" w:space="0" w:color="auto"/>
          </w:divBdr>
        </w:div>
        <w:div w:id="630790410">
          <w:marLeft w:val="640"/>
          <w:marRight w:val="0"/>
          <w:marTop w:val="0"/>
          <w:marBottom w:val="0"/>
          <w:divBdr>
            <w:top w:val="none" w:sz="0" w:space="0" w:color="auto"/>
            <w:left w:val="none" w:sz="0" w:space="0" w:color="auto"/>
            <w:bottom w:val="none" w:sz="0" w:space="0" w:color="auto"/>
            <w:right w:val="none" w:sz="0" w:space="0" w:color="auto"/>
          </w:divBdr>
        </w:div>
        <w:div w:id="665672126">
          <w:marLeft w:val="640"/>
          <w:marRight w:val="0"/>
          <w:marTop w:val="0"/>
          <w:marBottom w:val="0"/>
          <w:divBdr>
            <w:top w:val="none" w:sz="0" w:space="0" w:color="auto"/>
            <w:left w:val="none" w:sz="0" w:space="0" w:color="auto"/>
            <w:bottom w:val="none" w:sz="0" w:space="0" w:color="auto"/>
            <w:right w:val="none" w:sz="0" w:space="0" w:color="auto"/>
          </w:divBdr>
        </w:div>
        <w:div w:id="669984615">
          <w:marLeft w:val="640"/>
          <w:marRight w:val="0"/>
          <w:marTop w:val="0"/>
          <w:marBottom w:val="0"/>
          <w:divBdr>
            <w:top w:val="none" w:sz="0" w:space="0" w:color="auto"/>
            <w:left w:val="none" w:sz="0" w:space="0" w:color="auto"/>
            <w:bottom w:val="none" w:sz="0" w:space="0" w:color="auto"/>
            <w:right w:val="none" w:sz="0" w:space="0" w:color="auto"/>
          </w:divBdr>
        </w:div>
        <w:div w:id="744376885">
          <w:marLeft w:val="640"/>
          <w:marRight w:val="0"/>
          <w:marTop w:val="0"/>
          <w:marBottom w:val="0"/>
          <w:divBdr>
            <w:top w:val="none" w:sz="0" w:space="0" w:color="auto"/>
            <w:left w:val="none" w:sz="0" w:space="0" w:color="auto"/>
            <w:bottom w:val="none" w:sz="0" w:space="0" w:color="auto"/>
            <w:right w:val="none" w:sz="0" w:space="0" w:color="auto"/>
          </w:divBdr>
        </w:div>
        <w:div w:id="872964416">
          <w:marLeft w:val="640"/>
          <w:marRight w:val="0"/>
          <w:marTop w:val="0"/>
          <w:marBottom w:val="0"/>
          <w:divBdr>
            <w:top w:val="none" w:sz="0" w:space="0" w:color="auto"/>
            <w:left w:val="none" w:sz="0" w:space="0" w:color="auto"/>
            <w:bottom w:val="none" w:sz="0" w:space="0" w:color="auto"/>
            <w:right w:val="none" w:sz="0" w:space="0" w:color="auto"/>
          </w:divBdr>
        </w:div>
        <w:div w:id="873273155">
          <w:marLeft w:val="640"/>
          <w:marRight w:val="0"/>
          <w:marTop w:val="0"/>
          <w:marBottom w:val="0"/>
          <w:divBdr>
            <w:top w:val="none" w:sz="0" w:space="0" w:color="auto"/>
            <w:left w:val="none" w:sz="0" w:space="0" w:color="auto"/>
            <w:bottom w:val="none" w:sz="0" w:space="0" w:color="auto"/>
            <w:right w:val="none" w:sz="0" w:space="0" w:color="auto"/>
          </w:divBdr>
        </w:div>
        <w:div w:id="884831656">
          <w:marLeft w:val="640"/>
          <w:marRight w:val="0"/>
          <w:marTop w:val="0"/>
          <w:marBottom w:val="0"/>
          <w:divBdr>
            <w:top w:val="none" w:sz="0" w:space="0" w:color="auto"/>
            <w:left w:val="none" w:sz="0" w:space="0" w:color="auto"/>
            <w:bottom w:val="none" w:sz="0" w:space="0" w:color="auto"/>
            <w:right w:val="none" w:sz="0" w:space="0" w:color="auto"/>
          </w:divBdr>
        </w:div>
        <w:div w:id="974332021">
          <w:marLeft w:val="640"/>
          <w:marRight w:val="0"/>
          <w:marTop w:val="0"/>
          <w:marBottom w:val="0"/>
          <w:divBdr>
            <w:top w:val="none" w:sz="0" w:space="0" w:color="auto"/>
            <w:left w:val="none" w:sz="0" w:space="0" w:color="auto"/>
            <w:bottom w:val="none" w:sz="0" w:space="0" w:color="auto"/>
            <w:right w:val="none" w:sz="0" w:space="0" w:color="auto"/>
          </w:divBdr>
        </w:div>
        <w:div w:id="977957041">
          <w:marLeft w:val="640"/>
          <w:marRight w:val="0"/>
          <w:marTop w:val="0"/>
          <w:marBottom w:val="0"/>
          <w:divBdr>
            <w:top w:val="none" w:sz="0" w:space="0" w:color="auto"/>
            <w:left w:val="none" w:sz="0" w:space="0" w:color="auto"/>
            <w:bottom w:val="none" w:sz="0" w:space="0" w:color="auto"/>
            <w:right w:val="none" w:sz="0" w:space="0" w:color="auto"/>
          </w:divBdr>
        </w:div>
        <w:div w:id="1041202072">
          <w:marLeft w:val="640"/>
          <w:marRight w:val="0"/>
          <w:marTop w:val="0"/>
          <w:marBottom w:val="0"/>
          <w:divBdr>
            <w:top w:val="none" w:sz="0" w:space="0" w:color="auto"/>
            <w:left w:val="none" w:sz="0" w:space="0" w:color="auto"/>
            <w:bottom w:val="none" w:sz="0" w:space="0" w:color="auto"/>
            <w:right w:val="none" w:sz="0" w:space="0" w:color="auto"/>
          </w:divBdr>
        </w:div>
        <w:div w:id="1073507810">
          <w:marLeft w:val="640"/>
          <w:marRight w:val="0"/>
          <w:marTop w:val="0"/>
          <w:marBottom w:val="0"/>
          <w:divBdr>
            <w:top w:val="none" w:sz="0" w:space="0" w:color="auto"/>
            <w:left w:val="none" w:sz="0" w:space="0" w:color="auto"/>
            <w:bottom w:val="none" w:sz="0" w:space="0" w:color="auto"/>
            <w:right w:val="none" w:sz="0" w:space="0" w:color="auto"/>
          </w:divBdr>
        </w:div>
        <w:div w:id="1108164593">
          <w:marLeft w:val="640"/>
          <w:marRight w:val="0"/>
          <w:marTop w:val="0"/>
          <w:marBottom w:val="0"/>
          <w:divBdr>
            <w:top w:val="none" w:sz="0" w:space="0" w:color="auto"/>
            <w:left w:val="none" w:sz="0" w:space="0" w:color="auto"/>
            <w:bottom w:val="none" w:sz="0" w:space="0" w:color="auto"/>
            <w:right w:val="none" w:sz="0" w:space="0" w:color="auto"/>
          </w:divBdr>
        </w:div>
        <w:div w:id="1123382458">
          <w:marLeft w:val="640"/>
          <w:marRight w:val="0"/>
          <w:marTop w:val="0"/>
          <w:marBottom w:val="0"/>
          <w:divBdr>
            <w:top w:val="none" w:sz="0" w:space="0" w:color="auto"/>
            <w:left w:val="none" w:sz="0" w:space="0" w:color="auto"/>
            <w:bottom w:val="none" w:sz="0" w:space="0" w:color="auto"/>
            <w:right w:val="none" w:sz="0" w:space="0" w:color="auto"/>
          </w:divBdr>
        </w:div>
        <w:div w:id="1196309159">
          <w:marLeft w:val="640"/>
          <w:marRight w:val="0"/>
          <w:marTop w:val="0"/>
          <w:marBottom w:val="0"/>
          <w:divBdr>
            <w:top w:val="none" w:sz="0" w:space="0" w:color="auto"/>
            <w:left w:val="none" w:sz="0" w:space="0" w:color="auto"/>
            <w:bottom w:val="none" w:sz="0" w:space="0" w:color="auto"/>
            <w:right w:val="none" w:sz="0" w:space="0" w:color="auto"/>
          </w:divBdr>
        </w:div>
        <w:div w:id="1254827192">
          <w:marLeft w:val="640"/>
          <w:marRight w:val="0"/>
          <w:marTop w:val="0"/>
          <w:marBottom w:val="0"/>
          <w:divBdr>
            <w:top w:val="none" w:sz="0" w:space="0" w:color="auto"/>
            <w:left w:val="none" w:sz="0" w:space="0" w:color="auto"/>
            <w:bottom w:val="none" w:sz="0" w:space="0" w:color="auto"/>
            <w:right w:val="none" w:sz="0" w:space="0" w:color="auto"/>
          </w:divBdr>
        </w:div>
        <w:div w:id="1272476311">
          <w:marLeft w:val="640"/>
          <w:marRight w:val="0"/>
          <w:marTop w:val="0"/>
          <w:marBottom w:val="0"/>
          <w:divBdr>
            <w:top w:val="none" w:sz="0" w:space="0" w:color="auto"/>
            <w:left w:val="none" w:sz="0" w:space="0" w:color="auto"/>
            <w:bottom w:val="none" w:sz="0" w:space="0" w:color="auto"/>
            <w:right w:val="none" w:sz="0" w:space="0" w:color="auto"/>
          </w:divBdr>
        </w:div>
        <w:div w:id="1290090411">
          <w:marLeft w:val="640"/>
          <w:marRight w:val="0"/>
          <w:marTop w:val="0"/>
          <w:marBottom w:val="0"/>
          <w:divBdr>
            <w:top w:val="none" w:sz="0" w:space="0" w:color="auto"/>
            <w:left w:val="none" w:sz="0" w:space="0" w:color="auto"/>
            <w:bottom w:val="none" w:sz="0" w:space="0" w:color="auto"/>
            <w:right w:val="none" w:sz="0" w:space="0" w:color="auto"/>
          </w:divBdr>
        </w:div>
        <w:div w:id="1339118836">
          <w:marLeft w:val="640"/>
          <w:marRight w:val="0"/>
          <w:marTop w:val="0"/>
          <w:marBottom w:val="0"/>
          <w:divBdr>
            <w:top w:val="none" w:sz="0" w:space="0" w:color="auto"/>
            <w:left w:val="none" w:sz="0" w:space="0" w:color="auto"/>
            <w:bottom w:val="none" w:sz="0" w:space="0" w:color="auto"/>
            <w:right w:val="none" w:sz="0" w:space="0" w:color="auto"/>
          </w:divBdr>
        </w:div>
        <w:div w:id="1473912258">
          <w:marLeft w:val="640"/>
          <w:marRight w:val="0"/>
          <w:marTop w:val="0"/>
          <w:marBottom w:val="0"/>
          <w:divBdr>
            <w:top w:val="none" w:sz="0" w:space="0" w:color="auto"/>
            <w:left w:val="none" w:sz="0" w:space="0" w:color="auto"/>
            <w:bottom w:val="none" w:sz="0" w:space="0" w:color="auto"/>
            <w:right w:val="none" w:sz="0" w:space="0" w:color="auto"/>
          </w:divBdr>
        </w:div>
        <w:div w:id="1510296998">
          <w:marLeft w:val="640"/>
          <w:marRight w:val="0"/>
          <w:marTop w:val="0"/>
          <w:marBottom w:val="0"/>
          <w:divBdr>
            <w:top w:val="none" w:sz="0" w:space="0" w:color="auto"/>
            <w:left w:val="none" w:sz="0" w:space="0" w:color="auto"/>
            <w:bottom w:val="none" w:sz="0" w:space="0" w:color="auto"/>
            <w:right w:val="none" w:sz="0" w:space="0" w:color="auto"/>
          </w:divBdr>
        </w:div>
        <w:div w:id="1539855843">
          <w:marLeft w:val="640"/>
          <w:marRight w:val="0"/>
          <w:marTop w:val="0"/>
          <w:marBottom w:val="0"/>
          <w:divBdr>
            <w:top w:val="none" w:sz="0" w:space="0" w:color="auto"/>
            <w:left w:val="none" w:sz="0" w:space="0" w:color="auto"/>
            <w:bottom w:val="none" w:sz="0" w:space="0" w:color="auto"/>
            <w:right w:val="none" w:sz="0" w:space="0" w:color="auto"/>
          </w:divBdr>
        </w:div>
        <w:div w:id="1584486349">
          <w:marLeft w:val="640"/>
          <w:marRight w:val="0"/>
          <w:marTop w:val="0"/>
          <w:marBottom w:val="0"/>
          <w:divBdr>
            <w:top w:val="none" w:sz="0" w:space="0" w:color="auto"/>
            <w:left w:val="none" w:sz="0" w:space="0" w:color="auto"/>
            <w:bottom w:val="none" w:sz="0" w:space="0" w:color="auto"/>
            <w:right w:val="none" w:sz="0" w:space="0" w:color="auto"/>
          </w:divBdr>
        </w:div>
        <w:div w:id="1641300871">
          <w:marLeft w:val="640"/>
          <w:marRight w:val="0"/>
          <w:marTop w:val="0"/>
          <w:marBottom w:val="0"/>
          <w:divBdr>
            <w:top w:val="none" w:sz="0" w:space="0" w:color="auto"/>
            <w:left w:val="none" w:sz="0" w:space="0" w:color="auto"/>
            <w:bottom w:val="none" w:sz="0" w:space="0" w:color="auto"/>
            <w:right w:val="none" w:sz="0" w:space="0" w:color="auto"/>
          </w:divBdr>
        </w:div>
        <w:div w:id="1646003527">
          <w:marLeft w:val="640"/>
          <w:marRight w:val="0"/>
          <w:marTop w:val="0"/>
          <w:marBottom w:val="0"/>
          <w:divBdr>
            <w:top w:val="none" w:sz="0" w:space="0" w:color="auto"/>
            <w:left w:val="none" w:sz="0" w:space="0" w:color="auto"/>
            <w:bottom w:val="none" w:sz="0" w:space="0" w:color="auto"/>
            <w:right w:val="none" w:sz="0" w:space="0" w:color="auto"/>
          </w:divBdr>
        </w:div>
        <w:div w:id="1678732046">
          <w:marLeft w:val="640"/>
          <w:marRight w:val="0"/>
          <w:marTop w:val="0"/>
          <w:marBottom w:val="0"/>
          <w:divBdr>
            <w:top w:val="none" w:sz="0" w:space="0" w:color="auto"/>
            <w:left w:val="none" w:sz="0" w:space="0" w:color="auto"/>
            <w:bottom w:val="none" w:sz="0" w:space="0" w:color="auto"/>
            <w:right w:val="none" w:sz="0" w:space="0" w:color="auto"/>
          </w:divBdr>
        </w:div>
        <w:div w:id="1687176147">
          <w:marLeft w:val="640"/>
          <w:marRight w:val="0"/>
          <w:marTop w:val="0"/>
          <w:marBottom w:val="0"/>
          <w:divBdr>
            <w:top w:val="none" w:sz="0" w:space="0" w:color="auto"/>
            <w:left w:val="none" w:sz="0" w:space="0" w:color="auto"/>
            <w:bottom w:val="none" w:sz="0" w:space="0" w:color="auto"/>
            <w:right w:val="none" w:sz="0" w:space="0" w:color="auto"/>
          </w:divBdr>
        </w:div>
        <w:div w:id="1712729743">
          <w:marLeft w:val="640"/>
          <w:marRight w:val="0"/>
          <w:marTop w:val="0"/>
          <w:marBottom w:val="0"/>
          <w:divBdr>
            <w:top w:val="none" w:sz="0" w:space="0" w:color="auto"/>
            <w:left w:val="none" w:sz="0" w:space="0" w:color="auto"/>
            <w:bottom w:val="none" w:sz="0" w:space="0" w:color="auto"/>
            <w:right w:val="none" w:sz="0" w:space="0" w:color="auto"/>
          </w:divBdr>
        </w:div>
        <w:div w:id="1725907817">
          <w:marLeft w:val="640"/>
          <w:marRight w:val="0"/>
          <w:marTop w:val="0"/>
          <w:marBottom w:val="0"/>
          <w:divBdr>
            <w:top w:val="none" w:sz="0" w:space="0" w:color="auto"/>
            <w:left w:val="none" w:sz="0" w:space="0" w:color="auto"/>
            <w:bottom w:val="none" w:sz="0" w:space="0" w:color="auto"/>
            <w:right w:val="none" w:sz="0" w:space="0" w:color="auto"/>
          </w:divBdr>
        </w:div>
        <w:div w:id="1771656390">
          <w:marLeft w:val="640"/>
          <w:marRight w:val="0"/>
          <w:marTop w:val="0"/>
          <w:marBottom w:val="0"/>
          <w:divBdr>
            <w:top w:val="none" w:sz="0" w:space="0" w:color="auto"/>
            <w:left w:val="none" w:sz="0" w:space="0" w:color="auto"/>
            <w:bottom w:val="none" w:sz="0" w:space="0" w:color="auto"/>
            <w:right w:val="none" w:sz="0" w:space="0" w:color="auto"/>
          </w:divBdr>
        </w:div>
        <w:div w:id="1786583208">
          <w:marLeft w:val="640"/>
          <w:marRight w:val="0"/>
          <w:marTop w:val="0"/>
          <w:marBottom w:val="0"/>
          <w:divBdr>
            <w:top w:val="none" w:sz="0" w:space="0" w:color="auto"/>
            <w:left w:val="none" w:sz="0" w:space="0" w:color="auto"/>
            <w:bottom w:val="none" w:sz="0" w:space="0" w:color="auto"/>
            <w:right w:val="none" w:sz="0" w:space="0" w:color="auto"/>
          </w:divBdr>
        </w:div>
        <w:div w:id="1821656524">
          <w:marLeft w:val="640"/>
          <w:marRight w:val="0"/>
          <w:marTop w:val="0"/>
          <w:marBottom w:val="0"/>
          <w:divBdr>
            <w:top w:val="none" w:sz="0" w:space="0" w:color="auto"/>
            <w:left w:val="none" w:sz="0" w:space="0" w:color="auto"/>
            <w:bottom w:val="none" w:sz="0" w:space="0" w:color="auto"/>
            <w:right w:val="none" w:sz="0" w:space="0" w:color="auto"/>
          </w:divBdr>
        </w:div>
        <w:div w:id="1887788355">
          <w:marLeft w:val="640"/>
          <w:marRight w:val="0"/>
          <w:marTop w:val="0"/>
          <w:marBottom w:val="0"/>
          <w:divBdr>
            <w:top w:val="none" w:sz="0" w:space="0" w:color="auto"/>
            <w:left w:val="none" w:sz="0" w:space="0" w:color="auto"/>
            <w:bottom w:val="none" w:sz="0" w:space="0" w:color="auto"/>
            <w:right w:val="none" w:sz="0" w:space="0" w:color="auto"/>
          </w:divBdr>
        </w:div>
        <w:div w:id="1936552259">
          <w:marLeft w:val="640"/>
          <w:marRight w:val="0"/>
          <w:marTop w:val="0"/>
          <w:marBottom w:val="0"/>
          <w:divBdr>
            <w:top w:val="none" w:sz="0" w:space="0" w:color="auto"/>
            <w:left w:val="none" w:sz="0" w:space="0" w:color="auto"/>
            <w:bottom w:val="none" w:sz="0" w:space="0" w:color="auto"/>
            <w:right w:val="none" w:sz="0" w:space="0" w:color="auto"/>
          </w:divBdr>
        </w:div>
        <w:div w:id="1976597280">
          <w:marLeft w:val="640"/>
          <w:marRight w:val="0"/>
          <w:marTop w:val="0"/>
          <w:marBottom w:val="0"/>
          <w:divBdr>
            <w:top w:val="none" w:sz="0" w:space="0" w:color="auto"/>
            <w:left w:val="none" w:sz="0" w:space="0" w:color="auto"/>
            <w:bottom w:val="none" w:sz="0" w:space="0" w:color="auto"/>
            <w:right w:val="none" w:sz="0" w:space="0" w:color="auto"/>
          </w:divBdr>
        </w:div>
        <w:div w:id="2021006022">
          <w:marLeft w:val="640"/>
          <w:marRight w:val="0"/>
          <w:marTop w:val="0"/>
          <w:marBottom w:val="0"/>
          <w:divBdr>
            <w:top w:val="none" w:sz="0" w:space="0" w:color="auto"/>
            <w:left w:val="none" w:sz="0" w:space="0" w:color="auto"/>
            <w:bottom w:val="none" w:sz="0" w:space="0" w:color="auto"/>
            <w:right w:val="none" w:sz="0" w:space="0" w:color="auto"/>
          </w:divBdr>
        </w:div>
      </w:divsChild>
    </w:div>
    <w:div w:id="1791507217">
      <w:marLeft w:val="0"/>
      <w:marRight w:val="0"/>
      <w:marTop w:val="0"/>
      <w:marBottom w:val="0"/>
      <w:divBdr>
        <w:top w:val="none" w:sz="0" w:space="0" w:color="auto"/>
        <w:left w:val="none" w:sz="0" w:space="0" w:color="auto"/>
        <w:bottom w:val="none" w:sz="0" w:space="0" w:color="auto"/>
        <w:right w:val="none" w:sz="0" w:space="0" w:color="auto"/>
      </w:divBdr>
    </w:div>
    <w:div w:id="1795638592">
      <w:bodyDiv w:val="1"/>
      <w:marLeft w:val="0"/>
      <w:marRight w:val="0"/>
      <w:marTop w:val="0"/>
      <w:marBottom w:val="0"/>
      <w:divBdr>
        <w:top w:val="none" w:sz="0" w:space="0" w:color="auto"/>
        <w:left w:val="none" w:sz="0" w:space="0" w:color="auto"/>
        <w:bottom w:val="none" w:sz="0" w:space="0" w:color="auto"/>
        <w:right w:val="none" w:sz="0" w:space="0" w:color="auto"/>
      </w:divBdr>
      <w:divsChild>
        <w:div w:id="5711626">
          <w:marLeft w:val="640"/>
          <w:marRight w:val="0"/>
          <w:marTop w:val="0"/>
          <w:marBottom w:val="0"/>
          <w:divBdr>
            <w:top w:val="none" w:sz="0" w:space="0" w:color="auto"/>
            <w:left w:val="none" w:sz="0" w:space="0" w:color="auto"/>
            <w:bottom w:val="none" w:sz="0" w:space="0" w:color="auto"/>
            <w:right w:val="none" w:sz="0" w:space="0" w:color="auto"/>
          </w:divBdr>
        </w:div>
        <w:div w:id="29695303">
          <w:marLeft w:val="640"/>
          <w:marRight w:val="0"/>
          <w:marTop w:val="0"/>
          <w:marBottom w:val="0"/>
          <w:divBdr>
            <w:top w:val="none" w:sz="0" w:space="0" w:color="auto"/>
            <w:left w:val="none" w:sz="0" w:space="0" w:color="auto"/>
            <w:bottom w:val="none" w:sz="0" w:space="0" w:color="auto"/>
            <w:right w:val="none" w:sz="0" w:space="0" w:color="auto"/>
          </w:divBdr>
        </w:div>
        <w:div w:id="129565617">
          <w:marLeft w:val="640"/>
          <w:marRight w:val="0"/>
          <w:marTop w:val="0"/>
          <w:marBottom w:val="0"/>
          <w:divBdr>
            <w:top w:val="none" w:sz="0" w:space="0" w:color="auto"/>
            <w:left w:val="none" w:sz="0" w:space="0" w:color="auto"/>
            <w:bottom w:val="none" w:sz="0" w:space="0" w:color="auto"/>
            <w:right w:val="none" w:sz="0" w:space="0" w:color="auto"/>
          </w:divBdr>
        </w:div>
        <w:div w:id="189339117">
          <w:marLeft w:val="640"/>
          <w:marRight w:val="0"/>
          <w:marTop w:val="0"/>
          <w:marBottom w:val="0"/>
          <w:divBdr>
            <w:top w:val="none" w:sz="0" w:space="0" w:color="auto"/>
            <w:left w:val="none" w:sz="0" w:space="0" w:color="auto"/>
            <w:bottom w:val="none" w:sz="0" w:space="0" w:color="auto"/>
            <w:right w:val="none" w:sz="0" w:space="0" w:color="auto"/>
          </w:divBdr>
        </w:div>
        <w:div w:id="203639979">
          <w:marLeft w:val="640"/>
          <w:marRight w:val="0"/>
          <w:marTop w:val="0"/>
          <w:marBottom w:val="0"/>
          <w:divBdr>
            <w:top w:val="none" w:sz="0" w:space="0" w:color="auto"/>
            <w:left w:val="none" w:sz="0" w:space="0" w:color="auto"/>
            <w:bottom w:val="none" w:sz="0" w:space="0" w:color="auto"/>
            <w:right w:val="none" w:sz="0" w:space="0" w:color="auto"/>
          </w:divBdr>
        </w:div>
        <w:div w:id="324431861">
          <w:marLeft w:val="640"/>
          <w:marRight w:val="0"/>
          <w:marTop w:val="0"/>
          <w:marBottom w:val="0"/>
          <w:divBdr>
            <w:top w:val="none" w:sz="0" w:space="0" w:color="auto"/>
            <w:left w:val="none" w:sz="0" w:space="0" w:color="auto"/>
            <w:bottom w:val="none" w:sz="0" w:space="0" w:color="auto"/>
            <w:right w:val="none" w:sz="0" w:space="0" w:color="auto"/>
          </w:divBdr>
        </w:div>
        <w:div w:id="388113801">
          <w:marLeft w:val="640"/>
          <w:marRight w:val="0"/>
          <w:marTop w:val="0"/>
          <w:marBottom w:val="0"/>
          <w:divBdr>
            <w:top w:val="none" w:sz="0" w:space="0" w:color="auto"/>
            <w:left w:val="none" w:sz="0" w:space="0" w:color="auto"/>
            <w:bottom w:val="none" w:sz="0" w:space="0" w:color="auto"/>
            <w:right w:val="none" w:sz="0" w:space="0" w:color="auto"/>
          </w:divBdr>
        </w:div>
        <w:div w:id="423233541">
          <w:marLeft w:val="640"/>
          <w:marRight w:val="0"/>
          <w:marTop w:val="0"/>
          <w:marBottom w:val="0"/>
          <w:divBdr>
            <w:top w:val="none" w:sz="0" w:space="0" w:color="auto"/>
            <w:left w:val="none" w:sz="0" w:space="0" w:color="auto"/>
            <w:bottom w:val="none" w:sz="0" w:space="0" w:color="auto"/>
            <w:right w:val="none" w:sz="0" w:space="0" w:color="auto"/>
          </w:divBdr>
        </w:div>
        <w:div w:id="466514222">
          <w:marLeft w:val="640"/>
          <w:marRight w:val="0"/>
          <w:marTop w:val="0"/>
          <w:marBottom w:val="0"/>
          <w:divBdr>
            <w:top w:val="none" w:sz="0" w:space="0" w:color="auto"/>
            <w:left w:val="none" w:sz="0" w:space="0" w:color="auto"/>
            <w:bottom w:val="none" w:sz="0" w:space="0" w:color="auto"/>
            <w:right w:val="none" w:sz="0" w:space="0" w:color="auto"/>
          </w:divBdr>
        </w:div>
        <w:div w:id="513619861">
          <w:marLeft w:val="640"/>
          <w:marRight w:val="0"/>
          <w:marTop w:val="0"/>
          <w:marBottom w:val="0"/>
          <w:divBdr>
            <w:top w:val="none" w:sz="0" w:space="0" w:color="auto"/>
            <w:left w:val="none" w:sz="0" w:space="0" w:color="auto"/>
            <w:bottom w:val="none" w:sz="0" w:space="0" w:color="auto"/>
            <w:right w:val="none" w:sz="0" w:space="0" w:color="auto"/>
          </w:divBdr>
        </w:div>
        <w:div w:id="529953102">
          <w:marLeft w:val="640"/>
          <w:marRight w:val="0"/>
          <w:marTop w:val="0"/>
          <w:marBottom w:val="0"/>
          <w:divBdr>
            <w:top w:val="none" w:sz="0" w:space="0" w:color="auto"/>
            <w:left w:val="none" w:sz="0" w:space="0" w:color="auto"/>
            <w:bottom w:val="none" w:sz="0" w:space="0" w:color="auto"/>
            <w:right w:val="none" w:sz="0" w:space="0" w:color="auto"/>
          </w:divBdr>
        </w:div>
        <w:div w:id="582031386">
          <w:marLeft w:val="640"/>
          <w:marRight w:val="0"/>
          <w:marTop w:val="0"/>
          <w:marBottom w:val="0"/>
          <w:divBdr>
            <w:top w:val="none" w:sz="0" w:space="0" w:color="auto"/>
            <w:left w:val="none" w:sz="0" w:space="0" w:color="auto"/>
            <w:bottom w:val="none" w:sz="0" w:space="0" w:color="auto"/>
            <w:right w:val="none" w:sz="0" w:space="0" w:color="auto"/>
          </w:divBdr>
        </w:div>
        <w:div w:id="614941948">
          <w:marLeft w:val="640"/>
          <w:marRight w:val="0"/>
          <w:marTop w:val="0"/>
          <w:marBottom w:val="0"/>
          <w:divBdr>
            <w:top w:val="none" w:sz="0" w:space="0" w:color="auto"/>
            <w:left w:val="none" w:sz="0" w:space="0" w:color="auto"/>
            <w:bottom w:val="none" w:sz="0" w:space="0" w:color="auto"/>
            <w:right w:val="none" w:sz="0" w:space="0" w:color="auto"/>
          </w:divBdr>
        </w:div>
        <w:div w:id="619845727">
          <w:marLeft w:val="640"/>
          <w:marRight w:val="0"/>
          <w:marTop w:val="0"/>
          <w:marBottom w:val="0"/>
          <w:divBdr>
            <w:top w:val="none" w:sz="0" w:space="0" w:color="auto"/>
            <w:left w:val="none" w:sz="0" w:space="0" w:color="auto"/>
            <w:bottom w:val="none" w:sz="0" w:space="0" w:color="auto"/>
            <w:right w:val="none" w:sz="0" w:space="0" w:color="auto"/>
          </w:divBdr>
        </w:div>
        <w:div w:id="625962890">
          <w:marLeft w:val="640"/>
          <w:marRight w:val="0"/>
          <w:marTop w:val="0"/>
          <w:marBottom w:val="0"/>
          <w:divBdr>
            <w:top w:val="none" w:sz="0" w:space="0" w:color="auto"/>
            <w:left w:val="none" w:sz="0" w:space="0" w:color="auto"/>
            <w:bottom w:val="none" w:sz="0" w:space="0" w:color="auto"/>
            <w:right w:val="none" w:sz="0" w:space="0" w:color="auto"/>
          </w:divBdr>
        </w:div>
        <w:div w:id="698626037">
          <w:marLeft w:val="640"/>
          <w:marRight w:val="0"/>
          <w:marTop w:val="0"/>
          <w:marBottom w:val="0"/>
          <w:divBdr>
            <w:top w:val="none" w:sz="0" w:space="0" w:color="auto"/>
            <w:left w:val="none" w:sz="0" w:space="0" w:color="auto"/>
            <w:bottom w:val="none" w:sz="0" w:space="0" w:color="auto"/>
            <w:right w:val="none" w:sz="0" w:space="0" w:color="auto"/>
          </w:divBdr>
        </w:div>
        <w:div w:id="728040215">
          <w:marLeft w:val="640"/>
          <w:marRight w:val="0"/>
          <w:marTop w:val="0"/>
          <w:marBottom w:val="0"/>
          <w:divBdr>
            <w:top w:val="none" w:sz="0" w:space="0" w:color="auto"/>
            <w:left w:val="none" w:sz="0" w:space="0" w:color="auto"/>
            <w:bottom w:val="none" w:sz="0" w:space="0" w:color="auto"/>
            <w:right w:val="none" w:sz="0" w:space="0" w:color="auto"/>
          </w:divBdr>
        </w:div>
        <w:div w:id="766534443">
          <w:marLeft w:val="640"/>
          <w:marRight w:val="0"/>
          <w:marTop w:val="0"/>
          <w:marBottom w:val="0"/>
          <w:divBdr>
            <w:top w:val="none" w:sz="0" w:space="0" w:color="auto"/>
            <w:left w:val="none" w:sz="0" w:space="0" w:color="auto"/>
            <w:bottom w:val="none" w:sz="0" w:space="0" w:color="auto"/>
            <w:right w:val="none" w:sz="0" w:space="0" w:color="auto"/>
          </w:divBdr>
        </w:div>
        <w:div w:id="805241760">
          <w:marLeft w:val="640"/>
          <w:marRight w:val="0"/>
          <w:marTop w:val="0"/>
          <w:marBottom w:val="0"/>
          <w:divBdr>
            <w:top w:val="none" w:sz="0" w:space="0" w:color="auto"/>
            <w:left w:val="none" w:sz="0" w:space="0" w:color="auto"/>
            <w:bottom w:val="none" w:sz="0" w:space="0" w:color="auto"/>
            <w:right w:val="none" w:sz="0" w:space="0" w:color="auto"/>
          </w:divBdr>
        </w:div>
        <w:div w:id="940533169">
          <w:marLeft w:val="640"/>
          <w:marRight w:val="0"/>
          <w:marTop w:val="0"/>
          <w:marBottom w:val="0"/>
          <w:divBdr>
            <w:top w:val="none" w:sz="0" w:space="0" w:color="auto"/>
            <w:left w:val="none" w:sz="0" w:space="0" w:color="auto"/>
            <w:bottom w:val="none" w:sz="0" w:space="0" w:color="auto"/>
            <w:right w:val="none" w:sz="0" w:space="0" w:color="auto"/>
          </w:divBdr>
        </w:div>
        <w:div w:id="959142095">
          <w:marLeft w:val="640"/>
          <w:marRight w:val="0"/>
          <w:marTop w:val="0"/>
          <w:marBottom w:val="0"/>
          <w:divBdr>
            <w:top w:val="none" w:sz="0" w:space="0" w:color="auto"/>
            <w:left w:val="none" w:sz="0" w:space="0" w:color="auto"/>
            <w:bottom w:val="none" w:sz="0" w:space="0" w:color="auto"/>
            <w:right w:val="none" w:sz="0" w:space="0" w:color="auto"/>
          </w:divBdr>
        </w:div>
        <w:div w:id="977684727">
          <w:marLeft w:val="640"/>
          <w:marRight w:val="0"/>
          <w:marTop w:val="0"/>
          <w:marBottom w:val="0"/>
          <w:divBdr>
            <w:top w:val="none" w:sz="0" w:space="0" w:color="auto"/>
            <w:left w:val="none" w:sz="0" w:space="0" w:color="auto"/>
            <w:bottom w:val="none" w:sz="0" w:space="0" w:color="auto"/>
            <w:right w:val="none" w:sz="0" w:space="0" w:color="auto"/>
          </w:divBdr>
        </w:div>
        <w:div w:id="979922505">
          <w:marLeft w:val="640"/>
          <w:marRight w:val="0"/>
          <w:marTop w:val="0"/>
          <w:marBottom w:val="0"/>
          <w:divBdr>
            <w:top w:val="none" w:sz="0" w:space="0" w:color="auto"/>
            <w:left w:val="none" w:sz="0" w:space="0" w:color="auto"/>
            <w:bottom w:val="none" w:sz="0" w:space="0" w:color="auto"/>
            <w:right w:val="none" w:sz="0" w:space="0" w:color="auto"/>
          </w:divBdr>
        </w:div>
        <w:div w:id="992487590">
          <w:marLeft w:val="640"/>
          <w:marRight w:val="0"/>
          <w:marTop w:val="0"/>
          <w:marBottom w:val="0"/>
          <w:divBdr>
            <w:top w:val="none" w:sz="0" w:space="0" w:color="auto"/>
            <w:left w:val="none" w:sz="0" w:space="0" w:color="auto"/>
            <w:bottom w:val="none" w:sz="0" w:space="0" w:color="auto"/>
            <w:right w:val="none" w:sz="0" w:space="0" w:color="auto"/>
          </w:divBdr>
        </w:div>
        <w:div w:id="995375569">
          <w:marLeft w:val="640"/>
          <w:marRight w:val="0"/>
          <w:marTop w:val="0"/>
          <w:marBottom w:val="0"/>
          <w:divBdr>
            <w:top w:val="none" w:sz="0" w:space="0" w:color="auto"/>
            <w:left w:val="none" w:sz="0" w:space="0" w:color="auto"/>
            <w:bottom w:val="none" w:sz="0" w:space="0" w:color="auto"/>
            <w:right w:val="none" w:sz="0" w:space="0" w:color="auto"/>
          </w:divBdr>
        </w:div>
        <w:div w:id="1002392078">
          <w:marLeft w:val="640"/>
          <w:marRight w:val="0"/>
          <w:marTop w:val="0"/>
          <w:marBottom w:val="0"/>
          <w:divBdr>
            <w:top w:val="none" w:sz="0" w:space="0" w:color="auto"/>
            <w:left w:val="none" w:sz="0" w:space="0" w:color="auto"/>
            <w:bottom w:val="none" w:sz="0" w:space="0" w:color="auto"/>
            <w:right w:val="none" w:sz="0" w:space="0" w:color="auto"/>
          </w:divBdr>
        </w:div>
        <w:div w:id="1013654937">
          <w:marLeft w:val="640"/>
          <w:marRight w:val="0"/>
          <w:marTop w:val="0"/>
          <w:marBottom w:val="0"/>
          <w:divBdr>
            <w:top w:val="none" w:sz="0" w:space="0" w:color="auto"/>
            <w:left w:val="none" w:sz="0" w:space="0" w:color="auto"/>
            <w:bottom w:val="none" w:sz="0" w:space="0" w:color="auto"/>
            <w:right w:val="none" w:sz="0" w:space="0" w:color="auto"/>
          </w:divBdr>
        </w:div>
        <w:div w:id="1041975780">
          <w:marLeft w:val="640"/>
          <w:marRight w:val="0"/>
          <w:marTop w:val="0"/>
          <w:marBottom w:val="0"/>
          <w:divBdr>
            <w:top w:val="none" w:sz="0" w:space="0" w:color="auto"/>
            <w:left w:val="none" w:sz="0" w:space="0" w:color="auto"/>
            <w:bottom w:val="none" w:sz="0" w:space="0" w:color="auto"/>
            <w:right w:val="none" w:sz="0" w:space="0" w:color="auto"/>
          </w:divBdr>
        </w:div>
        <w:div w:id="1055549916">
          <w:marLeft w:val="640"/>
          <w:marRight w:val="0"/>
          <w:marTop w:val="0"/>
          <w:marBottom w:val="0"/>
          <w:divBdr>
            <w:top w:val="none" w:sz="0" w:space="0" w:color="auto"/>
            <w:left w:val="none" w:sz="0" w:space="0" w:color="auto"/>
            <w:bottom w:val="none" w:sz="0" w:space="0" w:color="auto"/>
            <w:right w:val="none" w:sz="0" w:space="0" w:color="auto"/>
          </w:divBdr>
        </w:div>
        <w:div w:id="1127620298">
          <w:marLeft w:val="640"/>
          <w:marRight w:val="0"/>
          <w:marTop w:val="0"/>
          <w:marBottom w:val="0"/>
          <w:divBdr>
            <w:top w:val="none" w:sz="0" w:space="0" w:color="auto"/>
            <w:left w:val="none" w:sz="0" w:space="0" w:color="auto"/>
            <w:bottom w:val="none" w:sz="0" w:space="0" w:color="auto"/>
            <w:right w:val="none" w:sz="0" w:space="0" w:color="auto"/>
          </w:divBdr>
        </w:div>
        <w:div w:id="1131553363">
          <w:marLeft w:val="640"/>
          <w:marRight w:val="0"/>
          <w:marTop w:val="0"/>
          <w:marBottom w:val="0"/>
          <w:divBdr>
            <w:top w:val="none" w:sz="0" w:space="0" w:color="auto"/>
            <w:left w:val="none" w:sz="0" w:space="0" w:color="auto"/>
            <w:bottom w:val="none" w:sz="0" w:space="0" w:color="auto"/>
            <w:right w:val="none" w:sz="0" w:space="0" w:color="auto"/>
          </w:divBdr>
        </w:div>
        <w:div w:id="1247423137">
          <w:marLeft w:val="640"/>
          <w:marRight w:val="0"/>
          <w:marTop w:val="0"/>
          <w:marBottom w:val="0"/>
          <w:divBdr>
            <w:top w:val="none" w:sz="0" w:space="0" w:color="auto"/>
            <w:left w:val="none" w:sz="0" w:space="0" w:color="auto"/>
            <w:bottom w:val="none" w:sz="0" w:space="0" w:color="auto"/>
            <w:right w:val="none" w:sz="0" w:space="0" w:color="auto"/>
          </w:divBdr>
        </w:div>
        <w:div w:id="1272282549">
          <w:marLeft w:val="640"/>
          <w:marRight w:val="0"/>
          <w:marTop w:val="0"/>
          <w:marBottom w:val="0"/>
          <w:divBdr>
            <w:top w:val="none" w:sz="0" w:space="0" w:color="auto"/>
            <w:left w:val="none" w:sz="0" w:space="0" w:color="auto"/>
            <w:bottom w:val="none" w:sz="0" w:space="0" w:color="auto"/>
            <w:right w:val="none" w:sz="0" w:space="0" w:color="auto"/>
          </w:divBdr>
        </w:div>
        <w:div w:id="1282951686">
          <w:marLeft w:val="640"/>
          <w:marRight w:val="0"/>
          <w:marTop w:val="0"/>
          <w:marBottom w:val="0"/>
          <w:divBdr>
            <w:top w:val="none" w:sz="0" w:space="0" w:color="auto"/>
            <w:left w:val="none" w:sz="0" w:space="0" w:color="auto"/>
            <w:bottom w:val="none" w:sz="0" w:space="0" w:color="auto"/>
            <w:right w:val="none" w:sz="0" w:space="0" w:color="auto"/>
          </w:divBdr>
        </w:div>
        <w:div w:id="1305888278">
          <w:marLeft w:val="640"/>
          <w:marRight w:val="0"/>
          <w:marTop w:val="0"/>
          <w:marBottom w:val="0"/>
          <w:divBdr>
            <w:top w:val="none" w:sz="0" w:space="0" w:color="auto"/>
            <w:left w:val="none" w:sz="0" w:space="0" w:color="auto"/>
            <w:bottom w:val="none" w:sz="0" w:space="0" w:color="auto"/>
            <w:right w:val="none" w:sz="0" w:space="0" w:color="auto"/>
          </w:divBdr>
        </w:div>
        <w:div w:id="1313289688">
          <w:marLeft w:val="640"/>
          <w:marRight w:val="0"/>
          <w:marTop w:val="0"/>
          <w:marBottom w:val="0"/>
          <w:divBdr>
            <w:top w:val="none" w:sz="0" w:space="0" w:color="auto"/>
            <w:left w:val="none" w:sz="0" w:space="0" w:color="auto"/>
            <w:bottom w:val="none" w:sz="0" w:space="0" w:color="auto"/>
            <w:right w:val="none" w:sz="0" w:space="0" w:color="auto"/>
          </w:divBdr>
        </w:div>
        <w:div w:id="1386223726">
          <w:marLeft w:val="640"/>
          <w:marRight w:val="0"/>
          <w:marTop w:val="0"/>
          <w:marBottom w:val="0"/>
          <w:divBdr>
            <w:top w:val="none" w:sz="0" w:space="0" w:color="auto"/>
            <w:left w:val="none" w:sz="0" w:space="0" w:color="auto"/>
            <w:bottom w:val="none" w:sz="0" w:space="0" w:color="auto"/>
            <w:right w:val="none" w:sz="0" w:space="0" w:color="auto"/>
          </w:divBdr>
        </w:div>
        <w:div w:id="1420830379">
          <w:marLeft w:val="640"/>
          <w:marRight w:val="0"/>
          <w:marTop w:val="0"/>
          <w:marBottom w:val="0"/>
          <w:divBdr>
            <w:top w:val="none" w:sz="0" w:space="0" w:color="auto"/>
            <w:left w:val="none" w:sz="0" w:space="0" w:color="auto"/>
            <w:bottom w:val="none" w:sz="0" w:space="0" w:color="auto"/>
            <w:right w:val="none" w:sz="0" w:space="0" w:color="auto"/>
          </w:divBdr>
        </w:div>
        <w:div w:id="1526366015">
          <w:marLeft w:val="640"/>
          <w:marRight w:val="0"/>
          <w:marTop w:val="0"/>
          <w:marBottom w:val="0"/>
          <w:divBdr>
            <w:top w:val="none" w:sz="0" w:space="0" w:color="auto"/>
            <w:left w:val="none" w:sz="0" w:space="0" w:color="auto"/>
            <w:bottom w:val="none" w:sz="0" w:space="0" w:color="auto"/>
            <w:right w:val="none" w:sz="0" w:space="0" w:color="auto"/>
          </w:divBdr>
        </w:div>
        <w:div w:id="1550141597">
          <w:marLeft w:val="640"/>
          <w:marRight w:val="0"/>
          <w:marTop w:val="0"/>
          <w:marBottom w:val="0"/>
          <w:divBdr>
            <w:top w:val="none" w:sz="0" w:space="0" w:color="auto"/>
            <w:left w:val="none" w:sz="0" w:space="0" w:color="auto"/>
            <w:bottom w:val="none" w:sz="0" w:space="0" w:color="auto"/>
            <w:right w:val="none" w:sz="0" w:space="0" w:color="auto"/>
          </w:divBdr>
        </w:div>
        <w:div w:id="1586301225">
          <w:marLeft w:val="640"/>
          <w:marRight w:val="0"/>
          <w:marTop w:val="0"/>
          <w:marBottom w:val="0"/>
          <w:divBdr>
            <w:top w:val="none" w:sz="0" w:space="0" w:color="auto"/>
            <w:left w:val="none" w:sz="0" w:space="0" w:color="auto"/>
            <w:bottom w:val="none" w:sz="0" w:space="0" w:color="auto"/>
            <w:right w:val="none" w:sz="0" w:space="0" w:color="auto"/>
          </w:divBdr>
        </w:div>
        <w:div w:id="1601373847">
          <w:marLeft w:val="640"/>
          <w:marRight w:val="0"/>
          <w:marTop w:val="0"/>
          <w:marBottom w:val="0"/>
          <w:divBdr>
            <w:top w:val="none" w:sz="0" w:space="0" w:color="auto"/>
            <w:left w:val="none" w:sz="0" w:space="0" w:color="auto"/>
            <w:bottom w:val="none" w:sz="0" w:space="0" w:color="auto"/>
            <w:right w:val="none" w:sz="0" w:space="0" w:color="auto"/>
          </w:divBdr>
        </w:div>
        <w:div w:id="1639526948">
          <w:marLeft w:val="640"/>
          <w:marRight w:val="0"/>
          <w:marTop w:val="0"/>
          <w:marBottom w:val="0"/>
          <w:divBdr>
            <w:top w:val="none" w:sz="0" w:space="0" w:color="auto"/>
            <w:left w:val="none" w:sz="0" w:space="0" w:color="auto"/>
            <w:bottom w:val="none" w:sz="0" w:space="0" w:color="auto"/>
            <w:right w:val="none" w:sz="0" w:space="0" w:color="auto"/>
          </w:divBdr>
        </w:div>
        <w:div w:id="1676612146">
          <w:marLeft w:val="640"/>
          <w:marRight w:val="0"/>
          <w:marTop w:val="0"/>
          <w:marBottom w:val="0"/>
          <w:divBdr>
            <w:top w:val="none" w:sz="0" w:space="0" w:color="auto"/>
            <w:left w:val="none" w:sz="0" w:space="0" w:color="auto"/>
            <w:bottom w:val="none" w:sz="0" w:space="0" w:color="auto"/>
            <w:right w:val="none" w:sz="0" w:space="0" w:color="auto"/>
          </w:divBdr>
        </w:div>
        <w:div w:id="1706638796">
          <w:marLeft w:val="640"/>
          <w:marRight w:val="0"/>
          <w:marTop w:val="0"/>
          <w:marBottom w:val="0"/>
          <w:divBdr>
            <w:top w:val="none" w:sz="0" w:space="0" w:color="auto"/>
            <w:left w:val="none" w:sz="0" w:space="0" w:color="auto"/>
            <w:bottom w:val="none" w:sz="0" w:space="0" w:color="auto"/>
            <w:right w:val="none" w:sz="0" w:space="0" w:color="auto"/>
          </w:divBdr>
        </w:div>
        <w:div w:id="1820879421">
          <w:marLeft w:val="640"/>
          <w:marRight w:val="0"/>
          <w:marTop w:val="0"/>
          <w:marBottom w:val="0"/>
          <w:divBdr>
            <w:top w:val="none" w:sz="0" w:space="0" w:color="auto"/>
            <w:left w:val="none" w:sz="0" w:space="0" w:color="auto"/>
            <w:bottom w:val="none" w:sz="0" w:space="0" w:color="auto"/>
            <w:right w:val="none" w:sz="0" w:space="0" w:color="auto"/>
          </w:divBdr>
        </w:div>
        <w:div w:id="1821993665">
          <w:marLeft w:val="640"/>
          <w:marRight w:val="0"/>
          <w:marTop w:val="0"/>
          <w:marBottom w:val="0"/>
          <w:divBdr>
            <w:top w:val="none" w:sz="0" w:space="0" w:color="auto"/>
            <w:left w:val="none" w:sz="0" w:space="0" w:color="auto"/>
            <w:bottom w:val="none" w:sz="0" w:space="0" w:color="auto"/>
            <w:right w:val="none" w:sz="0" w:space="0" w:color="auto"/>
          </w:divBdr>
        </w:div>
        <w:div w:id="1846045607">
          <w:marLeft w:val="640"/>
          <w:marRight w:val="0"/>
          <w:marTop w:val="0"/>
          <w:marBottom w:val="0"/>
          <w:divBdr>
            <w:top w:val="none" w:sz="0" w:space="0" w:color="auto"/>
            <w:left w:val="none" w:sz="0" w:space="0" w:color="auto"/>
            <w:bottom w:val="none" w:sz="0" w:space="0" w:color="auto"/>
            <w:right w:val="none" w:sz="0" w:space="0" w:color="auto"/>
          </w:divBdr>
        </w:div>
        <w:div w:id="1926838714">
          <w:marLeft w:val="640"/>
          <w:marRight w:val="0"/>
          <w:marTop w:val="0"/>
          <w:marBottom w:val="0"/>
          <w:divBdr>
            <w:top w:val="none" w:sz="0" w:space="0" w:color="auto"/>
            <w:left w:val="none" w:sz="0" w:space="0" w:color="auto"/>
            <w:bottom w:val="none" w:sz="0" w:space="0" w:color="auto"/>
            <w:right w:val="none" w:sz="0" w:space="0" w:color="auto"/>
          </w:divBdr>
        </w:div>
        <w:div w:id="1972203838">
          <w:marLeft w:val="640"/>
          <w:marRight w:val="0"/>
          <w:marTop w:val="0"/>
          <w:marBottom w:val="0"/>
          <w:divBdr>
            <w:top w:val="none" w:sz="0" w:space="0" w:color="auto"/>
            <w:left w:val="none" w:sz="0" w:space="0" w:color="auto"/>
            <w:bottom w:val="none" w:sz="0" w:space="0" w:color="auto"/>
            <w:right w:val="none" w:sz="0" w:space="0" w:color="auto"/>
          </w:divBdr>
        </w:div>
        <w:div w:id="2084797291">
          <w:marLeft w:val="640"/>
          <w:marRight w:val="0"/>
          <w:marTop w:val="0"/>
          <w:marBottom w:val="0"/>
          <w:divBdr>
            <w:top w:val="none" w:sz="0" w:space="0" w:color="auto"/>
            <w:left w:val="none" w:sz="0" w:space="0" w:color="auto"/>
            <w:bottom w:val="none" w:sz="0" w:space="0" w:color="auto"/>
            <w:right w:val="none" w:sz="0" w:space="0" w:color="auto"/>
          </w:divBdr>
        </w:div>
        <w:div w:id="2133595273">
          <w:marLeft w:val="640"/>
          <w:marRight w:val="0"/>
          <w:marTop w:val="0"/>
          <w:marBottom w:val="0"/>
          <w:divBdr>
            <w:top w:val="none" w:sz="0" w:space="0" w:color="auto"/>
            <w:left w:val="none" w:sz="0" w:space="0" w:color="auto"/>
            <w:bottom w:val="none" w:sz="0" w:space="0" w:color="auto"/>
            <w:right w:val="none" w:sz="0" w:space="0" w:color="auto"/>
          </w:divBdr>
        </w:div>
      </w:divsChild>
    </w:div>
    <w:div w:id="1798141714">
      <w:bodyDiv w:val="1"/>
      <w:marLeft w:val="0"/>
      <w:marRight w:val="0"/>
      <w:marTop w:val="0"/>
      <w:marBottom w:val="0"/>
      <w:divBdr>
        <w:top w:val="none" w:sz="0" w:space="0" w:color="auto"/>
        <w:left w:val="none" w:sz="0" w:space="0" w:color="auto"/>
        <w:bottom w:val="none" w:sz="0" w:space="0" w:color="auto"/>
        <w:right w:val="none" w:sz="0" w:space="0" w:color="auto"/>
      </w:divBdr>
      <w:divsChild>
        <w:div w:id="417871643">
          <w:marLeft w:val="640"/>
          <w:marRight w:val="0"/>
          <w:marTop w:val="0"/>
          <w:marBottom w:val="0"/>
          <w:divBdr>
            <w:top w:val="none" w:sz="0" w:space="0" w:color="auto"/>
            <w:left w:val="none" w:sz="0" w:space="0" w:color="auto"/>
            <w:bottom w:val="none" w:sz="0" w:space="0" w:color="auto"/>
            <w:right w:val="none" w:sz="0" w:space="0" w:color="auto"/>
          </w:divBdr>
        </w:div>
        <w:div w:id="1304895313">
          <w:marLeft w:val="640"/>
          <w:marRight w:val="0"/>
          <w:marTop w:val="0"/>
          <w:marBottom w:val="0"/>
          <w:divBdr>
            <w:top w:val="none" w:sz="0" w:space="0" w:color="auto"/>
            <w:left w:val="none" w:sz="0" w:space="0" w:color="auto"/>
            <w:bottom w:val="none" w:sz="0" w:space="0" w:color="auto"/>
            <w:right w:val="none" w:sz="0" w:space="0" w:color="auto"/>
          </w:divBdr>
        </w:div>
        <w:div w:id="1085610986">
          <w:marLeft w:val="640"/>
          <w:marRight w:val="0"/>
          <w:marTop w:val="0"/>
          <w:marBottom w:val="0"/>
          <w:divBdr>
            <w:top w:val="none" w:sz="0" w:space="0" w:color="auto"/>
            <w:left w:val="none" w:sz="0" w:space="0" w:color="auto"/>
            <w:bottom w:val="none" w:sz="0" w:space="0" w:color="auto"/>
            <w:right w:val="none" w:sz="0" w:space="0" w:color="auto"/>
          </w:divBdr>
        </w:div>
        <w:div w:id="384069036">
          <w:marLeft w:val="640"/>
          <w:marRight w:val="0"/>
          <w:marTop w:val="0"/>
          <w:marBottom w:val="0"/>
          <w:divBdr>
            <w:top w:val="none" w:sz="0" w:space="0" w:color="auto"/>
            <w:left w:val="none" w:sz="0" w:space="0" w:color="auto"/>
            <w:bottom w:val="none" w:sz="0" w:space="0" w:color="auto"/>
            <w:right w:val="none" w:sz="0" w:space="0" w:color="auto"/>
          </w:divBdr>
        </w:div>
        <w:div w:id="17196199">
          <w:marLeft w:val="640"/>
          <w:marRight w:val="0"/>
          <w:marTop w:val="0"/>
          <w:marBottom w:val="0"/>
          <w:divBdr>
            <w:top w:val="none" w:sz="0" w:space="0" w:color="auto"/>
            <w:left w:val="none" w:sz="0" w:space="0" w:color="auto"/>
            <w:bottom w:val="none" w:sz="0" w:space="0" w:color="auto"/>
            <w:right w:val="none" w:sz="0" w:space="0" w:color="auto"/>
          </w:divBdr>
        </w:div>
        <w:div w:id="1270578237">
          <w:marLeft w:val="640"/>
          <w:marRight w:val="0"/>
          <w:marTop w:val="0"/>
          <w:marBottom w:val="0"/>
          <w:divBdr>
            <w:top w:val="none" w:sz="0" w:space="0" w:color="auto"/>
            <w:left w:val="none" w:sz="0" w:space="0" w:color="auto"/>
            <w:bottom w:val="none" w:sz="0" w:space="0" w:color="auto"/>
            <w:right w:val="none" w:sz="0" w:space="0" w:color="auto"/>
          </w:divBdr>
        </w:div>
        <w:div w:id="1632323063">
          <w:marLeft w:val="640"/>
          <w:marRight w:val="0"/>
          <w:marTop w:val="0"/>
          <w:marBottom w:val="0"/>
          <w:divBdr>
            <w:top w:val="none" w:sz="0" w:space="0" w:color="auto"/>
            <w:left w:val="none" w:sz="0" w:space="0" w:color="auto"/>
            <w:bottom w:val="none" w:sz="0" w:space="0" w:color="auto"/>
            <w:right w:val="none" w:sz="0" w:space="0" w:color="auto"/>
          </w:divBdr>
        </w:div>
        <w:div w:id="704908220">
          <w:marLeft w:val="640"/>
          <w:marRight w:val="0"/>
          <w:marTop w:val="0"/>
          <w:marBottom w:val="0"/>
          <w:divBdr>
            <w:top w:val="none" w:sz="0" w:space="0" w:color="auto"/>
            <w:left w:val="none" w:sz="0" w:space="0" w:color="auto"/>
            <w:bottom w:val="none" w:sz="0" w:space="0" w:color="auto"/>
            <w:right w:val="none" w:sz="0" w:space="0" w:color="auto"/>
          </w:divBdr>
        </w:div>
        <w:div w:id="1538657218">
          <w:marLeft w:val="640"/>
          <w:marRight w:val="0"/>
          <w:marTop w:val="0"/>
          <w:marBottom w:val="0"/>
          <w:divBdr>
            <w:top w:val="none" w:sz="0" w:space="0" w:color="auto"/>
            <w:left w:val="none" w:sz="0" w:space="0" w:color="auto"/>
            <w:bottom w:val="none" w:sz="0" w:space="0" w:color="auto"/>
            <w:right w:val="none" w:sz="0" w:space="0" w:color="auto"/>
          </w:divBdr>
        </w:div>
        <w:div w:id="140461159">
          <w:marLeft w:val="640"/>
          <w:marRight w:val="0"/>
          <w:marTop w:val="0"/>
          <w:marBottom w:val="0"/>
          <w:divBdr>
            <w:top w:val="none" w:sz="0" w:space="0" w:color="auto"/>
            <w:left w:val="none" w:sz="0" w:space="0" w:color="auto"/>
            <w:bottom w:val="none" w:sz="0" w:space="0" w:color="auto"/>
            <w:right w:val="none" w:sz="0" w:space="0" w:color="auto"/>
          </w:divBdr>
        </w:div>
        <w:div w:id="1834642041">
          <w:marLeft w:val="640"/>
          <w:marRight w:val="0"/>
          <w:marTop w:val="0"/>
          <w:marBottom w:val="0"/>
          <w:divBdr>
            <w:top w:val="none" w:sz="0" w:space="0" w:color="auto"/>
            <w:left w:val="none" w:sz="0" w:space="0" w:color="auto"/>
            <w:bottom w:val="none" w:sz="0" w:space="0" w:color="auto"/>
            <w:right w:val="none" w:sz="0" w:space="0" w:color="auto"/>
          </w:divBdr>
        </w:div>
        <w:div w:id="1395620715">
          <w:marLeft w:val="640"/>
          <w:marRight w:val="0"/>
          <w:marTop w:val="0"/>
          <w:marBottom w:val="0"/>
          <w:divBdr>
            <w:top w:val="none" w:sz="0" w:space="0" w:color="auto"/>
            <w:left w:val="none" w:sz="0" w:space="0" w:color="auto"/>
            <w:bottom w:val="none" w:sz="0" w:space="0" w:color="auto"/>
            <w:right w:val="none" w:sz="0" w:space="0" w:color="auto"/>
          </w:divBdr>
        </w:div>
        <w:div w:id="564531524">
          <w:marLeft w:val="640"/>
          <w:marRight w:val="0"/>
          <w:marTop w:val="0"/>
          <w:marBottom w:val="0"/>
          <w:divBdr>
            <w:top w:val="none" w:sz="0" w:space="0" w:color="auto"/>
            <w:left w:val="none" w:sz="0" w:space="0" w:color="auto"/>
            <w:bottom w:val="none" w:sz="0" w:space="0" w:color="auto"/>
            <w:right w:val="none" w:sz="0" w:space="0" w:color="auto"/>
          </w:divBdr>
        </w:div>
        <w:div w:id="341275274">
          <w:marLeft w:val="640"/>
          <w:marRight w:val="0"/>
          <w:marTop w:val="0"/>
          <w:marBottom w:val="0"/>
          <w:divBdr>
            <w:top w:val="none" w:sz="0" w:space="0" w:color="auto"/>
            <w:left w:val="none" w:sz="0" w:space="0" w:color="auto"/>
            <w:bottom w:val="none" w:sz="0" w:space="0" w:color="auto"/>
            <w:right w:val="none" w:sz="0" w:space="0" w:color="auto"/>
          </w:divBdr>
        </w:div>
        <w:div w:id="1124348118">
          <w:marLeft w:val="640"/>
          <w:marRight w:val="0"/>
          <w:marTop w:val="0"/>
          <w:marBottom w:val="0"/>
          <w:divBdr>
            <w:top w:val="none" w:sz="0" w:space="0" w:color="auto"/>
            <w:left w:val="none" w:sz="0" w:space="0" w:color="auto"/>
            <w:bottom w:val="none" w:sz="0" w:space="0" w:color="auto"/>
            <w:right w:val="none" w:sz="0" w:space="0" w:color="auto"/>
          </w:divBdr>
        </w:div>
        <w:div w:id="1139299229">
          <w:marLeft w:val="640"/>
          <w:marRight w:val="0"/>
          <w:marTop w:val="0"/>
          <w:marBottom w:val="0"/>
          <w:divBdr>
            <w:top w:val="none" w:sz="0" w:space="0" w:color="auto"/>
            <w:left w:val="none" w:sz="0" w:space="0" w:color="auto"/>
            <w:bottom w:val="none" w:sz="0" w:space="0" w:color="auto"/>
            <w:right w:val="none" w:sz="0" w:space="0" w:color="auto"/>
          </w:divBdr>
        </w:div>
        <w:div w:id="1165701680">
          <w:marLeft w:val="640"/>
          <w:marRight w:val="0"/>
          <w:marTop w:val="0"/>
          <w:marBottom w:val="0"/>
          <w:divBdr>
            <w:top w:val="none" w:sz="0" w:space="0" w:color="auto"/>
            <w:left w:val="none" w:sz="0" w:space="0" w:color="auto"/>
            <w:bottom w:val="none" w:sz="0" w:space="0" w:color="auto"/>
            <w:right w:val="none" w:sz="0" w:space="0" w:color="auto"/>
          </w:divBdr>
        </w:div>
        <w:div w:id="814567641">
          <w:marLeft w:val="640"/>
          <w:marRight w:val="0"/>
          <w:marTop w:val="0"/>
          <w:marBottom w:val="0"/>
          <w:divBdr>
            <w:top w:val="none" w:sz="0" w:space="0" w:color="auto"/>
            <w:left w:val="none" w:sz="0" w:space="0" w:color="auto"/>
            <w:bottom w:val="none" w:sz="0" w:space="0" w:color="auto"/>
            <w:right w:val="none" w:sz="0" w:space="0" w:color="auto"/>
          </w:divBdr>
        </w:div>
        <w:div w:id="1198666239">
          <w:marLeft w:val="640"/>
          <w:marRight w:val="0"/>
          <w:marTop w:val="0"/>
          <w:marBottom w:val="0"/>
          <w:divBdr>
            <w:top w:val="none" w:sz="0" w:space="0" w:color="auto"/>
            <w:left w:val="none" w:sz="0" w:space="0" w:color="auto"/>
            <w:bottom w:val="none" w:sz="0" w:space="0" w:color="auto"/>
            <w:right w:val="none" w:sz="0" w:space="0" w:color="auto"/>
          </w:divBdr>
        </w:div>
        <w:div w:id="143737999">
          <w:marLeft w:val="640"/>
          <w:marRight w:val="0"/>
          <w:marTop w:val="0"/>
          <w:marBottom w:val="0"/>
          <w:divBdr>
            <w:top w:val="none" w:sz="0" w:space="0" w:color="auto"/>
            <w:left w:val="none" w:sz="0" w:space="0" w:color="auto"/>
            <w:bottom w:val="none" w:sz="0" w:space="0" w:color="auto"/>
            <w:right w:val="none" w:sz="0" w:space="0" w:color="auto"/>
          </w:divBdr>
        </w:div>
        <w:div w:id="1485853656">
          <w:marLeft w:val="640"/>
          <w:marRight w:val="0"/>
          <w:marTop w:val="0"/>
          <w:marBottom w:val="0"/>
          <w:divBdr>
            <w:top w:val="none" w:sz="0" w:space="0" w:color="auto"/>
            <w:left w:val="none" w:sz="0" w:space="0" w:color="auto"/>
            <w:bottom w:val="none" w:sz="0" w:space="0" w:color="auto"/>
            <w:right w:val="none" w:sz="0" w:space="0" w:color="auto"/>
          </w:divBdr>
        </w:div>
        <w:div w:id="39600621">
          <w:marLeft w:val="640"/>
          <w:marRight w:val="0"/>
          <w:marTop w:val="0"/>
          <w:marBottom w:val="0"/>
          <w:divBdr>
            <w:top w:val="none" w:sz="0" w:space="0" w:color="auto"/>
            <w:left w:val="none" w:sz="0" w:space="0" w:color="auto"/>
            <w:bottom w:val="none" w:sz="0" w:space="0" w:color="auto"/>
            <w:right w:val="none" w:sz="0" w:space="0" w:color="auto"/>
          </w:divBdr>
        </w:div>
        <w:div w:id="563292711">
          <w:marLeft w:val="640"/>
          <w:marRight w:val="0"/>
          <w:marTop w:val="0"/>
          <w:marBottom w:val="0"/>
          <w:divBdr>
            <w:top w:val="none" w:sz="0" w:space="0" w:color="auto"/>
            <w:left w:val="none" w:sz="0" w:space="0" w:color="auto"/>
            <w:bottom w:val="none" w:sz="0" w:space="0" w:color="auto"/>
            <w:right w:val="none" w:sz="0" w:space="0" w:color="auto"/>
          </w:divBdr>
        </w:div>
        <w:div w:id="1641377356">
          <w:marLeft w:val="640"/>
          <w:marRight w:val="0"/>
          <w:marTop w:val="0"/>
          <w:marBottom w:val="0"/>
          <w:divBdr>
            <w:top w:val="none" w:sz="0" w:space="0" w:color="auto"/>
            <w:left w:val="none" w:sz="0" w:space="0" w:color="auto"/>
            <w:bottom w:val="none" w:sz="0" w:space="0" w:color="auto"/>
            <w:right w:val="none" w:sz="0" w:space="0" w:color="auto"/>
          </w:divBdr>
        </w:div>
        <w:div w:id="1241064079">
          <w:marLeft w:val="640"/>
          <w:marRight w:val="0"/>
          <w:marTop w:val="0"/>
          <w:marBottom w:val="0"/>
          <w:divBdr>
            <w:top w:val="none" w:sz="0" w:space="0" w:color="auto"/>
            <w:left w:val="none" w:sz="0" w:space="0" w:color="auto"/>
            <w:bottom w:val="none" w:sz="0" w:space="0" w:color="auto"/>
            <w:right w:val="none" w:sz="0" w:space="0" w:color="auto"/>
          </w:divBdr>
        </w:div>
        <w:div w:id="539316651">
          <w:marLeft w:val="640"/>
          <w:marRight w:val="0"/>
          <w:marTop w:val="0"/>
          <w:marBottom w:val="0"/>
          <w:divBdr>
            <w:top w:val="none" w:sz="0" w:space="0" w:color="auto"/>
            <w:left w:val="none" w:sz="0" w:space="0" w:color="auto"/>
            <w:bottom w:val="none" w:sz="0" w:space="0" w:color="auto"/>
            <w:right w:val="none" w:sz="0" w:space="0" w:color="auto"/>
          </w:divBdr>
        </w:div>
        <w:div w:id="453059241">
          <w:marLeft w:val="640"/>
          <w:marRight w:val="0"/>
          <w:marTop w:val="0"/>
          <w:marBottom w:val="0"/>
          <w:divBdr>
            <w:top w:val="none" w:sz="0" w:space="0" w:color="auto"/>
            <w:left w:val="none" w:sz="0" w:space="0" w:color="auto"/>
            <w:bottom w:val="none" w:sz="0" w:space="0" w:color="auto"/>
            <w:right w:val="none" w:sz="0" w:space="0" w:color="auto"/>
          </w:divBdr>
        </w:div>
        <w:div w:id="1680961166">
          <w:marLeft w:val="640"/>
          <w:marRight w:val="0"/>
          <w:marTop w:val="0"/>
          <w:marBottom w:val="0"/>
          <w:divBdr>
            <w:top w:val="none" w:sz="0" w:space="0" w:color="auto"/>
            <w:left w:val="none" w:sz="0" w:space="0" w:color="auto"/>
            <w:bottom w:val="none" w:sz="0" w:space="0" w:color="auto"/>
            <w:right w:val="none" w:sz="0" w:space="0" w:color="auto"/>
          </w:divBdr>
        </w:div>
        <w:div w:id="365445974">
          <w:marLeft w:val="640"/>
          <w:marRight w:val="0"/>
          <w:marTop w:val="0"/>
          <w:marBottom w:val="0"/>
          <w:divBdr>
            <w:top w:val="none" w:sz="0" w:space="0" w:color="auto"/>
            <w:left w:val="none" w:sz="0" w:space="0" w:color="auto"/>
            <w:bottom w:val="none" w:sz="0" w:space="0" w:color="auto"/>
            <w:right w:val="none" w:sz="0" w:space="0" w:color="auto"/>
          </w:divBdr>
        </w:div>
        <w:div w:id="1018653472">
          <w:marLeft w:val="640"/>
          <w:marRight w:val="0"/>
          <w:marTop w:val="0"/>
          <w:marBottom w:val="0"/>
          <w:divBdr>
            <w:top w:val="none" w:sz="0" w:space="0" w:color="auto"/>
            <w:left w:val="none" w:sz="0" w:space="0" w:color="auto"/>
            <w:bottom w:val="none" w:sz="0" w:space="0" w:color="auto"/>
            <w:right w:val="none" w:sz="0" w:space="0" w:color="auto"/>
          </w:divBdr>
        </w:div>
        <w:div w:id="1523780571">
          <w:marLeft w:val="640"/>
          <w:marRight w:val="0"/>
          <w:marTop w:val="0"/>
          <w:marBottom w:val="0"/>
          <w:divBdr>
            <w:top w:val="none" w:sz="0" w:space="0" w:color="auto"/>
            <w:left w:val="none" w:sz="0" w:space="0" w:color="auto"/>
            <w:bottom w:val="none" w:sz="0" w:space="0" w:color="auto"/>
            <w:right w:val="none" w:sz="0" w:space="0" w:color="auto"/>
          </w:divBdr>
        </w:div>
        <w:div w:id="135688697">
          <w:marLeft w:val="640"/>
          <w:marRight w:val="0"/>
          <w:marTop w:val="0"/>
          <w:marBottom w:val="0"/>
          <w:divBdr>
            <w:top w:val="none" w:sz="0" w:space="0" w:color="auto"/>
            <w:left w:val="none" w:sz="0" w:space="0" w:color="auto"/>
            <w:bottom w:val="none" w:sz="0" w:space="0" w:color="auto"/>
            <w:right w:val="none" w:sz="0" w:space="0" w:color="auto"/>
          </w:divBdr>
        </w:div>
        <w:div w:id="399669133">
          <w:marLeft w:val="640"/>
          <w:marRight w:val="0"/>
          <w:marTop w:val="0"/>
          <w:marBottom w:val="0"/>
          <w:divBdr>
            <w:top w:val="none" w:sz="0" w:space="0" w:color="auto"/>
            <w:left w:val="none" w:sz="0" w:space="0" w:color="auto"/>
            <w:bottom w:val="none" w:sz="0" w:space="0" w:color="auto"/>
            <w:right w:val="none" w:sz="0" w:space="0" w:color="auto"/>
          </w:divBdr>
        </w:div>
        <w:div w:id="1305696673">
          <w:marLeft w:val="640"/>
          <w:marRight w:val="0"/>
          <w:marTop w:val="0"/>
          <w:marBottom w:val="0"/>
          <w:divBdr>
            <w:top w:val="none" w:sz="0" w:space="0" w:color="auto"/>
            <w:left w:val="none" w:sz="0" w:space="0" w:color="auto"/>
            <w:bottom w:val="none" w:sz="0" w:space="0" w:color="auto"/>
            <w:right w:val="none" w:sz="0" w:space="0" w:color="auto"/>
          </w:divBdr>
        </w:div>
        <w:div w:id="1724908798">
          <w:marLeft w:val="640"/>
          <w:marRight w:val="0"/>
          <w:marTop w:val="0"/>
          <w:marBottom w:val="0"/>
          <w:divBdr>
            <w:top w:val="none" w:sz="0" w:space="0" w:color="auto"/>
            <w:left w:val="none" w:sz="0" w:space="0" w:color="auto"/>
            <w:bottom w:val="none" w:sz="0" w:space="0" w:color="auto"/>
            <w:right w:val="none" w:sz="0" w:space="0" w:color="auto"/>
          </w:divBdr>
        </w:div>
        <w:div w:id="1194223422">
          <w:marLeft w:val="640"/>
          <w:marRight w:val="0"/>
          <w:marTop w:val="0"/>
          <w:marBottom w:val="0"/>
          <w:divBdr>
            <w:top w:val="none" w:sz="0" w:space="0" w:color="auto"/>
            <w:left w:val="none" w:sz="0" w:space="0" w:color="auto"/>
            <w:bottom w:val="none" w:sz="0" w:space="0" w:color="auto"/>
            <w:right w:val="none" w:sz="0" w:space="0" w:color="auto"/>
          </w:divBdr>
        </w:div>
        <w:div w:id="269970049">
          <w:marLeft w:val="640"/>
          <w:marRight w:val="0"/>
          <w:marTop w:val="0"/>
          <w:marBottom w:val="0"/>
          <w:divBdr>
            <w:top w:val="none" w:sz="0" w:space="0" w:color="auto"/>
            <w:left w:val="none" w:sz="0" w:space="0" w:color="auto"/>
            <w:bottom w:val="none" w:sz="0" w:space="0" w:color="auto"/>
            <w:right w:val="none" w:sz="0" w:space="0" w:color="auto"/>
          </w:divBdr>
        </w:div>
        <w:div w:id="920453626">
          <w:marLeft w:val="640"/>
          <w:marRight w:val="0"/>
          <w:marTop w:val="0"/>
          <w:marBottom w:val="0"/>
          <w:divBdr>
            <w:top w:val="none" w:sz="0" w:space="0" w:color="auto"/>
            <w:left w:val="none" w:sz="0" w:space="0" w:color="auto"/>
            <w:bottom w:val="none" w:sz="0" w:space="0" w:color="auto"/>
            <w:right w:val="none" w:sz="0" w:space="0" w:color="auto"/>
          </w:divBdr>
        </w:div>
        <w:div w:id="1295794490">
          <w:marLeft w:val="640"/>
          <w:marRight w:val="0"/>
          <w:marTop w:val="0"/>
          <w:marBottom w:val="0"/>
          <w:divBdr>
            <w:top w:val="none" w:sz="0" w:space="0" w:color="auto"/>
            <w:left w:val="none" w:sz="0" w:space="0" w:color="auto"/>
            <w:bottom w:val="none" w:sz="0" w:space="0" w:color="auto"/>
            <w:right w:val="none" w:sz="0" w:space="0" w:color="auto"/>
          </w:divBdr>
        </w:div>
        <w:div w:id="614018911">
          <w:marLeft w:val="640"/>
          <w:marRight w:val="0"/>
          <w:marTop w:val="0"/>
          <w:marBottom w:val="0"/>
          <w:divBdr>
            <w:top w:val="none" w:sz="0" w:space="0" w:color="auto"/>
            <w:left w:val="none" w:sz="0" w:space="0" w:color="auto"/>
            <w:bottom w:val="none" w:sz="0" w:space="0" w:color="auto"/>
            <w:right w:val="none" w:sz="0" w:space="0" w:color="auto"/>
          </w:divBdr>
        </w:div>
        <w:div w:id="134836826">
          <w:marLeft w:val="640"/>
          <w:marRight w:val="0"/>
          <w:marTop w:val="0"/>
          <w:marBottom w:val="0"/>
          <w:divBdr>
            <w:top w:val="none" w:sz="0" w:space="0" w:color="auto"/>
            <w:left w:val="none" w:sz="0" w:space="0" w:color="auto"/>
            <w:bottom w:val="none" w:sz="0" w:space="0" w:color="auto"/>
            <w:right w:val="none" w:sz="0" w:space="0" w:color="auto"/>
          </w:divBdr>
        </w:div>
        <w:div w:id="1310869269">
          <w:marLeft w:val="640"/>
          <w:marRight w:val="0"/>
          <w:marTop w:val="0"/>
          <w:marBottom w:val="0"/>
          <w:divBdr>
            <w:top w:val="none" w:sz="0" w:space="0" w:color="auto"/>
            <w:left w:val="none" w:sz="0" w:space="0" w:color="auto"/>
            <w:bottom w:val="none" w:sz="0" w:space="0" w:color="auto"/>
            <w:right w:val="none" w:sz="0" w:space="0" w:color="auto"/>
          </w:divBdr>
        </w:div>
        <w:div w:id="2096439574">
          <w:marLeft w:val="640"/>
          <w:marRight w:val="0"/>
          <w:marTop w:val="0"/>
          <w:marBottom w:val="0"/>
          <w:divBdr>
            <w:top w:val="none" w:sz="0" w:space="0" w:color="auto"/>
            <w:left w:val="none" w:sz="0" w:space="0" w:color="auto"/>
            <w:bottom w:val="none" w:sz="0" w:space="0" w:color="auto"/>
            <w:right w:val="none" w:sz="0" w:space="0" w:color="auto"/>
          </w:divBdr>
        </w:div>
        <w:div w:id="2126390706">
          <w:marLeft w:val="640"/>
          <w:marRight w:val="0"/>
          <w:marTop w:val="0"/>
          <w:marBottom w:val="0"/>
          <w:divBdr>
            <w:top w:val="none" w:sz="0" w:space="0" w:color="auto"/>
            <w:left w:val="none" w:sz="0" w:space="0" w:color="auto"/>
            <w:bottom w:val="none" w:sz="0" w:space="0" w:color="auto"/>
            <w:right w:val="none" w:sz="0" w:space="0" w:color="auto"/>
          </w:divBdr>
        </w:div>
        <w:div w:id="1353072549">
          <w:marLeft w:val="640"/>
          <w:marRight w:val="0"/>
          <w:marTop w:val="0"/>
          <w:marBottom w:val="0"/>
          <w:divBdr>
            <w:top w:val="none" w:sz="0" w:space="0" w:color="auto"/>
            <w:left w:val="none" w:sz="0" w:space="0" w:color="auto"/>
            <w:bottom w:val="none" w:sz="0" w:space="0" w:color="auto"/>
            <w:right w:val="none" w:sz="0" w:space="0" w:color="auto"/>
          </w:divBdr>
        </w:div>
        <w:div w:id="186717648">
          <w:marLeft w:val="640"/>
          <w:marRight w:val="0"/>
          <w:marTop w:val="0"/>
          <w:marBottom w:val="0"/>
          <w:divBdr>
            <w:top w:val="none" w:sz="0" w:space="0" w:color="auto"/>
            <w:left w:val="none" w:sz="0" w:space="0" w:color="auto"/>
            <w:bottom w:val="none" w:sz="0" w:space="0" w:color="auto"/>
            <w:right w:val="none" w:sz="0" w:space="0" w:color="auto"/>
          </w:divBdr>
        </w:div>
        <w:div w:id="1217206343">
          <w:marLeft w:val="640"/>
          <w:marRight w:val="0"/>
          <w:marTop w:val="0"/>
          <w:marBottom w:val="0"/>
          <w:divBdr>
            <w:top w:val="none" w:sz="0" w:space="0" w:color="auto"/>
            <w:left w:val="none" w:sz="0" w:space="0" w:color="auto"/>
            <w:bottom w:val="none" w:sz="0" w:space="0" w:color="auto"/>
            <w:right w:val="none" w:sz="0" w:space="0" w:color="auto"/>
          </w:divBdr>
        </w:div>
      </w:divsChild>
    </w:div>
    <w:div w:id="1799639647">
      <w:bodyDiv w:val="1"/>
      <w:marLeft w:val="0"/>
      <w:marRight w:val="0"/>
      <w:marTop w:val="0"/>
      <w:marBottom w:val="0"/>
      <w:divBdr>
        <w:top w:val="none" w:sz="0" w:space="0" w:color="auto"/>
        <w:left w:val="none" w:sz="0" w:space="0" w:color="auto"/>
        <w:bottom w:val="none" w:sz="0" w:space="0" w:color="auto"/>
        <w:right w:val="none" w:sz="0" w:space="0" w:color="auto"/>
      </w:divBdr>
      <w:divsChild>
        <w:div w:id="22829879">
          <w:marLeft w:val="640"/>
          <w:marRight w:val="0"/>
          <w:marTop w:val="0"/>
          <w:marBottom w:val="0"/>
          <w:divBdr>
            <w:top w:val="none" w:sz="0" w:space="0" w:color="auto"/>
            <w:left w:val="none" w:sz="0" w:space="0" w:color="auto"/>
            <w:bottom w:val="none" w:sz="0" w:space="0" w:color="auto"/>
            <w:right w:val="none" w:sz="0" w:space="0" w:color="auto"/>
          </w:divBdr>
        </w:div>
        <w:div w:id="34354847">
          <w:marLeft w:val="640"/>
          <w:marRight w:val="0"/>
          <w:marTop w:val="0"/>
          <w:marBottom w:val="0"/>
          <w:divBdr>
            <w:top w:val="none" w:sz="0" w:space="0" w:color="auto"/>
            <w:left w:val="none" w:sz="0" w:space="0" w:color="auto"/>
            <w:bottom w:val="none" w:sz="0" w:space="0" w:color="auto"/>
            <w:right w:val="none" w:sz="0" w:space="0" w:color="auto"/>
          </w:divBdr>
        </w:div>
        <w:div w:id="68113314">
          <w:marLeft w:val="640"/>
          <w:marRight w:val="0"/>
          <w:marTop w:val="0"/>
          <w:marBottom w:val="0"/>
          <w:divBdr>
            <w:top w:val="none" w:sz="0" w:space="0" w:color="auto"/>
            <w:left w:val="none" w:sz="0" w:space="0" w:color="auto"/>
            <w:bottom w:val="none" w:sz="0" w:space="0" w:color="auto"/>
            <w:right w:val="none" w:sz="0" w:space="0" w:color="auto"/>
          </w:divBdr>
        </w:div>
        <w:div w:id="122582625">
          <w:marLeft w:val="640"/>
          <w:marRight w:val="0"/>
          <w:marTop w:val="0"/>
          <w:marBottom w:val="0"/>
          <w:divBdr>
            <w:top w:val="none" w:sz="0" w:space="0" w:color="auto"/>
            <w:left w:val="none" w:sz="0" w:space="0" w:color="auto"/>
            <w:bottom w:val="none" w:sz="0" w:space="0" w:color="auto"/>
            <w:right w:val="none" w:sz="0" w:space="0" w:color="auto"/>
          </w:divBdr>
        </w:div>
        <w:div w:id="151718250">
          <w:marLeft w:val="640"/>
          <w:marRight w:val="0"/>
          <w:marTop w:val="0"/>
          <w:marBottom w:val="0"/>
          <w:divBdr>
            <w:top w:val="none" w:sz="0" w:space="0" w:color="auto"/>
            <w:left w:val="none" w:sz="0" w:space="0" w:color="auto"/>
            <w:bottom w:val="none" w:sz="0" w:space="0" w:color="auto"/>
            <w:right w:val="none" w:sz="0" w:space="0" w:color="auto"/>
          </w:divBdr>
        </w:div>
        <w:div w:id="157891559">
          <w:marLeft w:val="640"/>
          <w:marRight w:val="0"/>
          <w:marTop w:val="0"/>
          <w:marBottom w:val="0"/>
          <w:divBdr>
            <w:top w:val="none" w:sz="0" w:space="0" w:color="auto"/>
            <w:left w:val="none" w:sz="0" w:space="0" w:color="auto"/>
            <w:bottom w:val="none" w:sz="0" w:space="0" w:color="auto"/>
            <w:right w:val="none" w:sz="0" w:space="0" w:color="auto"/>
          </w:divBdr>
        </w:div>
        <w:div w:id="329721231">
          <w:marLeft w:val="640"/>
          <w:marRight w:val="0"/>
          <w:marTop w:val="0"/>
          <w:marBottom w:val="0"/>
          <w:divBdr>
            <w:top w:val="none" w:sz="0" w:space="0" w:color="auto"/>
            <w:left w:val="none" w:sz="0" w:space="0" w:color="auto"/>
            <w:bottom w:val="none" w:sz="0" w:space="0" w:color="auto"/>
            <w:right w:val="none" w:sz="0" w:space="0" w:color="auto"/>
          </w:divBdr>
        </w:div>
        <w:div w:id="426929424">
          <w:marLeft w:val="640"/>
          <w:marRight w:val="0"/>
          <w:marTop w:val="0"/>
          <w:marBottom w:val="0"/>
          <w:divBdr>
            <w:top w:val="none" w:sz="0" w:space="0" w:color="auto"/>
            <w:left w:val="none" w:sz="0" w:space="0" w:color="auto"/>
            <w:bottom w:val="none" w:sz="0" w:space="0" w:color="auto"/>
            <w:right w:val="none" w:sz="0" w:space="0" w:color="auto"/>
          </w:divBdr>
        </w:div>
        <w:div w:id="548147754">
          <w:marLeft w:val="640"/>
          <w:marRight w:val="0"/>
          <w:marTop w:val="0"/>
          <w:marBottom w:val="0"/>
          <w:divBdr>
            <w:top w:val="none" w:sz="0" w:space="0" w:color="auto"/>
            <w:left w:val="none" w:sz="0" w:space="0" w:color="auto"/>
            <w:bottom w:val="none" w:sz="0" w:space="0" w:color="auto"/>
            <w:right w:val="none" w:sz="0" w:space="0" w:color="auto"/>
          </w:divBdr>
        </w:div>
        <w:div w:id="549652918">
          <w:marLeft w:val="640"/>
          <w:marRight w:val="0"/>
          <w:marTop w:val="0"/>
          <w:marBottom w:val="0"/>
          <w:divBdr>
            <w:top w:val="none" w:sz="0" w:space="0" w:color="auto"/>
            <w:left w:val="none" w:sz="0" w:space="0" w:color="auto"/>
            <w:bottom w:val="none" w:sz="0" w:space="0" w:color="auto"/>
            <w:right w:val="none" w:sz="0" w:space="0" w:color="auto"/>
          </w:divBdr>
        </w:div>
        <w:div w:id="556236754">
          <w:marLeft w:val="640"/>
          <w:marRight w:val="0"/>
          <w:marTop w:val="0"/>
          <w:marBottom w:val="0"/>
          <w:divBdr>
            <w:top w:val="none" w:sz="0" w:space="0" w:color="auto"/>
            <w:left w:val="none" w:sz="0" w:space="0" w:color="auto"/>
            <w:bottom w:val="none" w:sz="0" w:space="0" w:color="auto"/>
            <w:right w:val="none" w:sz="0" w:space="0" w:color="auto"/>
          </w:divBdr>
        </w:div>
        <w:div w:id="644505345">
          <w:marLeft w:val="640"/>
          <w:marRight w:val="0"/>
          <w:marTop w:val="0"/>
          <w:marBottom w:val="0"/>
          <w:divBdr>
            <w:top w:val="none" w:sz="0" w:space="0" w:color="auto"/>
            <w:left w:val="none" w:sz="0" w:space="0" w:color="auto"/>
            <w:bottom w:val="none" w:sz="0" w:space="0" w:color="auto"/>
            <w:right w:val="none" w:sz="0" w:space="0" w:color="auto"/>
          </w:divBdr>
        </w:div>
        <w:div w:id="651720351">
          <w:marLeft w:val="640"/>
          <w:marRight w:val="0"/>
          <w:marTop w:val="0"/>
          <w:marBottom w:val="0"/>
          <w:divBdr>
            <w:top w:val="none" w:sz="0" w:space="0" w:color="auto"/>
            <w:left w:val="none" w:sz="0" w:space="0" w:color="auto"/>
            <w:bottom w:val="none" w:sz="0" w:space="0" w:color="auto"/>
            <w:right w:val="none" w:sz="0" w:space="0" w:color="auto"/>
          </w:divBdr>
        </w:div>
        <w:div w:id="870725709">
          <w:marLeft w:val="640"/>
          <w:marRight w:val="0"/>
          <w:marTop w:val="0"/>
          <w:marBottom w:val="0"/>
          <w:divBdr>
            <w:top w:val="none" w:sz="0" w:space="0" w:color="auto"/>
            <w:left w:val="none" w:sz="0" w:space="0" w:color="auto"/>
            <w:bottom w:val="none" w:sz="0" w:space="0" w:color="auto"/>
            <w:right w:val="none" w:sz="0" w:space="0" w:color="auto"/>
          </w:divBdr>
        </w:div>
        <w:div w:id="908885362">
          <w:marLeft w:val="640"/>
          <w:marRight w:val="0"/>
          <w:marTop w:val="0"/>
          <w:marBottom w:val="0"/>
          <w:divBdr>
            <w:top w:val="none" w:sz="0" w:space="0" w:color="auto"/>
            <w:left w:val="none" w:sz="0" w:space="0" w:color="auto"/>
            <w:bottom w:val="none" w:sz="0" w:space="0" w:color="auto"/>
            <w:right w:val="none" w:sz="0" w:space="0" w:color="auto"/>
          </w:divBdr>
        </w:div>
        <w:div w:id="916866440">
          <w:marLeft w:val="640"/>
          <w:marRight w:val="0"/>
          <w:marTop w:val="0"/>
          <w:marBottom w:val="0"/>
          <w:divBdr>
            <w:top w:val="none" w:sz="0" w:space="0" w:color="auto"/>
            <w:left w:val="none" w:sz="0" w:space="0" w:color="auto"/>
            <w:bottom w:val="none" w:sz="0" w:space="0" w:color="auto"/>
            <w:right w:val="none" w:sz="0" w:space="0" w:color="auto"/>
          </w:divBdr>
        </w:div>
        <w:div w:id="984286091">
          <w:marLeft w:val="640"/>
          <w:marRight w:val="0"/>
          <w:marTop w:val="0"/>
          <w:marBottom w:val="0"/>
          <w:divBdr>
            <w:top w:val="none" w:sz="0" w:space="0" w:color="auto"/>
            <w:left w:val="none" w:sz="0" w:space="0" w:color="auto"/>
            <w:bottom w:val="none" w:sz="0" w:space="0" w:color="auto"/>
            <w:right w:val="none" w:sz="0" w:space="0" w:color="auto"/>
          </w:divBdr>
        </w:div>
        <w:div w:id="992028455">
          <w:marLeft w:val="640"/>
          <w:marRight w:val="0"/>
          <w:marTop w:val="0"/>
          <w:marBottom w:val="0"/>
          <w:divBdr>
            <w:top w:val="none" w:sz="0" w:space="0" w:color="auto"/>
            <w:left w:val="none" w:sz="0" w:space="0" w:color="auto"/>
            <w:bottom w:val="none" w:sz="0" w:space="0" w:color="auto"/>
            <w:right w:val="none" w:sz="0" w:space="0" w:color="auto"/>
          </w:divBdr>
        </w:div>
        <w:div w:id="1021396149">
          <w:marLeft w:val="640"/>
          <w:marRight w:val="0"/>
          <w:marTop w:val="0"/>
          <w:marBottom w:val="0"/>
          <w:divBdr>
            <w:top w:val="none" w:sz="0" w:space="0" w:color="auto"/>
            <w:left w:val="none" w:sz="0" w:space="0" w:color="auto"/>
            <w:bottom w:val="none" w:sz="0" w:space="0" w:color="auto"/>
            <w:right w:val="none" w:sz="0" w:space="0" w:color="auto"/>
          </w:divBdr>
        </w:div>
        <w:div w:id="1083258959">
          <w:marLeft w:val="640"/>
          <w:marRight w:val="0"/>
          <w:marTop w:val="0"/>
          <w:marBottom w:val="0"/>
          <w:divBdr>
            <w:top w:val="none" w:sz="0" w:space="0" w:color="auto"/>
            <w:left w:val="none" w:sz="0" w:space="0" w:color="auto"/>
            <w:bottom w:val="none" w:sz="0" w:space="0" w:color="auto"/>
            <w:right w:val="none" w:sz="0" w:space="0" w:color="auto"/>
          </w:divBdr>
        </w:div>
        <w:div w:id="1098332464">
          <w:marLeft w:val="640"/>
          <w:marRight w:val="0"/>
          <w:marTop w:val="0"/>
          <w:marBottom w:val="0"/>
          <w:divBdr>
            <w:top w:val="none" w:sz="0" w:space="0" w:color="auto"/>
            <w:left w:val="none" w:sz="0" w:space="0" w:color="auto"/>
            <w:bottom w:val="none" w:sz="0" w:space="0" w:color="auto"/>
            <w:right w:val="none" w:sz="0" w:space="0" w:color="auto"/>
          </w:divBdr>
        </w:div>
        <w:div w:id="1105076166">
          <w:marLeft w:val="640"/>
          <w:marRight w:val="0"/>
          <w:marTop w:val="0"/>
          <w:marBottom w:val="0"/>
          <w:divBdr>
            <w:top w:val="none" w:sz="0" w:space="0" w:color="auto"/>
            <w:left w:val="none" w:sz="0" w:space="0" w:color="auto"/>
            <w:bottom w:val="none" w:sz="0" w:space="0" w:color="auto"/>
            <w:right w:val="none" w:sz="0" w:space="0" w:color="auto"/>
          </w:divBdr>
        </w:div>
        <w:div w:id="1211727797">
          <w:marLeft w:val="640"/>
          <w:marRight w:val="0"/>
          <w:marTop w:val="0"/>
          <w:marBottom w:val="0"/>
          <w:divBdr>
            <w:top w:val="none" w:sz="0" w:space="0" w:color="auto"/>
            <w:left w:val="none" w:sz="0" w:space="0" w:color="auto"/>
            <w:bottom w:val="none" w:sz="0" w:space="0" w:color="auto"/>
            <w:right w:val="none" w:sz="0" w:space="0" w:color="auto"/>
          </w:divBdr>
        </w:div>
        <w:div w:id="1269507304">
          <w:marLeft w:val="640"/>
          <w:marRight w:val="0"/>
          <w:marTop w:val="0"/>
          <w:marBottom w:val="0"/>
          <w:divBdr>
            <w:top w:val="none" w:sz="0" w:space="0" w:color="auto"/>
            <w:left w:val="none" w:sz="0" w:space="0" w:color="auto"/>
            <w:bottom w:val="none" w:sz="0" w:space="0" w:color="auto"/>
            <w:right w:val="none" w:sz="0" w:space="0" w:color="auto"/>
          </w:divBdr>
        </w:div>
        <w:div w:id="1277565780">
          <w:marLeft w:val="640"/>
          <w:marRight w:val="0"/>
          <w:marTop w:val="0"/>
          <w:marBottom w:val="0"/>
          <w:divBdr>
            <w:top w:val="none" w:sz="0" w:space="0" w:color="auto"/>
            <w:left w:val="none" w:sz="0" w:space="0" w:color="auto"/>
            <w:bottom w:val="none" w:sz="0" w:space="0" w:color="auto"/>
            <w:right w:val="none" w:sz="0" w:space="0" w:color="auto"/>
          </w:divBdr>
        </w:div>
        <w:div w:id="1331131812">
          <w:marLeft w:val="640"/>
          <w:marRight w:val="0"/>
          <w:marTop w:val="0"/>
          <w:marBottom w:val="0"/>
          <w:divBdr>
            <w:top w:val="none" w:sz="0" w:space="0" w:color="auto"/>
            <w:left w:val="none" w:sz="0" w:space="0" w:color="auto"/>
            <w:bottom w:val="none" w:sz="0" w:space="0" w:color="auto"/>
            <w:right w:val="none" w:sz="0" w:space="0" w:color="auto"/>
          </w:divBdr>
        </w:div>
        <w:div w:id="1393583658">
          <w:marLeft w:val="640"/>
          <w:marRight w:val="0"/>
          <w:marTop w:val="0"/>
          <w:marBottom w:val="0"/>
          <w:divBdr>
            <w:top w:val="none" w:sz="0" w:space="0" w:color="auto"/>
            <w:left w:val="none" w:sz="0" w:space="0" w:color="auto"/>
            <w:bottom w:val="none" w:sz="0" w:space="0" w:color="auto"/>
            <w:right w:val="none" w:sz="0" w:space="0" w:color="auto"/>
          </w:divBdr>
        </w:div>
        <w:div w:id="1575356151">
          <w:marLeft w:val="640"/>
          <w:marRight w:val="0"/>
          <w:marTop w:val="0"/>
          <w:marBottom w:val="0"/>
          <w:divBdr>
            <w:top w:val="none" w:sz="0" w:space="0" w:color="auto"/>
            <w:left w:val="none" w:sz="0" w:space="0" w:color="auto"/>
            <w:bottom w:val="none" w:sz="0" w:space="0" w:color="auto"/>
            <w:right w:val="none" w:sz="0" w:space="0" w:color="auto"/>
          </w:divBdr>
        </w:div>
        <w:div w:id="1582717018">
          <w:marLeft w:val="640"/>
          <w:marRight w:val="0"/>
          <w:marTop w:val="0"/>
          <w:marBottom w:val="0"/>
          <w:divBdr>
            <w:top w:val="none" w:sz="0" w:space="0" w:color="auto"/>
            <w:left w:val="none" w:sz="0" w:space="0" w:color="auto"/>
            <w:bottom w:val="none" w:sz="0" w:space="0" w:color="auto"/>
            <w:right w:val="none" w:sz="0" w:space="0" w:color="auto"/>
          </w:divBdr>
        </w:div>
        <w:div w:id="1692301041">
          <w:marLeft w:val="640"/>
          <w:marRight w:val="0"/>
          <w:marTop w:val="0"/>
          <w:marBottom w:val="0"/>
          <w:divBdr>
            <w:top w:val="none" w:sz="0" w:space="0" w:color="auto"/>
            <w:left w:val="none" w:sz="0" w:space="0" w:color="auto"/>
            <w:bottom w:val="none" w:sz="0" w:space="0" w:color="auto"/>
            <w:right w:val="none" w:sz="0" w:space="0" w:color="auto"/>
          </w:divBdr>
        </w:div>
        <w:div w:id="1724717444">
          <w:marLeft w:val="640"/>
          <w:marRight w:val="0"/>
          <w:marTop w:val="0"/>
          <w:marBottom w:val="0"/>
          <w:divBdr>
            <w:top w:val="none" w:sz="0" w:space="0" w:color="auto"/>
            <w:left w:val="none" w:sz="0" w:space="0" w:color="auto"/>
            <w:bottom w:val="none" w:sz="0" w:space="0" w:color="auto"/>
            <w:right w:val="none" w:sz="0" w:space="0" w:color="auto"/>
          </w:divBdr>
        </w:div>
        <w:div w:id="1782919173">
          <w:marLeft w:val="640"/>
          <w:marRight w:val="0"/>
          <w:marTop w:val="0"/>
          <w:marBottom w:val="0"/>
          <w:divBdr>
            <w:top w:val="none" w:sz="0" w:space="0" w:color="auto"/>
            <w:left w:val="none" w:sz="0" w:space="0" w:color="auto"/>
            <w:bottom w:val="none" w:sz="0" w:space="0" w:color="auto"/>
            <w:right w:val="none" w:sz="0" w:space="0" w:color="auto"/>
          </w:divBdr>
        </w:div>
        <w:div w:id="1813906718">
          <w:marLeft w:val="640"/>
          <w:marRight w:val="0"/>
          <w:marTop w:val="0"/>
          <w:marBottom w:val="0"/>
          <w:divBdr>
            <w:top w:val="none" w:sz="0" w:space="0" w:color="auto"/>
            <w:left w:val="none" w:sz="0" w:space="0" w:color="auto"/>
            <w:bottom w:val="none" w:sz="0" w:space="0" w:color="auto"/>
            <w:right w:val="none" w:sz="0" w:space="0" w:color="auto"/>
          </w:divBdr>
        </w:div>
        <w:div w:id="1909070779">
          <w:marLeft w:val="640"/>
          <w:marRight w:val="0"/>
          <w:marTop w:val="0"/>
          <w:marBottom w:val="0"/>
          <w:divBdr>
            <w:top w:val="none" w:sz="0" w:space="0" w:color="auto"/>
            <w:left w:val="none" w:sz="0" w:space="0" w:color="auto"/>
            <w:bottom w:val="none" w:sz="0" w:space="0" w:color="auto"/>
            <w:right w:val="none" w:sz="0" w:space="0" w:color="auto"/>
          </w:divBdr>
        </w:div>
        <w:div w:id="1930309635">
          <w:marLeft w:val="640"/>
          <w:marRight w:val="0"/>
          <w:marTop w:val="0"/>
          <w:marBottom w:val="0"/>
          <w:divBdr>
            <w:top w:val="none" w:sz="0" w:space="0" w:color="auto"/>
            <w:left w:val="none" w:sz="0" w:space="0" w:color="auto"/>
            <w:bottom w:val="none" w:sz="0" w:space="0" w:color="auto"/>
            <w:right w:val="none" w:sz="0" w:space="0" w:color="auto"/>
          </w:divBdr>
        </w:div>
        <w:div w:id="1955667492">
          <w:marLeft w:val="640"/>
          <w:marRight w:val="0"/>
          <w:marTop w:val="0"/>
          <w:marBottom w:val="0"/>
          <w:divBdr>
            <w:top w:val="none" w:sz="0" w:space="0" w:color="auto"/>
            <w:left w:val="none" w:sz="0" w:space="0" w:color="auto"/>
            <w:bottom w:val="none" w:sz="0" w:space="0" w:color="auto"/>
            <w:right w:val="none" w:sz="0" w:space="0" w:color="auto"/>
          </w:divBdr>
        </w:div>
        <w:div w:id="1986205680">
          <w:marLeft w:val="640"/>
          <w:marRight w:val="0"/>
          <w:marTop w:val="0"/>
          <w:marBottom w:val="0"/>
          <w:divBdr>
            <w:top w:val="none" w:sz="0" w:space="0" w:color="auto"/>
            <w:left w:val="none" w:sz="0" w:space="0" w:color="auto"/>
            <w:bottom w:val="none" w:sz="0" w:space="0" w:color="auto"/>
            <w:right w:val="none" w:sz="0" w:space="0" w:color="auto"/>
          </w:divBdr>
        </w:div>
        <w:div w:id="2040009485">
          <w:marLeft w:val="640"/>
          <w:marRight w:val="0"/>
          <w:marTop w:val="0"/>
          <w:marBottom w:val="0"/>
          <w:divBdr>
            <w:top w:val="none" w:sz="0" w:space="0" w:color="auto"/>
            <w:left w:val="none" w:sz="0" w:space="0" w:color="auto"/>
            <w:bottom w:val="none" w:sz="0" w:space="0" w:color="auto"/>
            <w:right w:val="none" w:sz="0" w:space="0" w:color="auto"/>
          </w:divBdr>
        </w:div>
        <w:div w:id="2062050208">
          <w:marLeft w:val="640"/>
          <w:marRight w:val="0"/>
          <w:marTop w:val="0"/>
          <w:marBottom w:val="0"/>
          <w:divBdr>
            <w:top w:val="none" w:sz="0" w:space="0" w:color="auto"/>
            <w:left w:val="none" w:sz="0" w:space="0" w:color="auto"/>
            <w:bottom w:val="none" w:sz="0" w:space="0" w:color="auto"/>
            <w:right w:val="none" w:sz="0" w:space="0" w:color="auto"/>
          </w:divBdr>
        </w:div>
        <w:div w:id="2144737540">
          <w:marLeft w:val="640"/>
          <w:marRight w:val="0"/>
          <w:marTop w:val="0"/>
          <w:marBottom w:val="0"/>
          <w:divBdr>
            <w:top w:val="none" w:sz="0" w:space="0" w:color="auto"/>
            <w:left w:val="none" w:sz="0" w:space="0" w:color="auto"/>
            <w:bottom w:val="none" w:sz="0" w:space="0" w:color="auto"/>
            <w:right w:val="none" w:sz="0" w:space="0" w:color="auto"/>
          </w:divBdr>
        </w:div>
      </w:divsChild>
    </w:div>
    <w:div w:id="1804420385">
      <w:marLeft w:val="0"/>
      <w:marRight w:val="0"/>
      <w:marTop w:val="0"/>
      <w:marBottom w:val="0"/>
      <w:divBdr>
        <w:top w:val="none" w:sz="0" w:space="0" w:color="auto"/>
        <w:left w:val="none" w:sz="0" w:space="0" w:color="auto"/>
        <w:bottom w:val="none" w:sz="0" w:space="0" w:color="auto"/>
        <w:right w:val="none" w:sz="0" w:space="0" w:color="auto"/>
      </w:divBdr>
    </w:div>
    <w:div w:id="1811357746">
      <w:bodyDiv w:val="1"/>
      <w:marLeft w:val="0"/>
      <w:marRight w:val="0"/>
      <w:marTop w:val="0"/>
      <w:marBottom w:val="0"/>
      <w:divBdr>
        <w:top w:val="none" w:sz="0" w:space="0" w:color="auto"/>
        <w:left w:val="none" w:sz="0" w:space="0" w:color="auto"/>
        <w:bottom w:val="none" w:sz="0" w:space="0" w:color="auto"/>
        <w:right w:val="none" w:sz="0" w:space="0" w:color="auto"/>
      </w:divBdr>
      <w:divsChild>
        <w:div w:id="57017861">
          <w:marLeft w:val="640"/>
          <w:marRight w:val="0"/>
          <w:marTop w:val="0"/>
          <w:marBottom w:val="0"/>
          <w:divBdr>
            <w:top w:val="none" w:sz="0" w:space="0" w:color="auto"/>
            <w:left w:val="none" w:sz="0" w:space="0" w:color="auto"/>
            <w:bottom w:val="none" w:sz="0" w:space="0" w:color="auto"/>
            <w:right w:val="none" w:sz="0" w:space="0" w:color="auto"/>
          </w:divBdr>
        </w:div>
        <w:div w:id="202058183">
          <w:marLeft w:val="640"/>
          <w:marRight w:val="0"/>
          <w:marTop w:val="0"/>
          <w:marBottom w:val="0"/>
          <w:divBdr>
            <w:top w:val="none" w:sz="0" w:space="0" w:color="auto"/>
            <w:left w:val="none" w:sz="0" w:space="0" w:color="auto"/>
            <w:bottom w:val="none" w:sz="0" w:space="0" w:color="auto"/>
            <w:right w:val="none" w:sz="0" w:space="0" w:color="auto"/>
          </w:divBdr>
        </w:div>
        <w:div w:id="241334332">
          <w:marLeft w:val="640"/>
          <w:marRight w:val="0"/>
          <w:marTop w:val="0"/>
          <w:marBottom w:val="0"/>
          <w:divBdr>
            <w:top w:val="none" w:sz="0" w:space="0" w:color="auto"/>
            <w:left w:val="none" w:sz="0" w:space="0" w:color="auto"/>
            <w:bottom w:val="none" w:sz="0" w:space="0" w:color="auto"/>
            <w:right w:val="none" w:sz="0" w:space="0" w:color="auto"/>
          </w:divBdr>
        </w:div>
        <w:div w:id="275983857">
          <w:marLeft w:val="640"/>
          <w:marRight w:val="0"/>
          <w:marTop w:val="0"/>
          <w:marBottom w:val="0"/>
          <w:divBdr>
            <w:top w:val="none" w:sz="0" w:space="0" w:color="auto"/>
            <w:left w:val="none" w:sz="0" w:space="0" w:color="auto"/>
            <w:bottom w:val="none" w:sz="0" w:space="0" w:color="auto"/>
            <w:right w:val="none" w:sz="0" w:space="0" w:color="auto"/>
          </w:divBdr>
        </w:div>
        <w:div w:id="296301207">
          <w:marLeft w:val="640"/>
          <w:marRight w:val="0"/>
          <w:marTop w:val="0"/>
          <w:marBottom w:val="0"/>
          <w:divBdr>
            <w:top w:val="none" w:sz="0" w:space="0" w:color="auto"/>
            <w:left w:val="none" w:sz="0" w:space="0" w:color="auto"/>
            <w:bottom w:val="none" w:sz="0" w:space="0" w:color="auto"/>
            <w:right w:val="none" w:sz="0" w:space="0" w:color="auto"/>
          </w:divBdr>
        </w:div>
        <w:div w:id="316808326">
          <w:marLeft w:val="640"/>
          <w:marRight w:val="0"/>
          <w:marTop w:val="0"/>
          <w:marBottom w:val="0"/>
          <w:divBdr>
            <w:top w:val="none" w:sz="0" w:space="0" w:color="auto"/>
            <w:left w:val="none" w:sz="0" w:space="0" w:color="auto"/>
            <w:bottom w:val="none" w:sz="0" w:space="0" w:color="auto"/>
            <w:right w:val="none" w:sz="0" w:space="0" w:color="auto"/>
          </w:divBdr>
        </w:div>
        <w:div w:id="317348427">
          <w:marLeft w:val="640"/>
          <w:marRight w:val="0"/>
          <w:marTop w:val="0"/>
          <w:marBottom w:val="0"/>
          <w:divBdr>
            <w:top w:val="none" w:sz="0" w:space="0" w:color="auto"/>
            <w:left w:val="none" w:sz="0" w:space="0" w:color="auto"/>
            <w:bottom w:val="none" w:sz="0" w:space="0" w:color="auto"/>
            <w:right w:val="none" w:sz="0" w:space="0" w:color="auto"/>
          </w:divBdr>
        </w:div>
        <w:div w:id="335574089">
          <w:marLeft w:val="640"/>
          <w:marRight w:val="0"/>
          <w:marTop w:val="0"/>
          <w:marBottom w:val="0"/>
          <w:divBdr>
            <w:top w:val="none" w:sz="0" w:space="0" w:color="auto"/>
            <w:left w:val="none" w:sz="0" w:space="0" w:color="auto"/>
            <w:bottom w:val="none" w:sz="0" w:space="0" w:color="auto"/>
            <w:right w:val="none" w:sz="0" w:space="0" w:color="auto"/>
          </w:divBdr>
        </w:div>
        <w:div w:id="440414009">
          <w:marLeft w:val="640"/>
          <w:marRight w:val="0"/>
          <w:marTop w:val="0"/>
          <w:marBottom w:val="0"/>
          <w:divBdr>
            <w:top w:val="none" w:sz="0" w:space="0" w:color="auto"/>
            <w:left w:val="none" w:sz="0" w:space="0" w:color="auto"/>
            <w:bottom w:val="none" w:sz="0" w:space="0" w:color="auto"/>
            <w:right w:val="none" w:sz="0" w:space="0" w:color="auto"/>
          </w:divBdr>
        </w:div>
        <w:div w:id="485782828">
          <w:marLeft w:val="640"/>
          <w:marRight w:val="0"/>
          <w:marTop w:val="0"/>
          <w:marBottom w:val="0"/>
          <w:divBdr>
            <w:top w:val="none" w:sz="0" w:space="0" w:color="auto"/>
            <w:left w:val="none" w:sz="0" w:space="0" w:color="auto"/>
            <w:bottom w:val="none" w:sz="0" w:space="0" w:color="auto"/>
            <w:right w:val="none" w:sz="0" w:space="0" w:color="auto"/>
          </w:divBdr>
        </w:div>
        <w:div w:id="508300146">
          <w:marLeft w:val="640"/>
          <w:marRight w:val="0"/>
          <w:marTop w:val="0"/>
          <w:marBottom w:val="0"/>
          <w:divBdr>
            <w:top w:val="none" w:sz="0" w:space="0" w:color="auto"/>
            <w:left w:val="none" w:sz="0" w:space="0" w:color="auto"/>
            <w:bottom w:val="none" w:sz="0" w:space="0" w:color="auto"/>
            <w:right w:val="none" w:sz="0" w:space="0" w:color="auto"/>
          </w:divBdr>
        </w:div>
        <w:div w:id="509610366">
          <w:marLeft w:val="640"/>
          <w:marRight w:val="0"/>
          <w:marTop w:val="0"/>
          <w:marBottom w:val="0"/>
          <w:divBdr>
            <w:top w:val="none" w:sz="0" w:space="0" w:color="auto"/>
            <w:left w:val="none" w:sz="0" w:space="0" w:color="auto"/>
            <w:bottom w:val="none" w:sz="0" w:space="0" w:color="auto"/>
            <w:right w:val="none" w:sz="0" w:space="0" w:color="auto"/>
          </w:divBdr>
        </w:div>
        <w:div w:id="523057978">
          <w:marLeft w:val="640"/>
          <w:marRight w:val="0"/>
          <w:marTop w:val="0"/>
          <w:marBottom w:val="0"/>
          <w:divBdr>
            <w:top w:val="none" w:sz="0" w:space="0" w:color="auto"/>
            <w:left w:val="none" w:sz="0" w:space="0" w:color="auto"/>
            <w:bottom w:val="none" w:sz="0" w:space="0" w:color="auto"/>
            <w:right w:val="none" w:sz="0" w:space="0" w:color="auto"/>
          </w:divBdr>
        </w:div>
        <w:div w:id="528565971">
          <w:marLeft w:val="640"/>
          <w:marRight w:val="0"/>
          <w:marTop w:val="0"/>
          <w:marBottom w:val="0"/>
          <w:divBdr>
            <w:top w:val="none" w:sz="0" w:space="0" w:color="auto"/>
            <w:left w:val="none" w:sz="0" w:space="0" w:color="auto"/>
            <w:bottom w:val="none" w:sz="0" w:space="0" w:color="auto"/>
            <w:right w:val="none" w:sz="0" w:space="0" w:color="auto"/>
          </w:divBdr>
        </w:div>
        <w:div w:id="539588848">
          <w:marLeft w:val="640"/>
          <w:marRight w:val="0"/>
          <w:marTop w:val="0"/>
          <w:marBottom w:val="0"/>
          <w:divBdr>
            <w:top w:val="none" w:sz="0" w:space="0" w:color="auto"/>
            <w:left w:val="none" w:sz="0" w:space="0" w:color="auto"/>
            <w:bottom w:val="none" w:sz="0" w:space="0" w:color="auto"/>
            <w:right w:val="none" w:sz="0" w:space="0" w:color="auto"/>
          </w:divBdr>
        </w:div>
        <w:div w:id="641160056">
          <w:marLeft w:val="640"/>
          <w:marRight w:val="0"/>
          <w:marTop w:val="0"/>
          <w:marBottom w:val="0"/>
          <w:divBdr>
            <w:top w:val="none" w:sz="0" w:space="0" w:color="auto"/>
            <w:left w:val="none" w:sz="0" w:space="0" w:color="auto"/>
            <w:bottom w:val="none" w:sz="0" w:space="0" w:color="auto"/>
            <w:right w:val="none" w:sz="0" w:space="0" w:color="auto"/>
          </w:divBdr>
        </w:div>
        <w:div w:id="705103106">
          <w:marLeft w:val="640"/>
          <w:marRight w:val="0"/>
          <w:marTop w:val="0"/>
          <w:marBottom w:val="0"/>
          <w:divBdr>
            <w:top w:val="none" w:sz="0" w:space="0" w:color="auto"/>
            <w:left w:val="none" w:sz="0" w:space="0" w:color="auto"/>
            <w:bottom w:val="none" w:sz="0" w:space="0" w:color="auto"/>
            <w:right w:val="none" w:sz="0" w:space="0" w:color="auto"/>
          </w:divBdr>
        </w:div>
        <w:div w:id="726420442">
          <w:marLeft w:val="640"/>
          <w:marRight w:val="0"/>
          <w:marTop w:val="0"/>
          <w:marBottom w:val="0"/>
          <w:divBdr>
            <w:top w:val="none" w:sz="0" w:space="0" w:color="auto"/>
            <w:left w:val="none" w:sz="0" w:space="0" w:color="auto"/>
            <w:bottom w:val="none" w:sz="0" w:space="0" w:color="auto"/>
            <w:right w:val="none" w:sz="0" w:space="0" w:color="auto"/>
          </w:divBdr>
        </w:div>
        <w:div w:id="730153360">
          <w:marLeft w:val="640"/>
          <w:marRight w:val="0"/>
          <w:marTop w:val="0"/>
          <w:marBottom w:val="0"/>
          <w:divBdr>
            <w:top w:val="none" w:sz="0" w:space="0" w:color="auto"/>
            <w:left w:val="none" w:sz="0" w:space="0" w:color="auto"/>
            <w:bottom w:val="none" w:sz="0" w:space="0" w:color="auto"/>
            <w:right w:val="none" w:sz="0" w:space="0" w:color="auto"/>
          </w:divBdr>
        </w:div>
        <w:div w:id="840120137">
          <w:marLeft w:val="640"/>
          <w:marRight w:val="0"/>
          <w:marTop w:val="0"/>
          <w:marBottom w:val="0"/>
          <w:divBdr>
            <w:top w:val="none" w:sz="0" w:space="0" w:color="auto"/>
            <w:left w:val="none" w:sz="0" w:space="0" w:color="auto"/>
            <w:bottom w:val="none" w:sz="0" w:space="0" w:color="auto"/>
            <w:right w:val="none" w:sz="0" w:space="0" w:color="auto"/>
          </w:divBdr>
        </w:div>
        <w:div w:id="844057475">
          <w:marLeft w:val="640"/>
          <w:marRight w:val="0"/>
          <w:marTop w:val="0"/>
          <w:marBottom w:val="0"/>
          <w:divBdr>
            <w:top w:val="none" w:sz="0" w:space="0" w:color="auto"/>
            <w:left w:val="none" w:sz="0" w:space="0" w:color="auto"/>
            <w:bottom w:val="none" w:sz="0" w:space="0" w:color="auto"/>
            <w:right w:val="none" w:sz="0" w:space="0" w:color="auto"/>
          </w:divBdr>
        </w:div>
        <w:div w:id="871579045">
          <w:marLeft w:val="640"/>
          <w:marRight w:val="0"/>
          <w:marTop w:val="0"/>
          <w:marBottom w:val="0"/>
          <w:divBdr>
            <w:top w:val="none" w:sz="0" w:space="0" w:color="auto"/>
            <w:left w:val="none" w:sz="0" w:space="0" w:color="auto"/>
            <w:bottom w:val="none" w:sz="0" w:space="0" w:color="auto"/>
            <w:right w:val="none" w:sz="0" w:space="0" w:color="auto"/>
          </w:divBdr>
        </w:div>
        <w:div w:id="911113644">
          <w:marLeft w:val="640"/>
          <w:marRight w:val="0"/>
          <w:marTop w:val="0"/>
          <w:marBottom w:val="0"/>
          <w:divBdr>
            <w:top w:val="none" w:sz="0" w:space="0" w:color="auto"/>
            <w:left w:val="none" w:sz="0" w:space="0" w:color="auto"/>
            <w:bottom w:val="none" w:sz="0" w:space="0" w:color="auto"/>
            <w:right w:val="none" w:sz="0" w:space="0" w:color="auto"/>
          </w:divBdr>
        </w:div>
        <w:div w:id="999193704">
          <w:marLeft w:val="640"/>
          <w:marRight w:val="0"/>
          <w:marTop w:val="0"/>
          <w:marBottom w:val="0"/>
          <w:divBdr>
            <w:top w:val="none" w:sz="0" w:space="0" w:color="auto"/>
            <w:left w:val="none" w:sz="0" w:space="0" w:color="auto"/>
            <w:bottom w:val="none" w:sz="0" w:space="0" w:color="auto"/>
            <w:right w:val="none" w:sz="0" w:space="0" w:color="auto"/>
          </w:divBdr>
        </w:div>
        <w:div w:id="1083723828">
          <w:marLeft w:val="640"/>
          <w:marRight w:val="0"/>
          <w:marTop w:val="0"/>
          <w:marBottom w:val="0"/>
          <w:divBdr>
            <w:top w:val="none" w:sz="0" w:space="0" w:color="auto"/>
            <w:left w:val="none" w:sz="0" w:space="0" w:color="auto"/>
            <w:bottom w:val="none" w:sz="0" w:space="0" w:color="auto"/>
            <w:right w:val="none" w:sz="0" w:space="0" w:color="auto"/>
          </w:divBdr>
        </w:div>
        <w:div w:id="1238513629">
          <w:marLeft w:val="640"/>
          <w:marRight w:val="0"/>
          <w:marTop w:val="0"/>
          <w:marBottom w:val="0"/>
          <w:divBdr>
            <w:top w:val="none" w:sz="0" w:space="0" w:color="auto"/>
            <w:left w:val="none" w:sz="0" w:space="0" w:color="auto"/>
            <w:bottom w:val="none" w:sz="0" w:space="0" w:color="auto"/>
            <w:right w:val="none" w:sz="0" w:space="0" w:color="auto"/>
          </w:divBdr>
        </w:div>
        <w:div w:id="1264876843">
          <w:marLeft w:val="640"/>
          <w:marRight w:val="0"/>
          <w:marTop w:val="0"/>
          <w:marBottom w:val="0"/>
          <w:divBdr>
            <w:top w:val="none" w:sz="0" w:space="0" w:color="auto"/>
            <w:left w:val="none" w:sz="0" w:space="0" w:color="auto"/>
            <w:bottom w:val="none" w:sz="0" w:space="0" w:color="auto"/>
            <w:right w:val="none" w:sz="0" w:space="0" w:color="auto"/>
          </w:divBdr>
        </w:div>
        <w:div w:id="1346638539">
          <w:marLeft w:val="640"/>
          <w:marRight w:val="0"/>
          <w:marTop w:val="0"/>
          <w:marBottom w:val="0"/>
          <w:divBdr>
            <w:top w:val="none" w:sz="0" w:space="0" w:color="auto"/>
            <w:left w:val="none" w:sz="0" w:space="0" w:color="auto"/>
            <w:bottom w:val="none" w:sz="0" w:space="0" w:color="auto"/>
            <w:right w:val="none" w:sz="0" w:space="0" w:color="auto"/>
          </w:divBdr>
        </w:div>
        <w:div w:id="1347515237">
          <w:marLeft w:val="640"/>
          <w:marRight w:val="0"/>
          <w:marTop w:val="0"/>
          <w:marBottom w:val="0"/>
          <w:divBdr>
            <w:top w:val="none" w:sz="0" w:space="0" w:color="auto"/>
            <w:left w:val="none" w:sz="0" w:space="0" w:color="auto"/>
            <w:bottom w:val="none" w:sz="0" w:space="0" w:color="auto"/>
            <w:right w:val="none" w:sz="0" w:space="0" w:color="auto"/>
          </w:divBdr>
        </w:div>
        <w:div w:id="1377699032">
          <w:marLeft w:val="640"/>
          <w:marRight w:val="0"/>
          <w:marTop w:val="0"/>
          <w:marBottom w:val="0"/>
          <w:divBdr>
            <w:top w:val="none" w:sz="0" w:space="0" w:color="auto"/>
            <w:left w:val="none" w:sz="0" w:space="0" w:color="auto"/>
            <w:bottom w:val="none" w:sz="0" w:space="0" w:color="auto"/>
            <w:right w:val="none" w:sz="0" w:space="0" w:color="auto"/>
          </w:divBdr>
        </w:div>
        <w:div w:id="1470703345">
          <w:marLeft w:val="640"/>
          <w:marRight w:val="0"/>
          <w:marTop w:val="0"/>
          <w:marBottom w:val="0"/>
          <w:divBdr>
            <w:top w:val="none" w:sz="0" w:space="0" w:color="auto"/>
            <w:left w:val="none" w:sz="0" w:space="0" w:color="auto"/>
            <w:bottom w:val="none" w:sz="0" w:space="0" w:color="auto"/>
            <w:right w:val="none" w:sz="0" w:space="0" w:color="auto"/>
          </w:divBdr>
        </w:div>
        <w:div w:id="1527329239">
          <w:marLeft w:val="640"/>
          <w:marRight w:val="0"/>
          <w:marTop w:val="0"/>
          <w:marBottom w:val="0"/>
          <w:divBdr>
            <w:top w:val="none" w:sz="0" w:space="0" w:color="auto"/>
            <w:left w:val="none" w:sz="0" w:space="0" w:color="auto"/>
            <w:bottom w:val="none" w:sz="0" w:space="0" w:color="auto"/>
            <w:right w:val="none" w:sz="0" w:space="0" w:color="auto"/>
          </w:divBdr>
        </w:div>
        <w:div w:id="1532643356">
          <w:marLeft w:val="640"/>
          <w:marRight w:val="0"/>
          <w:marTop w:val="0"/>
          <w:marBottom w:val="0"/>
          <w:divBdr>
            <w:top w:val="none" w:sz="0" w:space="0" w:color="auto"/>
            <w:left w:val="none" w:sz="0" w:space="0" w:color="auto"/>
            <w:bottom w:val="none" w:sz="0" w:space="0" w:color="auto"/>
            <w:right w:val="none" w:sz="0" w:space="0" w:color="auto"/>
          </w:divBdr>
        </w:div>
        <w:div w:id="1535540093">
          <w:marLeft w:val="640"/>
          <w:marRight w:val="0"/>
          <w:marTop w:val="0"/>
          <w:marBottom w:val="0"/>
          <w:divBdr>
            <w:top w:val="none" w:sz="0" w:space="0" w:color="auto"/>
            <w:left w:val="none" w:sz="0" w:space="0" w:color="auto"/>
            <w:bottom w:val="none" w:sz="0" w:space="0" w:color="auto"/>
            <w:right w:val="none" w:sz="0" w:space="0" w:color="auto"/>
          </w:divBdr>
        </w:div>
        <w:div w:id="1567380400">
          <w:marLeft w:val="640"/>
          <w:marRight w:val="0"/>
          <w:marTop w:val="0"/>
          <w:marBottom w:val="0"/>
          <w:divBdr>
            <w:top w:val="none" w:sz="0" w:space="0" w:color="auto"/>
            <w:left w:val="none" w:sz="0" w:space="0" w:color="auto"/>
            <w:bottom w:val="none" w:sz="0" w:space="0" w:color="auto"/>
            <w:right w:val="none" w:sz="0" w:space="0" w:color="auto"/>
          </w:divBdr>
        </w:div>
        <w:div w:id="1580825148">
          <w:marLeft w:val="640"/>
          <w:marRight w:val="0"/>
          <w:marTop w:val="0"/>
          <w:marBottom w:val="0"/>
          <w:divBdr>
            <w:top w:val="none" w:sz="0" w:space="0" w:color="auto"/>
            <w:left w:val="none" w:sz="0" w:space="0" w:color="auto"/>
            <w:bottom w:val="none" w:sz="0" w:space="0" w:color="auto"/>
            <w:right w:val="none" w:sz="0" w:space="0" w:color="auto"/>
          </w:divBdr>
        </w:div>
        <w:div w:id="1603099825">
          <w:marLeft w:val="640"/>
          <w:marRight w:val="0"/>
          <w:marTop w:val="0"/>
          <w:marBottom w:val="0"/>
          <w:divBdr>
            <w:top w:val="none" w:sz="0" w:space="0" w:color="auto"/>
            <w:left w:val="none" w:sz="0" w:space="0" w:color="auto"/>
            <w:bottom w:val="none" w:sz="0" w:space="0" w:color="auto"/>
            <w:right w:val="none" w:sz="0" w:space="0" w:color="auto"/>
          </w:divBdr>
        </w:div>
        <w:div w:id="1613050916">
          <w:marLeft w:val="640"/>
          <w:marRight w:val="0"/>
          <w:marTop w:val="0"/>
          <w:marBottom w:val="0"/>
          <w:divBdr>
            <w:top w:val="none" w:sz="0" w:space="0" w:color="auto"/>
            <w:left w:val="none" w:sz="0" w:space="0" w:color="auto"/>
            <w:bottom w:val="none" w:sz="0" w:space="0" w:color="auto"/>
            <w:right w:val="none" w:sz="0" w:space="0" w:color="auto"/>
          </w:divBdr>
        </w:div>
        <w:div w:id="1651862891">
          <w:marLeft w:val="640"/>
          <w:marRight w:val="0"/>
          <w:marTop w:val="0"/>
          <w:marBottom w:val="0"/>
          <w:divBdr>
            <w:top w:val="none" w:sz="0" w:space="0" w:color="auto"/>
            <w:left w:val="none" w:sz="0" w:space="0" w:color="auto"/>
            <w:bottom w:val="none" w:sz="0" w:space="0" w:color="auto"/>
            <w:right w:val="none" w:sz="0" w:space="0" w:color="auto"/>
          </w:divBdr>
        </w:div>
        <w:div w:id="1736314082">
          <w:marLeft w:val="640"/>
          <w:marRight w:val="0"/>
          <w:marTop w:val="0"/>
          <w:marBottom w:val="0"/>
          <w:divBdr>
            <w:top w:val="none" w:sz="0" w:space="0" w:color="auto"/>
            <w:left w:val="none" w:sz="0" w:space="0" w:color="auto"/>
            <w:bottom w:val="none" w:sz="0" w:space="0" w:color="auto"/>
            <w:right w:val="none" w:sz="0" w:space="0" w:color="auto"/>
          </w:divBdr>
        </w:div>
        <w:div w:id="1870682396">
          <w:marLeft w:val="640"/>
          <w:marRight w:val="0"/>
          <w:marTop w:val="0"/>
          <w:marBottom w:val="0"/>
          <w:divBdr>
            <w:top w:val="none" w:sz="0" w:space="0" w:color="auto"/>
            <w:left w:val="none" w:sz="0" w:space="0" w:color="auto"/>
            <w:bottom w:val="none" w:sz="0" w:space="0" w:color="auto"/>
            <w:right w:val="none" w:sz="0" w:space="0" w:color="auto"/>
          </w:divBdr>
        </w:div>
        <w:div w:id="1977832655">
          <w:marLeft w:val="640"/>
          <w:marRight w:val="0"/>
          <w:marTop w:val="0"/>
          <w:marBottom w:val="0"/>
          <w:divBdr>
            <w:top w:val="none" w:sz="0" w:space="0" w:color="auto"/>
            <w:left w:val="none" w:sz="0" w:space="0" w:color="auto"/>
            <w:bottom w:val="none" w:sz="0" w:space="0" w:color="auto"/>
            <w:right w:val="none" w:sz="0" w:space="0" w:color="auto"/>
          </w:divBdr>
        </w:div>
        <w:div w:id="2078016148">
          <w:marLeft w:val="640"/>
          <w:marRight w:val="0"/>
          <w:marTop w:val="0"/>
          <w:marBottom w:val="0"/>
          <w:divBdr>
            <w:top w:val="none" w:sz="0" w:space="0" w:color="auto"/>
            <w:left w:val="none" w:sz="0" w:space="0" w:color="auto"/>
            <w:bottom w:val="none" w:sz="0" w:space="0" w:color="auto"/>
            <w:right w:val="none" w:sz="0" w:space="0" w:color="auto"/>
          </w:divBdr>
        </w:div>
      </w:divsChild>
    </w:div>
    <w:div w:id="1813861968">
      <w:marLeft w:val="0"/>
      <w:marRight w:val="0"/>
      <w:marTop w:val="0"/>
      <w:marBottom w:val="0"/>
      <w:divBdr>
        <w:top w:val="none" w:sz="0" w:space="0" w:color="auto"/>
        <w:left w:val="none" w:sz="0" w:space="0" w:color="auto"/>
        <w:bottom w:val="none" w:sz="0" w:space="0" w:color="auto"/>
        <w:right w:val="none" w:sz="0" w:space="0" w:color="auto"/>
      </w:divBdr>
    </w:div>
    <w:div w:id="1814253658">
      <w:marLeft w:val="0"/>
      <w:marRight w:val="0"/>
      <w:marTop w:val="0"/>
      <w:marBottom w:val="0"/>
      <w:divBdr>
        <w:top w:val="none" w:sz="0" w:space="0" w:color="auto"/>
        <w:left w:val="none" w:sz="0" w:space="0" w:color="auto"/>
        <w:bottom w:val="none" w:sz="0" w:space="0" w:color="auto"/>
        <w:right w:val="none" w:sz="0" w:space="0" w:color="auto"/>
      </w:divBdr>
    </w:div>
    <w:div w:id="1814978204">
      <w:bodyDiv w:val="1"/>
      <w:marLeft w:val="0"/>
      <w:marRight w:val="0"/>
      <w:marTop w:val="0"/>
      <w:marBottom w:val="0"/>
      <w:divBdr>
        <w:top w:val="none" w:sz="0" w:space="0" w:color="auto"/>
        <w:left w:val="none" w:sz="0" w:space="0" w:color="auto"/>
        <w:bottom w:val="none" w:sz="0" w:space="0" w:color="auto"/>
        <w:right w:val="none" w:sz="0" w:space="0" w:color="auto"/>
      </w:divBdr>
      <w:divsChild>
        <w:div w:id="1014285">
          <w:marLeft w:val="640"/>
          <w:marRight w:val="0"/>
          <w:marTop w:val="0"/>
          <w:marBottom w:val="0"/>
          <w:divBdr>
            <w:top w:val="none" w:sz="0" w:space="0" w:color="auto"/>
            <w:left w:val="none" w:sz="0" w:space="0" w:color="auto"/>
            <w:bottom w:val="none" w:sz="0" w:space="0" w:color="auto"/>
            <w:right w:val="none" w:sz="0" w:space="0" w:color="auto"/>
          </w:divBdr>
        </w:div>
        <w:div w:id="5593406">
          <w:marLeft w:val="640"/>
          <w:marRight w:val="0"/>
          <w:marTop w:val="0"/>
          <w:marBottom w:val="0"/>
          <w:divBdr>
            <w:top w:val="none" w:sz="0" w:space="0" w:color="auto"/>
            <w:left w:val="none" w:sz="0" w:space="0" w:color="auto"/>
            <w:bottom w:val="none" w:sz="0" w:space="0" w:color="auto"/>
            <w:right w:val="none" w:sz="0" w:space="0" w:color="auto"/>
          </w:divBdr>
        </w:div>
        <w:div w:id="144516244">
          <w:marLeft w:val="640"/>
          <w:marRight w:val="0"/>
          <w:marTop w:val="0"/>
          <w:marBottom w:val="0"/>
          <w:divBdr>
            <w:top w:val="none" w:sz="0" w:space="0" w:color="auto"/>
            <w:left w:val="none" w:sz="0" w:space="0" w:color="auto"/>
            <w:bottom w:val="none" w:sz="0" w:space="0" w:color="auto"/>
            <w:right w:val="none" w:sz="0" w:space="0" w:color="auto"/>
          </w:divBdr>
        </w:div>
        <w:div w:id="160237651">
          <w:marLeft w:val="640"/>
          <w:marRight w:val="0"/>
          <w:marTop w:val="0"/>
          <w:marBottom w:val="0"/>
          <w:divBdr>
            <w:top w:val="none" w:sz="0" w:space="0" w:color="auto"/>
            <w:left w:val="none" w:sz="0" w:space="0" w:color="auto"/>
            <w:bottom w:val="none" w:sz="0" w:space="0" w:color="auto"/>
            <w:right w:val="none" w:sz="0" w:space="0" w:color="auto"/>
          </w:divBdr>
        </w:div>
        <w:div w:id="240530250">
          <w:marLeft w:val="640"/>
          <w:marRight w:val="0"/>
          <w:marTop w:val="0"/>
          <w:marBottom w:val="0"/>
          <w:divBdr>
            <w:top w:val="none" w:sz="0" w:space="0" w:color="auto"/>
            <w:left w:val="none" w:sz="0" w:space="0" w:color="auto"/>
            <w:bottom w:val="none" w:sz="0" w:space="0" w:color="auto"/>
            <w:right w:val="none" w:sz="0" w:space="0" w:color="auto"/>
          </w:divBdr>
        </w:div>
        <w:div w:id="286665843">
          <w:marLeft w:val="640"/>
          <w:marRight w:val="0"/>
          <w:marTop w:val="0"/>
          <w:marBottom w:val="0"/>
          <w:divBdr>
            <w:top w:val="none" w:sz="0" w:space="0" w:color="auto"/>
            <w:left w:val="none" w:sz="0" w:space="0" w:color="auto"/>
            <w:bottom w:val="none" w:sz="0" w:space="0" w:color="auto"/>
            <w:right w:val="none" w:sz="0" w:space="0" w:color="auto"/>
          </w:divBdr>
        </w:div>
        <w:div w:id="431055260">
          <w:marLeft w:val="640"/>
          <w:marRight w:val="0"/>
          <w:marTop w:val="0"/>
          <w:marBottom w:val="0"/>
          <w:divBdr>
            <w:top w:val="none" w:sz="0" w:space="0" w:color="auto"/>
            <w:left w:val="none" w:sz="0" w:space="0" w:color="auto"/>
            <w:bottom w:val="none" w:sz="0" w:space="0" w:color="auto"/>
            <w:right w:val="none" w:sz="0" w:space="0" w:color="auto"/>
          </w:divBdr>
        </w:div>
        <w:div w:id="480002860">
          <w:marLeft w:val="640"/>
          <w:marRight w:val="0"/>
          <w:marTop w:val="0"/>
          <w:marBottom w:val="0"/>
          <w:divBdr>
            <w:top w:val="none" w:sz="0" w:space="0" w:color="auto"/>
            <w:left w:val="none" w:sz="0" w:space="0" w:color="auto"/>
            <w:bottom w:val="none" w:sz="0" w:space="0" w:color="auto"/>
            <w:right w:val="none" w:sz="0" w:space="0" w:color="auto"/>
          </w:divBdr>
        </w:div>
        <w:div w:id="517744182">
          <w:marLeft w:val="640"/>
          <w:marRight w:val="0"/>
          <w:marTop w:val="0"/>
          <w:marBottom w:val="0"/>
          <w:divBdr>
            <w:top w:val="none" w:sz="0" w:space="0" w:color="auto"/>
            <w:left w:val="none" w:sz="0" w:space="0" w:color="auto"/>
            <w:bottom w:val="none" w:sz="0" w:space="0" w:color="auto"/>
            <w:right w:val="none" w:sz="0" w:space="0" w:color="auto"/>
          </w:divBdr>
        </w:div>
        <w:div w:id="594442929">
          <w:marLeft w:val="640"/>
          <w:marRight w:val="0"/>
          <w:marTop w:val="0"/>
          <w:marBottom w:val="0"/>
          <w:divBdr>
            <w:top w:val="none" w:sz="0" w:space="0" w:color="auto"/>
            <w:left w:val="none" w:sz="0" w:space="0" w:color="auto"/>
            <w:bottom w:val="none" w:sz="0" w:space="0" w:color="auto"/>
            <w:right w:val="none" w:sz="0" w:space="0" w:color="auto"/>
          </w:divBdr>
        </w:div>
        <w:div w:id="627012013">
          <w:marLeft w:val="640"/>
          <w:marRight w:val="0"/>
          <w:marTop w:val="0"/>
          <w:marBottom w:val="0"/>
          <w:divBdr>
            <w:top w:val="none" w:sz="0" w:space="0" w:color="auto"/>
            <w:left w:val="none" w:sz="0" w:space="0" w:color="auto"/>
            <w:bottom w:val="none" w:sz="0" w:space="0" w:color="auto"/>
            <w:right w:val="none" w:sz="0" w:space="0" w:color="auto"/>
          </w:divBdr>
        </w:div>
        <w:div w:id="695616972">
          <w:marLeft w:val="640"/>
          <w:marRight w:val="0"/>
          <w:marTop w:val="0"/>
          <w:marBottom w:val="0"/>
          <w:divBdr>
            <w:top w:val="none" w:sz="0" w:space="0" w:color="auto"/>
            <w:left w:val="none" w:sz="0" w:space="0" w:color="auto"/>
            <w:bottom w:val="none" w:sz="0" w:space="0" w:color="auto"/>
            <w:right w:val="none" w:sz="0" w:space="0" w:color="auto"/>
          </w:divBdr>
        </w:div>
        <w:div w:id="728379463">
          <w:marLeft w:val="640"/>
          <w:marRight w:val="0"/>
          <w:marTop w:val="0"/>
          <w:marBottom w:val="0"/>
          <w:divBdr>
            <w:top w:val="none" w:sz="0" w:space="0" w:color="auto"/>
            <w:left w:val="none" w:sz="0" w:space="0" w:color="auto"/>
            <w:bottom w:val="none" w:sz="0" w:space="0" w:color="auto"/>
            <w:right w:val="none" w:sz="0" w:space="0" w:color="auto"/>
          </w:divBdr>
        </w:div>
        <w:div w:id="752581700">
          <w:marLeft w:val="640"/>
          <w:marRight w:val="0"/>
          <w:marTop w:val="0"/>
          <w:marBottom w:val="0"/>
          <w:divBdr>
            <w:top w:val="none" w:sz="0" w:space="0" w:color="auto"/>
            <w:left w:val="none" w:sz="0" w:space="0" w:color="auto"/>
            <w:bottom w:val="none" w:sz="0" w:space="0" w:color="auto"/>
            <w:right w:val="none" w:sz="0" w:space="0" w:color="auto"/>
          </w:divBdr>
        </w:div>
        <w:div w:id="898590884">
          <w:marLeft w:val="640"/>
          <w:marRight w:val="0"/>
          <w:marTop w:val="0"/>
          <w:marBottom w:val="0"/>
          <w:divBdr>
            <w:top w:val="none" w:sz="0" w:space="0" w:color="auto"/>
            <w:left w:val="none" w:sz="0" w:space="0" w:color="auto"/>
            <w:bottom w:val="none" w:sz="0" w:space="0" w:color="auto"/>
            <w:right w:val="none" w:sz="0" w:space="0" w:color="auto"/>
          </w:divBdr>
        </w:div>
        <w:div w:id="915171670">
          <w:marLeft w:val="640"/>
          <w:marRight w:val="0"/>
          <w:marTop w:val="0"/>
          <w:marBottom w:val="0"/>
          <w:divBdr>
            <w:top w:val="none" w:sz="0" w:space="0" w:color="auto"/>
            <w:left w:val="none" w:sz="0" w:space="0" w:color="auto"/>
            <w:bottom w:val="none" w:sz="0" w:space="0" w:color="auto"/>
            <w:right w:val="none" w:sz="0" w:space="0" w:color="auto"/>
          </w:divBdr>
        </w:div>
        <w:div w:id="986208537">
          <w:marLeft w:val="640"/>
          <w:marRight w:val="0"/>
          <w:marTop w:val="0"/>
          <w:marBottom w:val="0"/>
          <w:divBdr>
            <w:top w:val="none" w:sz="0" w:space="0" w:color="auto"/>
            <w:left w:val="none" w:sz="0" w:space="0" w:color="auto"/>
            <w:bottom w:val="none" w:sz="0" w:space="0" w:color="auto"/>
            <w:right w:val="none" w:sz="0" w:space="0" w:color="auto"/>
          </w:divBdr>
        </w:div>
        <w:div w:id="1004555991">
          <w:marLeft w:val="640"/>
          <w:marRight w:val="0"/>
          <w:marTop w:val="0"/>
          <w:marBottom w:val="0"/>
          <w:divBdr>
            <w:top w:val="none" w:sz="0" w:space="0" w:color="auto"/>
            <w:left w:val="none" w:sz="0" w:space="0" w:color="auto"/>
            <w:bottom w:val="none" w:sz="0" w:space="0" w:color="auto"/>
            <w:right w:val="none" w:sz="0" w:space="0" w:color="auto"/>
          </w:divBdr>
        </w:div>
        <w:div w:id="1024408174">
          <w:marLeft w:val="640"/>
          <w:marRight w:val="0"/>
          <w:marTop w:val="0"/>
          <w:marBottom w:val="0"/>
          <w:divBdr>
            <w:top w:val="none" w:sz="0" w:space="0" w:color="auto"/>
            <w:left w:val="none" w:sz="0" w:space="0" w:color="auto"/>
            <w:bottom w:val="none" w:sz="0" w:space="0" w:color="auto"/>
            <w:right w:val="none" w:sz="0" w:space="0" w:color="auto"/>
          </w:divBdr>
        </w:div>
        <w:div w:id="1035740452">
          <w:marLeft w:val="640"/>
          <w:marRight w:val="0"/>
          <w:marTop w:val="0"/>
          <w:marBottom w:val="0"/>
          <w:divBdr>
            <w:top w:val="none" w:sz="0" w:space="0" w:color="auto"/>
            <w:left w:val="none" w:sz="0" w:space="0" w:color="auto"/>
            <w:bottom w:val="none" w:sz="0" w:space="0" w:color="auto"/>
            <w:right w:val="none" w:sz="0" w:space="0" w:color="auto"/>
          </w:divBdr>
        </w:div>
        <w:div w:id="1036464370">
          <w:marLeft w:val="640"/>
          <w:marRight w:val="0"/>
          <w:marTop w:val="0"/>
          <w:marBottom w:val="0"/>
          <w:divBdr>
            <w:top w:val="none" w:sz="0" w:space="0" w:color="auto"/>
            <w:left w:val="none" w:sz="0" w:space="0" w:color="auto"/>
            <w:bottom w:val="none" w:sz="0" w:space="0" w:color="auto"/>
            <w:right w:val="none" w:sz="0" w:space="0" w:color="auto"/>
          </w:divBdr>
        </w:div>
        <w:div w:id="1058019209">
          <w:marLeft w:val="640"/>
          <w:marRight w:val="0"/>
          <w:marTop w:val="0"/>
          <w:marBottom w:val="0"/>
          <w:divBdr>
            <w:top w:val="none" w:sz="0" w:space="0" w:color="auto"/>
            <w:left w:val="none" w:sz="0" w:space="0" w:color="auto"/>
            <w:bottom w:val="none" w:sz="0" w:space="0" w:color="auto"/>
            <w:right w:val="none" w:sz="0" w:space="0" w:color="auto"/>
          </w:divBdr>
        </w:div>
        <w:div w:id="1169756281">
          <w:marLeft w:val="640"/>
          <w:marRight w:val="0"/>
          <w:marTop w:val="0"/>
          <w:marBottom w:val="0"/>
          <w:divBdr>
            <w:top w:val="none" w:sz="0" w:space="0" w:color="auto"/>
            <w:left w:val="none" w:sz="0" w:space="0" w:color="auto"/>
            <w:bottom w:val="none" w:sz="0" w:space="0" w:color="auto"/>
            <w:right w:val="none" w:sz="0" w:space="0" w:color="auto"/>
          </w:divBdr>
        </w:div>
        <w:div w:id="1236010506">
          <w:marLeft w:val="640"/>
          <w:marRight w:val="0"/>
          <w:marTop w:val="0"/>
          <w:marBottom w:val="0"/>
          <w:divBdr>
            <w:top w:val="none" w:sz="0" w:space="0" w:color="auto"/>
            <w:left w:val="none" w:sz="0" w:space="0" w:color="auto"/>
            <w:bottom w:val="none" w:sz="0" w:space="0" w:color="auto"/>
            <w:right w:val="none" w:sz="0" w:space="0" w:color="auto"/>
          </w:divBdr>
        </w:div>
        <w:div w:id="1238401014">
          <w:marLeft w:val="640"/>
          <w:marRight w:val="0"/>
          <w:marTop w:val="0"/>
          <w:marBottom w:val="0"/>
          <w:divBdr>
            <w:top w:val="none" w:sz="0" w:space="0" w:color="auto"/>
            <w:left w:val="none" w:sz="0" w:space="0" w:color="auto"/>
            <w:bottom w:val="none" w:sz="0" w:space="0" w:color="auto"/>
            <w:right w:val="none" w:sz="0" w:space="0" w:color="auto"/>
          </w:divBdr>
        </w:div>
        <w:div w:id="1296057727">
          <w:marLeft w:val="640"/>
          <w:marRight w:val="0"/>
          <w:marTop w:val="0"/>
          <w:marBottom w:val="0"/>
          <w:divBdr>
            <w:top w:val="none" w:sz="0" w:space="0" w:color="auto"/>
            <w:left w:val="none" w:sz="0" w:space="0" w:color="auto"/>
            <w:bottom w:val="none" w:sz="0" w:space="0" w:color="auto"/>
            <w:right w:val="none" w:sz="0" w:space="0" w:color="auto"/>
          </w:divBdr>
        </w:div>
        <w:div w:id="1337146222">
          <w:marLeft w:val="640"/>
          <w:marRight w:val="0"/>
          <w:marTop w:val="0"/>
          <w:marBottom w:val="0"/>
          <w:divBdr>
            <w:top w:val="none" w:sz="0" w:space="0" w:color="auto"/>
            <w:left w:val="none" w:sz="0" w:space="0" w:color="auto"/>
            <w:bottom w:val="none" w:sz="0" w:space="0" w:color="auto"/>
            <w:right w:val="none" w:sz="0" w:space="0" w:color="auto"/>
          </w:divBdr>
        </w:div>
        <w:div w:id="1340818262">
          <w:marLeft w:val="640"/>
          <w:marRight w:val="0"/>
          <w:marTop w:val="0"/>
          <w:marBottom w:val="0"/>
          <w:divBdr>
            <w:top w:val="none" w:sz="0" w:space="0" w:color="auto"/>
            <w:left w:val="none" w:sz="0" w:space="0" w:color="auto"/>
            <w:bottom w:val="none" w:sz="0" w:space="0" w:color="auto"/>
            <w:right w:val="none" w:sz="0" w:space="0" w:color="auto"/>
          </w:divBdr>
        </w:div>
        <w:div w:id="1400640209">
          <w:marLeft w:val="640"/>
          <w:marRight w:val="0"/>
          <w:marTop w:val="0"/>
          <w:marBottom w:val="0"/>
          <w:divBdr>
            <w:top w:val="none" w:sz="0" w:space="0" w:color="auto"/>
            <w:left w:val="none" w:sz="0" w:space="0" w:color="auto"/>
            <w:bottom w:val="none" w:sz="0" w:space="0" w:color="auto"/>
            <w:right w:val="none" w:sz="0" w:space="0" w:color="auto"/>
          </w:divBdr>
        </w:div>
        <w:div w:id="1477721205">
          <w:marLeft w:val="640"/>
          <w:marRight w:val="0"/>
          <w:marTop w:val="0"/>
          <w:marBottom w:val="0"/>
          <w:divBdr>
            <w:top w:val="none" w:sz="0" w:space="0" w:color="auto"/>
            <w:left w:val="none" w:sz="0" w:space="0" w:color="auto"/>
            <w:bottom w:val="none" w:sz="0" w:space="0" w:color="auto"/>
            <w:right w:val="none" w:sz="0" w:space="0" w:color="auto"/>
          </w:divBdr>
        </w:div>
        <w:div w:id="1479570936">
          <w:marLeft w:val="640"/>
          <w:marRight w:val="0"/>
          <w:marTop w:val="0"/>
          <w:marBottom w:val="0"/>
          <w:divBdr>
            <w:top w:val="none" w:sz="0" w:space="0" w:color="auto"/>
            <w:left w:val="none" w:sz="0" w:space="0" w:color="auto"/>
            <w:bottom w:val="none" w:sz="0" w:space="0" w:color="auto"/>
            <w:right w:val="none" w:sz="0" w:space="0" w:color="auto"/>
          </w:divBdr>
        </w:div>
        <w:div w:id="1533347588">
          <w:marLeft w:val="640"/>
          <w:marRight w:val="0"/>
          <w:marTop w:val="0"/>
          <w:marBottom w:val="0"/>
          <w:divBdr>
            <w:top w:val="none" w:sz="0" w:space="0" w:color="auto"/>
            <w:left w:val="none" w:sz="0" w:space="0" w:color="auto"/>
            <w:bottom w:val="none" w:sz="0" w:space="0" w:color="auto"/>
            <w:right w:val="none" w:sz="0" w:space="0" w:color="auto"/>
          </w:divBdr>
        </w:div>
        <w:div w:id="1542207954">
          <w:marLeft w:val="640"/>
          <w:marRight w:val="0"/>
          <w:marTop w:val="0"/>
          <w:marBottom w:val="0"/>
          <w:divBdr>
            <w:top w:val="none" w:sz="0" w:space="0" w:color="auto"/>
            <w:left w:val="none" w:sz="0" w:space="0" w:color="auto"/>
            <w:bottom w:val="none" w:sz="0" w:space="0" w:color="auto"/>
            <w:right w:val="none" w:sz="0" w:space="0" w:color="auto"/>
          </w:divBdr>
        </w:div>
        <w:div w:id="1610307927">
          <w:marLeft w:val="640"/>
          <w:marRight w:val="0"/>
          <w:marTop w:val="0"/>
          <w:marBottom w:val="0"/>
          <w:divBdr>
            <w:top w:val="none" w:sz="0" w:space="0" w:color="auto"/>
            <w:left w:val="none" w:sz="0" w:space="0" w:color="auto"/>
            <w:bottom w:val="none" w:sz="0" w:space="0" w:color="auto"/>
            <w:right w:val="none" w:sz="0" w:space="0" w:color="auto"/>
          </w:divBdr>
        </w:div>
        <w:div w:id="1631744247">
          <w:marLeft w:val="640"/>
          <w:marRight w:val="0"/>
          <w:marTop w:val="0"/>
          <w:marBottom w:val="0"/>
          <w:divBdr>
            <w:top w:val="none" w:sz="0" w:space="0" w:color="auto"/>
            <w:left w:val="none" w:sz="0" w:space="0" w:color="auto"/>
            <w:bottom w:val="none" w:sz="0" w:space="0" w:color="auto"/>
            <w:right w:val="none" w:sz="0" w:space="0" w:color="auto"/>
          </w:divBdr>
        </w:div>
        <w:div w:id="1707757791">
          <w:marLeft w:val="640"/>
          <w:marRight w:val="0"/>
          <w:marTop w:val="0"/>
          <w:marBottom w:val="0"/>
          <w:divBdr>
            <w:top w:val="none" w:sz="0" w:space="0" w:color="auto"/>
            <w:left w:val="none" w:sz="0" w:space="0" w:color="auto"/>
            <w:bottom w:val="none" w:sz="0" w:space="0" w:color="auto"/>
            <w:right w:val="none" w:sz="0" w:space="0" w:color="auto"/>
          </w:divBdr>
        </w:div>
        <w:div w:id="1754743638">
          <w:marLeft w:val="640"/>
          <w:marRight w:val="0"/>
          <w:marTop w:val="0"/>
          <w:marBottom w:val="0"/>
          <w:divBdr>
            <w:top w:val="none" w:sz="0" w:space="0" w:color="auto"/>
            <w:left w:val="none" w:sz="0" w:space="0" w:color="auto"/>
            <w:bottom w:val="none" w:sz="0" w:space="0" w:color="auto"/>
            <w:right w:val="none" w:sz="0" w:space="0" w:color="auto"/>
          </w:divBdr>
        </w:div>
        <w:div w:id="1757243421">
          <w:marLeft w:val="640"/>
          <w:marRight w:val="0"/>
          <w:marTop w:val="0"/>
          <w:marBottom w:val="0"/>
          <w:divBdr>
            <w:top w:val="none" w:sz="0" w:space="0" w:color="auto"/>
            <w:left w:val="none" w:sz="0" w:space="0" w:color="auto"/>
            <w:bottom w:val="none" w:sz="0" w:space="0" w:color="auto"/>
            <w:right w:val="none" w:sz="0" w:space="0" w:color="auto"/>
          </w:divBdr>
        </w:div>
        <w:div w:id="1874805858">
          <w:marLeft w:val="640"/>
          <w:marRight w:val="0"/>
          <w:marTop w:val="0"/>
          <w:marBottom w:val="0"/>
          <w:divBdr>
            <w:top w:val="none" w:sz="0" w:space="0" w:color="auto"/>
            <w:left w:val="none" w:sz="0" w:space="0" w:color="auto"/>
            <w:bottom w:val="none" w:sz="0" w:space="0" w:color="auto"/>
            <w:right w:val="none" w:sz="0" w:space="0" w:color="auto"/>
          </w:divBdr>
        </w:div>
        <w:div w:id="1902977439">
          <w:marLeft w:val="640"/>
          <w:marRight w:val="0"/>
          <w:marTop w:val="0"/>
          <w:marBottom w:val="0"/>
          <w:divBdr>
            <w:top w:val="none" w:sz="0" w:space="0" w:color="auto"/>
            <w:left w:val="none" w:sz="0" w:space="0" w:color="auto"/>
            <w:bottom w:val="none" w:sz="0" w:space="0" w:color="auto"/>
            <w:right w:val="none" w:sz="0" w:space="0" w:color="auto"/>
          </w:divBdr>
        </w:div>
        <w:div w:id="1958179577">
          <w:marLeft w:val="640"/>
          <w:marRight w:val="0"/>
          <w:marTop w:val="0"/>
          <w:marBottom w:val="0"/>
          <w:divBdr>
            <w:top w:val="none" w:sz="0" w:space="0" w:color="auto"/>
            <w:left w:val="none" w:sz="0" w:space="0" w:color="auto"/>
            <w:bottom w:val="none" w:sz="0" w:space="0" w:color="auto"/>
            <w:right w:val="none" w:sz="0" w:space="0" w:color="auto"/>
          </w:divBdr>
        </w:div>
        <w:div w:id="2009671614">
          <w:marLeft w:val="640"/>
          <w:marRight w:val="0"/>
          <w:marTop w:val="0"/>
          <w:marBottom w:val="0"/>
          <w:divBdr>
            <w:top w:val="none" w:sz="0" w:space="0" w:color="auto"/>
            <w:left w:val="none" w:sz="0" w:space="0" w:color="auto"/>
            <w:bottom w:val="none" w:sz="0" w:space="0" w:color="auto"/>
            <w:right w:val="none" w:sz="0" w:space="0" w:color="auto"/>
          </w:divBdr>
        </w:div>
        <w:div w:id="2010519588">
          <w:marLeft w:val="640"/>
          <w:marRight w:val="0"/>
          <w:marTop w:val="0"/>
          <w:marBottom w:val="0"/>
          <w:divBdr>
            <w:top w:val="none" w:sz="0" w:space="0" w:color="auto"/>
            <w:left w:val="none" w:sz="0" w:space="0" w:color="auto"/>
            <w:bottom w:val="none" w:sz="0" w:space="0" w:color="auto"/>
            <w:right w:val="none" w:sz="0" w:space="0" w:color="auto"/>
          </w:divBdr>
        </w:div>
        <w:div w:id="2059551731">
          <w:marLeft w:val="640"/>
          <w:marRight w:val="0"/>
          <w:marTop w:val="0"/>
          <w:marBottom w:val="0"/>
          <w:divBdr>
            <w:top w:val="none" w:sz="0" w:space="0" w:color="auto"/>
            <w:left w:val="none" w:sz="0" w:space="0" w:color="auto"/>
            <w:bottom w:val="none" w:sz="0" w:space="0" w:color="auto"/>
            <w:right w:val="none" w:sz="0" w:space="0" w:color="auto"/>
          </w:divBdr>
        </w:div>
        <w:div w:id="2131509583">
          <w:marLeft w:val="640"/>
          <w:marRight w:val="0"/>
          <w:marTop w:val="0"/>
          <w:marBottom w:val="0"/>
          <w:divBdr>
            <w:top w:val="none" w:sz="0" w:space="0" w:color="auto"/>
            <w:left w:val="none" w:sz="0" w:space="0" w:color="auto"/>
            <w:bottom w:val="none" w:sz="0" w:space="0" w:color="auto"/>
            <w:right w:val="none" w:sz="0" w:space="0" w:color="auto"/>
          </w:divBdr>
        </w:div>
      </w:divsChild>
    </w:div>
    <w:div w:id="1816338600">
      <w:marLeft w:val="0"/>
      <w:marRight w:val="0"/>
      <w:marTop w:val="0"/>
      <w:marBottom w:val="0"/>
      <w:divBdr>
        <w:top w:val="none" w:sz="0" w:space="0" w:color="auto"/>
        <w:left w:val="none" w:sz="0" w:space="0" w:color="auto"/>
        <w:bottom w:val="none" w:sz="0" w:space="0" w:color="auto"/>
        <w:right w:val="none" w:sz="0" w:space="0" w:color="auto"/>
      </w:divBdr>
    </w:div>
    <w:div w:id="1819226566">
      <w:marLeft w:val="0"/>
      <w:marRight w:val="0"/>
      <w:marTop w:val="0"/>
      <w:marBottom w:val="0"/>
      <w:divBdr>
        <w:top w:val="none" w:sz="0" w:space="0" w:color="auto"/>
        <w:left w:val="none" w:sz="0" w:space="0" w:color="auto"/>
        <w:bottom w:val="none" w:sz="0" w:space="0" w:color="auto"/>
        <w:right w:val="none" w:sz="0" w:space="0" w:color="auto"/>
      </w:divBdr>
    </w:div>
    <w:div w:id="1824465778">
      <w:marLeft w:val="0"/>
      <w:marRight w:val="0"/>
      <w:marTop w:val="0"/>
      <w:marBottom w:val="0"/>
      <w:divBdr>
        <w:top w:val="none" w:sz="0" w:space="0" w:color="auto"/>
        <w:left w:val="none" w:sz="0" w:space="0" w:color="auto"/>
        <w:bottom w:val="none" w:sz="0" w:space="0" w:color="auto"/>
        <w:right w:val="none" w:sz="0" w:space="0" w:color="auto"/>
      </w:divBdr>
    </w:div>
    <w:div w:id="1828133655">
      <w:bodyDiv w:val="1"/>
      <w:marLeft w:val="0"/>
      <w:marRight w:val="0"/>
      <w:marTop w:val="0"/>
      <w:marBottom w:val="0"/>
      <w:divBdr>
        <w:top w:val="none" w:sz="0" w:space="0" w:color="auto"/>
        <w:left w:val="none" w:sz="0" w:space="0" w:color="auto"/>
        <w:bottom w:val="none" w:sz="0" w:space="0" w:color="auto"/>
        <w:right w:val="none" w:sz="0" w:space="0" w:color="auto"/>
      </w:divBdr>
      <w:divsChild>
        <w:div w:id="69887306">
          <w:marLeft w:val="640"/>
          <w:marRight w:val="0"/>
          <w:marTop w:val="0"/>
          <w:marBottom w:val="0"/>
          <w:divBdr>
            <w:top w:val="none" w:sz="0" w:space="0" w:color="auto"/>
            <w:left w:val="none" w:sz="0" w:space="0" w:color="auto"/>
            <w:bottom w:val="none" w:sz="0" w:space="0" w:color="auto"/>
            <w:right w:val="none" w:sz="0" w:space="0" w:color="auto"/>
          </w:divBdr>
        </w:div>
        <w:div w:id="1664897795">
          <w:marLeft w:val="640"/>
          <w:marRight w:val="0"/>
          <w:marTop w:val="0"/>
          <w:marBottom w:val="0"/>
          <w:divBdr>
            <w:top w:val="none" w:sz="0" w:space="0" w:color="auto"/>
            <w:left w:val="none" w:sz="0" w:space="0" w:color="auto"/>
            <w:bottom w:val="none" w:sz="0" w:space="0" w:color="auto"/>
            <w:right w:val="none" w:sz="0" w:space="0" w:color="auto"/>
          </w:divBdr>
        </w:div>
        <w:div w:id="1508255622">
          <w:marLeft w:val="640"/>
          <w:marRight w:val="0"/>
          <w:marTop w:val="0"/>
          <w:marBottom w:val="0"/>
          <w:divBdr>
            <w:top w:val="none" w:sz="0" w:space="0" w:color="auto"/>
            <w:left w:val="none" w:sz="0" w:space="0" w:color="auto"/>
            <w:bottom w:val="none" w:sz="0" w:space="0" w:color="auto"/>
            <w:right w:val="none" w:sz="0" w:space="0" w:color="auto"/>
          </w:divBdr>
        </w:div>
        <w:div w:id="1773817913">
          <w:marLeft w:val="640"/>
          <w:marRight w:val="0"/>
          <w:marTop w:val="0"/>
          <w:marBottom w:val="0"/>
          <w:divBdr>
            <w:top w:val="none" w:sz="0" w:space="0" w:color="auto"/>
            <w:left w:val="none" w:sz="0" w:space="0" w:color="auto"/>
            <w:bottom w:val="none" w:sz="0" w:space="0" w:color="auto"/>
            <w:right w:val="none" w:sz="0" w:space="0" w:color="auto"/>
          </w:divBdr>
        </w:div>
        <w:div w:id="833910151">
          <w:marLeft w:val="640"/>
          <w:marRight w:val="0"/>
          <w:marTop w:val="0"/>
          <w:marBottom w:val="0"/>
          <w:divBdr>
            <w:top w:val="none" w:sz="0" w:space="0" w:color="auto"/>
            <w:left w:val="none" w:sz="0" w:space="0" w:color="auto"/>
            <w:bottom w:val="none" w:sz="0" w:space="0" w:color="auto"/>
            <w:right w:val="none" w:sz="0" w:space="0" w:color="auto"/>
          </w:divBdr>
        </w:div>
        <w:div w:id="780298010">
          <w:marLeft w:val="640"/>
          <w:marRight w:val="0"/>
          <w:marTop w:val="0"/>
          <w:marBottom w:val="0"/>
          <w:divBdr>
            <w:top w:val="none" w:sz="0" w:space="0" w:color="auto"/>
            <w:left w:val="none" w:sz="0" w:space="0" w:color="auto"/>
            <w:bottom w:val="none" w:sz="0" w:space="0" w:color="auto"/>
            <w:right w:val="none" w:sz="0" w:space="0" w:color="auto"/>
          </w:divBdr>
        </w:div>
        <w:div w:id="447550407">
          <w:marLeft w:val="640"/>
          <w:marRight w:val="0"/>
          <w:marTop w:val="0"/>
          <w:marBottom w:val="0"/>
          <w:divBdr>
            <w:top w:val="none" w:sz="0" w:space="0" w:color="auto"/>
            <w:left w:val="none" w:sz="0" w:space="0" w:color="auto"/>
            <w:bottom w:val="none" w:sz="0" w:space="0" w:color="auto"/>
            <w:right w:val="none" w:sz="0" w:space="0" w:color="auto"/>
          </w:divBdr>
        </w:div>
        <w:div w:id="630598390">
          <w:marLeft w:val="640"/>
          <w:marRight w:val="0"/>
          <w:marTop w:val="0"/>
          <w:marBottom w:val="0"/>
          <w:divBdr>
            <w:top w:val="none" w:sz="0" w:space="0" w:color="auto"/>
            <w:left w:val="none" w:sz="0" w:space="0" w:color="auto"/>
            <w:bottom w:val="none" w:sz="0" w:space="0" w:color="auto"/>
            <w:right w:val="none" w:sz="0" w:space="0" w:color="auto"/>
          </w:divBdr>
        </w:div>
        <w:div w:id="43138354">
          <w:marLeft w:val="640"/>
          <w:marRight w:val="0"/>
          <w:marTop w:val="0"/>
          <w:marBottom w:val="0"/>
          <w:divBdr>
            <w:top w:val="none" w:sz="0" w:space="0" w:color="auto"/>
            <w:left w:val="none" w:sz="0" w:space="0" w:color="auto"/>
            <w:bottom w:val="none" w:sz="0" w:space="0" w:color="auto"/>
            <w:right w:val="none" w:sz="0" w:space="0" w:color="auto"/>
          </w:divBdr>
        </w:div>
        <w:div w:id="2053260858">
          <w:marLeft w:val="640"/>
          <w:marRight w:val="0"/>
          <w:marTop w:val="0"/>
          <w:marBottom w:val="0"/>
          <w:divBdr>
            <w:top w:val="none" w:sz="0" w:space="0" w:color="auto"/>
            <w:left w:val="none" w:sz="0" w:space="0" w:color="auto"/>
            <w:bottom w:val="none" w:sz="0" w:space="0" w:color="auto"/>
            <w:right w:val="none" w:sz="0" w:space="0" w:color="auto"/>
          </w:divBdr>
        </w:div>
        <w:div w:id="1445538845">
          <w:marLeft w:val="640"/>
          <w:marRight w:val="0"/>
          <w:marTop w:val="0"/>
          <w:marBottom w:val="0"/>
          <w:divBdr>
            <w:top w:val="none" w:sz="0" w:space="0" w:color="auto"/>
            <w:left w:val="none" w:sz="0" w:space="0" w:color="auto"/>
            <w:bottom w:val="none" w:sz="0" w:space="0" w:color="auto"/>
            <w:right w:val="none" w:sz="0" w:space="0" w:color="auto"/>
          </w:divBdr>
        </w:div>
        <w:div w:id="1153258538">
          <w:marLeft w:val="640"/>
          <w:marRight w:val="0"/>
          <w:marTop w:val="0"/>
          <w:marBottom w:val="0"/>
          <w:divBdr>
            <w:top w:val="none" w:sz="0" w:space="0" w:color="auto"/>
            <w:left w:val="none" w:sz="0" w:space="0" w:color="auto"/>
            <w:bottom w:val="none" w:sz="0" w:space="0" w:color="auto"/>
            <w:right w:val="none" w:sz="0" w:space="0" w:color="auto"/>
          </w:divBdr>
        </w:div>
        <w:div w:id="854611382">
          <w:marLeft w:val="640"/>
          <w:marRight w:val="0"/>
          <w:marTop w:val="0"/>
          <w:marBottom w:val="0"/>
          <w:divBdr>
            <w:top w:val="none" w:sz="0" w:space="0" w:color="auto"/>
            <w:left w:val="none" w:sz="0" w:space="0" w:color="auto"/>
            <w:bottom w:val="none" w:sz="0" w:space="0" w:color="auto"/>
            <w:right w:val="none" w:sz="0" w:space="0" w:color="auto"/>
          </w:divBdr>
        </w:div>
        <w:div w:id="188839469">
          <w:marLeft w:val="640"/>
          <w:marRight w:val="0"/>
          <w:marTop w:val="0"/>
          <w:marBottom w:val="0"/>
          <w:divBdr>
            <w:top w:val="none" w:sz="0" w:space="0" w:color="auto"/>
            <w:left w:val="none" w:sz="0" w:space="0" w:color="auto"/>
            <w:bottom w:val="none" w:sz="0" w:space="0" w:color="auto"/>
            <w:right w:val="none" w:sz="0" w:space="0" w:color="auto"/>
          </w:divBdr>
        </w:div>
        <w:div w:id="1888562177">
          <w:marLeft w:val="640"/>
          <w:marRight w:val="0"/>
          <w:marTop w:val="0"/>
          <w:marBottom w:val="0"/>
          <w:divBdr>
            <w:top w:val="none" w:sz="0" w:space="0" w:color="auto"/>
            <w:left w:val="none" w:sz="0" w:space="0" w:color="auto"/>
            <w:bottom w:val="none" w:sz="0" w:space="0" w:color="auto"/>
            <w:right w:val="none" w:sz="0" w:space="0" w:color="auto"/>
          </w:divBdr>
        </w:div>
        <w:div w:id="109204054">
          <w:marLeft w:val="640"/>
          <w:marRight w:val="0"/>
          <w:marTop w:val="0"/>
          <w:marBottom w:val="0"/>
          <w:divBdr>
            <w:top w:val="none" w:sz="0" w:space="0" w:color="auto"/>
            <w:left w:val="none" w:sz="0" w:space="0" w:color="auto"/>
            <w:bottom w:val="none" w:sz="0" w:space="0" w:color="auto"/>
            <w:right w:val="none" w:sz="0" w:space="0" w:color="auto"/>
          </w:divBdr>
        </w:div>
        <w:div w:id="878664520">
          <w:marLeft w:val="640"/>
          <w:marRight w:val="0"/>
          <w:marTop w:val="0"/>
          <w:marBottom w:val="0"/>
          <w:divBdr>
            <w:top w:val="none" w:sz="0" w:space="0" w:color="auto"/>
            <w:left w:val="none" w:sz="0" w:space="0" w:color="auto"/>
            <w:bottom w:val="none" w:sz="0" w:space="0" w:color="auto"/>
            <w:right w:val="none" w:sz="0" w:space="0" w:color="auto"/>
          </w:divBdr>
        </w:div>
        <w:div w:id="1868256443">
          <w:marLeft w:val="640"/>
          <w:marRight w:val="0"/>
          <w:marTop w:val="0"/>
          <w:marBottom w:val="0"/>
          <w:divBdr>
            <w:top w:val="none" w:sz="0" w:space="0" w:color="auto"/>
            <w:left w:val="none" w:sz="0" w:space="0" w:color="auto"/>
            <w:bottom w:val="none" w:sz="0" w:space="0" w:color="auto"/>
            <w:right w:val="none" w:sz="0" w:space="0" w:color="auto"/>
          </w:divBdr>
        </w:div>
        <w:div w:id="10180720">
          <w:marLeft w:val="640"/>
          <w:marRight w:val="0"/>
          <w:marTop w:val="0"/>
          <w:marBottom w:val="0"/>
          <w:divBdr>
            <w:top w:val="none" w:sz="0" w:space="0" w:color="auto"/>
            <w:left w:val="none" w:sz="0" w:space="0" w:color="auto"/>
            <w:bottom w:val="none" w:sz="0" w:space="0" w:color="auto"/>
            <w:right w:val="none" w:sz="0" w:space="0" w:color="auto"/>
          </w:divBdr>
        </w:div>
        <w:div w:id="1529683274">
          <w:marLeft w:val="640"/>
          <w:marRight w:val="0"/>
          <w:marTop w:val="0"/>
          <w:marBottom w:val="0"/>
          <w:divBdr>
            <w:top w:val="none" w:sz="0" w:space="0" w:color="auto"/>
            <w:left w:val="none" w:sz="0" w:space="0" w:color="auto"/>
            <w:bottom w:val="none" w:sz="0" w:space="0" w:color="auto"/>
            <w:right w:val="none" w:sz="0" w:space="0" w:color="auto"/>
          </w:divBdr>
        </w:div>
        <w:div w:id="355040710">
          <w:marLeft w:val="640"/>
          <w:marRight w:val="0"/>
          <w:marTop w:val="0"/>
          <w:marBottom w:val="0"/>
          <w:divBdr>
            <w:top w:val="none" w:sz="0" w:space="0" w:color="auto"/>
            <w:left w:val="none" w:sz="0" w:space="0" w:color="auto"/>
            <w:bottom w:val="none" w:sz="0" w:space="0" w:color="auto"/>
            <w:right w:val="none" w:sz="0" w:space="0" w:color="auto"/>
          </w:divBdr>
        </w:div>
        <w:div w:id="1670936811">
          <w:marLeft w:val="640"/>
          <w:marRight w:val="0"/>
          <w:marTop w:val="0"/>
          <w:marBottom w:val="0"/>
          <w:divBdr>
            <w:top w:val="none" w:sz="0" w:space="0" w:color="auto"/>
            <w:left w:val="none" w:sz="0" w:space="0" w:color="auto"/>
            <w:bottom w:val="none" w:sz="0" w:space="0" w:color="auto"/>
            <w:right w:val="none" w:sz="0" w:space="0" w:color="auto"/>
          </w:divBdr>
        </w:div>
        <w:div w:id="911964903">
          <w:marLeft w:val="640"/>
          <w:marRight w:val="0"/>
          <w:marTop w:val="0"/>
          <w:marBottom w:val="0"/>
          <w:divBdr>
            <w:top w:val="none" w:sz="0" w:space="0" w:color="auto"/>
            <w:left w:val="none" w:sz="0" w:space="0" w:color="auto"/>
            <w:bottom w:val="none" w:sz="0" w:space="0" w:color="auto"/>
            <w:right w:val="none" w:sz="0" w:space="0" w:color="auto"/>
          </w:divBdr>
        </w:div>
        <w:div w:id="1025791580">
          <w:marLeft w:val="640"/>
          <w:marRight w:val="0"/>
          <w:marTop w:val="0"/>
          <w:marBottom w:val="0"/>
          <w:divBdr>
            <w:top w:val="none" w:sz="0" w:space="0" w:color="auto"/>
            <w:left w:val="none" w:sz="0" w:space="0" w:color="auto"/>
            <w:bottom w:val="none" w:sz="0" w:space="0" w:color="auto"/>
            <w:right w:val="none" w:sz="0" w:space="0" w:color="auto"/>
          </w:divBdr>
        </w:div>
        <w:div w:id="92091460">
          <w:marLeft w:val="640"/>
          <w:marRight w:val="0"/>
          <w:marTop w:val="0"/>
          <w:marBottom w:val="0"/>
          <w:divBdr>
            <w:top w:val="none" w:sz="0" w:space="0" w:color="auto"/>
            <w:left w:val="none" w:sz="0" w:space="0" w:color="auto"/>
            <w:bottom w:val="none" w:sz="0" w:space="0" w:color="auto"/>
            <w:right w:val="none" w:sz="0" w:space="0" w:color="auto"/>
          </w:divBdr>
        </w:div>
        <w:div w:id="395132796">
          <w:marLeft w:val="640"/>
          <w:marRight w:val="0"/>
          <w:marTop w:val="0"/>
          <w:marBottom w:val="0"/>
          <w:divBdr>
            <w:top w:val="none" w:sz="0" w:space="0" w:color="auto"/>
            <w:left w:val="none" w:sz="0" w:space="0" w:color="auto"/>
            <w:bottom w:val="none" w:sz="0" w:space="0" w:color="auto"/>
            <w:right w:val="none" w:sz="0" w:space="0" w:color="auto"/>
          </w:divBdr>
        </w:div>
        <w:div w:id="1795293308">
          <w:marLeft w:val="640"/>
          <w:marRight w:val="0"/>
          <w:marTop w:val="0"/>
          <w:marBottom w:val="0"/>
          <w:divBdr>
            <w:top w:val="none" w:sz="0" w:space="0" w:color="auto"/>
            <w:left w:val="none" w:sz="0" w:space="0" w:color="auto"/>
            <w:bottom w:val="none" w:sz="0" w:space="0" w:color="auto"/>
            <w:right w:val="none" w:sz="0" w:space="0" w:color="auto"/>
          </w:divBdr>
        </w:div>
        <w:div w:id="309022429">
          <w:marLeft w:val="640"/>
          <w:marRight w:val="0"/>
          <w:marTop w:val="0"/>
          <w:marBottom w:val="0"/>
          <w:divBdr>
            <w:top w:val="none" w:sz="0" w:space="0" w:color="auto"/>
            <w:left w:val="none" w:sz="0" w:space="0" w:color="auto"/>
            <w:bottom w:val="none" w:sz="0" w:space="0" w:color="auto"/>
            <w:right w:val="none" w:sz="0" w:space="0" w:color="auto"/>
          </w:divBdr>
        </w:div>
        <w:div w:id="1412391497">
          <w:marLeft w:val="640"/>
          <w:marRight w:val="0"/>
          <w:marTop w:val="0"/>
          <w:marBottom w:val="0"/>
          <w:divBdr>
            <w:top w:val="none" w:sz="0" w:space="0" w:color="auto"/>
            <w:left w:val="none" w:sz="0" w:space="0" w:color="auto"/>
            <w:bottom w:val="none" w:sz="0" w:space="0" w:color="auto"/>
            <w:right w:val="none" w:sz="0" w:space="0" w:color="auto"/>
          </w:divBdr>
        </w:div>
        <w:div w:id="455879271">
          <w:marLeft w:val="640"/>
          <w:marRight w:val="0"/>
          <w:marTop w:val="0"/>
          <w:marBottom w:val="0"/>
          <w:divBdr>
            <w:top w:val="none" w:sz="0" w:space="0" w:color="auto"/>
            <w:left w:val="none" w:sz="0" w:space="0" w:color="auto"/>
            <w:bottom w:val="none" w:sz="0" w:space="0" w:color="auto"/>
            <w:right w:val="none" w:sz="0" w:space="0" w:color="auto"/>
          </w:divBdr>
        </w:div>
        <w:div w:id="1310356271">
          <w:marLeft w:val="640"/>
          <w:marRight w:val="0"/>
          <w:marTop w:val="0"/>
          <w:marBottom w:val="0"/>
          <w:divBdr>
            <w:top w:val="none" w:sz="0" w:space="0" w:color="auto"/>
            <w:left w:val="none" w:sz="0" w:space="0" w:color="auto"/>
            <w:bottom w:val="none" w:sz="0" w:space="0" w:color="auto"/>
            <w:right w:val="none" w:sz="0" w:space="0" w:color="auto"/>
          </w:divBdr>
        </w:div>
        <w:div w:id="799374069">
          <w:marLeft w:val="640"/>
          <w:marRight w:val="0"/>
          <w:marTop w:val="0"/>
          <w:marBottom w:val="0"/>
          <w:divBdr>
            <w:top w:val="none" w:sz="0" w:space="0" w:color="auto"/>
            <w:left w:val="none" w:sz="0" w:space="0" w:color="auto"/>
            <w:bottom w:val="none" w:sz="0" w:space="0" w:color="auto"/>
            <w:right w:val="none" w:sz="0" w:space="0" w:color="auto"/>
          </w:divBdr>
        </w:div>
        <w:div w:id="1719862529">
          <w:marLeft w:val="640"/>
          <w:marRight w:val="0"/>
          <w:marTop w:val="0"/>
          <w:marBottom w:val="0"/>
          <w:divBdr>
            <w:top w:val="none" w:sz="0" w:space="0" w:color="auto"/>
            <w:left w:val="none" w:sz="0" w:space="0" w:color="auto"/>
            <w:bottom w:val="none" w:sz="0" w:space="0" w:color="auto"/>
            <w:right w:val="none" w:sz="0" w:space="0" w:color="auto"/>
          </w:divBdr>
        </w:div>
        <w:div w:id="2132089853">
          <w:marLeft w:val="640"/>
          <w:marRight w:val="0"/>
          <w:marTop w:val="0"/>
          <w:marBottom w:val="0"/>
          <w:divBdr>
            <w:top w:val="none" w:sz="0" w:space="0" w:color="auto"/>
            <w:left w:val="none" w:sz="0" w:space="0" w:color="auto"/>
            <w:bottom w:val="none" w:sz="0" w:space="0" w:color="auto"/>
            <w:right w:val="none" w:sz="0" w:space="0" w:color="auto"/>
          </w:divBdr>
        </w:div>
        <w:div w:id="296183958">
          <w:marLeft w:val="640"/>
          <w:marRight w:val="0"/>
          <w:marTop w:val="0"/>
          <w:marBottom w:val="0"/>
          <w:divBdr>
            <w:top w:val="none" w:sz="0" w:space="0" w:color="auto"/>
            <w:left w:val="none" w:sz="0" w:space="0" w:color="auto"/>
            <w:bottom w:val="none" w:sz="0" w:space="0" w:color="auto"/>
            <w:right w:val="none" w:sz="0" w:space="0" w:color="auto"/>
          </w:divBdr>
        </w:div>
        <w:div w:id="1112822205">
          <w:marLeft w:val="640"/>
          <w:marRight w:val="0"/>
          <w:marTop w:val="0"/>
          <w:marBottom w:val="0"/>
          <w:divBdr>
            <w:top w:val="none" w:sz="0" w:space="0" w:color="auto"/>
            <w:left w:val="none" w:sz="0" w:space="0" w:color="auto"/>
            <w:bottom w:val="none" w:sz="0" w:space="0" w:color="auto"/>
            <w:right w:val="none" w:sz="0" w:space="0" w:color="auto"/>
          </w:divBdr>
        </w:div>
        <w:div w:id="936983190">
          <w:marLeft w:val="640"/>
          <w:marRight w:val="0"/>
          <w:marTop w:val="0"/>
          <w:marBottom w:val="0"/>
          <w:divBdr>
            <w:top w:val="none" w:sz="0" w:space="0" w:color="auto"/>
            <w:left w:val="none" w:sz="0" w:space="0" w:color="auto"/>
            <w:bottom w:val="none" w:sz="0" w:space="0" w:color="auto"/>
            <w:right w:val="none" w:sz="0" w:space="0" w:color="auto"/>
          </w:divBdr>
        </w:div>
        <w:div w:id="806554526">
          <w:marLeft w:val="640"/>
          <w:marRight w:val="0"/>
          <w:marTop w:val="0"/>
          <w:marBottom w:val="0"/>
          <w:divBdr>
            <w:top w:val="none" w:sz="0" w:space="0" w:color="auto"/>
            <w:left w:val="none" w:sz="0" w:space="0" w:color="auto"/>
            <w:bottom w:val="none" w:sz="0" w:space="0" w:color="auto"/>
            <w:right w:val="none" w:sz="0" w:space="0" w:color="auto"/>
          </w:divBdr>
        </w:div>
        <w:div w:id="1477187452">
          <w:marLeft w:val="640"/>
          <w:marRight w:val="0"/>
          <w:marTop w:val="0"/>
          <w:marBottom w:val="0"/>
          <w:divBdr>
            <w:top w:val="none" w:sz="0" w:space="0" w:color="auto"/>
            <w:left w:val="none" w:sz="0" w:space="0" w:color="auto"/>
            <w:bottom w:val="none" w:sz="0" w:space="0" w:color="auto"/>
            <w:right w:val="none" w:sz="0" w:space="0" w:color="auto"/>
          </w:divBdr>
        </w:div>
        <w:div w:id="124931767">
          <w:marLeft w:val="640"/>
          <w:marRight w:val="0"/>
          <w:marTop w:val="0"/>
          <w:marBottom w:val="0"/>
          <w:divBdr>
            <w:top w:val="none" w:sz="0" w:space="0" w:color="auto"/>
            <w:left w:val="none" w:sz="0" w:space="0" w:color="auto"/>
            <w:bottom w:val="none" w:sz="0" w:space="0" w:color="auto"/>
            <w:right w:val="none" w:sz="0" w:space="0" w:color="auto"/>
          </w:divBdr>
        </w:div>
        <w:div w:id="366950643">
          <w:marLeft w:val="640"/>
          <w:marRight w:val="0"/>
          <w:marTop w:val="0"/>
          <w:marBottom w:val="0"/>
          <w:divBdr>
            <w:top w:val="none" w:sz="0" w:space="0" w:color="auto"/>
            <w:left w:val="none" w:sz="0" w:space="0" w:color="auto"/>
            <w:bottom w:val="none" w:sz="0" w:space="0" w:color="auto"/>
            <w:right w:val="none" w:sz="0" w:space="0" w:color="auto"/>
          </w:divBdr>
        </w:div>
        <w:div w:id="1822959832">
          <w:marLeft w:val="640"/>
          <w:marRight w:val="0"/>
          <w:marTop w:val="0"/>
          <w:marBottom w:val="0"/>
          <w:divBdr>
            <w:top w:val="none" w:sz="0" w:space="0" w:color="auto"/>
            <w:left w:val="none" w:sz="0" w:space="0" w:color="auto"/>
            <w:bottom w:val="none" w:sz="0" w:space="0" w:color="auto"/>
            <w:right w:val="none" w:sz="0" w:space="0" w:color="auto"/>
          </w:divBdr>
        </w:div>
        <w:div w:id="801114815">
          <w:marLeft w:val="640"/>
          <w:marRight w:val="0"/>
          <w:marTop w:val="0"/>
          <w:marBottom w:val="0"/>
          <w:divBdr>
            <w:top w:val="none" w:sz="0" w:space="0" w:color="auto"/>
            <w:left w:val="none" w:sz="0" w:space="0" w:color="auto"/>
            <w:bottom w:val="none" w:sz="0" w:space="0" w:color="auto"/>
            <w:right w:val="none" w:sz="0" w:space="0" w:color="auto"/>
          </w:divBdr>
        </w:div>
      </w:divsChild>
    </w:div>
    <w:div w:id="1835103056">
      <w:marLeft w:val="0"/>
      <w:marRight w:val="0"/>
      <w:marTop w:val="0"/>
      <w:marBottom w:val="0"/>
      <w:divBdr>
        <w:top w:val="none" w:sz="0" w:space="0" w:color="auto"/>
        <w:left w:val="none" w:sz="0" w:space="0" w:color="auto"/>
        <w:bottom w:val="none" w:sz="0" w:space="0" w:color="auto"/>
        <w:right w:val="none" w:sz="0" w:space="0" w:color="auto"/>
      </w:divBdr>
    </w:div>
    <w:div w:id="1843935884">
      <w:marLeft w:val="0"/>
      <w:marRight w:val="0"/>
      <w:marTop w:val="0"/>
      <w:marBottom w:val="0"/>
      <w:divBdr>
        <w:top w:val="none" w:sz="0" w:space="0" w:color="auto"/>
        <w:left w:val="none" w:sz="0" w:space="0" w:color="auto"/>
        <w:bottom w:val="none" w:sz="0" w:space="0" w:color="auto"/>
        <w:right w:val="none" w:sz="0" w:space="0" w:color="auto"/>
      </w:divBdr>
    </w:div>
    <w:div w:id="1844510732">
      <w:bodyDiv w:val="1"/>
      <w:marLeft w:val="0"/>
      <w:marRight w:val="0"/>
      <w:marTop w:val="0"/>
      <w:marBottom w:val="0"/>
      <w:divBdr>
        <w:top w:val="none" w:sz="0" w:space="0" w:color="auto"/>
        <w:left w:val="none" w:sz="0" w:space="0" w:color="auto"/>
        <w:bottom w:val="none" w:sz="0" w:space="0" w:color="auto"/>
        <w:right w:val="none" w:sz="0" w:space="0" w:color="auto"/>
      </w:divBdr>
      <w:divsChild>
        <w:div w:id="916786463">
          <w:marLeft w:val="640"/>
          <w:marRight w:val="0"/>
          <w:marTop w:val="0"/>
          <w:marBottom w:val="0"/>
          <w:divBdr>
            <w:top w:val="none" w:sz="0" w:space="0" w:color="auto"/>
            <w:left w:val="none" w:sz="0" w:space="0" w:color="auto"/>
            <w:bottom w:val="none" w:sz="0" w:space="0" w:color="auto"/>
            <w:right w:val="none" w:sz="0" w:space="0" w:color="auto"/>
          </w:divBdr>
        </w:div>
        <w:div w:id="435175069">
          <w:marLeft w:val="640"/>
          <w:marRight w:val="0"/>
          <w:marTop w:val="0"/>
          <w:marBottom w:val="0"/>
          <w:divBdr>
            <w:top w:val="none" w:sz="0" w:space="0" w:color="auto"/>
            <w:left w:val="none" w:sz="0" w:space="0" w:color="auto"/>
            <w:bottom w:val="none" w:sz="0" w:space="0" w:color="auto"/>
            <w:right w:val="none" w:sz="0" w:space="0" w:color="auto"/>
          </w:divBdr>
        </w:div>
        <w:div w:id="1007829207">
          <w:marLeft w:val="640"/>
          <w:marRight w:val="0"/>
          <w:marTop w:val="0"/>
          <w:marBottom w:val="0"/>
          <w:divBdr>
            <w:top w:val="none" w:sz="0" w:space="0" w:color="auto"/>
            <w:left w:val="none" w:sz="0" w:space="0" w:color="auto"/>
            <w:bottom w:val="none" w:sz="0" w:space="0" w:color="auto"/>
            <w:right w:val="none" w:sz="0" w:space="0" w:color="auto"/>
          </w:divBdr>
        </w:div>
        <w:div w:id="319893042">
          <w:marLeft w:val="640"/>
          <w:marRight w:val="0"/>
          <w:marTop w:val="0"/>
          <w:marBottom w:val="0"/>
          <w:divBdr>
            <w:top w:val="none" w:sz="0" w:space="0" w:color="auto"/>
            <w:left w:val="none" w:sz="0" w:space="0" w:color="auto"/>
            <w:bottom w:val="none" w:sz="0" w:space="0" w:color="auto"/>
            <w:right w:val="none" w:sz="0" w:space="0" w:color="auto"/>
          </w:divBdr>
        </w:div>
        <w:div w:id="883638140">
          <w:marLeft w:val="640"/>
          <w:marRight w:val="0"/>
          <w:marTop w:val="0"/>
          <w:marBottom w:val="0"/>
          <w:divBdr>
            <w:top w:val="none" w:sz="0" w:space="0" w:color="auto"/>
            <w:left w:val="none" w:sz="0" w:space="0" w:color="auto"/>
            <w:bottom w:val="none" w:sz="0" w:space="0" w:color="auto"/>
            <w:right w:val="none" w:sz="0" w:space="0" w:color="auto"/>
          </w:divBdr>
        </w:div>
        <w:div w:id="681473784">
          <w:marLeft w:val="640"/>
          <w:marRight w:val="0"/>
          <w:marTop w:val="0"/>
          <w:marBottom w:val="0"/>
          <w:divBdr>
            <w:top w:val="none" w:sz="0" w:space="0" w:color="auto"/>
            <w:left w:val="none" w:sz="0" w:space="0" w:color="auto"/>
            <w:bottom w:val="none" w:sz="0" w:space="0" w:color="auto"/>
            <w:right w:val="none" w:sz="0" w:space="0" w:color="auto"/>
          </w:divBdr>
        </w:div>
        <w:div w:id="353193138">
          <w:marLeft w:val="640"/>
          <w:marRight w:val="0"/>
          <w:marTop w:val="0"/>
          <w:marBottom w:val="0"/>
          <w:divBdr>
            <w:top w:val="none" w:sz="0" w:space="0" w:color="auto"/>
            <w:left w:val="none" w:sz="0" w:space="0" w:color="auto"/>
            <w:bottom w:val="none" w:sz="0" w:space="0" w:color="auto"/>
            <w:right w:val="none" w:sz="0" w:space="0" w:color="auto"/>
          </w:divBdr>
        </w:div>
        <w:div w:id="1336223049">
          <w:marLeft w:val="640"/>
          <w:marRight w:val="0"/>
          <w:marTop w:val="0"/>
          <w:marBottom w:val="0"/>
          <w:divBdr>
            <w:top w:val="none" w:sz="0" w:space="0" w:color="auto"/>
            <w:left w:val="none" w:sz="0" w:space="0" w:color="auto"/>
            <w:bottom w:val="none" w:sz="0" w:space="0" w:color="auto"/>
            <w:right w:val="none" w:sz="0" w:space="0" w:color="auto"/>
          </w:divBdr>
        </w:div>
        <w:div w:id="880288111">
          <w:marLeft w:val="640"/>
          <w:marRight w:val="0"/>
          <w:marTop w:val="0"/>
          <w:marBottom w:val="0"/>
          <w:divBdr>
            <w:top w:val="none" w:sz="0" w:space="0" w:color="auto"/>
            <w:left w:val="none" w:sz="0" w:space="0" w:color="auto"/>
            <w:bottom w:val="none" w:sz="0" w:space="0" w:color="auto"/>
            <w:right w:val="none" w:sz="0" w:space="0" w:color="auto"/>
          </w:divBdr>
        </w:div>
        <w:div w:id="820779286">
          <w:marLeft w:val="640"/>
          <w:marRight w:val="0"/>
          <w:marTop w:val="0"/>
          <w:marBottom w:val="0"/>
          <w:divBdr>
            <w:top w:val="none" w:sz="0" w:space="0" w:color="auto"/>
            <w:left w:val="none" w:sz="0" w:space="0" w:color="auto"/>
            <w:bottom w:val="none" w:sz="0" w:space="0" w:color="auto"/>
            <w:right w:val="none" w:sz="0" w:space="0" w:color="auto"/>
          </w:divBdr>
        </w:div>
        <w:div w:id="528109114">
          <w:marLeft w:val="640"/>
          <w:marRight w:val="0"/>
          <w:marTop w:val="0"/>
          <w:marBottom w:val="0"/>
          <w:divBdr>
            <w:top w:val="none" w:sz="0" w:space="0" w:color="auto"/>
            <w:left w:val="none" w:sz="0" w:space="0" w:color="auto"/>
            <w:bottom w:val="none" w:sz="0" w:space="0" w:color="auto"/>
            <w:right w:val="none" w:sz="0" w:space="0" w:color="auto"/>
          </w:divBdr>
        </w:div>
        <w:div w:id="711929962">
          <w:marLeft w:val="640"/>
          <w:marRight w:val="0"/>
          <w:marTop w:val="0"/>
          <w:marBottom w:val="0"/>
          <w:divBdr>
            <w:top w:val="none" w:sz="0" w:space="0" w:color="auto"/>
            <w:left w:val="none" w:sz="0" w:space="0" w:color="auto"/>
            <w:bottom w:val="none" w:sz="0" w:space="0" w:color="auto"/>
            <w:right w:val="none" w:sz="0" w:space="0" w:color="auto"/>
          </w:divBdr>
        </w:div>
        <w:div w:id="387724774">
          <w:marLeft w:val="640"/>
          <w:marRight w:val="0"/>
          <w:marTop w:val="0"/>
          <w:marBottom w:val="0"/>
          <w:divBdr>
            <w:top w:val="none" w:sz="0" w:space="0" w:color="auto"/>
            <w:left w:val="none" w:sz="0" w:space="0" w:color="auto"/>
            <w:bottom w:val="none" w:sz="0" w:space="0" w:color="auto"/>
            <w:right w:val="none" w:sz="0" w:space="0" w:color="auto"/>
          </w:divBdr>
        </w:div>
        <w:div w:id="632952835">
          <w:marLeft w:val="640"/>
          <w:marRight w:val="0"/>
          <w:marTop w:val="0"/>
          <w:marBottom w:val="0"/>
          <w:divBdr>
            <w:top w:val="none" w:sz="0" w:space="0" w:color="auto"/>
            <w:left w:val="none" w:sz="0" w:space="0" w:color="auto"/>
            <w:bottom w:val="none" w:sz="0" w:space="0" w:color="auto"/>
            <w:right w:val="none" w:sz="0" w:space="0" w:color="auto"/>
          </w:divBdr>
        </w:div>
        <w:div w:id="458766485">
          <w:marLeft w:val="640"/>
          <w:marRight w:val="0"/>
          <w:marTop w:val="0"/>
          <w:marBottom w:val="0"/>
          <w:divBdr>
            <w:top w:val="none" w:sz="0" w:space="0" w:color="auto"/>
            <w:left w:val="none" w:sz="0" w:space="0" w:color="auto"/>
            <w:bottom w:val="none" w:sz="0" w:space="0" w:color="auto"/>
            <w:right w:val="none" w:sz="0" w:space="0" w:color="auto"/>
          </w:divBdr>
        </w:div>
        <w:div w:id="2043044873">
          <w:marLeft w:val="640"/>
          <w:marRight w:val="0"/>
          <w:marTop w:val="0"/>
          <w:marBottom w:val="0"/>
          <w:divBdr>
            <w:top w:val="none" w:sz="0" w:space="0" w:color="auto"/>
            <w:left w:val="none" w:sz="0" w:space="0" w:color="auto"/>
            <w:bottom w:val="none" w:sz="0" w:space="0" w:color="auto"/>
            <w:right w:val="none" w:sz="0" w:space="0" w:color="auto"/>
          </w:divBdr>
        </w:div>
        <w:div w:id="923149661">
          <w:marLeft w:val="640"/>
          <w:marRight w:val="0"/>
          <w:marTop w:val="0"/>
          <w:marBottom w:val="0"/>
          <w:divBdr>
            <w:top w:val="none" w:sz="0" w:space="0" w:color="auto"/>
            <w:left w:val="none" w:sz="0" w:space="0" w:color="auto"/>
            <w:bottom w:val="none" w:sz="0" w:space="0" w:color="auto"/>
            <w:right w:val="none" w:sz="0" w:space="0" w:color="auto"/>
          </w:divBdr>
        </w:div>
        <w:div w:id="982075878">
          <w:marLeft w:val="640"/>
          <w:marRight w:val="0"/>
          <w:marTop w:val="0"/>
          <w:marBottom w:val="0"/>
          <w:divBdr>
            <w:top w:val="none" w:sz="0" w:space="0" w:color="auto"/>
            <w:left w:val="none" w:sz="0" w:space="0" w:color="auto"/>
            <w:bottom w:val="none" w:sz="0" w:space="0" w:color="auto"/>
            <w:right w:val="none" w:sz="0" w:space="0" w:color="auto"/>
          </w:divBdr>
        </w:div>
        <w:div w:id="1868323439">
          <w:marLeft w:val="640"/>
          <w:marRight w:val="0"/>
          <w:marTop w:val="0"/>
          <w:marBottom w:val="0"/>
          <w:divBdr>
            <w:top w:val="none" w:sz="0" w:space="0" w:color="auto"/>
            <w:left w:val="none" w:sz="0" w:space="0" w:color="auto"/>
            <w:bottom w:val="none" w:sz="0" w:space="0" w:color="auto"/>
            <w:right w:val="none" w:sz="0" w:space="0" w:color="auto"/>
          </w:divBdr>
        </w:div>
        <w:div w:id="269437039">
          <w:marLeft w:val="640"/>
          <w:marRight w:val="0"/>
          <w:marTop w:val="0"/>
          <w:marBottom w:val="0"/>
          <w:divBdr>
            <w:top w:val="none" w:sz="0" w:space="0" w:color="auto"/>
            <w:left w:val="none" w:sz="0" w:space="0" w:color="auto"/>
            <w:bottom w:val="none" w:sz="0" w:space="0" w:color="auto"/>
            <w:right w:val="none" w:sz="0" w:space="0" w:color="auto"/>
          </w:divBdr>
        </w:div>
        <w:div w:id="311059566">
          <w:marLeft w:val="640"/>
          <w:marRight w:val="0"/>
          <w:marTop w:val="0"/>
          <w:marBottom w:val="0"/>
          <w:divBdr>
            <w:top w:val="none" w:sz="0" w:space="0" w:color="auto"/>
            <w:left w:val="none" w:sz="0" w:space="0" w:color="auto"/>
            <w:bottom w:val="none" w:sz="0" w:space="0" w:color="auto"/>
            <w:right w:val="none" w:sz="0" w:space="0" w:color="auto"/>
          </w:divBdr>
        </w:div>
        <w:div w:id="1407261173">
          <w:marLeft w:val="640"/>
          <w:marRight w:val="0"/>
          <w:marTop w:val="0"/>
          <w:marBottom w:val="0"/>
          <w:divBdr>
            <w:top w:val="none" w:sz="0" w:space="0" w:color="auto"/>
            <w:left w:val="none" w:sz="0" w:space="0" w:color="auto"/>
            <w:bottom w:val="none" w:sz="0" w:space="0" w:color="auto"/>
            <w:right w:val="none" w:sz="0" w:space="0" w:color="auto"/>
          </w:divBdr>
        </w:div>
        <w:div w:id="200169471">
          <w:marLeft w:val="640"/>
          <w:marRight w:val="0"/>
          <w:marTop w:val="0"/>
          <w:marBottom w:val="0"/>
          <w:divBdr>
            <w:top w:val="none" w:sz="0" w:space="0" w:color="auto"/>
            <w:left w:val="none" w:sz="0" w:space="0" w:color="auto"/>
            <w:bottom w:val="none" w:sz="0" w:space="0" w:color="auto"/>
            <w:right w:val="none" w:sz="0" w:space="0" w:color="auto"/>
          </w:divBdr>
        </w:div>
        <w:div w:id="1502311301">
          <w:marLeft w:val="640"/>
          <w:marRight w:val="0"/>
          <w:marTop w:val="0"/>
          <w:marBottom w:val="0"/>
          <w:divBdr>
            <w:top w:val="none" w:sz="0" w:space="0" w:color="auto"/>
            <w:left w:val="none" w:sz="0" w:space="0" w:color="auto"/>
            <w:bottom w:val="none" w:sz="0" w:space="0" w:color="auto"/>
            <w:right w:val="none" w:sz="0" w:space="0" w:color="auto"/>
          </w:divBdr>
        </w:div>
        <w:div w:id="44109618">
          <w:marLeft w:val="640"/>
          <w:marRight w:val="0"/>
          <w:marTop w:val="0"/>
          <w:marBottom w:val="0"/>
          <w:divBdr>
            <w:top w:val="none" w:sz="0" w:space="0" w:color="auto"/>
            <w:left w:val="none" w:sz="0" w:space="0" w:color="auto"/>
            <w:bottom w:val="none" w:sz="0" w:space="0" w:color="auto"/>
            <w:right w:val="none" w:sz="0" w:space="0" w:color="auto"/>
          </w:divBdr>
        </w:div>
        <w:div w:id="1135220239">
          <w:marLeft w:val="640"/>
          <w:marRight w:val="0"/>
          <w:marTop w:val="0"/>
          <w:marBottom w:val="0"/>
          <w:divBdr>
            <w:top w:val="none" w:sz="0" w:space="0" w:color="auto"/>
            <w:left w:val="none" w:sz="0" w:space="0" w:color="auto"/>
            <w:bottom w:val="none" w:sz="0" w:space="0" w:color="auto"/>
            <w:right w:val="none" w:sz="0" w:space="0" w:color="auto"/>
          </w:divBdr>
        </w:div>
        <w:div w:id="563761122">
          <w:marLeft w:val="640"/>
          <w:marRight w:val="0"/>
          <w:marTop w:val="0"/>
          <w:marBottom w:val="0"/>
          <w:divBdr>
            <w:top w:val="none" w:sz="0" w:space="0" w:color="auto"/>
            <w:left w:val="none" w:sz="0" w:space="0" w:color="auto"/>
            <w:bottom w:val="none" w:sz="0" w:space="0" w:color="auto"/>
            <w:right w:val="none" w:sz="0" w:space="0" w:color="auto"/>
          </w:divBdr>
        </w:div>
        <w:div w:id="475033118">
          <w:marLeft w:val="640"/>
          <w:marRight w:val="0"/>
          <w:marTop w:val="0"/>
          <w:marBottom w:val="0"/>
          <w:divBdr>
            <w:top w:val="none" w:sz="0" w:space="0" w:color="auto"/>
            <w:left w:val="none" w:sz="0" w:space="0" w:color="auto"/>
            <w:bottom w:val="none" w:sz="0" w:space="0" w:color="auto"/>
            <w:right w:val="none" w:sz="0" w:space="0" w:color="auto"/>
          </w:divBdr>
        </w:div>
        <w:div w:id="461315843">
          <w:marLeft w:val="640"/>
          <w:marRight w:val="0"/>
          <w:marTop w:val="0"/>
          <w:marBottom w:val="0"/>
          <w:divBdr>
            <w:top w:val="none" w:sz="0" w:space="0" w:color="auto"/>
            <w:left w:val="none" w:sz="0" w:space="0" w:color="auto"/>
            <w:bottom w:val="none" w:sz="0" w:space="0" w:color="auto"/>
            <w:right w:val="none" w:sz="0" w:space="0" w:color="auto"/>
          </w:divBdr>
        </w:div>
        <w:div w:id="82068426">
          <w:marLeft w:val="640"/>
          <w:marRight w:val="0"/>
          <w:marTop w:val="0"/>
          <w:marBottom w:val="0"/>
          <w:divBdr>
            <w:top w:val="none" w:sz="0" w:space="0" w:color="auto"/>
            <w:left w:val="none" w:sz="0" w:space="0" w:color="auto"/>
            <w:bottom w:val="none" w:sz="0" w:space="0" w:color="auto"/>
            <w:right w:val="none" w:sz="0" w:space="0" w:color="auto"/>
          </w:divBdr>
        </w:div>
        <w:div w:id="709957949">
          <w:marLeft w:val="640"/>
          <w:marRight w:val="0"/>
          <w:marTop w:val="0"/>
          <w:marBottom w:val="0"/>
          <w:divBdr>
            <w:top w:val="none" w:sz="0" w:space="0" w:color="auto"/>
            <w:left w:val="none" w:sz="0" w:space="0" w:color="auto"/>
            <w:bottom w:val="none" w:sz="0" w:space="0" w:color="auto"/>
            <w:right w:val="none" w:sz="0" w:space="0" w:color="auto"/>
          </w:divBdr>
        </w:div>
        <w:div w:id="1870994042">
          <w:marLeft w:val="640"/>
          <w:marRight w:val="0"/>
          <w:marTop w:val="0"/>
          <w:marBottom w:val="0"/>
          <w:divBdr>
            <w:top w:val="none" w:sz="0" w:space="0" w:color="auto"/>
            <w:left w:val="none" w:sz="0" w:space="0" w:color="auto"/>
            <w:bottom w:val="none" w:sz="0" w:space="0" w:color="auto"/>
            <w:right w:val="none" w:sz="0" w:space="0" w:color="auto"/>
          </w:divBdr>
        </w:div>
        <w:div w:id="1887596334">
          <w:marLeft w:val="640"/>
          <w:marRight w:val="0"/>
          <w:marTop w:val="0"/>
          <w:marBottom w:val="0"/>
          <w:divBdr>
            <w:top w:val="none" w:sz="0" w:space="0" w:color="auto"/>
            <w:left w:val="none" w:sz="0" w:space="0" w:color="auto"/>
            <w:bottom w:val="none" w:sz="0" w:space="0" w:color="auto"/>
            <w:right w:val="none" w:sz="0" w:space="0" w:color="auto"/>
          </w:divBdr>
        </w:div>
        <w:div w:id="2125078897">
          <w:marLeft w:val="640"/>
          <w:marRight w:val="0"/>
          <w:marTop w:val="0"/>
          <w:marBottom w:val="0"/>
          <w:divBdr>
            <w:top w:val="none" w:sz="0" w:space="0" w:color="auto"/>
            <w:left w:val="none" w:sz="0" w:space="0" w:color="auto"/>
            <w:bottom w:val="none" w:sz="0" w:space="0" w:color="auto"/>
            <w:right w:val="none" w:sz="0" w:space="0" w:color="auto"/>
          </w:divBdr>
        </w:div>
        <w:div w:id="1125123747">
          <w:marLeft w:val="640"/>
          <w:marRight w:val="0"/>
          <w:marTop w:val="0"/>
          <w:marBottom w:val="0"/>
          <w:divBdr>
            <w:top w:val="none" w:sz="0" w:space="0" w:color="auto"/>
            <w:left w:val="none" w:sz="0" w:space="0" w:color="auto"/>
            <w:bottom w:val="none" w:sz="0" w:space="0" w:color="auto"/>
            <w:right w:val="none" w:sz="0" w:space="0" w:color="auto"/>
          </w:divBdr>
        </w:div>
        <w:div w:id="734356756">
          <w:marLeft w:val="640"/>
          <w:marRight w:val="0"/>
          <w:marTop w:val="0"/>
          <w:marBottom w:val="0"/>
          <w:divBdr>
            <w:top w:val="none" w:sz="0" w:space="0" w:color="auto"/>
            <w:left w:val="none" w:sz="0" w:space="0" w:color="auto"/>
            <w:bottom w:val="none" w:sz="0" w:space="0" w:color="auto"/>
            <w:right w:val="none" w:sz="0" w:space="0" w:color="auto"/>
          </w:divBdr>
        </w:div>
        <w:div w:id="546186862">
          <w:marLeft w:val="640"/>
          <w:marRight w:val="0"/>
          <w:marTop w:val="0"/>
          <w:marBottom w:val="0"/>
          <w:divBdr>
            <w:top w:val="none" w:sz="0" w:space="0" w:color="auto"/>
            <w:left w:val="none" w:sz="0" w:space="0" w:color="auto"/>
            <w:bottom w:val="none" w:sz="0" w:space="0" w:color="auto"/>
            <w:right w:val="none" w:sz="0" w:space="0" w:color="auto"/>
          </w:divBdr>
        </w:div>
        <w:div w:id="1232887950">
          <w:marLeft w:val="640"/>
          <w:marRight w:val="0"/>
          <w:marTop w:val="0"/>
          <w:marBottom w:val="0"/>
          <w:divBdr>
            <w:top w:val="none" w:sz="0" w:space="0" w:color="auto"/>
            <w:left w:val="none" w:sz="0" w:space="0" w:color="auto"/>
            <w:bottom w:val="none" w:sz="0" w:space="0" w:color="auto"/>
            <w:right w:val="none" w:sz="0" w:space="0" w:color="auto"/>
          </w:divBdr>
        </w:div>
        <w:div w:id="649212935">
          <w:marLeft w:val="640"/>
          <w:marRight w:val="0"/>
          <w:marTop w:val="0"/>
          <w:marBottom w:val="0"/>
          <w:divBdr>
            <w:top w:val="none" w:sz="0" w:space="0" w:color="auto"/>
            <w:left w:val="none" w:sz="0" w:space="0" w:color="auto"/>
            <w:bottom w:val="none" w:sz="0" w:space="0" w:color="auto"/>
            <w:right w:val="none" w:sz="0" w:space="0" w:color="auto"/>
          </w:divBdr>
        </w:div>
        <w:div w:id="513374534">
          <w:marLeft w:val="640"/>
          <w:marRight w:val="0"/>
          <w:marTop w:val="0"/>
          <w:marBottom w:val="0"/>
          <w:divBdr>
            <w:top w:val="none" w:sz="0" w:space="0" w:color="auto"/>
            <w:left w:val="none" w:sz="0" w:space="0" w:color="auto"/>
            <w:bottom w:val="none" w:sz="0" w:space="0" w:color="auto"/>
            <w:right w:val="none" w:sz="0" w:space="0" w:color="auto"/>
          </w:divBdr>
        </w:div>
        <w:div w:id="2044398992">
          <w:marLeft w:val="640"/>
          <w:marRight w:val="0"/>
          <w:marTop w:val="0"/>
          <w:marBottom w:val="0"/>
          <w:divBdr>
            <w:top w:val="none" w:sz="0" w:space="0" w:color="auto"/>
            <w:left w:val="none" w:sz="0" w:space="0" w:color="auto"/>
            <w:bottom w:val="none" w:sz="0" w:space="0" w:color="auto"/>
            <w:right w:val="none" w:sz="0" w:space="0" w:color="auto"/>
          </w:divBdr>
        </w:div>
        <w:div w:id="1714575062">
          <w:marLeft w:val="640"/>
          <w:marRight w:val="0"/>
          <w:marTop w:val="0"/>
          <w:marBottom w:val="0"/>
          <w:divBdr>
            <w:top w:val="none" w:sz="0" w:space="0" w:color="auto"/>
            <w:left w:val="none" w:sz="0" w:space="0" w:color="auto"/>
            <w:bottom w:val="none" w:sz="0" w:space="0" w:color="auto"/>
            <w:right w:val="none" w:sz="0" w:space="0" w:color="auto"/>
          </w:divBdr>
        </w:div>
        <w:div w:id="880896565">
          <w:marLeft w:val="640"/>
          <w:marRight w:val="0"/>
          <w:marTop w:val="0"/>
          <w:marBottom w:val="0"/>
          <w:divBdr>
            <w:top w:val="none" w:sz="0" w:space="0" w:color="auto"/>
            <w:left w:val="none" w:sz="0" w:space="0" w:color="auto"/>
            <w:bottom w:val="none" w:sz="0" w:space="0" w:color="auto"/>
            <w:right w:val="none" w:sz="0" w:space="0" w:color="auto"/>
          </w:divBdr>
        </w:div>
        <w:div w:id="1893347604">
          <w:marLeft w:val="640"/>
          <w:marRight w:val="0"/>
          <w:marTop w:val="0"/>
          <w:marBottom w:val="0"/>
          <w:divBdr>
            <w:top w:val="none" w:sz="0" w:space="0" w:color="auto"/>
            <w:left w:val="none" w:sz="0" w:space="0" w:color="auto"/>
            <w:bottom w:val="none" w:sz="0" w:space="0" w:color="auto"/>
            <w:right w:val="none" w:sz="0" w:space="0" w:color="auto"/>
          </w:divBdr>
        </w:div>
        <w:div w:id="1756438484">
          <w:marLeft w:val="640"/>
          <w:marRight w:val="0"/>
          <w:marTop w:val="0"/>
          <w:marBottom w:val="0"/>
          <w:divBdr>
            <w:top w:val="none" w:sz="0" w:space="0" w:color="auto"/>
            <w:left w:val="none" w:sz="0" w:space="0" w:color="auto"/>
            <w:bottom w:val="none" w:sz="0" w:space="0" w:color="auto"/>
            <w:right w:val="none" w:sz="0" w:space="0" w:color="auto"/>
          </w:divBdr>
        </w:div>
        <w:div w:id="459424502">
          <w:marLeft w:val="640"/>
          <w:marRight w:val="0"/>
          <w:marTop w:val="0"/>
          <w:marBottom w:val="0"/>
          <w:divBdr>
            <w:top w:val="none" w:sz="0" w:space="0" w:color="auto"/>
            <w:left w:val="none" w:sz="0" w:space="0" w:color="auto"/>
            <w:bottom w:val="none" w:sz="0" w:space="0" w:color="auto"/>
            <w:right w:val="none" w:sz="0" w:space="0" w:color="auto"/>
          </w:divBdr>
        </w:div>
      </w:divsChild>
    </w:div>
    <w:div w:id="1844972431">
      <w:bodyDiv w:val="1"/>
      <w:marLeft w:val="0"/>
      <w:marRight w:val="0"/>
      <w:marTop w:val="0"/>
      <w:marBottom w:val="0"/>
      <w:divBdr>
        <w:top w:val="none" w:sz="0" w:space="0" w:color="auto"/>
        <w:left w:val="none" w:sz="0" w:space="0" w:color="auto"/>
        <w:bottom w:val="none" w:sz="0" w:space="0" w:color="auto"/>
        <w:right w:val="none" w:sz="0" w:space="0" w:color="auto"/>
      </w:divBdr>
      <w:divsChild>
        <w:div w:id="6950569">
          <w:marLeft w:val="640"/>
          <w:marRight w:val="0"/>
          <w:marTop w:val="0"/>
          <w:marBottom w:val="0"/>
          <w:divBdr>
            <w:top w:val="none" w:sz="0" w:space="0" w:color="auto"/>
            <w:left w:val="none" w:sz="0" w:space="0" w:color="auto"/>
            <w:bottom w:val="none" w:sz="0" w:space="0" w:color="auto"/>
            <w:right w:val="none" w:sz="0" w:space="0" w:color="auto"/>
          </w:divBdr>
        </w:div>
        <w:div w:id="58481107">
          <w:marLeft w:val="640"/>
          <w:marRight w:val="0"/>
          <w:marTop w:val="0"/>
          <w:marBottom w:val="0"/>
          <w:divBdr>
            <w:top w:val="none" w:sz="0" w:space="0" w:color="auto"/>
            <w:left w:val="none" w:sz="0" w:space="0" w:color="auto"/>
            <w:bottom w:val="none" w:sz="0" w:space="0" w:color="auto"/>
            <w:right w:val="none" w:sz="0" w:space="0" w:color="auto"/>
          </w:divBdr>
        </w:div>
        <w:div w:id="122162913">
          <w:marLeft w:val="640"/>
          <w:marRight w:val="0"/>
          <w:marTop w:val="0"/>
          <w:marBottom w:val="0"/>
          <w:divBdr>
            <w:top w:val="none" w:sz="0" w:space="0" w:color="auto"/>
            <w:left w:val="none" w:sz="0" w:space="0" w:color="auto"/>
            <w:bottom w:val="none" w:sz="0" w:space="0" w:color="auto"/>
            <w:right w:val="none" w:sz="0" w:space="0" w:color="auto"/>
          </w:divBdr>
        </w:div>
        <w:div w:id="126431463">
          <w:marLeft w:val="640"/>
          <w:marRight w:val="0"/>
          <w:marTop w:val="0"/>
          <w:marBottom w:val="0"/>
          <w:divBdr>
            <w:top w:val="none" w:sz="0" w:space="0" w:color="auto"/>
            <w:left w:val="none" w:sz="0" w:space="0" w:color="auto"/>
            <w:bottom w:val="none" w:sz="0" w:space="0" w:color="auto"/>
            <w:right w:val="none" w:sz="0" w:space="0" w:color="auto"/>
          </w:divBdr>
        </w:div>
        <w:div w:id="127627365">
          <w:marLeft w:val="640"/>
          <w:marRight w:val="0"/>
          <w:marTop w:val="0"/>
          <w:marBottom w:val="0"/>
          <w:divBdr>
            <w:top w:val="none" w:sz="0" w:space="0" w:color="auto"/>
            <w:left w:val="none" w:sz="0" w:space="0" w:color="auto"/>
            <w:bottom w:val="none" w:sz="0" w:space="0" w:color="auto"/>
            <w:right w:val="none" w:sz="0" w:space="0" w:color="auto"/>
          </w:divBdr>
        </w:div>
        <w:div w:id="155804576">
          <w:marLeft w:val="640"/>
          <w:marRight w:val="0"/>
          <w:marTop w:val="0"/>
          <w:marBottom w:val="0"/>
          <w:divBdr>
            <w:top w:val="none" w:sz="0" w:space="0" w:color="auto"/>
            <w:left w:val="none" w:sz="0" w:space="0" w:color="auto"/>
            <w:bottom w:val="none" w:sz="0" w:space="0" w:color="auto"/>
            <w:right w:val="none" w:sz="0" w:space="0" w:color="auto"/>
          </w:divBdr>
        </w:div>
        <w:div w:id="166289477">
          <w:marLeft w:val="640"/>
          <w:marRight w:val="0"/>
          <w:marTop w:val="0"/>
          <w:marBottom w:val="0"/>
          <w:divBdr>
            <w:top w:val="none" w:sz="0" w:space="0" w:color="auto"/>
            <w:left w:val="none" w:sz="0" w:space="0" w:color="auto"/>
            <w:bottom w:val="none" w:sz="0" w:space="0" w:color="auto"/>
            <w:right w:val="none" w:sz="0" w:space="0" w:color="auto"/>
          </w:divBdr>
        </w:div>
        <w:div w:id="216209895">
          <w:marLeft w:val="640"/>
          <w:marRight w:val="0"/>
          <w:marTop w:val="0"/>
          <w:marBottom w:val="0"/>
          <w:divBdr>
            <w:top w:val="none" w:sz="0" w:space="0" w:color="auto"/>
            <w:left w:val="none" w:sz="0" w:space="0" w:color="auto"/>
            <w:bottom w:val="none" w:sz="0" w:space="0" w:color="auto"/>
            <w:right w:val="none" w:sz="0" w:space="0" w:color="auto"/>
          </w:divBdr>
        </w:div>
        <w:div w:id="250164753">
          <w:marLeft w:val="640"/>
          <w:marRight w:val="0"/>
          <w:marTop w:val="0"/>
          <w:marBottom w:val="0"/>
          <w:divBdr>
            <w:top w:val="none" w:sz="0" w:space="0" w:color="auto"/>
            <w:left w:val="none" w:sz="0" w:space="0" w:color="auto"/>
            <w:bottom w:val="none" w:sz="0" w:space="0" w:color="auto"/>
            <w:right w:val="none" w:sz="0" w:space="0" w:color="auto"/>
          </w:divBdr>
        </w:div>
        <w:div w:id="369039687">
          <w:marLeft w:val="640"/>
          <w:marRight w:val="0"/>
          <w:marTop w:val="0"/>
          <w:marBottom w:val="0"/>
          <w:divBdr>
            <w:top w:val="none" w:sz="0" w:space="0" w:color="auto"/>
            <w:left w:val="none" w:sz="0" w:space="0" w:color="auto"/>
            <w:bottom w:val="none" w:sz="0" w:space="0" w:color="auto"/>
            <w:right w:val="none" w:sz="0" w:space="0" w:color="auto"/>
          </w:divBdr>
        </w:div>
        <w:div w:id="440415806">
          <w:marLeft w:val="640"/>
          <w:marRight w:val="0"/>
          <w:marTop w:val="0"/>
          <w:marBottom w:val="0"/>
          <w:divBdr>
            <w:top w:val="none" w:sz="0" w:space="0" w:color="auto"/>
            <w:left w:val="none" w:sz="0" w:space="0" w:color="auto"/>
            <w:bottom w:val="none" w:sz="0" w:space="0" w:color="auto"/>
            <w:right w:val="none" w:sz="0" w:space="0" w:color="auto"/>
          </w:divBdr>
        </w:div>
        <w:div w:id="484472918">
          <w:marLeft w:val="640"/>
          <w:marRight w:val="0"/>
          <w:marTop w:val="0"/>
          <w:marBottom w:val="0"/>
          <w:divBdr>
            <w:top w:val="none" w:sz="0" w:space="0" w:color="auto"/>
            <w:left w:val="none" w:sz="0" w:space="0" w:color="auto"/>
            <w:bottom w:val="none" w:sz="0" w:space="0" w:color="auto"/>
            <w:right w:val="none" w:sz="0" w:space="0" w:color="auto"/>
          </w:divBdr>
        </w:div>
        <w:div w:id="494733315">
          <w:marLeft w:val="640"/>
          <w:marRight w:val="0"/>
          <w:marTop w:val="0"/>
          <w:marBottom w:val="0"/>
          <w:divBdr>
            <w:top w:val="none" w:sz="0" w:space="0" w:color="auto"/>
            <w:left w:val="none" w:sz="0" w:space="0" w:color="auto"/>
            <w:bottom w:val="none" w:sz="0" w:space="0" w:color="auto"/>
            <w:right w:val="none" w:sz="0" w:space="0" w:color="auto"/>
          </w:divBdr>
        </w:div>
        <w:div w:id="532380442">
          <w:marLeft w:val="640"/>
          <w:marRight w:val="0"/>
          <w:marTop w:val="0"/>
          <w:marBottom w:val="0"/>
          <w:divBdr>
            <w:top w:val="none" w:sz="0" w:space="0" w:color="auto"/>
            <w:left w:val="none" w:sz="0" w:space="0" w:color="auto"/>
            <w:bottom w:val="none" w:sz="0" w:space="0" w:color="auto"/>
            <w:right w:val="none" w:sz="0" w:space="0" w:color="auto"/>
          </w:divBdr>
        </w:div>
        <w:div w:id="551431524">
          <w:marLeft w:val="640"/>
          <w:marRight w:val="0"/>
          <w:marTop w:val="0"/>
          <w:marBottom w:val="0"/>
          <w:divBdr>
            <w:top w:val="none" w:sz="0" w:space="0" w:color="auto"/>
            <w:left w:val="none" w:sz="0" w:space="0" w:color="auto"/>
            <w:bottom w:val="none" w:sz="0" w:space="0" w:color="auto"/>
            <w:right w:val="none" w:sz="0" w:space="0" w:color="auto"/>
          </w:divBdr>
        </w:div>
        <w:div w:id="625622397">
          <w:marLeft w:val="640"/>
          <w:marRight w:val="0"/>
          <w:marTop w:val="0"/>
          <w:marBottom w:val="0"/>
          <w:divBdr>
            <w:top w:val="none" w:sz="0" w:space="0" w:color="auto"/>
            <w:left w:val="none" w:sz="0" w:space="0" w:color="auto"/>
            <w:bottom w:val="none" w:sz="0" w:space="0" w:color="auto"/>
            <w:right w:val="none" w:sz="0" w:space="0" w:color="auto"/>
          </w:divBdr>
        </w:div>
        <w:div w:id="634524512">
          <w:marLeft w:val="640"/>
          <w:marRight w:val="0"/>
          <w:marTop w:val="0"/>
          <w:marBottom w:val="0"/>
          <w:divBdr>
            <w:top w:val="none" w:sz="0" w:space="0" w:color="auto"/>
            <w:left w:val="none" w:sz="0" w:space="0" w:color="auto"/>
            <w:bottom w:val="none" w:sz="0" w:space="0" w:color="auto"/>
            <w:right w:val="none" w:sz="0" w:space="0" w:color="auto"/>
          </w:divBdr>
        </w:div>
        <w:div w:id="821434689">
          <w:marLeft w:val="640"/>
          <w:marRight w:val="0"/>
          <w:marTop w:val="0"/>
          <w:marBottom w:val="0"/>
          <w:divBdr>
            <w:top w:val="none" w:sz="0" w:space="0" w:color="auto"/>
            <w:left w:val="none" w:sz="0" w:space="0" w:color="auto"/>
            <w:bottom w:val="none" w:sz="0" w:space="0" w:color="auto"/>
            <w:right w:val="none" w:sz="0" w:space="0" w:color="auto"/>
          </w:divBdr>
        </w:div>
        <w:div w:id="834226478">
          <w:marLeft w:val="640"/>
          <w:marRight w:val="0"/>
          <w:marTop w:val="0"/>
          <w:marBottom w:val="0"/>
          <w:divBdr>
            <w:top w:val="none" w:sz="0" w:space="0" w:color="auto"/>
            <w:left w:val="none" w:sz="0" w:space="0" w:color="auto"/>
            <w:bottom w:val="none" w:sz="0" w:space="0" w:color="auto"/>
            <w:right w:val="none" w:sz="0" w:space="0" w:color="auto"/>
          </w:divBdr>
        </w:div>
        <w:div w:id="936517746">
          <w:marLeft w:val="640"/>
          <w:marRight w:val="0"/>
          <w:marTop w:val="0"/>
          <w:marBottom w:val="0"/>
          <w:divBdr>
            <w:top w:val="none" w:sz="0" w:space="0" w:color="auto"/>
            <w:left w:val="none" w:sz="0" w:space="0" w:color="auto"/>
            <w:bottom w:val="none" w:sz="0" w:space="0" w:color="auto"/>
            <w:right w:val="none" w:sz="0" w:space="0" w:color="auto"/>
          </w:divBdr>
        </w:div>
        <w:div w:id="989678751">
          <w:marLeft w:val="640"/>
          <w:marRight w:val="0"/>
          <w:marTop w:val="0"/>
          <w:marBottom w:val="0"/>
          <w:divBdr>
            <w:top w:val="none" w:sz="0" w:space="0" w:color="auto"/>
            <w:left w:val="none" w:sz="0" w:space="0" w:color="auto"/>
            <w:bottom w:val="none" w:sz="0" w:space="0" w:color="auto"/>
            <w:right w:val="none" w:sz="0" w:space="0" w:color="auto"/>
          </w:divBdr>
        </w:div>
        <w:div w:id="1018115156">
          <w:marLeft w:val="640"/>
          <w:marRight w:val="0"/>
          <w:marTop w:val="0"/>
          <w:marBottom w:val="0"/>
          <w:divBdr>
            <w:top w:val="none" w:sz="0" w:space="0" w:color="auto"/>
            <w:left w:val="none" w:sz="0" w:space="0" w:color="auto"/>
            <w:bottom w:val="none" w:sz="0" w:space="0" w:color="auto"/>
            <w:right w:val="none" w:sz="0" w:space="0" w:color="auto"/>
          </w:divBdr>
        </w:div>
        <w:div w:id="1030227066">
          <w:marLeft w:val="640"/>
          <w:marRight w:val="0"/>
          <w:marTop w:val="0"/>
          <w:marBottom w:val="0"/>
          <w:divBdr>
            <w:top w:val="none" w:sz="0" w:space="0" w:color="auto"/>
            <w:left w:val="none" w:sz="0" w:space="0" w:color="auto"/>
            <w:bottom w:val="none" w:sz="0" w:space="0" w:color="auto"/>
            <w:right w:val="none" w:sz="0" w:space="0" w:color="auto"/>
          </w:divBdr>
        </w:div>
        <w:div w:id="1050029746">
          <w:marLeft w:val="640"/>
          <w:marRight w:val="0"/>
          <w:marTop w:val="0"/>
          <w:marBottom w:val="0"/>
          <w:divBdr>
            <w:top w:val="none" w:sz="0" w:space="0" w:color="auto"/>
            <w:left w:val="none" w:sz="0" w:space="0" w:color="auto"/>
            <w:bottom w:val="none" w:sz="0" w:space="0" w:color="auto"/>
            <w:right w:val="none" w:sz="0" w:space="0" w:color="auto"/>
          </w:divBdr>
        </w:div>
        <w:div w:id="1058358517">
          <w:marLeft w:val="640"/>
          <w:marRight w:val="0"/>
          <w:marTop w:val="0"/>
          <w:marBottom w:val="0"/>
          <w:divBdr>
            <w:top w:val="none" w:sz="0" w:space="0" w:color="auto"/>
            <w:left w:val="none" w:sz="0" w:space="0" w:color="auto"/>
            <w:bottom w:val="none" w:sz="0" w:space="0" w:color="auto"/>
            <w:right w:val="none" w:sz="0" w:space="0" w:color="auto"/>
          </w:divBdr>
        </w:div>
        <w:div w:id="1062673883">
          <w:marLeft w:val="640"/>
          <w:marRight w:val="0"/>
          <w:marTop w:val="0"/>
          <w:marBottom w:val="0"/>
          <w:divBdr>
            <w:top w:val="none" w:sz="0" w:space="0" w:color="auto"/>
            <w:left w:val="none" w:sz="0" w:space="0" w:color="auto"/>
            <w:bottom w:val="none" w:sz="0" w:space="0" w:color="auto"/>
            <w:right w:val="none" w:sz="0" w:space="0" w:color="auto"/>
          </w:divBdr>
        </w:div>
        <w:div w:id="1168180792">
          <w:marLeft w:val="640"/>
          <w:marRight w:val="0"/>
          <w:marTop w:val="0"/>
          <w:marBottom w:val="0"/>
          <w:divBdr>
            <w:top w:val="none" w:sz="0" w:space="0" w:color="auto"/>
            <w:left w:val="none" w:sz="0" w:space="0" w:color="auto"/>
            <w:bottom w:val="none" w:sz="0" w:space="0" w:color="auto"/>
            <w:right w:val="none" w:sz="0" w:space="0" w:color="auto"/>
          </w:divBdr>
        </w:div>
        <w:div w:id="1185708229">
          <w:marLeft w:val="640"/>
          <w:marRight w:val="0"/>
          <w:marTop w:val="0"/>
          <w:marBottom w:val="0"/>
          <w:divBdr>
            <w:top w:val="none" w:sz="0" w:space="0" w:color="auto"/>
            <w:left w:val="none" w:sz="0" w:space="0" w:color="auto"/>
            <w:bottom w:val="none" w:sz="0" w:space="0" w:color="auto"/>
            <w:right w:val="none" w:sz="0" w:space="0" w:color="auto"/>
          </w:divBdr>
        </w:div>
        <w:div w:id="1317488421">
          <w:marLeft w:val="640"/>
          <w:marRight w:val="0"/>
          <w:marTop w:val="0"/>
          <w:marBottom w:val="0"/>
          <w:divBdr>
            <w:top w:val="none" w:sz="0" w:space="0" w:color="auto"/>
            <w:left w:val="none" w:sz="0" w:space="0" w:color="auto"/>
            <w:bottom w:val="none" w:sz="0" w:space="0" w:color="auto"/>
            <w:right w:val="none" w:sz="0" w:space="0" w:color="auto"/>
          </w:divBdr>
        </w:div>
        <w:div w:id="1351445180">
          <w:marLeft w:val="640"/>
          <w:marRight w:val="0"/>
          <w:marTop w:val="0"/>
          <w:marBottom w:val="0"/>
          <w:divBdr>
            <w:top w:val="none" w:sz="0" w:space="0" w:color="auto"/>
            <w:left w:val="none" w:sz="0" w:space="0" w:color="auto"/>
            <w:bottom w:val="none" w:sz="0" w:space="0" w:color="auto"/>
            <w:right w:val="none" w:sz="0" w:space="0" w:color="auto"/>
          </w:divBdr>
        </w:div>
        <w:div w:id="1409766037">
          <w:marLeft w:val="640"/>
          <w:marRight w:val="0"/>
          <w:marTop w:val="0"/>
          <w:marBottom w:val="0"/>
          <w:divBdr>
            <w:top w:val="none" w:sz="0" w:space="0" w:color="auto"/>
            <w:left w:val="none" w:sz="0" w:space="0" w:color="auto"/>
            <w:bottom w:val="none" w:sz="0" w:space="0" w:color="auto"/>
            <w:right w:val="none" w:sz="0" w:space="0" w:color="auto"/>
          </w:divBdr>
        </w:div>
        <w:div w:id="1657492923">
          <w:marLeft w:val="640"/>
          <w:marRight w:val="0"/>
          <w:marTop w:val="0"/>
          <w:marBottom w:val="0"/>
          <w:divBdr>
            <w:top w:val="none" w:sz="0" w:space="0" w:color="auto"/>
            <w:left w:val="none" w:sz="0" w:space="0" w:color="auto"/>
            <w:bottom w:val="none" w:sz="0" w:space="0" w:color="auto"/>
            <w:right w:val="none" w:sz="0" w:space="0" w:color="auto"/>
          </w:divBdr>
        </w:div>
        <w:div w:id="1681199490">
          <w:marLeft w:val="640"/>
          <w:marRight w:val="0"/>
          <w:marTop w:val="0"/>
          <w:marBottom w:val="0"/>
          <w:divBdr>
            <w:top w:val="none" w:sz="0" w:space="0" w:color="auto"/>
            <w:left w:val="none" w:sz="0" w:space="0" w:color="auto"/>
            <w:bottom w:val="none" w:sz="0" w:space="0" w:color="auto"/>
            <w:right w:val="none" w:sz="0" w:space="0" w:color="auto"/>
          </w:divBdr>
        </w:div>
        <w:div w:id="1718627452">
          <w:marLeft w:val="640"/>
          <w:marRight w:val="0"/>
          <w:marTop w:val="0"/>
          <w:marBottom w:val="0"/>
          <w:divBdr>
            <w:top w:val="none" w:sz="0" w:space="0" w:color="auto"/>
            <w:left w:val="none" w:sz="0" w:space="0" w:color="auto"/>
            <w:bottom w:val="none" w:sz="0" w:space="0" w:color="auto"/>
            <w:right w:val="none" w:sz="0" w:space="0" w:color="auto"/>
          </w:divBdr>
        </w:div>
        <w:div w:id="1741949811">
          <w:marLeft w:val="640"/>
          <w:marRight w:val="0"/>
          <w:marTop w:val="0"/>
          <w:marBottom w:val="0"/>
          <w:divBdr>
            <w:top w:val="none" w:sz="0" w:space="0" w:color="auto"/>
            <w:left w:val="none" w:sz="0" w:space="0" w:color="auto"/>
            <w:bottom w:val="none" w:sz="0" w:space="0" w:color="auto"/>
            <w:right w:val="none" w:sz="0" w:space="0" w:color="auto"/>
          </w:divBdr>
        </w:div>
        <w:div w:id="1745253359">
          <w:marLeft w:val="640"/>
          <w:marRight w:val="0"/>
          <w:marTop w:val="0"/>
          <w:marBottom w:val="0"/>
          <w:divBdr>
            <w:top w:val="none" w:sz="0" w:space="0" w:color="auto"/>
            <w:left w:val="none" w:sz="0" w:space="0" w:color="auto"/>
            <w:bottom w:val="none" w:sz="0" w:space="0" w:color="auto"/>
            <w:right w:val="none" w:sz="0" w:space="0" w:color="auto"/>
          </w:divBdr>
        </w:div>
        <w:div w:id="1807159818">
          <w:marLeft w:val="640"/>
          <w:marRight w:val="0"/>
          <w:marTop w:val="0"/>
          <w:marBottom w:val="0"/>
          <w:divBdr>
            <w:top w:val="none" w:sz="0" w:space="0" w:color="auto"/>
            <w:left w:val="none" w:sz="0" w:space="0" w:color="auto"/>
            <w:bottom w:val="none" w:sz="0" w:space="0" w:color="auto"/>
            <w:right w:val="none" w:sz="0" w:space="0" w:color="auto"/>
          </w:divBdr>
        </w:div>
        <w:div w:id="1840268264">
          <w:marLeft w:val="640"/>
          <w:marRight w:val="0"/>
          <w:marTop w:val="0"/>
          <w:marBottom w:val="0"/>
          <w:divBdr>
            <w:top w:val="none" w:sz="0" w:space="0" w:color="auto"/>
            <w:left w:val="none" w:sz="0" w:space="0" w:color="auto"/>
            <w:bottom w:val="none" w:sz="0" w:space="0" w:color="auto"/>
            <w:right w:val="none" w:sz="0" w:space="0" w:color="auto"/>
          </w:divBdr>
        </w:div>
        <w:div w:id="1904219714">
          <w:marLeft w:val="640"/>
          <w:marRight w:val="0"/>
          <w:marTop w:val="0"/>
          <w:marBottom w:val="0"/>
          <w:divBdr>
            <w:top w:val="none" w:sz="0" w:space="0" w:color="auto"/>
            <w:left w:val="none" w:sz="0" w:space="0" w:color="auto"/>
            <w:bottom w:val="none" w:sz="0" w:space="0" w:color="auto"/>
            <w:right w:val="none" w:sz="0" w:space="0" w:color="auto"/>
          </w:divBdr>
        </w:div>
        <w:div w:id="2018653275">
          <w:marLeft w:val="640"/>
          <w:marRight w:val="0"/>
          <w:marTop w:val="0"/>
          <w:marBottom w:val="0"/>
          <w:divBdr>
            <w:top w:val="none" w:sz="0" w:space="0" w:color="auto"/>
            <w:left w:val="none" w:sz="0" w:space="0" w:color="auto"/>
            <w:bottom w:val="none" w:sz="0" w:space="0" w:color="auto"/>
            <w:right w:val="none" w:sz="0" w:space="0" w:color="auto"/>
          </w:divBdr>
        </w:div>
        <w:div w:id="2052001162">
          <w:marLeft w:val="640"/>
          <w:marRight w:val="0"/>
          <w:marTop w:val="0"/>
          <w:marBottom w:val="0"/>
          <w:divBdr>
            <w:top w:val="none" w:sz="0" w:space="0" w:color="auto"/>
            <w:left w:val="none" w:sz="0" w:space="0" w:color="auto"/>
            <w:bottom w:val="none" w:sz="0" w:space="0" w:color="auto"/>
            <w:right w:val="none" w:sz="0" w:space="0" w:color="auto"/>
          </w:divBdr>
        </w:div>
        <w:div w:id="2070182172">
          <w:marLeft w:val="640"/>
          <w:marRight w:val="0"/>
          <w:marTop w:val="0"/>
          <w:marBottom w:val="0"/>
          <w:divBdr>
            <w:top w:val="none" w:sz="0" w:space="0" w:color="auto"/>
            <w:left w:val="none" w:sz="0" w:space="0" w:color="auto"/>
            <w:bottom w:val="none" w:sz="0" w:space="0" w:color="auto"/>
            <w:right w:val="none" w:sz="0" w:space="0" w:color="auto"/>
          </w:divBdr>
        </w:div>
        <w:div w:id="2107261339">
          <w:marLeft w:val="640"/>
          <w:marRight w:val="0"/>
          <w:marTop w:val="0"/>
          <w:marBottom w:val="0"/>
          <w:divBdr>
            <w:top w:val="none" w:sz="0" w:space="0" w:color="auto"/>
            <w:left w:val="none" w:sz="0" w:space="0" w:color="auto"/>
            <w:bottom w:val="none" w:sz="0" w:space="0" w:color="auto"/>
            <w:right w:val="none" w:sz="0" w:space="0" w:color="auto"/>
          </w:divBdr>
        </w:div>
      </w:divsChild>
    </w:div>
    <w:div w:id="1845127619">
      <w:bodyDiv w:val="1"/>
      <w:marLeft w:val="0"/>
      <w:marRight w:val="0"/>
      <w:marTop w:val="0"/>
      <w:marBottom w:val="0"/>
      <w:divBdr>
        <w:top w:val="none" w:sz="0" w:space="0" w:color="auto"/>
        <w:left w:val="none" w:sz="0" w:space="0" w:color="auto"/>
        <w:bottom w:val="none" w:sz="0" w:space="0" w:color="auto"/>
        <w:right w:val="none" w:sz="0" w:space="0" w:color="auto"/>
      </w:divBdr>
      <w:divsChild>
        <w:div w:id="1705984462">
          <w:marLeft w:val="640"/>
          <w:marRight w:val="0"/>
          <w:marTop w:val="0"/>
          <w:marBottom w:val="0"/>
          <w:divBdr>
            <w:top w:val="none" w:sz="0" w:space="0" w:color="auto"/>
            <w:left w:val="none" w:sz="0" w:space="0" w:color="auto"/>
            <w:bottom w:val="none" w:sz="0" w:space="0" w:color="auto"/>
            <w:right w:val="none" w:sz="0" w:space="0" w:color="auto"/>
          </w:divBdr>
        </w:div>
        <w:div w:id="1825117942">
          <w:marLeft w:val="640"/>
          <w:marRight w:val="0"/>
          <w:marTop w:val="0"/>
          <w:marBottom w:val="0"/>
          <w:divBdr>
            <w:top w:val="none" w:sz="0" w:space="0" w:color="auto"/>
            <w:left w:val="none" w:sz="0" w:space="0" w:color="auto"/>
            <w:bottom w:val="none" w:sz="0" w:space="0" w:color="auto"/>
            <w:right w:val="none" w:sz="0" w:space="0" w:color="auto"/>
          </w:divBdr>
        </w:div>
        <w:div w:id="1066414098">
          <w:marLeft w:val="640"/>
          <w:marRight w:val="0"/>
          <w:marTop w:val="0"/>
          <w:marBottom w:val="0"/>
          <w:divBdr>
            <w:top w:val="none" w:sz="0" w:space="0" w:color="auto"/>
            <w:left w:val="none" w:sz="0" w:space="0" w:color="auto"/>
            <w:bottom w:val="none" w:sz="0" w:space="0" w:color="auto"/>
            <w:right w:val="none" w:sz="0" w:space="0" w:color="auto"/>
          </w:divBdr>
        </w:div>
        <w:div w:id="1260405865">
          <w:marLeft w:val="640"/>
          <w:marRight w:val="0"/>
          <w:marTop w:val="0"/>
          <w:marBottom w:val="0"/>
          <w:divBdr>
            <w:top w:val="none" w:sz="0" w:space="0" w:color="auto"/>
            <w:left w:val="none" w:sz="0" w:space="0" w:color="auto"/>
            <w:bottom w:val="none" w:sz="0" w:space="0" w:color="auto"/>
            <w:right w:val="none" w:sz="0" w:space="0" w:color="auto"/>
          </w:divBdr>
        </w:div>
        <w:div w:id="1241211750">
          <w:marLeft w:val="640"/>
          <w:marRight w:val="0"/>
          <w:marTop w:val="0"/>
          <w:marBottom w:val="0"/>
          <w:divBdr>
            <w:top w:val="none" w:sz="0" w:space="0" w:color="auto"/>
            <w:left w:val="none" w:sz="0" w:space="0" w:color="auto"/>
            <w:bottom w:val="none" w:sz="0" w:space="0" w:color="auto"/>
            <w:right w:val="none" w:sz="0" w:space="0" w:color="auto"/>
          </w:divBdr>
        </w:div>
        <w:div w:id="835808864">
          <w:marLeft w:val="640"/>
          <w:marRight w:val="0"/>
          <w:marTop w:val="0"/>
          <w:marBottom w:val="0"/>
          <w:divBdr>
            <w:top w:val="none" w:sz="0" w:space="0" w:color="auto"/>
            <w:left w:val="none" w:sz="0" w:space="0" w:color="auto"/>
            <w:bottom w:val="none" w:sz="0" w:space="0" w:color="auto"/>
            <w:right w:val="none" w:sz="0" w:space="0" w:color="auto"/>
          </w:divBdr>
        </w:div>
        <w:div w:id="82844051">
          <w:marLeft w:val="640"/>
          <w:marRight w:val="0"/>
          <w:marTop w:val="0"/>
          <w:marBottom w:val="0"/>
          <w:divBdr>
            <w:top w:val="none" w:sz="0" w:space="0" w:color="auto"/>
            <w:left w:val="none" w:sz="0" w:space="0" w:color="auto"/>
            <w:bottom w:val="none" w:sz="0" w:space="0" w:color="auto"/>
            <w:right w:val="none" w:sz="0" w:space="0" w:color="auto"/>
          </w:divBdr>
        </w:div>
        <w:div w:id="471408482">
          <w:marLeft w:val="640"/>
          <w:marRight w:val="0"/>
          <w:marTop w:val="0"/>
          <w:marBottom w:val="0"/>
          <w:divBdr>
            <w:top w:val="none" w:sz="0" w:space="0" w:color="auto"/>
            <w:left w:val="none" w:sz="0" w:space="0" w:color="auto"/>
            <w:bottom w:val="none" w:sz="0" w:space="0" w:color="auto"/>
            <w:right w:val="none" w:sz="0" w:space="0" w:color="auto"/>
          </w:divBdr>
        </w:div>
        <w:div w:id="1386031397">
          <w:marLeft w:val="640"/>
          <w:marRight w:val="0"/>
          <w:marTop w:val="0"/>
          <w:marBottom w:val="0"/>
          <w:divBdr>
            <w:top w:val="none" w:sz="0" w:space="0" w:color="auto"/>
            <w:left w:val="none" w:sz="0" w:space="0" w:color="auto"/>
            <w:bottom w:val="none" w:sz="0" w:space="0" w:color="auto"/>
            <w:right w:val="none" w:sz="0" w:space="0" w:color="auto"/>
          </w:divBdr>
        </w:div>
        <w:div w:id="611664944">
          <w:marLeft w:val="640"/>
          <w:marRight w:val="0"/>
          <w:marTop w:val="0"/>
          <w:marBottom w:val="0"/>
          <w:divBdr>
            <w:top w:val="none" w:sz="0" w:space="0" w:color="auto"/>
            <w:left w:val="none" w:sz="0" w:space="0" w:color="auto"/>
            <w:bottom w:val="none" w:sz="0" w:space="0" w:color="auto"/>
            <w:right w:val="none" w:sz="0" w:space="0" w:color="auto"/>
          </w:divBdr>
        </w:div>
        <w:div w:id="1463228032">
          <w:marLeft w:val="640"/>
          <w:marRight w:val="0"/>
          <w:marTop w:val="0"/>
          <w:marBottom w:val="0"/>
          <w:divBdr>
            <w:top w:val="none" w:sz="0" w:space="0" w:color="auto"/>
            <w:left w:val="none" w:sz="0" w:space="0" w:color="auto"/>
            <w:bottom w:val="none" w:sz="0" w:space="0" w:color="auto"/>
            <w:right w:val="none" w:sz="0" w:space="0" w:color="auto"/>
          </w:divBdr>
        </w:div>
        <w:div w:id="210505411">
          <w:marLeft w:val="640"/>
          <w:marRight w:val="0"/>
          <w:marTop w:val="0"/>
          <w:marBottom w:val="0"/>
          <w:divBdr>
            <w:top w:val="none" w:sz="0" w:space="0" w:color="auto"/>
            <w:left w:val="none" w:sz="0" w:space="0" w:color="auto"/>
            <w:bottom w:val="none" w:sz="0" w:space="0" w:color="auto"/>
            <w:right w:val="none" w:sz="0" w:space="0" w:color="auto"/>
          </w:divBdr>
        </w:div>
        <w:div w:id="30958184">
          <w:marLeft w:val="640"/>
          <w:marRight w:val="0"/>
          <w:marTop w:val="0"/>
          <w:marBottom w:val="0"/>
          <w:divBdr>
            <w:top w:val="none" w:sz="0" w:space="0" w:color="auto"/>
            <w:left w:val="none" w:sz="0" w:space="0" w:color="auto"/>
            <w:bottom w:val="none" w:sz="0" w:space="0" w:color="auto"/>
            <w:right w:val="none" w:sz="0" w:space="0" w:color="auto"/>
          </w:divBdr>
        </w:div>
        <w:div w:id="1270162689">
          <w:marLeft w:val="640"/>
          <w:marRight w:val="0"/>
          <w:marTop w:val="0"/>
          <w:marBottom w:val="0"/>
          <w:divBdr>
            <w:top w:val="none" w:sz="0" w:space="0" w:color="auto"/>
            <w:left w:val="none" w:sz="0" w:space="0" w:color="auto"/>
            <w:bottom w:val="none" w:sz="0" w:space="0" w:color="auto"/>
            <w:right w:val="none" w:sz="0" w:space="0" w:color="auto"/>
          </w:divBdr>
        </w:div>
        <w:div w:id="2051571250">
          <w:marLeft w:val="640"/>
          <w:marRight w:val="0"/>
          <w:marTop w:val="0"/>
          <w:marBottom w:val="0"/>
          <w:divBdr>
            <w:top w:val="none" w:sz="0" w:space="0" w:color="auto"/>
            <w:left w:val="none" w:sz="0" w:space="0" w:color="auto"/>
            <w:bottom w:val="none" w:sz="0" w:space="0" w:color="auto"/>
            <w:right w:val="none" w:sz="0" w:space="0" w:color="auto"/>
          </w:divBdr>
        </w:div>
        <w:div w:id="345595658">
          <w:marLeft w:val="640"/>
          <w:marRight w:val="0"/>
          <w:marTop w:val="0"/>
          <w:marBottom w:val="0"/>
          <w:divBdr>
            <w:top w:val="none" w:sz="0" w:space="0" w:color="auto"/>
            <w:left w:val="none" w:sz="0" w:space="0" w:color="auto"/>
            <w:bottom w:val="none" w:sz="0" w:space="0" w:color="auto"/>
            <w:right w:val="none" w:sz="0" w:space="0" w:color="auto"/>
          </w:divBdr>
        </w:div>
        <w:div w:id="1319503015">
          <w:marLeft w:val="640"/>
          <w:marRight w:val="0"/>
          <w:marTop w:val="0"/>
          <w:marBottom w:val="0"/>
          <w:divBdr>
            <w:top w:val="none" w:sz="0" w:space="0" w:color="auto"/>
            <w:left w:val="none" w:sz="0" w:space="0" w:color="auto"/>
            <w:bottom w:val="none" w:sz="0" w:space="0" w:color="auto"/>
            <w:right w:val="none" w:sz="0" w:space="0" w:color="auto"/>
          </w:divBdr>
        </w:div>
        <w:div w:id="959385537">
          <w:marLeft w:val="640"/>
          <w:marRight w:val="0"/>
          <w:marTop w:val="0"/>
          <w:marBottom w:val="0"/>
          <w:divBdr>
            <w:top w:val="none" w:sz="0" w:space="0" w:color="auto"/>
            <w:left w:val="none" w:sz="0" w:space="0" w:color="auto"/>
            <w:bottom w:val="none" w:sz="0" w:space="0" w:color="auto"/>
            <w:right w:val="none" w:sz="0" w:space="0" w:color="auto"/>
          </w:divBdr>
        </w:div>
        <w:div w:id="1269965680">
          <w:marLeft w:val="640"/>
          <w:marRight w:val="0"/>
          <w:marTop w:val="0"/>
          <w:marBottom w:val="0"/>
          <w:divBdr>
            <w:top w:val="none" w:sz="0" w:space="0" w:color="auto"/>
            <w:left w:val="none" w:sz="0" w:space="0" w:color="auto"/>
            <w:bottom w:val="none" w:sz="0" w:space="0" w:color="auto"/>
            <w:right w:val="none" w:sz="0" w:space="0" w:color="auto"/>
          </w:divBdr>
        </w:div>
        <w:div w:id="1172257678">
          <w:marLeft w:val="640"/>
          <w:marRight w:val="0"/>
          <w:marTop w:val="0"/>
          <w:marBottom w:val="0"/>
          <w:divBdr>
            <w:top w:val="none" w:sz="0" w:space="0" w:color="auto"/>
            <w:left w:val="none" w:sz="0" w:space="0" w:color="auto"/>
            <w:bottom w:val="none" w:sz="0" w:space="0" w:color="auto"/>
            <w:right w:val="none" w:sz="0" w:space="0" w:color="auto"/>
          </w:divBdr>
        </w:div>
        <w:div w:id="2081248713">
          <w:marLeft w:val="640"/>
          <w:marRight w:val="0"/>
          <w:marTop w:val="0"/>
          <w:marBottom w:val="0"/>
          <w:divBdr>
            <w:top w:val="none" w:sz="0" w:space="0" w:color="auto"/>
            <w:left w:val="none" w:sz="0" w:space="0" w:color="auto"/>
            <w:bottom w:val="none" w:sz="0" w:space="0" w:color="auto"/>
            <w:right w:val="none" w:sz="0" w:space="0" w:color="auto"/>
          </w:divBdr>
        </w:div>
        <w:div w:id="257954411">
          <w:marLeft w:val="640"/>
          <w:marRight w:val="0"/>
          <w:marTop w:val="0"/>
          <w:marBottom w:val="0"/>
          <w:divBdr>
            <w:top w:val="none" w:sz="0" w:space="0" w:color="auto"/>
            <w:left w:val="none" w:sz="0" w:space="0" w:color="auto"/>
            <w:bottom w:val="none" w:sz="0" w:space="0" w:color="auto"/>
            <w:right w:val="none" w:sz="0" w:space="0" w:color="auto"/>
          </w:divBdr>
        </w:div>
        <w:div w:id="1895119255">
          <w:marLeft w:val="640"/>
          <w:marRight w:val="0"/>
          <w:marTop w:val="0"/>
          <w:marBottom w:val="0"/>
          <w:divBdr>
            <w:top w:val="none" w:sz="0" w:space="0" w:color="auto"/>
            <w:left w:val="none" w:sz="0" w:space="0" w:color="auto"/>
            <w:bottom w:val="none" w:sz="0" w:space="0" w:color="auto"/>
            <w:right w:val="none" w:sz="0" w:space="0" w:color="auto"/>
          </w:divBdr>
        </w:div>
        <w:div w:id="1731882163">
          <w:marLeft w:val="640"/>
          <w:marRight w:val="0"/>
          <w:marTop w:val="0"/>
          <w:marBottom w:val="0"/>
          <w:divBdr>
            <w:top w:val="none" w:sz="0" w:space="0" w:color="auto"/>
            <w:left w:val="none" w:sz="0" w:space="0" w:color="auto"/>
            <w:bottom w:val="none" w:sz="0" w:space="0" w:color="auto"/>
            <w:right w:val="none" w:sz="0" w:space="0" w:color="auto"/>
          </w:divBdr>
        </w:div>
        <w:div w:id="147401682">
          <w:marLeft w:val="640"/>
          <w:marRight w:val="0"/>
          <w:marTop w:val="0"/>
          <w:marBottom w:val="0"/>
          <w:divBdr>
            <w:top w:val="none" w:sz="0" w:space="0" w:color="auto"/>
            <w:left w:val="none" w:sz="0" w:space="0" w:color="auto"/>
            <w:bottom w:val="none" w:sz="0" w:space="0" w:color="auto"/>
            <w:right w:val="none" w:sz="0" w:space="0" w:color="auto"/>
          </w:divBdr>
        </w:div>
        <w:div w:id="560136388">
          <w:marLeft w:val="640"/>
          <w:marRight w:val="0"/>
          <w:marTop w:val="0"/>
          <w:marBottom w:val="0"/>
          <w:divBdr>
            <w:top w:val="none" w:sz="0" w:space="0" w:color="auto"/>
            <w:left w:val="none" w:sz="0" w:space="0" w:color="auto"/>
            <w:bottom w:val="none" w:sz="0" w:space="0" w:color="auto"/>
            <w:right w:val="none" w:sz="0" w:space="0" w:color="auto"/>
          </w:divBdr>
        </w:div>
        <w:div w:id="1344434523">
          <w:marLeft w:val="640"/>
          <w:marRight w:val="0"/>
          <w:marTop w:val="0"/>
          <w:marBottom w:val="0"/>
          <w:divBdr>
            <w:top w:val="none" w:sz="0" w:space="0" w:color="auto"/>
            <w:left w:val="none" w:sz="0" w:space="0" w:color="auto"/>
            <w:bottom w:val="none" w:sz="0" w:space="0" w:color="auto"/>
            <w:right w:val="none" w:sz="0" w:space="0" w:color="auto"/>
          </w:divBdr>
        </w:div>
        <w:div w:id="1973054541">
          <w:marLeft w:val="640"/>
          <w:marRight w:val="0"/>
          <w:marTop w:val="0"/>
          <w:marBottom w:val="0"/>
          <w:divBdr>
            <w:top w:val="none" w:sz="0" w:space="0" w:color="auto"/>
            <w:left w:val="none" w:sz="0" w:space="0" w:color="auto"/>
            <w:bottom w:val="none" w:sz="0" w:space="0" w:color="auto"/>
            <w:right w:val="none" w:sz="0" w:space="0" w:color="auto"/>
          </w:divBdr>
        </w:div>
        <w:div w:id="1583488332">
          <w:marLeft w:val="640"/>
          <w:marRight w:val="0"/>
          <w:marTop w:val="0"/>
          <w:marBottom w:val="0"/>
          <w:divBdr>
            <w:top w:val="none" w:sz="0" w:space="0" w:color="auto"/>
            <w:left w:val="none" w:sz="0" w:space="0" w:color="auto"/>
            <w:bottom w:val="none" w:sz="0" w:space="0" w:color="auto"/>
            <w:right w:val="none" w:sz="0" w:space="0" w:color="auto"/>
          </w:divBdr>
        </w:div>
        <w:div w:id="1368483905">
          <w:marLeft w:val="640"/>
          <w:marRight w:val="0"/>
          <w:marTop w:val="0"/>
          <w:marBottom w:val="0"/>
          <w:divBdr>
            <w:top w:val="none" w:sz="0" w:space="0" w:color="auto"/>
            <w:left w:val="none" w:sz="0" w:space="0" w:color="auto"/>
            <w:bottom w:val="none" w:sz="0" w:space="0" w:color="auto"/>
            <w:right w:val="none" w:sz="0" w:space="0" w:color="auto"/>
          </w:divBdr>
        </w:div>
        <w:div w:id="1046641802">
          <w:marLeft w:val="640"/>
          <w:marRight w:val="0"/>
          <w:marTop w:val="0"/>
          <w:marBottom w:val="0"/>
          <w:divBdr>
            <w:top w:val="none" w:sz="0" w:space="0" w:color="auto"/>
            <w:left w:val="none" w:sz="0" w:space="0" w:color="auto"/>
            <w:bottom w:val="none" w:sz="0" w:space="0" w:color="auto"/>
            <w:right w:val="none" w:sz="0" w:space="0" w:color="auto"/>
          </w:divBdr>
        </w:div>
        <w:div w:id="1152065595">
          <w:marLeft w:val="640"/>
          <w:marRight w:val="0"/>
          <w:marTop w:val="0"/>
          <w:marBottom w:val="0"/>
          <w:divBdr>
            <w:top w:val="none" w:sz="0" w:space="0" w:color="auto"/>
            <w:left w:val="none" w:sz="0" w:space="0" w:color="auto"/>
            <w:bottom w:val="none" w:sz="0" w:space="0" w:color="auto"/>
            <w:right w:val="none" w:sz="0" w:space="0" w:color="auto"/>
          </w:divBdr>
        </w:div>
        <w:div w:id="1828394585">
          <w:marLeft w:val="640"/>
          <w:marRight w:val="0"/>
          <w:marTop w:val="0"/>
          <w:marBottom w:val="0"/>
          <w:divBdr>
            <w:top w:val="none" w:sz="0" w:space="0" w:color="auto"/>
            <w:left w:val="none" w:sz="0" w:space="0" w:color="auto"/>
            <w:bottom w:val="none" w:sz="0" w:space="0" w:color="auto"/>
            <w:right w:val="none" w:sz="0" w:space="0" w:color="auto"/>
          </w:divBdr>
        </w:div>
        <w:div w:id="2123838605">
          <w:marLeft w:val="640"/>
          <w:marRight w:val="0"/>
          <w:marTop w:val="0"/>
          <w:marBottom w:val="0"/>
          <w:divBdr>
            <w:top w:val="none" w:sz="0" w:space="0" w:color="auto"/>
            <w:left w:val="none" w:sz="0" w:space="0" w:color="auto"/>
            <w:bottom w:val="none" w:sz="0" w:space="0" w:color="auto"/>
            <w:right w:val="none" w:sz="0" w:space="0" w:color="auto"/>
          </w:divBdr>
        </w:div>
        <w:div w:id="1000430449">
          <w:marLeft w:val="640"/>
          <w:marRight w:val="0"/>
          <w:marTop w:val="0"/>
          <w:marBottom w:val="0"/>
          <w:divBdr>
            <w:top w:val="none" w:sz="0" w:space="0" w:color="auto"/>
            <w:left w:val="none" w:sz="0" w:space="0" w:color="auto"/>
            <w:bottom w:val="none" w:sz="0" w:space="0" w:color="auto"/>
            <w:right w:val="none" w:sz="0" w:space="0" w:color="auto"/>
          </w:divBdr>
        </w:div>
        <w:div w:id="892236359">
          <w:marLeft w:val="640"/>
          <w:marRight w:val="0"/>
          <w:marTop w:val="0"/>
          <w:marBottom w:val="0"/>
          <w:divBdr>
            <w:top w:val="none" w:sz="0" w:space="0" w:color="auto"/>
            <w:left w:val="none" w:sz="0" w:space="0" w:color="auto"/>
            <w:bottom w:val="none" w:sz="0" w:space="0" w:color="auto"/>
            <w:right w:val="none" w:sz="0" w:space="0" w:color="auto"/>
          </w:divBdr>
        </w:div>
        <w:div w:id="139733229">
          <w:marLeft w:val="640"/>
          <w:marRight w:val="0"/>
          <w:marTop w:val="0"/>
          <w:marBottom w:val="0"/>
          <w:divBdr>
            <w:top w:val="none" w:sz="0" w:space="0" w:color="auto"/>
            <w:left w:val="none" w:sz="0" w:space="0" w:color="auto"/>
            <w:bottom w:val="none" w:sz="0" w:space="0" w:color="auto"/>
            <w:right w:val="none" w:sz="0" w:space="0" w:color="auto"/>
          </w:divBdr>
        </w:div>
        <w:div w:id="1158038269">
          <w:marLeft w:val="640"/>
          <w:marRight w:val="0"/>
          <w:marTop w:val="0"/>
          <w:marBottom w:val="0"/>
          <w:divBdr>
            <w:top w:val="none" w:sz="0" w:space="0" w:color="auto"/>
            <w:left w:val="none" w:sz="0" w:space="0" w:color="auto"/>
            <w:bottom w:val="none" w:sz="0" w:space="0" w:color="auto"/>
            <w:right w:val="none" w:sz="0" w:space="0" w:color="auto"/>
          </w:divBdr>
        </w:div>
        <w:div w:id="1817643516">
          <w:marLeft w:val="640"/>
          <w:marRight w:val="0"/>
          <w:marTop w:val="0"/>
          <w:marBottom w:val="0"/>
          <w:divBdr>
            <w:top w:val="none" w:sz="0" w:space="0" w:color="auto"/>
            <w:left w:val="none" w:sz="0" w:space="0" w:color="auto"/>
            <w:bottom w:val="none" w:sz="0" w:space="0" w:color="auto"/>
            <w:right w:val="none" w:sz="0" w:space="0" w:color="auto"/>
          </w:divBdr>
        </w:div>
        <w:div w:id="992567341">
          <w:marLeft w:val="640"/>
          <w:marRight w:val="0"/>
          <w:marTop w:val="0"/>
          <w:marBottom w:val="0"/>
          <w:divBdr>
            <w:top w:val="none" w:sz="0" w:space="0" w:color="auto"/>
            <w:left w:val="none" w:sz="0" w:space="0" w:color="auto"/>
            <w:bottom w:val="none" w:sz="0" w:space="0" w:color="auto"/>
            <w:right w:val="none" w:sz="0" w:space="0" w:color="auto"/>
          </w:divBdr>
        </w:div>
        <w:div w:id="1725566093">
          <w:marLeft w:val="640"/>
          <w:marRight w:val="0"/>
          <w:marTop w:val="0"/>
          <w:marBottom w:val="0"/>
          <w:divBdr>
            <w:top w:val="none" w:sz="0" w:space="0" w:color="auto"/>
            <w:left w:val="none" w:sz="0" w:space="0" w:color="auto"/>
            <w:bottom w:val="none" w:sz="0" w:space="0" w:color="auto"/>
            <w:right w:val="none" w:sz="0" w:space="0" w:color="auto"/>
          </w:divBdr>
        </w:div>
        <w:div w:id="2097432996">
          <w:marLeft w:val="640"/>
          <w:marRight w:val="0"/>
          <w:marTop w:val="0"/>
          <w:marBottom w:val="0"/>
          <w:divBdr>
            <w:top w:val="none" w:sz="0" w:space="0" w:color="auto"/>
            <w:left w:val="none" w:sz="0" w:space="0" w:color="auto"/>
            <w:bottom w:val="none" w:sz="0" w:space="0" w:color="auto"/>
            <w:right w:val="none" w:sz="0" w:space="0" w:color="auto"/>
          </w:divBdr>
        </w:div>
        <w:div w:id="1651711672">
          <w:marLeft w:val="640"/>
          <w:marRight w:val="0"/>
          <w:marTop w:val="0"/>
          <w:marBottom w:val="0"/>
          <w:divBdr>
            <w:top w:val="none" w:sz="0" w:space="0" w:color="auto"/>
            <w:left w:val="none" w:sz="0" w:space="0" w:color="auto"/>
            <w:bottom w:val="none" w:sz="0" w:space="0" w:color="auto"/>
            <w:right w:val="none" w:sz="0" w:space="0" w:color="auto"/>
          </w:divBdr>
        </w:div>
        <w:div w:id="1533686522">
          <w:marLeft w:val="640"/>
          <w:marRight w:val="0"/>
          <w:marTop w:val="0"/>
          <w:marBottom w:val="0"/>
          <w:divBdr>
            <w:top w:val="none" w:sz="0" w:space="0" w:color="auto"/>
            <w:left w:val="none" w:sz="0" w:space="0" w:color="auto"/>
            <w:bottom w:val="none" w:sz="0" w:space="0" w:color="auto"/>
            <w:right w:val="none" w:sz="0" w:space="0" w:color="auto"/>
          </w:divBdr>
        </w:div>
        <w:div w:id="934291171">
          <w:marLeft w:val="640"/>
          <w:marRight w:val="0"/>
          <w:marTop w:val="0"/>
          <w:marBottom w:val="0"/>
          <w:divBdr>
            <w:top w:val="none" w:sz="0" w:space="0" w:color="auto"/>
            <w:left w:val="none" w:sz="0" w:space="0" w:color="auto"/>
            <w:bottom w:val="none" w:sz="0" w:space="0" w:color="auto"/>
            <w:right w:val="none" w:sz="0" w:space="0" w:color="auto"/>
          </w:divBdr>
        </w:div>
        <w:div w:id="425005767">
          <w:marLeft w:val="640"/>
          <w:marRight w:val="0"/>
          <w:marTop w:val="0"/>
          <w:marBottom w:val="0"/>
          <w:divBdr>
            <w:top w:val="none" w:sz="0" w:space="0" w:color="auto"/>
            <w:left w:val="none" w:sz="0" w:space="0" w:color="auto"/>
            <w:bottom w:val="none" w:sz="0" w:space="0" w:color="auto"/>
            <w:right w:val="none" w:sz="0" w:space="0" w:color="auto"/>
          </w:divBdr>
        </w:div>
        <w:div w:id="271059325">
          <w:marLeft w:val="640"/>
          <w:marRight w:val="0"/>
          <w:marTop w:val="0"/>
          <w:marBottom w:val="0"/>
          <w:divBdr>
            <w:top w:val="none" w:sz="0" w:space="0" w:color="auto"/>
            <w:left w:val="none" w:sz="0" w:space="0" w:color="auto"/>
            <w:bottom w:val="none" w:sz="0" w:space="0" w:color="auto"/>
            <w:right w:val="none" w:sz="0" w:space="0" w:color="auto"/>
          </w:divBdr>
        </w:div>
        <w:div w:id="353967517">
          <w:marLeft w:val="640"/>
          <w:marRight w:val="0"/>
          <w:marTop w:val="0"/>
          <w:marBottom w:val="0"/>
          <w:divBdr>
            <w:top w:val="none" w:sz="0" w:space="0" w:color="auto"/>
            <w:left w:val="none" w:sz="0" w:space="0" w:color="auto"/>
            <w:bottom w:val="none" w:sz="0" w:space="0" w:color="auto"/>
            <w:right w:val="none" w:sz="0" w:space="0" w:color="auto"/>
          </w:divBdr>
        </w:div>
        <w:div w:id="51739915">
          <w:marLeft w:val="640"/>
          <w:marRight w:val="0"/>
          <w:marTop w:val="0"/>
          <w:marBottom w:val="0"/>
          <w:divBdr>
            <w:top w:val="none" w:sz="0" w:space="0" w:color="auto"/>
            <w:left w:val="none" w:sz="0" w:space="0" w:color="auto"/>
            <w:bottom w:val="none" w:sz="0" w:space="0" w:color="auto"/>
            <w:right w:val="none" w:sz="0" w:space="0" w:color="auto"/>
          </w:divBdr>
        </w:div>
        <w:div w:id="1431008710">
          <w:marLeft w:val="640"/>
          <w:marRight w:val="0"/>
          <w:marTop w:val="0"/>
          <w:marBottom w:val="0"/>
          <w:divBdr>
            <w:top w:val="none" w:sz="0" w:space="0" w:color="auto"/>
            <w:left w:val="none" w:sz="0" w:space="0" w:color="auto"/>
            <w:bottom w:val="none" w:sz="0" w:space="0" w:color="auto"/>
            <w:right w:val="none" w:sz="0" w:space="0" w:color="auto"/>
          </w:divBdr>
        </w:div>
        <w:div w:id="1240942232">
          <w:marLeft w:val="640"/>
          <w:marRight w:val="0"/>
          <w:marTop w:val="0"/>
          <w:marBottom w:val="0"/>
          <w:divBdr>
            <w:top w:val="none" w:sz="0" w:space="0" w:color="auto"/>
            <w:left w:val="none" w:sz="0" w:space="0" w:color="auto"/>
            <w:bottom w:val="none" w:sz="0" w:space="0" w:color="auto"/>
            <w:right w:val="none" w:sz="0" w:space="0" w:color="auto"/>
          </w:divBdr>
        </w:div>
      </w:divsChild>
    </w:div>
    <w:div w:id="1850488265">
      <w:bodyDiv w:val="1"/>
      <w:marLeft w:val="0"/>
      <w:marRight w:val="0"/>
      <w:marTop w:val="0"/>
      <w:marBottom w:val="0"/>
      <w:divBdr>
        <w:top w:val="none" w:sz="0" w:space="0" w:color="auto"/>
        <w:left w:val="none" w:sz="0" w:space="0" w:color="auto"/>
        <w:bottom w:val="none" w:sz="0" w:space="0" w:color="auto"/>
        <w:right w:val="none" w:sz="0" w:space="0" w:color="auto"/>
      </w:divBdr>
      <w:divsChild>
        <w:div w:id="77823470">
          <w:marLeft w:val="640"/>
          <w:marRight w:val="0"/>
          <w:marTop w:val="0"/>
          <w:marBottom w:val="0"/>
          <w:divBdr>
            <w:top w:val="none" w:sz="0" w:space="0" w:color="auto"/>
            <w:left w:val="none" w:sz="0" w:space="0" w:color="auto"/>
            <w:bottom w:val="none" w:sz="0" w:space="0" w:color="auto"/>
            <w:right w:val="none" w:sz="0" w:space="0" w:color="auto"/>
          </w:divBdr>
        </w:div>
        <w:div w:id="88046351">
          <w:marLeft w:val="640"/>
          <w:marRight w:val="0"/>
          <w:marTop w:val="0"/>
          <w:marBottom w:val="0"/>
          <w:divBdr>
            <w:top w:val="none" w:sz="0" w:space="0" w:color="auto"/>
            <w:left w:val="none" w:sz="0" w:space="0" w:color="auto"/>
            <w:bottom w:val="none" w:sz="0" w:space="0" w:color="auto"/>
            <w:right w:val="none" w:sz="0" w:space="0" w:color="auto"/>
          </w:divBdr>
        </w:div>
        <w:div w:id="111748379">
          <w:marLeft w:val="640"/>
          <w:marRight w:val="0"/>
          <w:marTop w:val="0"/>
          <w:marBottom w:val="0"/>
          <w:divBdr>
            <w:top w:val="none" w:sz="0" w:space="0" w:color="auto"/>
            <w:left w:val="none" w:sz="0" w:space="0" w:color="auto"/>
            <w:bottom w:val="none" w:sz="0" w:space="0" w:color="auto"/>
            <w:right w:val="none" w:sz="0" w:space="0" w:color="auto"/>
          </w:divBdr>
        </w:div>
        <w:div w:id="115104410">
          <w:marLeft w:val="640"/>
          <w:marRight w:val="0"/>
          <w:marTop w:val="0"/>
          <w:marBottom w:val="0"/>
          <w:divBdr>
            <w:top w:val="none" w:sz="0" w:space="0" w:color="auto"/>
            <w:left w:val="none" w:sz="0" w:space="0" w:color="auto"/>
            <w:bottom w:val="none" w:sz="0" w:space="0" w:color="auto"/>
            <w:right w:val="none" w:sz="0" w:space="0" w:color="auto"/>
          </w:divBdr>
        </w:div>
        <w:div w:id="178391232">
          <w:marLeft w:val="640"/>
          <w:marRight w:val="0"/>
          <w:marTop w:val="0"/>
          <w:marBottom w:val="0"/>
          <w:divBdr>
            <w:top w:val="none" w:sz="0" w:space="0" w:color="auto"/>
            <w:left w:val="none" w:sz="0" w:space="0" w:color="auto"/>
            <w:bottom w:val="none" w:sz="0" w:space="0" w:color="auto"/>
            <w:right w:val="none" w:sz="0" w:space="0" w:color="auto"/>
          </w:divBdr>
        </w:div>
        <w:div w:id="200828560">
          <w:marLeft w:val="640"/>
          <w:marRight w:val="0"/>
          <w:marTop w:val="0"/>
          <w:marBottom w:val="0"/>
          <w:divBdr>
            <w:top w:val="none" w:sz="0" w:space="0" w:color="auto"/>
            <w:left w:val="none" w:sz="0" w:space="0" w:color="auto"/>
            <w:bottom w:val="none" w:sz="0" w:space="0" w:color="auto"/>
            <w:right w:val="none" w:sz="0" w:space="0" w:color="auto"/>
          </w:divBdr>
        </w:div>
        <w:div w:id="235634544">
          <w:marLeft w:val="640"/>
          <w:marRight w:val="0"/>
          <w:marTop w:val="0"/>
          <w:marBottom w:val="0"/>
          <w:divBdr>
            <w:top w:val="none" w:sz="0" w:space="0" w:color="auto"/>
            <w:left w:val="none" w:sz="0" w:space="0" w:color="auto"/>
            <w:bottom w:val="none" w:sz="0" w:space="0" w:color="auto"/>
            <w:right w:val="none" w:sz="0" w:space="0" w:color="auto"/>
          </w:divBdr>
        </w:div>
        <w:div w:id="254482858">
          <w:marLeft w:val="640"/>
          <w:marRight w:val="0"/>
          <w:marTop w:val="0"/>
          <w:marBottom w:val="0"/>
          <w:divBdr>
            <w:top w:val="none" w:sz="0" w:space="0" w:color="auto"/>
            <w:left w:val="none" w:sz="0" w:space="0" w:color="auto"/>
            <w:bottom w:val="none" w:sz="0" w:space="0" w:color="auto"/>
            <w:right w:val="none" w:sz="0" w:space="0" w:color="auto"/>
          </w:divBdr>
        </w:div>
        <w:div w:id="349263944">
          <w:marLeft w:val="640"/>
          <w:marRight w:val="0"/>
          <w:marTop w:val="0"/>
          <w:marBottom w:val="0"/>
          <w:divBdr>
            <w:top w:val="none" w:sz="0" w:space="0" w:color="auto"/>
            <w:left w:val="none" w:sz="0" w:space="0" w:color="auto"/>
            <w:bottom w:val="none" w:sz="0" w:space="0" w:color="auto"/>
            <w:right w:val="none" w:sz="0" w:space="0" w:color="auto"/>
          </w:divBdr>
        </w:div>
        <w:div w:id="438258782">
          <w:marLeft w:val="640"/>
          <w:marRight w:val="0"/>
          <w:marTop w:val="0"/>
          <w:marBottom w:val="0"/>
          <w:divBdr>
            <w:top w:val="none" w:sz="0" w:space="0" w:color="auto"/>
            <w:left w:val="none" w:sz="0" w:space="0" w:color="auto"/>
            <w:bottom w:val="none" w:sz="0" w:space="0" w:color="auto"/>
            <w:right w:val="none" w:sz="0" w:space="0" w:color="auto"/>
          </w:divBdr>
        </w:div>
        <w:div w:id="534192642">
          <w:marLeft w:val="640"/>
          <w:marRight w:val="0"/>
          <w:marTop w:val="0"/>
          <w:marBottom w:val="0"/>
          <w:divBdr>
            <w:top w:val="none" w:sz="0" w:space="0" w:color="auto"/>
            <w:left w:val="none" w:sz="0" w:space="0" w:color="auto"/>
            <w:bottom w:val="none" w:sz="0" w:space="0" w:color="auto"/>
            <w:right w:val="none" w:sz="0" w:space="0" w:color="auto"/>
          </w:divBdr>
        </w:div>
        <w:div w:id="546067031">
          <w:marLeft w:val="640"/>
          <w:marRight w:val="0"/>
          <w:marTop w:val="0"/>
          <w:marBottom w:val="0"/>
          <w:divBdr>
            <w:top w:val="none" w:sz="0" w:space="0" w:color="auto"/>
            <w:left w:val="none" w:sz="0" w:space="0" w:color="auto"/>
            <w:bottom w:val="none" w:sz="0" w:space="0" w:color="auto"/>
            <w:right w:val="none" w:sz="0" w:space="0" w:color="auto"/>
          </w:divBdr>
        </w:div>
        <w:div w:id="808742669">
          <w:marLeft w:val="640"/>
          <w:marRight w:val="0"/>
          <w:marTop w:val="0"/>
          <w:marBottom w:val="0"/>
          <w:divBdr>
            <w:top w:val="none" w:sz="0" w:space="0" w:color="auto"/>
            <w:left w:val="none" w:sz="0" w:space="0" w:color="auto"/>
            <w:bottom w:val="none" w:sz="0" w:space="0" w:color="auto"/>
            <w:right w:val="none" w:sz="0" w:space="0" w:color="auto"/>
          </w:divBdr>
        </w:div>
        <w:div w:id="834876413">
          <w:marLeft w:val="640"/>
          <w:marRight w:val="0"/>
          <w:marTop w:val="0"/>
          <w:marBottom w:val="0"/>
          <w:divBdr>
            <w:top w:val="none" w:sz="0" w:space="0" w:color="auto"/>
            <w:left w:val="none" w:sz="0" w:space="0" w:color="auto"/>
            <w:bottom w:val="none" w:sz="0" w:space="0" w:color="auto"/>
            <w:right w:val="none" w:sz="0" w:space="0" w:color="auto"/>
          </w:divBdr>
        </w:div>
        <w:div w:id="928461663">
          <w:marLeft w:val="640"/>
          <w:marRight w:val="0"/>
          <w:marTop w:val="0"/>
          <w:marBottom w:val="0"/>
          <w:divBdr>
            <w:top w:val="none" w:sz="0" w:space="0" w:color="auto"/>
            <w:left w:val="none" w:sz="0" w:space="0" w:color="auto"/>
            <w:bottom w:val="none" w:sz="0" w:space="0" w:color="auto"/>
            <w:right w:val="none" w:sz="0" w:space="0" w:color="auto"/>
          </w:divBdr>
        </w:div>
        <w:div w:id="944339206">
          <w:marLeft w:val="640"/>
          <w:marRight w:val="0"/>
          <w:marTop w:val="0"/>
          <w:marBottom w:val="0"/>
          <w:divBdr>
            <w:top w:val="none" w:sz="0" w:space="0" w:color="auto"/>
            <w:left w:val="none" w:sz="0" w:space="0" w:color="auto"/>
            <w:bottom w:val="none" w:sz="0" w:space="0" w:color="auto"/>
            <w:right w:val="none" w:sz="0" w:space="0" w:color="auto"/>
          </w:divBdr>
        </w:div>
        <w:div w:id="994259758">
          <w:marLeft w:val="640"/>
          <w:marRight w:val="0"/>
          <w:marTop w:val="0"/>
          <w:marBottom w:val="0"/>
          <w:divBdr>
            <w:top w:val="none" w:sz="0" w:space="0" w:color="auto"/>
            <w:left w:val="none" w:sz="0" w:space="0" w:color="auto"/>
            <w:bottom w:val="none" w:sz="0" w:space="0" w:color="auto"/>
            <w:right w:val="none" w:sz="0" w:space="0" w:color="auto"/>
          </w:divBdr>
        </w:div>
        <w:div w:id="1016419923">
          <w:marLeft w:val="640"/>
          <w:marRight w:val="0"/>
          <w:marTop w:val="0"/>
          <w:marBottom w:val="0"/>
          <w:divBdr>
            <w:top w:val="none" w:sz="0" w:space="0" w:color="auto"/>
            <w:left w:val="none" w:sz="0" w:space="0" w:color="auto"/>
            <w:bottom w:val="none" w:sz="0" w:space="0" w:color="auto"/>
            <w:right w:val="none" w:sz="0" w:space="0" w:color="auto"/>
          </w:divBdr>
        </w:div>
        <w:div w:id="1016469978">
          <w:marLeft w:val="640"/>
          <w:marRight w:val="0"/>
          <w:marTop w:val="0"/>
          <w:marBottom w:val="0"/>
          <w:divBdr>
            <w:top w:val="none" w:sz="0" w:space="0" w:color="auto"/>
            <w:left w:val="none" w:sz="0" w:space="0" w:color="auto"/>
            <w:bottom w:val="none" w:sz="0" w:space="0" w:color="auto"/>
            <w:right w:val="none" w:sz="0" w:space="0" w:color="auto"/>
          </w:divBdr>
        </w:div>
        <w:div w:id="1018122898">
          <w:marLeft w:val="640"/>
          <w:marRight w:val="0"/>
          <w:marTop w:val="0"/>
          <w:marBottom w:val="0"/>
          <w:divBdr>
            <w:top w:val="none" w:sz="0" w:space="0" w:color="auto"/>
            <w:left w:val="none" w:sz="0" w:space="0" w:color="auto"/>
            <w:bottom w:val="none" w:sz="0" w:space="0" w:color="auto"/>
            <w:right w:val="none" w:sz="0" w:space="0" w:color="auto"/>
          </w:divBdr>
        </w:div>
        <w:div w:id="1042635660">
          <w:marLeft w:val="640"/>
          <w:marRight w:val="0"/>
          <w:marTop w:val="0"/>
          <w:marBottom w:val="0"/>
          <w:divBdr>
            <w:top w:val="none" w:sz="0" w:space="0" w:color="auto"/>
            <w:left w:val="none" w:sz="0" w:space="0" w:color="auto"/>
            <w:bottom w:val="none" w:sz="0" w:space="0" w:color="auto"/>
            <w:right w:val="none" w:sz="0" w:space="0" w:color="auto"/>
          </w:divBdr>
        </w:div>
        <w:div w:id="1101072951">
          <w:marLeft w:val="640"/>
          <w:marRight w:val="0"/>
          <w:marTop w:val="0"/>
          <w:marBottom w:val="0"/>
          <w:divBdr>
            <w:top w:val="none" w:sz="0" w:space="0" w:color="auto"/>
            <w:left w:val="none" w:sz="0" w:space="0" w:color="auto"/>
            <w:bottom w:val="none" w:sz="0" w:space="0" w:color="auto"/>
            <w:right w:val="none" w:sz="0" w:space="0" w:color="auto"/>
          </w:divBdr>
        </w:div>
        <w:div w:id="1131745780">
          <w:marLeft w:val="640"/>
          <w:marRight w:val="0"/>
          <w:marTop w:val="0"/>
          <w:marBottom w:val="0"/>
          <w:divBdr>
            <w:top w:val="none" w:sz="0" w:space="0" w:color="auto"/>
            <w:left w:val="none" w:sz="0" w:space="0" w:color="auto"/>
            <w:bottom w:val="none" w:sz="0" w:space="0" w:color="auto"/>
            <w:right w:val="none" w:sz="0" w:space="0" w:color="auto"/>
          </w:divBdr>
        </w:div>
        <w:div w:id="1140341318">
          <w:marLeft w:val="640"/>
          <w:marRight w:val="0"/>
          <w:marTop w:val="0"/>
          <w:marBottom w:val="0"/>
          <w:divBdr>
            <w:top w:val="none" w:sz="0" w:space="0" w:color="auto"/>
            <w:left w:val="none" w:sz="0" w:space="0" w:color="auto"/>
            <w:bottom w:val="none" w:sz="0" w:space="0" w:color="auto"/>
            <w:right w:val="none" w:sz="0" w:space="0" w:color="auto"/>
          </w:divBdr>
        </w:div>
        <w:div w:id="1148131953">
          <w:marLeft w:val="640"/>
          <w:marRight w:val="0"/>
          <w:marTop w:val="0"/>
          <w:marBottom w:val="0"/>
          <w:divBdr>
            <w:top w:val="none" w:sz="0" w:space="0" w:color="auto"/>
            <w:left w:val="none" w:sz="0" w:space="0" w:color="auto"/>
            <w:bottom w:val="none" w:sz="0" w:space="0" w:color="auto"/>
            <w:right w:val="none" w:sz="0" w:space="0" w:color="auto"/>
          </w:divBdr>
        </w:div>
        <w:div w:id="1159417221">
          <w:marLeft w:val="640"/>
          <w:marRight w:val="0"/>
          <w:marTop w:val="0"/>
          <w:marBottom w:val="0"/>
          <w:divBdr>
            <w:top w:val="none" w:sz="0" w:space="0" w:color="auto"/>
            <w:left w:val="none" w:sz="0" w:space="0" w:color="auto"/>
            <w:bottom w:val="none" w:sz="0" w:space="0" w:color="auto"/>
            <w:right w:val="none" w:sz="0" w:space="0" w:color="auto"/>
          </w:divBdr>
        </w:div>
        <w:div w:id="1172333372">
          <w:marLeft w:val="640"/>
          <w:marRight w:val="0"/>
          <w:marTop w:val="0"/>
          <w:marBottom w:val="0"/>
          <w:divBdr>
            <w:top w:val="none" w:sz="0" w:space="0" w:color="auto"/>
            <w:left w:val="none" w:sz="0" w:space="0" w:color="auto"/>
            <w:bottom w:val="none" w:sz="0" w:space="0" w:color="auto"/>
            <w:right w:val="none" w:sz="0" w:space="0" w:color="auto"/>
          </w:divBdr>
        </w:div>
        <w:div w:id="1177185207">
          <w:marLeft w:val="640"/>
          <w:marRight w:val="0"/>
          <w:marTop w:val="0"/>
          <w:marBottom w:val="0"/>
          <w:divBdr>
            <w:top w:val="none" w:sz="0" w:space="0" w:color="auto"/>
            <w:left w:val="none" w:sz="0" w:space="0" w:color="auto"/>
            <w:bottom w:val="none" w:sz="0" w:space="0" w:color="auto"/>
            <w:right w:val="none" w:sz="0" w:space="0" w:color="auto"/>
          </w:divBdr>
        </w:div>
        <w:div w:id="1196045315">
          <w:marLeft w:val="640"/>
          <w:marRight w:val="0"/>
          <w:marTop w:val="0"/>
          <w:marBottom w:val="0"/>
          <w:divBdr>
            <w:top w:val="none" w:sz="0" w:space="0" w:color="auto"/>
            <w:left w:val="none" w:sz="0" w:space="0" w:color="auto"/>
            <w:bottom w:val="none" w:sz="0" w:space="0" w:color="auto"/>
            <w:right w:val="none" w:sz="0" w:space="0" w:color="auto"/>
          </w:divBdr>
        </w:div>
        <w:div w:id="1234700684">
          <w:marLeft w:val="640"/>
          <w:marRight w:val="0"/>
          <w:marTop w:val="0"/>
          <w:marBottom w:val="0"/>
          <w:divBdr>
            <w:top w:val="none" w:sz="0" w:space="0" w:color="auto"/>
            <w:left w:val="none" w:sz="0" w:space="0" w:color="auto"/>
            <w:bottom w:val="none" w:sz="0" w:space="0" w:color="auto"/>
            <w:right w:val="none" w:sz="0" w:space="0" w:color="auto"/>
          </w:divBdr>
        </w:div>
        <w:div w:id="1340038323">
          <w:marLeft w:val="640"/>
          <w:marRight w:val="0"/>
          <w:marTop w:val="0"/>
          <w:marBottom w:val="0"/>
          <w:divBdr>
            <w:top w:val="none" w:sz="0" w:space="0" w:color="auto"/>
            <w:left w:val="none" w:sz="0" w:space="0" w:color="auto"/>
            <w:bottom w:val="none" w:sz="0" w:space="0" w:color="auto"/>
            <w:right w:val="none" w:sz="0" w:space="0" w:color="auto"/>
          </w:divBdr>
        </w:div>
        <w:div w:id="1576014133">
          <w:marLeft w:val="640"/>
          <w:marRight w:val="0"/>
          <w:marTop w:val="0"/>
          <w:marBottom w:val="0"/>
          <w:divBdr>
            <w:top w:val="none" w:sz="0" w:space="0" w:color="auto"/>
            <w:left w:val="none" w:sz="0" w:space="0" w:color="auto"/>
            <w:bottom w:val="none" w:sz="0" w:space="0" w:color="auto"/>
            <w:right w:val="none" w:sz="0" w:space="0" w:color="auto"/>
          </w:divBdr>
        </w:div>
        <w:div w:id="1685203547">
          <w:marLeft w:val="640"/>
          <w:marRight w:val="0"/>
          <w:marTop w:val="0"/>
          <w:marBottom w:val="0"/>
          <w:divBdr>
            <w:top w:val="none" w:sz="0" w:space="0" w:color="auto"/>
            <w:left w:val="none" w:sz="0" w:space="0" w:color="auto"/>
            <w:bottom w:val="none" w:sz="0" w:space="0" w:color="auto"/>
            <w:right w:val="none" w:sz="0" w:space="0" w:color="auto"/>
          </w:divBdr>
        </w:div>
        <w:div w:id="1721976660">
          <w:marLeft w:val="640"/>
          <w:marRight w:val="0"/>
          <w:marTop w:val="0"/>
          <w:marBottom w:val="0"/>
          <w:divBdr>
            <w:top w:val="none" w:sz="0" w:space="0" w:color="auto"/>
            <w:left w:val="none" w:sz="0" w:space="0" w:color="auto"/>
            <w:bottom w:val="none" w:sz="0" w:space="0" w:color="auto"/>
            <w:right w:val="none" w:sz="0" w:space="0" w:color="auto"/>
          </w:divBdr>
        </w:div>
        <w:div w:id="1740135312">
          <w:marLeft w:val="640"/>
          <w:marRight w:val="0"/>
          <w:marTop w:val="0"/>
          <w:marBottom w:val="0"/>
          <w:divBdr>
            <w:top w:val="none" w:sz="0" w:space="0" w:color="auto"/>
            <w:left w:val="none" w:sz="0" w:space="0" w:color="auto"/>
            <w:bottom w:val="none" w:sz="0" w:space="0" w:color="auto"/>
            <w:right w:val="none" w:sz="0" w:space="0" w:color="auto"/>
          </w:divBdr>
        </w:div>
        <w:div w:id="1746415613">
          <w:marLeft w:val="640"/>
          <w:marRight w:val="0"/>
          <w:marTop w:val="0"/>
          <w:marBottom w:val="0"/>
          <w:divBdr>
            <w:top w:val="none" w:sz="0" w:space="0" w:color="auto"/>
            <w:left w:val="none" w:sz="0" w:space="0" w:color="auto"/>
            <w:bottom w:val="none" w:sz="0" w:space="0" w:color="auto"/>
            <w:right w:val="none" w:sz="0" w:space="0" w:color="auto"/>
          </w:divBdr>
        </w:div>
        <w:div w:id="1831750381">
          <w:marLeft w:val="640"/>
          <w:marRight w:val="0"/>
          <w:marTop w:val="0"/>
          <w:marBottom w:val="0"/>
          <w:divBdr>
            <w:top w:val="none" w:sz="0" w:space="0" w:color="auto"/>
            <w:left w:val="none" w:sz="0" w:space="0" w:color="auto"/>
            <w:bottom w:val="none" w:sz="0" w:space="0" w:color="auto"/>
            <w:right w:val="none" w:sz="0" w:space="0" w:color="auto"/>
          </w:divBdr>
        </w:div>
        <w:div w:id="1926064543">
          <w:marLeft w:val="640"/>
          <w:marRight w:val="0"/>
          <w:marTop w:val="0"/>
          <w:marBottom w:val="0"/>
          <w:divBdr>
            <w:top w:val="none" w:sz="0" w:space="0" w:color="auto"/>
            <w:left w:val="none" w:sz="0" w:space="0" w:color="auto"/>
            <w:bottom w:val="none" w:sz="0" w:space="0" w:color="auto"/>
            <w:right w:val="none" w:sz="0" w:space="0" w:color="auto"/>
          </w:divBdr>
        </w:div>
        <w:div w:id="1953128011">
          <w:marLeft w:val="640"/>
          <w:marRight w:val="0"/>
          <w:marTop w:val="0"/>
          <w:marBottom w:val="0"/>
          <w:divBdr>
            <w:top w:val="none" w:sz="0" w:space="0" w:color="auto"/>
            <w:left w:val="none" w:sz="0" w:space="0" w:color="auto"/>
            <w:bottom w:val="none" w:sz="0" w:space="0" w:color="auto"/>
            <w:right w:val="none" w:sz="0" w:space="0" w:color="auto"/>
          </w:divBdr>
        </w:div>
        <w:div w:id="1982346685">
          <w:marLeft w:val="640"/>
          <w:marRight w:val="0"/>
          <w:marTop w:val="0"/>
          <w:marBottom w:val="0"/>
          <w:divBdr>
            <w:top w:val="none" w:sz="0" w:space="0" w:color="auto"/>
            <w:left w:val="none" w:sz="0" w:space="0" w:color="auto"/>
            <w:bottom w:val="none" w:sz="0" w:space="0" w:color="auto"/>
            <w:right w:val="none" w:sz="0" w:space="0" w:color="auto"/>
          </w:divBdr>
        </w:div>
        <w:div w:id="1989094791">
          <w:marLeft w:val="640"/>
          <w:marRight w:val="0"/>
          <w:marTop w:val="0"/>
          <w:marBottom w:val="0"/>
          <w:divBdr>
            <w:top w:val="none" w:sz="0" w:space="0" w:color="auto"/>
            <w:left w:val="none" w:sz="0" w:space="0" w:color="auto"/>
            <w:bottom w:val="none" w:sz="0" w:space="0" w:color="auto"/>
            <w:right w:val="none" w:sz="0" w:space="0" w:color="auto"/>
          </w:divBdr>
        </w:div>
        <w:div w:id="2018650902">
          <w:marLeft w:val="640"/>
          <w:marRight w:val="0"/>
          <w:marTop w:val="0"/>
          <w:marBottom w:val="0"/>
          <w:divBdr>
            <w:top w:val="none" w:sz="0" w:space="0" w:color="auto"/>
            <w:left w:val="none" w:sz="0" w:space="0" w:color="auto"/>
            <w:bottom w:val="none" w:sz="0" w:space="0" w:color="auto"/>
            <w:right w:val="none" w:sz="0" w:space="0" w:color="auto"/>
          </w:divBdr>
        </w:div>
        <w:div w:id="2083748024">
          <w:marLeft w:val="640"/>
          <w:marRight w:val="0"/>
          <w:marTop w:val="0"/>
          <w:marBottom w:val="0"/>
          <w:divBdr>
            <w:top w:val="none" w:sz="0" w:space="0" w:color="auto"/>
            <w:left w:val="none" w:sz="0" w:space="0" w:color="auto"/>
            <w:bottom w:val="none" w:sz="0" w:space="0" w:color="auto"/>
            <w:right w:val="none" w:sz="0" w:space="0" w:color="auto"/>
          </w:divBdr>
        </w:div>
        <w:div w:id="2117630265">
          <w:marLeft w:val="640"/>
          <w:marRight w:val="0"/>
          <w:marTop w:val="0"/>
          <w:marBottom w:val="0"/>
          <w:divBdr>
            <w:top w:val="none" w:sz="0" w:space="0" w:color="auto"/>
            <w:left w:val="none" w:sz="0" w:space="0" w:color="auto"/>
            <w:bottom w:val="none" w:sz="0" w:space="0" w:color="auto"/>
            <w:right w:val="none" w:sz="0" w:space="0" w:color="auto"/>
          </w:divBdr>
        </w:div>
      </w:divsChild>
    </w:div>
    <w:div w:id="1852405688">
      <w:marLeft w:val="0"/>
      <w:marRight w:val="0"/>
      <w:marTop w:val="0"/>
      <w:marBottom w:val="0"/>
      <w:divBdr>
        <w:top w:val="none" w:sz="0" w:space="0" w:color="auto"/>
        <w:left w:val="none" w:sz="0" w:space="0" w:color="auto"/>
        <w:bottom w:val="none" w:sz="0" w:space="0" w:color="auto"/>
        <w:right w:val="none" w:sz="0" w:space="0" w:color="auto"/>
      </w:divBdr>
    </w:div>
    <w:div w:id="1862471086">
      <w:marLeft w:val="0"/>
      <w:marRight w:val="0"/>
      <w:marTop w:val="0"/>
      <w:marBottom w:val="0"/>
      <w:divBdr>
        <w:top w:val="none" w:sz="0" w:space="0" w:color="auto"/>
        <w:left w:val="none" w:sz="0" w:space="0" w:color="auto"/>
        <w:bottom w:val="none" w:sz="0" w:space="0" w:color="auto"/>
        <w:right w:val="none" w:sz="0" w:space="0" w:color="auto"/>
      </w:divBdr>
    </w:div>
    <w:div w:id="1867675908">
      <w:marLeft w:val="0"/>
      <w:marRight w:val="0"/>
      <w:marTop w:val="0"/>
      <w:marBottom w:val="0"/>
      <w:divBdr>
        <w:top w:val="none" w:sz="0" w:space="0" w:color="auto"/>
        <w:left w:val="none" w:sz="0" w:space="0" w:color="auto"/>
        <w:bottom w:val="none" w:sz="0" w:space="0" w:color="auto"/>
        <w:right w:val="none" w:sz="0" w:space="0" w:color="auto"/>
      </w:divBdr>
    </w:div>
    <w:div w:id="1869416750">
      <w:marLeft w:val="0"/>
      <w:marRight w:val="0"/>
      <w:marTop w:val="0"/>
      <w:marBottom w:val="0"/>
      <w:divBdr>
        <w:top w:val="none" w:sz="0" w:space="0" w:color="auto"/>
        <w:left w:val="none" w:sz="0" w:space="0" w:color="auto"/>
        <w:bottom w:val="none" w:sz="0" w:space="0" w:color="auto"/>
        <w:right w:val="none" w:sz="0" w:space="0" w:color="auto"/>
      </w:divBdr>
    </w:div>
    <w:div w:id="1883666951">
      <w:bodyDiv w:val="1"/>
      <w:marLeft w:val="0"/>
      <w:marRight w:val="0"/>
      <w:marTop w:val="0"/>
      <w:marBottom w:val="0"/>
      <w:divBdr>
        <w:top w:val="none" w:sz="0" w:space="0" w:color="auto"/>
        <w:left w:val="none" w:sz="0" w:space="0" w:color="auto"/>
        <w:bottom w:val="none" w:sz="0" w:space="0" w:color="auto"/>
        <w:right w:val="none" w:sz="0" w:space="0" w:color="auto"/>
      </w:divBdr>
      <w:divsChild>
        <w:div w:id="1539508262">
          <w:marLeft w:val="640"/>
          <w:marRight w:val="0"/>
          <w:marTop w:val="0"/>
          <w:marBottom w:val="0"/>
          <w:divBdr>
            <w:top w:val="none" w:sz="0" w:space="0" w:color="auto"/>
            <w:left w:val="none" w:sz="0" w:space="0" w:color="auto"/>
            <w:bottom w:val="none" w:sz="0" w:space="0" w:color="auto"/>
            <w:right w:val="none" w:sz="0" w:space="0" w:color="auto"/>
          </w:divBdr>
        </w:div>
        <w:div w:id="1382709994">
          <w:marLeft w:val="640"/>
          <w:marRight w:val="0"/>
          <w:marTop w:val="0"/>
          <w:marBottom w:val="0"/>
          <w:divBdr>
            <w:top w:val="none" w:sz="0" w:space="0" w:color="auto"/>
            <w:left w:val="none" w:sz="0" w:space="0" w:color="auto"/>
            <w:bottom w:val="none" w:sz="0" w:space="0" w:color="auto"/>
            <w:right w:val="none" w:sz="0" w:space="0" w:color="auto"/>
          </w:divBdr>
        </w:div>
        <w:div w:id="959579081">
          <w:marLeft w:val="640"/>
          <w:marRight w:val="0"/>
          <w:marTop w:val="0"/>
          <w:marBottom w:val="0"/>
          <w:divBdr>
            <w:top w:val="none" w:sz="0" w:space="0" w:color="auto"/>
            <w:left w:val="none" w:sz="0" w:space="0" w:color="auto"/>
            <w:bottom w:val="none" w:sz="0" w:space="0" w:color="auto"/>
            <w:right w:val="none" w:sz="0" w:space="0" w:color="auto"/>
          </w:divBdr>
        </w:div>
        <w:div w:id="126509836">
          <w:marLeft w:val="640"/>
          <w:marRight w:val="0"/>
          <w:marTop w:val="0"/>
          <w:marBottom w:val="0"/>
          <w:divBdr>
            <w:top w:val="none" w:sz="0" w:space="0" w:color="auto"/>
            <w:left w:val="none" w:sz="0" w:space="0" w:color="auto"/>
            <w:bottom w:val="none" w:sz="0" w:space="0" w:color="auto"/>
            <w:right w:val="none" w:sz="0" w:space="0" w:color="auto"/>
          </w:divBdr>
        </w:div>
        <w:div w:id="1002198664">
          <w:marLeft w:val="640"/>
          <w:marRight w:val="0"/>
          <w:marTop w:val="0"/>
          <w:marBottom w:val="0"/>
          <w:divBdr>
            <w:top w:val="none" w:sz="0" w:space="0" w:color="auto"/>
            <w:left w:val="none" w:sz="0" w:space="0" w:color="auto"/>
            <w:bottom w:val="none" w:sz="0" w:space="0" w:color="auto"/>
            <w:right w:val="none" w:sz="0" w:space="0" w:color="auto"/>
          </w:divBdr>
        </w:div>
        <w:div w:id="1354113944">
          <w:marLeft w:val="640"/>
          <w:marRight w:val="0"/>
          <w:marTop w:val="0"/>
          <w:marBottom w:val="0"/>
          <w:divBdr>
            <w:top w:val="none" w:sz="0" w:space="0" w:color="auto"/>
            <w:left w:val="none" w:sz="0" w:space="0" w:color="auto"/>
            <w:bottom w:val="none" w:sz="0" w:space="0" w:color="auto"/>
            <w:right w:val="none" w:sz="0" w:space="0" w:color="auto"/>
          </w:divBdr>
        </w:div>
        <w:div w:id="227572400">
          <w:marLeft w:val="640"/>
          <w:marRight w:val="0"/>
          <w:marTop w:val="0"/>
          <w:marBottom w:val="0"/>
          <w:divBdr>
            <w:top w:val="none" w:sz="0" w:space="0" w:color="auto"/>
            <w:left w:val="none" w:sz="0" w:space="0" w:color="auto"/>
            <w:bottom w:val="none" w:sz="0" w:space="0" w:color="auto"/>
            <w:right w:val="none" w:sz="0" w:space="0" w:color="auto"/>
          </w:divBdr>
        </w:div>
        <w:div w:id="1052117912">
          <w:marLeft w:val="640"/>
          <w:marRight w:val="0"/>
          <w:marTop w:val="0"/>
          <w:marBottom w:val="0"/>
          <w:divBdr>
            <w:top w:val="none" w:sz="0" w:space="0" w:color="auto"/>
            <w:left w:val="none" w:sz="0" w:space="0" w:color="auto"/>
            <w:bottom w:val="none" w:sz="0" w:space="0" w:color="auto"/>
            <w:right w:val="none" w:sz="0" w:space="0" w:color="auto"/>
          </w:divBdr>
        </w:div>
        <w:div w:id="1251236776">
          <w:marLeft w:val="640"/>
          <w:marRight w:val="0"/>
          <w:marTop w:val="0"/>
          <w:marBottom w:val="0"/>
          <w:divBdr>
            <w:top w:val="none" w:sz="0" w:space="0" w:color="auto"/>
            <w:left w:val="none" w:sz="0" w:space="0" w:color="auto"/>
            <w:bottom w:val="none" w:sz="0" w:space="0" w:color="auto"/>
            <w:right w:val="none" w:sz="0" w:space="0" w:color="auto"/>
          </w:divBdr>
        </w:div>
        <w:div w:id="1416053281">
          <w:marLeft w:val="640"/>
          <w:marRight w:val="0"/>
          <w:marTop w:val="0"/>
          <w:marBottom w:val="0"/>
          <w:divBdr>
            <w:top w:val="none" w:sz="0" w:space="0" w:color="auto"/>
            <w:left w:val="none" w:sz="0" w:space="0" w:color="auto"/>
            <w:bottom w:val="none" w:sz="0" w:space="0" w:color="auto"/>
            <w:right w:val="none" w:sz="0" w:space="0" w:color="auto"/>
          </w:divBdr>
        </w:div>
        <w:div w:id="98448885">
          <w:marLeft w:val="640"/>
          <w:marRight w:val="0"/>
          <w:marTop w:val="0"/>
          <w:marBottom w:val="0"/>
          <w:divBdr>
            <w:top w:val="none" w:sz="0" w:space="0" w:color="auto"/>
            <w:left w:val="none" w:sz="0" w:space="0" w:color="auto"/>
            <w:bottom w:val="none" w:sz="0" w:space="0" w:color="auto"/>
            <w:right w:val="none" w:sz="0" w:space="0" w:color="auto"/>
          </w:divBdr>
        </w:div>
        <w:div w:id="487593921">
          <w:marLeft w:val="640"/>
          <w:marRight w:val="0"/>
          <w:marTop w:val="0"/>
          <w:marBottom w:val="0"/>
          <w:divBdr>
            <w:top w:val="none" w:sz="0" w:space="0" w:color="auto"/>
            <w:left w:val="none" w:sz="0" w:space="0" w:color="auto"/>
            <w:bottom w:val="none" w:sz="0" w:space="0" w:color="auto"/>
            <w:right w:val="none" w:sz="0" w:space="0" w:color="auto"/>
          </w:divBdr>
        </w:div>
        <w:div w:id="1402633196">
          <w:marLeft w:val="640"/>
          <w:marRight w:val="0"/>
          <w:marTop w:val="0"/>
          <w:marBottom w:val="0"/>
          <w:divBdr>
            <w:top w:val="none" w:sz="0" w:space="0" w:color="auto"/>
            <w:left w:val="none" w:sz="0" w:space="0" w:color="auto"/>
            <w:bottom w:val="none" w:sz="0" w:space="0" w:color="auto"/>
            <w:right w:val="none" w:sz="0" w:space="0" w:color="auto"/>
          </w:divBdr>
        </w:div>
        <w:div w:id="1302078124">
          <w:marLeft w:val="640"/>
          <w:marRight w:val="0"/>
          <w:marTop w:val="0"/>
          <w:marBottom w:val="0"/>
          <w:divBdr>
            <w:top w:val="none" w:sz="0" w:space="0" w:color="auto"/>
            <w:left w:val="none" w:sz="0" w:space="0" w:color="auto"/>
            <w:bottom w:val="none" w:sz="0" w:space="0" w:color="auto"/>
            <w:right w:val="none" w:sz="0" w:space="0" w:color="auto"/>
          </w:divBdr>
        </w:div>
        <w:div w:id="402408237">
          <w:marLeft w:val="640"/>
          <w:marRight w:val="0"/>
          <w:marTop w:val="0"/>
          <w:marBottom w:val="0"/>
          <w:divBdr>
            <w:top w:val="none" w:sz="0" w:space="0" w:color="auto"/>
            <w:left w:val="none" w:sz="0" w:space="0" w:color="auto"/>
            <w:bottom w:val="none" w:sz="0" w:space="0" w:color="auto"/>
            <w:right w:val="none" w:sz="0" w:space="0" w:color="auto"/>
          </w:divBdr>
        </w:div>
        <w:div w:id="645479072">
          <w:marLeft w:val="640"/>
          <w:marRight w:val="0"/>
          <w:marTop w:val="0"/>
          <w:marBottom w:val="0"/>
          <w:divBdr>
            <w:top w:val="none" w:sz="0" w:space="0" w:color="auto"/>
            <w:left w:val="none" w:sz="0" w:space="0" w:color="auto"/>
            <w:bottom w:val="none" w:sz="0" w:space="0" w:color="auto"/>
            <w:right w:val="none" w:sz="0" w:space="0" w:color="auto"/>
          </w:divBdr>
        </w:div>
        <w:div w:id="694962211">
          <w:marLeft w:val="640"/>
          <w:marRight w:val="0"/>
          <w:marTop w:val="0"/>
          <w:marBottom w:val="0"/>
          <w:divBdr>
            <w:top w:val="none" w:sz="0" w:space="0" w:color="auto"/>
            <w:left w:val="none" w:sz="0" w:space="0" w:color="auto"/>
            <w:bottom w:val="none" w:sz="0" w:space="0" w:color="auto"/>
            <w:right w:val="none" w:sz="0" w:space="0" w:color="auto"/>
          </w:divBdr>
        </w:div>
        <w:div w:id="2131126821">
          <w:marLeft w:val="640"/>
          <w:marRight w:val="0"/>
          <w:marTop w:val="0"/>
          <w:marBottom w:val="0"/>
          <w:divBdr>
            <w:top w:val="none" w:sz="0" w:space="0" w:color="auto"/>
            <w:left w:val="none" w:sz="0" w:space="0" w:color="auto"/>
            <w:bottom w:val="none" w:sz="0" w:space="0" w:color="auto"/>
            <w:right w:val="none" w:sz="0" w:space="0" w:color="auto"/>
          </w:divBdr>
        </w:div>
        <w:div w:id="228662303">
          <w:marLeft w:val="640"/>
          <w:marRight w:val="0"/>
          <w:marTop w:val="0"/>
          <w:marBottom w:val="0"/>
          <w:divBdr>
            <w:top w:val="none" w:sz="0" w:space="0" w:color="auto"/>
            <w:left w:val="none" w:sz="0" w:space="0" w:color="auto"/>
            <w:bottom w:val="none" w:sz="0" w:space="0" w:color="auto"/>
            <w:right w:val="none" w:sz="0" w:space="0" w:color="auto"/>
          </w:divBdr>
        </w:div>
        <w:div w:id="660423863">
          <w:marLeft w:val="640"/>
          <w:marRight w:val="0"/>
          <w:marTop w:val="0"/>
          <w:marBottom w:val="0"/>
          <w:divBdr>
            <w:top w:val="none" w:sz="0" w:space="0" w:color="auto"/>
            <w:left w:val="none" w:sz="0" w:space="0" w:color="auto"/>
            <w:bottom w:val="none" w:sz="0" w:space="0" w:color="auto"/>
            <w:right w:val="none" w:sz="0" w:space="0" w:color="auto"/>
          </w:divBdr>
        </w:div>
        <w:div w:id="348336519">
          <w:marLeft w:val="640"/>
          <w:marRight w:val="0"/>
          <w:marTop w:val="0"/>
          <w:marBottom w:val="0"/>
          <w:divBdr>
            <w:top w:val="none" w:sz="0" w:space="0" w:color="auto"/>
            <w:left w:val="none" w:sz="0" w:space="0" w:color="auto"/>
            <w:bottom w:val="none" w:sz="0" w:space="0" w:color="auto"/>
            <w:right w:val="none" w:sz="0" w:space="0" w:color="auto"/>
          </w:divBdr>
        </w:div>
        <w:div w:id="115874154">
          <w:marLeft w:val="640"/>
          <w:marRight w:val="0"/>
          <w:marTop w:val="0"/>
          <w:marBottom w:val="0"/>
          <w:divBdr>
            <w:top w:val="none" w:sz="0" w:space="0" w:color="auto"/>
            <w:left w:val="none" w:sz="0" w:space="0" w:color="auto"/>
            <w:bottom w:val="none" w:sz="0" w:space="0" w:color="auto"/>
            <w:right w:val="none" w:sz="0" w:space="0" w:color="auto"/>
          </w:divBdr>
        </w:div>
        <w:div w:id="777994372">
          <w:marLeft w:val="640"/>
          <w:marRight w:val="0"/>
          <w:marTop w:val="0"/>
          <w:marBottom w:val="0"/>
          <w:divBdr>
            <w:top w:val="none" w:sz="0" w:space="0" w:color="auto"/>
            <w:left w:val="none" w:sz="0" w:space="0" w:color="auto"/>
            <w:bottom w:val="none" w:sz="0" w:space="0" w:color="auto"/>
            <w:right w:val="none" w:sz="0" w:space="0" w:color="auto"/>
          </w:divBdr>
        </w:div>
        <w:div w:id="1159228214">
          <w:marLeft w:val="640"/>
          <w:marRight w:val="0"/>
          <w:marTop w:val="0"/>
          <w:marBottom w:val="0"/>
          <w:divBdr>
            <w:top w:val="none" w:sz="0" w:space="0" w:color="auto"/>
            <w:left w:val="none" w:sz="0" w:space="0" w:color="auto"/>
            <w:bottom w:val="none" w:sz="0" w:space="0" w:color="auto"/>
            <w:right w:val="none" w:sz="0" w:space="0" w:color="auto"/>
          </w:divBdr>
        </w:div>
        <w:div w:id="1438713054">
          <w:marLeft w:val="640"/>
          <w:marRight w:val="0"/>
          <w:marTop w:val="0"/>
          <w:marBottom w:val="0"/>
          <w:divBdr>
            <w:top w:val="none" w:sz="0" w:space="0" w:color="auto"/>
            <w:left w:val="none" w:sz="0" w:space="0" w:color="auto"/>
            <w:bottom w:val="none" w:sz="0" w:space="0" w:color="auto"/>
            <w:right w:val="none" w:sz="0" w:space="0" w:color="auto"/>
          </w:divBdr>
        </w:div>
        <w:div w:id="2051496382">
          <w:marLeft w:val="640"/>
          <w:marRight w:val="0"/>
          <w:marTop w:val="0"/>
          <w:marBottom w:val="0"/>
          <w:divBdr>
            <w:top w:val="none" w:sz="0" w:space="0" w:color="auto"/>
            <w:left w:val="none" w:sz="0" w:space="0" w:color="auto"/>
            <w:bottom w:val="none" w:sz="0" w:space="0" w:color="auto"/>
            <w:right w:val="none" w:sz="0" w:space="0" w:color="auto"/>
          </w:divBdr>
        </w:div>
        <w:div w:id="234896310">
          <w:marLeft w:val="640"/>
          <w:marRight w:val="0"/>
          <w:marTop w:val="0"/>
          <w:marBottom w:val="0"/>
          <w:divBdr>
            <w:top w:val="none" w:sz="0" w:space="0" w:color="auto"/>
            <w:left w:val="none" w:sz="0" w:space="0" w:color="auto"/>
            <w:bottom w:val="none" w:sz="0" w:space="0" w:color="auto"/>
            <w:right w:val="none" w:sz="0" w:space="0" w:color="auto"/>
          </w:divBdr>
        </w:div>
        <w:div w:id="1421102059">
          <w:marLeft w:val="640"/>
          <w:marRight w:val="0"/>
          <w:marTop w:val="0"/>
          <w:marBottom w:val="0"/>
          <w:divBdr>
            <w:top w:val="none" w:sz="0" w:space="0" w:color="auto"/>
            <w:left w:val="none" w:sz="0" w:space="0" w:color="auto"/>
            <w:bottom w:val="none" w:sz="0" w:space="0" w:color="auto"/>
            <w:right w:val="none" w:sz="0" w:space="0" w:color="auto"/>
          </w:divBdr>
        </w:div>
        <w:div w:id="246696570">
          <w:marLeft w:val="640"/>
          <w:marRight w:val="0"/>
          <w:marTop w:val="0"/>
          <w:marBottom w:val="0"/>
          <w:divBdr>
            <w:top w:val="none" w:sz="0" w:space="0" w:color="auto"/>
            <w:left w:val="none" w:sz="0" w:space="0" w:color="auto"/>
            <w:bottom w:val="none" w:sz="0" w:space="0" w:color="auto"/>
            <w:right w:val="none" w:sz="0" w:space="0" w:color="auto"/>
          </w:divBdr>
        </w:div>
        <w:div w:id="882982073">
          <w:marLeft w:val="640"/>
          <w:marRight w:val="0"/>
          <w:marTop w:val="0"/>
          <w:marBottom w:val="0"/>
          <w:divBdr>
            <w:top w:val="none" w:sz="0" w:space="0" w:color="auto"/>
            <w:left w:val="none" w:sz="0" w:space="0" w:color="auto"/>
            <w:bottom w:val="none" w:sz="0" w:space="0" w:color="auto"/>
            <w:right w:val="none" w:sz="0" w:space="0" w:color="auto"/>
          </w:divBdr>
        </w:div>
        <w:div w:id="1531332150">
          <w:marLeft w:val="640"/>
          <w:marRight w:val="0"/>
          <w:marTop w:val="0"/>
          <w:marBottom w:val="0"/>
          <w:divBdr>
            <w:top w:val="none" w:sz="0" w:space="0" w:color="auto"/>
            <w:left w:val="none" w:sz="0" w:space="0" w:color="auto"/>
            <w:bottom w:val="none" w:sz="0" w:space="0" w:color="auto"/>
            <w:right w:val="none" w:sz="0" w:space="0" w:color="auto"/>
          </w:divBdr>
        </w:div>
        <w:div w:id="1907639732">
          <w:marLeft w:val="640"/>
          <w:marRight w:val="0"/>
          <w:marTop w:val="0"/>
          <w:marBottom w:val="0"/>
          <w:divBdr>
            <w:top w:val="none" w:sz="0" w:space="0" w:color="auto"/>
            <w:left w:val="none" w:sz="0" w:space="0" w:color="auto"/>
            <w:bottom w:val="none" w:sz="0" w:space="0" w:color="auto"/>
            <w:right w:val="none" w:sz="0" w:space="0" w:color="auto"/>
          </w:divBdr>
        </w:div>
        <w:div w:id="272171356">
          <w:marLeft w:val="640"/>
          <w:marRight w:val="0"/>
          <w:marTop w:val="0"/>
          <w:marBottom w:val="0"/>
          <w:divBdr>
            <w:top w:val="none" w:sz="0" w:space="0" w:color="auto"/>
            <w:left w:val="none" w:sz="0" w:space="0" w:color="auto"/>
            <w:bottom w:val="none" w:sz="0" w:space="0" w:color="auto"/>
            <w:right w:val="none" w:sz="0" w:space="0" w:color="auto"/>
          </w:divBdr>
        </w:div>
        <w:div w:id="1883903694">
          <w:marLeft w:val="640"/>
          <w:marRight w:val="0"/>
          <w:marTop w:val="0"/>
          <w:marBottom w:val="0"/>
          <w:divBdr>
            <w:top w:val="none" w:sz="0" w:space="0" w:color="auto"/>
            <w:left w:val="none" w:sz="0" w:space="0" w:color="auto"/>
            <w:bottom w:val="none" w:sz="0" w:space="0" w:color="auto"/>
            <w:right w:val="none" w:sz="0" w:space="0" w:color="auto"/>
          </w:divBdr>
        </w:div>
        <w:div w:id="1659840407">
          <w:marLeft w:val="640"/>
          <w:marRight w:val="0"/>
          <w:marTop w:val="0"/>
          <w:marBottom w:val="0"/>
          <w:divBdr>
            <w:top w:val="none" w:sz="0" w:space="0" w:color="auto"/>
            <w:left w:val="none" w:sz="0" w:space="0" w:color="auto"/>
            <w:bottom w:val="none" w:sz="0" w:space="0" w:color="auto"/>
            <w:right w:val="none" w:sz="0" w:space="0" w:color="auto"/>
          </w:divBdr>
        </w:div>
        <w:div w:id="1276248276">
          <w:marLeft w:val="640"/>
          <w:marRight w:val="0"/>
          <w:marTop w:val="0"/>
          <w:marBottom w:val="0"/>
          <w:divBdr>
            <w:top w:val="none" w:sz="0" w:space="0" w:color="auto"/>
            <w:left w:val="none" w:sz="0" w:space="0" w:color="auto"/>
            <w:bottom w:val="none" w:sz="0" w:space="0" w:color="auto"/>
            <w:right w:val="none" w:sz="0" w:space="0" w:color="auto"/>
          </w:divBdr>
        </w:div>
        <w:div w:id="1226649014">
          <w:marLeft w:val="640"/>
          <w:marRight w:val="0"/>
          <w:marTop w:val="0"/>
          <w:marBottom w:val="0"/>
          <w:divBdr>
            <w:top w:val="none" w:sz="0" w:space="0" w:color="auto"/>
            <w:left w:val="none" w:sz="0" w:space="0" w:color="auto"/>
            <w:bottom w:val="none" w:sz="0" w:space="0" w:color="auto"/>
            <w:right w:val="none" w:sz="0" w:space="0" w:color="auto"/>
          </w:divBdr>
        </w:div>
        <w:div w:id="1583418211">
          <w:marLeft w:val="640"/>
          <w:marRight w:val="0"/>
          <w:marTop w:val="0"/>
          <w:marBottom w:val="0"/>
          <w:divBdr>
            <w:top w:val="none" w:sz="0" w:space="0" w:color="auto"/>
            <w:left w:val="none" w:sz="0" w:space="0" w:color="auto"/>
            <w:bottom w:val="none" w:sz="0" w:space="0" w:color="auto"/>
            <w:right w:val="none" w:sz="0" w:space="0" w:color="auto"/>
          </w:divBdr>
        </w:div>
        <w:div w:id="1451391404">
          <w:marLeft w:val="640"/>
          <w:marRight w:val="0"/>
          <w:marTop w:val="0"/>
          <w:marBottom w:val="0"/>
          <w:divBdr>
            <w:top w:val="none" w:sz="0" w:space="0" w:color="auto"/>
            <w:left w:val="none" w:sz="0" w:space="0" w:color="auto"/>
            <w:bottom w:val="none" w:sz="0" w:space="0" w:color="auto"/>
            <w:right w:val="none" w:sz="0" w:space="0" w:color="auto"/>
          </w:divBdr>
        </w:div>
        <w:div w:id="1261915540">
          <w:marLeft w:val="640"/>
          <w:marRight w:val="0"/>
          <w:marTop w:val="0"/>
          <w:marBottom w:val="0"/>
          <w:divBdr>
            <w:top w:val="none" w:sz="0" w:space="0" w:color="auto"/>
            <w:left w:val="none" w:sz="0" w:space="0" w:color="auto"/>
            <w:bottom w:val="none" w:sz="0" w:space="0" w:color="auto"/>
            <w:right w:val="none" w:sz="0" w:space="0" w:color="auto"/>
          </w:divBdr>
        </w:div>
        <w:div w:id="1424453242">
          <w:marLeft w:val="640"/>
          <w:marRight w:val="0"/>
          <w:marTop w:val="0"/>
          <w:marBottom w:val="0"/>
          <w:divBdr>
            <w:top w:val="none" w:sz="0" w:space="0" w:color="auto"/>
            <w:left w:val="none" w:sz="0" w:space="0" w:color="auto"/>
            <w:bottom w:val="none" w:sz="0" w:space="0" w:color="auto"/>
            <w:right w:val="none" w:sz="0" w:space="0" w:color="auto"/>
          </w:divBdr>
        </w:div>
        <w:div w:id="1335183802">
          <w:marLeft w:val="640"/>
          <w:marRight w:val="0"/>
          <w:marTop w:val="0"/>
          <w:marBottom w:val="0"/>
          <w:divBdr>
            <w:top w:val="none" w:sz="0" w:space="0" w:color="auto"/>
            <w:left w:val="none" w:sz="0" w:space="0" w:color="auto"/>
            <w:bottom w:val="none" w:sz="0" w:space="0" w:color="auto"/>
            <w:right w:val="none" w:sz="0" w:space="0" w:color="auto"/>
          </w:divBdr>
        </w:div>
        <w:div w:id="752508723">
          <w:marLeft w:val="640"/>
          <w:marRight w:val="0"/>
          <w:marTop w:val="0"/>
          <w:marBottom w:val="0"/>
          <w:divBdr>
            <w:top w:val="none" w:sz="0" w:space="0" w:color="auto"/>
            <w:left w:val="none" w:sz="0" w:space="0" w:color="auto"/>
            <w:bottom w:val="none" w:sz="0" w:space="0" w:color="auto"/>
            <w:right w:val="none" w:sz="0" w:space="0" w:color="auto"/>
          </w:divBdr>
        </w:div>
        <w:div w:id="1872649945">
          <w:marLeft w:val="640"/>
          <w:marRight w:val="0"/>
          <w:marTop w:val="0"/>
          <w:marBottom w:val="0"/>
          <w:divBdr>
            <w:top w:val="none" w:sz="0" w:space="0" w:color="auto"/>
            <w:left w:val="none" w:sz="0" w:space="0" w:color="auto"/>
            <w:bottom w:val="none" w:sz="0" w:space="0" w:color="auto"/>
            <w:right w:val="none" w:sz="0" w:space="0" w:color="auto"/>
          </w:divBdr>
        </w:div>
        <w:div w:id="342510287">
          <w:marLeft w:val="640"/>
          <w:marRight w:val="0"/>
          <w:marTop w:val="0"/>
          <w:marBottom w:val="0"/>
          <w:divBdr>
            <w:top w:val="none" w:sz="0" w:space="0" w:color="auto"/>
            <w:left w:val="none" w:sz="0" w:space="0" w:color="auto"/>
            <w:bottom w:val="none" w:sz="0" w:space="0" w:color="auto"/>
            <w:right w:val="none" w:sz="0" w:space="0" w:color="auto"/>
          </w:divBdr>
        </w:div>
        <w:div w:id="594438376">
          <w:marLeft w:val="640"/>
          <w:marRight w:val="0"/>
          <w:marTop w:val="0"/>
          <w:marBottom w:val="0"/>
          <w:divBdr>
            <w:top w:val="none" w:sz="0" w:space="0" w:color="auto"/>
            <w:left w:val="none" w:sz="0" w:space="0" w:color="auto"/>
            <w:bottom w:val="none" w:sz="0" w:space="0" w:color="auto"/>
            <w:right w:val="none" w:sz="0" w:space="0" w:color="auto"/>
          </w:divBdr>
        </w:div>
        <w:div w:id="372196134">
          <w:marLeft w:val="640"/>
          <w:marRight w:val="0"/>
          <w:marTop w:val="0"/>
          <w:marBottom w:val="0"/>
          <w:divBdr>
            <w:top w:val="none" w:sz="0" w:space="0" w:color="auto"/>
            <w:left w:val="none" w:sz="0" w:space="0" w:color="auto"/>
            <w:bottom w:val="none" w:sz="0" w:space="0" w:color="auto"/>
            <w:right w:val="none" w:sz="0" w:space="0" w:color="auto"/>
          </w:divBdr>
        </w:div>
        <w:div w:id="141435010">
          <w:marLeft w:val="640"/>
          <w:marRight w:val="0"/>
          <w:marTop w:val="0"/>
          <w:marBottom w:val="0"/>
          <w:divBdr>
            <w:top w:val="none" w:sz="0" w:space="0" w:color="auto"/>
            <w:left w:val="none" w:sz="0" w:space="0" w:color="auto"/>
            <w:bottom w:val="none" w:sz="0" w:space="0" w:color="auto"/>
            <w:right w:val="none" w:sz="0" w:space="0" w:color="auto"/>
          </w:divBdr>
        </w:div>
      </w:divsChild>
    </w:div>
    <w:div w:id="1891263417">
      <w:marLeft w:val="0"/>
      <w:marRight w:val="0"/>
      <w:marTop w:val="0"/>
      <w:marBottom w:val="0"/>
      <w:divBdr>
        <w:top w:val="none" w:sz="0" w:space="0" w:color="auto"/>
        <w:left w:val="none" w:sz="0" w:space="0" w:color="auto"/>
        <w:bottom w:val="none" w:sz="0" w:space="0" w:color="auto"/>
        <w:right w:val="none" w:sz="0" w:space="0" w:color="auto"/>
      </w:divBdr>
    </w:div>
    <w:div w:id="1893735524">
      <w:bodyDiv w:val="1"/>
      <w:marLeft w:val="0"/>
      <w:marRight w:val="0"/>
      <w:marTop w:val="0"/>
      <w:marBottom w:val="0"/>
      <w:divBdr>
        <w:top w:val="none" w:sz="0" w:space="0" w:color="auto"/>
        <w:left w:val="none" w:sz="0" w:space="0" w:color="auto"/>
        <w:bottom w:val="none" w:sz="0" w:space="0" w:color="auto"/>
        <w:right w:val="none" w:sz="0" w:space="0" w:color="auto"/>
      </w:divBdr>
      <w:divsChild>
        <w:div w:id="13775441">
          <w:marLeft w:val="640"/>
          <w:marRight w:val="0"/>
          <w:marTop w:val="0"/>
          <w:marBottom w:val="0"/>
          <w:divBdr>
            <w:top w:val="none" w:sz="0" w:space="0" w:color="auto"/>
            <w:left w:val="none" w:sz="0" w:space="0" w:color="auto"/>
            <w:bottom w:val="none" w:sz="0" w:space="0" w:color="auto"/>
            <w:right w:val="none" w:sz="0" w:space="0" w:color="auto"/>
          </w:divBdr>
        </w:div>
        <w:div w:id="126241471">
          <w:marLeft w:val="640"/>
          <w:marRight w:val="0"/>
          <w:marTop w:val="0"/>
          <w:marBottom w:val="0"/>
          <w:divBdr>
            <w:top w:val="none" w:sz="0" w:space="0" w:color="auto"/>
            <w:left w:val="none" w:sz="0" w:space="0" w:color="auto"/>
            <w:bottom w:val="none" w:sz="0" w:space="0" w:color="auto"/>
            <w:right w:val="none" w:sz="0" w:space="0" w:color="auto"/>
          </w:divBdr>
        </w:div>
        <w:div w:id="188615320">
          <w:marLeft w:val="640"/>
          <w:marRight w:val="0"/>
          <w:marTop w:val="0"/>
          <w:marBottom w:val="0"/>
          <w:divBdr>
            <w:top w:val="none" w:sz="0" w:space="0" w:color="auto"/>
            <w:left w:val="none" w:sz="0" w:space="0" w:color="auto"/>
            <w:bottom w:val="none" w:sz="0" w:space="0" w:color="auto"/>
            <w:right w:val="none" w:sz="0" w:space="0" w:color="auto"/>
          </w:divBdr>
        </w:div>
        <w:div w:id="198591059">
          <w:marLeft w:val="640"/>
          <w:marRight w:val="0"/>
          <w:marTop w:val="0"/>
          <w:marBottom w:val="0"/>
          <w:divBdr>
            <w:top w:val="none" w:sz="0" w:space="0" w:color="auto"/>
            <w:left w:val="none" w:sz="0" w:space="0" w:color="auto"/>
            <w:bottom w:val="none" w:sz="0" w:space="0" w:color="auto"/>
            <w:right w:val="none" w:sz="0" w:space="0" w:color="auto"/>
          </w:divBdr>
        </w:div>
        <w:div w:id="452210875">
          <w:marLeft w:val="640"/>
          <w:marRight w:val="0"/>
          <w:marTop w:val="0"/>
          <w:marBottom w:val="0"/>
          <w:divBdr>
            <w:top w:val="none" w:sz="0" w:space="0" w:color="auto"/>
            <w:left w:val="none" w:sz="0" w:space="0" w:color="auto"/>
            <w:bottom w:val="none" w:sz="0" w:space="0" w:color="auto"/>
            <w:right w:val="none" w:sz="0" w:space="0" w:color="auto"/>
          </w:divBdr>
        </w:div>
        <w:div w:id="469903190">
          <w:marLeft w:val="640"/>
          <w:marRight w:val="0"/>
          <w:marTop w:val="0"/>
          <w:marBottom w:val="0"/>
          <w:divBdr>
            <w:top w:val="none" w:sz="0" w:space="0" w:color="auto"/>
            <w:left w:val="none" w:sz="0" w:space="0" w:color="auto"/>
            <w:bottom w:val="none" w:sz="0" w:space="0" w:color="auto"/>
            <w:right w:val="none" w:sz="0" w:space="0" w:color="auto"/>
          </w:divBdr>
        </w:div>
        <w:div w:id="539898073">
          <w:marLeft w:val="640"/>
          <w:marRight w:val="0"/>
          <w:marTop w:val="0"/>
          <w:marBottom w:val="0"/>
          <w:divBdr>
            <w:top w:val="none" w:sz="0" w:space="0" w:color="auto"/>
            <w:left w:val="none" w:sz="0" w:space="0" w:color="auto"/>
            <w:bottom w:val="none" w:sz="0" w:space="0" w:color="auto"/>
            <w:right w:val="none" w:sz="0" w:space="0" w:color="auto"/>
          </w:divBdr>
        </w:div>
        <w:div w:id="592203086">
          <w:marLeft w:val="640"/>
          <w:marRight w:val="0"/>
          <w:marTop w:val="0"/>
          <w:marBottom w:val="0"/>
          <w:divBdr>
            <w:top w:val="none" w:sz="0" w:space="0" w:color="auto"/>
            <w:left w:val="none" w:sz="0" w:space="0" w:color="auto"/>
            <w:bottom w:val="none" w:sz="0" w:space="0" w:color="auto"/>
            <w:right w:val="none" w:sz="0" w:space="0" w:color="auto"/>
          </w:divBdr>
        </w:div>
        <w:div w:id="622810202">
          <w:marLeft w:val="640"/>
          <w:marRight w:val="0"/>
          <w:marTop w:val="0"/>
          <w:marBottom w:val="0"/>
          <w:divBdr>
            <w:top w:val="none" w:sz="0" w:space="0" w:color="auto"/>
            <w:left w:val="none" w:sz="0" w:space="0" w:color="auto"/>
            <w:bottom w:val="none" w:sz="0" w:space="0" w:color="auto"/>
            <w:right w:val="none" w:sz="0" w:space="0" w:color="auto"/>
          </w:divBdr>
        </w:div>
        <w:div w:id="660084700">
          <w:marLeft w:val="640"/>
          <w:marRight w:val="0"/>
          <w:marTop w:val="0"/>
          <w:marBottom w:val="0"/>
          <w:divBdr>
            <w:top w:val="none" w:sz="0" w:space="0" w:color="auto"/>
            <w:left w:val="none" w:sz="0" w:space="0" w:color="auto"/>
            <w:bottom w:val="none" w:sz="0" w:space="0" w:color="auto"/>
            <w:right w:val="none" w:sz="0" w:space="0" w:color="auto"/>
          </w:divBdr>
        </w:div>
        <w:div w:id="766534578">
          <w:marLeft w:val="640"/>
          <w:marRight w:val="0"/>
          <w:marTop w:val="0"/>
          <w:marBottom w:val="0"/>
          <w:divBdr>
            <w:top w:val="none" w:sz="0" w:space="0" w:color="auto"/>
            <w:left w:val="none" w:sz="0" w:space="0" w:color="auto"/>
            <w:bottom w:val="none" w:sz="0" w:space="0" w:color="auto"/>
            <w:right w:val="none" w:sz="0" w:space="0" w:color="auto"/>
          </w:divBdr>
        </w:div>
        <w:div w:id="801966171">
          <w:marLeft w:val="640"/>
          <w:marRight w:val="0"/>
          <w:marTop w:val="0"/>
          <w:marBottom w:val="0"/>
          <w:divBdr>
            <w:top w:val="none" w:sz="0" w:space="0" w:color="auto"/>
            <w:left w:val="none" w:sz="0" w:space="0" w:color="auto"/>
            <w:bottom w:val="none" w:sz="0" w:space="0" w:color="auto"/>
            <w:right w:val="none" w:sz="0" w:space="0" w:color="auto"/>
          </w:divBdr>
        </w:div>
        <w:div w:id="814494081">
          <w:marLeft w:val="640"/>
          <w:marRight w:val="0"/>
          <w:marTop w:val="0"/>
          <w:marBottom w:val="0"/>
          <w:divBdr>
            <w:top w:val="none" w:sz="0" w:space="0" w:color="auto"/>
            <w:left w:val="none" w:sz="0" w:space="0" w:color="auto"/>
            <w:bottom w:val="none" w:sz="0" w:space="0" w:color="auto"/>
            <w:right w:val="none" w:sz="0" w:space="0" w:color="auto"/>
          </w:divBdr>
        </w:div>
        <w:div w:id="866405032">
          <w:marLeft w:val="640"/>
          <w:marRight w:val="0"/>
          <w:marTop w:val="0"/>
          <w:marBottom w:val="0"/>
          <w:divBdr>
            <w:top w:val="none" w:sz="0" w:space="0" w:color="auto"/>
            <w:left w:val="none" w:sz="0" w:space="0" w:color="auto"/>
            <w:bottom w:val="none" w:sz="0" w:space="0" w:color="auto"/>
            <w:right w:val="none" w:sz="0" w:space="0" w:color="auto"/>
          </w:divBdr>
        </w:div>
        <w:div w:id="898516798">
          <w:marLeft w:val="640"/>
          <w:marRight w:val="0"/>
          <w:marTop w:val="0"/>
          <w:marBottom w:val="0"/>
          <w:divBdr>
            <w:top w:val="none" w:sz="0" w:space="0" w:color="auto"/>
            <w:left w:val="none" w:sz="0" w:space="0" w:color="auto"/>
            <w:bottom w:val="none" w:sz="0" w:space="0" w:color="auto"/>
            <w:right w:val="none" w:sz="0" w:space="0" w:color="auto"/>
          </w:divBdr>
        </w:div>
        <w:div w:id="967666178">
          <w:marLeft w:val="640"/>
          <w:marRight w:val="0"/>
          <w:marTop w:val="0"/>
          <w:marBottom w:val="0"/>
          <w:divBdr>
            <w:top w:val="none" w:sz="0" w:space="0" w:color="auto"/>
            <w:left w:val="none" w:sz="0" w:space="0" w:color="auto"/>
            <w:bottom w:val="none" w:sz="0" w:space="0" w:color="auto"/>
            <w:right w:val="none" w:sz="0" w:space="0" w:color="auto"/>
          </w:divBdr>
        </w:div>
        <w:div w:id="977031451">
          <w:marLeft w:val="640"/>
          <w:marRight w:val="0"/>
          <w:marTop w:val="0"/>
          <w:marBottom w:val="0"/>
          <w:divBdr>
            <w:top w:val="none" w:sz="0" w:space="0" w:color="auto"/>
            <w:left w:val="none" w:sz="0" w:space="0" w:color="auto"/>
            <w:bottom w:val="none" w:sz="0" w:space="0" w:color="auto"/>
            <w:right w:val="none" w:sz="0" w:space="0" w:color="auto"/>
          </w:divBdr>
        </w:div>
        <w:div w:id="987248059">
          <w:marLeft w:val="640"/>
          <w:marRight w:val="0"/>
          <w:marTop w:val="0"/>
          <w:marBottom w:val="0"/>
          <w:divBdr>
            <w:top w:val="none" w:sz="0" w:space="0" w:color="auto"/>
            <w:left w:val="none" w:sz="0" w:space="0" w:color="auto"/>
            <w:bottom w:val="none" w:sz="0" w:space="0" w:color="auto"/>
            <w:right w:val="none" w:sz="0" w:space="0" w:color="auto"/>
          </w:divBdr>
        </w:div>
        <w:div w:id="1047023120">
          <w:marLeft w:val="640"/>
          <w:marRight w:val="0"/>
          <w:marTop w:val="0"/>
          <w:marBottom w:val="0"/>
          <w:divBdr>
            <w:top w:val="none" w:sz="0" w:space="0" w:color="auto"/>
            <w:left w:val="none" w:sz="0" w:space="0" w:color="auto"/>
            <w:bottom w:val="none" w:sz="0" w:space="0" w:color="auto"/>
            <w:right w:val="none" w:sz="0" w:space="0" w:color="auto"/>
          </w:divBdr>
        </w:div>
        <w:div w:id="1049961494">
          <w:marLeft w:val="640"/>
          <w:marRight w:val="0"/>
          <w:marTop w:val="0"/>
          <w:marBottom w:val="0"/>
          <w:divBdr>
            <w:top w:val="none" w:sz="0" w:space="0" w:color="auto"/>
            <w:left w:val="none" w:sz="0" w:space="0" w:color="auto"/>
            <w:bottom w:val="none" w:sz="0" w:space="0" w:color="auto"/>
            <w:right w:val="none" w:sz="0" w:space="0" w:color="auto"/>
          </w:divBdr>
        </w:div>
        <w:div w:id="1074008907">
          <w:marLeft w:val="640"/>
          <w:marRight w:val="0"/>
          <w:marTop w:val="0"/>
          <w:marBottom w:val="0"/>
          <w:divBdr>
            <w:top w:val="none" w:sz="0" w:space="0" w:color="auto"/>
            <w:left w:val="none" w:sz="0" w:space="0" w:color="auto"/>
            <w:bottom w:val="none" w:sz="0" w:space="0" w:color="auto"/>
            <w:right w:val="none" w:sz="0" w:space="0" w:color="auto"/>
          </w:divBdr>
        </w:div>
        <w:div w:id="1120612597">
          <w:marLeft w:val="640"/>
          <w:marRight w:val="0"/>
          <w:marTop w:val="0"/>
          <w:marBottom w:val="0"/>
          <w:divBdr>
            <w:top w:val="none" w:sz="0" w:space="0" w:color="auto"/>
            <w:left w:val="none" w:sz="0" w:space="0" w:color="auto"/>
            <w:bottom w:val="none" w:sz="0" w:space="0" w:color="auto"/>
            <w:right w:val="none" w:sz="0" w:space="0" w:color="auto"/>
          </w:divBdr>
        </w:div>
        <w:div w:id="1144540138">
          <w:marLeft w:val="640"/>
          <w:marRight w:val="0"/>
          <w:marTop w:val="0"/>
          <w:marBottom w:val="0"/>
          <w:divBdr>
            <w:top w:val="none" w:sz="0" w:space="0" w:color="auto"/>
            <w:left w:val="none" w:sz="0" w:space="0" w:color="auto"/>
            <w:bottom w:val="none" w:sz="0" w:space="0" w:color="auto"/>
            <w:right w:val="none" w:sz="0" w:space="0" w:color="auto"/>
          </w:divBdr>
        </w:div>
        <w:div w:id="1192572947">
          <w:marLeft w:val="640"/>
          <w:marRight w:val="0"/>
          <w:marTop w:val="0"/>
          <w:marBottom w:val="0"/>
          <w:divBdr>
            <w:top w:val="none" w:sz="0" w:space="0" w:color="auto"/>
            <w:left w:val="none" w:sz="0" w:space="0" w:color="auto"/>
            <w:bottom w:val="none" w:sz="0" w:space="0" w:color="auto"/>
            <w:right w:val="none" w:sz="0" w:space="0" w:color="auto"/>
          </w:divBdr>
        </w:div>
        <w:div w:id="1200362956">
          <w:marLeft w:val="640"/>
          <w:marRight w:val="0"/>
          <w:marTop w:val="0"/>
          <w:marBottom w:val="0"/>
          <w:divBdr>
            <w:top w:val="none" w:sz="0" w:space="0" w:color="auto"/>
            <w:left w:val="none" w:sz="0" w:space="0" w:color="auto"/>
            <w:bottom w:val="none" w:sz="0" w:space="0" w:color="auto"/>
            <w:right w:val="none" w:sz="0" w:space="0" w:color="auto"/>
          </w:divBdr>
        </w:div>
        <w:div w:id="1217737574">
          <w:marLeft w:val="640"/>
          <w:marRight w:val="0"/>
          <w:marTop w:val="0"/>
          <w:marBottom w:val="0"/>
          <w:divBdr>
            <w:top w:val="none" w:sz="0" w:space="0" w:color="auto"/>
            <w:left w:val="none" w:sz="0" w:space="0" w:color="auto"/>
            <w:bottom w:val="none" w:sz="0" w:space="0" w:color="auto"/>
            <w:right w:val="none" w:sz="0" w:space="0" w:color="auto"/>
          </w:divBdr>
        </w:div>
        <w:div w:id="1238445665">
          <w:marLeft w:val="640"/>
          <w:marRight w:val="0"/>
          <w:marTop w:val="0"/>
          <w:marBottom w:val="0"/>
          <w:divBdr>
            <w:top w:val="none" w:sz="0" w:space="0" w:color="auto"/>
            <w:left w:val="none" w:sz="0" w:space="0" w:color="auto"/>
            <w:bottom w:val="none" w:sz="0" w:space="0" w:color="auto"/>
            <w:right w:val="none" w:sz="0" w:space="0" w:color="auto"/>
          </w:divBdr>
        </w:div>
        <w:div w:id="1305813459">
          <w:marLeft w:val="640"/>
          <w:marRight w:val="0"/>
          <w:marTop w:val="0"/>
          <w:marBottom w:val="0"/>
          <w:divBdr>
            <w:top w:val="none" w:sz="0" w:space="0" w:color="auto"/>
            <w:left w:val="none" w:sz="0" w:space="0" w:color="auto"/>
            <w:bottom w:val="none" w:sz="0" w:space="0" w:color="auto"/>
            <w:right w:val="none" w:sz="0" w:space="0" w:color="auto"/>
          </w:divBdr>
        </w:div>
        <w:div w:id="1316059776">
          <w:marLeft w:val="640"/>
          <w:marRight w:val="0"/>
          <w:marTop w:val="0"/>
          <w:marBottom w:val="0"/>
          <w:divBdr>
            <w:top w:val="none" w:sz="0" w:space="0" w:color="auto"/>
            <w:left w:val="none" w:sz="0" w:space="0" w:color="auto"/>
            <w:bottom w:val="none" w:sz="0" w:space="0" w:color="auto"/>
            <w:right w:val="none" w:sz="0" w:space="0" w:color="auto"/>
          </w:divBdr>
        </w:div>
        <w:div w:id="1321471261">
          <w:marLeft w:val="640"/>
          <w:marRight w:val="0"/>
          <w:marTop w:val="0"/>
          <w:marBottom w:val="0"/>
          <w:divBdr>
            <w:top w:val="none" w:sz="0" w:space="0" w:color="auto"/>
            <w:left w:val="none" w:sz="0" w:space="0" w:color="auto"/>
            <w:bottom w:val="none" w:sz="0" w:space="0" w:color="auto"/>
            <w:right w:val="none" w:sz="0" w:space="0" w:color="auto"/>
          </w:divBdr>
        </w:div>
        <w:div w:id="1323507446">
          <w:marLeft w:val="640"/>
          <w:marRight w:val="0"/>
          <w:marTop w:val="0"/>
          <w:marBottom w:val="0"/>
          <w:divBdr>
            <w:top w:val="none" w:sz="0" w:space="0" w:color="auto"/>
            <w:left w:val="none" w:sz="0" w:space="0" w:color="auto"/>
            <w:bottom w:val="none" w:sz="0" w:space="0" w:color="auto"/>
            <w:right w:val="none" w:sz="0" w:space="0" w:color="auto"/>
          </w:divBdr>
        </w:div>
        <w:div w:id="1434545315">
          <w:marLeft w:val="640"/>
          <w:marRight w:val="0"/>
          <w:marTop w:val="0"/>
          <w:marBottom w:val="0"/>
          <w:divBdr>
            <w:top w:val="none" w:sz="0" w:space="0" w:color="auto"/>
            <w:left w:val="none" w:sz="0" w:space="0" w:color="auto"/>
            <w:bottom w:val="none" w:sz="0" w:space="0" w:color="auto"/>
            <w:right w:val="none" w:sz="0" w:space="0" w:color="auto"/>
          </w:divBdr>
        </w:div>
        <w:div w:id="1436826382">
          <w:marLeft w:val="640"/>
          <w:marRight w:val="0"/>
          <w:marTop w:val="0"/>
          <w:marBottom w:val="0"/>
          <w:divBdr>
            <w:top w:val="none" w:sz="0" w:space="0" w:color="auto"/>
            <w:left w:val="none" w:sz="0" w:space="0" w:color="auto"/>
            <w:bottom w:val="none" w:sz="0" w:space="0" w:color="auto"/>
            <w:right w:val="none" w:sz="0" w:space="0" w:color="auto"/>
          </w:divBdr>
        </w:div>
        <w:div w:id="1454786655">
          <w:marLeft w:val="640"/>
          <w:marRight w:val="0"/>
          <w:marTop w:val="0"/>
          <w:marBottom w:val="0"/>
          <w:divBdr>
            <w:top w:val="none" w:sz="0" w:space="0" w:color="auto"/>
            <w:left w:val="none" w:sz="0" w:space="0" w:color="auto"/>
            <w:bottom w:val="none" w:sz="0" w:space="0" w:color="auto"/>
            <w:right w:val="none" w:sz="0" w:space="0" w:color="auto"/>
          </w:divBdr>
        </w:div>
        <w:div w:id="1559786192">
          <w:marLeft w:val="640"/>
          <w:marRight w:val="0"/>
          <w:marTop w:val="0"/>
          <w:marBottom w:val="0"/>
          <w:divBdr>
            <w:top w:val="none" w:sz="0" w:space="0" w:color="auto"/>
            <w:left w:val="none" w:sz="0" w:space="0" w:color="auto"/>
            <w:bottom w:val="none" w:sz="0" w:space="0" w:color="auto"/>
            <w:right w:val="none" w:sz="0" w:space="0" w:color="auto"/>
          </w:divBdr>
        </w:div>
        <w:div w:id="1652516907">
          <w:marLeft w:val="640"/>
          <w:marRight w:val="0"/>
          <w:marTop w:val="0"/>
          <w:marBottom w:val="0"/>
          <w:divBdr>
            <w:top w:val="none" w:sz="0" w:space="0" w:color="auto"/>
            <w:left w:val="none" w:sz="0" w:space="0" w:color="auto"/>
            <w:bottom w:val="none" w:sz="0" w:space="0" w:color="auto"/>
            <w:right w:val="none" w:sz="0" w:space="0" w:color="auto"/>
          </w:divBdr>
        </w:div>
        <w:div w:id="1701390879">
          <w:marLeft w:val="640"/>
          <w:marRight w:val="0"/>
          <w:marTop w:val="0"/>
          <w:marBottom w:val="0"/>
          <w:divBdr>
            <w:top w:val="none" w:sz="0" w:space="0" w:color="auto"/>
            <w:left w:val="none" w:sz="0" w:space="0" w:color="auto"/>
            <w:bottom w:val="none" w:sz="0" w:space="0" w:color="auto"/>
            <w:right w:val="none" w:sz="0" w:space="0" w:color="auto"/>
          </w:divBdr>
        </w:div>
        <w:div w:id="1769542776">
          <w:marLeft w:val="640"/>
          <w:marRight w:val="0"/>
          <w:marTop w:val="0"/>
          <w:marBottom w:val="0"/>
          <w:divBdr>
            <w:top w:val="none" w:sz="0" w:space="0" w:color="auto"/>
            <w:left w:val="none" w:sz="0" w:space="0" w:color="auto"/>
            <w:bottom w:val="none" w:sz="0" w:space="0" w:color="auto"/>
            <w:right w:val="none" w:sz="0" w:space="0" w:color="auto"/>
          </w:divBdr>
        </w:div>
        <w:div w:id="1794714755">
          <w:marLeft w:val="640"/>
          <w:marRight w:val="0"/>
          <w:marTop w:val="0"/>
          <w:marBottom w:val="0"/>
          <w:divBdr>
            <w:top w:val="none" w:sz="0" w:space="0" w:color="auto"/>
            <w:left w:val="none" w:sz="0" w:space="0" w:color="auto"/>
            <w:bottom w:val="none" w:sz="0" w:space="0" w:color="auto"/>
            <w:right w:val="none" w:sz="0" w:space="0" w:color="auto"/>
          </w:divBdr>
        </w:div>
        <w:div w:id="1851599446">
          <w:marLeft w:val="640"/>
          <w:marRight w:val="0"/>
          <w:marTop w:val="0"/>
          <w:marBottom w:val="0"/>
          <w:divBdr>
            <w:top w:val="none" w:sz="0" w:space="0" w:color="auto"/>
            <w:left w:val="none" w:sz="0" w:space="0" w:color="auto"/>
            <w:bottom w:val="none" w:sz="0" w:space="0" w:color="auto"/>
            <w:right w:val="none" w:sz="0" w:space="0" w:color="auto"/>
          </w:divBdr>
        </w:div>
        <w:div w:id="1852254232">
          <w:marLeft w:val="640"/>
          <w:marRight w:val="0"/>
          <w:marTop w:val="0"/>
          <w:marBottom w:val="0"/>
          <w:divBdr>
            <w:top w:val="none" w:sz="0" w:space="0" w:color="auto"/>
            <w:left w:val="none" w:sz="0" w:space="0" w:color="auto"/>
            <w:bottom w:val="none" w:sz="0" w:space="0" w:color="auto"/>
            <w:right w:val="none" w:sz="0" w:space="0" w:color="auto"/>
          </w:divBdr>
        </w:div>
        <w:div w:id="1924996020">
          <w:marLeft w:val="640"/>
          <w:marRight w:val="0"/>
          <w:marTop w:val="0"/>
          <w:marBottom w:val="0"/>
          <w:divBdr>
            <w:top w:val="none" w:sz="0" w:space="0" w:color="auto"/>
            <w:left w:val="none" w:sz="0" w:space="0" w:color="auto"/>
            <w:bottom w:val="none" w:sz="0" w:space="0" w:color="auto"/>
            <w:right w:val="none" w:sz="0" w:space="0" w:color="auto"/>
          </w:divBdr>
        </w:div>
        <w:div w:id="2129161171">
          <w:marLeft w:val="640"/>
          <w:marRight w:val="0"/>
          <w:marTop w:val="0"/>
          <w:marBottom w:val="0"/>
          <w:divBdr>
            <w:top w:val="none" w:sz="0" w:space="0" w:color="auto"/>
            <w:left w:val="none" w:sz="0" w:space="0" w:color="auto"/>
            <w:bottom w:val="none" w:sz="0" w:space="0" w:color="auto"/>
            <w:right w:val="none" w:sz="0" w:space="0" w:color="auto"/>
          </w:divBdr>
        </w:div>
      </w:divsChild>
    </w:div>
    <w:div w:id="1896508356">
      <w:marLeft w:val="0"/>
      <w:marRight w:val="0"/>
      <w:marTop w:val="0"/>
      <w:marBottom w:val="0"/>
      <w:divBdr>
        <w:top w:val="none" w:sz="0" w:space="0" w:color="auto"/>
        <w:left w:val="none" w:sz="0" w:space="0" w:color="auto"/>
        <w:bottom w:val="none" w:sz="0" w:space="0" w:color="auto"/>
        <w:right w:val="none" w:sz="0" w:space="0" w:color="auto"/>
      </w:divBdr>
    </w:div>
    <w:div w:id="1897009887">
      <w:bodyDiv w:val="1"/>
      <w:marLeft w:val="0"/>
      <w:marRight w:val="0"/>
      <w:marTop w:val="0"/>
      <w:marBottom w:val="0"/>
      <w:divBdr>
        <w:top w:val="none" w:sz="0" w:space="0" w:color="auto"/>
        <w:left w:val="none" w:sz="0" w:space="0" w:color="auto"/>
        <w:bottom w:val="none" w:sz="0" w:space="0" w:color="auto"/>
        <w:right w:val="none" w:sz="0" w:space="0" w:color="auto"/>
      </w:divBdr>
      <w:divsChild>
        <w:div w:id="197594353">
          <w:marLeft w:val="640"/>
          <w:marRight w:val="0"/>
          <w:marTop w:val="0"/>
          <w:marBottom w:val="0"/>
          <w:divBdr>
            <w:top w:val="none" w:sz="0" w:space="0" w:color="auto"/>
            <w:left w:val="none" w:sz="0" w:space="0" w:color="auto"/>
            <w:bottom w:val="none" w:sz="0" w:space="0" w:color="auto"/>
            <w:right w:val="none" w:sz="0" w:space="0" w:color="auto"/>
          </w:divBdr>
        </w:div>
        <w:div w:id="300966324">
          <w:marLeft w:val="640"/>
          <w:marRight w:val="0"/>
          <w:marTop w:val="0"/>
          <w:marBottom w:val="0"/>
          <w:divBdr>
            <w:top w:val="none" w:sz="0" w:space="0" w:color="auto"/>
            <w:left w:val="none" w:sz="0" w:space="0" w:color="auto"/>
            <w:bottom w:val="none" w:sz="0" w:space="0" w:color="auto"/>
            <w:right w:val="none" w:sz="0" w:space="0" w:color="auto"/>
          </w:divBdr>
        </w:div>
        <w:div w:id="342901653">
          <w:marLeft w:val="640"/>
          <w:marRight w:val="0"/>
          <w:marTop w:val="0"/>
          <w:marBottom w:val="0"/>
          <w:divBdr>
            <w:top w:val="none" w:sz="0" w:space="0" w:color="auto"/>
            <w:left w:val="none" w:sz="0" w:space="0" w:color="auto"/>
            <w:bottom w:val="none" w:sz="0" w:space="0" w:color="auto"/>
            <w:right w:val="none" w:sz="0" w:space="0" w:color="auto"/>
          </w:divBdr>
        </w:div>
        <w:div w:id="380130384">
          <w:marLeft w:val="640"/>
          <w:marRight w:val="0"/>
          <w:marTop w:val="0"/>
          <w:marBottom w:val="0"/>
          <w:divBdr>
            <w:top w:val="none" w:sz="0" w:space="0" w:color="auto"/>
            <w:left w:val="none" w:sz="0" w:space="0" w:color="auto"/>
            <w:bottom w:val="none" w:sz="0" w:space="0" w:color="auto"/>
            <w:right w:val="none" w:sz="0" w:space="0" w:color="auto"/>
          </w:divBdr>
        </w:div>
        <w:div w:id="432941650">
          <w:marLeft w:val="640"/>
          <w:marRight w:val="0"/>
          <w:marTop w:val="0"/>
          <w:marBottom w:val="0"/>
          <w:divBdr>
            <w:top w:val="none" w:sz="0" w:space="0" w:color="auto"/>
            <w:left w:val="none" w:sz="0" w:space="0" w:color="auto"/>
            <w:bottom w:val="none" w:sz="0" w:space="0" w:color="auto"/>
            <w:right w:val="none" w:sz="0" w:space="0" w:color="auto"/>
          </w:divBdr>
        </w:div>
        <w:div w:id="589394847">
          <w:marLeft w:val="640"/>
          <w:marRight w:val="0"/>
          <w:marTop w:val="0"/>
          <w:marBottom w:val="0"/>
          <w:divBdr>
            <w:top w:val="none" w:sz="0" w:space="0" w:color="auto"/>
            <w:left w:val="none" w:sz="0" w:space="0" w:color="auto"/>
            <w:bottom w:val="none" w:sz="0" w:space="0" w:color="auto"/>
            <w:right w:val="none" w:sz="0" w:space="0" w:color="auto"/>
          </w:divBdr>
        </w:div>
        <w:div w:id="645743194">
          <w:marLeft w:val="640"/>
          <w:marRight w:val="0"/>
          <w:marTop w:val="0"/>
          <w:marBottom w:val="0"/>
          <w:divBdr>
            <w:top w:val="none" w:sz="0" w:space="0" w:color="auto"/>
            <w:left w:val="none" w:sz="0" w:space="0" w:color="auto"/>
            <w:bottom w:val="none" w:sz="0" w:space="0" w:color="auto"/>
            <w:right w:val="none" w:sz="0" w:space="0" w:color="auto"/>
          </w:divBdr>
        </w:div>
        <w:div w:id="704719116">
          <w:marLeft w:val="640"/>
          <w:marRight w:val="0"/>
          <w:marTop w:val="0"/>
          <w:marBottom w:val="0"/>
          <w:divBdr>
            <w:top w:val="none" w:sz="0" w:space="0" w:color="auto"/>
            <w:left w:val="none" w:sz="0" w:space="0" w:color="auto"/>
            <w:bottom w:val="none" w:sz="0" w:space="0" w:color="auto"/>
            <w:right w:val="none" w:sz="0" w:space="0" w:color="auto"/>
          </w:divBdr>
        </w:div>
        <w:div w:id="732696316">
          <w:marLeft w:val="640"/>
          <w:marRight w:val="0"/>
          <w:marTop w:val="0"/>
          <w:marBottom w:val="0"/>
          <w:divBdr>
            <w:top w:val="none" w:sz="0" w:space="0" w:color="auto"/>
            <w:left w:val="none" w:sz="0" w:space="0" w:color="auto"/>
            <w:bottom w:val="none" w:sz="0" w:space="0" w:color="auto"/>
            <w:right w:val="none" w:sz="0" w:space="0" w:color="auto"/>
          </w:divBdr>
        </w:div>
        <w:div w:id="804664992">
          <w:marLeft w:val="640"/>
          <w:marRight w:val="0"/>
          <w:marTop w:val="0"/>
          <w:marBottom w:val="0"/>
          <w:divBdr>
            <w:top w:val="none" w:sz="0" w:space="0" w:color="auto"/>
            <w:left w:val="none" w:sz="0" w:space="0" w:color="auto"/>
            <w:bottom w:val="none" w:sz="0" w:space="0" w:color="auto"/>
            <w:right w:val="none" w:sz="0" w:space="0" w:color="auto"/>
          </w:divBdr>
        </w:div>
        <w:div w:id="846793881">
          <w:marLeft w:val="640"/>
          <w:marRight w:val="0"/>
          <w:marTop w:val="0"/>
          <w:marBottom w:val="0"/>
          <w:divBdr>
            <w:top w:val="none" w:sz="0" w:space="0" w:color="auto"/>
            <w:left w:val="none" w:sz="0" w:space="0" w:color="auto"/>
            <w:bottom w:val="none" w:sz="0" w:space="0" w:color="auto"/>
            <w:right w:val="none" w:sz="0" w:space="0" w:color="auto"/>
          </w:divBdr>
        </w:div>
        <w:div w:id="847869607">
          <w:marLeft w:val="640"/>
          <w:marRight w:val="0"/>
          <w:marTop w:val="0"/>
          <w:marBottom w:val="0"/>
          <w:divBdr>
            <w:top w:val="none" w:sz="0" w:space="0" w:color="auto"/>
            <w:left w:val="none" w:sz="0" w:space="0" w:color="auto"/>
            <w:bottom w:val="none" w:sz="0" w:space="0" w:color="auto"/>
            <w:right w:val="none" w:sz="0" w:space="0" w:color="auto"/>
          </w:divBdr>
        </w:div>
        <w:div w:id="906064933">
          <w:marLeft w:val="640"/>
          <w:marRight w:val="0"/>
          <w:marTop w:val="0"/>
          <w:marBottom w:val="0"/>
          <w:divBdr>
            <w:top w:val="none" w:sz="0" w:space="0" w:color="auto"/>
            <w:left w:val="none" w:sz="0" w:space="0" w:color="auto"/>
            <w:bottom w:val="none" w:sz="0" w:space="0" w:color="auto"/>
            <w:right w:val="none" w:sz="0" w:space="0" w:color="auto"/>
          </w:divBdr>
        </w:div>
        <w:div w:id="1057510104">
          <w:marLeft w:val="640"/>
          <w:marRight w:val="0"/>
          <w:marTop w:val="0"/>
          <w:marBottom w:val="0"/>
          <w:divBdr>
            <w:top w:val="none" w:sz="0" w:space="0" w:color="auto"/>
            <w:left w:val="none" w:sz="0" w:space="0" w:color="auto"/>
            <w:bottom w:val="none" w:sz="0" w:space="0" w:color="auto"/>
            <w:right w:val="none" w:sz="0" w:space="0" w:color="auto"/>
          </w:divBdr>
        </w:div>
        <w:div w:id="1058088793">
          <w:marLeft w:val="640"/>
          <w:marRight w:val="0"/>
          <w:marTop w:val="0"/>
          <w:marBottom w:val="0"/>
          <w:divBdr>
            <w:top w:val="none" w:sz="0" w:space="0" w:color="auto"/>
            <w:left w:val="none" w:sz="0" w:space="0" w:color="auto"/>
            <w:bottom w:val="none" w:sz="0" w:space="0" w:color="auto"/>
            <w:right w:val="none" w:sz="0" w:space="0" w:color="auto"/>
          </w:divBdr>
        </w:div>
        <w:div w:id="1073502527">
          <w:marLeft w:val="640"/>
          <w:marRight w:val="0"/>
          <w:marTop w:val="0"/>
          <w:marBottom w:val="0"/>
          <w:divBdr>
            <w:top w:val="none" w:sz="0" w:space="0" w:color="auto"/>
            <w:left w:val="none" w:sz="0" w:space="0" w:color="auto"/>
            <w:bottom w:val="none" w:sz="0" w:space="0" w:color="auto"/>
            <w:right w:val="none" w:sz="0" w:space="0" w:color="auto"/>
          </w:divBdr>
        </w:div>
        <w:div w:id="1086536441">
          <w:marLeft w:val="640"/>
          <w:marRight w:val="0"/>
          <w:marTop w:val="0"/>
          <w:marBottom w:val="0"/>
          <w:divBdr>
            <w:top w:val="none" w:sz="0" w:space="0" w:color="auto"/>
            <w:left w:val="none" w:sz="0" w:space="0" w:color="auto"/>
            <w:bottom w:val="none" w:sz="0" w:space="0" w:color="auto"/>
            <w:right w:val="none" w:sz="0" w:space="0" w:color="auto"/>
          </w:divBdr>
        </w:div>
        <w:div w:id="1216812244">
          <w:marLeft w:val="640"/>
          <w:marRight w:val="0"/>
          <w:marTop w:val="0"/>
          <w:marBottom w:val="0"/>
          <w:divBdr>
            <w:top w:val="none" w:sz="0" w:space="0" w:color="auto"/>
            <w:left w:val="none" w:sz="0" w:space="0" w:color="auto"/>
            <w:bottom w:val="none" w:sz="0" w:space="0" w:color="auto"/>
            <w:right w:val="none" w:sz="0" w:space="0" w:color="auto"/>
          </w:divBdr>
        </w:div>
        <w:div w:id="1221356566">
          <w:marLeft w:val="640"/>
          <w:marRight w:val="0"/>
          <w:marTop w:val="0"/>
          <w:marBottom w:val="0"/>
          <w:divBdr>
            <w:top w:val="none" w:sz="0" w:space="0" w:color="auto"/>
            <w:left w:val="none" w:sz="0" w:space="0" w:color="auto"/>
            <w:bottom w:val="none" w:sz="0" w:space="0" w:color="auto"/>
            <w:right w:val="none" w:sz="0" w:space="0" w:color="auto"/>
          </w:divBdr>
        </w:div>
        <w:div w:id="1247111836">
          <w:marLeft w:val="640"/>
          <w:marRight w:val="0"/>
          <w:marTop w:val="0"/>
          <w:marBottom w:val="0"/>
          <w:divBdr>
            <w:top w:val="none" w:sz="0" w:space="0" w:color="auto"/>
            <w:left w:val="none" w:sz="0" w:space="0" w:color="auto"/>
            <w:bottom w:val="none" w:sz="0" w:space="0" w:color="auto"/>
            <w:right w:val="none" w:sz="0" w:space="0" w:color="auto"/>
          </w:divBdr>
        </w:div>
        <w:div w:id="1272281197">
          <w:marLeft w:val="640"/>
          <w:marRight w:val="0"/>
          <w:marTop w:val="0"/>
          <w:marBottom w:val="0"/>
          <w:divBdr>
            <w:top w:val="none" w:sz="0" w:space="0" w:color="auto"/>
            <w:left w:val="none" w:sz="0" w:space="0" w:color="auto"/>
            <w:bottom w:val="none" w:sz="0" w:space="0" w:color="auto"/>
            <w:right w:val="none" w:sz="0" w:space="0" w:color="auto"/>
          </w:divBdr>
        </w:div>
        <w:div w:id="1279141043">
          <w:marLeft w:val="640"/>
          <w:marRight w:val="0"/>
          <w:marTop w:val="0"/>
          <w:marBottom w:val="0"/>
          <w:divBdr>
            <w:top w:val="none" w:sz="0" w:space="0" w:color="auto"/>
            <w:left w:val="none" w:sz="0" w:space="0" w:color="auto"/>
            <w:bottom w:val="none" w:sz="0" w:space="0" w:color="auto"/>
            <w:right w:val="none" w:sz="0" w:space="0" w:color="auto"/>
          </w:divBdr>
        </w:div>
        <w:div w:id="1350336024">
          <w:marLeft w:val="640"/>
          <w:marRight w:val="0"/>
          <w:marTop w:val="0"/>
          <w:marBottom w:val="0"/>
          <w:divBdr>
            <w:top w:val="none" w:sz="0" w:space="0" w:color="auto"/>
            <w:left w:val="none" w:sz="0" w:space="0" w:color="auto"/>
            <w:bottom w:val="none" w:sz="0" w:space="0" w:color="auto"/>
            <w:right w:val="none" w:sz="0" w:space="0" w:color="auto"/>
          </w:divBdr>
        </w:div>
        <w:div w:id="1363290116">
          <w:marLeft w:val="640"/>
          <w:marRight w:val="0"/>
          <w:marTop w:val="0"/>
          <w:marBottom w:val="0"/>
          <w:divBdr>
            <w:top w:val="none" w:sz="0" w:space="0" w:color="auto"/>
            <w:left w:val="none" w:sz="0" w:space="0" w:color="auto"/>
            <w:bottom w:val="none" w:sz="0" w:space="0" w:color="auto"/>
            <w:right w:val="none" w:sz="0" w:space="0" w:color="auto"/>
          </w:divBdr>
        </w:div>
        <w:div w:id="1424373497">
          <w:marLeft w:val="640"/>
          <w:marRight w:val="0"/>
          <w:marTop w:val="0"/>
          <w:marBottom w:val="0"/>
          <w:divBdr>
            <w:top w:val="none" w:sz="0" w:space="0" w:color="auto"/>
            <w:left w:val="none" w:sz="0" w:space="0" w:color="auto"/>
            <w:bottom w:val="none" w:sz="0" w:space="0" w:color="auto"/>
            <w:right w:val="none" w:sz="0" w:space="0" w:color="auto"/>
          </w:divBdr>
        </w:div>
        <w:div w:id="1494637371">
          <w:marLeft w:val="640"/>
          <w:marRight w:val="0"/>
          <w:marTop w:val="0"/>
          <w:marBottom w:val="0"/>
          <w:divBdr>
            <w:top w:val="none" w:sz="0" w:space="0" w:color="auto"/>
            <w:left w:val="none" w:sz="0" w:space="0" w:color="auto"/>
            <w:bottom w:val="none" w:sz="0" w:space="0" w:color="auto"/>
            <w:right w:val="none" w:sz="0" w:space="0" w:color="auto"/>
          </w:divBdr>
        </w:div>
        <w:div w:id="1534810500">
          <w:marLeft w:val="640"/>
          <w:marRight w:val="0"/>
          <w:marTop w:val="0"/>
          <w:marBottom w:val="0"/>
          <w:divBdr>
            <w:top w:val="none" w:sz="0" w:space="0" w:color="auto"/>
            <w:left w:val="none" w:sz="0" w:space="0" w:color="auto"/>
            <w:bottom w:val="none" w:sz="0" w:space="0" w:color="auto"/>
            <w:right w:val="none" w:sz="0" w:space="0" w:color="auto"/>
          </w:divBdr>
        </w:div>
        <w:div w:id="1571425335">
          <w:marLeft w:val="640"/>
          <w:marRight w:val="0"/>
          <w:marTop w:val="0"/>
          <w:marBottom w:val="0"/>
          <w:divBdr>
            <w:top w:val="none" w:sz="0" w:space="0" w:color="auto"/>
            <w:left w:val="none" w:sz="0" w:space="0" w:color="auto"/>
            <w:bottom w:val="none" w:sz="0" w:space="0" w:color="auto"/>
            <w:right w:val="none" w:sz="0" w:space="0" w:color="auto"/>
          </w:divBdr>
        </w:div>
        <w:div w:id="1578242606">
          <w:marLeft w:val="640"/>
          <w:marRight w:val="0"/>
          <w:marTop w:val="0"/>
          <w:marBottom w:val="0"/>
          <w:divBdr>
            <w:top w:val="none" w:sz="0" w:space="0" w:color="auto"/>
            <w:left w:val="none" w:sz="0" w:space="0" w:color="auto"/>
            <w:bottom w:val="none" w:sz="0" w:space="0" w:color="auto"/>
            <w:right w:val="none" w:sz="0" w:space="0" w:color="auto"/>
          </w:divBdr>
        </w:div>
        <w:div w:id="1607231446">
          <w:marLeft w:val="640"/>
          <w:marRight w:val="0"/>
          <w:marTop w:val="0"/>
          <w:marBottom w:val="0"/>
          <w:divBdr>
            <w:top w:val="none" w:sz="0" w:space="0" w:color="auto"/>
            <w:left w:val="none" w:sz="0" w:space="0" w:color="auto"/>
            <w:bottom w:val="none" w:sz="0" w:space="0" w:color="auto"/>
            <w:right w:val="none" w:sz="0" w:space="0" w:color="auto"/>
          </w:divBdr>
        </w:div>
        <w:div w:id="1661541593">
          <w:marLeft w:val="640"/>
          <w:marRight w:val="0"/>
          <w:marTop w:val="0"/>
          <w:marBottom w:val="0"/>
          <w:divBdr>
            <w:top w:val="none" w:sz="0" w:space="0" w:color="auto"/>
            <w:left w:val="none" w:sz="0" w:space="0" w:color="auto"/>
            <w:bottom w:val="none" w:sz="0" w:space="0" w:color="auto"/>
            <w:right w:val="none" w:sz="0" w:space="0" w:color="auto"/>
          </w:divBdr>
        </w:div>
        <w:div w:id="1670521553">
          <w:marLeft w:val="640"/>
          <w:marRight w:val="0"/>
          <w:marTop w:val="0"/>
          <w:marBottom w:val="0"/>
          <w:divBdr>
            <w:top w:val="none" w:sz="0" w:space="0" w:color="auto"/>
            <w:left w:val="none" w:sz="0" w:space="0" w:color="auto"/>
            <w:bottom w:val="none" w:sz="0" w:space="0" w:color="auto"/>
            <w:right w:val="none" w:sz="0" w:space="0" w:color="auto"/>
          </w:divBdr>
        </w:div>
        <w:div w:id="1690177868">
          <w:marLeft w:val="640"/>
          <w:marRight w:val="0"/>
          <w:marTop w:val="0"/>
          <w:marBottom w:val="0"/>
          <w:divBdr>
            <w:top w:val="none" w:sz="0" w:space="0" w:color="auto"/>
            <w:left w:val="none" w:sz="0" w:space="0" w:color="auto"/>
            <w:bottom w:val="none" w:sz="0" w:space="0" w:color="auto"/>
            <w:right w:val="none" w:sz="0" w:space="0" w:color="auto"/>
          </w:divBdr>
        </w:div>
        <w:div w:id="1745451027">
          <w:marLeft w:val="640"/>
          <w:marRight w:val="0"/>
          <w:marTop w:val="0"/>
          <w:marBottom w:val="0"/>
          <w:divBdr>
            <w:top w:val="none" w:sz="0" w:space="0" w:color="auto"/>
            <w:left w:val="none" w:sz="0" w:space="0" w:color="auto"/>
            <w:bottom w:val="none" w:sz="0" w:space="0" w:color="auto"/>
            <w:right w:val="none" w:sz="0" w:space="0" w:color="auto"/>
          </w:divBdr>
        </w:div>
        <w:div w:id="1883858557">
          <w:marLeft w:val="640"/>
          <w:marRight w:val="0"/>
          <w:marTop w:val="0"/>
          <w:marBottom w:val="0"/>
          <w:divBdr>
            <w:top w:val="none" w:sz="0" w:space="0" w:color="auto"/>
            <w:left w:val="none" w:sz="0" w:space="0" w:color="auto"/>
            <w:bottom w:val="none" w:sz="0" w:space="0" w:color="auto"/>
            <w:right w:val="none" w:sz="0" w:space="0" w:color="auto"/>
          </w:divBdr>
        </w:div>
        <w:div w:id="1909068603">
          <w:marLeft w:val="640"/>
          <w:marRight w:val="0"/>
          <w:marTop w:val="0"/>
          <w:marBottom w:val="0"/>
          <w:divBdr>
            <w:top w:val="none" w:sz="0" w:space="0" w:color="auto"/>
            <w:left w:val="none" w:sz="0" w:space="0" w:color="auto"/>
            <w:bottom w:val="none" w:sz="0" w:space="0" w:color="auto"/>
            <w:right w:val="none" w:sz="0" w:space="0" w:color="auto"/>
          </w:divBdr>
        </w:div>
        <w:div w:id="1968008156">
          <w:marLeft w:val="640"/>
          <w:marRight w:val="0"/>
          <w:marTop w:val="0"/>
          <w:marBottom w:val="0"/>
          <w:divBdr>
            <w:top w:val="none" w:sz="0" w:space="0" w:color="auto"/>
            <w:left w:val="none" w:sz="0" w:space="0" w:color="auto"/>
            <w:bottom w:val="none" w:sz="0" w:space="0" w:color="auto"/>
            <w:right w:val="none" w:sz="0" w:space="0" w:color="auto"/>
          </w:divBdr>
        </w:div>
        <w:div w:id="1987514382">
          <w:marLeft w:val="640"/>
          <w:marRight w:val="0"/>
          <w:marTop w:val="0"/>
          <w:marBottom w:val="0"/>
          <w:divBdr>
            <w:top w:val="none" w:sz="0" w:space="0" w:color="auto"/>
            <w:left w:val="none" w:sz="0" w:space="0" w:color="auto"/>
            <w:bottom w:val="none" w:sz="0" w:space="0" w:color="auto"/>
            <w:right w:val="none" w:sz="0" w:space="0" w:color="auto"/>
          </w:divBdr>
        </w:div>
        <w:div w:id="2064015656">
          <w:marLeft w:val="640"/>
          <w:marRight w:val="0"/>
          <w:marTop w:val="0"/>
          <w:marBottom w:val="0"/>
          <w:divBdr>
            <w:top w:val="none" w:sz="0" w:space="0" w:color="auto"/>
            <w:left w:val="none" w:sz="0" w:space="0" w:color="auto"/>
            <w:bottom w:val="none" w:sz="0" w:space="0" w:color="auto"/>
            <w:right w:val="none" w:sz="0" w:space="0" w:color="auto"/>
          </w:divBdr>
        </w:div>
      </w:divsChild>
    </w:div>
    <w:div w:id="1897278183">
      <w:marLeft w:val="0"/>
      <w:marRight w:val="0"/>
      <w:marTop w:val="0"/>
      <w:marBottom w:val="0"/>
      <w:divBdr>
        <w:top w:val="none" w:sz="0" w:space="0" w:color="auto"/>
        <w:left w:val="none" w:sz="0" w:space="0" w:color="auto"/>
        <w:bottom w:val="none" w:sz="0" w:space="0" w:color="auto"/>
        <w:right w:val="none" w:sz="0" w:space="0" w:color="auto"/>
      </w:divBdr>
    </w:div>
    <w:div w:id="1897889656">
      <w:marLeft w:val="0"/>
      <w:marRight w:val="0"/>
      <w:marTop w:val="0"/>
      <w:marBottom w:val="0"/>
      <w:divBdr>
        <w:top w:val="none" w:sz="0" w:space="0" w:color="auto"/>
        <w:left w:val="none" w:sz="0" w:space="0" w:color="auto"/>
        <w:bottom w:val="none" w:sz="0" w:space="0" w:color="auto"/>
        <w:right w:val="none" w:sz="0" w:space="0" w:color="auto"/>
      </w:divBdr>
    </w:div>
    <w:div w:id="1899516937">
      <w:marLeft w:val="0"/>
      <w:marRight w:val="0"/>
      <w:marTop w:val="0"/>
      <w:marBottom w:val="0"/>
      <w:divBdr>
        <w:top w:val="none" w:sz="0" w:space="0" w:color="auto"/>
        <w:left w:val="none" w:sz="0" w:space="0" w:color="auto"/>
        <w:bottom w:val="none" w:sz="0" w:space="0" w:color="auto"/>
        <w:right w:val="none" w:sz="0" w:space="0" w:color="auto"/>
      </w:divBdr>
    </w:div>
    <w:div w:id="1902055518">
      <w:marLeft w:val="0"/>
      <w:marRight w:val="0"/>
      <w:marTop w:val="0"/>
      <w:marBottom w:val="0"/>
      <w:divBdr>
        <w:top w:val="none" w:sz="0" w:space="0" w:color="auto"/>
        <w:left w:val="none" w:sz="0" w:space="0" w:color="auto"/>
        <w:bottom w:val="none" w:sz="0" w:space="0" w:color="auto"/>
        <w:right w:val="none" w:sz="0" w:space="0" w:color="auto"/>
      </w:divBdr>
    </w:div>
    <w:div w:id="1906525597">
      <w:bodyDiv w:val="1"/>
      <w:marLeft w:val="0"/>
      <w:marRight w:val="0"/>
      <w:marTop w:val="0"/>
      <w:marBottom w:val="0"/>
      <w:divBdr>
        <w:top w:val="none" w:sz="0" w:space="0" w:color="auto"/>
        <w:left w:val="none" w:sz="0" w:space="0" w:color="auto"/>
        <w:bottom w:val="none" w:sz="0" w:space="0" w:color="auto"/>
        <w:right w:val="none" w:sz="0" w:space="0" w:color="auto"/>
      </w:divBdr>
      <w:divsChild>
        <w:div w:id="490609916">
          <w:marLeft w:val="640"/>
          <w:marRight w:val="0"/>
          <w:marTop w:val="0"/>
          <w:marBottom w:val="0"/>
          <w:divBdr>
            <w:top w:val="none" w:sz="0" w:space="0" w:color="auto"/>
            <w:left w:val="none" w:sz="0" w:space="0" w:color="auto"/>
            <w:bottom w:val="none" w:sz="0" w:space="0" w:color="auto"/>
            <w:right w:val="none" w:sz="0" w:space="0" w:color="auto"/>
          </w:divBdr>
        </w:div>
        <w:div w:id="420835792">
          <w:marLeft w:val="640"/>
          <w:marRight w:val="0"/>
          <w:marTop w:val="0"/>
          <w:marBottom w:val="0"/>
          <w:divBdr>
            <w:top w:val="none" w:sz="0" w:space="0" w:color="auto"/>
            <w:left w:val="none" w:sz="0" w:space="0" w:color="auto"/>
            <w:bottom w:val="none" w:sz="0" w:space="0" w:color="auto"/>
            <w:right w:val="none" w:sz="0" w:space="0" w:color="auto"/>
          </w:divBdr>
        </w:div>
        <w:div w:id="2139571113">
          <w:marLeft w:val="640"/>
          <w:marRight w:val="0"/>
          <w:marTop w:val="0"/>
          <w:marBottom w:val="0"/>
          <w:divBdr>
            <w:top w:val="none" w:sz="0" w:space="0" w:color="auto"/>
            <w:left w:val="none" w:sz="0" w:space="0" w:color="auto"/>
            <w:bottom w:val="none" w:sz="0" w:space="0" w:color="auto"/>
            <w:right w:val="none" w:sz="0" w:space="0" w:color="auto"/>
          </w:divBdr>
        </w:div>
        <w:div w:id="2056155016">
          <w:marLeft w:val="640"/>
          <w:marRight w:val="0"/>
          <w:marTop w:val="0"/>
          <w:marBottom w:val="0"/>
          <w:divBdr>
            <w:top w:val="none" w:sz="0" w:space="0" w:color="auto"/>
            <w:left w:val="none" w:sz="0" w:space="0" w:color="auto"/>
            <w:bottom w:val="none" w:sz="0" w:space="0" w:color="auto"/>
            <w:right w:val="none" w:sz="0" w:space="0" w:color="auto"/>
          </w:divBdr>
        </w:div>
        <w:div w:id="1936016173">
          <w:marLeft w:val="640"/>
          <w:marRight w:val="0"/>
          <w:marTop w:val="0"/>
          <w:marBottom w:val="0"/>
          <w:divBdr>
            <w:top w:val="none" w:sz="0" w:space="0" w:color="auto"/>
            <w:left w:val="none" w:sz="0" w:space="0" w:color="auto"/>
            <w:bottom w:val="none" w:sz="0" w:space="0" w:color="auto"/>
            <w:right w:val="none" w:sz="0" w:space="0" w:color="auto"/>
          </w:divBdr>
        </w:div>
        <w:div w:id="69891017">
          <w:marLeft w:val="640"/>
          <w:marRight w:val="0"/>
          <w:marTop w:val="0"/>
          <w:marBottom w:val="0"/>
          <w:divBdr>
            <w:top w:val="none" w:sz="0" w:space="0" w:color="auto"/>
            <w:left w:val="none" w:sz="0" w:space="0" w:color="auto"/>
            <w:bottom w:val="none" w:sz="0" w:space="0" w:color="auto"/>
            <w:right w:val="none" w:sz="0" w:space="0" w:color="auto"/>
          </w:divBdr>
        </w:div>
        <w:div w:id="2055303828">
          <w:marLeft w:val="640"/>
          <w:marRight w:val="0"/>
          <w:marTop w:val="0"/>
          <w:marBottom w:val="0"/>
          <w:divBdr>
            <w:top w:val="none" w:sz="0" w:space="0" w:color="auto"/>
            <w:left w:val="none" w:sz="0" w:space="0" w:color="auto"/>
            <w:bottom w:val="none" w:sz="0" w:space="0" w:color="auto"/>
            <w:right w:val="none" w:sz="0" w:space="0" w:color="auto"/>
          </w:divBdr>
        </w:div>
        <w:div w:id="1619094822">
          <w:marLeft w:val="640"/>
          <w:marRight w:val="0"/>
          <w:marTop w:val="0"/>
          <w:marBottom w:val="0"/>
          <w:divBdr>
            <w:top w:val="none" w:sz="0" w:space="0" w:color="auto"/>
            <w:left w:val="none" w:sz="0" w:space="0" w:color="auto"/>
            <w:bottom w:val="none" w:sz="0" w:space="0" w:color="auto"/>
            <w:right w:val="none" w:sz="0" w:space="0" w:color="auto"/>
          </w:divBdr>
        </w:div>
        <w:div w:id="580602909">
          <w:marLeft w:val="640"/>
          <w:marRight w:val="0"/>
          <w:marTop w:val="0"/>
          <w:marBottom w:val="0"/>
          <w:divBdr>
            <w:top w:val="none" w:sz="0" w:space="0" w:color="auto"/>
            <w:left w:val="none" w:sz="0" w:space="0" w:color="auto"/>
            <w:bottom w:val="none" w:sz="0" w:space="0" w:color="auto"/>
            <w:right w:val="none" w:sz="0" w:space="0" w:color="auto"/>
          </w:divBdr>
        </w:div>
        <w:div w:id="1266226659">
          <w:marLeft w:val="640"/>
          <w:marRight w:val="0"/>
          <w:marTop w:val="0"/>
          <w:marBottom w:val="0"/>
          <w:divBdr>
            <w:top w:val="none" w:sz="0" w:space="0" w:color="auto"/>
            <w:left w:val="none" w:sz="0" w:space="0" w:color="auto"/>
            <w:bottom w:val="none" w:sz="0" w:space="0" w:color="auto"/>
            <w:right w:val="none" w:sz="0" w:space="0" w:color="auto"/>
          </w:divBdr>
        </w:div>
        <w:div w:id="569383459">
          <w:marLeft w:val="640"/>
          <w:marRight w:val="0"/>
          <w:marTop w:val="0"/>
          <w:marBottom w:val="0"/>
          <w:divBdr>
            <w:top w:val="none" w:sz="0" w:space="0" w:color="auto"/>
            <w:left w:val="none" w:sz="0" w:space="0" w:color="auto"/>
            <w:bottom w:val="none" w:sz="0" w:space="0" w:color="auto"/>
            <w:right w:val="none" w:sz="0" w:space="0" w:color="auto"/>
          </w:divBdr>
        </w:div>
        <w:div w:id="1284918731">
          <w:marLeft w:val="640"/>
          <w:marRight w:val="0"/>
          <w:marTop w:val="0"/>
          <w:marBottom w:val="0"/>
          <w:divBdr>
            <w:top w:val="none" w:sz="0" w:space="0" w:color="auto"/>
            <w:left w:val="none" w:sz="0" w:space="0" w:color="auto"/>
            <w:bottom w:val="none" w:sz="0" w:space="0" w:color="auto"/>
            <w:right w:val="none" w:sz="0" w:space="0" w:color="auto"/>
          </w:divBdr>
        </w:div>
        <w:div w:id="875047231">
          <w:marLeft w:val="640"/>
          <w:marRight w:val="0"/>
          <w:marTop w:val="0"/>
          <w:marBottom w:val="0"/>
          <w:divBdr>
            <w:top w:val="none" w:sz="0" w:space="0" w:color="auto"/>
            <w:left w:val="none" w:sz="0" w:space="0" w:color="auto"/>
            <w:bottom w:val="none" w:sz="0" w:space="0" w:color="auto"/>
            <w:right w:val="none" w:sz="0" w:space="0" w:color="auto"/>
          </w:divBdr>
        </w:div>
        <w:div w:id="1186558031">
          <w:marLeft w:val="640"/>
          <w:marRight w:val="0"/>
          <w:marTop w:val="0"/>
          <w:marBottom w:val="0"/>
          <w:divBdr>
            <w:top w:val="none" w:sz="0" w:space="0" w:color="auto"/>
            <w:left w:val="none" w:sz="0" w:space="0" w:color="auto"/>
            <w:bottom w:val="none" w:sz="0" w:space="0" w:color="auto"/>
            <w:right w:val="none" w:sz="0" w:space="0" w:color="auto"/>
          </w:divBdr>
        </w:div>
        <w:div w:id="256791665">
          <w:marLeft w:val="640"/>
          <w:marRight w:val="0"/>
          <w:marTop w:val="0"/>
          <w:marBottom w:val="0"/>
          <w:divBdr>
            <w:top w:val="none" w:sz="0" w:space="0" w:color="auto"/>
            <w:left w:val="none" w:sz="0" w:space="0" w:color="auto"/>
            <w:bottom w:val="none" w:sz="0" w:space="0" w:color="auto"/>
            <w:right w:val="none" w:sz="0" w:space="0" w:color="auto"/>
          </w:divBdr>
        </w:div>
        <w:div w:id="471867206">
          <w:marLeft w:val="640"/>
          <w:marRight w:val="0"/>
          <w:marTop w:val="0"/>
          <w:marBottom w:val="0"/>
          <w:divBdr>
            <w:top w:val="none" w:sz="0" w:space="0" w:color="auto"/>
            <w:left w:val="none" w:sz="0" w:space="0" w:color="auto"/>
            <w:bottom w:val="none" w:sz="0" w:space="0" w:color="auto"/>
            <w:right w:val="none" w:sz="0" w:space="0" w:color="auto"/>
          </w:divBdr>
        </w:div>
        <w:div w:id="1588075728">
          <w:marLeft w:val="640"/>
          <w:marRight w:val="0"/>
          <w:marTop w:val="0"/>
          <w:marBottom w:val="0"/>
          <w:divBdr>
            <w:top w:val="none" w:sz="0" w:space="0" w:color="auto"/>
            <w:left w:val="none" w:sz="0" w:space="0" w:color="auto"/>
            <w:bottom w:val="none" w:sz="0" w:space="0" w:color="auto"/>
            <w:right w:val="none" w:sz="0" w:space="0" w:color="auto"/>
          </w:divBdr>
        </w:div>
        <w:div w:id="1582131129">
          <w:marLeft w:val="640"/>
          <w:marRight w:val="0"/>
          <w:marTop w:val="0"/>
          <w:marBottom w:val="0"/>
          <w:divBdr>
            <w:top w:val="none" w:sz="0" w:space="0" w:color="auto"/>
            <w:left w:val="none" w:sz="0" w:space="0" w:color="auto"/>
            <w:bottom w:val="none" w:sz="0" w:space="0" w:color="auto"/>
            <w:right w:val="none" w:sz="0" w:space="0" w:color="auto"/>
          </w:divBdr>
        </w:div>
        <w:div w:id="1049232740">
          <w:marLeft w:val="640"/>
          <w:marRight w:val="0"/>
          <w:marTop w:val="0"/>
          <w:marBottom w:val="0"/>
          <w:divBdr>
            <w:top w:val="none" w:sz="0" w:space="0" w:color="auto"/>
            <w:left w:val="none" w:sz="0" w:space="0" w:color="auto"/>
            <w:bottom w:val="none" w:sz="0" w:space="0" w:color="auto"/>
            <w:right w:val="none" w:sz="0" w:space="0" w:color="auto"/>
          </w:divBdr>
        </w:div>
        <w:div w:id="505679085">
          <w:marLeft w:val="640"/>
          <w:marRight w:val="0"/>
          <w:marTop w:val="0"/>
          <w:marBottom w:val="0"/>
          <w:divBdr>
            <w:top w:val="none" w:sz="0" w:space="0" w:color="auto"/>
            <w:left w:val="none" w:sz="0" w:space="0" w:color="auto"/>
            <w:bottom w:val="none" w:sz="0" w:space="0" w:color="auto"/>
            <w:right w:val="none" w:sz="0" w:space="0" w:color="auto"/>
          </w:divBdr>
        </w:div>
        <w:div w:id="1704859674">
          <w:marLeft w:val="640"/>
          <w:marRight w:val="0"/>
          <w:marTop w:val="0"/>
          <w:marBottom w:val="0"/>
          <w:divBdr>
            <w:top w:val="none" w:sz="0" w:space="0" w:color="auto"/>
            <w:left w:val="none" w:sz="0" w:space="0" w:color="auto"/>
            <w:bottom w:val="none" w:sz="0" w:space="0" w:color="auto"/>
            <w:right w:val="none" w:sz="0" w:space="0" w:color="auto"/>
          </w:divBdr>
        </w:div>
        <w:div w:id="2023126781">
          <w:marLeft w:val="640"/>
          <w:marRight w:val="0"/>
          <w:marTop w:val="0"/>
          <w:marBottom w:val="0"/>
          <w:divBdr>
            <w:top w:val="none" w:sz="0" w:space="0" w:color="auto"/>
            <w:left w:val="none" w:sz="0" w:space="0" w:color="auto"/>
            <w:bottom w:val="none" w:sz="0" w:space="0" w:color="auto"/>
            <w:right w:val="none" w:sz="0" w:space="0" w:color="auto"/>
          </w:divBdr>
        </w:div>
        <w:div w:id="2043510495">
          <w:marLeft w:val="640"/>
          <w:marRight w:val="0"/>
          <w:marTop w:val="0"/>
          <w:marBottom w:val="0"/>
          <w:divBdr>
            <w:top w:val="none" w:sz="0" w:space="0" w:color="auto"/>
            <w:left w:val="none" w:sz="0" w:space="0" w:color="auto"/>
            <w:bottom w:val="none" w:sz="0" w:space="0" w:color="auto"/>
            <w:right w:val="none" w:sz="0" w:space="0" w:color="auto"/>
          </w:divBdr>
        </w:div>
        <w:div w:id="668482572">
          <w:marLeft w:val="640"/>
          <w:marRight w:val="0"/>
          <w:marTop w:val="0"/>
          <w:marBottom w:val="0"/>
          <w:divBdr>
            <w:top w:val="none" w:sz="0" w:space="0" w:color="auto"/>
            <w:left w:val="none" w:sz="0" w:space="0" w:color="auto"/>
            <w:bottom w:val="none" w:sz="0" w:space="0" w:color="auto"/>
            <w:right w:val="none" w:sz="0" w:space="0" w:color="auto"/>
          </w:divBdr>
        </w:div>
        <w:div w:id="1677539600">
          <w:marLeft w:val="640"/>
          <w:marRight w:val="0"/>
          <w:marTop w:val="0"/>
          <w:marBottom w:val="0"/>
          <w:divBdr>
            <w:top w:val="none" w:sz="0" w:space="0" w:color="auto"/>
            <w:left w:val="none" w:sz="0" w:space="0" w:color="auto"/>
            <w:bottom w:val="none" w:sz="0" w:space="0" w:color="auto"/>
            <w:right w:val="none" w:sz="0" w:space="0" w:color="auto"/>
          </w:divBdr>
        </w:div>
        <w:div w:id="418212587">
          <w:marLeft w:val="640"/>
          <w:marRight w:val="0"/>
          <w:marTop w:val="0"/>
          <w:marBottom w:val="0"/>
          <w:divBdr>
            <w:top w:val="none" w:sz="0" w:space="0" w:color="auto"/>
            <w:left w:val="none" w:sz="0" w:space="0" w:color="auto"/>
            <w:bottom w:val="none" w:sz="0" w:space="0" w:color="auto"/>
            <w:right w:val="none" w:sz="0" w:space="0" w:color="auto"/>
          </w:divBdr>
        </w:div>
        <w:div w:id="2059160767">
          <w:marLeft w:val="640"/>
          <w:marRight w:val="0"/>
          <w:marTop w:val="0"/>
          <w:marBottom w:val="0"/>
          <w:divBdr>
            <w:top w:val="none" w:sz="0" w:space="0" w:color="auto"/>
            <w:left w:val="none" w:sz="0" w:space="0" w:color="auto"/>
            <w:bottom w:val="none" w:sz="0" w:space="0" w:color="auto"/>
            <w:right w:val="none" w:sz="0" w:space="0" w:color="auto"/>
          </w:divBdr>
        </w:div>
        <w:div w:id="1028873958">
          <w:marLeft w:val="640"/>
          <w:marRight w:val="0"/>
          <w:marTop w:val="0"/>
          <w:marBottom w:val="0"/>
          <w:divBdr>
            <w:top w:val="none" w:sz="0" w:space="0" w:color="auto"/>
            <w:left w:val="none" w:sz="0" w:space="0" w:color="auto"/>
            <w:bottom w:val="none" w:sz="0" w:space="0" w:color="auto"/>
            <w:right w:val="none" w:sz="0" w:space="0" w:color="auto"/>
          </w:divBdr>
        </w:div>
        <w:div w:id="1303386690">
          <w:marLeft w:val="640"/>
          <w:marRight w:val="0"/>
          <w:marTop w:val="0"/>
          <w:marBottom w:val="0"/>
          <w:divBdr>
            <w:top w:val="none" w:sz="0" w:space="0" w:color="auto"/>
            <w:left w:val="none" w:sz="0" w:space="0" w:color="auto"/>
            <w:bottom w:val="none" w:sz="0" w:space="0" w:color="auto"/>
            <w:right w:val="none" w:sz="0" w:space="0" w:color="auto"/>
          </w:divBdr>
        </w:div>
        <w:div w:id="150295426">
          <w:marLeft w:val="640"/>
          <w:marRight w:val="0"/>
          <w:marTop w:val="0"/>
          <w:marBottom w:val="0"/>
          <w:divBdr>
            <w:top w:val="none" w:sz="0" w:space="0" w:color="auto"/>
            <w:left w:val="none" w:sz="0" w:space="0" w:color="auto"/>
            <w:bottom w:val="none" w:sz="0" w:space="0" w:color="auto"/>
            <w:right w:val="none" w:sz="0" w:space="0" w:color="auto"/>
          </w:divBdr>
        </w:div>
        <w:div w:id="99840433">
          <w:marLeft w:val="640"/>
          <w:marRight w:val="0"/>
          <w:marTop w:val="0"/>
          <w:marBottom w:val="0"/>
          <w:divBdr>
            <w:top w:val="none" w:sz="0" w:space="0" w:color="auto"/>
            <w:left w:val="none" w:sz="0" w:space="0" w:color="auto"/>
            <w:bottom w:val="none" w:sz="0" w:space="0" w:color="auto"/>
            <w:right w:val="none" w:sz="0" w:space="0" w:color="auto"/>
          </w:divBdr>
        </w:div>
        <w:div w:id="1369404791">
          <w:marLeft w:val="640"/>
          <w:marRight w:val="0"/>
          <w:marTop w:val="0"/>
          <w:marBottom w:val="0"/>
          <w:divBdr>
            <w:top w:val="none" w:sz="0" w:space="0" w:color="auto"/>
            <w:left w:val="none" w:sz="0" w:space="0" w:color="auto"/>
            <w:bottom w:val="none" w:sz="0" w:space="0" w:color="auto"/>
            <w:right w:val="none" w:sz="0" w:space="0" w:color="auto"/>
          </w:divBdr>
        </w:div>
        <w:div w:id="990670598">
          <w:marLeft w:val="640"/>
          <w:marRight w:val="0"/>
          <w:marTop w:val="0"/>
          <w:marBottom w:val="0"/>
          <w:divBdr>
            <w:top w:val="none" w:sz="0" w:space="0" w:color="auto"/>
            <w:left w:val="none" w:sz="0" w:space="0" w:color="auto"/>
            <w:bottom w:val="none" w:sz="0" w:space="0" w:color="auto"/>
            <w:right w:val="none" w:sz="0" w:space="0" w:color="auto"/>
          </w:divBdr>
        </w:div>
        <w:div w:id="522324281">
          <w:marLeft w:val="640"/>
          <w:marRight w:val="0"/>
          <w:marTop w:val="0"/>
          <w:marBottom w:val="0"/>
          <w:divBdr>
            <w:top w:val="none" w:sz="0" w:space="0" w:color="auto"/>
            <w:left w:val="none" w:sz="0" w:space="0" w:color="auto"/>
            <w:bottom w:val="none" w:sz="0" w:space="0" w:color="auto"/>
            <w:right w:val="none" w:sz="0" w:space="0" w:color="auto"/>
          </w:divBdr>
        </w:div>
        <w:div w:id="812482472">
          <w:marLeft w:val="640"/>
          <w:marRight w:val="0"/>
          <w:marTop w:val="0"/>
          <w:marBottom w:val="0"/>
          <w:divBdr>
            <w:top w:val="none" w:sz="0" w:space="0" w:color="auto"/>
            <w:left w:val="none" w:sz="0" w:space="0" w:color="auto"/>
            <w:bottom w:val="none" w:sz="0" w:space="0" w:color="auto"/>
            <w:right w:val="none" w:sz="0" w:space="0" w:color="auto"/>
          </w:divBdr>
        </w:div>
        <w:div w:id="726949968">
          <w:marLeft w:val="640"/>
          <w:marRight w:val="0"/>
          <w:marTop w:val="0"/>
          <w:marBottom w:val="0"/>
          <w:divBdr>
            <w:top w:val="none" w:sz="0" w:space="0" w:color="auto"/>
            <w:left w:val="none" w:sz="0" w:space="0" w:color="auto"/>
            <w:bottom w:val="none" w:sz="0" w:space="0" w:color="auto"/>
            <w:right w:val="none" w:sz="0" w:space="0" w:color="auto"/>
          </w:divBdr>
        </w:div>
        <w:div w:id="1055162297">
          <w:marLeft w:val="640"/>
          <w:marRight w:val="0"/>
          <w:marTop w:val="0"/>
          <w:marBottom w:val="0"/>
          <w:divBdr>
            <w:top w:val="none" w:sz="0" w:space="0" w:color="auto"/>
            <w:left w:val="none" w:sz="0" w:space="0" w:color="auto"/>
            <w:bottom w:val="none" w:sz="0" w:space="0" w:color="auto"/>
            <w:right w:val="none" w:sz="0" w:space="0" w:color="auto"/>
          </w:divBdr>
        </w:div>
        <w:div w:id="1209606302">
          <w:marLeft w:val="640"/>
          <w:marRight w:val="0"/>
          <w:marTop w:val="0"/>
          <w:marBottom w:val="0"/>
          <w:divBdr>
            <w:top w:val="none" w:sz="0" w:space="0" w:color="auto"/>
            <w:left w:val="none" w:sz="0" w:space="0" w:color="auto"/>
            <w:bottom w:val="none" w:sz="0" w:space="0" w:color="auto"/>
            <w:right w:val="none" w:sz="0" w:space="0" w:color="auto"/>
          </w:divBdr>
        </w:div>
        <w:div w:id="690381085">
          <w:marLeft w:val="640"/>
          <w:marRight w:val="0"/>
          <w:marTop w:val="0"/>
          <w:marBottom w:val="0"/>
          <w:divBdr>
            <w:top w:val="none" w:sz="0" w:space="0" w:color="auto"/>
            <w:left w:val="none" w:sz="0" w:space="0" w:color="auto"/>
            <w:bottom w:val="none" w:sz="0" w:space="0" w:color="auto"/>
            <w:right w:val="none" w:sz="0" w:space="0" w:color="auto"/>
          </w:divBdr>
        </w:div>
        <w:div w:id="2088989376">
          <w:marLeft w:val="640"/>
          <w:marRight w:val="0"/>
          <w:marTop w:val="0"/>
          <w:marBottom w:val="0"/>
          <w:divBdr>
            <w:top w:val="none" w:sz="0" w:space="0" w:color="auto"/>
            <w:left w:val="none" w:sz="0" w:space="0" w:color="auto"/>
            <w:bottom w:val="none" w:sz="0" w:space="0" w:color="auto"/>
            <w:right w:val="none" w:sz="0" w:space="0" w:color="auto"/>
          </w:divBdr>
        </w:div>
        <w:div w:id="83037292">
          <w:marLeft w:val="640"/>
          <w:marRight w:val="0"/>
          <w:marTop w:val="0"/>
          <w:marBottom w:val="0"/>
          <w:divBdr>
            <w:top w:val="none" w:sz="0" w:space="0" w:color="auto"/>
            <w:left w:val="none" w:sz="0" w:space="0" w:color="auto"/>
            <w:bottom w:val="none" w:sz="0" w:space="0" w:color="auto"/>
            <w:right w:val="none" w:sz="0" w:space="0" w:color="auto"/>
          </w:divBdr>
        </w:div>
        <w:div w:id="531260418">
          <w:marLeft w:val="640"/>
          <w:marRight w:val="0"/>
          <w:marTop w:val="0"/>
          <w:marBottom w:val="0"/>
          <w:divBdr>
            <w:top w:val="none" w:sz="0" w:space="0" w:color="auto"/>
            <w:left w:val="none" w:sz="0" w:space="0" w:color="auto"/>
            <w:bottom w:val="none" w:sz="0" w:space="0" w:color="auto"/>
            <w:right w:val="none" w:sz="0" w:space="0" w:color="auto"/>
          </w:divBdr>
        </w:div>
        <w:div w:id="1330251957">
          <w:marLeft w:val="640"/>
          <w:marRight w:val="0"/>
          <w:marTop w:val="0"/>
          <w:marBottom w:val="0"/>
          <w:divBdr>
            <w:top w:val="none" w:sz="0" w:space="0" w:color="auto"/>
            <w:left w:val="none" w:sz="0" w:space="0" w:color="auto"/>
            <w:bottom w:val="none" w:sz="0" w:space="0" w:color="auto"/>
            <w:right w:val="none" w:sz="0" w:space="0" w:color="auto"/>
          </w:divBdr>
        </w:div>
        <w:div w:id="1612861471">
          <w:marLeft w:val="640"/>
          <w:marRight w:val="0"/>
          <w:marTop w:val="0"/>
          <w:marBottom w:val="0"/>
          <w:divBdr>
            <w:top w:val="none" w:sz="0" w:space="0" w:color="auto"/>
            <w:left w:val="none" w:sz="0" w:space="0" w:color="auto"/>
            <w:bottom w:val="none" w:sz="0" w:space="0" w:color="auto"/>
            <w:right w:val="none" w:sz="0" w:space="0" w:color="auto"/>
          </w:divBdr>
        </w:div>
        <w:div w:id="1842040372">
          <w:marLeft w:val="640"/>
          <w:marRight w:val="0"/>
          <w:marTop w:val="0"/>
          <w:marBottom w:val="0"/>
          <w:divBdr>
            <w:top w:val="none" w:sz="0" w:space="0" w:color="auto"/>
            <w:left w:val="none" w:sz="0" w:space="0" w:color="auto"/>
            <w:bottom w:val="none" w:sz="0" w:space="0" w:color="auto"/>
            <w:right w:val="none" w:sz="0" w:space="0" w:color="auto"/>
          </w:divBdr>
        </w:div>
        <w:div w:id="1862432946">
          <w:marLeft w:val="640"/>
          <w:marRight w:val="0"/>
          <w:marTop w:val="0"/>
          <w:marBottom w:val="0"/>
          <w:divBdr>
            <w:top w:val="none" w:sz="0" w:space="0" w:color="auto"/>
            <w:left w:val="none" w:sz="0" w:space="0" w:color="auto"/>
            <w:bottom w:val="none" w:sz="0" w:space="0" w:color="auto"/>
            <w:right w:val="none" w:sz="0" w:space="0" w:color="auto"/>
          </w:divBdr>
        </w:div>
        <w:div w:id="2133355020">
          <w:marLeft w:val="640"/>
          <w:marRight w:val="0"/>
          <w:marTop w:val="0"/>
          <w:marBottom w:val="0"/>
          <w:divBdr>
            <w:top w:val="none" w:sz="0" w:space="0" w:color="auto"/>
            <w:left w:val="none" w:sz="0" w:space="0" w:color="auto"/>
            <w:bottom w:val="none" w:sz="0" w:space="0" w:color="auto"/>
            <w:right w:val="none" w:sz="0" w:space="0" w:color="auto"/>
          </w:divBdr>
        </w:div>
        <w:div w:id="856886893">
          <w:marLeft w:val="640"/>
          <w:marRight w:val="0"/>
          <w:marTop w:val="0"/>
          <w:marBottom w:val="0"/>
          <w:divBdr>
            <w:top w:val="none" w:sz="0" w:space="0" w:color="auto"/>
            <w:left w:val="none" w:sz="0" w:space="0" w:color="auto"/>
            <w:bottom w:val="none" w:sz="0" w:space="0" w:color="auto"/>
            <w:right w:val="none" w:sz="0" w:space="0" w:color="auto"/>
          </w:divBdr>
        </w:div>
        <w:div w:id="1914852893">
          <w:marLeft w:val="640"/>
          <w:marRight w:val="0"/>
          <w:marTop w:val="0"/>
          <w:marBottom w:val="0"/>
          <w:divBdr>
            <w:top w:val="none" w:sz="0" w:space="0" w:color="auto"/>
            <w:left w:val="none" w:sz="0" w:space="0" w:color="auto"/>
            <w:bottom w:val="none" w:sz="0" w:space="0" w:color="auto"/>
            <w:right w:val="none" w:sz="0" w:space="0" w:color="auto"/>
          </w:divBdr>
        </w:div>
        <w:div w:id="84427716">
          <w:marLeft w:val="640"/>
          <w:marRight w:val="0"/>
          <w:marTop w:val="0"/>
          <w:marBottom w:val="0"/>
          <w:divBdr>
            <w:top w:val="none" w:sz="0" w:space="0" w:color="auto"/>
            <w:left w:val="none" w:sz="0" w:space="0" w:color="auto"/>
            <w:bottom w:val="none" w:sz="0" w:space="0" w:color="auto"/>
            <w:right w:val="none" w:sz="0" w:space="0" w:color="auto"/>
          </w:divBdr>
        </w:div>
        <w:div w:id="1496333618">
          <w:marLeft w:val="640"/>
          <w:marRight w:val="0"/>
          <w:marTop w:val="0"/>
          <w:marBottom w:val="0"/>
          <w:divBdr>
            <w:top w:val="none" w:sz="0" w:space="0" w:color="auto"/>
            <w:left w:val="none" w:sz="0" w:space="0" w:color="auto"/>
            <w:bottom w:val="none" w:sz="0" w:space="0" w:color="auto"/>
            <w:right w:val="none" w:sz="0" w:space="0" w:color="auto"/>
          </w:divBdr>
        </w:div>
      </w:divsChild>
    </w:div>
    <w:div w:id="1914848578">
      <w:marLeft w:val="0"/>
      <w:marRight w:val="0"/>
      <w:marTop w:val="0"/>
      <w:marBottom w:val="0"/>
      <w:divBdr>
        <w:top w:val="none" w:sz="0" w:space="0" w:color="auto"/>
        <w:left w:val="none" w:sz="0" w:space="0" w:color="auto"/>
        <w:bottom w:val="none" w:sz="0" w:space="0" w:color="auto"/>
        <w:right w:val="none" w:sz="0" w:space="0" w:color="auto"/>
      </w:divBdr>
    </w:div>
    <w:div w:id="1918781470">
      <w:marLeft w:val="0"/>
      <w:marRight w:val="0"/>
      <w:marTop w:val="0"/>
      <w:marBottom w:val="0"/>
      <w:divBdr>
        <w:top w:val="none" w:sz="0" w:space="0" w:color="auto"/>
        <w:left w:val="none" w:sz="0" w:space="0" w:color="auto"/>
        <w:bottom w:val="none" w:sz="0" w:space="0" w:color="auto"/>
        <w:right w:val="none" w:sz="0" w:space="0" w:color="auto"/>
      </w:divBdr>
    </w:div>
    <w:div w:id="1936089602">
      <w:bodyDiv w:val="1"/>
      <w:marLeft w:val="0"/>
      <w:marRight w:val="0"/>
      <w:marTop w:val="0"/>
      <w:marBottom w:val="0"/>
      <w:divBdr>
        <w:top w:val="none" w:sz="0" w:space="0" w:color="auto"/>
        <w:left w:val="none" w:sz="0" w:space="0" w:color="auto"/>
        <w:bottom w:val="none" w:sz="0" w:space="0" w:color="auto"/>
        <w:right w:val="none" w:sz="0" w:space="0" w:color="auto"/>
      </w:divBdr>
      <w:divsChild>
        <w:div w:id="2011055591">
          <w:marLeft w:val="640"/>
          <w:marRight w:val="0"/>
          <w:marTop w:val="0"/>
          <w:marBottom w:val="0"/>
          <w:divBdr>
            <w:top w:val="none" w:sz="0" w:space="0" w:color="auto"/>
            <w:left w:val="none" w:sz="0" w:space="0" w:color="auto"/>
            <w:bottom w:val="none" w:sz="0" w:space="0" w:color="auto"/>
            <w:right w:val="none" w:sz="0" w:space="0" w:color="auto"/>
          </w:divBdr>
        </w:div>
        <w:div w:id="1695882565">
          <w:marLeft w:val="640"/>
          <w:marRight w:val="0"/>
          <w:marTop w:val="0"/>
          <w:marBottom w:val="0"/>
          <w:divBdr>
            <w:top w:val="none" w:sz="0" w:space="0" w:color="auto"/>
            <w:left w:val="none" w:sz="0" w:space="0" w:color="auto"/>
            <w:bottom w:val="none" w:sz="0" w:space="0" w:color="auto"/>
            <w:right w:val="none" w:sz="0" w:space="0" w:color="auto"/>
          </w:divBdr>
        </w:div>
        <w:div w:id="882055593">
          <w:marLeft w:val="640"/>
          <w:marRight w:val="0"/>
          <w:marTop w:val="0"/>
          <w:marBottom w:val="0"/>
          <w:divBdr>
            <w:top w:val="none" w:sz="0" w:space="0" w:color="auto"/>
            <w:left w:val="none" w:sz="0" w:space="0" w:color="auto"/>
            <w:bottom w:val="none" w:sz="0" w:space="0" w:color="auto"/>
            <w:right w:val="none" w:sz="0" w:space="0" w:color="auto"/>
          </w:divBdr>
        </w:div>
        <w:div w:id="1380276325">
          <w:marLeft w:val="640"/>
          <w:marRight w:val="0"/>
          <w:marTop w:val="0"/>
          <w:marBottom w:val="0"/>
          <w:divBdr>
            <w:top w:val="none" w:sz="0" w:space="0" w:color="auto"/>
            <w:left w:val="none" w:sz="0" w:space="0" w:color="auto"/>
            <w:bottom w:val="none" w:sz="0" w:space="0" w:color="auto"/>
            <w:right w:val="none" w:sz="0" w:space="0" w:color="auto"/>
          </w:divBdr>
        </w:div>
        <w:div w:id="1792166684">
          <w:marLeft w:val="640"/>
          <w:marRight w:val="0"/>
          <w:marTop w:val="0"/>
          <w:marBottom w:val="0"/>
          <w:divBdr>
            <w:top w:val="none" w:sz="0" w:space="0" w:color="auto"/>
            <w:left w:val="none" w:sz="0" w:space="0" w:color="auto"/>
            <w:bottom w:val="none" w:sz="0" w:space="0" w:color="auto"/>
            <w:right w:val="none" w:sz="0" w:space="0" w:color="auto"/>
          </w:divBdr>
        </w:div>
        <w:div w:id="1501966473">
          <w:marLeft w:val="640"/>
          <w:marRight w:val="0"/>
          <w:marTop w:val="0"/>
          <w:marBottom w:val="0"/>
          <w:divBdr>
            <w:top w:val="none" w:sz="0" w:space="0" w:color="auto"/>
            <w:left w:val="none" w:sz="0" w:space="0" w:color="auto"/>
            <w:bottom w:val="none" w:sz="0" w:space="0" w:color="auto"/>
            <w:right w:val="none" w:sz="0" w:space="0" w:color="auto"/>
          </w:divBdr>
        </w:div>
        <w:div w:id="709643704">
          <w:marLeft w:val="640"/>
          <w:marRight w:val="0"/>
          <w:marTop w:val="0"/>
          <w:marBottom w:val="0"/>
          <w:divBdr>
            <w:top w:val="none" w:sz="0" w:space="0" w:color="auto"/>
            <w:left w:val="none" w:sz="0" w:space="0" w:color="auto"/>
            <w:bottom w:val="none" w:sz="0" w:space="0" w:color="auto"/>
            <w:right w:val="none" w:sz="0" w:space="0" w:color="auto"/>
          </w:divBdr>
        </w:div>
        <w:div w:id="864824905">
          <w:marLeft w:val="640"/>
          <w:marRight w:val="0"/>
          <w:marTop w:val="0"/>
          <w:marBottom w:val="0"/>
          <w:divBdr>
            <w:top w:val="none" w:sz="0" w:space="0" w:color="auto"/>
            <w:left w:val="none" w:sz="0" w:space="0" w:color="auto"/>
            <w:bottom w:val="none" w:sz="0" w:space="0" w:color="auto"/>
            <w:right w:val="none" w:sz="0" w:space="0" w:color="auto"/>
          </w:divBdr>
        </w:div>
        <w:div w:id="378633085">
          <w:marLeft w:val="640"/>
          <w:marRight w:val="0"/>
          <w:marTop w:val="0"/>
          <w:marBottom w:val="0"/>
          <w:divBdr>
            <w:top w:val="none" w:sz="0" w:space="0" w:color="auto"/>
            <w:left w:val="none" w:sz="0" w:space="0" w:color="auto"/>
            <w:bottom w:val="none" w:sz="0" w:space="0" w:color="auto"/>
            <w:right w:val="none" w:sz="0" w:space="0" w:color="auto"/>
          </w:divBdr>
        </w:div>
        <w:div w:id="2084640435">
          <w:marLeft w:val="640"/>
          <w:marRight w:val="0"/>
          <w:marTop w:val="0"/>
          <w:marBottom w:val="0"/>
          <w:divBdr>
            <w:top w:val="none" w:sz="0" w:space="0" w:color="auto"/>
            <w:left w:val="none" w:sz="0" w:space="0" w:color="auto"/>
            <w:bottom w:val="none" w:sz="0" w:space="0" w:color="auto"/>
            <w:right w:val="none" w:sz="0" w:space="0" w:color="auto"/>
          </w:divBdr>
        </w:div>
        <w:div w:id="1645811489">
          <w:marLeft w:val="640"/>
          <w:marRight w:val="0"/>
          <w:marTop w:val="0"/>
          <w:marBottom w:val="0"/>
          <w:divBdr>
            <w:top w:val="none" w:sz="0" w:space="0" w:color="auto"/>
            <w:left w:val="none" w:sz="0" w:space="0" w:color="auto"/>
            <w:bottom w:val="none" w:sz="0" w:space="0" w:color="auto"/>
            <w:right w:val="none" w:sz="0" w:space="0" w:color="auto"/>
          </w:divBdr>
        </w:div>
        <w:div w:id="1815635924">
          <w:marLeft w:val="640"/>
          <w:marRight w:val="0"/>
          <w:marTop w:val="0"/>
          <w:marBottom w:val="0"/>
          <w:divBdr>
            <w:top w:val="none" w:sz="0" w:space="0" w:color="auto"/>
            <w:left w:val="none" w:sz="0" w:space="0" w:color="auto"/>
            <w:bottom w:val="none" w:sz="0" w:space="0" w:color="auto"/>
            <w:right w:val="none" w:sz="0" w:space="0" w:color="auto"/>
          </w:divBdr>
        </w:div>
        <w:div w:id="467016717">
          <w:marLeft w:val="640"/>
          <w:marRight w:val="0"/>
          <w:marTop w:val="0"/>
          <w:marBottom w:val="0"/>
          <w:divBdr>
            <w:top w:val="none" w:sz="0" w:space="0" w:color="auto"/>
            <w:left w:val="none" w:sz="0" w:space="0" w:color="auto"/>
            <w:bottom w:val="none" w:sz="0" w:space="0" w:color="auto"/>
            <w:right w:val="none" w:sz="0" w:space="0" w:color="auto"/>
          </w:divBdr>
        </w:div>
        <w:div w:id="1485196971">
          <w:marLeft w:val="640"/>
          <w:marRight w:val="0"/>
          <w:marTop w:val="0"/>
          <w:marBottom w:val="0"/>
          <w:divBdr>
            <w:top w:val="none" w:sz="0" w:space="0" w:color="auto"/>
            <w:left w:val="none" w:sz="0" w:space="0" w:color="auto"/>
            <w:bottom w:val="none" w:sz="0" w:space="0" w:color="auto"/>
            <w:right w:val="none" w:sz="0" w:space="0" w:color="auto"/>
          </w:divBdr>
        </w:div>
        <w:div w:id="735124469">
          <w:marLeft w:val="640"/>
          <w:marRight w:val="0"/>
          <w:marTop w:val="0"/>
          <w:marBottom w:val="0"/>
          <w:divBdr>
            <w:top w:val="none" w:sz="0" w:space="0" w:color="auto"/>
            <w:left w:val="none" w:sz="0" w:space="0" w:color="auto"/>
            <w:bottom w:val="none" w:sz="0" w:space="0" w:color="auto"/>
            <w:right w:val="none" w:sz="0" w:space="0" w:color="auto"/>
          </w:divBdr>
        </w:div>
        <w:div w:id="170612673">
          <w:marLeft w:val="640"/>
          <w:marRight w:val="0"/>
          <w:marTop w:val="0"/>
          <w:marBottom w:val="0"/>
          <w:divBdr>
            <w:top w:val="none" w:sz="0" w:space="0" w:color="auto"/>
            <w:left w:val="none" w:sz="0" w:space="0" w:color="auto"/>
            <w:bottom w:val="none" w:sz="0" w:space="0" w:color="auto"/>
            <w:right w:val="none" w:sz="0" w:space="0" w:color="auto"/>
          </w:divBdr>
        </w:div>
        <w:div w:id="1356535802">
          <w:marLeft w:val="640"/>
          <w:marRight w:val="0"/>
          <w:marTop w:val="0"/>
          <w:marBottom w:val="0"/>
          <w:divBdr>
            <w:top w:val="none" w:sz="0" w:space="0" w:color="auto"/>
            <w:left w:val="none" w:sz="0" w:space="0" w:color="auto"/>
            <w:bottom w:val="none" w:sz="0" w:space="0" w:color="auto"/>
            <w:right w:val="none" w:sz="0" w:space="0" w:color="auto"/>
          </w:divBdr>
        </w:div>
        <w:div w:id="1851916966">
          <w:marLeft w:val="640"/>
          <w:marRight w:val="0"/>
          <w:marTop w:val="0"/>
          <w:marBottom w:val="0"/>
          <w:divBdr>
            <w:top w:val="none" w:sz="0" w:space="0" w:color="auto"/>
            <w:left w:val="none" w:sz="0" w:space="0" w:color="auto"/>
            <w:bottom w:val="none" w:sz="0" w:space="0" w:color="auto"/>
            <w:right w:val="none" w:sz="0" w:space="0" w:color="auto"/>
          </w:divBdr>
        </w:div>
        <w:div w:id="1641183739">
          <w:marLeft w:val="640"/>
          <w:marRight w:val="0"/>
          <w:marTop w:val="0"/>
          <w:marBottom w:val="0"/>
          <w:divBdr>
            <w:top w:val="none" w:sz="0" w:space="0" w:color="auto"/>
            <w:left w:val="none" w:sz="0" w:space="0" w:color="auto"/>
            <w:bottom w:val="none" w:sz="0" w:space="0" w:color="auto"/>
            <w:right w:val="none" w:sz="0" w:space="0" w:color="auto"/>
          </w:divBdr>
        </w:div>
        <w:div w:id="1666086454">
          <w:marLeft w:val="640"/>
          <w:marRight w:val="0"/>
          <w:marTop w:val="0"/>
          <w:marBottom w:val="0"/>
          <w:divBdr>
            <w:top w:val="none" w:sz="0" w:space="0" w:color="auto"/>
            <w:left w:val="none" w:sz="0" w:space="0" w:color="auto"/>
            <w:bottom w:val="none" w:sz="0" w:space="0" w:color="auto"/>
            <w:right w:val="none" w:sz="0" w:space="0" w:color="auto"/>
          </w:divBdr>
        </w:div>
        <w:div w:id="718557436">
          <w:marLeft w:val="640"/>
          <w:marRight w:val="0"/>
          <w:marTop w:val="0"/>
          <w:marBottom w:val="0"/>
          <w:divBdr>
            <w:top w:val="none" w:sz="0" w:space="0" w:color="auto"/>
            <w:left w:val="none" w:sz="0" w:space="0" w:color="auto"/>
            <w:bottom w:val="none" w:sz="0" w:space="0" w:color="auto"/>
            <w:right w:val="none" w:sz="0" w:space="0" w:color="auto"/>
          </w:divBdr>
        </w:div>
        <w:div w:id="651449512">
          <w:marLeft w:val="640"/>
          <w:marRight w:val="0"/>
          <w:marTop w:val="0"/>
          <w:marBottom w:val="0"/>
          <w:divBdr>
            <w:top w:val="none" w:sz="0" w:space="0" w:color="auto"/>
            <w:left w:val="none" w:sz="0" w:space="0" w:color="auto"/>
            <w:bottom w:val="none" w:sz="0" w:space="0" w:color="auto"/>
            <w:right w:val="none" w:sz="0" w:space="0" w:color="auto"/>
          </w:divBdr>
        </w:div>
        <w:div w:id="1235048984">
          <w:marLeft w:val="640"/>
          <w:marRight w:val="0"/>
          <w:marTop w:val="0"/>
          <w:marBottom w:val="0"/>
          <w:divBdr>
            <w:top w:val="none" w:sz="0" w:space="0" w:color="auto"/>
            <w:left w:val="none" w:sz="0" w:space="0" w:color="auto"/>
            <w:bottom w:val="none" w:sz="0" w:space="0" w:color="auto"/>
            <w:right w:val="none" w:sz="0" w:space="0" w:color="auto"/>
          </w:divBdr>
        </w:div>
        <w:div w:id="800004142">
          <w:marLeft w:val="640"/>
          <w:marRight w:val="0"/>
          <w:marTop w:val="0"/>
          <w:marBottom w:val="0"/>
          <w:divBdr>
            <w:top w:val="none" w:sz="0" w:space="0" w:color="auto"/>
            <w:left w:val="none" w:sz="0" w:space="0" w:color="auto"/>
            <w:bottom w:val="none" w:sz="0" w:space="0" w:color="auto"/>
            <w:right w:val="none" w:sz="0" w:space="0" w:color="auto"/>
          </w:divBdr>
        </w:div>
        <w:div w:id="1528447124">
          <w:marLeft w:val="640"/>
          <w:marRight w:val="0"/>
          <w:marTop w:val="0"/>
          <w:marBottom w:val="0"/>
          <w:divBdr>
            <w:top w:val="none" w:sz="0" w:space="0" w:color="auto"/>
            <w:left w:val="none" w:sz="0" w:space="0" w:color="auto"/>
            <w:bottom w:val="none" w:sz="0" w:space="0" w:color="auto"/>
            <w:right w:val="none" w:sz="0" w:space="0" w:color="auto"/>
          </w:divBdr>
        </w:div>
        <w:div w:id="392781630">
          <w:marLeft w:val="640"/>
          <w:marRight w:val="0"/>
          <w:marTop w:val="0"/>
          <w:marBottom w:val="0"/>
          <w:divBdr>
            <w:top w:val="none" w:sz="0" w:space="0" w:color="auto"/>
            <w:left w:val="none" w:sz="0" w:space="0" w:color="auto"/>
            <w:bottom w:val="none" w:sz="0" w:space="0" w:color="auto"/>
            <w:right w:val="none" w:sz="0" w:space="0" w:color="auto"/>
          </w:divBdr>
        </w:div>
        <w:div w:id="2075926138">
          <w:marLeft w:val="640"/>
          <w:marRight w:val="0"/>
          <w:marTop w:val="0"/>
          <w:marBottom w:val="0"/>
          <w:divBdr>
            <w:top w:val="none" w:sz="0" w:space="0" w:color="auto"/>
            <w:left w:val="none" w:sz="0" w:space="0" w:color="auto"/>
            <w:bottom w:val="none" w:sz="0" w:space="0" w:color="auto"/>
            <w:right w:val="none" w:sz="0" w:space="0" w:color="auto"/>
          </w:divBdr>
        </w:div>
        <w:div w:id="234440688">
          <w:marLeft w:val="640"/>
          <w:marRight w:val="0"/>
          <w:marTop w:val="0"/>
          <w:marBottom w:val="0"/>
          <w:divBdr>
            <w:top w:val="none" w:sz="0" w:space="0" w:color="auto"/>
            <w:left w:val="none" w:sz="0" w:space="0" w:color="auto"/>
            <w:bottom w:val="none" w:sz="0" w:space="0" w:color="auto"/>
            <w:right w:val="none" w:sz="0" w:space="0" w:color="auto"/>
          </w:divBdr>
        </w:div>
        <w:div w:id="585072409">
          <w:marLeft w:val="640"/>
          <w:marRight w:val="0"/>
          <w:marTop w:val="0"/>
          <w:marBottom w:val="0"/>
          <w:divBdr>
            <w:top w:val="none" w:sz="0" w:space="0" w:color="auto"/>
            <w:left w:val="none" w:sz="0" w:space="0" w:color="auto"/>
            <w:bottom w:val="none" w:sz="0" w:space="0" w:color="auto"/>
            <w:right w:val="none" w:sz="0" w:space="0" w:color="auto"/>
          </w:divBdr>
        </w:div>
        <w:div w:id="415825972">
          <w:marLeft w:val="640"/>
          <w:marRight w:val="0"/>
          <w:marTop w:val="0"/>
          <w:marBottom w:val="0"/>
          <w:divBdr>
            <w:top w:val="none" w:sz="0" w:space="0" w:color="auto"/>
            <w:left w:val="none" w:sz="0" w:space="0" w:color="auto"/>
            <w:bottom w:val="none" w:sz="0" w:space="0" w:color="auto"/>
            <w:right w:val="none" w:sz="0" w:space="0" w:color="auto"/>
          </w:divBdr>
        </w:div>
        <w:div w:id="933707432">
          <w:marLeft w:val="640"/>
          <w:marRight w:val="0"/>
          <w:marTop w:val="0"/>
          <w:marBottom w:val="0"/>
          <w:divBdr>
            <w:top w:val="none" w:sz="0" w:space="0" w:color="auto"/>
            <w:left w:val="none" w:sz="0" w:space="0" w:color="auto"/>
            <w:bottom w:val="none" w:sz="0" w:space="0" w:color="auto"/>
            <w:right w:val="none" w:sz="0" w:space="0" w:color="auto"/>
          </w:divBdr>
        </w:div>
        <w:div w:id="709916482">
          <w:marLeft w:val="640"/>
          <w:marRight w:val="0"/>
          <w:marTop w:val="0"/>
          <w:marBottom w:val="0"/>
          <w:divBdr>
            <w:top w:val="none" w:sz="0" w:space="0" w:color="auto"/>
            <w:left w:val="none" w:sz="0" w:space="0" w:color="auto"/>
            <w:bottom w:val="none" w:sz="0" w:space="0" w:color="auto"/>
            <w:right w:val="none" w:sz="0" w:space="0" w:color="auto"/>
          </w:divBdr>
        </w:div>
        <w:div w:id="597257298">
          <w:marLeft w:val="640"/>
          <w:marRight w:val="0"/>
          <w:marTop w:val="0"/>
          <w:marBottom w:val="0"/>
          <w:divBdr>
            <w:top w:val="none" w:sz="0" w:space="0" w:color="auto"/>
            <w:left w:val="none" w:sz="0" w:space="0" w:color="auto"/>
            <w:bottom w:val="none" w:sz="0" w:space="0" w:color="auto"/>
            <w:right w:val="none" w:sz="0" w:space="0" w:color="auto"/>
          </w:divBdr>
        </w:div>
        <w:div w:id="1887717217">
          <w:marLeft w:val="640"/>
          <w:marRight w:val="0"/>
          <w:marTop w:val="0"/>
          <w:marBottom w:val="0"/>
          <w:divBdr>
            <w:top w:val="none" w:sz="0" w:space="0" w:color="auto"/>
            <w:left w:val="none" w:sz="0" w:space="0" w:color="auto"/>
            <w:bottom w:val="none" w:sz="0" w:space="0" w:color="auto"/>
            <w:right w:val="none" w:sz="0" w:space="0" w:color="auto"/>
          </w:divBdr>
        </w:div>
        <w:div w:id="1548642887">
          <w:marLeft w:val="640"/>
          <w:marRight w:val="0"/>
          <w:marTop w:val="0"/>
          <w:marBottom w:val="0"/>
          <w:divBdr>
            <w:top w:val="none" w:sz="0" w:space="0" w:color="auto"/>
            <w:left w:val="none" w:sz="0" w:space="0" w:color="auto"/>
            <w:bottom w:val="none" w:sz="0" w:space="0" w:color="auto"/>
            <w:right w:val="none" w:sz="0" w:space="0" w:color="auto"/>
          </w:divBdr>
        </w:div>
        <w:div w:id="869413201">
          <w:marLeft w:val="640"/>
          <w:marRight w:val="0"/>
          <w:marTop w:val="0"/>
          <w:marBottom w:val="0"/>
          <w:divBdr>
            <w:top w:val="none" w:sz="0" w:space="0" w:color="auto"/>
            <w:left w:val="none" w:sz="0" w:space="0" w:color="auto"/>
            <w:bottom w:val="none" w:sz="0" w:space="0" w:color="auto"/>
            <w:right w:val="none" w:sz="0" w:space="0" w:color="auto"/>
          </w:divBdr>
        </w:div>
        <w:div w:id="1664579711">
          <w:marLeft w:val="640"/>
          <w:marRight w:val="0"/>
          <w:marTop w:val="0"/>
          <w:marBottom w:val="0"/>
          <w:divBdr>
            <w:top w:val="none" w:sz="0" w:space="0" w:color="auto"/>
            <w:left w:val="none" w:sz="0" w:space="0" w:color="auto"/>
            <w:bottom w:val="none" w:sz="0" w:space="0" w:color="auto"/>
            <w:right w:val="none" w:sz="0" w:space="0" w:color="auto"/>
          </w:divBdr>
        </w:div>
        <w:div w:id="185559258">
          <w:marLeft w:val="640"/>
          <w:marRight w:val="0"/>
          <w:marTop w:val="0"/>
          <w:marBottom w:val="0"/>
          <w:divBdr>
            <w:top w:val="none" w:sz="0" w:space="0" w:color="auto"/>
            <w:left w:val="none" w:sz="0" w:space="0" w:color="auto"/>
            <w:bottom w:val="none" w:sz="0" w:space="0" w:color="auto"/>
            <w:right w:val="none" w:sz="0" w:space="0" w:color="auto"/>
          </w:divBdr>
        </w:div>
        <w:div w:id="114831469">
          <w:marLeft w:val="640"/>
          <w:marRight w:val="0"/>
          <w:marTop w:val="0"/>
          <w:marBottom w:val="0"/>
          <w:divBdr>
            <w:top w:val="none" w:sz="0" w:space="0" w:color="auto"/>
            <w:left w:val="none" w:sz="0" w:space="0" w:color="auto"/>
            <w:bottom w:val="none" w:sz="0" w:space="0" w:color="auto"/>
            <w:right w:val="none" w:sz="0" w:space="0" w:color="auto"/>
          </w:divBdr>
        </w:div>
        <w:div w:id="1587611660">
          <w:marLeft w:val="640"/>
          <w:marRight w:val="0"/>
          <w:marTop w:val="0"/>
          <w:marBottom w:val="0"/>
          <w:divBdr>
            <w:top w:val="none" w:sz="0" w:space="0" w:color="auto"/>
            <w:left w:val="none" w:sz="0" w:space="0" w:color="auto"/>
            <w:bottom w:val="none" w:sz="0" w:space="0" w:color="auto"/>
            <w:right w:val="none" w:sz="0" w:space="0" w:color="auto"/>
          </w:divBdr>
        </w:div>
        <w:div w:id="302124897">
          <w:marLeft w:val="640"/>
          <w:marRight w:val="0"/>
          <w:marTop w:val="0"/>
          <w:marBottom w:val="0"/>
          <w:divBdr>
            <w:top w:val="none" w:sz="0" w:space="0" w:color="auto"/>
            <w:left w:val="none" w:sz="0" w:space="0" w:color="auto"/>
            <w:bottom w:val="none" w:sz="0" w:space="0" w:color="auto"/>
            <w:right w:val="none" w:sz="0" w:space="0" w:color="auto"/>
          </w:divBdr>
        </w:div>
        <w:div w:id="1921282366">
          <w:marLeft w:val="640"/>
          <w:marRight w:val="0"/>
          <w:marTop w:val="0"/>
          <w:marBottom w:val="0"/>
          <w:divBdr>
            <w:top w:val="none" w:sz="0" w:space="0" w:color="auto"/>
            <w:left w:val="none" w:sz="0" w:space="0" w:color="auto"/>
            <w:bottom w:val="none" w:sz="0" w:space="0" w:color="auto"/>
            <w:right w:val="none" w:sz="0" w:space="0" w:color="auto"/>
          </w:divBdr>
        </w:div>
        <w:div w:id="1893302216">
          <w:marLeft w:val="640"/>
          <w:marRight w:val="0"/>
          <w:marTop w:val="0"/>
          <w:marBottom w:val="0"/>
          <w:divBdr>
            <w:top w:val="none" w:sz="0" w:space="0" w:color="auto"/>
            <w:left w:val="none" w:sz="0" w:space="0" w:color="auto"/>
            <w:bottom w:val="none" w:sz="0" w:space="0" w:color="auto"/>
            <w:right w:val="none" w:sz="0" w:space="0" w:color="auto"/>
          </w:divBdr>
        </w:div>
        <w:div w:id="1866937924">
          <w:marLeft w:val="640"/>
          <w:marRight w:val="0"/>
          <w:marTop w:val="0"/>
          <w:marBottom w:val="0"/>
          <w:divBdr>
            <w:top w:val="none" w:sz="0" w:space="0" w:color="auto"/>
            <w:left w:val="none" w:sz="0" w:space="0" w:color="auto"/>
            <w:bottom w:val="none" w:sz="0" w:space="0" w:color="auto"/>
            <w:right w:val="none" w:sz="0" w:space="0" w:color="auto"/>
          </w:divBdr>
        </w:div>
        <w:div w:id="1788936428">
          <w:marLeft w:val="640"/>
          <w:marRight w:val="0"/>
          <w:marTop w:val="0"/>
          <w:marBottom w:val="0"/>
          <w:divBdr>
            <w:top w:val="none" w:sz="0" w:space="0" w:color="auto"/>
            <w:left w:val="none" w:sz="0" w:space="0" w:color="auto"/>
            <w:bottom w:val="none" w:sz="0" w:space="0" w:color="auto"/>
            <w:right w:val="none" w:sz="0" w:space="0" w:color="auto"/>
          </w:divBdr>
        </w:div>
        <w:div w:id="183638058">
          <w:marLeft w:val="640"/>
          <w:marRight w:val="0"/>
          <w:marTop w:val="0"/>
          <w:marBottom w:val="0"/>
          <w:divBdr>
            <w:top w:val="none" w:sz="0" w:space="0" w:color="auto"/>
            <w:left w:val="none" w:sz="0" w:space="0" w:color="auto"/>
            <w:bottom w:val="none" w:sz="0" w:space="0" w:color="auto"/>
            <w:right w:val="none" w:sz="0" w:space="0" w:color="auto"/>
          </w:divBdr>
        </w:div>
        <w:div w:id="942106794">
          <w:marLeft w:val="640"/>
          <w:marRight w:val="0"/>
          <w:marTop w:val="0"/>
          <w:marBottom w:val="0"/>
          <w:divBdr>
            <w:top w:val="none" w:sz="0" w:space="0" w:color="auto"/>
            <w:left w:val="none" w:sz="0" w:space="0" w:color="auto"/>
            <w:bottom w:val="none" w:sz="0" w:space="0" w:color="auto"/>
            <w:right w:val="none" w:sz="0" w:space="0" w:color="auto"/>
          </w:divBdr>
        </w:div>
        <w:div w:id="1407531345">
          <w:marLeft w:val="640"/>
          <w:marRight w:val="0"/>
          <w:marTop w:val="0"/>
          <w:marBottom w:val="0"/>
          <w:divBdr>
            <w:top w:val="none" w:sz="0" w:space="0" w:color="auto"/>
            <w:left w:val="none" w:sz="0" w:space="0" w:color="auto"/>
            <w:bottom w:val="none" w:sz="0" w:space="0" w:color="auto"/>
            <w:right w:val="none" w:sz="0" w:space="0" w:color="auto"/>
          </w:divBdr>
        </w:div>
        <w:div w:id="1741904483">
          <w:marLeft w:val="640"/>
          <w:marRight w:val="0"/>
          <w:marTop w:val="0"/>
          <w:marBottom w:val="0"/>
          <w:divBdr>
            <w:top w:val="none" w:sz="0" w:space="0" w:color="auto"/>
            <w:left w:val="none" w:sz="0" w:space="0" w:color="auto"/>
            <w:bottom w:val="none" w:sz="0" w:space="0" w:color="auto"/>
            <w:right w:val="none" w:sz="0" w:space="0" w:color="auto"/>
          </w:divBdr>
        </w:div>
        <w:div w:id="1268196050">
          <w:marLeft w:val="640"/>
          <w:marRight w:val="0"/>
          <w:marTop w:val="0"/>
          <w:marBottom w:val="0"/>
          <w:divBdr>
            <w:top w:val="none" w:sz="0" w:space="0" w:color="auto"/>
            <w:left w:val="none" w:sz="0" w:space="0" w:color="auto"/>
            <w:bottom w:val="none" w:sz="0" w:space="0" w:color="auto"/>
            <w:right w:val="none" w:sz="0" w:space="0" w:color="auto"/>
          </w:divBdr>
        </w:div>
        <w:div w:id="1047685829">
          <w:marLeft w:val="640"/>
          <w:marRight w:val="0"/>
          <w:marTop w:val="0"/>
          <w:marBottom w:val="0"/>
          <w:divBdr>
            <w:top w:val="none" w:sz="0" w:space="0" w:color="auto"/>
            <w:left w:val="none" w:sz="0" w:space="0" w:color="auto"/>
            <w:bottom w:val="none" w:sz="0" w:space="0" w:color="auto"/>
            <w:right w:val="none" w:sz="0" w:space="0" w:color="auto"/>
          </w:divBdr>
        </w:div>
      </w:divsChild>
    </w:div>
    <w:div w:id="1937790924">
      <w:marLeft w:val="0"/>
      <w:marRight w:val="0"/>
      <w:marTop w:val="0"/>
      <w:marBottom w:val="0"/>
      <w:divBdr>
        <w:top w:val="none" w:sz="0" w:space="0" w:color="auto"/>
        <w:left w:val="none" w:sz="0" w:space="0" w:color="auto"/>
        <w:bottom w:val="none" w:sz="0" w:space="0" w:color="auto"/>
        <w:right w:val="none" w:sz="0" w:space="0" w:color="auto"/>
      </w:divBdr>
    </w:div>
    <w:div w:id="1943608735">
      <w:bodyDiv w:val="1"/>
      <w:marLeft w:val="0"/>
      <w:marRight w:val="0"/>
      <w:marTop w:val="0"/>
      <w:marBottom w:val="0"/>
      <w:divBdr>
        <w:top w:val="none" w:sz="0" w:space="0" w:color="auto"/>
        <w:left w:val="none" w:sz="0" w:space="0" w:color="auto"/>
        <w:bottom w:val="none" w:sz="0" w:space="0" w:color="auto"/>
        <w:right w:val="none" w:sz="0" w:space="0" w:color="auto"/>
      </w:divBdr>
      <w:divsChild>
        <w:div w:id="4982232">
          <w:marLeft w:val="640"/>
          <w:marRight w:val="0"/>
          <w:marTop w:val="0"/>
          <w:marBottom w:val="0"/>
          <w:divBdr>
            <w:top w:val="none" w:sz="0" w:space="0" w:color="auto"/>
            <w:left w:val="none" w:sz="0" w:space="0" w:color="auto"/>
            <w:bottom w:val="none" w:sz="0" w:space="0" w:color="auto"/>
            <w:right w:val="none" w:sz="0" w:space="0" w:color="auto"/>
          </w:divBdr>
        </w:div>
        <w:div w:id="138039734">
          <w:marLeft w:val="640"/>
          <w:marRight w:val="0"/>
          <w:marTop w:val="0"/>
          <w:marBottom w:val="0"/>
          <w:divBdr>
            <w:top w:val="none" w:sz="0" w:space="0" w:color="auto"/>
            <w:left w:val="none" w:sz="0" w:space="0" w:color="auto"/>
            <w:bottom w:val="none" w:sz="0" w:space="0" w:color="auto"/>
            <w:right w:val="none" w:sz="0" w:space="0" w:color="auto"/>
          </w:divBdr>
        </w:div>
        <w:div w:id="144669605">
          <w:marLeft w:val="640"/>
          <w:marRight w:val="0"/>
          <w:marTop w:val="0"/>
          <w:marBottom w:val="0"/>
          <w:divBdr>
            <w:top w:val="none" w:sz="0" w:space="0" w:color="auto"/>
            <w:left w:val="none" w:sz="0" w:space="0" w:color="auto"/>
            <w:bottom w:val="none" w:sz="0" w:space="0" w:color="auto"/>
            <w:right w:val="none" w:sz="0" w:space="0" w:color="auto"/>
          </w:divBdr>
        </w:div>
        <w:div w:id="161893396">
          <w:marLeft w:val="640"/>
          <w:marRight w:val="0"/>
          <w:marTop w:val="0"/>
          <w:marBottom w:val="0"/>
          <w:divBdr>
            <w:top w:val="none" w:sz="0" w:space="0" w:color="auto"/>
            <w:left w:val="none" w:sz="0" w:space="0" w:color="auto"/>
            <w:bottom w:val="none" w:sz="0" w:space="0" w:color="auto"/>
            <w:right w:val="none" w:sz="0" w:space="0" w:color="auto"/>
          </w:divBdr>
        </w:div>
        <w:div w:id="276107977">
          <w:marLeft w:val="640"/>
          <w:marRight w:val="0"/>
          <w:marTop w:val="0"/>
          <w:marBottom w:val="0"/>
          <w:divBdr>
            <w:top w:val="none" w:sz="0" w:space="0" w:color="auto"/>
            <w:left w:val="none" w:sz="0" w:space="0" w:color="auto"/>
            <w:bottom w:val="none" w:sz="0" w:space="0" w:color="auto"/>
            <w:right w:val="none" w:sz="0" w:space="0" w:color="auto"/>
          </w:divBdr>
        </w:div>
        <w:div w:id="393742791">
          <w:marLeft w:val="640"/>
          <w:marRight w:val="0"/>
          <w:marTop w:val="0"/>
          <w:marBottom w:val="0"/>
          <w:divBdr>
            <w:top w:val="none" w:sz="0" w:space="0" w:color="auto"/>
            <w:left w:val="none" w:sz="0" w:space="0" w:color="auto"/>
            <w:bottom w:val="none" w:sz="0" w:space="0" w:color="auto"/>
            <w:right w:val="none" w:sz="0" w:space="0" w:color="auto"/>
          </w:divBdr>
        </w:div>
        <w:div w:id="526793152">
          <w:marLeft w:val="640"/>
          <w:marRight w:val="0"/>
          <w:marTop w:val="0"/>
          <w:marBottom w:val="0"/>
          <w:divBdr>
            <w:top w:val="none" w:sz="0" w:space="0" w:color="auto"/>
            <w:left w:val="none" w:sz="0" w:space="0" w:color="auto"/>
            <w:bottom w:val="none" w:sz="0" w:space="0" w:color="auto"/>
            <w:right w:val="none" w:sz="0" w:space="0" w:color="auto"/>
          </w:divBdr>
        </w:div>
        <w:div w:id="620720933">
          <w:marLeft w:val="640"/>
          <w:marRight w:val="0"/>
          <w:marTop w:val="0"/>
          <w:marBottom w:val="0"/>
          <w:divBdr>
            <w:top w:val="none" w:sz="0" w:space="0" w:color="auto"/>
            <w:left w:val="none" w:sz="0" w:space="0" w:color="auto"/>
            <w:bottom w:val="none" w:sz="0" w:space="0" w:color="auto"/>
            <w:right w:val="none" w:sz="0" w:space="0" w:color="auto"/>
          </w:divBdr>
        </w:div>
        <w:div w:id="625888484">
          <w:marLeft w:val="640"/>
          <w:marRight w:val="0"/>
          <w:marTop w:val="0"/>
          <w:marBottom w:val="0"/>
          <w:divBdr>
            <w:top w:val="none" w:sz="0" w:space="0" w:color="auto"/>
            <w:left w:val="none" w:sz="0" w:space="0" w:color="auto"/>
            <w:bottom w:val="none" w:sz="0" w:space="0" w:color="auto"/>
            <w:right w:val="none" w:sz="0" w:space="0" w:color="auto"/>
          </w:divBdr>
        </w:div>
        <w:div w:id="626786634">
          <w:marLeft w:val="640"/>
          <w:marRight w:val="0"/>
          <w:marTop w:val="0"/>
          <w:marBottom w:val="0"/>
          <w:divBdr>
            <w:top w:val="none" w:sz="0" w:space="0" w:color="auto"/>
            <w:left w:val="none" w:sz="0" w:space="0" w:color="auto"/>
            <w:bottom w:val="none" w:sz="0" w:space="0" w:color="auto"/>
            <w:right w:val="none" w:sz="0" w:space="0" w:color="auto"/>
          </w:divBdr>
        </w:div>
        <w:div w:id="687604567">
          <w:marLeft w:val="640"/>
          <w:marRight w:val="0"/>
          <w:marTop w:val="0"/>
          <w:marBottom w:val="0"/>
          <w:divBdr>
            <w:top w:val="none" w:sz="0" w:space="0" w:color="auto"/>
            <w:left w:val="none" w:sz="0" w:space="0" w:color="auto"/>
            <w:bottom w:val="none" w:sz="0" w:space="0" w:color="auto"/>
            <w:right w:val="none" w:sz="0" w:space="0" w:color="auto"/>
          </w:divBdr>
        </w:div>
        <w:div w:id="748040885">
          <w:marLeft w:val="640"/>
          <w:marRight w:val="0"/>
          <w:marTop w:val="0"/>
          <w:marBottom w:val="0"/>
          <w:divBdr>
            <w:top w:val="none" w:sz="0" w:space="0" w:color="auto"/>
            <w:left w:val="none" w:sz="0" w:space="0" w:color="auto"/>
            <w:bottom w:val="none" w:sz="0" w:space="0" w:color="auto"/>
            <w:right w:val="none" w:sz="0" w:space="0" w:color="auto"/>
          </w:divBdr>
        </w:div>
        <w:div w:id="822085996">
          <w:marLeft w:val="640"/>
          <w:marRight w:val="0"/>
          <w:marTop w:val="0"/>
          <w:marBottom w:val="0"/>
          <w:divBdr>
            <w:top w:val="none" w:sz="0" w:space="0" w:color="auto"/>
            <w:left w:val="none" w:sz="0" w:space="0" w:color="auto"/>
            <w:bottom w:val="none" w:sz="0" w:space="0" w:color="auto"/>
            <w:right w:val="none" w:sz="0" w:space="0" w:color="auto"/>
          </w:divBdr>
        </w:div>
        <w:div w:id="852300420">
          <w:marLeft w:val="640"/>
          <w:marRight w:val="0"/>
          <w:marTop w:val="0"/>
          <w:marBottom w:val="0"/>
          <w:divBdr>
            <w:top w:val="none" w:sz="0" w:space="0" w:color="auto"/>
            <w:left w:val="none" w:sz="0" w:space="0" w:color="auto"/>
            <w:bottom w:val="none" w:sz="0" w:space="0" w:color="auto"/>
            <w:right w:val="none" w:sz="0" w:space="0" w:color="auto"/>
          </w:divBdr>
        </w:div>
        <w:div w:id="894658324">
          <w:marLeft w:val="640"/>
          <w:marRight w:val="0"/>
          <w:marTop w:val="0"/>
          <w:marBottom w:val="0"/>
          <w:divBdr>
            <w:top w:val="none" w:sz="0" w:space="0" w:color="auto"/>
            <w:left w:val="none" w:sz="0" w:space="0" w:color="auto"/>
            <w:bottom w:val="none" w:sz="0" w:space="0" w:color="auto"/>
            <w:right w:val="none" w:sz="0" w:space="0" w:color="auto"/>
          </w:divBdr>
        </w:div>
        <w:div w:id="915432484">
          <w:marLeft w:val="640"/>
          <w:marRight w:val="0"/>
          <w:marTop w:val="0"/>
          <w:marBottom w:val="0"/>
          <w:divBdr>
            <w:top w:val="none" w:sz="0" w:space="0" w:color="auto"/>
            <w:left w:val="none" w:sz="0" w:space="0" w:color="auto"/>
            <w:bottom w:val="none" w:sz="0" w:space="0" w:color="auto"/>
            <w:right w:val="none" w:sz="0" w:space="0" w:color="auto"/>
          </w:divBdr>
        </w:div>
        <w:div w:id="985865073">
          <w:marLeft w:val="640"/>
          <w:marRight w:val="0"/>
          <w:marTop w:val="0"/>
          <w:marBottom w:val="0"/>
          <w:divBdr>
            <w:top w:val="none" w:sz="0" w:space="0" w:color="auto"/>
            <w:left w:val="none" w:sz="0" w:space="0" w:color="auto"/>
            <w:bottom w:val="none" w:sz="0" w:space="0" w:color="auto"/>
            <w:right w:val="none" w:sz="0" w:space="0" w:color="auto"/>
          </w:divBdr>
        </w:div>
        <w:div w:id="1032803261">
          <w:marLeft w:val="640"/>
          <w:marRight w:val="0"/>
          <w:marTop w:val="0"/>
          <w:marBottom w:val="0"/>
          <w:divBdr>
            <w:top w:val="none" w:sz="0" w:space="0" w:color="auto"/>
            <w:left w:val="none" w:sz="0" w:space="0" w:color="auto"/>
            <w:bottom w:val="none" w:sz="0" w:space="0" w:color="auto"/>
            <w:right w:val="none" w:sz="0" w:space="0" w:color="auto"/>
          </w:divBdr>
        </w:div>
        <w:div w:id="1051658692">
          <w:marLeft w:val="640"/>
          <w:marRight w:val="0"/>
          <w:marTop w:val="0"/>
          <w:marBottom w:val="0"/>
          <w:divBdr>
            <w:top w:val="none" w:sz="0" w:space="0" w:color="auto"/>
            <w:left w:val="none" w:sz="0" w:space="0" w:color="auto"/>
            <w:bottom w:val="none" w:sz="0" w:space="0" w:color="auto"/>
            <w:right w:val="none" w:sz="0" w:space="0" w:color="auto"/>
          </w:divBdr>
        </w:div>
        <w:div w:id="1062873182">
          <w:marLeft w:val="640"/>
          <w:marRight w:val="0"/>
          <w:marTop w:val="0"/>
          <w:marBottom w:val="0"/>
          <w:divBdr>
            <w:top w:val="none" w:sz="0" w:space="0" w:color="auto"/>
            <w:left w:val="none" w:sz="0" w:space="0" w:color="auto"/>
            <w:bottom w:val="none" w:sz="0" w:space="0" w:color="auto"/>
            <w:right w:val="none" w:sz="0" w:space="0" w:color="auto"/>
          </w:divBdr>
        </w:div>
        <w:div w:id="1084110879">
          <w:marLeft w:val="640"/>
          <w:marRight w:val="0"/>
          <w:marTop w:val="0"/>
          <w:marBottom w:val="0"/>
          <w:divBdr>
            <w:top w:val="none" w:sz="0" w:space="0" w:color="auto"/>
            <w:left w:val="none" w:sz="0" w:space="0" w:color="auto"/>
            <w:bottom w:val="none" w:sz="0" w:space="0" w:color="auto"/>
            <w:right w:val="none" w:sz="0" w:space="0" w:color="auto"/>
          </w:divBdr>
        </w:div>
        <w:div w:id="1088382244">
          <w:marLeft w:val="640"/>
          <w:marRight w:val="0"/>
          <w:marTop w:val="0"/>
          <w:marBottom w:val="0"/>
          <w:divBdr>
            <w:top w:val="none" w:sz="0" w:space="0" w:color="auto"/>
            <w:left w:val="none" w:sz="0" w:space="0" w:color="auto"/>
            <w:bottom w:val="none" w:sz="0" w:space="0" w:color="auto"/>
            <w:right w:val="none" w:sz="0" w:space="0" w:color="auto"/>
          </w:divBdr>
        </w:div>
        <w:div w:id="1110200419">
          <w:marLeft w:val="640"/>
          <w:marRight w:val="0"/>
          <w:marTop w:val="0"/>
          <w:marBottom w:val="0"/>
          <w:divBdr>
            <w:top w:val="none" w:sz="0" w:space="0" w:color="auto"/>
            <w:left w:val="none" w:sz="0" w:space="0" w:color="auto"/>
            <w:bottom w:val="none" w:sz="0" w:space="0" w:color="auto"/>
            <w:right w:val="none" w:sz="0" w:space="0" w:color="auto"/>
          </w:divBdr>
        </w:div>
        <w:div w:id="1114324079">
          <w:marLeft w:val="640"/>
          <w:marRight w:val="0"/>
          <w:marTop w:val="0"/>
          <w:marBottom w:val="0"/>
          <w:divBdr>
            <w:top w:val="none" w:sz="0" w:space="0" w:color="auto"/>
            <w:left w:val="none" w:sz="0" w:space="0" w:color="auto"/>
            <w:bottom w:val="none" w:sz="0" w:space="0" w:color="auto"/>
            <w:right w:val="none" w:sz="0" w:space="0" w:color="auto"/>
          </w:divBdr>
        </w:div>
        <w:div w:id="1118717488">
          <w:marLeft w:val="640"/>
          <w:marRight w:val="0"/>
          <w:marTop w:val="0"/>
          <w:marBottom w:val="0"/>
          <w:divBdr>
            <w:top w:val="none" w:sz="0" w:space="0" w:color="auto"/>
            <w:left w:val="none" w:sz="0" w:space="0" w:color="auto"/>
            <w:bottom w:val="none" w:sz="0" w:space="0" w:color="auto"/>
            <w:right w:val="none" w:sz="0" w:space="0" w:color="auto"/>
          </w:divBdr>
        </w:div>
        <w:div w:id="1121414659">
          <w:marLeft w:val="640"/>
          <w:marRight w:val="0"/>
          <w:marTop w:val="0"/>
          <w:marBottom w:val="0"/>
          <w:divBdr>
            <w:top w:val="none" w:sz="0" w:space="0" w:color="auto"/>
            <w:left w:val="none" w:sz="0" w:space="0" w:color="auto"/>
            <w:bottom w:val="none" w:sz="0" w:space="0" w:color="auto"/>
            <w:right w:val="none" w:sz="0" w:space="0" w:color="auto"/>
          </w:divBdr>
        </w:div>
        <w:div w:id="1143111168">
          <w:marLeft w:val="640"/>
          <w:marRight w:val="0"/>
          <w:marTop w:val="0"/>
          <w:marBottom w:val="0"/>
          <w:divBdr>
            <w:top w:val="none" w:sz="0" w:space="0" w:color="auto"/>
            <w:left w:val="none" w:sz="0" w:space="0" w:color="auto"/>
            <w:bottom w:val="none" w:sz="0" w:space="0" w:color="auto"/>
            <w:right w:val="none" w:sz="0" w:space="0" w:color="auto"/>
          </w:divBdr>
        </w:div>
        <w:div w:id="1251043390">
          <w:marLeft w:val="640"/>
          <w:marRight w:val="0"/>
          <w:marTop w:val="0"/>
          <w:marBottom w:val="0"/>
          <w:divBdr>
            <w:top w:val="none" w:sz="0" w:space="0" w:color="auto"/>
            <w:left w:val="none" w:sz="0" w:space="0" w:color="auto"/>
            <w:bottom w:val="none" w:sz="0" w:space="0" w:color="auto"/>
            <w:right w:val="none" w:sz="0" w:space="0" w:color="auto"/>
          </w:divBdr>
        </w:div>
        <w:div w:id="1420833406">
          <w:marLeft w:val="640"/>
          <w:marRight w:val="0"/>
          <w:marTop w:val="0"/>
          <w:marBottom w:val="0"/>
          <w:divBdr>
            <w:top w:val="none" w:sz="0" w:space="0" w:color="auto"/>
            <w:left w:val="none" w:sz="0" w:space="0" w:color="auto"/>
            <w:bottom w:val="none" w:sz="0" w:space="0" w:color="auto"/>
            <w:right w:val="none" w:sz="0" w:space="0" w:color="auto"/>
          </w:divBdr>
        </w:div>
        <w:div w:id="1615211091">
          <w:marLeft w:val="640"/>
          <w:marRight w:val="0"/>
          <w:marTop w:val="0"/>
          <w:marBottom w:val="0"/>
          <w:divBdr>
            <w:top w:val="none" w:sz="0" w:space="0" w:color="auto"/>
            <w:left w:val="none" w:sz="0" w:space="0" w:color="auto"/>
            <w:bottom w:val="none" w:sz="0" w:space="0" w:color="auto"/>
            <w:right w:val="none" w:sz="0" w:space="0" w:color="auto"/>
          </w:divBdr>
        </w:div>
        <w:div w:id="1644847426">
          <w:marLeft w:val="640"/>
          <w:marRight w:val="0"/>
          <w:marTop w:val="0"/>
          <w:marBottom w:val="0"/>
          <w:divBdr>
            <w:top w:val="none" w:sz="0" w:space="0" w:color="auto"/>
            <w:left w:val="none" w:sz="0" w:space="0" w:color="auto"/>
            <w:bottom w:val="none" w:sz="0" w:space="0" w:color="auto"/>
            <w:right w:val="none" w:sz="0" w:space="0" w:color="auto"/>
          </w:divBdr>
        </w:div>
        <w:div w:id="1723409090">
          <w:marLeft w:val="640"/>
          <w:marRight w:val="0"/>
          <w:marTop w:val="0"/>
          <w:marBottom w:val="0"/>
          <w:divBdr>
            <w:top w:val="none" w:sz="0" w:space="0" w:color="auto"/>
            <w:left w:val="none" w:sz="0" w:space="0" w:color="auto"/>
            <w:bottom w:val="none" w:sz="0" w:space="0" w:color="auto"/>
            <w:right w:val="none" w:sz="0" w:space="0" w:color="auto"/>
          </w:divBdr>
        </w:div>
        <w:div w:id="1821917295">
          <w:marLeft w:val="640"/>
          <w:marRight w:val="0"/>
          <w:marTop w:val="0"/>
          <w:marBottom w:val="0"/>
          <w:divBdr>
            <w:top w:val="none" w:sz="0" w:space="0" w:color="auto"/>
            <w:left w:val="none" w:sz="0" w:space="0" w:color="auto"/>
            <w:bottom w:val="none" w:sz="0" w:space="0" w:color="auto"/>
            <w:right w:val="none" w:sz="0" w:space="0" w:color="auto"/>
          </w:divBdr>
        </w:div>
        <w:div w:id="1893074055">
          <w:marLeft w:val="640"/>
          <w:marRight w:val="0"/>
          <w:marTop w:val="0"/>
          <w:marBottom w:val="0"/>
          <w:divBdr>
            <w:top w:val="none" w:sz="0" w:space="0" w:color="auto"/>
            <w:left w:val="none" w:sz="0" w:space="0" w:color="auto"/>
            <w:bottom w:val="none" w:sz="0" w:space="0" w:color="auto"/>
            <w:right w:val="none" w:sz="0" w:space="0" w:color="auto"/>
          </w:divBdr>
        </w:div>
        <w:div w:id="1949047092">
          <w:marLeft w:val="640"/>
          <w:marRight w:val="0"/>
          <w:marTop w:val="0"/>
          <w:marBottom w:val="0"/>
          <w:divBdr>
            <w:top w:val="none" w:sz="0" w:space="0" w:color="auto"/>
            <w:left w:val="none" w:sz="0" w:space="0" w:color="auto"/>
            <w:bottom w:val="none" w:sz="0" w:space="0" w:color="auto"/>
            <w:right w:val="none" w:sz="0" w:space="0" w:color="auto"/>
          </w:divBdr>
        </w:div>
        <w:div w:id="1954436564">
          <w:marLeft w:val="640"/>
          <w:marRight w:val="0"/>
          <w:marTop w:val="0"/>
          <w:marBottom w:val="0"/>
          <w:divBdr>
            <w:top w:val="none" w:sz="0" w:space="0" w:color="auto"/>
            <w:left w:val="none" w:sz="0" w:space="0" w:color="auto"/>
            <w:bottom w:val="none" w:sz="0" w:space="0" w:color="auto"/>
            <w:right w:val="none" w:sz="0" w:space="0" w:color="auto"/>
          </w:divBdr>
        </w:div>
        <w:div w:id="1958755710">
          <w:marLeft w:val="640"/>
          <w:marRight w:val="0"/>
          <w:marTop w:val="0"/>
          <w:marBottom w:val="0"/>
          <w:divBdr>
            <w:top w:val="none" w:sz="0" w:space="0" w:color="auto"/>
            <w:left w:val="none" w:sz="0" w:space="0" w:color="auto"/>
            <w:bottom w:val="none" w:sz="0" w:space="0" w:color="auto"/>
            <w:right w:val="none" w:sz="0" w:space="0" w:color="auto"/>
          </w:divBdr>
        </w:div>
        <w:div w:id="1999769916">
          <w:marLeft w:val="640"/>
          <w:marRight w:val="0"/>
          <w:marTop w:val="0"/>
          <w:marBottom w:val="0"/>
          <w:divBdr>
            <w:top w:val="none" w:sz="0" w:space="0" w:color="auto"/>
            <w:left w:val="none" w:sz="0" w:space="0" w:color="auto"/>
            <w:bottom w:val="none" w:sz="0" w:space="0" w:color="auto"/>
            <w:right w:val="none" w:sz="0" w:space="0" w:color="auto"/>
          </w:divBdr>
        </w:div>
        <w:div w:id="2000036409">
          <w:marLeft w:val="640"/>
          <w:marRight w:val="0"/>
          <w:marTop w:val="0"/>
          <w:marBottom w:val="0"/>
          <w:divBdr>
            <w:top w:val="none" w:sz="0" w:space="0" w:color="auto"/>
            <w:left w:val="none" w:sz="0" w:space="0" w:color="auto"/>
            <w:bottom w:val="none" w:sz="0" w:space="0" w:color="auto"/>
            <w:right w:val="none" w:sz="0" w:space="0" w:color="auto"/>
          </w:divBdr>
        </w:div>
        <w:div w:id="2025205385">
          <w:marLeft w:val="640"/>
          <w:marRight w:val="0"/>
          <w:marTop w:val="0"/>
          <w:marBottom w:val="0"/>
          <w:divBdr>
            <w:top w:val="none" w:sz="0" w:space="0" w:color="auto"/>
            <w:left w:val="none" w:sz="0" w:space="0" w:color="auto"/>
            <w:bottom w:val="none" w:sz="0" w:space="0" w:color="auto"/>
            <w:right w:val="none" w:sz="0" w:space="0" w:color="auto"/>
          </w:divBdr>
        </w:div>
        <w:div w:id="2095856145">
          <w:marLeft w:val="640"/>
          <w:marRight w:val="0"/>
          <w:marTop w:val="0"/>
          <w:marBottom w:val="0"/>
          <w:divBdr>
            <w:top w:val="none" w:sz="0" w:space="0" w:color="auto"/>
            <w:left w:val="none" w:sz="0" w:space="0" w:color="auto"/>
            <w:bottom w:val="none" w:sz="0" w:space="0" w:color="auto"/>
            <w:right w:val="none" w:sz="0" w:space="0" w:color="auto"/>
          </w:divBdr>
        </w:div>
        <w:div w:id="2098550191">
          <w:marLeft w:val="640"/>
          <w:marRight w:val="0"/>
          <w:marTop w:val="0"/>
          <w:marBottom w:val="0"/>
          <w:divBdr>
            <w:top w:val="none" w:sz="0" w:space="0" w:color="auto"/>
            <w:left w:val="none" w:sz="0" w:space="0" w:color="auto"/>
            <w:bottom w:val="none" w:sz="0" w:space="0" w:color="auto"/>
            <w:right w:val="none" w:sz="0" w:space="0" w:color="auto"/>
          </w:divBdr>
        </w:div>
        <w:div w:id="2102796333">
          <w:marLeft w:val="640"/>
          <w:marRight w:val="0"/>
          <w:marTop w:val="0"/>
          <w:marBottom w:val="0"/>
          <w:divBdr>
            <w:top w:val="none" w:sz="0" w:space="0" w:color="auto"/>
            <w:left w:val="none" w:sz="0" w:space="0" w:color="auto"/>
            <w:bottom w:val="none" w:sz="0" w:space="0" w:color="auto"/>
            <w:right w:val="none" w:sz="0" w:space="0" w:color="auto"/>
          </w:divBdr>
        </w:div>
      </w:divsChild>
    </w:div>
    <w:div w:id="1950232048">
      <w:bodyDiv w:val="1"/>
      <w:marLeft w:val="0"/>
      <w:marRight w:val="0"/>
      <w:marTop w:val="0"/>
      <w:marBottom w:val="0"/>
      <w:divBdr>
        <w:top w:val="none" w:sz="0" w:space="0" w:color="auto"/>
        <w:left w:val="none" w:sz="0" w:space="0" w:color="auto"/>
        <w:bottom w:val="none" w:sz="0" w:space="0" w:color="auto"/>
        <w:right w:val="none" w:sz="0" w:space="0" w:color="auto"/>
      </w:divBdr>
      <w:divsChild>
        <w:div w:id="54210081">
          <w:marLeft w:val="640"/>
          <w:marRight w:val="0"/>
          <w:marTop w:val="0"/>
          <w:marBottom w:val="0"/>
          <w:divBdr>
            <w:top w:val="none" w:sz="0" w:space="0" w:color="auto"/>
            <w:left w:val="none" w:sz="0" w:space="0" w:color="auto"/>
            <w:bottom w:val="none" w:sz="0" w:space="0" w:color="auto"/>
            <w:right w:val="none" w:sz="0" w:space="0" w:color="auto"/>
          </w:divBdr>
        </w:div>
        <w:div w:id="152571416">
          <w:marLeft w:val="640"/>
          <w:marRight w:val="0"/>
          <w:marTop w:val="0"/>
          <w:marBottom w:val="0"/>
          <w:divBdr>
            <w:top w:val="none" w:sz="0" w:space="0" w:color="auto"/>
            <w:left w:val="none" w:sz="0" w:space="0" w:color="auto"/>
            <w:bottom w:val="none" w:sz="0" w:space="0" w:color="auto"/>
            <w:right w:val="none" w:sz="0" w:space="0" w:color="auto"/>
          </w:divBdr>
        </w:div>
        <w:div w:id="280385187">
          <w:marLeft w:val="640"/>
          <w:marRight w:val="0"/>
          <w:marTop w:val="0"/>
          <w:marBottom w:val="0"/>
          <w:divBdr>
            <w:top w:val="none" w:sz="0" w:space="0" w:color="auto"/>
            <w:left w:val="none" w:sz="0" w:space="0" w:color="auto"/>
            <w:bottom w:val="none" w:sz="0" w:space="0" w:color="auto"/>
            <w:right w:val="none" w:sz="0" w:space="0" w:color="auto"/>
          </w:divBdr>
        </w:div>
        <w:div w:id="284629263">
          <w:marLeft w:val="640"/>
          <w:marRight w:val="0"/>
          <w:marTop w:val="0"/>
          <w:marBottom w:val="0"/>
          <w:divBdr>
            <w:top w:val="none" w:sz="0" w:space="0" w:color="auto"/>
            <w:left w:val="none" w:sz="0" w:space="0" w:color="auto"/>
            <w:bottom w:val="none" w:sz="0" w:space="0" w:color="auto"/>
            <w:right w:val="none" w:sz="0" w:space="0" w:color="auto"/>
          </w:divBdr>
        </w:div>
        <w:div w:id="363139900">
          <w:marLeft w:val="640"/>
          <w:marRight w:val="0"/>
          <w:marTop w:val="0"/>
          <w:marBottom w:val="0"/>
          <w:divBdr>
            <w:top w:val="none" w:sz="0" w:space="0" w:color="auto"/>
            <w:left w:val="none" w:sz="0" w:space="0" w:color="auto"/>
            <w:bottom w:val="none" w:sz="0" w:space="0" w:color="auto"/>
            <w:right w:val="none" w:sz="0" w:space="0" w:color="auto"/>
          </w:divBdr>
        </w:div>
        <w:div w:id="400063412">
          <w:marLeft w:val="640"/>
          <w:marRight w:val="0"/>
          <w:marTop w:val="0"/>
          <w:marBottom w:val="0"/>
          <w:divBdr>
            <w:top w:val="none" w:sz="0" w:space="0" w:color="auto"/>
            <w:left w:val="none" w:sz="0" w:space="0" w:color="auto"/>
            <w:bottom w:val="none" w:sz="0" w:space="0" w:color="auto"/>
            <w:right w:val="none" w:sz="0" w:space="0" w:color="auto"/>
          </w:divBdr>
        </w:div>
        <w:div w:id="410852546">
          <w:marLeft w:val="640"/>
          <w:marRight w:val="0"/>
          <w:marTop w:val="0"/>
          <w:marBottom w:val="0"/>
          <w:divBdr>
            <w:top w:val="none" w:sz="0" w:space="0" w:color="auto"/>
            <w:left w:val="none" w:sz="0" w:space="0" w:color="auto"/>
            <w:bottom w:val="none" w:sz="0" w:space="0" w:color="auto"/>
            <w:right w:val="none" w:sz="0" w:space="0" w:color="auto"/>
          </w:divBdr>
        </w:div>
        <w:div w:id="494302002">
          <w:marLeft w:val="640"/>
          <w:marRight w:val="0"/>
          <w:marTop w:val="0"/>
          <w:marBottom w:val="0"/>
          <w:divBdr>
            <w:top w:val="none" w:sz="0" w:space="0" w:color="auto"/>
            <w:left w:val="none" w:sz="0" w:space="0" w:color="auto"/>
            <w:bottom w:val="none" w:sz="0" w:space="0" w:color="auto"/>
            <w:right w:val="none" w:sz="0" w:space="0" w:color="auto"/>
          </w:divBdr>
        </w:div>
        <w:div w:id="545335077">
          <w:marLeft w:val="640"/>
          <w:marRight w:val="0"/>
          <w:marTop w:val="0"/>
          <w:marBottom w:val="0"/>
          <w:divBdr>
            <w:top w:val="none" w:sz="0" w:space="0" w:color="auto"/>
            <w:left w:val="none" w:sz="0" w:space="0" w:color="auto"/>
            <w:bottom w:val="none" w:sz="0" w:space="0" w:color="auto"/>
            <w:right w:val="none" w:sz="0" w:space="0" w:color="auto"/>
          </w:divBdr>
        </w:div>
        <w:div w:id="575943051">
          <w:marLeft w:val="640"/>
          <w:marRight w:val="0"/>
          <w:marTop w:val="0"/>
          <w:marBottom w:val="0"/>
          <w:divBdr>
            <w:top w:val="none" w:sz="0" w:space="0" w:color="auto"/>
            <w:left w:val="none" w:sz="0" w:space="0" w:color="auto"/>
            <w:bottom w:val="none" w:sz="0" w:space="0" w:color="auto"/>
            <w:right w:val="none" w:sz="0" w:space="0" w:color="auto"/>
          </w:divBdr>
        </w:div>
        <w:div w:id="609162672">
          <w:marLeft w:val="640"/>
          <w:marRight w:val="0"/>
          <w:marTop w:val="0"/>
          <w:marBottom w:val="0"/>
          <w:divBdr>
            <w:top w:val="none" w:sz="0" w:space="0" w:color="auto"/>
            <w:left w:val="none" w:sz="0" w:space="0" w:color="auto"/>
            <w:bottom w:val="none" w:sz="0" w:space="0" w:color="auto"/>
            <w:right w:val="none" w:sz="0" w:space="0" w:color="auto"/>
          </w:divBdr>
        </w:div>
        <w:div w:id="627202479">
          <w:marLeft w:val="640"/>
          <w:marRight w:val="0"/>
          <w:marTop w:val="0"/>
          <w:marBottom w:val="0"/>
          <w:divBdr>
            <w:top w:val="none" w:sz="0" w:space="0" w:color="auto"/>
            <w:left w:val="none" w:sz="0" w:space="0" w:color="auto"/>
            <w:bottom w:val="none" w:sz="0" w:space="0" w:color="auto"/>
            <w:right w:val="none" w:sz="0" w:space="0" w:color="auto"/>
          </w:divBdr>
        </w:div>
        <w:div w:id="952008120">
          <w:marLeft w:val="640"/>
          <w:marRight w:val="0"/>
          <w:marTop w:val="0"/>
          <w:marBottom w:val="0"/>
          <w:divBdr>
            <w:top w:val="none" w:sz="0" w:space="0" w:color="auto"/>
            <w:left w:val="none" w:sz="0" w:space="0" w:color="auto"/>
            <w:bottom w:val="none" w:sz="0" w:space="0" w:color="auto"/>
            <w:right w:val="none" w:sz="0" w:space="0" w:color="auto"/>
          </w:divBdr>
        </w:div>
        <w:div w:id="953756240">
          <w:marLeft w:val="640"/>
          <w:marRight w:val="0"/>
          <w:marTop w:val="0"/>
          <w:marBottom w:val="0"/>
          <w:divBdr>
            <w:top w:val="none" w:sz="0" w:space="0" w:color="auto"/>
            <w:left w:val="none" w:sz="0" w:space="0" w:color="auto"/>
            <w:bottom w:val="none" w:sz="0" w:space="0" w:color="auto"/>
            <w:right w:val="none" w:sz="0" w:space="0" w:color="auto"/>
          </w:divBdr>
        </w:div>
        <w:div w:id="960114861">
          <w:marLeft w:val="640"/>
          <w:marRight w:val="0"/>
          <w:marTop w:val="0"/>
          <w:marBottom w:val="0"/>
          <w:divBdr>
            <w:top w:val="none" w:sz="0" w:space="0" w:color="auto"/>
            <w:left w:val="none" w:sz="0" w:space="0" w:color="auto"/>
            <w:bottom w:val="none" w:sz="0" w:space="0" w:color="auto"/>
            <w:right w:val="none" w:sz="0" w:space="0" w:color="auto"/>
          </w:divBdr>
        </w:div>
        <w:div w:id="986519018">
          <w:marLeft w:val="640"/>
          <w:marRight w:val="0"/>
          <w:marTop w:val="0"/>
          <w:marBottom w:val="0"/>
          <w:divBdr>
            <w:top w:val="none" w:sz="0" w:space="0" w:color="auto"/>
            <w:left w:val="none" w:sz="0" w:space="0" w:color="auto"/>
            <w:bottom w:val="none" w:sz="0" w:space="0" w:color="auto"/>
            <w:right w:val="none" w:sz="0" w:space="0" w:color="auto"/>
          </w:divBdr>
        </w:div>
        <w:div w:id="991563752">
          <w:marLeft w:val="640"/>
          <w:marRight w:val="0"/>
          <w:marTop w:val="0"/>
          <w:marBottom w:val="0"/>
          <w:divBdr>
            <w:top w:val="none" w:sz="0" w:space="0" w:color="auto"/>
            <w:left w:val="none" w:sz="0" w:space="0" w:color="auto"/>
            <w:bottom w:val="none" w:sz="0" w:space="0" w:color="auto"/>
            <w:right w:val="none" w:sz="0" w:space="0" w:color="auto"/>
          </w:divBdr>
        </w:div>
        <w:div w:id="1028410198">
          <w:marLeft w:val="640"/>
          <w:marRight w:val="0"/>
          <w:marTop w:val="0"/>
          <w:marBottom w:val="0"/>
          <w:divBdr>
            <w:top w:val="none" w:sz="0" w:space="0" w:color="auto"/>
            <w:left w:val="none" w:sz="0" w:space="0" w:color="auto"/>
            <w:bottom w:val="none" w:sz="0" w:space="0" w:color="auto"/>
            <w:right w:val="none" w:sz="0" w:space="0" w:color="auto"/>
          </w:divBdr>
        </w:div>
        <w:div w:id="1072657648">
          <w:marLeft w:val="640"/>
          <w:marRight w:val="0"/>
          <w:marTop w:val="0"/>
          <w:marBottom w:val="0"/>
          <w:divBdr>
            <w:top w:val="none" w:sz="0" w:space="0" w:color="auto"/>
            <w:left w:val="none" w:sz="0" w:space="0" w:color="auto"/>
            <w:bottom w:val="none" w:sz="0" w:space="0" w:color="auto"/>
            <w:right w:val="none" w:sz="0" w:space="0" w:color="auto"/>
          </w:divBdr>
        </w:div>
        <w:div w:id="1132095467">
          <w:marLeft w:val="640"/>
          <w:marRight w:val="0"/>
          <w:marTop w:val="0"/>
          <w:marBottom w:val="0"/>
          <w:divBdr>
            <w:top w:val="none" w:sz="0" w:space="0" w:color="auto"/>
            <w:left w:val="none" w:sz="0" w:space="0" w:color="auto"/>
            <w:bottom w:val="none" w:sz="0" w:space="0" w:color="auto"/>
            <w:right w:val="none" w:sz="0" w:space="0" w:color="auto"/>
          </w:divBdr>
        </w:div>
        <w:div w:id="1201360400">
          <w:marLeft w:val="640"/>
          <w:marRight w:val="0"/>
          <w:marTop w:val="0"/>
          <w:marBottom w:val="0"/>
          <w:divBdr>
            <w:top w:val="none" w:sz="0" w:space="0" w:color="auto"/>
            <w:left w:val="none" w:sz="0" w:space="0" w:color="auto"/>
            <w:bottom w:val="none" w:sz="0" w:space="0" w:color="auto"/>
            <w:right w:val="none" w:sz="0" w:space="0" w:color="auto"/>
          </w:divBdr>
        </w:div>
        <w:div w:id="1296443588">
          <w:marLeft w:val="640"/>
          <w:marRight w:val="0"/>
          <w:marTop w:val="0"/>
          <w:marBottom w:val="0"/>
          <w:divBdr>
            <w:top w:val="none" w:sz="0" w:space="0" w:color="auto"/>
            <w:left w:val="none" w:sz="0" w:space="0" w:color="auto"/>
            <w:bottom w:val="none" w:sz="0" w:space="0" w:color="auto"/>
            <w:right w:val="none" w:sz="0" w:space="0" w:color="auto"/>
          </w:divBdr>
        </w:div>
        <w:div w:id="1354070740">
          <w:marLeft w:val="640"/>
          <w:marRight w:val="0"/>
          <w:marTop w:val="0"/>
          <w:marBottom w:val="0"/>
          <w:divBdr>
            <w:top w:val="none" w:sz="0" w:space="0" w:color="auto"/>
            <w:left w:val="none" w:sz="0" w:space="0" w:color="auto"/>
            <w:bottom w:val="none" w:sz="0" w:space="0" w:color="auto"/>
            <w:right w:val="none" w:sz="0" w:space="0" w:color="auto"/>
          </w:divBdr>
        </w:div>
        <w:div w:id="1377395039">
          <w:marLeft w:val="640"/>
          <w:marRight w:val="0"/>
          <w:marTop w:val="0"/>
          <w:marBottom w:val="0"/>
          <w:divBdr>
            <w:top w:val="none" w:sz="0" w:space="0" w:color="auto"/>
            <w:left w:val="none" w:sz="0" w:space="0" w:color="auto"/>
            <w:bottom w:val="none" w:sz="0" w:space="0" w:color="auto"/>
            <w:right w:val="none" w:sz="0" w:space="0" w:color="auto"/>
          </w:divBdr>
        </w:div>
        <w:div w:id="1443846004">
          <w:marLeft w:val="640"/>
          <w:marRight w:val="0"/>
          <w:marTop w:val="0"/>
          <w:marBottom w:val="0"/>
          <w:divBdr>
            <w:top w:val="none" w:sz="0" w:space="0" w:color="auto"/>
            <w:left w:val="none" w:sz="0" w:space="0" w:color="auto"/>
            <w:bottom w:val="none" w:sz="0" w:space="0" w:color="auto"/>
            <w:right w:val="none" w:sz="0" w:space="0" w:color="auto"/>
          </w:divBdr>
        </w:div>
        <w:div w:id="1452743000">
          <w:marLeft w:val="640"/>
          <w:marRight w:val="0"/>
          <w:marTop w:val="0"/>
          <w:marBottom w:val="0"/>
          <w:divBdr>
            <w:top w:val="none" w:sz="0" w:space="0" w:color="auto"/>
            <w:left w:val="none" w:sz="0" w:space="0" w:color="auto"/>
            <w:bottom w:val="none" w:sz="0" w:space="0" w:color="auto"/>
            <w:right w:val="none" w:sz="0" w:space="0" w:color="auto"/>
          </w:divBdr>
        </w:div>
        <w:div w:id="1567834507">
          <w:marLeft w:val="640"/>
          <w:marRight w:val="0"/>
          <w:marTop w:val="0"/>
          <w:marBottom w:val="0"/>
          <w:divBdr>
            <w:top w:val="none" w:sz="0" w:space="0" w:color="auto"/>
            <w:left w:val="none" w:sz="0" w:space="0" w:color="auto"/>
            <w:bottom w:val="none" w:sz="0" w:space="0" w:color="auto"/>
            <w:right w:val="none" w:sz="0" w:space="0" w:color="auto"/>
          </w:divBdr>
        </w:div>
        <w:div w:id="1582448717">
          <w:marLeft w:val="640"/>
          <w:marRight w:val="0"/>
          <w:marTop w:val="0"/>
          <w:marBottom w:val="0"/>
          <w:divBdr>
            <w:top w:val="none" w:sz="0" w:space="0" w:color="auto"/>
            <w:left w:val="none" w:sz="0" w:space="0" w:color="auto"/>
            <w:bottom w:val="none" w:sz="0" w:space="0" w:color="auto"/>
            <w:right w:val="none" w:sz="0" w:space="0" w:color="auto"/>
          </w:divBdr>
        </w:div>
        <w:div w:id="1635722067">
          <w:marLeft w:val="640"/>
          <w:marRight w:val="0"/>
          <w:marTop w:val="0"/>
          <w:marBottom w:val="0"/>
          <w:divBdr>
            <w:top w:val="none" w:sz="0" w:space="0" w:color="auto"/>
            <w:left w:val="none" w:sz="0" w:space="0" w:color="auto"/>
            <w:bottom w:val="none" w:sz="0" w:space="0" w:color="auto"/>
            <w:right w:val="none" w:sz="0" w:space="0" w:color="auto"/>
          </w:divBdr>
        </w:div>
        <w:div w:id="1655330506">
          <w:marLeft w:val="640"/>
          <w:marRight w:val="0"/>
          <w:marTop w:val="0"/>
          <w:marBottom w:val="0"/>
          <w:divBdr>
            <w:top w:val="none" w:sz="0" w:space="0" w:color="auto"/>
            <w:left w:val="none" w:sz="0" w:space="0" w:color="auto"/>
            <w:bottom w:val="none" w:sz="0" w:space="0" w:color="auto"/>
            <w:right w:val="none" w:sz="0" w:space="0" w:color="auto"/>
          </w:divBdr>
        </w:div>
        <w:div w:id="1661614070">
          <w:marLeft w:val="640"/>
          <w:marRight w:val="0"/>
          <w:marTop w:val="0"/>
          <w:marBottom w:val="0"/>
          <w:divBdr>
            <w:top w:val="none" w:sz="0" w:space="0" w:color="auto"/>
            <w:left w:val="none" w:sz="0" w:space="0" w:color="auto"/>
            <w:bottom w:val="none" w:sz="0" w:space="0" w:color="auto"/>
            <w:right w:val="none" w:sz="0" w:space="0" w:color="auto"/>
          </w:divBdr>
        </w:div>
        <w:div w:id="1675572211">
          <w:marLeft w:val="640"/>
          <w:marRight w:val="0"/>
          <w:marTop w:val="0"/>
          <w:marBottom w:val="0"/>
          <w:divBdr>
            <w:top w:val="none" w:sz="0" w:space="0" w:color="auto"/>
            <w:left w:val="none" w:sz="0" w:space="0" w:color="auto"/>
            <w:bottom w:val="none" w:sz="0" w:space="0" w:color="auto"/>
            <w:right w:val="none" w:sz="0" w:space="0" w:color="auto"/>
          </w:divBdr>
        </w:div>
        <w:div w:id="1704162085">
          <w:marLeft w:val="640"/>
          <w:marRight w:val="0"/>
          <w:marTop w:val="0"/>
          <w:marBottom w:val="0"/>
          <w:divBdr>
            <w:top w:val="none" w:sz="0" w:space="0" w:color="auto"/>
            <w:left w:val="none" w:sz="0" w:space="0" w:color="auto"/>
            <w:bottom w:val="none" w:sz="0" w:space="0" w:color="auto"/>
            <w:right w:val="none" w:sz="0" w:space="0" w:color="auto"/>
          </w:divBdr>
        </w:div>
        <w:div w:id="1711031201">
          <w:marLeft w:val="640"/>
          <w:marRight w:val="0"/>
          <w:marTop w:val="0"/>
          <w:marBottom w:val="0"/>
          <w:divBdr>
            <w:top w:val="none" w:sz="0" w:space="0" w:color="auto"/>
            <w:left w:val="none" w:sz="0" w:space="0" w:color="auto"/>
            <w:bottom w:val="none" w:sz="0" w:space="0" w:color="auto"/>
            <w:right w:val="none" w:sz="0" w:space="0" w:color="auto"/>
          </w:divBdr>
        </w:div>
        <w:div w:id="1770931272">
          <w:marLeft w:val="640"/>
          <w:marRight w:val="0"/>
          <w:marTop w:val="0"/>
          <w:marBottom w:val="0"/>
          <w:divBdr>
            <w:top w:val="none" w:sz="0" w:space="0" w:color="auto"/>
            <w:left w:val="none" w:sz="0" w:space="0" w:color="auto"/>
            <w:bottom w:val="none" w:sz="0" w:space="0" w:color="auto"/>
            <w:right w:val="none" w:sz="0" w:space="0" w:color="auto"/>
          </w:divBdr>
        </w:div>
        <w:div w:id="1795363687">
          <w:marLeft w:val="640"/>
          <w:marRight w:val="0"/>
          <w:marTop w:val="0"/>
          <w:marBottom w:val="0"/>
          <w:divBdr>
            <w:top w:val="none" w:sz="0" w:space="0" w:color="auto"/>
            <w:left w:val="none" w:sz="0" w:space="0" w:color="auto"/>
            <w:bottom w:val="none" w:sz="0" w:space="0" w:color="auto"/>
            <w:right w:val="none" w:sz="0" w:space="0" w:color="auto"/>
          </w:divBdr>
        </w:div>
        <w:div w:id="1882933049">
          <w:marLeft w:val="640"/>
          <w:marRight w:val="0"/>
          <w:marTop w:val="0"/>
          <w:marBottom w:val="0"/>
          <w:divBdr>
            <w:top w:val="none" w:sz="0" w:space="0" w:color="auto"/>
            <w:left w:val="none" w:sz="0" w:space="0" w:color="auto"/>
            <w:bottom w:val="none" w:sz="0" w:space="0" w:color="auto"/>
            <w:right w:val="none" w:sz="0" w:space="0" w:color="auto"/>
          </w:divBdr>
        </w:div>
        <w:div w:id="1902523685">
          <w:marLeft w:val="640"/>
          <w:marRight w:val="0"/>
          <w:marTop w:val="0"/>
          <w:marBottom w:val="0"/>
          <w:divBdr>
            <w:top w:val="none" w:sz="0" w:space="0" w:color="auto"/>
            <w:left w:val="none" w:sz="0" w:space="0" w:color="auto"/>
            <w:bottom w:val="none" w:sz="0" w:space="0" w:color="auto"/>
            <w:right w:val="none" w:sz="0" w:space="0" w:color="auto"/>
          </w:divBdr>
        </w:div>
        <w:div w:id="1974603831">
          <w:marLeft w:val="640"/>
          <w:marRight w:val="0"/>
          <w:marTop w:val="0"/>
          <w:marBottom w:val="0"/>
          <w:divBdr>
            <w:top w:val="none" w:sz="0" w:space="0" w:color="auto"/>
            <w:left w:val="none" w:sz="0" w:space="0" w:color="auto"/>
            <w:bottom w:val="none" w:sz="0" w:space="0" w:color="auto"/>
            <w:right w:val="none" w:sz="0" w:space="0" w:color="auto"/>
          </w:divBdr>
        </w:div>
        <w:div w:id="2014525188">
          <w:marLeft w:val="640"/>
          <w:marRight w:val="0"/>
          <w:marTop w:val="0"/>
          <w:marBottom w:val="0"/>
          <w:divBdr>
            <w:top w:val="none" w:sz="0" w:space="0" w:color="auto"/>
            <w:left w:val="none" w:sz="0" w:space="0" w:color="auto"/>
            <w:bottom w:val="none" w:sz="0" w:space="0" w:color="auto"/>
            <w:right w:val="none" w:sz="0" w:space="0" w:color="auto"/>
          </w:divBdr>
        </w:div>
        <w:div w:id="2031442891">
          <w:marLeft w:val="640"/>
          <w:marRight w:val="0"/>
          <w:marTop w:val="0"/>
          <w:marBottom w:val="0"/>
          <w:divBdr>
            <w:top w:val="none" w:sz="0" w:space="0" w:color="auto"/>
            <w:left w:val="none" w:sz="0" w:space="0" w:color="auto"/>
            <w:bottom w:val="none" w:sz="0" w:space="0" w:color="auto"/>
            <w:right w:val="none" w:sz="0" w:space="0" w:color="auto"/>
          </w:divBdr>
        </w:div>
        <w:div w:id="2092504859">
          <w:marLeft w:val="640"/>
          <w:marRight w:val="0"/>
          <w:marTop w:val="0"/>
          <w:marBottom w:val="0"/>
          <w:divBdr>
            <w:top w:val="none" w:sz="0" w:space="0" w:color="auto"/>
            <w:left w:val="none" w:sz="0" w:space="0" w:color="auto"/>
            <w:bottom w:val="none" w:sz="0" w:space="0" w:color="auto"/>
            <w:right w:val="none" w:sz="0" w:space="0" w:color="auto"/>
          </w:divBdr>
        </w:div>
        <w:div w:id="2098552774">
          <w:marLeft w:val="640"/>
          <w:marRight w:val="0"/>
          <w:marTop w:val="0"/>
          <w:marBottom w:val="0"/>
          <w:divBdr>
            <w:top w:val="none" w:sz="0" w:space="0" w:color="auto"/>
            <w:left w:val="none" w:sz="0" w:space="0" w:color="auto"/>
            <w:bottom w:val="none" w:sz="0" w:space="0" w:color="auto"/>
            <w:right w:val="none" w:sz="0" w:space="0" w:color="auto"/>
          </w:divBdr>
        </w:div>
      </w:divsChild>
    </w:div>
    <w:div w:id="1955407365">
      <w:marLeft w:val="0"/>
      <w:marRight w:val="0"/>
      <w:marTop w:val="0"/>
      <w:marBottom w:val="0"/>
      <w:divBdr>
        <w:top w:val="none" w:sz="0" w:space="0" w:color="auto"/>
        <w:left w:val="none" w:sz="0" w:space="0" w:color="auto"/>
        <w:bottom w:val="none" w:sz="0" w:space="0" w:color="auto"/>
        <w:right w:val="none" w:sz="0" w:space="0" w:color="auto"/>
      </w:divBdr>
    </w:div>
    <w:div w:id="1960602596">
      <w:bodyDiv w:val="1"/>
      <w:marLeft w:val="0"/>
      <w:marRight w:val="0"/>
      <w:marTop w:val="0"/>
      <w:marBottom w:val="0"/>
      <w:divBdr>
        <w:top w:val="none" w:sz="0" w:space="0" w:color="auto"/>
        <w:left w:val="none" w:sz="0" w:space="0" w:color="auto"/>
        <w:bottom w:val="none" w:sz="0" w:space="0" w:color="auto"/>
        <w:right w:val="none" w:sz="0" w:space="0" w:color="auto"/>
      </w:divBdr>
      <w:divsChild>
        <w:div w:id="2755636">
          <w:marLeft w:val="640"/>
          <w:marRight w:val="0"/>
          <w:marTop w:val="0"/>
          <w:marBottom w:val="0"/>
          <w:divBdr>
            <w:top w:val="none" w:sz="0" w:space="0" w:color="auto"/>
            <w:left w:val="none" w:sz="0" w:space="0" w:color="auto"/>
            <w:bottom w:val="none" w:sz="0" w:space="0" w:color="auto"/>
            <w:right w:val="none" w:sz="0" w:space="0" w:color="auto"/>
          </w:divBdr>
        </w:div>
        <w:div w:id="91318329">
          <w:marLeft w:val="640"/>
          <w:marRight w:val="0"/>
          <w:marTop w:val="0"/>
          <w:marBottom w:val="0"/>
          <w:divBdr>
            <w:top w:val="none" w:sz="0" w:space="0" w:color="auto"/>
            <w:left w:val="none" w:sz="0" w:space="0" w:color="auto"/>
            <w:bottom w:val="none" w:sz="0" w:space="0" w:color="auto"/>
            <w:right w:val="none" w:sz="0" w:space="0" w:color="auto"/>
          </w:divBdr>
        </w:div>
        <w:div w:id="94792376">
          <w:marLeft w:val="640"/>
          <w:marRight w:val="0"/>
          <w:marTop w:val="0"/>
          <w:marBottom w:val="0"/>
          <w:divBdr>
            <w:top w:val="none" w:sz="0" w:space="0" w:color="auto"/>
            <w:left w:val="none" w:sz="0" w:space="0" w:color="auto"/>
            <w:bottom w:val="none" w:sz="0" w:space="0" w:color="auto"/>
            <w:right w:val="none" w:sz="0" w:space="0" w:color="auto"/>
          </w:divBdr>
        </w:div>
        <w:div w:id="113066460">
          <w:marLeft w:val="640"/>
          <w:marRight w:val="0"/>
          <w:marTop w:val="0"/>
          <w:marBottom w:val="0"/>
          <w:divBdr>
            <w:top w:val="none" w:sz="0" w:space="0" w:color="auto"/>
            <w:left w:val="none" w:sz="0" w:space="0" w:color="auto"/>
            <w:bottom w:val="none" w:sz="0" w:space="0" w:color="auto"/>
            <w:right w:val="none" w:sz="0" w:space="0" w:color="auto"/>
          </w:divBdr>
        </w:div>
        <w:div w:id="121464220">
          <w:marLeft w:val="640"/>
          <w:marRight w:val="0"/>
          <w:marTop w:val="0"/>
          <w:marBottom w:val="0"/>
          <w:divBdr>
            <w:top w:val="none" w:sz="0" w:space="0" w:color="auto"/>
            <w:left w:val="none" w:sz="0" w:space="0" w:color="auto"/>
            <w:bottom w:val="none" w:sz="0" w:space="0" w:color="auto"/>
            <w:right w:val="none" w:sz="0" w:space="0" w:color="auto"/>
          </w:divBdr>
        </w:div>
        <w:div w:id="139352141">
          <w:marLeft w:val="640"/>
          <w:marRight w:val="0"/>
          <w:marTop w:val="0"/>
          <w:marBottom w:val="0"/>
          <w:divBdr>
            <w:top w:val="none" w:sz="0" w:space="0" w:color="auto"/>
            <w:left w:val="none" w:sz="0" w:space="0" w:color="auto"/>
            <w:bottom w:val="none" w:sz="0" w:space="0" w:color="auto"/>
            <w:right w:val="none" w:sz="0" w:space="0" w:color="auto"/>
          </w:divBdr>
        </w:div>
        <w:div w:id="259417322">
          <w:marLeft w:val="640"/>
          <w:marRight w:val="0"/>
          <w:marTop w:val="0"/>
          <w:marBottom w:val="0"/>
          <w:divBdr>
            <w:top w:val="none" w:sz="0" w:space="0" w:color="auto"/>
            <w:left w:val="none" w:sz="0" w:space="0" w:color="auto"/>
            <w:bottom w:val="none" w:sz="0" w:space="0" w:color="auto"/>
            <w:right w:val="none" w:sz="0" w:space="0" w:color="auto"/>
          </w:divBdr>
        </w:div>
        <w:div w:id="333267646">
          <w:marLeft w:val="640"/>
          <w:marRight w:val="0"/>
          <w:marTop w:val="0"/>
          <w:marBottom w:val="0"/>
          <w:divBdr>
            <w:top w:val="none" w:sz="0" w:space="0" w:color="auto"/>
            <w:left w:val="none" w:sz="0" w:space="0" w:color="auto"/>
            <w:bottom w:val="none" w:sz="0" w:space="0" w:color="auto"/>
            <w:right w:val="none" w:sz="0" w:space="0" w:color="auto"/>
          </w:divBdr>
        </w:div>
        <w:div w:id="349065715">
          <w:marLeft w:val="640"/>
          <w:marRight w:val="0"/>
          <w:marTop w:val="0"/>
          <w:marBottom w:val="0"/>
          <w:divBdr>
            <w:top w:val="none" w:sz="0" w:space="0" w:color="auto"/>
            <w:left w:val="none" w:sz="0" w:space="0" w:color="auto"/>
            <w:bottom w:val="none" w:sz="0" w:space="0" w:color="auto"/>
            <w:right w:val="none" w:sz="0" w:space="0" w:color="auto"/>
          </w:divBdr>
        </w:div>
        <w:div w:id="487328104">
          <w:marLeft w:val="640"/>
          <w:marRight w:val="0"/>
          <w:marTop w:val="0"/>
          <w:marBottom w:val="0"/>
          <w:divBdr>
            <w:top w:val="none" w:sz="0" w:space="0" w:color="auto"/>
            <w:left w:val="none" w:sz="0" w:space="0" w:color="auto"/>
            <w:bottom w:val="none" w:sz="0" w:space="0" w:color="auto"/>
            <w:right w:val="none" w:sz="0" w:space="0" w:color="auto"/>
          </w:divBdr>
        </w:div>
        <w:div w:id="504445032">
          <w:marLeft w:val="640"/>
          <w:marRight w:val="0"/>
          <w:marTop w:val="0"/>
          <w:marBottom w:val="0"/>
          <w:divBdr>
            <w:top w:val="none" w:sz="0" w:space="0" w:color="auto"/>
            <w:left w:val="none" w:sz="0" w:space="0" w:color="auto"/>
            <w:bottom w:val="none" w:sz="0" w:space="0" w:color="auto"/>
            <w:right w:val="none" w:sz="0" w:space="0" w:color="auto"/>
          </w:divBdr>
        </w:div>
        <w:div w:id="586621525">
          <w:marLeft w:val="640"/>
          <w:marRight w:val="0"/>
          <w:marTop w:val="0"/>
          <w:marBottom w:val="0"/>
          <w:divBdr>
            <w:top w:val="none" w:sz="0" w:space="0" w:color="auto"/>
            <w:left w:val="none" w:sz="0" w:space="0" w:color="auto"/>
            <w:bottom w:val="none" w:sz="0" w:space="0" w:color="auto"/>
            <w:right w:val="none" w:sz="0" w:space="0" w:color="auto"/>
          </w:divBdr>
        </w:div>
        <w:div w:id="770710567">
          <w:marLeft w:val="640"/>
          <w:marRight w:val="0"/>
          <w:marTop w:val="0"/>
          <w:marBottom w:val="0"/>
          <w:divBdr>
            <w:top w:val="none" w:sz="0" w:space="0" w:color="auto"/>
            <w:left w:val="none" w:sz="0" w:space="0" w:color="auto"/>
            <w:bottom w:val="none" w:sz="0" w:space="0" w:color="auto"/>
            <w:right w:val="none" w:sz="0" w:space="0" w:color="auto"/>
          </w:divBdr>
        </w:div>
        <w:div w:id="770710679">
          <w:marLeft w:val="640"/>
          <w:marRight w:val="0"/>
          <w:marTop w:val="0"/>
          <w:marBottom w:val="0"/>
          <w:divBdr>
            <w:top w:val="none" w:sz="0" w:space="0" w:color="auto"/>
            <w:left w:val="none" w:sz="0" w:space="0" w:color="auto"/>
            <w:bottom w:val="none" w:sz="0" w:space="0" w:color="auto"/>
            <w:right w:val="none" w:sz="0" w:space="0" w:color="auto"/>
          </w:divBdr>
        </w:div>
        <w:div w:id="892501999">
          <w:marLeft w:val="640"/>
          <w:marRight w:val="0"/>
          <w:marTop w:val="0"/>
          <w:marBottom w:val="0"/>
          <w:divBdr>
            <w:top w:val="none" w:sz="0" w:space="0" w:color="auto"/>
            <w:left w:val="none" w:sz="0" w:space="0" w:color="auto"/>
            <w:bottom w:val="none" w:sz="0" w:space="0" w:color="auto"/>
            <w:right w:val="none" w:sz="0" w:space="0" w:color="auto"/>
          </w:divBdr>
        </w:div>
        <w:div w:id="938174653">
          <w:marLeft w:val="640"/>
          <w:marRight w:val="0"/>
          <w:marTop w:val="0"/>
          <w:marBottom w:val="0"/>
          <w:divBdr>
            <w:top w:val="none" w:sz="0" w:space="0" w:color="auto"/>
            <w:left w:val="none" w:sz="0" w:space="0" w:color="auto"/>
            <w:bottom w:val="none" w:sz="0" w:space="0" w:color="auto"/>
            <w:right w:val="none" w:sz="0" w:space="0" w:color="auto"/>
          </w:divBdr>
        </w:div>
        <w:div w:id="944382319">
          <w:marLeft w:val="640"/>
          <w:marRight w:val="0"/>
          <w:marTop w:val="0"/>
          <w:marBottom w:val="0"/>
          <w:divBdr>
            <w:top w:val="none" w:sz="0" w:space="0" w:color="auto"/>
            <w:left w:val="none" w:sz="0" w:space="0" w:color="auto"/>
            <w:bottom w:val="none" w:sz="0" w:space="0" w:color="auto"/>
            <w:right w:val="none" w:sz="0" w:space="0" w:color="auto"/>
          </w:divBdr>
        </w:div>
        <w:div w:id="962155796">
          <w:marLeft w:val="640"/>
          <w:marRight w:val="0"/>
          <w:marTop w:val="0"/>
          <w:marBottom w:val="0"/>
          <w:divBdr>
            <w:top w:val="none" w:sz="0" w:space="0" w:color="auto"/>
            <w:left w:val="none" w:sz="0" w:space="0" w:color="auto"/>
            <w:bottom w:val="none" w:sz="0" w:space="0" w:color="auto"/>
            <w:right w:val="none" w:sz="0" w:space="0" w:color="auto"/>
          </w:divBdr>
        </w:div>
        <w:div w:id="969748485">
          <w:marLeft w:val="640"/>
          <w:marRight w:val="0"/>
          <w:marTop w:val="0"/>
          <w:marBottom w:val="0"/>
          <w:divBdr>
            <w:top w:val="none" w:sz="0" w:space="0" w:color="auto"/>
            <w:left w:val="none" w:sz="0" w:space="0" w:color="auto"/>
            <w:bottom w:val="none" w:sz="0" w:space="0" w:color="auto"/>
            <w:right w:val="none" w:sz="0" w:space="0" w:color="auto"/>
          </w:divBdr>
        </w:div>
        <w:div w:id="1022970982">
          <w:marLeft w:val="640"/>
          <w:marRight w:val="0"/>
          <w:marTop w:val="0"/>
          <w:marBottom w:val="0"/>
          <w:divBdr>
            <w:top w:val="none" w:sz="0" w:space="0" w:color="auto"/>
            <w:left w:val="none" w:sz="0" w:space="0" w:color="auto"/>
            <w:bottom w:val="none" w:sz="0" w:space="0" w:color="auto"/>
            <w:right w:val="none" w:sz="0" w:space="0" w:color="auto"/>
          </w:divBdr>
        </w:div>
        <w:div w:id="1037316431">
          <w:marLeft w:val="640"/>
          <w:marRight w:val="0"/>
          <w:marTop w:val="0"/>
          <w:marBottom w:val="0"/>
          <w:divBdr>
            <w:top w:val="none" w:sz="0" w:space="0" w:color="auto"/>
            <w:left w:val="none" w:sz="0" w:space="0" w:color="auto"/>
            <w:bottom w:val="none" w:sz="0" w:space="0" w:color="auto"/>
            <w:right w:val="none" w:sz="0" w:space="0" w:color="auto"/>
          </w:divBdr>
        </w:div>
        <w:div w:id="1143424886">
          <w:marLeft w:val="640"/>
          <w:marRight w:val="0"/>
          <w:marTop w:val="0"/>
          <w:marBottom w:val="0"/>
          <w:divBdr>
            <w:top w:val="none" w:sz="0" w:space="0" w:color="auto"/>
            <w:left w:val="none" w:sz="0" w:space="0" w:color="auto"/>
            <w:bottom w:val="none" w:sz="0" w:space="0" w:color="auto"/>
            <w:right w:val="none" w:sz="0" w:space="0" w:color="auto"/>
          </w:divBdr>
        </w:div>
        <w:div w:id="1147354271">
          <w:marLeft w:val="640"/>
          <w:marRight w:val="0"/>
          <w:marTop w:val="0"/>
          <w:marBottom w:val="0"/>
          <w:divBdr>
            <w:top w:val="none" w:sz="0" w:space="0" w:color="auto"/>
            <w:left w:val="none" w:sz="0" w:space="0" w:color="auto"/>
            <w:bottom w:val="none" w:sz="0" w:space="0" w:color="auto"/>
            <w:right w:val="none" w:sz="0" w:space="0" w:color="auto"/>
          </w:divBdr>
        </w:div>
        <w:div w:id="1304508533">
          <w:marLeft w:val="640"/>
          <w:marRight w:val="0"/>
          <w:marTop w:val="0"/>
          <w:marBottom w:val="0"/>
          <w:divBdr>
            <w:top w:val="none" w:sz="0" w:space="0" w:color="auto"/>
            <w:left w:val="none" w:sz="0" w:space="0" w:color="auto"/>
            <w:bottom w:val="none" w:sz="0" w:space="0" w:color="auto"/>
            <w:right w:val="none" w:sz="0" w:space="0" w:color="auto"/>
          </w:divBdr>
        </w:div>
        <w:div w:id="1309162333">
          <w:marLeft w:val="640"/>
          <w:marRight w:val="0"/>
          <w:marTop w:val="0"/>
          <w:marBottom w:val="0"/>
          <w:divBdr>
            <w:top w:val="none" w:sz="0" w:space="0" w:color="auto"/>
            <w:left w:val="none" w:sz="0" w:space="0" w:color="auto"/>
            <w:bottom w:val="none" w:sz="0" w:space="0" w:color="auto"/>
            <w:right w:val="none" w:sz="0" w:space="0" w:color="auto"/>
          </w:divBdr>
        </w:div>
        <w:div w:id="1349411343">
          <w:marLeft w:val="640"/>
          <w:marRight w:val="0"/>
          <w:marTop w:val="0"/>
          <w:marBottom w:val="0"/>
          <w:divBdr>
            <w:top w:val="none" w:sz="0" w:space="0" w:color="auto"/>
            <w:left w:val="none" w:sz="0" w:space="0" w:color="auto"/>
            <w:bottom w:val="none" w:sz="0" w:space="0" w:color="auto"/>
            <w:right w:val="none" w:sz="0" w:space="0" w:color="auto"/>
          </w:divBdr>
        </w:div>
        <w:div w:id="1444182854">
          <w:marLeft w:val="640"/>
          <w:marRight w:val="0"/>
          <w:marTop w:val="0"/>
          <w:marBottom w:val="0"/>
          <w:divBdr>
            <w:top w:val="none" w:sz="0" w:space="0" w:color="auto"/>
            <w:left w:val="none" w:sz="0" w:space="0" w:color="auto"/>
            <w:bottom w:val="none" w:sz="0" w:space="0" w:color="auto"/>
            <w:right w:val="none" w:sz="0" w:space="0" w:color="auto"/>
          </w:divBdr>
        </w:div>
        <w:div w:id="1523278194">
          <w:marLeft w:val="640"/>
          <w:marRight w:val="0"/>
          <w:marTop w:val="0"/>
          <w:marBottom w:val="0"/>
          <w:divBdr>
            <w:top w:val="none" w:sz="0" w:space="0" w:color="auto"/>
            <w:left w:val="none" w:sz="0" w:space="0" w:color="auto"/>
            <w:bottom w:val="none" w:sz="0" w:space="0" w:color="auto"/>
            <w:right w:val="none" w:sz="0" w:space="0" w:color="auto"/>
          </w:divBdr>
        </w:div>
        <w:div w:id="1531646781">
          <w:marLeft w:val="640"/>
          <w:marRight w:val="0"/>
          <w:marTop w:val="0"/>
          <w:marBottom w:val="0"/>
          <w:divBdr>
            <w:top w:val="none" w:sz="0" w:space="0" w:color="auto"/>
            <w:left w:val="none" w:sz="0" w:space="0" w:color="auto"/>
            <w:bottom w:val="none" w:sz="0" w:space="0" w:color="auto"/>
            <w:right w:val="none" w:sz="0" w:space="0" w:color="auto"/>
          </w:divBdr>
        </w:div>
        <w:div w:id="1557010607">
          <w:marLeft w:val="640"/>
          <w:marRight w:val="0"/>
          <w:marTop w:val="0"/>
          <w:marBottom w:val="0"/>
          <w:divBdr>
            <w:top w:val="none" w:sz="0" w:space="0" w:color="auto"/>
            <w:left w:val="none" w:sz="0" w:space="0" w:color="auto"/>
            <w:bottom w:val="none" w:sz="0" w:space="0" w:color="auto"/>
            <w:right w:val="none" w:sz="0" w:space="0" w:color="auto"/>
          </w:divBdr>
        </w:div>
        <w:div w:id="1565138042">
          <w:marLeft w:val="640"/>
          <w:marRight w:val="0"/>
          <w:marTop w:val="0"/>
          <w:marBottom w:val="0"/>
          <w:divBdr>
            <w:top w:val="none" w:sz="0" w:space="0" w:color="auto"/>
            <w:left w:val="none" w:sz="0" w:space="0" w:color="auto"/>
            <w:bottom w:val="none" w:sz="0" w:space="0" w:color="auto"/>
            <w:right w:val="none" w:sz="0" w:space="0" w:color="auto"/>
          </w:divBdr>
        </w:div>
        <w:div w:id="1587225189">
          <w:marLeft w:val="640"/>
          <w:marRight w:val="0"/>
          <w:marTop w:val="0"/>
          <w:marBottom w:val="0"/>
          <w:divBdr>
            <w:top w:val="none" w:sz="0" w:space="0" w:color="auto"/>
            <w:left w:val="none" w:sz="0" w:space="0" w:color="auto"/>
            <w:bottom w:val="none" w:sz="0" w:space="0" w:color="auto"/>
            <w:right w:val="none" w:sz="0" w:space="0" w:color="auto"/>
          </w:divBdr>
        </w:div>
        <w:div w:id="1689409592">
          <w:marLeft w:val="640"/>
          <w:marRight w:val="0"/>
          <w:marTop w:val="0"/>
          <w:marBottom w:val="0"/>
          <w:divBdr>
            <w:top w:val="none" w:sz="0" w:space="0" w:color="auto"/>
            <w:left w:val="none" w:sz="0" w:space="0" w:color="auto"/>
            <w:bottom w:val="none" w:sz="0" w:space="0" w:color="auto"/>
            <w:right w:val="none" w:sz="0" w:space="0" w:color="auto"/>
          </w:divBdr>
        </w:div>
        <w:div w:id="1699772566">
          <w:marLeft w:val="640"/>
          <w:marRight w:val="0"/>
          <w:marTop w:val="0"/>
          <w:marBottom w:val="0"/>
          <w:divBdr>
            <w:top w:val="none" w:sz="0" w:space="0" w:color="auto"/>
            <w:left w:val="none" w:sz="0" w:space="0" w:color="auto"/>
            <w:bottom w:val="none" w:sz="0" w:space="0" w:color="auto"/>
            <w:right w:val="none" w:sz="0" w:space="0" w:color="auto"/>
          </w:divBdr>
        </w:div>
        <w:div w:id="1701004418">
          <w:marLeft w:val="640"/>
          <w:marRight w:val="0"/>
          <w:marTop w:val="0"/>
          <w:marBottom w:val="0"/>
          <w:divBdr>
            <w:top w:val="none" w:sz="0" w:space="0" w:color="auto"/>
            <w:left w:val="none" w:sz="0" w:space="0" w:color="auto"/>
            <w:bottom w:val="none" w:sz="0" w:space="0" w:color="auto"/>
            <w:right w:val="none" w:sz="0" w:space="0" w:color="auto"/>
          </w:divBdr>
        </w:div>
        <w:div w:id="1722243495">
          <w:marLeft w:val="640"/>
          <w:marRight w:val="0"/>
          <w:marTop w:val="0"/>
          <w:marBottom w:val="0"/>
          <w:divBdr>
            <w:top w:val="none" w:sz="0" w:space="0" w:color="auto"/>
            <w:left w:val="none" w:sz="0" w:space="0" w:color="auto"/>
            <w:bottom w:val="none" w:sz="0" w:space="0" w:color="auto"/>
            <w:right w:val="none" w:sz="0" w:space="0" w:color="auto"/>
          </w:divBdr>
        </w:div>
        <w:div w:id="1812940861">
          <w:marLeft w:val="640"/>
          <w:marRight w:val="0"/>
          <w:marTop w:val="0"/>
          <w:marBottom w:val="0"/>
          <w:divBdr>
            <w:top w:val="none" w:sz="0" w:space="0" w:color="auto"/>
            <w:left w:val="none" w:sz="0" w:space="0" w:color="auto"/>
            <w:bottom w:val="none" w:sz="0" w:space="0" w:color="auto"/>
            <w:right w:val="none" w:sz="0" w:space="0" w:color="auto"/>
          </w:divBdr>
        </w:div>
        <w:div w:id="1818374751">
          <w:marLeft w:val="640"/>
          <w:marRight w:val="0"/>
          <w:marTop w:val="0"/>
          <w:marBottom w:val="0"/>
          <w:divBdr>
            <w:top w:val="none" w:sz="0" w:space="0" w:color="auto"/>
            <w:left w:val="none" w:sz="0" w:space="0" w:color="auto"/>
            <w:bottom w:val="none" w:sz="0" w:space="0" w:color="auto"/>
            <w:right w:val="none" w:sz="0" w:space="0" w:color="auto"/>
          </w:divBdr>
        </w:div>
        <w:div w:id="1823698577">
          <w:marLeft w:val="640"/>
          <w:marRight w:val="0"/>
          <w:marTop w:val="0"/>
          <w:marBottom w:val="0"/>
          <w:divBdr>
            <w:top w:val="none" w:sz="0" w:space="0" w:color="auto"/>
            <w:left w:val="none" w:sz="0" w:space="0" w:color="auto"/>
            <w:bottom w:val="none" w:sz="0" w:space="0" w:color="auto"/>
            <w:right w:val="none" w:sz="0" w:space="0" w:color="auto"/>
          </w:divBdr>
        </w:div>
        <w:div w:id="1921408604">
          <w:marLeft w:val="640"/>
          <w:marRight w:val="0"/>
          <w:marTop w:val="0"/>
          <w:marBottom w:val="0"/>
          <w:divBdr>
            <w:top w:val="none" w:sz="0" w:space="0" w:color="auto"/>
            <w:left w:val="none" w:sz="0" w:space="0" w:color="auto"/>
            <w:bottom w:val="none" w:sz="0" w:space="0" w:color="auto"/>
            <w:right w:val="none" w:sz="0" w:space="0" w:color="auto"/>
          </w:divBdr>
        </w:div>
        <w:div w:id="1936211675">
          <w:marLeft w:val="640"/>
          <w:marRight w:val="0"/>
          <w:marTop w:val="0"/>
          <w:marBottom w:val="0"/>
          <w:divBdr>
            <w:top w:val="none" w:sz="0" w:space="0" w:color="auto"/>
            <w:left w:val="none" w:sz="0" w:space="0" w:color="auto"/>
            <w:bottom w:val="none" w:sz="0" w:space="0" w:color="auto"/>
            <w:right w:val="none" w:sz="0" w:space="0" w:color="auto"/>
          </w:divBdr>
        </w:div>
        <w:div w:id="1964462000">
          <w:marLeft w:val="640"/>
          <w:marRight w:val="0"/>
          <w:marTop w:val="0"/>
          <w:marBottom w:val="0"/>
          <w:divBdr>
            <w:top w:val="none" w:sz="0" w:space="0" w:color="auto"/>
            <w:left w:val="none" w:sz="0" w:space="0" w:color="auto"/>
            <w:bottom w:val="none" w:sz="0" w:space="0" w:color="auto"/>
            <w:right w:val="none" w:sz="0" w:space="0" w:color="auto"/>
          </w:divBdr>
        </w:div>
        <w:div w:id="1969822156">
          <w:marLeft w:val="640"/>
          <w:marRight w:val="0"/>
          <w:marTop w:val="0"/>
          <w:marBottom w:val="0"/>
          <w:divBdr>
            <w:top w:val="none" w:sz="0" w:space="0" w:color="auto"/>
            <w:left w:val="none" w:sz="0" w:space="0" w:color="auto"/>
            <w:bottom w:val="none" w:sz="0" w:space="0" w:color="auto"/>
            <w:right w:val="none" w:sz="0" w:space="0" w:color="auto"/>
          </w:divBdr>
        </w:div>
        <w:div w:id="2033677967">
          <w:marLeft w:val="640"/>
          <w:marRight w:val="0"/>
          <w:marTop w:val="0"/>
          <w:marBottom w:val="0"/>
          <w:divBdr>
            <w:top w:val="none" w:sz="0" w:space="0" w:color="auto"/>
            <w:left w:val="none" w:sz="0" w:space="0" w:color="auto"/>
            <w:bottom w:val="none" w:sz="0" w:space="0" w:color="auto"/>
            <w:right w:val="none" w:sz="0" w:space="0" w:color="auto"/>
          </w:divBdr>
        </w:div>
        <w:div w:id="2141224680">
          <w:marLeft w:val="640"/>
          <w:marRight w:val="0"/>
          <w:marTop w:val="0"/>
          <w:marBottom w:val="0"/>
          <w:divBdr>
            <w:top w:val="none" w:sz="0" w:space="0" w:color="auto"/>
            <w:left w:val="none" w:sz="0" w:space="0" w:color="auto"/>
            <w:bottom w:val="none" w:sz="0" w:space="0" w:color="auto"/>
            <w:right w:val="none" w:sz="0" w:space="0" w:color="auto"/>
          </w:divBdr>
        </w:div>
      </w:divsChild>
    </w:div>
    <w:div w:id="1965842145">
      <w:bodyDiv w:val="1"/>
      <w:marLeft w:val="0"/>
      <w:marRight w:val="0"/>
      <w:marTop w:val="0"/>
      <w:marBottom w:val="0"/>
      <w:divBdr>
        <w:top w:val="none" w:sz="0" w:space="0" w:color="auto"/>
        <w:left w:val="none" w:sz="0" w:space="0" w:color="auto"/>
        <w:bottom w:val="none" w:sz="0" w:space="0" w:color="auto"/>
        <w:right w:val="none" w:sz="0" w:space="0" w:color="auto"/>
      </w:divBdr>
      <w:divsChild>
        <w:div w:id="779111172">
          <w:marLeft w:val="640"/>
          <w:marRight w:val="0"/>
          <w:marTop w:val="0"/>
          <w:marBottom w:val="0"/>
          <w:divBdr>
            <w:top w:val="none" w:sz="0" w:space="0" w:color="auto"/>
            <w:left w:val="none" w:sz="0" w:space="0" w:color="auto"/>
            <w:bottom w:val="none" w:sz="0" w:space="0" w:color="auto"/>
            <w:right w:val="none" w:sz="0" w:space="0" w:color="auto"/>
          </w:divBdr>
        </w:div>
        <w:div w:id="1760638008">
          <w:marLeft w:val="640"/>
          <w:marRight w:val="0"/>
          <w:marTop w:val="0"/>
          <w:marBottom w:val="0"/>
          <w:divBdr>
            <w:top w:val="none" w:sz="0" w:space="0" w:color="auto"/>
            <w:left w:val="none" w:sz="0" w:space="0" w:color="auto"/>
            <w:bottom w:val="none" w:sz="0" w:space="0" w:color="auto"/>
            <w:right w:val="none" w:sz="0" w:space="0" w:color="auto"/>
          </w:divBdr>
        </w:div>
        <w:div w:id="1833327156">
          <w:marLeft w:val="640"/>
          <w:marRight w:val="0"/>
          <w:marTop w:val="0"/>
          <w:marBottom w:val="0"/>
          <w:divBdr>
            <w:top w:val="none" w:sz="0" w:space="0" w:color="auto"/>
            <w:left w:val="none" w:sz="0" w:space="0" w:color="auto"/>
            <w:bottom w:val="none" w:sz="0" w:space="0" w:color="auto"/>
            <w:right w:val="none" w:sz="0" w:space="0" w:color="auto"/>
          </w:divBdr>
        </w:div>
        <w:div w:id="549925007">
          <w:marLeft w:val="640"/>
          <w:marRight w:val="0"/>
          <w:marTop w:val="0"/>
          <w:marBottom w:val="0"/>
          <w:divBdr>
            <w:top w:val="none" w:sz="0" w:space="0" w:color="auto"/>
            <w:left w:val="none" w:sz="0" w:space="0" w:color="auto"/>
            <w:bottom w:val="none" w:sz="0" w:space="0" w:color="auto"/>
            <w:right w:val="none" w:sz="0" w:space="0" w:color="auto"/>
          </w:divBdr>
        </w:div>
        <w:div w:id="920793137">
          <w:marLeft w:val="640"/>
          <w:marRight w:val="0"/>
          <w:marTop w:val="0"/>
          <w:marBottom w:val="0"/>
          <w:divBdr>
            <w:top w:val="none" w:sz="0" w:space="0" w:color="auto"/>
            <w:left w:val="none" w:sz="0" w:space="0" w:color="auto"/>
            <w:bottom w:val="none" w:sz="0" w:space="0" w:color="auto"/>
            <w:right w:val="none" w:sz="0" w:space="0" w:color="auto"/>
          </w:divBdr>
        </w:div>
        <w:div w:id="555354069">
          <w:marLeft w:val="640"/>
          <w:marRight w:val="0"/>
          <w:marTop w:val="0"/>
          <w:marBottom w:val="0"/>
          <w:divBdr>
            <w:top w:val="none" w:sz="0" w:space="0" w:color="auto"/>
            <w:left w:val="none" w:sz="0" w:space="0" w:color="auto"/>
            <w:bottom w:val="none" w:sz="0" w:space="0" w:color="auto"/>
            <w:right w:val="none" w:sz="0" w:space="0" w:color="auto"/>
          </w:divBdr>
        </w:div>
        <w:div w:id="1215968251">
          <w:marLeft w:val="640"/>
          <w:marRight w:val="0"/>
          <w:marTop w:val="0"/>
          <w:marBottom w:val="0"/>
          <w:divBdr>
            <w:top w:val="none" w:sz="0" w:space="0" w:color="auto"/>
            <w:left w:val="none" w:sz="0" w:space="0" w:color="auto"/>
            <w:bottom w:val="none" w:sz="0" w:space="0" w:color="auto"/>
            <w:right w:val="none" w:sz="0" w:space="0" w:color="auto"/>
          </w:divBdr>
        </w:div>
        <w:div w:id="612131362">
          <w:marLeft w:val="640"/>
          <w:marRight w:val="0"/>
          <w:marTop w:val="0"/>
          <w:marBottom w:val="0"/>
          <w:divBdr>
            <w:top w:val="none" w:sz="0" w:space="0" w:color="auto"/>
            <w:left w:val="none" w:sz="0" w:space="0" w:color="auto"/>
            <w:bottom w:val="none" w:sz="0" w:space="0" w:color="auto"/>
            <w:right w:val="none" w:sz="0" w:space="0" w:color="auto"/>
          </w:divBdr>
        </w:div>
        <w:div w:id="1199002322">
          <w:marLeft w:val="640"/>
          <w:marRight w:val="0"/>
          <w:marTop w:val="0"/>
          <w:marBottom w:val="0"/>
          <w:divBdr>
            <w:top w:val="none" w:sz="0" w:space="0" w:color="auto"/>
            <w:left w:val="none" w:sz="0" w:space="0" w:color="auto"/>
            <w:bottom w:val="none" w:sz="0" w:space="0" w:color="auto"/>
            <w:right w:val="none" w:sz="0" w:space="0" w:color="auto"/>
          </w:divBdr>
        </w:div>
        <w:div w:id="1201162979">
          <w:marLeft w:val="640"/>
          <w:marRight w:val="0"/>
          <w:marTop w:val="0"/>
          <w:marBottom w:val="0"/>
          <w:divBdr>
            <w:top w:val="none" w:sz="0" w:space="0" w:color="auto"/>
            <w:left w:val="none" w:sz="0" w:space="0" w:color="auto"/>
            <w:bottom w:val="none" w:sz="0" w:space="0" w:color="auto"/>
            <w:right w:val="none" w:sz="0" w:space="0" w:color="auto"/>
          </w:divBdr>
        </w:div>
        <w:div w:id="523635627">
          <w:marLeft w:val="640"/>
          <w:marRight w:val="0"/>
          <w:marTop w:val="0"/>
          <w:marBottom w:val="0"/>
          <w:divBdr>
            <w:top w:val="none" w:sz="0" w:space="0" w:color="auto"/>
            <w:left w:val="none" w:sz="0" w:space="0" w:color="auto"/>
            <w:bottom w:val="none" w:sz="0" w:space="0" w:color="auto"/>
            <w:right w:val="none" w:sz="0" w:space="0" w:color="auto"/>
          </w:divBdr>
        </w:div>
        <w:div w:id="1447387253">
          <w:marLeft w:val="640"/>
          <w:marRight w:val="0"/>
          <w:marTop w:val="0"/>
          <w:marBottom w:val="0"/>
          <w:divBdr>
            <w:top w:val="none" w:sz="0" w:space="0" w:color="auto"/>
            <w:left w:val="none" w:sz="0" w:space="0" w:color="auto"/>
            <w:bottom w:val="none" w:sz="0" w:space="0" w:color="auto"/>
            <w:right w:val="none" w:sz="0" w:space="0" w:color="auto"/>
          </w:divBdr>
        </w:div>
        <w:div w:id="2006473327">
          <w:marLeft w:val="640"/>
          <w:marRight w:val="0"/>
          <w:marTop w:val="0"/>
          <w:marBottom w:val="0"/>
          <w:divBdr>
            <w:top w:val="none" w:sz="0" w:space="0" w:color="auto"/>
            <w:left w:val="none" w:sz="0" w:space="0" w:color="auto"/>
            <w:bottom w:val="none" w:sz="0" w:space="0" w:color="auto"/>
            <w:right w:val="none" w:sz="0" w:space="0" w:color="auto"/>
          </w:divBdr>
        </w:div>
        <w:div w:id="882643266">
          <w:marLeft w:val="640"/>
          <w:marRight w:val="0"/>
          <w:marTop w:val="0"/>
          <w:marBottom w:val="0"/>
          <w:divBdr>
            <w:top w:val="none" w:sz="0" w:space="0" w:color="auto"/>
            <w:left w:val="none" w:sz="0" w:space="0" w:color="auto"/>
            <w:bottom w:val="none" w:sz="0" w:space="0" w:color="auto"/>
            <w:right w:val="none" w:sz="0" w:space="0" w:color="auto"/>
          </w:divBdr>
        </w:div>
        <w:div w:id="97141744">
          <w:marLeft w:val="640"/>
          <w:marRight w:val="0"/>
          <w:marTop w:val="0"/>
          <w:marBottom w:val="0"/>
          <w:divBdr>
            <w:top w:val="none" w:sz="0" w:space="0" w:color="auto"/>
            <w:left w:val="none" w:sz="0" w:space="0" w:color="auto"/>
            <w:bottom w:val="none" w:sz="0" w:space="0" w:color="auto"/>
            <w:right w:val="none" w:sz="0" w:space="0" w:color="auto"/>
          </w:divBdr>
        </w:div>
        <w:div w:id="1433894744">
          <w:marLeft w:val="640"/>
          <w:marRight w:val="0"/>
          <w:marTop w:val="0"/>
          <w:marBottom w:val="0"/>
          <w:divBdr>
            <w:top w:val="none" w:sz="0" w:space="0" w:color="auto"/>
            <w:left w:val="none" w:sz="0" w:space="0" w:color="auto"/>
            <w:bottom w:val="none" w:sz="0" w:space="0" w:color="auto"/>
            <w:right w:val="none" w:sz="0" w:space="0" w:color="auto"/>
          </w:divBdr>
        </w:div>
        <w:div w:id="1793359524">
          <w:marLeft w:val="640"/>
          <w:marRight w:val="0"/>
          <w:marTop w:val="0"/>
          <w:marBottom w:val="0"/>
          <w:divBdr>
            <w:top w:val="none" w:sz="0" w:space="0" w:color="auto"/>
            <w:left w:val="none" w:sz="0" w:space="0" w:color="auto"/>
            <w:bottom w:val="none" w:sz="0" w:space="0" w:color="auto"/>
            <w:right w:val="none" w:sz="0" w:space="0" w:color="auto"/>
          </w:divBdr>
        </w:div>
        <w:div w:id="1934438084">
          <w:marLeft w:val="640"/>
          <w:marRight w:val="0"/>
          <w:marTop w:val="0"/>
          <w:marBottom w:val="0"/>
          <w:divBdr>
            <w:top w:val="none" w:sz="0" w:space="0" w:color="auto"/>
            <w:left w:val="none" w:sz="0" w:space="0" w:color="auto"/>
            <w:bottom w:val="none" w:sz="0" w:space="0" w:color="auto"/>
            <w:right w:val="none" w:sz="0" w:space="0" w:color="auto"/>
          </w:divBdr>
        </w:div>
        <w:div w:id="1581909573">
          <w:marLeft w:val="640"/>
          <w:marRight w:val="0"/>
          <w:marTop w:val="0"/>
          <w:marBottom w:val="0"/>
          <w:divBdr>
            <w:top w:val="none" w:sz="0" w:space="0" w:color="auto"/>
            <w:left w:val="none" w:sz="0" w:space="0" w:color="auto"/>
            <w:bottom w:val="none" w:sz="0" w:space="0" w:color="auto"/>
            <w:right w:val="none" w:sz="0" w:space="0" w:color="auto"/>
          </w:divBdr>
        </w:div>
        <w:div w:id="557743292">
          <w:marLeft w:val="640"/>
          <w:marRight w:val="0"/>
          <w:marTop w:val="0"/>
          <w:marBottom w:val="0"/>
          <w:divBdr>
            <w:top w:val="none" w:sz="0" w:space="0" w:color="auto"/>
            <w:left w:val="none" w:sz="0" w:space="0" w:color="auto"/>
            <w:bottom w:val="none" w:sz="0" w:space="0" w:color="auto"/>
            <w:right w:val="none" w:sz="0" w:space="0" w:color="auto"/>
          </w:divBdr>
        </w:div>
        <w:div w:id="1958902850">
          <w:marLeft w:val="640"/>
          <w:marRight w:val="0"/>
          <w:marTop w:val="0"/>
          <w:marBottom w:val="0"/>
          <w:divBdr>
            <w:top w:val="none" w:sz="0" w:space="0" w:color="auto"/>
            <w:left w:val="none" w:sz="0" w:space="0" w:color="auto"/>
            <w:bottom w:val="none" w:sz="0" w:space="0" w:color="auto"/>
            <w:right w:val="none" w:sz="0" w:space="0" w:color="auto"/>
          </w:divBdr>
        </w:div>
        <w:div w:id="1473405801">
          <w:marLeft w:val="640"/>
          <w:marRight w:val="0"/>
          <w:marTop w:val="0"/>
          <w:marBottom w:val="0"/>
          <w:divBdr>
            <w:top w:val="none" w:sz="0" w:space="0" w:color="auto"/>
            <w:left w:val="none" w:sz="0" w:space="0" w:color="auto"/>
            <w:bottom w:val="none" w:sz="0" w:space="0" w:color="auto"/>
            <w:right w:val="none" w:sz="0" w:space="0" w:color="auto"/>
          </w:divBdr>
        </w:div>
        <w:div w:id="2108572072">
          <w:marLeft w:val="640"/>
          <w:marRight w:val="0"/>
          <w:marTop w:val="0"/>
          <w:marBottom w:val="0"/>
          <w:divBdr>
            <w:top w:val="none" w:sz="0" w:space="0" w:color="auto"/>
            <w:left w:val="none" w:sz="0" w:space="0" w:color="auto"/>
            <w:bottom w:val="none" w:sz="0" w:space="0" w:color="auto"/>
            <w:right w:val="none" w:sz="0" w:space="0" w:color="auto"/>
          </w:divBdr>
        </w:div>
        <w:div w:id="92018036">
          <w:marLeft w:val="640"/>
          <w:marRight w:val="0"/>
          <w:marTop w:val="0"/>
          <w:marBottom w:val="0"/>
          <w:divBdr>
            <w:top w:val="none" w:sz="0" w:space="0" w:color="auto"/>
            <w:left w:val="none" w:sz="0" w:space="0" w:color="auto"/>
            <w:bottom w:val="none" w:sz="0" w:space="0" w:color="auto"/>
            <w:right w:val="none" w:sz="0" w:space="0" w:color="auto"/>
          </w:divBdr>
        </w:div>
        <w:div w:id="1225337920">
          <w:marLeft w:val="640"/>
          <w:marRight w:val="0"/>
          <w:marTop w:val="0"/>
          <w:marBottom w:val="0"/>
          <w:divBdr>
            <w:top w:val="none" w:sz="0" w:space="0" w:color="auto"/>
            <w:left w:val="none" w:sz="0" w:space="0" w:color="auto"/>
            <w:bottom w:val="none" w:sz="0" w:space="0" w:color="auto"/>
            <w:right w:val="none" w:sz="0" w:space="0" w:color="auto"/>
          </w:divBdr>
        </w:div>
        <w:div w:id="1073116350">
          <w:marLeft w:val="640"/>
          <w:marRight w:val="0"/>
          <w:marTop w:val="0"/>
          <w:marBottom w:val="0"/>
          <w:divBdr>
            <w:top w:val="none" w:sz="0" w:space="0" w:color="auto"/>
            <w:left w:val="none" w:sz="0" w:space="0" w:color="auto"/>
            <w:bottom w:val="none" w:sz="0" w:space="0" w:color="auto"/>
            <w:right w:val="none" w:sz="0" w:space="0" w:color="auto"/>
          </w:divBdr>
        </w:div>
        <w:div w:id="767970808">
          <w:marLeft w:val="640"/>
          <w:marRight w:val="0"/>
          <w:marTop w:val="0"/>
          <w:marBottom w:val="0"/>
          <w:divBdr>
            <w:top w:val="none" w:sz="0" w:space="0" w:color="auto"/>
            <w:left w:val="none" w:sz="0" w:space="0" w:color="auto"/>
            <w:bottom w:val="none" w:sz="0" w:space="0" w:color="auto"/>
            <w:right w:val="none" w:sz="0" w:space="0" w:color="auto"/>
          </w:divBdr>
        </w:div>
        <w:div w:id="495612876">
          <w:marLeft w:val="640"/>
          <w:marRight w:val="0"/>
          <w:marTop w:val="0"/>
          <w:marBottom w:val="0"/>
          <w:divBdr>
            <w:top w:val="none" w:sz="0" w:space="0" w:color="auto"/>
            <w:left w:val="none" w:sz="0" w:space="0" w:color="auto"/>
            <w:bottom w:val="none" w:sz="0" w:space="0" w:color="auto"/>
            <w:right w:val="none" w:sz="0" w:space="0" w:color="auto"/>
          </w:divBdr>
        </w:div>
        <w:div w:id="1603223574">
          <w:marLeft w:val="640"/>
          <w:marRight w:val="0"/>
          <w:marTop w:val="0"/>
          <w:marBottom w:val="0"/>
          <w:divBdr>
            <w:top w:val="none" w:sz="0" w:space="0" w:color="auto"/>
            <w:left w:val="none" w:sz="0" w:space="0" w:color="auto"/>
            <w:bottom w:val="none" w:sz="0" w:space="0" w:color="auto"/>
            <w:right w:val="none" w:sz="0" w:space="0" w:color="auto"/>
          </w:divBdr>
        </w:div>
        <w:div w:id="946811101">
          <w:marLeft w:val="640"/>
          <w:marRight w:val="0"/>
          <w:marTop w:val="0"/>
          <w:marBottom w:val="0"/>
          <w:divBdr>
            <w:top w:val="none" w:sz="0" w:space="0" w:color="auto"/>
            <w:left w:val="none" w:sz="0" w:space="0" w:color="auto"/>
            <w:bottom w:val="none" w:sz="0" w:space="0" w:color="auto"/>
            <w:right w:val="none" w:sz="0" w:space="0" w:color="auto"/>
          </w:divBdr>
        </w:div>
        <w:div w:id="1780831572">
          <w:marLeft w:val="640"/>
          <w:marRight w:val="0"/>
          <w:marTop w:val="0"/>
          <w:marBottom w:val="0"/>
          <w:divBdr>
            <w:top w:val="none" w:sz="0" w:space="0" w:color="auto"/>
            <w:left w:val="none" w:sz="0" w:space="0" w:color="auto"/>
            <w:bottom w:val="none" w:sz="0" w:space="0" w:color="auto"/>
            <w:right w:val="none" w:sz="0" w:space="0" w:color="auto"/>
          </w:divBdr>
        </w:div>
        <w:div w:id="2087680129">
          <w:marLeft w:val="640"/>
          <w:marRight w:val="0"/>
          <w:marTop w:val="0"/>
          <w:marBottom w:val="0"/>
          <w:divBdr>
            <w:top w:val="none" w:sz="0" w:space="0" w:color="auto"/>
            <w:left w:val="none" w:sz="0" w:space="0" w:color="auto"/>
            <w:bottom w:val="none" w:sz="0" w:space="0" w:color="auto"/>
            <w:right w:val="none" w:sz="0" w:space="0" w:color="auto"/>
          </w:divBdr>
        </w:div>
        <w:div w:id="1796409358">
          <w:marLeft w:val="640"/>
          <w:marRight w:val="0"/>
          <w:marTop w:val="0"/>
          <w:marBottom w:val="0"/>
          <w:divBdr>
            <w:top w:val="none" w:sz="0" w:space="0" w:color="auto"/>
            <w:left w:val="none" w:sz="0" w:space="0" w:color="auto"/>
            <w:bottom w:val="none" w:sz="0" w:space="0" w:color="auto"/>
            <w:right w:val="none" w:sz="0" w:space="0" w:color="auto"/>
          </w:divBdr>
        </w:div>
        <w:div w:id="2123109614">
          <w:marLeft w:val="640"/>
          <w:marRight w:val="0"/>
          <w:marTop w:val="0"/>
          <w:marBottom w:val="0"/>
          <w:divBdr>
            <w:top w:val="none" w:sz="0" w:space="0" w:color="auto"/>
            <w:left w:val="none" w:sz="0" w:space="0" w:color="auto"/>
            <w:bottom w:val="none" w:sz="0" w:space="0" w:color="auto"/>
            <w:right w:val="none" w:sz="0" w:space="0" w:color="auto"/>
          </w:divBdr>
        </w:div>
        <w:div w:id="1826434195">
          <w:marLeft w:val="640"/>
          <w:marRight w:val="0"/>
          <w:marTop w:val="0"/>
          <w:marBottom w:val="0"/>
          <w:divBdr>
            <w:top w:val="none" w:sz="0" w:space="0" w:color="auto"/>
            <w:left w:val="none" w:sz="0" w:space="0" w:color="auto"/>
            <w:bottom w:val="none" w:sz="0" w:space="0" w:color="auto"/>
            <w:right w:val="none" w:sz="0" w:space="0" w:color="auto"/>
          </w:divBdr>
        </w:div>
        <w:div w:id="1622607803">
          <w:marLeft w:val="640"/>
          <w:marRight w:val="0"/>
          <w:marTop w:val="0"/>
          <w:marBottom w:val="0"/>
          <w:divBdr>
            <w:top w:val="none" w:sz="0" w:space="0" w:color="auto"/>
            <w:left w:val="none" w:sz="0" w:space="0" w:color="auto"/>
            <w:bottom w:val="none" w:sz="0" w:space="0" w:color="auto"/>
            <w:right w:val="none" w:sz="0" w:space="0" w:color="auto"/>
          </w:divBdr>
        </w:div>
        <w:div w:id="2011105356">
          <w:marLeft w:val="640"/>
          <w:marRight w:val="0"/>
          <w:marTop w:val="0"/>
          <w:marBottom w:val="0"/>
          <w:divBdr>
            <w:top w:val="none" w:sz="0" w:space="0" w:color="auto"/>
            <w:left w:val="none" w:sz="0" w:space="0" w:color="auto"/>
            <w:bottom w:val="none" w:sz="0" w:space="0" w:color="auto"/>
            <w:right w:val="none" w:sz="0" w:space="0" w:color="auto"/>
          </w:divBdr>
        </w:div>
        <w:div w:id="1013918102">
          <w:marLeft w:val="640"/>
          <w:marRight w:val="0"/>
          <w:marTop w:val="0"/>
          <w:marBottom w:val="0"/>
          <w:divBdr>
            <w:top w:val="none" w:sz="0" w:space="0" w:color="auto"/>
            <w:left w:val="none" w:sz="0" w:space="0" w:color="auto"/>
            <w:bottom w:val="none" w:sz="0" w:space="0" w:color="auto"/>
            <w:right w:val="none" w:sz="0" w:space="0" w:color="auto"/>
          </w:divBdr>
        </w:div>
        <w:div w:id="1859344301">
          <w:marLeft w:val="640"/>
          <w:marRight w:val="0"/>
          <w:marTop w:val="0"/>
          <w:marBottom w:val="0"/>
          <w:divBdr>
            <w:top w:val="none" w:sz="0" w:space="0" w:color="auto"/>
            <w:left w:val="none" w:sz="0" w:space="0" w:color="auto"/>
            <w:bottom w:val="none" w:sz="0" w:space="0" w:color="auto"/>
            <w:right w:val="none" w:sz="0" w:space="0" w:color="auto"/>
          </w:divBdr>
        </w:div>
        <w:div w:id="491675874">
          <w:marLeft w:val="640"/>
          <w:marRight w:val="0"/>
          <w:marTop w:val="0"/>
          <w:marBottom w:val="0"/>
          <w:divBdr>
            <w:top w:val="none" w:sz="0" w:space="0" w:color="auto"/>
            <w:left w:val="none" w:sz="0" w:space="0" w:color="auto"/>
            <w:bottom w:val="none" w:sz="0" w:space="0" w:color="auto"/>
            <w:right w:val="none" w:sz="0" w:space="0" w:color="auto"/>
          </w:divBdr>
        </w:div>
        <w:div w:id="836388615">
          <w:marLeft w:val="640"/>
          <w:marRight w:val="0"/>
          <w:marTop w:val="0"/>
          <w:marBottom w:val="0"/>
          <w:divBdr>
            <w:top w:val="none" w:sz="0" w:space="0" w:color="auto"/>
            <w:left w:val="none" w:sz="0" w:space="0" w:color="auto"/>
            <w:bottom w:val="none" w:sz="0" w:space="0" w:color="auto"/>
            <w:right w:val="none" w:sz="0" w:space="0" w:color="auto"/>
          </w:divBdr>
        </w:div>
        <w:div w:id="1049496992">
          <w:marLeft w:val="640"/>
          <w:marRight w:val="0"/>
          <w:marTop w:val="0"/>
          <w:marBottom w:val="0"/>
          <w:divBdr>
            <w:top w:val="none" w:sz="0" w:space="0" w:color="auto"/>
            <w:left w:val="none" w:sz="0" w:space="0" w:color="auto"/>
            <w:bottom w:val="none" w:sz="0" w:space="0" w:color="auto"/>
            <w:right w:val="none" w:sz="0" w:space="0" w:color="auto"/>
          </w:divBdr>
        </w:div>
        <w:div w:id="538781773">
          <w:marLeft w:val="640"/>
          <w:marRight w:val="0"/>
          <w:marTop w:val="0"/>
          <w:marBottom w:val="0"/>
          <w:divBdr>
            <w:top w:val="none" w:sz="0" w:space="0" w:color="auto"/>
            <w:left w:val="none" w:sz="0" w:space="0" w:color="auto"/>
            <w:bottom w:val="none" w:sz="0" w:space="0" w:color="auto"/>
            <w:right w:val="none" w:sz="0" w:space="0" w:color="auto"/>
          </w:divBdr>
        </w:div>
        <w:div w:id="213658175">
          <w:marLeft w:val="640"/>
          <w:marRight w:val="0"/>
          <w:marTop w:val="0"/>
          <w:marBottom w:val="0"/>
          <w:divBdr>
            <w:top w:val="none" w:sz="0" w:space="0" w:color="auto"/>
            <w:left w:val="none" w:sz="0" w:space="0" w:color="auto"/>
            <w:bottom w:val="none" w:sz="0" w:space="0" w:color="auto"/>
            <w:right w:val="none" w:sz="0" w:space="0" w:color="auto"/>
          </w:divBdr>
        </w:div>
        <w:div w:id="463499342">
          <w:marLeft w:val="640"/>
          <w:marRight w:val="0"/>
          <w:marTop w:val="0"/>
          <w:marBottom w:val="0"/>
          <w:divBdr>
            <w:top w:val="none" w:sz="0" w:space="0" w:color="auto"/>
            <w:left w:val="none" w:sz="0" w:space="0" w:color="auto"/>
            <w:bottom w:val="none" w:sz="0" w:space="0" w:color="auto"/>
            <w:right w:val="none" w:sz="0" w:space="0" w:color="auto"/>
          </w:divBdr>
        </w:div>
        <w:div w:id="1527670683">
          <w:marLeft w:val="640"/>
          <w:marRight w:val="0"/>
          <w:marTop w:val="0"/>
          <w:marBottom w:val="0"/>
          <w:divBdr>
            <w:top w:val="none" w:sz="0" w:space="0" w:color="auto"/>
            <w:left w:val="none" w:sz="0" w:space="0" w:color="auto"/>
            <w:bottom w:val="none" w:sz="0" w:space="0" w:color="auto"/>
            <w:right w:val="none" w:sz="0" w:space="0" w:color="auto"/>
          </w:divBdr>
        </w:div>
        <w:div w:id="877592933">
          <w:marLeft w:val="640"/>
          <w:marRight w:val="0"/>
          <w:marTop w:val="0"/>
          <w:marBottom w:val="0"/>
          <w:divBdr>
            <w:top w:val="none" w:sz="0" w:space="0" w:color="auto"/>
            <w:left w:val="none" w:sz="0" w:space="0" w:color="auto"/>
            <w:bottom w:val="none" w:sz="0" w:space="0" w:color="auto"/>
            <w:right w:val="none" w:sz="0" w:space="0" w:color="auto"/>
          </w:divBdr>
        </w:div>
        <w:div w:id="866721874">
          <w:marLeft w:val="640"/>
          <w:marRight w:val="0"/>
          <w:marTop w:val="0"/>
          <w:marBottom w:val="0"/>
          <w:divBdr>
            <w:top w:val="none" w:sz="0" w:space="0" w:color="auto"/>
            <w:left w:val="none" w:sz="0" w:space="0" w:color="auto"/>
            <w:bottom w:val="none" w:sz="0" w:space="0" w:color="auto"/>
            <w:right w:val="none" w:sz="0" w:space="0" w:color="auto"/>
          </w:divBdr>
        </w:div>
        <w:div w:id="593436569">
          <w:marLeft w:val="640"/>
          <w:marRight w:val="0"/>
          <w:marTop w:val="0"/>
          <w:marBottom w:val="0"/>
          <w:divBdr>
            <w:top w:val="none" w:sz="0" w:space="0" w:color="auto"/>
            <w:left w:val="none" w:sz="0" w:space="0" w:color="auto"/>
            <w:bottom w:val="none" w:sz="0" w:space="0" w:color="auto"/>
            <w:right w:val="none" w:sz="0" w:space="0" w:color="auto"/>
          </w:divBdr>
        </w:div>
        <w:div w:id="1016925940">
          <w:marLeft w:val="640"/>
          <w:marRight w:val="0"/>
          <w:marTop w:val="0"/>
          <w:marBottom w:val="0"/>
          <w:divBdr>
            <w:top w:val="none" w:sz="0" w:space="0" w:color="auto"/>
            <w:left w:val="none" w:sz="0" w:space="0" w:color="auto"/>
            <w:bottom w:val="none" w:sz="0" w:space="0" w:color="auto"/>
            <w:right w:val="none" w:sz="0" w:space="0" w:color="auto"/>
          </w:divBdr>
        </w:div>
        <w:div w:id="45881853">
          <w:marLeft w:val="640"/>
          <w:marRight w:val="0"/>
          <w:marTop w:val="0"/>
          <w:marBottom w:val="0"/>
          <w:divBdr>
            <w:top w:val="none" w:sz="0" w:space="0" w:color="auto"/>
            <w:left w:val="none" w:sz="0" w:space="0" w:color="auto"/>
            <w:bottom w:val="none" w:sz="0" w:space="0" w:color="auto"/>
            <w:right w:val="none" w:sz="0" w:space="0" w:color="auto"/>
          </w:divBdr>
        </w:div>
      </w:divsChild>
    </w:div>
    <w:div w:id="1968274149">
      <w:marLeft w:val="0"/>
      <w:marRight w:val="0"/>
      <w:marTop w:val="0"/>
      <w:marBottom w:val="0"/>
      <w:divBdr>
        <w:top w:val="none" w:sz="0" w:space="0" w:color="auto"/>
        <w:left w:val="none" w:sz="0" w:space="0" w:color="auto"/>
        <w:bottom w:val="none" w:sz="0" w:space="0" w:color="auto"/>
        <w:right w:val="none" w:sz="0" w:space="0" w:color="auto"/>
      </w:divBdr>
    </w:div>
    <w:div w:id="1970553068">
      <w:bodyDiv w:val="1"/>
      <w:marLeft w:val="0"/>
      <w:marRight w:val="0"/>
      <w:marTop w:val="0"/>
      <w:marBottom w:val="0"/>
      <w:divBdr>
        <w:top w:val="none" w:sz="0" w:space="0" w:color="auto"/>
        <w:left w:val="none" w:sz="0" w:space="0" w:color="auto"/>
        <w:bottom w:val="none" w:sz="0" w:space="0" w:color="auto"/>
        <w:right w:val="none" w:sz="0" w:space="0" w:color="auto"/>
      </w:divBdr>
      <w:divsChild>
        <w:div w:id="773980833">
          <w:marLeft w:val="640"/>
          <w:marRight w:val="0"/>
          <w:marTop w:val="0"/>
          <w:marBottom w:val="0"/>
          <w:divBdr>
            <w:top w:val="none" w:sz="0" w:space="0" w:color="auto"/>
            <w:left w:val="none" w:sz="0" w:space="0" w:color="auto"/>
            <w:bottom w:val="none" w:sz="0" w:space="0" w:color="auto"/>
            <w:right w:val="none" w:sz="0" w:space="0" w:color="auto"/>
          </w:divBdr>
        </w:div>
        <w:div w:id="1460108481">
          <w:marLeft w:val="640"/>
          <w:marRight w:val="0"/>
          <w:marTop w:val="0"/>
          <w:marBottom w:val="0"/>
          <w:divBdr>
            <w:top w:val="none" w:sz="0" w:space="0" w:color="auto"/>
            <w:left w:val="none" w:sz="0" w:space="0" w:color="auto"/>
            <w:bottom w:val="none" w:sz="0" w:space="0" w:color="auto"/>
            <w:right w:val="none" w:sz="0" w:space="0" w:color="auto"/>
          </w:divBdr>
        </w:div>
        <w:div w:id="1266112222">
          <w:marLeft w:val="640"/>
          <w:marRight w:val="0"/>
          <w:marTop w:val="0"/>
          <w:marBottom w:val="0"/>
          <w:divBdr>
            <w:top w:val="none" w:sz="0" w:space="0" w:color="auto"/>
            <w:left w:val="none" w:sz="0" w:space="0" w:color="auto"/>
            <w:bottom w:val="none" w:sz="0" w:space="0" w:color="auto"/>
            <w:right w:val="none" w:sz="0" w:space="0" w:color="auto"/>
          </w:divBdr>
        </w:div>
        <w:div w:id="2017078312">
          <w:marLeft w:val="640"/>
          <w:marRight w:val="0"/>
          <w:marTop w:val="0"/>
          <w:marBottom w:val="0"/>
          <w:divBdr>
            <w:top w:val="none" w:sz="0" w:space="0" w:color="auto"/>
            <w:left w:val="none" w:sz="0" w:space="0" w:color="auto"/>
            <w:bottom w:val="none" w:sz="0" w:space="0" w:color="auto"/>
            <w:right w:val="none" w:sz="0" w:space="0" w:color="auto"/>
          </w:divBdr>
        </w:div>
        <w:div w:id="448546282">
          <w:marLeft w:val="640"/>
          <w:marRight w:val="0"/>
          <w:marTop w:val="0"/>
          <w:marBottom w:val="0"/>
          <w:divBdr>
            <w:top w:val="none" w:sz="0" w:space="0" w:color="auto"/>
            <w:left w:val="none" w:sz="0" w:space="0" w:color="auto"/>
            <w:bottom w:val="none" w:sz="0" w:space="0" w:color="auto"/>
            <w:right w:val="none" w:sz="0" w:space="0" w:color="auto"/>
          </w:divBdr>
        </w:div>
        <w:div w:id="1499734459">
          <w:marLeft w:val="640"/>
          <w:marRight w:val="0"/>
          <w:marTop w:val="0"/>
          <w:marBottom w:val="0"/>
          <w:divBdr>
            <w:top w:val="none" w:sz="0" w:space="0" w:color="auto"/>
            <w:left w:val="none" w:sz="0" w:space="0" w:color="auto"/>
            <w:bottom w:val="none" w:sz="0" w:space="0" w:color="auto"/>
            <w:right w:val="none" w:sz="0" w:space="0" w:color="auto"/>
          </w:divBdr>
        </w:div>
        <w:div w:id="97340488">
          <w:marLeft w:val="640"/>
          <w:marRight w:val="0"/>
          <w:marTop w:val="0"/>
          <w:marBottom w:val="0"/>
          <w:divBdr>
            <w:top w:val="none" w:sz="0" w:space="0" w:color="auto"/>
            <w:left w:val="none" w:sz="0" w:space="0" w:color="auto"/>
            <w:bottom w:val="none" w:sz="0" w:space="0" w:color="auto"/>
            <w:right w:val="none" w:sz="0" w:space="0" w:color="auto"/>
          </w:divBdr>
        </w:div>
        <w:div w:id="989016052">
          <w:marLeft w:val="640"/>
          <w:marRight w:val="0"/>
          <w:marTop w:val="0"/>
          <w:marBottom w:val="0"/>
          <w:divBdr>
            <w:top w:val="none" w:sz="0" w:space="0" w:color="auto"/>
            <w:left w:val="none" w:sz="0" w:space="0" w:color="auto"/>
            <w:bottom w:val="none" w:sz="0" w:space="0" w:color="auto"/>
            <w:right w:val="none" w:sz="0" w:space="0" w:color="auto"/>
          </w:divBdr>
        </w:div>
        <w:div w:id="85854163">
          <w:marLeft w:val="640"/>
          <w:marRight w:val="0"/>
          <w:marTop w:val="0"/>
          <w:marBottom w:val="0"/>
          <w:divBdr>
            <w:top w:val="none" w:sz="0" w:space="0" w:color="auto"/>
            <w:left w:val="none" w:sz="0" w:space="0" w:color="auto"/>
            <w:bottom w:val="none" w:sz="0" w:space="0" w:color="auto"/>
            <w:right w:val="none" w:sz="0" w:space="0" w:color="auto"/>
          </w:divBdr>
        </w:div>
        <w:div w:id="194078644">
          <w:marLeft w:val="640"/>
          <w:marRight w:val="0"/>
          <w:marTop w:val="0"/>
          <w:marBottom w:val="0"/>
          <w:divBdr>
            <w:top w:val="none" w:sz="0" w:space="0" w:color="auto"/>
            <w:left w:val="none" w:sz="0" w:space="0" w:color="auto"/>
            <w:bottom w:val="none" w:sz="0" w:space="0" w:color="auto"/>
            <w:right w:val="none" w:sz="0" w:space="0" w:color="auto"/>
          </w:divBdr>
        </w:div>
        <w:div w:id="1077824234">
          <w:marLeft w:val="640"/>
          <w:marRight w:val="0"/>
          <w:marTop w:val="0"/>
          <w:marBottom w:val="0"/>
          <w:divBdr>
            <w:top w:val="none" w:sz="0" w:space="0" w:color="auto"/>
            <w:left w:val="none" w:sz="0" w:space="0" w:color="auto"/>
            <w:bottom w:val="none" w:sz="0" w:space="0" w:color="auto"/>
            <w:right w:val="none" w:sz="0" w:space="0" w:color="auto"/>
          </w:divBdr>
        </w:div>
        <w:div w:id="1801143976">
          <w:marLeft w:val="640"/>
          <w:marRight w:val="0"/>
          <w:marTop w:val="0"/>
          <w:marBottom w:val="0"/>
          <w:divBdr>
            <w:top w:val="none" w:sz="0" w:space="0" w:color="auto"/>
            <w:left w:val="none" w:sz="0" w:space="0" w:color="auto"/>
            <w:bottom w:val="none" w:sz="0" w:space="0" w:color="auto"/>
            <w:right w:val="none" w:sz="0" w:space="0" w:color="auto"/>
          </w:divBdr>
        </w:div>
        <w:div w:id="2095003574">
          <w:marLeft w:val="640"/>
          <w:marRight w:val="0"/>
          <w:marTop w:val="0"/>
          <w:marBottom w:val="0"/>
          <w:divBdr>
            <w:top w:val="none" w:sz="0" w:space="0" w:color="auto"/>
            <w:left w:val="none" w:sz="0" w:space="0" w:color="auto"/>
            <w:bottom w:val="none" w:sz="0" w:space="0" w:color="auto"/>
            <w:right w:val="none" w:sz="0" w:space="0" w:color="auto"/>
          </w:divBdr>
        </w:div>
        <w:div w:id="1493721396">
          <w:marLeft w:val="640"/>
          <w:marRight w:val="0"/>
          <w:marTop w:val="0"/>
          <w:marBottom w:val="0"/>
          <w:divBdr>
            <w:top w:val="none" w:sz="0" w:space="0" w:color="auto"/>
            <w:left w:val="none" w:sz="0" w:space="0" w:color="auto"/>
            <w:bottom w:val="none" w:sz="0" w:space="0" w:color="auto"/>
            <w:right w:val="none" w:sz="0" w:space="0" w:color="auto"/>
          </w:divBdr>
        </w:div>
        <w:div w:id="517232862">
          <w:marLeft w:val="640"/>
          <w:marRight w:val="0"/>
          <w:marTop w:val="0"/>
          <w:marBottom w:val="0"/>
          <w:divBdr>
            <w:top w:val="none" w:sz="0" w:space="0" w:color="auto"/>
            <w:left w:val="none" w:sz="0" w:space="0" w:color="auto"/>
            <w:bottom w:val="none" w:sz="0" w:space="0" w:color="auto"/>
            <w:right w:val="none" w:sz="0" w:space="0" w:color="auto"/>
          </w:divBdr>
        </w:div>
        <w:div w:id="1217204513">
          <w:marLeft w:val="640"/>
          <w:marRight w:val="0"/>
          <w:marTop w:val="0"/>
          <w:marBottom w:val="0"/>
          <w:divBdr>
            <w:top w:val="none" w:sz="0" w:space="0" w:color="auto"/>
            <w:left w:val="none" w:sz="0" w:space="0" w:color="auto"/>
            <w:bottom w:val="none" w:sz="0" w:space="0" w:color="auto"/>
            <w:right w:val="none" w:sz="0" w:space="0" w:color="auto"/>
          </w:divBdr>
        </w:div>
        <w:div w:id="1063287599">
          <w:marLeft w:val="640"/>
          <w:marRight w:val="0"/>
          <w:marTop w:val="0"/>
          <w:marBottom w:val="0"/>
          <w:divBdr>
            <w:top w:val="none" w:sz="0" w:space="0" w:color="auto"/>
            <w:left w:val="none" w:sz="0" w:space="0" w:color="auto"/>
            <w:bottom w:val="none" w:sz="0" w:space="0" w:color="auto"/>
            <w:right w:val="none" w:sz="0" w:space="0" w:color="auto"/>
          </w:divBdr>
        </w:div>
        <w:div w:id="2044942978">
          <w:marLeft w:val="640"/>
          <w:marRight w:val="0"/>
          <w:marTop w:val="0"/>
          <w:marBottom w:val="0"/>
          <w:divBdr>
            <w:top w:val="none" w:sz="0" w:space="0" w:color="auto"/>
            <w:left w:val="none" w:sz="0" w:space="0" w:color="auto"/>
            <w:bottom w:val="none" w:sz="0" w:space="0" w:color="auto"/>
            <w:right w:val="none" w:sz="0" w:space="0" w:color="auto"/>
          </w:divBdr>
        </w:div>
        <w:div w:id="86922175">
          <w:marLeft w:val="640"/>
          <w:marRight w:val="0"/>
          <w:marTop w:val="0"/>
          <w:marBottom w:val="0"/>
          <w:divBdr>
            <w:top w:val="none" w:sz="0" w:space="0" w:color="auto"/>
            <w:left w:val="none" w:sz="0" w:space="0" w:color="auto"/>
            <w:bottom w:val="none" w:sz="0" w:space="0" w:color="auto"/>
            <w:right w:val="none" w:sz="0" w:space="0" w:color="auto"/>
          </w:divBdr>
        </w:div>
        <w:div w:id="1245845449">
          <w:marLeft w:val="640"/>
          <w:marRight w:val="0"/>
          <w:marTop w:val="0"/>
          <w:marBottom w:val="0"/>
          <w:divBdr>
            <w:top w:val="none" w:sz="0" w:space="0" w:color="auto"/>
            <w:left w:val="none" w:sz="0" w:space="0" w:color="auto"/>
            <w:bottom w:val="none" w:sz="0" w:space="0" w:color="auto"/>
            <w:right w:val="none" w:sz="0" w:space="0" w:color="auto"/>
          </w:divBdr>
        </w:div>
        <w:div w:id="960914143">
          <w:marLeft w:val="640"/>
          <w:marRight w:val="0"/>
          <w:marTop w:val="0"/>
          <w:marBottom w:val="0"/>
          <w:divBdr>
            <w:top w:val="none" w:sz="0" w:space="0" w:color="auto"/>
            <w:left w:val="none" w:sz="0" w:space="0" w:color="auto"/>
            <w:bottom w:val="none" w:sz="0" w:space="0" w:color="auto"/>
            <w:right w:val="none" w:sz="0" w:space="0" w:color="auto"/>
          </w:divBdr>
        </w:div>
        <w:div w:id="1310478560">
          <w:marLeft w:val="640"/>
          <w:marRight w:val="0"/>
          <w:marTop w:val="0"/>
          <w:marBottom w:val="0"/>
          <w:divBdr>
            <w:top w:val="none" w:sz="0" w:space="0" w:color="auto"/>
            <w:left w:val="none" w:sz="0" w:space="0" w:color="auto"/>
            <w:bottom w:val="none" w:sz="0" w:space="0" w:color="auto"/>
            <w:right w:val="none" w:sz="0" w:space="0" w:color="auto"/>
          </w:divBdr>
        </w:div>
        <w:div w:id="180819160">
          <w:marLeft w:val="640"/>
          <w:marRight w:val="0"/>
          <w:marTop w:val="0"/>
          <w:marBottom w:val="0"/>
          <w:divBdr>
            <w:top w:val="none" w:sz="0" w:space="0" w:color="auto"/>
            <w:left w:val="none" w:sz="0" w:space="0" w:color="auto"/>
            <w:bottom w:val="none" w:sz="0" w:space="0" w:color="auto"/>
            <w:right w:val="none" w:sz="0" w:space="0" w:color="auto"/>
          </w:divBdr>
        </w:div>
        <w:div w:id="971448137">
          <w:marLeft w:val="640"/>
          <w:marRight w:val="0"/>
          <w:marTop w:val="0"/>
          <w:marBottom w:val="0"/>
          <w:divBdr>
            <w:top w:val="none" w:sz="0" w:space="0" w:color="auto"/>
            <w:left w:val="none" w:sz="0" w:space="0" w:color="auto"/>
            <w:bottom w:val="none" w:sz="0" w:space="0" w:color="auto"/>
            <w:right w:val="none" w:sz="0" w:space="0" w:color="auto"/>
          </w:divBdr>
        </w:div>
        <w:div w:id="1501962832">
          <w:marLeft w:val="640"/>
          <w:marRight w:val="0"/>
          <w:marTop w:val="0"/>
          <w:marBottom w:val="0"/>
          <w:divBdr>
            <w:top w:val="none" w:sz="0" w:space="0" w:color="auto"/>
            <w:left w:val="none" w:sz="0" w:space="0" w:color="auto"/>
            <w:bottom w:val="none" w:sz="0" w:space="0" w:color="auto"/>
            <w:right w:val="none" w:sz="0" w:space="0" w:color="auto"/>
          </w:divBdr>
        </w:div>
        <w:div w:id="815419001">
          <w:marLeft w:val="640"/>
          <w:marRight w:val="0"/>
          <w:marTop w:val="0"/>
          <w:marBottom w:val="0"/>
          <w:divBdr>
            <w:top w:val="none" w:sz="0" w:space="0" w:color="auto"/>
            <w:left w:val="none" w:sz="0" w:space="0" w:color="auto"/>
            <w:bottom w:val="none" w:sz="0" w:space="0" w:color="auto"/>
            <w:right w:val="none" w:sz="0" w:space="0" w:color="auto"/>
          </w:divBdr>
        </w:div>
        <w:div w:id="843931743">
          <w:marLeft w:val="640"/>
          <w:marRight w:val="0"/>
          <w:marTop w:val="0"/>
          <w:marBottom w:val="0"/>
          <w:divBdr>
            <w:top w:val="none" w:sz="0" w:space="0" w:color="auto"/>
            <w:left w:val="none" w:sz="0" w:space="0" w:color="auto"/>
            <w:bottom w:val="none" w:sz="0" w:space="0" w:color="auto"/>
            <w:right w:val="none" w:sz="0" w:space="0" w:color="auto"/>
          </w:divBdr>
        </w:div>
        <w:div w:id="506601722">
          <w:marLeft w:val="640"/>
          <w:marRight w:val="0"/>
          <w:marTop w:val="0"/>
          <w:marBottom w:val="0"/>
          <w:divBdr>
            <w:top w:val="none" w:sz="0" w:space="0" w:color="auto"/>
            <w:left w:val="none" w:sz="0" w:space="0" w:color="auto"/>
            <w:bottom w:val="none" w:sz="0" w:space="0" w:color="auto"/>
            <w:right w:val="none" w:sz="0" w:space="0" w:color="auto"/>
          </w:divBdr>
        </w:div>
        <w:div w:id="1030379604">
          <w:marLeft w:val="640"/>
          <w:marRight w:val="0"/>
          <w:marTop w:val="0"/>
          <w:marBottom w:val="0"/>
          <w:divBdr>
            <w:top w:val="none" w:sz="0" w:space="0" w:color="auto"/>
            <w:left w:val="none" w:sz="0" w:space="0" w:color="auto"/>
            <w:bottom w:val="none" w:sz="0" w:space="0" w:color="auto"/>
            <w:right w:val="none" w:sz="0" w:space="0" w:color="auto"/>
          </w:divBdr>
        </w:div>
        <w:div w:id="1784835913">
          <w:marLeft w:val="640"/>
          <w:marRight w:val="0"/>
          <w:marTop w:val="0"/>
          <w:marBottom w:val="0"/>
          <w:divBdr>
            <w:top w:val="none" w:sz="0" w:space="0" w:color="auto"/>
            <w:left w:val="none" w:sz="0" w:space="0" w:color="auto"/>
            <w:bottom w:val="none" w:sz="0" w:space="0" w:color="auto"/>
            <w:right w:val="none" w:sz="0" w:space="0" w:color="auto"/>
          </w:divBdr>
        </w:div>
        <w:div w:id="1725714327">
          <w:marLeft w:val="640"/>
          <w:marRight w:val="0"/>
          <w:marTop w:val="0"/>
          <w:marBottom w:val="0"/>
          <w:divBdr>
            <w:top w:val="none" w:sz="0" w:space="0" w:color="auto"/>
            <w:left w:val="none" w:sz="0" w:space="0" w:color="auto"/>
            <w:bottom w:val="none" w:sz="0" w:space="0" w:color="auto"/>
            <w:right w:val="none" w:sz="0" w:space="0" w:color="auto"/>
          </w:divBdr>
        </w:div>
        <w:div w:id="1722441354">
          <w:marLeft w:val="640"/>
          <w:marRight w:val="0"/>
          <w:marTop w:val="0"/>
          <w:marBottom w:val="0"/>
          <w:divBdr>
            <w:top w:val="none" w:sz="0" w:space="0" w:color="auto"/>
            <w:left w:val="none" w:sz="0" w:space="0" w:color="auto"/>
            <w:bottom w:val="none" w:sz="0" w:space="0" w:color="auto"/>
            <w:right w:val="none" w:sz="0" w:space="0" w:color="auto"/>
          </w:divBdr>
        </w:div>
        <w:div w:id="2071270847">
          <w:marLeft w:val="640"/>
          <w:marRight w:val="0"/>
          <w:marTop w:val="0"/>
          <w:marBottom w:val="0"/>
          <w:divBdr>
            <w:top w:val="none" w:sz="0" w:space="0" w:color="auto"/>
            <w:left w:val="none" w:sz="0" w:space="0" w:color="auto"/>
            <w:bottom w:val="none" w:sz="0" w:space="0" w:color="auto"/>
            <w:right w:val="none" w:sz="0" w:space="0" w:color="auto"/>
          </w:divBdr>
        </w:div>
        <w:div w:id="199054962">
          <w:marLeft w:val="640"/>
          <w:marRight w:val="0"/>
          <w:marTop w:val="0"/>
          <w:marBottom w:val="0"/>
          <w:divBdr>
            <w:top w:val="none" w:sz="0" w:space="0" w:color="auto"/>
            <w:left w:val="none" w:sz="0" w:space="0" w:color="auto"/>
            <w:bottom w:val="none" w:sz="0" w:space="0" w:color="auto"/>
            <w:right w:val="none" w:sz="0" w:space="0" w:color="auto"/>
          </w:divBdr>
        </w:div>
        <w:div w:id="426464425">
          <w:marLeft w:val="640"/>
          <w:marRight w:val="0"/>
          <w:marTop w:val="0"/>
          <w:marBottom w:val="0"/>
          <w:divBdr>
            <w:top w:val="none" w:sz="0" w:space="0" w:color="auto"/>
            <w:left w:val="none" w:sz="0" w:space="0" w:color="auto"/>
            <w:bottom w:val="none" w:sz="0" w:space="0" w:color="auto"/>
            <w:right w:val="none" w:sz="0" w:space="0" w:color="auto"/>
          </w:divBdr>
        </w:div>
        <w:div w:id="396128374">
          <w:marLeft w:val="640"/>
          <w:marRight w:val="0"/>
          <w:marTop w:val="0"/>
          <w:marBottom w:val="0"/>
          <w:divBdr>
            <w:top w:val="none" w:sz="0" w:space="0" w:color="auto"/>
            <w:left w:val="none" w:sz="0" w:space="0" w:color="auto"/>
            <w:bottom w:val="none" w:sz="0" w:space="0" w:color="auto"/>
            <w:right w:val="none" w:sz="0" w:space="0" w:color="auto"/>
          </w:divBdr>
        </w:div>
        <w:div w:id="1807508014">
          <w:marLeft w:val="640"/>
          <w:marRight w:val="0"/>
          <w:marTop w:val="0"/>
          <w:marBottom w:val="0"/>
          <w:divBdr>
            <w:top w:val="none" w:sz="0" w:space="0" w:color="auto"/>
            <w:left w:val="none" w:sz="0" w:space="0" w:color="auto"/>
            <w:bottom w:val="none" w:sz="0" w:space="0" w:color="auto"/>
            <w:right w:val="none" w:sz="0" w:space="0" w:color="auto"/>
          </w:divBdr>
        </w:div>
        <w:div w:id="967054560">
          <w:marLeft w:val="640"/>
          <w:marRight w:val="0"/>
          <w:marTop w:val="0"/>
          <w:marBottom w:val="0"/>
          <w:divBdr>
            <w:top w:val="none" w:sz="0" w:space="0" w:color="auto"/>
            <w:left w:val="none" w:sz="0" w:space="0" w:color="auto"/>
            <w:bottom w:val="none" w:sz="0" w:space="0" w:color="auto"/>
            <w:right w:val="none" w:sz="0" w:space="0" w:color="auto"/>
          </w:divBdr>
        </w:div>
        <w:div w:id="1152404308">
          <w:marLeft w:val="640"/>
          <w:marRight w:val="0"/>
          <w:marTop w:val="0"/>
          <w:marBottom w:val="0"/>
          <w:divBdr>
            <w:top w:val="none" w:sz="0" w:space="0" w:color="auto"/>
            <w:left w:val="none" w:sz="0" w:space="0" w:color="auto"/>
            <w:bottom w:val="none" w:sz="0" w:space="0" w:color="auto"/>
            <w:right w:val="none" w:sz="0" w:space="0" w:color="auto"/>
          </w:divBdr>
        </w:div>
        <w:div w:id="204758251">
          <w:marLeft w:val="640"/>
          <w:marRight w:val="0"/>
          <w:marTop w:val="0"/>
          <w:marBottom w:val="0"/>
          <w:divBdr>
            <w:top w:val="none" w:sz="0" w:space="0" w:color="auto"/>
            <w:left w:val="none" w:sz="0" w:space="0" w:color="auto"/>
            <w:bottom w:val="none" w:sz="0" w:space="0" w:color="auto"/>
            <w:right w:val="none" w:sz="0" w:space="0" w:color="auto"/>
          </w:divBdr>
        </w:div>
        <w:div w:id="1858154283">
          <w:marLeft w:val="640"/>
          <w:marRight w:val="0"/>
          <w:marTop w:val="0"/>
          <w:marBottom w:val="0"/>
          <w:divBdr>
            <w:top w:val="none" w:sz="0" w:space="0" w:color="auto"/>
            <w:left w:val="none" w:sz="0" w:space="0" w:color="auto"/>
            <w:bottom w:val="none" w:sz="0" w:space="0" w:color="auto"/>
            <w:right w:val="none" w:sz="0" w:space="0" w:color="auto"/>
          </w:divBdr>
        </w:div>
        <w:div w:id="881671570">
          <w:marLeft w:val="640"/>
          <w:marRight w:val="0"/>
          <w:marTop w:val="0"/>
          <w:marBottom w:val="0"/>
          <w:divBdr>
            <w:top w:val="none" w:sz="0" w:space="0" w:color="auto"/>
            <w:left w:val="none" w:sz="0" w:space="0" w:color="auto"/>
            <w:bottom w:val="none" w:sz="0" w:space="0" w:color="auto"/>
            <w:right w:val="none" w:sz="0" w:space="0" w:color="auto"/>
          </w:divBdr>
        </w:div>
        <w:div w:id="1985698221">
          <w:marLeft w:val="640"/>
          <w:marRight w:val="0"/>
          <w:marTop w:val="0"/>
          <w:marBottom w:val="0"/>
          <w:divBdr>
            <w:top w:val="none" w:sz="0" w:space="0" w:color="auto"/>
            <w:left w:val="none" w:sz="0" w:space="0" w:color="auto"/>
            <w:bottom w:val="none" w:sz="0" w:space="0" w:color="auto"/>
            <w:right w:val="none" w:sz="0" w:space="0" w:color="auto"/>
          </w:divBdr>
        </w:div>
        <w:div w:id="501629202">
          <w:marLeft w:val="640"/>
          <w:marRight w:val="0"/>
          <w:marTop w:val="0"/>
          <w:marBottom w:val="0"/>
          <w:divBdr>
            <w:top w:val="none" w:sz="0" w:space="0" w:color="auto"/>
            <w:left w:val="none" w:sz="0" w:space="0" w:color="auto"/>
            <w:bottom w:val="none" w:sz="0" w:space="0" w:color="auto"/>
            <w:right w:val="none" w:sz="0" w:space="0" w:color="auto"/>
          </w:divBdr>
        </w:div>
        <w:div w:id="1571382462">
          <w:marLeft w:val="640"/>
          <w:marRight w:val="0"/>
          <w:marTop w:val="0"/>
          <w:marBottom w:val="0"/>
          <w:divBdr>
            <w:top w:val="none" w:sz="0" w:space="0" w:color="auto"/>
            <w:left w:val="none" w:sz="0" w:space="0" w:color="auto"/>
            <w:bottom w:val="none" w:sz="0" w:space="0" w:color="auto"/>
            <w:right w:val="none" w:sz="0" w:space="0" w:color="auto"/>
          </w:divBdr>
        </w:div>
        <w:div w:id="1429737938">
          <w:marLeft w:val="640"/>
          <w:marRight w:val="0"/>
          <w:marTop w:val="0"/>
          <w:marBottom w:val="0"/>
          <w:divBdr>
            <w:top w:val="none" w:sz="0" w:space="0" w:color="auto"/>
            <w:left w:val="none" w:sz="0" w:space="0" w:color="auto"/>
            <w:bottom w:val="none" w:sz="0" w:space="0" w:color="auto"/>
            <w:right w:val="none" w:sz="0" w:space="0" w:color="auto"/>
          </w:divBdr>
        </w:div>
        <w:div w:id="835994233">
          <w:marLeft w:val="640"/>
          <w:marRight w:val="0"/>
          <w:marTop w:val="0"/>
          <w:marBottom w:val="0"/>
          <w:divBdr>
            <w:top w:val="none" w:sz="0" w:space="0" w:color="auto"/>
            <w:left w:val="none" w:sz="0" w:space="0" w:color="auto"/>
            <w:bottom w:val="none" w:sz="0" w:space="0" w:color="auto"/>
            <w:right w:val="none" w:sz="0" w:space="0" w:color="auto"/>
          </w:divBdr>
        </w:div>
        <w:div w:id="1432703856">
          <w:marLeft w:val="640"/>
          <w:marRight w:val="0"/>
          <w:marTop w:val="0"/>
          <w:marBottom w:val="0"/>
          <w:divBdr>
            <w:top w:val="none" w:sz="0" w:space="0" w:color="auto"/>
            <w:left w:val="none" w:sz="0" w:space="0" w:color="auto"/>
            <w:bottom w:val="none" w:sz="0" w:space="0" w:color="auto"/>
            <w:right w:val="none" w:sz="0" w:space="0" w:color="auto"/>
          </w:divBdr>
        </w:div>
        <w:div w:id="1193882198">
          <w:marLeft w:val="640"/>
          <w:marRight w:val="0"/>
          <w:marTop w:val="0"/>
          <w:marBottom w:val="0"/>
          <w:divBdr>
            <w:top w:val="none" w:sz="0" w:space="0" w:color="auto"/>
            <w:left w:val="none" w:sz="0" w:space="0" w:color="auto"/>
            <w:bottom w:val="none" w:sz="0" w:space="0" w:color="auto"/>
            <w:right w:val="none" w:sz="0" w:space="0" w:color="auto"/>
          </w:divBdr>
        </w:div>
        <w:div w:id="1089692821">
          <w:marLeft w:val="640"/>
          <w:marRight w:val="0"/>
          <w:marTop w:val="0"/>
          <w:marBottom w:val="0"/>
          <w:divBdr>
            <w:top w:val="none" w:sz="0" w:space="0" w:color="auto"/>
            <w:left w:val="none" w:sz="0" w:space="0" w:color="auto"/>
            <w:bottom w:val="none" w:sz="0" w:space="0" w:color="auto"/>
            <w:right w:val="none" w:sz="0" w:space="0" w:color="auto"/>
          </w:divBdr>
        </w:div>
      </w:divsChild>
    </w:div>
    <w:div w:id="1970629044">
      <w:bodyDiv w:val="1"/>
      <w:marLeft w:val="0"/>
      <w:marRight w:val="0"/>
      <w:marTop w:val="0"/>
      <w:marBottom w:val="0"/>
      <w:divBdr>
        <w:top w:val="none" w:sz="0" w:space="0" w:color="auto"/>
        <w:left w:val="none" w:sz="0" w:space="0" w:color="auto"/>
        <w:bottom w:val="none" w:sz="0" w:space="0" w:color="auto"/>
        <w:right w:val="none" w:sz="0" w:space="0" w:color="auto"/>
      </w:divBdr>
      <w:divsChild>
        <w:div w:id="37704095">
          <w:marLeft w:val="640"/>
          <w:marRight w:val="0"/>
          <w:marTop w:val="0"/>
          <w:marBottom w:val="0"/>
          <w:divBdr>
            <w:top w:val="none" w:sz="0" w:space="0" w:color="auto"/>
            <w:left w:val="none" w:sz="0" w:space="0" w:color="auto"/>
            <w:bottom w:val="none" w:sz="0" w:space="0" w:color="auto"/>
            <w:right w:val="none" w:sz="0" w:space="0" w:color="auto"/>
          </w:divBdr>
        </w:div>
        <w:div w:id="75786542">
          <w:marLeft w:val="640"/>
          <w:marRight w:val="0"/>
          <w:marTop w:val="0"/>
          <w:marBottom w:val="0"/>
          <w:divBdr>
            <w:top w:val="none" w:sz="0" w:space="0" w:color="auto"/>
            <w:left w:val="none" w:sz="0" w:space="0" w:color="auto"/>
            <w:bottom w:val="none" w:sz="0" w:space="0" w:color="auto"/>
            <w:right w:val="none" w:sz="0" w:space="0" w:color="auto"/>
          </w:divBdr>
        </w:div>
        <w:div w:id="110631682">
          <w:marLeft w:val="640"/>
          <w:marRight w:val="0"/>
          <w:marTop w:val="0"/>
          <w:marBottom w:val="0"/>
          <w:divBdr>
            <w:top w:val="none" w:sz="0" w:space="0" w:color="auto"/>
            <w:left w:val="none" w:sz="0" w:space="0" w:color="auto"/>
            <w:bottom w:val="none" w:sz="0" w:space="0" w:color="auto"/>
            <w:right w:val="none" w:sz="0" w:space="0" w:color="auto"/>
          </w:divBdr>
        </w:div>
        <w:div w:id="124586920">
          <w:marLeft w:val="640"/>
          <w:marRight w:val="0"/>
          <w:marTop w:val="0"/>
          <w:marBottom w:val="0"/>
          <w:divBdr>
            <w:top w:val="none" w:sz="0" w:space="0" w:color="auto"/>
            <w:left w:val="none" w:sz="0" w:space="0" w:color="auto"/>
            <w:bottom w:val="none" w:sz="0" w:space="0" w:color="auto"/>
            <w:right w:val="none" w:sz="0" w:space="0" w:color="auto"/>
          </w:divBdr>
        </w:div>
        <w:div w:id="144859366">
          <w:marLeft w:val="640"/>
          <w:marRight w:val="0"/>
          <w:marTop w:val="0"/>
          <w:marBottom w:val="0"/>
          <w:divBdr>
            <w:top w:val="none" w:sz="0" w:space="0" w:color="auto"/>
            <w:left w:val="none" w:sz="0" w:space="0" w:color="auto"/>
            <w:bottom w:val="none" w:sz="0" w:space="0" w:color="auto"/>
            <w:right w:val="none" w:sz="0" w:space="0" w:color="auto"/>
          </w:divBdr>
        </w:div>
        <w:div w:id="215356418">
          <w:marLeft w:val="640"/>
          <w:marRight w:val="0"/>
          <w:marTop w:val="0"/>
          <w:marBottom w:val="0"/>
          <w:divBdr>
            <w:top w:val="none" w:sz="0" w:space="0" w:color="auto"/>
            <w:left w:val="none" w:sz="0" w:space="0" w:color="auto"/>
            <w:bottom w:val="none" w:sz="0" w:space="0" w:color="auto"/>
            <w:right w:val="none" w:sz="0" w:space="0" w:color="auto"/>
          </w:divBdr>
        </w:div>
        <w:div w:id="220337284">
          <w:marLeft w:val="640"/>
          <w:marRight w:val="0"/>
          <w:marTop w:val="0"/>
          <w:marBottom w:val="0"/>
          <w:divBdr>
            <w:top w:val="none" w:sz="0" w:space="0" w:color="auto"/>
            <w:left w:val="none" w:sz="0" w:space="0" w:color="auto"/>
            <w:bottom w:val="none" w:sz="0" w:space="0" w:color="auto"/>
            <w:right w:val="none" w:sz="0" w:space="0" w:color="auto"/>
          </w:divBdr>
        </w:div>
        <w:div w:id="292369467">
          <w:marLeft w:val="640"/>
          <w:marRight w:val="0"/>
          <w:marTop w:val="0"/>
          <w:marBottom w:val="0"/>
          <w:divBdr>
            <w:top w:val="none" w:sz="0" w:space="0" w:color="auto"/>
            <w:left w:val="none" w:sz="0" w:space="0" w:color="auto"/>
            <w:bottom w:val="none" w:sz="0" w:space="0" w:color="auto"/>
            <w:right w:val="none" w:sz="0" w:space="0" w:color="auto"/>
          </w:divBdr>
        </w:div>
        <w:div w:id="327825220">
          <w:marLeft w:val="640"/>
          <w:marRight w:val="0"/>
          <w:marTop w:val="0"/>
          <w:marBottom w:val="0"/>
          <w:divBdr>
            <w:top w:val="none" w:sz="0" w:space="0" w:color="auto"/>
            <w:left w:val="none" w:sz="0" w:space="0" w:color="auto"/>
            <w:bottom w:val="none" w:sz="0" w:space="0" w:color="auto"/>
            <w:right w:val="none" w:sz="0" w:space="0" w:color="auto"/>
          </w:divBdr>
        </w:div>
        <w:div w:id="349991482">
          <w:marLeft w:val="640"/>
          <w:marRight w:val="0"/>
          <w:marTop w:val="0"/>
          <w:marBottom w:val="0"/>
          <w:divBdr>
            <w:top w:val="none" w:sz="0" w:space="0" w:color="auto"/>
            <w:left w:val="none" w:sz="0" w:space="0" w:color="auto"/>
            <w:bottom w:val="none" w:sz="0" w:space="0" w:color="auto"/>
            <w:right w:val="none" w:sz="0" w:space="0" w:color="auto"/>
          </w:divBdr>
        </w:div>
        <w:div w:id="405497327">
          <w:marLeft w:val="640"/>
          <w:marRight w:val="0"/>
          <w:marTop w:val="0"/>
          <w:marBottom w:val="0"/>
          <w:divBdr>
            <w:top w:val="none" w:sz="0" w:space="0" w:color="auto"/>
            <w:left w:val="none" w:sz="0" w:space="0" w:color="auto"/>
            <w:bottom w:val="none" w:sz="0" w:space="0" w:color="auto"/>
            <w:right w:val="none" w:sz="0" w:space="0" w:color="auto"/>
          </w:divBdr>
        </w:div>
        <w:div w:id="441534076">
          <w:marLeft w:val="640"/>
          <w:marRight w:val="0"/>
          <w:marTop w:val="0"/>
          <w:marBottom w:val="0"/>
          <w:divBdr>
            <w:top w:val="none" w:sz="0" w:space="0" w:color="auto"/>
            <w:left w:val="none" w:sz="0" w:space="0" w:color="auto"/>
            <w:bottom w:val="none" w:sz="0" w:space="0" w:color="auto"/>
            <w:right w:val="none" w:sz="0" w:space="0" w:color="auto"/>
          </w:divBdr>
        </w:div>
        <w:div w:id="467213684">
          <w:marLeft w:val="640"/>
          <w:marRight w:val="0"/>
          <w:marTop w:val="0"/>
          <w:marBottom w:val="0"/>
          <w:divBdr>
            <w:top w:val="none" w:sz="0" w:space="0" w:color="auto"/>
            <w:left w:val="none" w:sz="0" w:space="0" w:color="auto"/>
            <w:bottom w:val="none" w:sz="0" w:space="0" w:color="auto"/>
            <w:right w:val="none" w:sz="0" w:space="0" w:color="auto"/>
          </w:divBdr>
        </w:div>
        <w:div w:id="495415583">
          <w:marLeft w:val="640"/>
          <w:marRight w:val="0"/>
          <w:marTop w:val="0"/>
          <w:marBottom w:val="0"/>
          <w:divBdr>
            <w:top w:val="none" w:sz="0" w:space="0" w:color="auto"/>
            <w:left w:val="none" w:sz="0" w:space="0" w:color="auto"/>
            <w:bottom w:val="none" w:sz="0" w:space="0" w:color="auto"/>
            <w:right w:val="none" w:sz="0" w:space="0" w:color="auto"/>
          </w:divBdr>
        </w:div>
        <w:div w:id="519397187">
          <w:marLeft w:val="640"/>
          <w:marRight w:val="0"/>
          <w:marTop w:val="0"/>
          <w:marBottom w:val="0"/>
          <w:divBdr>
            <w:top w:val="none" w:sz="0" w:space="0" w:color="auto"/>
            <w:left w:val="none" w:sz="0" w:space="0" w:color="auto"/>
            <w:bottom w:val="none" w:sz="0" w:space="0" w:color="auto"/>
            <w:right w:val="none" w:sz="0" w:space="0" w:color="auto"/>
          </w:divBdr>
        </w:div>
        <w:div w:id="566454357">
          <w:marLeft w:val="640"/>
          <w:marRight w:val="0"/>
          <w:marTop w:val="0"/>
          <w:marBottom w:val="0"/>
          <w:divBdr>
            <w:top w:val="none" w:sz="0" w:space="0" w:color="auto"/>
            <w:left w:val="none" w:sz="0" w:space="0" w:color="auto"/>
            <w:bottom w:val="none" w:sz="0" w:space="0" w:color="auto"/>
            <w:right w:val="none" w:sz="0" w:space="0" w:color="auto"/>
          </w:divBdr>
        </w:div>
        <w:div w:id="694498649">
          <w:marLeft w:val="640"/>
          <w:marRight w:val="0"/>
          <w:marTop w:val="0"/>
          <w:marBottom w:val="0"/>
          <w:divBdr>
            <w:top w:val="none" w:sz="0" w:space="0" w:color="auto"/>
            <w:left w:val="none" w:sz="0" w:space="0" w:color="auto"/>
            <w:bottom w:val="none" w:sz="0" w:space="0" w:color="auto"/>
            <w:right w:val="none" w:sz="0" w:space="0" w:color="auto"/>
          </w:divBdr>
        </w:div>
        <w:div w:id="742525438">
          <w:marLeft w:val="640"/>
          <w:marRight w:val="0"/>
          <w:marTop w:val="0"/>
          <w:marBottom w:val="0"/>
          <w:divBdr>
            <w:top w:val="none" w:sz="0" w:space="0" w:color="auto"/>
            <w:left w:val="none" w:sz="0" w:space="0" w:color="auto"/>
            <w:bottom w:val="none" w:sz="0" w:space="0" w:color="auto"/>
            <w:right w:val="none" w:sz="0" w:space="0" w:color="auto"/>
          </w:divBdr>
        </w:div>
        <w:div w:id="912131418">
          <w:marLeft w:val="640"/>
          <w:marRight w:val="0"/>
          <w:marTop w:val="0"/>
          <w:marBottom w:val="0"/>
          <w:divBdr>
            <w:top w:val="none" w:sz="0" w:space="0" w:color="auto"/>
            <w:left w:val="none" w:sz="0" w:space="0" w:color="auto"/>
            <w:bottom w:val="none" w:sz="0" w:space="0" w:color="auto"/>
            <w:right w:val="none" w:sz="0" w:space="0" w:color="auto"/>
          </w:divBdr>
        </w:div>
        <w:div w:id="1028065566">
          <w:marLeft w:val="640"/>
          <w:marRight w:val="0"/>
          <w:marTop w:val="0"/>
          <w:marBottom w:val="0"/>
          <w:divBdr>
            <w:top w:val="none" w:sz="0" w:space="0" w:color="auto"/>
            <w:left w:val="none" w:sz="0" w:space="0" w:color="auto"/>
            <w:bottom w:val="none" w:sz="0" w:space="0" w:color="auto"/>
            <w:right w:val="none" w:sz="0" w:space="0" w:color="auto"/>
          </w:divBdr>
        </w:div>
        <w:div w:id="1031105778">
          <w:marLeft w:val="640"/>
          <w:marRight w:val="0"/>
          <w:marTop w:val="0"/>
          <w:marBottom w:val="0"/>
          <w:divBdr>
            <w:top w:val="none" w:sz="0" w:space="0" w:color="auto"/>
            <w:left w:val="none" w:sz="0" w:space="0" w:color="auto"/>
            <w:bottom w:val="none" w:sz="0" w:space="0" w:color="auto"/>
            <w:right w:val="none" w:sz="0" w:space="0" w:color="auto"/>
          </w:divBdr>
        </w:div>
        <w:div w:id="1073889811">
          <w:marLeft w:val="640"/>
          <w:marRight w:val="0"/>
          <w:marTop w:val="0"/>
          <w:marBottom w:val="0"/>
          <w:divBdr>
            <w:top w:val="none" w:sz="0" w:space="0" w:color="auto"/>
            <w:left w:val="none" w:sz="0" w:space="0" w:color="auto"/>
            <w:bottom w:val="none" w:sz="0" w:space="0" w:color="auto"/>
            <w:right w:val="none" w:sz="0" w:space="0" w:color="auto"/>
          </w:divBdr>
        </w:div>
        <w:div w:id="1084229695">
          <w:marLeft w:val="640"/>
          <w:marRight w:val="0"/>
          <w:marTop w:val="0"/>
          <w:marBottom w:val="0"/>
          <w:divBdr>
            <w:top w:val="none" w:sz="0" w:space="0" w:color="auto"/>
            <w:left w:val="none" w:sz="0" w:space="0" w:color="auto"/>
            <w:bottom w:val="none" w:sz="0" w:space="0" w:color="auto"/>
            <w:right w:val="none" w:sz="0" w:space="0" w:color="auto"/>
          </w:divBdr>
        </w:div>
        <w:div w:id="1085225043">
          <w:marLeft w:val="640"/>
          <w:marRight w:val="0"/>
          <w:marTop w:val="0"/>
          <w:marBottom w:val="0"/>
          <w:divBdr>
            <w:top w:val="none" w:sz="0" w:space="0" w:color="auto"/>
            <w:left w:val="none" w:sz="0" w:space="0" w:color="auto"/>
            <w:bottom w:val="none" w:sz="0" w:space="0" w:color="auto"/>
            <w:right w:val="none" w:sz="0" w:space="0" w:color="auto"/>
          </w:divBdr>
        </w:div>
        <w:div w:id="1093355264">
          <w:marLeft w:val="640"/>
          <w:marRight w:val="0"/>
          <w:marTop w:val="0"/>
          <w:marBottom w:val="0"/>
          <w:divBdr>
            <w:top w:val="none" w:sz="0" w:space="0" w:color="auto"/>
            <w:left w:val="none" w:sz="0" w:space="0" w:color="auto"/>
            <w:bottom w:val="none" w:sz="0" w:space="0" w:color="auto"/>
            <w:right w:val="none" w:sz="0" w:space="0" w:color="auto"/>
          </w:divBdr>
        </w:div>
        <w:div w:id="1177580309">
          <w:marLeft w:val="640"/>
          <w:marRight w:val="0"/>
          <w:marTop w:val="0"/>
          <w:marBottom w:val="0"/>
          <w:divBdr>
            <w:top w:val="none" w:sz="0" w:space="0" w:color="auto"/>
            <w:left w:val="none" w:sz="0" w:space="0" w:color="auto"/>
            <w:bottom w:val="none" w:sz="0" w:space="0" w:color="auto"/>
            <w:right w:val="none" w:sz="0" w:space="0" w:color="auto"/>
          </w:divBdr>
        </w:div>
        <w:div w:id="1278218524">
          <w:marLeft w:val="640"/>
          <w:marRight w:val="0"/>
          <w:marTop w:val="0"/>
          <w:marBottom w:val="0"/>
          <w:divBdr>
            <w:top w:val="none" w:sz="0" w:space="0" w:color="auto"/>
            <w:left w:val="none" w:sz="0" w:space="0" w:color="auto"/>
            <w:bottom w:val="none" w:sz="0" w:space="0" w:color="auto"/>
            <w:right w:val="none" w:sz="0" w:space="0" w:color="auto"/>
          </w:divBdr>
        </w:div>
        <w:div w:id="1418792366">
          <w:marLeft w:val="640"/>
          <w:marRight w:val="0"/>
          <w:marTop w:val="0"/>
          <w:marBottom w:val="0"/>
          <w:divBdr>
            <w:top w:val="none" w:sz="0" w:space="0" w:color="auto"/>
            <w:left w:val="none" w:sz="0" w:space="0" w:color="auto"/>
            <w:bottom w:val="none" w:sz="0" w:space="0" w:color="auto"/>
            <w:right w:val="none" w:sz="0" w:space="0" w:color="auto"/>
          </w:divBdr>
        </w:div>
        <w:div w:id="1494175104">
          <w:marLeft w:val="640"/>
          <w:marRight w:val="0"/>
          <w:marTop w:val="0"/>
          <w:marBottom w:val="0"/>
          <w:divBdr>
            <w:top w:val="none" w:sz="0" w:space="0" w:color="auto"/>
            <w:left w:val="none" w:sz="0" w:space="0" w:color="auto"/>
            <w:bottom w:val="none" w:sz="0" w:space="0" w:color="auto"/>
            <w:right w:val="none" w:sz="0" w:space="0" w:color="auto"/>
          </w:divBdr>
        </w:div>
        <w:div w:id="1583295737">
          <w:marLeft w:val="640"/>
          <w:marRight w:val="0"/>
          <w:marTop w:val="0"/>
          <w:marBottom w:val="0"/>
          <w:divBdr>
            <w:top w:val="none" w:sz="0" w:space="0" w:color="auto"/>
            <w:left w:val="none" w:sz="0" w:space="0" w:color="auto"/>
            <w:bottom w:val="none" w:sz="0" w:space="0" w:color="auto"/>
            <w:right w:val="none" w:sz="0" w:space="0" w:color="auto"/>
          </w:divBdr>
        </w:div>
        <w:div w:id="1605307997">
          <w:marLeft w:val="640"/>
          <w:marRight w:val="0"/>
          <w:marTop w:val="0"/>
          <w:marBottom w:val="0"/>
          <w:divBdr>
            <w:top w:val="none" w:sz="0" w:space="0" w:color="auto"/>
            <w:left w:val="none" w:sz="0" w:space="0" w:color="auto"/>
            <w:bottom w:val="none" w:sz="0" w:space="0" w:color="auto"/>
            <w:right w:val="none" w:sz="0" w:space="0" w:color="auto"/>
          </w:divBdr>
        </w:div>
        <w:div w:id="1642273583">
          <w:marLeft w:val="640"/>
          <w:marRight w:val="0"/>
          <w:marTop w:val="0"/>
          <w:marBottom w:val="0"/>
          <w:divBdr>
            <w:top w:val="none" w:sz="0" w:space="0" w:color="auto"/>
            <w:left w:val="none" w:sz="0" w:space="0" w:color="auto"/>
            <w:bottom w:val="none" w:sz="0" w:space="0" w:color="auto"/>
            <w:right w:val="none" w:sz="0" w:space="0" w:color="auto"/>
          </w:divBdr>
        </w:div>
        <w:div w:id="1644970046">
          <w:marLeft w:val="640"/>
          <w:marRight w:val="0"/>
          <w:marTop w:val="0"/>
          <w:marBottom w:val="0"/>
          <w:divBdr>
            <w:top w:val="none" w:sz="0" w:space="0" w:color="auto"/>
            <w:left w:val="none" w:sz="0" w:space="0" w:color="auto"/>
            <w:bottom w:val="none" w:sz="0" w:space="0" w:color="auto"/>
            <w:right w:val="none" w:sz="0" w:space="0" w:color="auto"/>
          </w:divBdr>
        </w:div>
        <w:div w:id="1649895064">
          <w:marLeft w:val="640"/>
          <w:marRight w:val="0"/>
          <w:marTop w:val="0"/>
          <w:marBottom w:val="0"/>
          <w:divBdr>
            <w:top w:val="none" w:sz="0" w:space="0" w:color="auto"/>
            <w:left w:val="none" w:sz="0" w:space="0" w:color="auto"/>
            <w:bottom w:val="none" w:sz="0" w:space="0" w:color="auto"/>
            <w:right w:val="none" w:sz="0" w:space="0" w:color="auto"/>
          </w:divBdr>
        </w:div>
        <w:div w:id="1659267166">
          <w:marLeft w:val="640"/>
          <w:marRight w:val="0"/>
          <w:marTop w:val="0"/>
          <w:marBottom w:val="0"/>
          <w:divBdr>
            <w:top w:val="none" w:sz="0" w:space="0" w:color="auto"/>
            <w:left w:val="none" w:sz="0" w:space="0" w:color="auto"/>
            <w:bottom w:val="none" w:sz="0" w:space="0" w:color="auto"/>
            <w:right w:val="none" w:sz="0" w:space="0" w:color="auto"/>
          </w:divBdr>
        </w:div>
        <w:div w:id="1671250365">
          <w:marLeft w:val="640"/>
          <w:marRight w:val="0"/>
          <w:marTop w:val="0"/>
          <w:marBottom w:val="0"/>
          <w:divBdr>
            <w:top w:val="none" w:sz="0" w:space="0" w:color="auto"/>
            <w:left w:val="none" w:sz="0" w:space="0" w:color="auto"/>
            <w:bottom w:val="none" w:sz="0" w:space="0" w:color="auto"/>
            <w:right w:val="none" w:sz="0" w:space="0" w:color="auto"/>
          </w:divBdr>
        </w:div>
        <w:div w:id="1837070133">
          <w:marLeft w:val="640"/>
          <w:marRight w:val="0"/>
          <w:marTop w:val="0"/>
          <w:marBottom w:val="0"/>
          <w:divBdr>
            <w:top w:val="none" w:sz="0" w:space="0" w:color="auto"/>
            <w:left w:val="none" w:sz="0" w:space="0" w:color="auto"/>
            <w:bottom w:val="none" w:sz="0" w:space="0" w:color="auto"/>
            <w:right w:val="none" w:sz="0" w:space="0" w:color="auto"/>
          </w:divBdr>
        </w:div>
        <w:div w:id="1911191601">
          <w:marLeft w:val="640"/>
          <w:marRight w:val="0"/>
          <w:marTop w:val="0"/>
          <w:marBottom w:val="0"/>
          <w:divBdr>
            <w:top w:val="none" w:sz="0" w:space="0" w:color="auto"/>
            <w:left w:val="none" w:sz="0" w:space="0" w:color="auto"/>
            <w:bottom w:val="none" w:sz="0" w:space="0" w:color="auto"/>
            <w:right w:val="none" w:sz="0" w:space="0" w:color="auto"/>
          </w:divBdr>
        </w:div>
        <w:div w:id="1917084607">
          <w:marLeft w:val="640"/>
          <w:marRight w:val="0"/>
          <w:marTop w:val="0"/>
          <w:marBottom w:val="0"/>
          <w:divBdr>
            <w:top w:val="none" w:sz="0" w:space="0" w:color="auto"/>
            <w:left w:val="none" w:sz="0" w:space="0" w:color="auto"/>
            <w:bottom w:val="none" w:sz="0" w:space="0" w:color="auto"/>
            <w:right w:val="none" w:sz="0" w:space="0" w:color="auto"/>
          </w:divBdr>
        </w:div>
        <w:div w:id="1977055724">
          <w:marLeft w:val="640"/>
          <w:marRight w:val="0"/>
          <w:marTop w:val="0"/>
          <w:marBottom w:val="0"/>
          <w:divBdr>
            <w:top w:val="none" w:sz="0" w:space="0" w:color="auto"/>
            <w:left w:val="none" w:sz="0" w:space="0" w:color="auto"/>
            <w:bottom w:val="none" w:sz="0" w:space="0" w:color="auto"/>
            <w:right w:val="none" w:sz="0" w:space="0" w:color="auto"/>
          </w:divBdr>
        </w:div>
        <w:div w:id="2050913545">
          <w:marLeft w:val="640"/>
          <w:marRight w:val="0"/>
          <w:marTop w:val="0"/>
          <w:marBottom w:val="0"/>
          <w:divBdr>
            <w:top w:val="none" w:sz="0" w:space="0" w:color="auto"/>
            <w:left w:val="none" w:sz="0" w:space="0" w:color="auto"/>
            <w:bottom w:val="none" w:sz="0" w:space="0" w:color="auto"/>
            <w:right w:val="none" w:sz="0" w:space="0" w:color="auto"/>
          </w:divBdr>
        </w:div>
        <w:div w:id="2077626455">
          <w:marLeft w:val="640"/>
          <w:marRight w:val="0"/>
          <w:marTop w:val="0"/>
          <w:marBottom w:val="0"/>
          <w:divBdr>
            <w:top w:val="none" w:sz="0" w:space="0" w:color="auto"/>
            <w:left w:val="none" w:sz="0" w:space="0" w:color="auto"/>
            <w:bottom w:val="none" w:sz="0" w:space="0" w:color="auto"/>
            <w:right w:val="none" w:sz="0" w:space="0" w:color="auto"/>
          </w:divBdr>
        </w:div>
        <w:div w:id="2084981623">
          <w:marLeft w:val="640"/>
          <w:marRight w:val="0"/>
          <w:marTop w:val="0"/>
          <w:marBottom w:val="0"/>
          <w:divBdr>
            <w:top w:val="none" w:sz="0" w:space="0" w:color="auto"/>
            <w:left w:val="none" w:sz="0" w:space="0" w:color="auto"/>
            <w:bottom w:val="none" w:sz="0" w:space="0" w:color="auto"/>
            <w:right w:val="none" w:sz="0" w:space="0" w:color="auto"/>
          </w:divBdr>
        </w:div>
        <w:div w:id="2122339852">
          <w:marLeft w:val="640"/>
          <w:marRight w:val="0"/>
          <w:marTop w:val="0"/>
          <w:marBottom w:val="0"/>
          <w:divBdr>
            <w:top w:val="none" w:sz="0" w:space="0" w:color="auto"/>
            <w:left w:val="none" w:sz="0" w:space="0" w:color="auto"/>
            <w:bottom w:val="none" w:sz="0" w:space="0" w:color="auto"/>
            <w:right w:val="none" w:sz="0" w:space="0" w:color="auto"/>
          </w:divBdr>
        </w:div>
      </w:divsChild>
    </w:div>
    <w:div w:id="1985811463">
      <w:bodyDiv w:val="1"/>
      <w:marLeft w:val="0"/>
      <w:marRight w:val="0"/>
      <w:marTop w:val="0"/>
      <w:marBottom w:val="0"/>
      <w:divBdr>
        <w:top w:val="none" w:sz="0" w:space="0" w:color="auto"/>
        <w:left w:val="none" w:sz="0" w:space="0" w:color="auto"/>
        <w:bottom w:val="none" w:sz="0" w:space="0" w:color="auto"/>
        <w:right w:val="none" w:sz="0" w:space="0" w:color="auto"/>
      </w:divBdr>
      <w:divsChild>
        <w:div w:id="3940235">
          <w:marLeft w:val="640"/>
          <w:marRight w:val="0"/>
          <w:marTop w:val="0"/>
          <w:marBottom w:val="0"/>
          <w:divBdr>
            <w:top w:val="none" w:sz="0" w:space="0" w:color="auto"/>
            <w:left w:val="none" w:sz="0" w:space="0" w:color="auto"/>
            <w:bottom w:val="none" w:sz="0" w:space="0" w:color="auto"/>
            <w:right w:val="none" w:sz="0" w:space="0" w:color="auto"/>
          </w:divBdr>
        </w:div>
        <w:div w:id="43869388">
          <w:marLeft w:val="640"/>
          <w:marRight w:val="0"/>
          <w:marTop w:val="0"/>
          <w:marBottom w:val="0"/>
          <w:divBdr>
            <w:top w:val="none" w:sz="0" w:space="0" w:color="auto"/>
            <w:left w:val="none" w:sz="0" w:space="0" w:color="auto"/>
            <w:bottom w:val="none" w:sz="0" w:space="0" w:color="auto"/>
            <w:right w:val="none" w:sz="0" w:space="0" w:color="auto"/>
          </w:divBdr>
        </w:div>
        <w:div w:id="56323273">
          <w:marLeft w:val="640"/>
          <w:marRight w:val="0"/>
          <w:marTop w:val="0"/>
          <w:marBottom w:val="0"/>
          <w:divBdr>
            <w:top w:val="none" w:sz="0" w:space="0" w:color="auto"/>
            <w:left w:val="none" w:sz="0" w:space="0" w:color="auto"/>
            <w:bottom w:val="none" w:sz="0" w:space="0" w:color="auto"/>
            <w:right w:val="none" w:sz="0" w:space="0" w:color="auto"/>
          </w:divBdr>
        </w:div>
        <w:div w:id="253823675">
          <w:marLeft w:val="640"/>
          <w:marRight w:val="0"/>
          <w:marTop w:val="0"/>
          <w:marBottom w:val="0"/>
          <w:divBdr>
            <w:top w:val="none" w:sz="0" w:space="0" w:color="auto"/>
            <w:left w:val="none" w:sz="0" w:space="0" w:color="auto"/>
            <w:bottom w:val="none" w:sz="0" w:space="0" w:color="auto"/>
            <w:right w:val="none" w:sz="0" w:space="0" w:color="auto"/>
          </w:divBdr>
        </w:div>
        <w:div w:id="466820218">
          <w:marLeft w:val="640"/>
          <w:marRight w:val="0"/>
          <w:marTop w:val="0"/>
          <w:marBottom w:val="0"/>
          <w:divBdr>
            <w:top w:val="none" w:sz="0" w:space="0" w:color="auto"/>
            <w:left w:val="none" w:sz="0" w:space="0" w:color="auto"/>
            <w:bottom w:val="none" w:sz="0" w:space="0" w:color="auto"/>
            <w:right w:val="none" w:sz="0" w:space="0" w:color="auto"/>
          </w:divBdr>
        </w:div>
        <w:div w:id="486553621">
          <w:marLeft w:val="640"/>
          <w:marRight w:val="0"/>
          <w:marTop w:val="0"/>
          <w:marBottom w:val="0"/>
          <w:divBdr>
            <w:top w:val="none" w:sz="0" w:space="0" w:color="auto"/>
            <w:left w:val="none" w:sz="0" w:space="0" w:color="auto"/>
            <w:bottom w:val="none" w:sz="0" w:space="0" w:color="auto"/>
            <w:right w:val="none" w:sz="0" w:space="0" w:color="auto"/>
          </w:divBdr>
        </w:div>
        <w:div w:id="513425084">
          <w:marLeft w:val="640"/>
          <w:marRight w:val="0"/>
          <w:marTop w:val="0"/>
          <w:marBottom w:val="0"/>
          <w:divBdr>
            <w:top w:val="none" w:sz="0" w:space="0" w:color="auto"/>
            <w:left w:val="none" w:sz="0" w:space="0" w:color="auto"/>
            <w:bottom w:val="none" w:sz="0" w:space="0" w:color="auto"/>
            <w:right w:val="none" w:sz="0" w:space="0" w:color="auto"/>
          </w:divBdr>
        </w:div>
        <w:div w:id="522016803">
          <w:marLeft w:val="640"/>
          <w:marRight w:val="0"/>
          <w:marTop w:val="0"/>
          <w:marBottom w:val="0"/>
          <w:divBdr>
            <w:top w:val="none" w:sz="0" w:space="0" w:color="auto"/>
            <w:left w:val="none" w:sz="0" w:space="0" w:color="auto"/>
            <w:bottom w:val="none" w:sz="0" w:space="0" w:color="auto"/>
            <w:right w:val="none" w:sz="0" w:space="0" w:color="auto"/>
          </w:divBdr>
        </w:div>
        <w:div w:id="562522140">
          <w:marLeft w:val="640"/>
          <w:marRight w:val="0"/>
          <w:marTop w:val="0"/>
          <w:marBottom w:val="0"/>
          <w:divBdr>
            <w:top w:val="none" w:sz="0" w:space="0" w:color="auto"/>
            <w:left w:val="none" w:sz="0" w:space="0" w:color="auto"/>
            <w:bottom w:val="none" w:sz="0" w:space="0" w:color="auto"/>
            <w:right w:val="none" w:sz="0" w:space="0" w:color="auto"/>
          </w:divBdr>
        </w:div>
        <w:div w:id="573860630">
          <w:marLeft w:val="640"/>
          <w:marRight w:val="0"/>
          <w:marTop w:val="0"/>
          <w:marBottom w:val="0"/>
          <w:divBdr>
            <w:top w:val="none" w:sz="0" w:space="0" w:color="auto"/>
            <w:left w:val="none" w:sz="0" w:space="0" w:color="auto"/>
            <w:bottom w:val="none" w:sz="0" w:space="0" w:color="auto"/>
            <w:right w:val="none" w:sz="0" w:space="0" w:color="auto"/>
          </w:divBdr>
        </w:div>
        <w:div w:id="610624248">
          <w:marLeft w:val="640"/>
          <w:marRight w:val="0"/>
          <w:marTop w:val="0"/>
          <w:marBottom w:val="0"/>
          <w:divBdr>
            <w:top w:val="none" w:sz="0" w:space="0" w:color="auto"/>
            <w:left w:val="none" w:sz="0" w:space="0" w:color="auto"/>
            <w:bottom w:val="none" w:sz="0" w:space="0" w:color="auto"/>
            <w:right w:val="none" w:sz="0" w:space="0" w:color="auto"/>
          </w:divBdr>
        </w:div>
        <w:div w:id="617374381">
          <w:marLeft w:val="640"/>
          <w:marRight w:val="0"/>
          <w:marTop w:val="0"/>
          <w:marBottom w:val="0"/>
          <w:divBdr>
            <w:top w:val="none" w:sz="0" w:space="0" w:color="auto"/>
            <w:left w:val="none" w:sz="0" w:space="0" w:color="auto"/>
            <w:bottom w:val="none" w:sz="0" w:space="0" w:color="auto"/>
            <w:right w:val="none" w:sz="0" w:space="0" w:color="auto"/>
          </w:divBdr>
        </w:div>
        <w:div w:id="620573197">
          <w:marLeft w:val="640"/>
          <w:marRight w:val="0"/>
          <w:marTop w:val="0"/>
          <w:marBottom w:val="0"/>
          <w:divBdr>
            <w:top w:val="none" w:sz="0" w:space="0" w:color="auto"/>
            <w:left w:val="none" w:sz="0" w:space="0" w:color="auto"/>
            <w:bottom w:val="none" w:sz="0" w:space="0" w:color="auto"/>
            <w:right w:val="none" w:sz="0" w:space="0" w:color="auto"/>
          </w:divBdr>
        </w:div>
        <w:div w:id="634408137">
          <w:marLeft w:val="640"/>
          <w:marRight w:val="0"/>
          <w:marTop w:val="0"/>
          <w:marBottom w:val="0"/>
          <w:divBdr>
            <w:top w:val="none" w:sz="0" w:space="0" w:color="auto"/>
            <w:left w:val="none" w:sz="0" w:space="0" w:color="auto"/>
            <w:bottom w:val="none" w:sz="0" w:space="0" w:color="auto"/>
            <w:right w:val="none" w:sz="0" w:space="0" w:color="auto"/>
          </w:divBdr>
        </w:div>
        <w:div w:id="643778045">
          <w:marLeft w:val="640"/>
          <w:marRight w:val="0"/>
          <w:marTop w:val="0"/>
          <w:marBottom w:val="0"/>
          <w:divBdr>
            <w:top w:val="none" w:sz="0" w:space="0" w:color="auto"/>
            <w:left w:val="none" w:sz="0" w:space="0" w:color="auto"/>
            <w:bottom w:val="none" w:sz="0" w:space="0" w:color="auto"/>
            <w:right w:val="none" w:sz="0" w:space="0" w:color="auto"/>
          </w:divBdr>
        </w:div>
        <w:div w:id="859009552">
          <w:marLeft w:val="640"/>
          <w:marRight w:val="0"/>
          <w:marTop w:val="0"/>
          <w:marBottom w:val="0"/>
          <w:divBdr>
            <w:top w:val="none" w:sz="0" w:space="0" w:color="auto"/>
            <w:left w:val="none" w:sz="0" w:space="0" w:color="auto"/>
            <w:bottom w:val="none" w:sz="0" w:space="0" w:color="auto"/>
            <w:right w:val="none" w:sz="0" w:space="0" w:color="auto"/>
          </w:divBdr>
        </w:div>
        <w:div w:id="926617368">
          <w:marLeft w:val="640"/>
          <w:marRight w:val="0"/>
          <w:marTop w:val="0"/>
          <w:marBottom w:val="0"/>
          <w:divBdr>
            <w:top w:val="none" w:sz="0" w:space="0" w:color="auto"/>
            <w:left w:val="none" w:sz="0" w:space="0" w:color="auto"/>
            <w:bottom w:val="none" w:sz="0" w:space="0" w:color="auto"/>
            <w:right w:val="none" w:sz="0" w:space="0" w:color="auto"/>
          </w:divBdr>
        </w:div>
        <w:div w:id="1032608167">
          <w:marLeft w:val="640"/>
          <w:marRight w:val="0"/>
          <w:marTop w:val="0"/>
          <w:marBottom w:val="0"/>
          <w:divBdr>
            <w:top w:val="none" w:sz="0" w:space="0" w:color="auto"/>
            <w:left w:val="none" w:sz="0" w:space="0" w:color="auto"/>
            <w:bottom w:val="none" w:sz="0" w:space="0" w:color="auto"/>
            <w:right w:val="none" w:sz="0" w:space="0" w:color="auto"/>
          </w:divBdr>
        </w:div>
        <w:div w:id="1041394496">
          <w:marLeft w:val="640"/>
          <w:marRight w:val="0"/>
          <w:marTop w:val="0"/>
          <w:marBottom w:val="0"/>
          <w:divBdr>
            <w:top w:val="none" w:sz="0" w:space="0" w:color="auto"/>
            <w:left w:val="none" w:sz="0" w:space="0" w:color="auto"/>
            <w:bottom w:val="none" w:sz="0" w:space="0" w:color="auto"/>
            <w:right w:val="none" w:sz="0" w:space="0" w:color="auto"/>
          </w:divBdr>
        </w:div>
        <w:div w:id="1115102065">
          <w:marLeft w:val="640"/>
          <w:marRight w:val="0"/>
          <w:marTop w:val="0"/>
          <w:marBottom w:val="0"/>
          <w:divBdr>
            <w:top w:val="none" w:sz="0" w:space="0" w:color="auto"/>
            <w:left w:val="none" w:sz="0" w:space="0" w:color="auto"/>
            <w:bottom w:val="none" w:sz="0" w:space="0" w:color="auto"/>
            <w:right w:val="none" w:sz="0" w:space="0" w:color="auto"/>
          </w:divBdr>
        </w:div>
        <w:div w:id="1181046172">
          <w:marLeft w:val="640"/>
          <w:marRight w:val="0"/>
          <w:marTop w:val="0"/>
          <w:marBottom w:val="0"/>
          <w:divBdr>
            <w:top w:val="none" w:sz="0" w:space="0" w:color="auto"/>
            <w:left w:val="none" w:sz="0" w:space="0" w:color="auto"/>
            <w:bottom w:val="none" w:sz="0" w:space="0" w:color="auto"/>
            <w:right w:val="none" w:sz="0" w:space="0" w:color="auto"/>
          </w:divBdr>
        </w:div>
        <w:div w:id="1184517779">
          <w:marLeft w:val="640"/>
          <w:marRight w:val="0"/>
          <w:marTop w:val="0"/>
          <w:marBottom w:val="0"/>
          <w:divBdr>
            <w:top w:val="none" w:sz="0" w:space="0" w:color="auto"/>
            <w:left w:val="none" w:sz="0" w:space="0" w:color="auto"/>
            <w:bottom w:val="none" w:sz="0" w:space="0" w:color="auto"/>
            <w:right w:val="none" w:sz="0" w:space="0" w:color="auto"/>
          </w:divBdr>
        </w:div>
        <w:div w:id="1274677323">
          <w:marLeft w:val="640"/>
          <w:marRight w:val="0"/>
          <w:marTop w:val="0"/>
          <w:marBottom w:val="0"/>
          <w:divBdr>
            <w:top w:val="none" w:sz="0" w:space="0" w:color="auto"/>
            <w:left w:val="none" w:sz="0" w:space="0" w:color="auto"/>
            <w:bottom w:val="none" w:sz="0" w:space="0" w:color="auto"/>
            <w:right w:val="none" w:sz="0" w:space="0" w:color="auto"/>
          </w:divBdr>
        </w:div>
        <w:div w:id="1317345878">
          <w:marLeft w:val="640"/>
          <w:marRight w:val="0"/>
          <w:marTop w:val="0"/>
          <w:marBottom w:val="0"/>
          <w:divBdr>
            <w:top w:val="none" w:sz="0" w:space="0" w:color="auto"/>
            <w:left w:val="none" w:sz="0" w:space="0" w:color="auto"/>
            <w:bottom w:val="none" w:sz="0" w:space="0" w:color="auto"/>
            <w:right w:val="none" w:sz="0" w:space="0" w:color="auto"/>
          </w:divBdr>
        </w:div>
        <w:div w:id="1381786896">
          <w:marLeft w:val="640"/>
          <w:marRight w:val="0"/>
          <w:marTop w:val="0"/>
          <w:marBottom w:val="0"/>
          <w:divBdr>
            <w:top w:val="none" w:sz="0" w:space="0" w:color="auto"/>
            <w:left w:val="none" w:sz="0" w:space="0" w:color="auto"/>
            <w:bottom w:val="none" w:sz="0" w:space="0" w:color="auto"/>
            <w:right w:val="none" w:sz="0" w:space="0" w:color="auto"/>
          </w:divBdr>
        </w:div>
        <w:div w:id="1392464671">
          <w:marLeft w:val="640"/>
          <w:marRight w:val="0"/>
          <w:marTop w:val="0"/>
          <w:marBottom w:val="0"/>
          <w:divBdr>
            <w:top w:val="none" w:sz="0" w:space="0" w:color="auto"/>
            <w:left w:val="none" w:sz="0" w:space="0" w:color="auto"/>
            <w:bottom w:val="none" w:sz="0" w:space="0" w:color="auto"/>
            <w:right w:val="none" w:sz="0" w:space="0" w:color="auto"/>
          </w:divBdr>
        </w:div>
        <w:div w:id="1433087820">
          <w:marLeft w:val="640"/>
          <w:marRight w:val="0"/>
          <w:marTop w:val="0"/>
          <w:marBottom w:val="0"/>
          <w:divBdr>
            <w:top w:val="none" w:sz="0" w:space="0" w:color="auto"/>
            <w:left w:val="none" w:sz="0" w:space="0" w:color="auto"/>
            <w:bottom w:val="none" w:sz="0" w:space="0" w:color="auto"/>
            <w:right w:val="none" w:sz="0" w:space="0" w:color="auto"/>
          </w:divBdr>
        </w:div>
        <w:div w:id="1587954524">
          <w:marLeft w:val="640"/>
          <w:marRight w:val="0"/>
          <w:marTop w:val="0"/>
          <w:marBottom w:val="0"/>
          <w:divBdr>
            <w:top w:val="none" w:sz="0" w:space="0" w:color="auto"/>
            <w:left w:val="none" w:sz="0" w:space="0" w:color="auto"/>
            <w:bottom w:val="none" w:sz="0" w:space="0" w:color="auto"/>
            <w:right w:val="none" w:sz="0" w:space="0" w:color="auto"/>
          </w:divBdr>
        </w:div>
        <w:div w:id="1589729023">
          <w:marLeft w:val="640"/>
          <w:marRight w:val="0"/>
          <w:marTop w:val="0"/>
          <w:marBottom w:val="0"/>
          <w:divBdr>
            <w:top w:val="none" w:sz="0" w:space="0" w:color="auto"/>
            <w:left w:val="none" w:sz="0" w:space="0" w:color="auto"/>
            <w:bottom w:val="none" w:sz="0" w:space="0" w:color="auto"/>
            <w:right w:val="none" w:sz="0" w:space="0" w:color="auto"/>
          </w:divBdr>
        </w:div>
        <w:div w:id="1598176187">
          <w:marLeft w:val="640"/>
          <w:marRight w:val="0"/>
          <w:marTop w:val="0"/>
          <w:marBottom w:val="0"/>
          <w:divBdr>
            <w:top w:val="none" w:sz="0" w:space="0" w:color="auto"/>
            <w:left w:val="none" w:sz="0" w:space="0" w:color="auto"/>
            <w:bottom w:val="none" w:sz="0" w:space="0" w:color="auto"/>
            <w:right w:val="none" w:sz="0" w:space="0" w:color="auto"/>
          </w:divBdr>
        </w:div>
        <w:div w:id="1620910687">
          <w:marLeft w:val="640"/>
          <w:marRight w:val="0"/>
          <w:marTop w:val="0"/>
          <w:marBottom w:val="0"/>
          <w:divBdr>
            <w:top w:val="none" w:sz="0" w:space="0" w:color="auto"/>
            <w:left w:val="none" w:sz="0" w:space="0" w:color="auto"/>
            <w:bottom w:val="none" w:sz="0" w:space="0" w:color="auto"/>
            <w:right w:val="none" w:sz="0" w:space="0" w:color="auto"/>
          </w:divBdr>
        </w:div>
        <w:div w:id="1626692050">
          <w:marLeft w:val="640"/>
          <w:marRight w:val="0"/>
          <w:marTop w:val="0"/>
          <w:marBottom w:val="0"/>
          <w:divBdr>
            <w:top w:val="none" w:sz="0" w:space="0" w:color="auto"/>
            <w:left w:val="none" w:sz="0" w:space="0" w:color="auto"/>
            <w:bottom w:val="none" w:sz="0" w:space="0" w:color="auto"/>
            <w:right w:val="none" w:sz="0" w:space="0" w:color="auto"/>
          </w:divBdr>
        </w:div>
        <w:div w:id="1683780967">
          <w:marLeft w:val="640"/>
          <w:marRight w:val="0"/>
          <w:marTop w:val="0"/>
          <w:marBottom w:val="0"/>
          <w:divBdr>
            <w:top w:val="none" w:sz="0" w:space="0" w:color="auto"/>
            <w:left w:val="none" w:sz="0" w:space="0" w:color="auto"/>
            <w:bottom w:val="none" w:sz="0" w:space="0" w:color="auto"/>
            <w:right w:val="none" w:sz="0" w:space="0" w:color="auto"/>
          </w:divBdr>
        </w:div>
        <w:div w:id="1687176669">
          <w:marLeft w:val="640"/>
          <w:marRight w:val="0"/>
          <w:marTop w:val="0"/>
          <w:marBottom w:val="0"/>
          <w:divBdr>
            <w:top w:val="none" w:sz="0" w:space="0" w:color="auto"/>
            <w:left w:val="none" w:sz="0" w:space="0" w:color="auto"/>
            <w:bottom w:val="none" w:sz="0" w:space="0" w:color="auto"/>
            <w:right w:val="none" w:sz="0" w:space="0" w:color="auto"/>
          </w:divBdr>
        </w:div>
        <w:div w:id="1769503491">
          <w:marLeft w:val="640"/>
          <w:marRight w:val="0"/>
          <w:marTop w:val="0"/>
          <w:marBottom w:val="0"/>
          <w:divBdr>
            <w:top w:val="none" w:sz="0" w:space="0" w:color="auto"/>
            <w:left w:val="none" w:sz="0" w:space="0" w:color="auto"/>
            <w:bottom w:val="none" w:sz="0" w:space="0" w:color="auto"/>
            <w:right w:val="none" w:sz="0" w:space="0" w:color="auto"/>
          </w:divBdr>
        </w:div>
        <w:div w:id="1787238435">
          <w:marLeft w:val="640"/>
          <w:marRight w:val="0"/>
          <w:marTop w:val="0"/>
          <w:marBottom w:val="0"/>
          <w:divBdr>
            <w:top w:val="none" w:sz="0" w:space="0" w:color="auto"/>
            <w:left w:val="none" w:sz="0" w:space="0" w:color="auto"/>
            <w:bottom w:val="none" w:sz="0" w:space="0" w:color="auto"/>
            <w:right w:val="none" w:sz="0" w:space="0" w:color="auto"/>
          </w:divBdr>
        </w:div>
        <w:div w:id="1787582855">
          <w:marLeft w:val="640"/>
          <w:marRight w:val="0"/>
          <w:marTop w:val="0"/>
          <w:marBottom w:val="0"/>
          <w:divBdr>
            <w:top w:val="none" w:sz="0" w:space="0" w:color="auto"/>
            <w:left w:val="none" w:sz="0" w:space="0" w:color="auto"/>
            <w:bottom w:val="none" w:sz="0" w:space="0" w:color="auto"/>
            <w:right w:val="none" w:sz="0" w:space="0" w:color="auto"/>
          </w:divBdr>
        </w:div>
        <w:div w:id="1826581377">
          <w:marLeft w:val="640"/>
          <w:marRight w:val="0"/>
          <w:marTop w:val="0"/>
          <w:marBottom w:val="0"/>
          <w:divBdr>
            <w:top w:val="none" w:sz="0" w:space="0" w:color="auto"/>
            <w:left w:val="none" w:sz="0" w:space="0" w:color="auto"/>
            <w:bottom w:val="none" w:sz="0" w:space="0" w:color="auto"/>
            <w:right w:val="none" w:sz="0" w:space="0" w:color="auto"/>
          </w:divBdr>
        </w:div>
        <w:div w:id="1915896249">
          <w:marLeft w:val="640"/>
          <w:marRight w:val="0"/>
          <w:marTop w:val="0"/>
          <w:marBottom w:val="0"/>
          <w:divBdr>
            <w:top w:val="none" w:sz="0" w:space="0" w:color="auto"/>
            <w:left w:val="none" w:sz="0" w:space="0" w:color="auto"/>
            <w:bottom w:val="none" w:sz="0" w:space="0" w:color="auto"/>
            <w:right w:val="none" w:sz="0" w:space="0" w:color="auto"/>
          </w:divBdr>
        </w:div>
        <w:div w:id="1920167254">
          <w:marLeft w:val="640"/>
          <w:marRight w:val="0"/>
          <w:marTop w:val="0"/>
          <w:marBottom w:val="0"/>
          <w:divBdr>
            <w:top w:val="none" w:sz="0" w:space="0" w:color="auto"/>
            <w:left w:val="none" w:sz="0" w:space="0" w:color="auto"/>
            <w:bottom w:val="none" w:sz="0" w:space="0" w:color="auto"/>
            <w:right w:val="none" w:sz="0" w:space="0" w:color="auto"/>
          </w:divBdr>
        </w:div>
        <w:div w:id="1935433336">
          <w:marLeft w:val="640"/>
          <w:marRight w:val="0"/>
          <w:marTop w:val="0"/>
          <w:marBottom w:val="0"/>
          <w:divBdr>
            <w:top w:val="none" w:sz="0" w:space="0" w:color="auto"/>
            <w:left w:val="none" w:sz="0" w:space="0" w:color="auto"/>
            <w:bottom w:val="none" w:sz="0" w:space="0" w:color="auto"/>
            <w:right w:val="none" w:sz="0" w:space="0" w:color="auto"/>
          </w:divBdr>
        </w:div>
        <w:div w:id="1987313750">
          <w:marLeft w:val="640"/>
          <w:marRight w:val="0"/>
          <w:marTop w:val="0"/>
          <w:marBottom w:val="0"/>
          <w:divBdr>
            <w:top w:val="none" w:sz="0" w:space="0" w:color="auto"/>
            <w:left w:val="none" w:sz="0" w:space="0" w:color="auto"/>
            <w:bottom w:val="none" w:sz="0" w:space="0" w:color="auto"/>
            <w:right w:val="none" w:sz="0" w:space="0" w:color="auto"/>
          </w:divBdr>
        </w:div>
        <w:div w:id="1988778413">
          <w:marLeft w:val="640"/>
          <w:marRight w:val="0"/>
          <w:marTop w:val="0"/>
          <w:marBottom w:val="0"/>
          <w:divBdr>
            <w:top w:val="none" w:sz="0" w:space="0" w:color="auto"/>
            <w:left w:val="none" w:sz="0" w:space="0" w:color="auto"/>
            <w:bottom w:val="none" w:sz="0" w:space="0" w:color="auto"/>
            <w:right w:val="none" w:sz="0" w:space="0" w:color="auto"/>
          </w:divBdr>
        </w:div>
        <w:div w:id="2083410506">
          <w:marLeft w:val="640"/>
          <w:marRight w:val="0"/>
          <w:marTop w:val="0"/>
          <w:marBottom w:val="0"/>
          <w:divBdr>
            <w:top w:val="none" w:sz="0" w:space="0" w:color="auto"/>
            <w:left w:val="none" w:sz="0" w:space="0" w:color="auto"/>
            <w:bottom w:val="none" w:sz="0" w:space="0" w:color="auto"/>
            <w:right w:val="none" w:sz="0" w:space="0" w:color="auto"/>
          </w:divBdr>
        </w:div>
        <w:div w:id="2096242504">
          <w:marLeft w:val="640"/>
          <w:marRight w:val="0"/>
          <w:marTop w:val="0"/>
          <w:marBottom w:val="0"/>
          <w:divBdr>
            <w:top w:val="none" w:sz="0" w:space="0" w:color="auto"/>
            <w:left w:val="none" w:sz="0" w:space="0" w:color="auto"/>
            <w:bottom w:val="none" w:sz="0" w:space="0" w:color="auto"/>
            <w:right w:val="none" w:sz="0" w:space="0" w:color="auto"/>
          </w:divBdr>
        </w:div>
        <w:div w:id="2128154077">
          <w:marLeft w:val="640"/>
          <w:marRight w:val="0"/>
          <w:marTop w:val="0"/>
          <w:marBottom w:val="0"/>
          <w:divBdr>
            <w:top w:val="none" w:sz="0" w:space="0" w:color="auto"/>
            <w:left w:val="none" w:sz="0" w:space="0" w:color="auto"/>
            <w:bottom w:val="none" w:sz="0" w:space="0" w:color="auto"/>
            <w:right w:val="none" w:sz="0" w:space="0" w:color="auto"/>
          </w:divBdr>
        </w:div>
      </w:divsChild>
    </w:div>
    <w:div w:id="1986859515">
      <w:marLeft w:val="0"/>
      <w:marRight w:val="0"/>
      <w:marTop w:val="0"/>
      <w:marBottom w:val="0"/>
      <w:divBdr>
        <w:top w:val="none" w:sz="0" w:space="0" w:color="auto"/>
        <w:left w:val="none" w:sz="0" w:space="0" w:color="auto"/>
        <w:bottom w:val="none" w:sz="0" w:space="0" w:color="auto"/>
        <w:right w:val="none" w:sz="0" w:space="0" w:color="auto"/>
      </w:divBdr>
    </w:div>
    <w:div w:id="1992174836">
      <w:bodyDiv w:val="1"/>
      <w:marLeft w:val="0"/>
      <w:marRight w:val="0"/>
      <w:marTop w:val="0"/>
      <w:marBottom w:val="0"/>
      <w:divBdr>
        <w:top w:val="none" w:sz="0" w:space="0" w:color="auto"/>
        <w:left w:val="none" w:sz="0" w:space="0" w:color="auto"/>
        <w:bottom w:val="none" w:sz="0" w:space="0" w:color="auto"/>
        <w:right w:val="none" w:sz="0" w:space="0" w:color="auto"/>
      </w:divBdr>
      <w:divsChild>
        <w:div w:id="1413966175">
          <w:marLeft w:val="640"/>
          <w:marRight w:val="0"/>
          <w:marTop w:val="0"/>
          <w:marBottom w:val="0"/>
          <w:divBdr>
            <w:top w:val="none" w:sz="0" w:space="0" w:color="auto"/>
            <w:left w:val="none" w:sz="0" w:space="0" w:color="auto"/>
            <w:bottom w:val="none" w:sz="0" w:space="0" w:color="auto"/>
            <w:right w:val="none" w:sz="0" w:space="0" w:color="auto"/>
          </w:divBdr>
        </w:div>
        <w:div w:id="254940833">
          <w:marLeft w:val="640"/>
          <w:marRight w:val="0"/>
          <w:marTop w:val="0"/>
          <w:marBottom w:val="0"/>
          <w:divBdr>
            <w:top w:val="none" w:sz="0" w:space="0" w:color="auto"/>
            <w:left w:val="none" w:sz="0" w:space="0" w:color="auto"/>
            <w:bottom w:val="none" w:sz="0" w:space="0" w:color="auto"/>
            <w:right w:val="none" w:sz="0" w:space="0" w:color="auto"/>
          </w:divBdr>
        </w:div>
        <w:div w:id="597523191">
          <w:marLeft w:val="640"/>
          <w:marRight w:val="0"/>
          <w:marTop w:val="0"/>
          <w:marBottom w:val="0"/>
          <w:divBdr>
            <w:top w:val="none" w:sz="0" w:space="0" w:color="auto"/>
            <w:left w:val="none" w:sz="0" w:space="0" w:color="auto"/>
            <w:bottom w:val="none" w:sz="0" w:space="0" w:color="auto"/>
            <w:right w:val="none" w:sz="0" w:space="0" w:color="auto"/>
          </w:divBdr>
        </w:div>
        <w:div w:id="1125388857">
          <w:marLeft w:val="640"/>
          <w:marRight w:val="0"/>
          <w:marTop w:val="0"/>
          <w:marBottom w:val="0"/>
          <w:divBdr>
            <w:top w:val="none" w:sz="0" w:space="0" w:color="auto"/>
            <w:left w:val="none" w:sz="0" w:space="0" w:color="auto"/>
            <w:bottom w:val="none" w:sz="0" w:space="0" w:color="auto"/>
            <w:right w:val="none" w:sz="0" w:space="0" w:color="auto"/>
          </w:divBdr>
        </w:div>
        <w:div w:id="1194266763">
          <w:marLeft w:val="640"/>
          <w:marRight w:val="0"/>
          <w:marTop w:val="0"/>
          <w:marBottom w:val="0"/>
          <w:divBdr>
            <w:top w:val="none" w:sz="0" w:space="0" w:color="auto"/>
            <w:left w:val="none" w:sz="0" w:space="0" w:color="auto"/>
            <w:bottom w:val="none" w:sz="0" w:space="0" w:color="auto"/>
            <w:right w:val="none" w:sz="0" w:space="0" w:color="auto"/>
          </w:divBdr>
        </w:div>
        <w:div w:id="1914510806">
          <w:marLeft w:val="640"/>
          <w:marRight w:val="0"/>
          <w:marTop w:val="0"/>
          <w:marBottom w:val="0"/>
          <w:divBdr>
            <w:top w:val="none" w:sz="0" w:space="0" w:color="auto"/>
            <w:left w:val="none" w:sz="0" w:space="0" w:color="auto"/>
            <w:bottom w:val="none" w:sz="0" w:space="0" w:color="auto"/>
            <w:right w:val="none" w:sz="0" w:space="0" w:color="auto"/>
          </w:divBdr>
        </w:div>
        <w:div w:id="565189155">
          <w:marLeft w:val="640"/>
          <w:marRight w:val="0"/>
          <w:marTop w:val="0"/>
          <w:marBottom w:val="0"/>
          <w:divBdr>
            <w:top w:val="none" w:sz="0" w:space="0" w:color="auto"/>
            <w:left w:val="none" w:sz="0" w:space="0" w:color="auto"/>
            <w:bottom w:val="none" w:sz="0" w:space="0" w:color="auto"/>
            <w:right w:val="none" w:sz="0" w:space="0" w:color="auto"/>
          </w:divBdr>
        </w:div>
        <w:div w:id="578634342">
          <w:marLeft w:val="640"/>
          <w:marRight w:val="0"/>
          <w:marTop w:val="0"/>
          <w:marBottom w:val="0"/>
          <w:divBdr>
            <w:top w:val="none" w:sz="0" w:space="0" w:color="auto"/>
            <w:left w:val="none" w:sz="0" w:space="0" w:color="auto"/>
            <w:bottom w:val="none" w:sz="0" w:space="0" w:color="auto"/>
            <w:right w:val="none" w:sz="0" w:space="0" w:color="auto"/>
          </w:divBdr>
        </w:div>
        <w:div w:id="1808089015">
          <w:marLeft w:val="640"/>
          <w:marRight w:val="0"/>
          <w:marTop w:val="0"/>
          <w:marBottom w:val="0"/>
          <w:divBdr>
            <w:top w:val="none" w:sz="0" w:space="0" w:color="auto"/>
            <w:left w:val="none" w:sz="0" w:space="0" w:color="auto"/>
            <w:bottom w:val="none" w:sz="0" w:space="0" w:color="auto"/>
            <w:right w:val="none" w:sz="0" w:space="0" w:color="auto"/>
          </w:divBdr>
        </w:div>
        <w:div w:id="337081143">
          <w:marLeft w:val="640"/>
          <w:marRight w:val="0"/>
          <w:marTop w:val="0"/>
          <w:marBottom w:val="0"/>
          <w:divBdr>
            <w:top w:val="none" w:sz="0" w:space="0" w:color="auto"/>
            <w:left w:val="none" w:sz="0" w:space="0" w:color="auto"/>
            <w:bottom w:val="none" w:sz="0" w:space="0" w:color="auto"/>
            <w:right w:val="none" w:sz="0" w:space="0" w:color="auto"/>
          </w:divBdr>
        </w:div>
        <w:div w:id="517935743">
          <w:marLeft w:val="640"/>
          <w:marRight w:val="0"/>
          <w:marTop w:val="0"/>
          <w:marBottom w:val="0"/>
          <w:divBdr>
            <w:top w:val="none" w:sz="0" w:space="0" w:color="auto"/>
            <w:left w:val="none" w:sz="0" w:space="0" w:color="auto"/>
            <w:bottom w:val="none" w:sz="0" w:space="0" w:color="auto"/>
            <w:right w:val="none" w:sz="0" w:space="0" w:color="auto"/>
          </w:divBdr>
        </w:div>
        <w:div w:id="779684068">
          <w:marLeft w:val="640"/>
          <w:marRight w:val="0"/>
          <w:marTop w:val="0"/>
          <w:marBottom w:val="0"/>
          <w:divBdr>
            <w:top w:val="none" w:sz="0" w:space="0" w:color="auto"/>
            <w:left w:val="none" w:sz="0" w:space="0" w:color="auto"/>
            <w:bottom w:val="none" w:sz="0" w:space="0" w:color="auto"/>
            <w:right w:val="none" w:sz="0" w:space="0" w:color="auto"/>
          </w:divBdr>
        </w:div>
        <w:div w:id="241574340">
          <w:marLeft w:val="640"/>
          <w:marRight w:val="0"/>
          <w:marTop w:val="0"/>
          <w:marBottom w:val="0"/>
          <w:divBdr>
            <w:top w:val="none" w:sz="0" w:space="0" w:color="auto"/>
            <w:left w:val="none" w:sz="0" w:space="0" w:color="auto"/>
            <w:bottom w:val="none" w:sz="0" w:space="0" w:color="auto"/>
            <w:right w:val="none" w:sz="0" w:space="0" w:color="auto"/>
          </w:divBdr>
        </w:div>
        <w:div w:id="522015432">
          <w:marLeft w:val="640"/>
          <w:marRight w:val="0"/>
          <w:marTop w:val="0"/>
          <w:marBottom w:val="0"/>
          <w:divBdr>
            <w:top w:val="none" w:sz="0" w:space="0" w:color="auto"/>
            <w:left w:val="none" w:sz="0" w:space="0" w:color="auto"/>
            <w:bottom w:val="none" w:sz="0" w:space="0" w:color="auto"/>
            <w:right w:val="none" w:sz="0" w:space="0" w:color="auto"/>
          </w:divBdr>
        </w:div>
        <w:div w:id="1182666411">
          <w:marLeft w:val="640"/>
          <w:marRight w:val="0"/>
          <w:marTop w:val="0"/>
          <w:marBottom w:val="0"/>
          <w:divBdr>
            <w:top w:val="none" w:sz="0" w:space="0" w:color="auto"/>
            <w:left w:val="none" w:sz="0" w:space="0" w:color="auto"/>
            <w:bottom w:val="none" w:sz="0" w:space="0" w:color="auto"/>
            <w:right w:val="none" w:sz="0" w:space="0" w:color="auto"/>
          </w:divBdr>
        </w:div>
        <w:div w:id="1823692432">
          <w:marLeft w:val="640"/>
          <w:marRight w:val="0"/>
          <w:marTop w:val="0"/>
          <w:marBottom w:val="0"/>
          <w:divBdr>
            <w:top w:val="none" w:sz="0" w:space="0" w:color="auto"/>
            <w:left w:val="none" w:sz="0" w:space="0" w:color="auto"/>
            <w:bottom w:val="none" w:sz="0" w:space="0" w:color="auto"/>
            <w:right w:val="none" w:sz="0" w:space="0" w:color="auto"/>
          </w:divBdr>
        </w:div>
        <w:div w:id="929505551">
          <w:marLeft w:val="640"/>
          <w:marRight w:val="0"/>
          <w:marTop w:val="0"/>
          <w:marBottom w:val="0"/>
          <w:divBdr>
            <w:top w:val="none" w:sz="0" w:space="0" w:color="auto"/>
            <w:left w:val="none" w:sz="0" w:space="0" w:color="auto"/>
            <w:bottom w:val="none" w:sz="0" w:space="0" w:color="auto"/>
            <w:right w:val="none" w:sz="0" w:space="0" w:color="auto"/>
          </w:divBdr>
        </w:div>
        <w:div w:id="213587358">
          <w:marLeft w:val="640"/>
          <w:marRight w:val="0"/>
          <w:marTop w:val="0"/>
          <w:marBottom w:val="0"/>
          <w:divBdr>
            <w:top w:val="none" w:sz="0" w:space="0" w:color="auto"/>
            <w:left w:val="none" w:sz="0" w:space="0" w:color="auto"/>
            <w:bottom w:val="none" w:sz="0" w:space="0" w:color="auto"/>
            <w:right w:val="none" w:sz="0" w:space="0" w:color="auto"/>
          </w:divBdr>
        </w:div>
        <w:div w:id="1692417717">
          <w:marLeft w:val="640"/>
          <w:marRight w:val="0"/>
          <w:marTop w:val="0"/>
          <w:marBottom w:val="0"/>
          <w:divBdr>
            <w:top w:val="none" w:sz="0" w:space="0" w:color="auto"/>
            <w:left w:val="none" w:sz="0" w:space="0" w:color="auto"/>
            <w:bottom w:val="none" w:sz="0" w:space="0" w:color="auto"/>
            <w:right w:val="none" w:sz="0" w:space="0" w:color="auto"/>
          </w:divBdr>
        </w:div>
        <w:div w:id="160972167">
          <w:marLeft w:val="640"/>
          <w:marRight w:val="0"/>
          <w:marTop w:val="0"/>
          <w:marBottom w:val="0"/>
          <w:divBdr>
            <w:top w:val="none" w:sz="0" w:space="0" w:color="auto"/>
            <w:left w:val="none" w:sz="0" w:space="0" w:color="auto"/>
            <w:bottom w:val="none" w:sz="0" w:space="0" w:color="auto"/>
            <w:right w:val="none" w:sz="0" w:space="0" w:color="auto"/>
          </w:divBdr>
        </w:div>
        <w:div w:id="2028408531">
          <w:marLeft w:val="640"/>
          <w:marRight w:val="0"/>
          <w:marTop w:val="0"/>
          <w:marBottom w:val="0"/>
          <w:divBdr>
            <w:top w:val="none" w:sz="0" w:space="0" w:color="auto"/>
            <w:left w:val="none" w:sz="0" w:space="0" w:color="auto"/>
            <w:bottom w:val="none" w:sz="0" w:space="0" w:color="auto"/>
            <w:right w:val="none" w:sz="0" w:space="0" w:color="auto"/>
          </w:divBdr>
        </w:div>
        <w:div w:id="789858940">
          <w:marLeft w:val="640"/>
          <w:marRight w:val="0"/>
          <w:marTop w:val="0"/>
          <w:marBottom w:val="0"/>
          <w:divBdr>
            <w:top w:val="none" w:sz="0" w:space="0" w:color="auto"/>
            <w:left w:val="none" w:sz="0" w:space="0" w:color="auto"/>
            <w:bottom w:val="none" w:sz="0" w:space="0" w:color="auto"/>
            <w:right w:val="none" w:sz="0" w:space="0" w:color="auto"/>
          </w:divBdr>
        </w:div>
        <w:div w:id="526213838">
          <w:marLeft w:val="640"/>
          <w:marRight w:val="0"/>
          <w:marTop w:val="0"/>
          <w:marBottom w:val="0"/>
          <w:divBdr>
            <w:top w:val="none" w:sz="0" w:space="0" w:color="auto"/>
            <w:left w:val="none" w:sz="0" w:space="0" w:color="auto"/>
            <w:bottom w:val="none" w:sz="0" w:space="0" w:color="auto"/>
            <w:right w:val="none" w:sz="0" w:space="0" w:color="auto"/>
          </w:divBdr>
        </w:div>
        <w:div w:id="1527871251">
          <w:marLeft w:val="640"/>
          <w:marRight w:val="0"/>
          <w:marTop w:val="0"/>
          <w:marBottom w:val="0"/>
          <w:divBdr>
            <w:top w:val="none" w:sz="0" w:space="0" w:color="auto"/>
            <w:left w:val="none" w:sz="0" w:space="0" w:color="auto"/>
            <w:bottom w:val="none" w:sz="0" w:space="0" w:color="auto"/>
            <w:right w:val="none" w:sz="0" w:space="0" w:color="auto"/>
          </w:divBdr>
        </w:div>
        <w:div w:id="694186021">
          <w:marLeft w:val="640"/>
          <w:marRight w:val="0"/>
          <w:marTop w:val="0"/>
          <w:marBottom w:val="0"/>
          <w:divBdr>
            <w:top w:val="none" w:sz="0" w:space="0" w:color="auto"/>
            <w:left w:val="none" w:sz="0" w:space="0" w:color="auto"/>
            <w:bottom w:val="none" w:sz="0" w:space="0" w:color="auto"/>
            <w:right w:val="none" w:sz="0" w:space="0" w:color="auto"/>
          </w:divBdr>
        </w:div>
        <w:div w:id="67584619">
          <w:marLeft w:val="640"/>
          <w:marRight w:val="0"/>
          <w:marTop w:val="0"/>
          <w:marBottom w:val="0"/>
          <w:divBdr>
            <w:top w:val="none" w:sz="0" w:space="0" w:color="auto"/>
            <w:left w:val="none" w:sz="0" w:space="0" w:color="auto"/>
            <w:bottom w:val="none" w:sz="0" w:space="0" w:color="auto"/>
            <w:right w:val="none" w:sz="0" w:space="0" w:color="auto"/>
          </w:divBdr>
        </w:div>
        <w:div w:id="1961959185">
          <w:marLeft w:val="640"/>
          <w:marRight w:val="0"/>
          <w:marTop w:val="0"/>
          <w:marBottom w:val="0"/>
          <w:divBdr>
            <w:top w:val="none" w:sz="0" w:space="0" w:color="auto"/>
            <w:left w:val="none" w:sz="0" w:space="0" w:color="auto"/>
            <w:bottom w:val="none" w:sz="0" w:space="0" w:color="auto"/>
            <w:right w:val="none" w:sz="0" w:space="0" w:color="auto"/>
          </w:divBdr>
        </w:div>
        <w:div w:id="1883246965">
          <w:marLeft w:val="640"/>
          <w:marRight w:val="0"/>
          <w:marTop w:val="0"/>
          <w:marBottom w:val="0"/>
          <w:divBdr>
            <w:top w:val="none" w:sz="0" w:space="0" w:color="auto"/>
            <w:left w:val="none" w:sz="0" w:space="0" w:color="auto"/>
            <w:bottom w:val="none" w:sz="0" w:space="0" w:color="auto"/>
            <w:right w:val="none" w:sz="0" w:space="0" w:color="auto"/>
          </w:divBdr>
        </w:div>
        <w:div w:id="1489395019">
          <w:marLeft w:val="640"/>
          <w:marRight w:val="0"/>
          <w:marTop w:val="0"/>
          <w:marBottom w:val="0"/>
          <w:divBdr>
            <w:top w:val="none" w:sz="0" w:space="0" w:color="auto"/>
            <w:left w:val="none" w:sz="0" w:space="0" w:color="auto"/>
            <w:bottom w:val="none" w:sz="0" w:space="0" w:color="auto"/>
            <w:right w:val="none" w:sz="0" w:space="0" w:color="auto"/>
          </w:divBdr>
        </w:div>
        <w:div w:id="2104062874">
          <w:marLeft w:val="640"/>
          <w:marRight w:val="0"/>
          <w:marTop w:val="0"/>
          <w:marBottom w:val="0"/>
          <w:divBdr>
            <w:top w:val="none" w:sz="0" w:space="0" w:color="auto"/>
            <w:left w:val="none" w:sz="0" w:space="0" w:color="auto"/>
            <w:bottom w:val="none" w:sz="0" w:space="0" w:color="auto"/>
            <w:right w:val="none" w:sz="0" w:space="0" w:color="auto"/>
          </w:divBdr>
        </w:div>
        <w:div w:id="2053797773">
          <w:marLeft w:val="640"/>
          <w:marRight w:val="0"/>
          <w:marTop w:val="0"/>
          <w:marBottom w:val="0"/>
          <w:divBdr>
            <w:top w:val="none" w:sz="0" w:space="0" w:color="auto"/>
            <w:left w:val="none" w:sz="0" w:space="0" w:color="auto"/>
            <w:bottom w:val="none" w:sz="0" w:space="0" w:color="auto"/>
            <w:right w:val="none" w:sz="0" w:space="0" w:color="auto"/>
          </w:divBdr>
        </w:div>
        <w:div w:id="555900132">
          <w:marLeft w:val="640"/>
          <w:marRight w:val="0"/>
          <w:marTop w:val="0"/>
          <w:marBottom w:val="0"/>
          <w:divBdr>
            <w:top w:val="none" w:sz="0" w:space="0" w:color="auto"/>
            <w:left w:val="none" w:sz="0" w:space="0" w:color="auto"/>
            <w:bottom w:val="none" w:sz="0" w:space="0" w:color="auto"/>
            <w:right w:val="none" w:sz="0" w:space="0" w:color="auto"/>
          </w:divBdr>
        </w:div>
        <w:div w:id="526603321">
          <w:marLeft w:val="640"/>
          <w:marRight w:val="0"/>
          <w:marTop w:val="0"/>
          <w:marBottom w:val="0"/>
          <w:divBdr>
            <w:top w:val="none" w:sz="0" w:space="0" w:color="auto"/>
            <w:left w:val="none" w:sz="0" w:space="0" w:color="auto"/>
            <w:bottom w:val="none" w:sz="0" w:space="0" w:color="auto"/>
            <w:right w:val="none" w:sz="0" w:space="0" w:color="auto"/>
          </w:divBdr>
        </w:div>
        <w:div w:id="1704743483">
          <w:marLeft w:val="640"/>
          <w:marRight w:val="0"/>
          <w:marTop w:val="0"/>
          <w:marBottom w:val="0"/>
          <w:divBdr>
            <w:top w:val="none" w:sz="0" w:space="0" w:color="auto"/>
            <w:left w:val="none" w:sz="0" w:space="0" w:color="auto"/>
            <w:bottom w:val="none" w:sz="0" w:space="0" w:color="auto"/>
            <w:right w:val="none" w:sz="0" w:space="0" w:color="auto"/>
          </w:divBdr>
        </w:div>
        <w:div w:id="1286692619">
          <w:marLeft w:val="640"/>
          <w:marRight w:val="0"/>
          <w:marTop w:val="0"/>
          <w:marBottom w:val="0"/>
          <w:divBdr>
            <w:top w:val="none" w:sz="0" w:space="0" w:color="auto"/>
            <w:left w:val="none" w:sz="0" w:space="0" w:color="auto"/>
            <w:bottom w:val="none" w:sz="0" w:space="0" w:color="auto"/>
            <w:right w:val="none" w:sz="0" w:space="0" w:color="auto"/>
          </w:divBdr>
        </w:div>
        <w:div w:id="938222754">
          <w:marLeft w:val="640"/>
          <w:marRight w:val="0"/>
          <w:marTop w:val="0"/>
          <w:marBottom w:val="0"/>
          <w:divBdr>
            <w:top w:val="none" w:sz="0" w:space="0" w:color="auto"/>
            <w:left w:val="none" w:sz="0" w:space="0" w:color="auto"/>
            <w:bottom w:val="none" w:sz="0" w:space="0" w:color="auto"/>
            <w:right w:val="none" w:sz="0" w:space="0" w:color="auto"/>
          </w:divBdr>
        </w:div>
        <w:div w:id="1944917252">
          <w:marLeft w:val="640"/>
          <w:marRight w:val="0"/>
          <w:marTop w:val="0"/>
          <w:marBottom w:val="0"/>
          <w:divBdr>
            <w:top w:val="none" w:sz="0" w:space="0" w:color="auto"/>
            <w:left w:val="none" w:sz="0" w:space="0" w:color="auto"/>
            <w:bottom w:val="none" w:sz="0" w:space="0" w:color="auto"/>
            <w:right w:val="none" w:sz="0" w:space="0" w:color="auto"/>
          </w:divBdr>
        </w:div>
        <w:div w:id="1964576783">
          <w:marLeft w:val="640"/>
          <w:marRight w:val="0"/>
          <w:marTop w:val="0"/>
          <w:marBottom w:val="0"/>
          <w:divBdr>
            <w:top w:val="none" w:sz="0" w:space="0" w:color="auto"/>
            <w:left w:val="none" w:sz="0" w:space="0" w:color="auto"/>
            <w:bottom w:val="none" w:sz="0" w:space="0" w:color="auto"/>
            <w:right w:val="none" w:sz="0" w:space="0" w:color="auto"/>
          </w:divBdr>
        </w:div>
        <w:div w:id="127279937">
          <w:marLeft w:val="640"/>
          <w:marRight w:val="0"/>
          <w:marTop w:val="0"/>
          <w:marBottom w:val="0"/>
          <w:divBdr>
            <w:top w:val="none" w:sz="0" w:space="0" w:color="auto"/>
            <w:left w:val="none" w:sz="0" w:space="0" w:color="auto"/>
            <w:bottom w:val="none" w:sz="0" w:space="0" w:color="auto"/>
            <w:right w:val="none" w:sz="0" w:space="0" w:color="auto"/>
          </w:divBdr>
        </w:div>
        <w:div w:id="329791753">
          <w:marLeft w:val="640"/>
          <w:marRight w:val="0"/>
          <w:marTop w:val="0"/>
          <w:marBottom w:val="0"/>
          <w:divBdr>
            <w:top w:val="none" w:sz="0" w:space="0" w:color="auto"/>
            <w:left w:val="none" w:sz="0" w:space="0" w:color="auto"/>
            <w:bottom w:val="none" w:sz="0" w:space="0" w:color="auto"/>
            <w:right w:val="none" w:sz="0" w:space="0" w:color="auto"/>
          </w:divBdr>
        </w:div>
        <w:div w:id="1484391897">
          <w:marLeft w:val="640"/>
          <w:marRight w:val="0"/>
          <w:marTop w:val="0"/>
          <w:marBottom w:val="0"/>
          <w:divBdr>
            <w:top w:val="none" w:sz="0" w:space="0" w:color="auto"/>
            <w:left w:val="none" w:sz="0" w:space="0" w:color="auto"/>
            <w:bottom w:val="none" w:sz="0" w:space="0" w:color="auto"/>
            <w:right w:val="none" w:sz="0" w:space="0" w:color="auto"/>
          </w:divBdr>
        </w:div>
        <w:div w:id="1658724366">
          <w:marLeft w:val="640"/>
          <w:marRight w:val="0"/>
          <w:marTop w:val="0"/>
          <w:marBottom w:val="0"/>
          <w:divBdr>
            <w:top w:val="none" w:sz="0" w:space="0" w:color="auto"/>
            <w:left w:val="none" w:sz="0" w:space="0" w:color="auto"/>
            <w:bottom w:val="none" w:sz="0" w:space="0" w:color="auto"/>
            <w:right w:val="none" w:sz="0" w:space="0" w:color="auto"/>
          </w:divBdr>
        </w:div>
        <w:div w:id="118838927">
          <w:marLeft w:val="640"/>
          <w:marRight w:val="0"/>
          <w:marTop w:val="0"/>
          <w:marBottom w:val="0"/>
          <w:divBdr>
            <w:top w:val="none" w:sz="0" w:space="0" w:color="auto"/>
            <w:left w:val="none" w:sz="0" w:space="0" w:color="auto"/>
            <w:bottom w:val="none" w:sz="0" w:space="0" w:color="auto"/>
            <w:right w:val="none" w:sz="0" w:space="0" w:color="auto"/>
          </w:divBdr>
        </w:div>
        <w:div w:id="1204751596">
          <w:marLeft w:val="640"/>
          <w:marRight w:val="0"/>
          <w:marTop w:val="0"/>
          <w:marBottom w:val="0"/>
          <w:divBdr>
            <w:top w:val="none" w:sz="0" w:space="0" w:color="auto"/>
            <w:left w:val="none" w:sz="0" w:space="0" w:color="auto"/>
            <w:bottom w:val="none" w:sz="0" w:space="0" w:color="auto"/>
            <w:right w:val="none" w:sz="0" w:space="0" w:color="auto"/>
          </w:divBdr>
        </w:div>
        <w:div w:id="1763186073">
          <w:marLeft w:val="640"/>
          <w:marRight w:val="0"/>
          <w:marTop w:val="0"/>
          <w:marBottom w:val="0"/>
          <w:divBdr>
            <w:top w:val="none" w:sz="0" w:space="0" w:color="auto"/>
            <w:left w:val="none" w:sz="0" w:space="0" w:color="auto"/>
            <w:bottom w:val="none" w:sz="0" w:space="0" w:color="auto"/>
            <w:right w:val="none" w:sz="0" w:space="0" w:color="auto"/>
          </w:divBdr>
        </w:div>
        <w:div w:id="420874562">
          <w:marLeft w:val="640"/>
          <w:marRight w:val="0"/>
          <w:marTop w:val="0"/>
          <w:marBottom w:val="0"/>
          <w:divBdr>
            <w:top w:val="none" w:sz="0" w:space="0" w:color="auto"/>
            <w:left w:val="none" w:sz="0" w:space="0" w:color="auto"/>
            <w:bottom w:val="none" w:sz="0" w:space="0" w:color="auto"/>
            <w:right w:val="none" w:sz="0" w:space="0" w:color="auto"/>
          </w:divBdr>
        </w:div>
        <w:div w:id="495654177">
          <w:marLeft w:val="640"/>
          <w:marRight w:val="0"/>
          <w:marTop w:val="0"/>
          <w:marBottom w:val="0"/>
          <w:divBdr>
            <w:top w:val="none" w:sz="0" w:space="0" w:color="auto"/>
            <w:left w:val="none" w:sz="0" w:space="0" w:color="auto"/>
            <w:bottom w:val="none" w:sz="0" w:space="0" w:color="auto"/>
            <w:right w:val="none" w:sz="0" w:space="0" w:color="auto"/>
          </w:divBdr>
        </w:div>
        <w:div w:id="1783457500">
          <w:marLeft w:val="640"/>
          <w:marRight w:val="0"/>
          <w:marTop w:val="0"/>
          <w:marBottom w:val="0"/>
          <w:divBdr>
            <w:top w:val="none" w:sz="0" w:space="0" w:color="auto"/>
            <w:left w:val="none" w:sz="0" w:space="0" w:color="auto"/>
            <w:bottom w:val="none" w:sz="0" w:space="0" w:color="auto"/>
            <w:right w:val="none" w:sz="0" w:space="0" w:color="auto"/>
          </w:divBdr>
        </w:div>
      </w:divsChild>
    </w:div>
    <w:div w:id="1995185039">
      <w:bodyDiv w:val="1"/>
      <w:marLeft w:val="0"/>
      <w:marRight w:val="0"/>
      <w:marTop w:val="0"/>
      <w:marBottom w:val="0"/>
      <w:divBdr>
        <w:top w:val="none" w:sz="0" w:space="0" w:color="auto"/>
        <w:left w:val="none" w:sz="0" w:space="0" w:color="auto"/>
        <w:bottom w:val="none" w:sz="0" w:space="0" w:color="auto"/>
        <w:right w:val="none" w:sz="0" w:space="0" w:color="auto"/>
      </w:divBdr>
      <w:divsChild>
        <w:div w:id="172114726">
          <w:marLeft w:val="640"/>
          <w:marRight w:val="0"/>
          <w:marTop w:val="0"/>
          <w:marBottom w:val="0"/>
          <w:divBdr>
            <w:top w:val="none" w:sz="0" w:space="0" w:color="auto"/>
            <w:left w:val="none" w:sz="0" w:space="0" w:color="auto"/>
            <w:bottom w:val="none" w:sz="0" w:space="0" w:color="auto"/>
            <w:right w:val="none" w:sz="0" w:space="0" w:color="auto"/>
          </w:divBdr>
        </w:div>
        <w:div w:id="179051932">
          <w:marLeft w:val="640"/>
          <w:marRight w:val="0"/>
          <w:marTop w:val="0"/>
          <w:marBottom w:val="0"/>
          <w:divBdr>
            <w:top w:val="none" w:sz="0" w:space="0" w:color="auto"/>
            <w:left w:val="none" w:sz="0" w:space="0" w:color="auto"/>
            <w:bottom w:val="none" w:sz="0" w:space="0" w:color="auto"/>
            <w:right w:val="none" w:sz="0" w:space="0" w:color="auto"/>
          </w:divBdr>
        </w:div>
        <w:div w:id="201946952">
          <w:marLeft w:val="640"/>
          <w:marRight w:val="0"/>
          <w:marTop w:val="0"/>
          <w:marBottom w:val="0"/>
          <w:divBdr>
            <w:top w:val="none" w:sz="0" w:space="0" w:color="auto"/>
            <w:left w:val="none" w:sz="0" w:space="0" w:color="auto"/>
            <w:bottom w:val="none" w:sz="0" w:space="0" w:color="auto"/>
            <w:right w:val="none" w:sz="0" w:space="0" w:color="auto"/>
          </w:divBdr>
        </w:div>
        <w:div w:id="211232956">
          <w:marLeft w:val="640"/>
          <w:marRight w:val="0"/>
          <w:marTop w:val="0"/>
          <w:marBottom w:val="0"/>
          <w:divBdr>
            <w:top w:val="none" w:sz="0" w:space="0" w:color="auto"/>
            <w:left w:val="none" w:sz="0" w:space="0" w:color="auto"/>
            <w:bottom w:val="none" w:sz="0" w:space="0" w:color="auto"/>
            <w:right w:val="none" w:sz="0" w:space="0" w:color="auto"/>
          </w:divBdr>
        </w:div>
        <w:div w:id="218906924">
          <w:marLeft w:val="640"/>
          <w:marRight w:val="0"/>
          <w:marTop w:val="0"/>
          <w:marBottom w:val="0"/>
          <w:divBdr>
            <w:top w:val="none" w:sz="0" w:space="0" w:color="auto"/>
            <w:left w:val="none" w:sz="0" w:space="0" w:color="auto"/>
            <w:bottom w:val="none" w:sz="0" w:space="0" w:color="auto"/>
            <w:right w:val="none" w:sz="0" w:space="0" w:color="auto"/>
          </w:divBdr>
        </w:div>
        <w:div w:id="239993167">
          <w:marLeft w:val="640"/>
          <w:marRight w:val="0"/>
          <w:marTop w:val="0"/>
          <w:marBottom w:val="0"/>
          <w:divBdr>
            <w:top w:val="none" w:sz="0" w:space="0" w:color="auto"/>
            <w:left w:val="none" w:sz="0" w:space="0" w:color="auto"/>
            <w:bottom w:val="none" w:sz="0" w:space="0" w:color="auto"/>
            <w:right w:val="none" w:sz="0" w:space="0" w:color="auto"/>
          </w:divBdr>
        </w:div>
        <w:div w:id="273437606">
          <w:marLeft w:val="640"/>
          <w:marRight w:val="0"/>
          <w:marTop w:val="0"/>
          <w:marBottom w:val="0"/>
          <w:divBdr>
            <w:top w:val="none" w:sz="0" w:space="0" w:color="auto"/>
            <w:left w:val="none" w:sz="0" w:space="0" w:color="auto"/>
            <w:bottom w:val="none" w:sz="0" w:space="0" w:color="auto"/>
            <w:right w:val="none" w:sz="0" w:space="0" w:color="auto"/>
          </w:divBdr>
        </w:div>
        <w:div w:id="278219675">
          <w:marLeft w:val="640"/>
          <w:marRight w:val="0"/>
          <w:marTop w:val="0"/>
          <w:marBottom w:val="0"/>
          <w:divBdr>
            <w:top w:val="none" w:sz="0" w:space="0" w:color="auto"/>
            <w:left w:val="none" w:sz="0" w:space="0" w:color="auto"/>
            <w:bottom w:val="none" w:sz="0" w:space="0" w:color="auto"/>
            <w:right w:val="none" w:sz="0" w:space="0" w:color="auto"/>
          </w:divBdr>
        </w:div>
        <w:div w:id="308749891">
          <w:marLeft w:val="640"/>
          <w:marRight w:val="0"/>
          <w:marTop w:val="0"/>
          <w:marBottom w:val="0"/>
          <w:divBdr>
            <w:top w:val="none" w:sz="0" w:space="0" w:color="auto"/>
            <w:left w:val="none" w:sz="0" w:space="0" w:color="auto"/>
            <w:bottom w:val="none" w:sz="0" w:space="0" w:color="auto"/>
            <w:right w:val="none" w:sz="0" w:space="0" w:color="auto"/>
          </w:divBdr>
        </w:div>
        <w:div w:id="405883397">
          <w:marLeft w:val="640"/>
          <w:marRight w:val="0"/>
          <w:marTop w:val="0"/>
          <w:marBottom w:val="0"/>
          <w:divBdr>
            <w:top w:val="none" w:sz="0" w:space="0" w:color="auto"/>
            <w:left w:val="none" w:sz="0" w:space="0" w:color="auto"/>
            <w:bottom w:val="none" w:sz="0" w:space="0" w:color="auto"/>
            <w:right w:val="none" w:sz="0" w:space="0" w:color="auto"/>
          </w:divBdr>
        </w:div>
        <w:div w:id="452941003">
          <w:marLeft w:val="640"/>
          <w:marRight w:val="0"/>
          <w:marTop w:val="0"/>
          <w:marBottom w:val="0"/>
          <w:divBdr>
            <w:top w:val="none" w:sz="0" w:space="0" w:color="auto"/>
            <w:left w:val="none" w:sz="0" w:space="0" w:color="auto"/>
            <w:bottom w:val="none" w:sz="0" w:space="0" w:color="auto"/>
            <w:right w:val="none" w:sz="0" w:space="0" w:color="auto"/>
          </w:divBdr>
        </w:div>
        <w:div w:id="455295199">
          <w:marLeft w:val="640"/>
          <w:marRight w:val="0"/>
          <w:marTop w:val="0"/>
          <w:marBottom w:val="0"/>
          <w:divBdr>
            <w:top w:val="none" w:sz="0" w:space="0" w:color="auto"/>
            <w:left w:val="none" w:sz="0" w:space="0" w:color="auto"/>
            <w:bottom w:val="none" w:sz="0" w:space="0" w:color="auto"/>
            <w:right w:val="none" w:sz="0" w:space="0" w:color="auto"/>
          </w:divBdr>
        </w:div>
        <w:div w:id="488717649">
          <w:marLeft w:val="640"/>
          <w:marRight w:val="0"/>
          <w:marTop w:val="0"/>
          <w:marBottom w:val="0"/>
          <w:divBdr>
            <w:top w:val="none" w:sz="0" w:space="0" w:color="auto"/>
            <w:left w:val="none" w:sz="0" w:space="0" w:color="auto"/>
            <w:bottom w:val="none" w:sz="0" w:space="0" w:color="auto"/>
            <w:right w:val="none" w:sz="0" w:space="0" w:color="auto"/>
          </w:divBdr>
        </w:div>
        <w:div w:id="591201071">
          <w:marLeft w:val="640"/>
          <w:marRight w:val="0"/>
          <w:marTop w:val="0"/>
          <w:marBottom w:val="0"/>
          <w:divBdr>
            <w:top w:val="none" w:sz="0" w:space="0" w:color="auto"/>
            <w:left w:val="none" w:sz="0" w:space="0" w:color="auto"/>
            <w:bottom w:val="none" w:sz="0" w:space="0" w:color="auto"/>
            <w:right w:val="none" w:sz="0" w:space="0" w:color="auto"/>
          </w:divBdr>
        </w:div>
        <w:div w:id="621886500">
          <w:marLeft w:val="640"/>
          <w:marRight w:val="0"/>
          <w:marTop w:val="0"/>
          <w:marBottom w:val="0"/>
          <w:divBdr>
            <w:top w:val="none" w:sz="0" w:space="0" w:color="auto"/>
            <w:left w:val="none" w:sz="0" w:space="0" w:color="auto"/>
            <w:bottom w:val="none" w:sz="0" w:space="0" w:color="auto"/>
            <w:right w:val="none" w:sz="0" w:space="0" w:color="auto"/>
          </w:divBdr>
        </w:div>
        <w:div w:id="656035824">
          <w:marLeft w:val="640"/>
          <w:marRight w:val="0"/>
          <w:marTop w:val="0"/>
          <w:marBottom w:val="0"/>
          <w:divBdr>
            <w:top w:val="none" w:sz="0" w:space="0" w:color="auto"/>
            <w:left w:val="none" w:sz="0" w:space="0" w:color="auto"/>
            <w:bottom w:val="none" w:sz="0" w:space="0" w:color="auto"/>
            <w:right w:val="none" w:sz="0" w:space="0" w:color="auto"/>
          </w:divBdr>
        </w:div>
        <w:div w:id="763526435">
          <w:marLeft w:val="640"/>
          <w:marRight w:val="0"/>
          <w:marTop w:val="0"/>
          <w:marBottom w:val="0"/>
          <w:divBdr>
            <w:top w:val="none" w:sz="0" w:space="0" w:color="auto"/>
            <w:left w:val="none" w:sz="0" w:space="0" w:color="auto"/>
            <w:bottom w:val="none" w:sz="0" w:space="0" w:color="auto"/>
            <w:right w:val="none" w:sz="0" w:space="0" w:color="auto"/>
          </w:divBdr>
        </w:div>
        <w:div w:id="943458462">
          <w:marLeft w:val="640"/>
          <w:marRight w:val="0"/>
          <w:marTop w:val="0"/>
          <w:marBottom w:val="0"/>
          <w:divBdr>
            <w:top w:val="none" w:sz="0" w:space="0" w:color="auto"/>
            <w:left w:val="none" w:sz="0" w:space="0" w:color="auto"/>
            <w:bottom w:val="none" w:sz="0" w:space="0" w:color="auto"/>
            <w:right w:val="none" w:sz="0" w:space="0" w:color="auto"/>
          </w:divBdr>
        </w:div>
        <w:div w:id="951204964">
          <w:marLeft w:val="640"/>
          <w:marRight w:val="0"/>
          <w:marTop w:val="0"/>
          <w:marBottom w:val="0"/>
          <w:divBdr>
            <w:top w:val="none" w:sz="0" w:space="0" w:color="auto"/>
            <w:left w:val="none" w:sz="0" w:space="0" w:color="auto"/>
            <w:bottom w:val="none" w:sz="0" w:space="0" w:color="auto"/>
            <w:right w:val="none" w:sz="0" w:space="0" w:color="auto"/>
          </w:divBdr>
        </w:div>
        <w:div w:id="960919478">
          <w:marLeft w:val="640"/>
          <w:marRight w:val="0"/>
          <w:marTop w:val="0"/>
          <w:marBottom w:val="0"/>
          <w:divBdr>
            <w:top w:val="none" w:sz="0" w:space="0" w:color="auto"/>
            <w:left w:val="none" w:sz="0" w:space="0" w:color="auto"/>
            <w:bottom w:val="none" w:sz="0" w:space="0" w:color="auto"/>
            <w:right w:val="none" w:sz="0" w:space="0" w:color="auto"/>
          </w:divBdr>
        </w:div>
        <w:div w:id="1050685701">
          <w:marLeft w:val="640"/>
          <w:marRight w:val="0"/>
          <w:marTop w:val="0"/>
          <w:marBottom w:val="0"/>
          <w:divBdr>
            <w:top w:val="none" w:sz="0" w:space="0" w:color="auto"/>
            <w:left w:val="none" w:sz="0" w:space="0" w:color="auto"/>
            <w:bottom w:val="none" w:sz="0" w:space="0" w:color="auto"/>
            <w:right w:val="none" w:sz="0" w:space="0" w:color="auto"/>
          </w:divBdr>
        </w:div>
        <w:div w:id="1053232719">
          <w:marLeft w:val="640"/>
          <w:marRight w:val="0"/>
          <w:marTop w:val="0"/>
          <w:marBottom w:val="0"/>
          <w:divBdr>
            <w:top w:val="none" w:sz="0" w:space="0" w:color="auto"/>
            <w:left w:val="none" w:sz="0" w:space="0" w:color="auto"/>
            <w:bottom w:val="none" w:sz="0" w:space="0" w:color="auto"/>
            <w:right w:val="none" w:sz="0" w:space="0" w:color="auto"/>
          </w:divBdr>
        </w:div>
        <w:div w:id="1111170691">
          <w:marLeft w:val="640"/>
          <w:marRight w:val="0"/>
          <w:marTop w:val="0"/>
          <w:marBottom w:val="0"/>
          <w:divBdr>
            <w:top w:val="none" w:sz="0" w:space="0" w:color="auto"/>
            <w:left w:val="none" w:sz="0" w:space="0" w:color="auto"/>
            <w:bottom w:val="none" w:sz="0" w:space="0" w:color="auto"/>
            <w:right w:val="none" w:sz="0" w:space="0" w:color="auto"/>
          </w:divBdr>
        </w:div>
        <w:div w:id="1135560183">
          <w:marLeft w:val="640"/>
          <w:marRight w:val="0"/>
          <w:marTop w:val="0"/>
          <w:marBottom w:val="0"/>
          <w:divBdr>
            <w:top w:val="none" w:sz="0" w:space="0" w:color="auto"/>
            <w:left w:val="none" w:sz="0" w:space="0" w:color="auto"/>
            <w:bottom w:val="none" w:sz="0" w:space="0" w:color="auto"/>
            <w:right w:val="none" w:sz="0" w:space="0" w:color="auto"/>
          </w:divBdr>
        </w:div>
        <w:div w:id="1153907765">
          <w:marLeft w:val="640"/>
          <w:marRight w:val="0"/>
          <w:marTop w:val="0"/>
          <w:marBottom w:val="0"/>
          <w:divBdr>
            <w:top w:val="none" w:sz="0" w:space="0" w:color="auto"/>
            <w:left w:val="none" w:sz="0" w:space="0" w:color="auto"/>
            <w:bottom w:val="none" w:sz="0" w:space="0" w:color="auto"/>
            <w:right w:val="none" w:sz="0" w:space="0" w:color="auto"/>
          </w:divBdr>
        </w:div>
        <w:div w:id="1256284511">
          <w:marLeft w:val="640"/>
          <w:marRight w:val="0"/>
          <w:marTop w:val="0"/>
          <w:marBottom w:val="0"/>
          <w:divBdr>
            <w:top w:val="none" w:sz="0" w:space="0" w:color="auto"/>
            <w:left w:val="none" w:sz="0" w:space="0" w:color="auto"/>
            <w:bottom w:val="none" w:sz="0" w:space="0" w:color="auto"/>
            <w:right w:val="none" w:sz="0" w:space="0" w:color="auto"/>
          </w:divBdr>
        </w:div>
        <w:div w:id="1354843900">
          <w:marLeft w:val="640"/>
          <w:marRight w:val="0"/>
          <w:marTop w:val="0"/>
          <w:marBottom w:val="0"/>
          <w:divBdr>
            <w:top w:val="none" w:sz="0" w:space="0" w:color="auto"/>
            <w:left w:val="none" w:sz="0" w:space="0" w:color="auto"/>
            <w:bottom w:val="none" w:sz="0" w:space="0" w:color="auto"/>
            <w:right w:val="none" w:sz="0" w:space="0" w:color="auto"/>
          </w:divBdr>
        </w:div>
        <w:div w:id="1366252331">
          <w:marLeft w:val="640"/>
          <w:marRight w:val="0"/>
          <w:marTop w:val="0"/>
          <w:marBottom w:val="0"/>
          <w:divBdr>
            <w:top w:val="none" w:sz="0" w:space="0" w:color="auto"/>
            <w:left w:val="none" w:sz="0" w:space="0" w:color="auto"/>
            <w:bottom w:val="none" w:sz="0" w:space="0" w:color="auto"/>
            <w:right w:val="none" w:sz="0" w:space="0" w:color="auto"/>
          </w:divBdr>
        </w:div>
        <w:div w:id="1501845419">
          <w:marLeft w:val="640"/>
          <w:marRight w:val="0"/>
          <w:marTop w:val="0"/>
          <w:marBottom w:val="0"/>
          <w:divBdr>
            <w:top w:val="none" w:sz="0" w:space="0" w:color="auto"/>
            <w:left w:val="none" w:sz="0" w:space="0" w:color="auto"/>
            <w:bottom w:val="none" w:sz="0" w:space="0" w:color="auto"/>
            <w:right w:val="none" w:sz="0" w:space="0" w:color="auto"/>
          </w:divBdr>
        </w:div>
        <w:div w:id="1526483860">
          <w:marLeft w:val="640"/>
          <w:marRight w:val="0"/>
          <w:marTop w:val="0"/>
          <w:marBottom w:val="0"/>
          <w:divBdr>
            <w:top w:val="none" w:sz="0" w:space="0" w:color="auto"/>
            <w:left w:val="none" w:sz="0" w:space="0" w:color="auto"/>
            <w:bottom w:val="none" w:sz="0" w:space="0" w:color="auto"/>
            <w:right w:val="none" w:sz="0" w:space="0" w:color="auto"/>
          </w:divBdr>
        </w:div>
        <w:div w:id="1573351555">
          <w:marLeft w:val="640"/>
          <w:marRight w:val="0"/>
          <w:marTop w:val="0"/>
          <w:marBottom w:val="0"/>
          <w:divBdr>
            <w:top w:val="none" w:sz="0" w:space="0" w:color="auto"/>
            <w:left w:val="none" w:sz="0" w:space="0" w:color="auto"/>
            <w:bottom w:val="none" w:sz="0" w:space="0" w:color="auto"/>
            <w:right w:val="none" w:sz="0" w:space="0" w:color="auto"/>
          </w:divBdr>
        </w:div>
        <w:div w:id="1626807393">
          <w:marLeft w:val="640"/>
          <w:marRight w:val="0"/>
          <w:marTop w:val="0"/>
          <w:marBottom w:val="0"/>
          <w:divBdr>
            <w:top w:val="none" w:sz="0" w:space="0" w:color="auto"/>
            <w:left w:val="none" w:sz="0" w:space="0" w:color="auto"/>
            <w:bottom w:val="none" w:sz="0" w:space="0" w:color="auto"/>
            <w:right w:val="none" w:sz="0" w:space="0" w:color="auto"/>
          </w:divBdr>
        </w:div>
        <w:div w:id="1657033277">
          <w:marLeft w:val="640"/>
          <w:marRight w:val="0"/>
          <w:marTop w:val="0"/>
          <w:marBottom w:val="0"/>
          <w:divBdr>
            <w:top w:val="none" w:sz="0" w:space="0" w:color="auto"/>
            <w:left w:val="none" w:sz="0" w:space="0" w:color="auto"/>
            <w:bottom w:val="none" w:sz="0" w:space="0" w:color="auto"/>
            <w:right w:val="none" w:sz="0" w:space="0" w:color="auto"/>
          </w:divBdr>
        </w:div>
        <w:div w:id="1725372594">
          <w:marLeft w:val="640"/>
          <w:marRight w:val="0"/>
          <w:marTop w:val="0"/>
          <w:marBottom w:val="0"/>
          <w:divBdr>
            <w:top w:val="none" w:sz="0" w:space="0" w:color="auto"/>
            <w:left w:val="none" w:sz="0" w:space="0" w:color="auto"/>
            <w:bottom w:val="none" w:sz="0" w:space="0" w:color="auto"/>
            <w:right w:val="none" w:sz="0" w:space="0" w:color="auto"/>
          </w:divBdr>
        </w:div>
        <w:div w:id="1737120042">
          <w:marLeft w:val="640"/>
          <w:marRight w:val="0"/>
          <w:marTop w:val="0"/>
          <w:marBottom w:val="0"/>
          <w:divBdr>
            <w:top w:val="none" w:sz="0" w:space="0" w:color="auto"/>
            <w:left w:val="none" w:sz="0" w:space="0" w:color="auto"/>
            <w:bottom w:val="none" w:sz="0" w:space="0" w:color="auto"/>
            <w:right w:val="none" w:sz="0" w:space="0" w:color="auto"/>
          </w:divBdr>
        </w:div>
        <w:div w:id="1862818084">
          <w:marLeft w:val="640"/>
          <w:marRight w:val="0"/>
          <w:marTop w:val="0"/>
          <w:marBottom w:val="0"/>
          <w:divBdr>
            <w:top w:val="none" w:sz="0" w:space="0" w:color="auto"/>
            <w:left w:val="none" w:sz="0" w:space="0" w:color="auto"/>
            <w:bottom w:val="none" w:sz="0" w:space="0" w:color="auto"/>
            <w:right w:val="none" w:sz="0" w:space="0" w:color="auto"/>
          </w:divBdr>
        </w:div>
        <w:div w:id="1918784491">
          <w:marLeft w:val="640"/>
          <w:marRight w:val="0"/>
          <w:marTop w:val="0"/>
          <w:marBottom w:val="0"/>
          <w:divBdr>
            <w:top w:val="none" w:sz="0" w:space="0" w:color="auto"/>
            <w:left w:val="none" w:sz="0" w:space="0" w:color="auto"/>
            <w:bottom w:val="none" w:sz="0" w:space="0" w:color="auto"/>
            <w:right w:val="none" w:sz="0" w:space="0" w:color="auto"/>
          </w:divBdr>
        </w:div>
        <w:div w:id="1976985234">
          <w:marLeft w:val="640"/>
          <w:marRight w:val="0"/>
          <w:marTop w:val="0"/>
          <w:marBottom w:val="0"/>
          <w:divBdr>
            <w:top w:val="none" w:sz="0" w:space="0" w:color="auto"/>
            <w:left w:val="none" w:sz="0" w:space="0" w:color="auto"/>
            <w:bottom w:val="none" w:sz="0" w:space="0" w:color="auto"/>
            <w:right w:val="none" w:sz="0" w:space="0" w:color="auto"/>
          </w:divBdr>
        </w:div>
        <w:div w:id="2002847871">
          <w:marLeft w:val="640"/>
          <w:marRight w:val="0"/>
          <w:marTop w:val="0"/>
          <w:marBottom w:val="0"/>
          <w:divBdr>
            <w:top w:val="none" w:sz="0" w:space="0" w:color="auto"/>
            <w:left w:val="none" w:sz="0" w:space="0" w:color="auto"/>
            <w:bottom w:val="none" w:sz="0" w:space="0" w:color="auto"/>
            <w:right w:val="none" w:sz="0" w:space="0" w:color="auto"/>
          </w:divBdr>
        </w:div>
        <w:div w:id="2047873129">
          <w:marLeft w:val="640"/>
          <w:marRight w:val="0"/>
          <w:marTop w:val="0"/>
          <w:marBottom w:val="0"/>
          <w:divBdr>
            <w:top w:val="none" w:sz="0" w:space="0" w:color="auto"/>
            <w:left w:val="none" w:sz="0" w:space="0" w:color="auto"/>
            <w:bottom w:val="none" w:sz="0" w:space="0" w:color="auto"/>
            <w:right w:val="none" w:sz="0" w:space="0" w:color="auto"/>
          </w:divBdr>
        </w:div>
        <w:div w:id="2058118106">
          <w:marLeft w:val="640"/>
          <w:marRight w:val="0"/>
          <w:marTop w:val="0"/>
          <w:marBottom w:val="0"/>
          <w:divBdr>
            <w:top w:val="none" w:sz="0" w:space="0" w:color="auto"/>
            <w:left w:val="none" w:sz="0" w:space="0" w:color="auto"/>
            <w:bottom w:val="none" w:sz="0" w:space="0" w:color="auto"/>
            <w:right w:val="none" w:sz="0" w:space="0" w:color="auto"/>
          </w:divBdr>
        </w:div>
        <w:div w:id="2096976284">
          <w:marLeft w:val="640"/>
          <w:marRight w:val="0"/>
          <w:marTop w:val="0"/>
          <w:marBottom w:val="0"/>
          <w:divBdr>
            <w:top w:val="none" w:sz="0" w:space="0" w:color="auto"/>
            <w:left w:val="none" w:sz="0" w:space="0" w:color="auto"/>
            <w:bottom w:val="none" w:sz="0" w:space="0" w:color="auto"/>
            <w:right w:val="none" w:sz="0" w:space="0" w:color="auto"/>
          </w:divBdr>
        </w:div>
        <w:div w:id="2120951498">
          <w:marLeft w:val="640"/>
          <w:marRight w:val="0"/>
          <w:marTop w:val="0"/>
          <w:marBottom w:val="0"/>
          <w:divBdr>
            <w:top w:val="none" w:sz="0" w:space="0" w:color="auto"/>
            <w:left w:val="none" w:sz="0" w:space="0" w:color="auto"/>
            <w:bottom w:val="none" w:sz="0" w:space="0" w:color="auto"/>
            <w:right w:val="none" w:sz="0" w:space="0" w:color="auto"/>
          </w:divBdr>
        </w:div>
      </w:divsChild>
    </w:div>
    <w:div w:id="1996373261">
      <w:marLeft w:val="0"/>
      <w:marRight w:val="0"/>
      <w:marTop w:val="0"/>
      <w:marBottom w:val="0"/>
      <w:divBdr>
        <w:top w:val="none" w:sz="0" w:space="0" w:color="auto"/>
        <w:left w:val="none" w:sz="0" w:space="0" w:color="auto"/>
        <w:bottom w:val="none" w:sz="0" w:space="0" w:color="auto"/>
        <w:right w:val="none" w:sz="0" w:space="0" w:color="auto"/>
      </w:divBdr>
    </w:div>
    <w:div w:id="2000233681">
      <w:marLeft w:val="0"/>
      <w:marRight w:val="0"/>
      <w:marTop w:val="0"/>
      <w:marBottom w:val="0"/>
      <w:divBdr>
        <w:top w:val="none" w:sz="0" w:space="0" w:color="auto"/>
        <w:left w:val="none" w:sz="0" w:space="0" w:color="auto"/>
        <w:bottom w:val="none" w:sz="0" w:space="0" w:color="auto"/>
        <w:right w:val="none" w:sz="0" w:space="0" w:color="auto"/>
      </w:divBdr>
    </w:div>
    <w:div w:id="2008287985">
      <w:marLeft w:val="0"/>
      <w:marRight w:val="0"/>
      <w:marTop w:val="0"/>
      <w:marBottom w:val="0"/>
      <w:divBdr>
        <w:top w:val="none" w:sz="0" w:space="0" w:color="auto"/>
        <w:left w:val="none" w:sz="0" w:space="0" w:color="auto"/>
        <w:bottom w:val="none" w:sz="0" w:space="0" w:color="auto"/>
        <w:right w:val="none" w:sz="0" w:space="0" w:color="auto"/>
      </w:divBdr>
    </w:div>
    <w:div w:id="2012757480">
      <w:marLeft w:val="0"/>
      <w:marRight w:val="0"/>
      <w:marTop w:val="0"/>
      <w:marBottom w:val="0"/>
      <w:divBdr>
        <w:top w:val="none" w:sz="0" w:space="0" w:color="auto"/>
        <w:left w:val="none" w:sz="0" w:space="0" w:color="auto"/>
        <w:bottom w:val="none" w:sz="0" w:space="0" w:color="auto"/>
        <w:right w:val="none" w:sz="0" w:space="0" w:color="auto"/>
      </w:divBdr>
    </w:div>
    <w:div w:id="2020351134">
      <w:bodyDiv w:val="1"/>
      <w:marLeft w:val="0"/>
      <w:marRight w:val="0"/>
      <w:marTop w:val="0"/>
      <w:marBottom w:val="0"/>
      <w:divBdr>
        <w:top w:val="none" w:sz="0" w:space="0" w:color="auto"/>
        <w:left w:val="none" w:sz="0" w:space="0" w:color="auto"/>
        <w:bottom w:val="none" w:sz="0" w:space="0" w:color="auto"/>
        <w:right w:val="none" w:sz="0" w:space="0" w:color="auto"/>
      </w:divBdr>
      <w:divsChild>
        <w:div w:id="1048809">
          <w:marLeft w:val="640"/>
          <w:marRight w:val="0"/>
          <w:marTop w:val="0"/>
          <w:marBottom w:val="0"/>
          <w:divBdr>
            <w:top w:val="none" w:sz="0" w:space="0" w:color="auto"/>
            <w:left w:val="none" w:sz="0" w:space="0" w:color="auto"/>
            <w:bottom w:val="none" w:sz="0" w:space="0" w:color="auto"/>
            <w:right w:val="none" w:sz="0" w:space="0" w:color="auto"/>
          </w:divBdr>
        </w:div>
        <w:div w:id="42609056">
          <w:marLeft w:val="640"/>
          <w:marRight w:val="0"/>
          <w:marTop w:val="0"/>
          <w:marBottom w:val="0"/>
          <w:divBdr>
            <w:top w:val="none" w:sz="0" w:space="0" w:color="auto"/>
            <w:left w:val="none" w:sz="0" w:space="0" w:color="auto"/>
            <w:bottom w:val="none" w:sz="0" w:space="0" w:color="auto"/>
            <w:right w:val="none" w:sz="0" w:space="0" w:color="auto"/>
          </w:divBdr>
        </w:div>
        <w:div w:id="111096631">
          <w:marLeft w:val="640"/>
          <w:marRight w:val="0"/>
          <w:marTop w:val="0"/>
          <w:marBottom w:val="0"/>
          <w:divBdr>
            <w:top w:val="none" w:sz="0" w:space="0" w:color="auto"/>
            <w:left w:val="none" w:sz="0" w:space="0" w:color="auto"/>
            <w:bottom w:val="none" w:sz="0" w:space="0" w:color="auto"/>
            <w:right w:val="none" w:sz="0" w:space="0" w:color="auto"/>
          </w:divBdr>
        </w:div>
        <w:div w:id="137067096">
          <w:marLeft w:val="640"/>
          <w:marRight w:val="0"/>
          <w:marTop w:val="0"/>
          <w:marBottom w:val="0"/>
          <w:divBdr>
            <w:top w:val="none" w:sz="0" w:space="0" w:color="auto"/>
            <w:left w:val="none" w:sz="0" w:space="0" w:color="auto"/>
            <w:bottom w:val="none" w:sz="0" w:space="0" w:color="auto"/>
            <w:right w:val="none" w:sz="0" w:space="0" w:color="auto"/>
          </w:divBdr>
        </w:div>
        <w:div w:id="141168019">
          <w:marLeft w:val="640"/>
          <w:marRight w:val="0"/>
          <w:marTop w:val="0"/>
          <w:marBottom w:val="0"/>
          <w:divBdr>
            <w:top w:val="none" w:sz="0" w:space="0" w:color="auto"/>
            <w:left w:val="none" w:sz="0" w:space="0" w:color="auto"/>
            <w:bottom w:val="none" w:sz="0" w:space="0" w:color="auto"/>
            <w:right w:val="none" w:sz="0" w:space="0" w:color="auto"/>
          </w:divBdr>
        </w:div>
        <w:div w:id="389767707">
          <w:marLeft w:val="640"/>
          <w:marRight w:val="0"/>
          <w:marTop w:val="0"/>
          <w:marBottom w:val="0"/>
          <w:divBdr>
            <w:top w:val="none" w:sz="0" w:space="0" w:color="auto"/>
            <w:left w:val="none" w:sz="0" w:space="0" w:color="auto"/>
            <w:bottom w:val="none" w:sz="0" w:space="0" w:color="auto"/>
            <w:right w:val="none" w:sz="0" w:space="0" w:color="auto"/>
          </w:divBdr>
        </w:div>
        <w:div w:id="394427949">
          <w:marLeft w:val="640"/>
          <w:marRight w:val="0"/>
          <w:marTop w:val="0"/>
          <w:marBottom w:val="0"/>
          <w:divBdr>
            <w:top w:val="none" w:sz="0" w:space="0" w:color="auto"/>
            <w:left w:val="none" w:sz="0" w:space="0" w:color="auto"/>
            <w:bottom w:val="none" w:sz="0" w:space="0" w:color="auto"/>
            <w:right w:val="none" w:sz="0" w:space="0" w:color="auto"/>
          </w:divBdr>
        </w:div>
        <w:div w:id="396824707">
          <w:marLeft w:val="640"/>
          <w:marRight w:val="0"/>
          <w:marTop w:val="0"/>
          <w:marBottom w:val="0"/>
          <w:divBdr>
            <w:top w:val="none" w:sz="0" w:space="0" w:color="auto"/>
            <w:left w:val="none" w:sz="0" w:space="0" w:color="auto"/>
            <w:bottom w:val="none" w:sz="0" w:space="0" w:color="auto"/>
            <w:right w:val="none" w:sz="0" w:space="0" w:color="auto"/>
          </w:divBdr>
        </w:div>
        <w:div w:id="400755169">
          <w:marLeft w:val="640"/>
          <w:marRight w:val="0"/>
          <w:marTop w:val="0"/>
          <w:marBottom w:val="0"/>
          <w:divBdr>
            <w:top w:val="none" w:sz="0" w:space="0" w:color="auto"/>
            <w:left w:val="none" w:sz="0" w:space="0" w:color="auto"/>
            <w:bottom w:val="none" w:sz="0" w:space="0" w:color="auto"/>
            <w:right w:val="none" w:sz="0" w:space="0" w:color="auto"/>
          </w:divBdr>
        </w:div>
        <w:div w:id="492141626">
          <w:marLeft w:val="640"/>
          <w:marRight w:val="0"/>
          <w:marTop w:val="0"/>
          <w:marBottom w:val="0"/>
          <w:divBdr>
            <w:top w:val="none" w:sz="0" w:space="0" w:color="auto"/>
            <w:left w:val="none" w:sz="0" w:space="0" w:color="auto"/>
            <w:bottom w:val="none" w:sz="0" w:space="0" w:color="auto"/>
            <w:right w:val="none" w:sz="0" w:space="0" w:color="auto"/>
          </w:divBdr>
        </w:div>
        <w:div w:id="499393413">
          <w:marLeft w:val="640"/>
          <w:marRight w:val="0"/>
          <w:marTop w:val="0"/>
          <w:marBottom w:val="0"/>
          <w:divBdr>
            <w:top w:val="none" w:sz="0" w:space="0" w:color="auto"/>
            <w:left w:val="none" w:sz="0" w:space="0" w:color="auto"/>
            <w:bottom w:val="none" w:sz="0" w:space="0" w:color="auto"/>
            <w:right w:val="none" w:sz="0" w:space="0" w:color="auto"/>
          </w:divBdr>
        </w:div>
        <w:div w:id="516507824">
          <w:marLeft w:val="640"/>
          <w:marRight w:val="0"/>
          <w:marTop w:val="0"/>
          <w:marBottom w:val="0"/>
          <w:divBdr>
            <w:top w:val="none" w:sz="0" w:space="0" w:color="auto"/>
            <w:left w:val="none" w:sz="0" w:space="0" w:color="auto"/>
            <w:bottom w:val="none" w:sz="0" w:space="0" w:color="auto"/>
            <w:right w:val="none" w:sz="0" w:space="0" w:color="auto"/>
          </w:divBdr>
        </w:div>
        <w:div w:id="517547296">
          <w:marLeft w:val="640"/>
          <w:marRight w:val="0"/>
          <w:marTop w:val="0"/>
          <w:marBottom w:val="0"/>
          <w:divBdr>
            <w:top w:val="none" w:sz="0" w:space="0" w:color="auto"/>
            <w:left w:val="none" w:sz="0" w:space="0" w:color="auto"/>
            <w:bottom w:val="none" w:sz="0" w:space="0" w:color="auto"/>
            <w:right w:val="none" w:sz="0" w:space="0" w:color="auto"/>
          </w:divBdr>
        </w:div>
        <w:div w:id="582570323">
          <w:marLeft w:val="640"/>
          <w:marRight w:val="0"/>
          <w:marTop w:val="0"/>
          <w:marBottom w:val="0"/>
          <w:divBdr>
            <w:top w:val="none" w:sz="0" w:space="0" w:color="auto"/>
            <w:left w:val="none" w:sz="0" w:space="0" w:color="auto"/>
            <w:bottom w:val="none" w:sz="0" w:space="0" w:color="auto"/>
            <w:right w:val="none" w:sz="0" w:space="0" w:color="auto"/>
          </w:divBdr>
        </w:div>
        <w:div w:id="635841998">
          <w:marLeft w:val="640"/>
          <w:marRight w:val="0"/>
          <w:marTop w:val="0"/>
          <w:marBottom w:val="0"/>
          <w:divBdr>
            <w:top w:val="none" w:sz="0" w:space="0" w:color="auto"/>
            <w:left w:val="none" w:sz="0" w:space="0" w:color="auto"/>
            <w:bottom w:val="none" w:sz="0" w:space="0" w:color="auto"/>
            <w:right w:val="none" w:sz="0" w:space="0" w:color="auto"/>
          </w:divBdr>
        </w:div>
        <w:div w:id="651103568">
          <w:marLeft w:val="640"/>
          <w:marRight w:val="0"/>
          <w:marTop w:val="0"/>
          <w:marBottom w:val="0"/>
          <w:divBdr>
            <w:top w:val="none" w:sz="0" w:space="0" w:color="auto"/>
            <w:left w:val="none" w:sz="0" w:space="0" w:color="auto"/>
            <w:bottom w:val="none" w:sz="0" w:space="0" w:color="auto"/>
            <w:right w:val="none" w:sz="0" w:space="0" w:color="auto"/>
          </w:divBdr>
        </w:div>
        <w:div w:id="651178800">
          <w:marLeft w:val="640"/>
          <w:marRight w:val="0"/>
          <w:marTop w:val="0"/>
          <w:marBottom w:val="0"/>
          <w:divBdr>
            <w:top w:val="none" w:sz="0" w:space="0" w:color="auto"/>
            <w:left w:val="none" w:sz="0" w:space="0" w:color="auto"/>
            <w:bottom w:val="none" w:sz="0" w:space="0" w:color="auto"/>
            <w:right w:val="none" w:sz="0" w:space="0" w:color="auto"/>
          </w:divBdr>
        </w:div>
        <w:div w:id="716514228">
          <w:marLeft w:val="640"/>
          <w:marRight w:val="0"/>
          <w:marTop w:val="0"/>
          <w:marBottom w:val="0"/>
          <w:divBdr>
            <w:top w:val="none" w:sz="0" w:space="0" w:color="auto"/>
            <w:left w:val="none" w:sz="0" w:space="0" w:color="auto"/>
            <w:bottom w:val="none" w:sz="0" w:space="0" w:color="auto"/>
            <w:right w:val="none" w:sz="0" w:space="0" w:color="auto"/>
          </w:divBdr>
        </w:div>
        <w:div w:id="772819620">
          <w:marLeft w:val="640"/>
          <w:marRight w:val="0"/>
          <w:marTop w:val="0"/>
          <w:marBottom w:val="0"/>
          <w:divBdr>
            <w:top w:val="none" w:sz="0" w:space="0" w:color="auto"/>
            <w:left w:val="none" w:sz="0" w:space="0" w:color="auto"/>
            <w:bottom w:val="none" w:sz="0" w:space="0" w:color="auto"/>
            <w:right w:val="none" w:sz="0" w:space="0" w:color="auto"/>
          </w:divBdr>
        </w:div>
        <w:div w:id="774911521">
          <w:marLeft w:val="640"/>
          <w:marRight w:val="0"/>
          <w:marTop w:val="0"/>
          <w:marBottom w:val="0"/>
          <w:divBdr>
            <w:top w:val="none" w:sz="0" w:space="0" w:color="auto"/>
            <w:left w:val="none" w:sz="0" w:space="0" w:color="auto"/>
            <w:bottom w:val="none" w:sz="0" w:space="0" w:color="auto"/>
            <w:right w:val="none" w:sz="0" w:space="0" w:color="auto"/>
          </w:divBdr>
        </w:div>
        <w:div w:id="918834489">
          <w:marLeft w:val="640"/>
          <w:marRight w:val="0"/>
          <w:marTop w:val="0"/>
          <w:marBottom w:val="0"/>
          <w:divBdr>
            <w:top w:val="none" w:sz="0" w:space="0" w:color="auto"/>
            <w:left w:val="none" w:sz="0" w:space="0" w:color="auto"/>
            <w:bottom w:val="none" w:sz="0" w:space="0" w:color="auto"/>
            <w:right w:val="none" w:sz="0" w:space="0" w:color="auto"/>
          </w:divBdr>
        </w:div>
        <w:div w:id="949048015">
          <w:marLeft w:val="640"/>
          <w:marRight w:val="0"/>
          <w:marTop w:val="0"/>
          <w:marBottom w:val="0"/>
          <w:divBdr>
            <w:top w:val="none" w:sz="0" w:space="0" w:color="auto"/>
            <w:left w:val="none" w:sz="0" w:space="0" w:color="auto"/>
            <w:bottom w:val="none" w:sz="0" w:space="0" w:color="auto"/>
            <w:right w:val="none" w:sz="0" w:space="0" w:color="auto"/>
          </w:divBdr>
        </w:div>
        <w:div w:id="973757322">
          <w:marLeft w:val="640"/>
          <w:marRight w:val="0"/>
          <w:marTop w:val="0"/>
          <w:marBottom w:val="0"/>
          <w:divBdr>
            <w:top w:val="none" w:sz="0" w:space="0" w:color="auto"/>
            <w:left w:val="none" w:sz="0" w:space="0" w:color="auto"/>
            <w:bottom w:val="none" w:sz="0" w:space="0" w:color="auto"/>
            <w:right w:val="none" w:sz="0" w:space="0" w:color="auto"/>
          </w:divBdr>
        </w:div>
        <w:div w:id="979533418">
          <w:marLeft w:val="640"/>
          <w:marRight w:val="0"/>
          <w:marTop w:val="0"/>
          <w:marBottom w:val="0"/>
          <w:divBdr>
            <w:top w:val="none" w:sz="0" w:space="0" w:color="auto"/>
            <w:left w:val="none" w:sz="0" w:space="0" w:color="auto"/>
            <w:bottom w:val="none" w:sz="0" w:space="0" w:color="auto"/>
            <w:right w:val="none" w:sz="0" w:space="0" w:color="auto"/>
          </w:divBdr>
        </w:div>
        <w:div w:id="992099181">
          <w:marLeft w:val="640"/>
          <w:marRight w:val="0"/>
          <w:marTop w:val="0"/>
          <w:marBottom w:val="0"/>
          <w:divBdr>
            <w:top w:val="none" w:sz="0" w:space="0" w:color="auto"/>
            <w:left w:val="none" w:sz="0" w:space="0" w:color="auto"/>
            <w:bottom w:val="none" w:sz="0" w:space="0" w:color="auto"/>
            <w:right w:val="none" w:sz="0" w:space="0" w:color="auto"/>
          </w:divBdr>
        </w:div>
        <w:div w:id="1051884651">
          <w:marLeft w:val="640"/>
          <w:marRight w:val="0"/>
          <w:marTop w:val="0"/>
          <w:marBottom w:val="0"/>
          <w:divBdr>
            <w:top w:val="none" w:sz="0" w:space="0" w:color="auto"/>
            <w:left w:val="none" w:sz="0" w:space="0" w:color="auto"/>
            <w:bottom w:val="none" w:sz="0" w:space="0" w:color="auto"/>
            <w:right w:val="none" w:sz="0" w:space="0" w:color="auto"/>
          </w:divBdr>
        </w:div>
        <w:div w:id="1281375527">
          <w:marLeft w:val="640"/>
          <w:marRight w:val="0"/>
          <w:marTop w:val="0"/>
          <w:marBottom w:val="0"/>
          <w:divBdr>
            <w:top w:val="none" w:sz="0" w:space="0" w:color="auto"/>
            <w:left w:val="none" w:sz="0" w:space="0" w:color="auto"/>
            <w:bottom w:val="none" w:sz="0" w:space="0" w:color="auto"/>
            <w:right w:val="none" w:sz="0" w:space="0" w:color="auto"/>
          </w:divBdr>
        </w:div>
        <w:div w:id="1288197704">
          <w:marLeft w:val="640"/>
          <w:marRight w:val="0"/>
          <w:marTop w:val="0"/>
          <w:marBottom w:val="0"/>
          <w:divBdr>
            <w:top w:val="none" w:sz="0" w:space="0" w:color="auto"/>
            <w:left w:val="none" w:sz="0" w:space="0" w:color="auto"/>
            <w:bottom w:val="none" w:sz="0" w:space="0" w:color="auto"/>
            <w:right w:val="none" w:sz="0" w:space="0" w:color="auto"/>
          </w:divBdr>
        </w:div>
        <w:div w:id="1360740369">
          <w:marLeft w:val="640"/>
          <w:marRight w:val="0"/>
          <w:marTop w:val="0"/>
          <w:marBottom w:val="0"/>
          <w:divBdr>
            <w:top w:val="none" w:sz="0" w:space="0" w:color="auto"/>
            <w:left w:val="none" w:sz="0" w:space="0" w:color="auto"/>
            <w:bottom w:val="none" w:sz="0" w:space="0" w:color="auto"/>
            <w:right w:val="none" w:sz="0" w:space="0" w:color="auto"/>
          </w:divBdr>
        </w:div>
        <w:div w:id="1635866299">
          <w:marLeft w:val="640"/>
          <w:marRight w:val="0"/>
          <w:marTop w:val="0"/>
          <w:marBottom w:val="0"/>
          <w:divBdr>
            <w:top w:val="none" w:sz="0" w:space="0" w:color="auto"/>
            <w:left w:val="none" w:sz="0" w:space="0" w:color="auto"/>
            <w:bottom w:val="none" w:sz="0" w:space="0" w:color="auto"/>
            <w:right w:val="none" w:sz="0" w:space="0" w:color="auto"/>
          </w:divBdr>
        </w:div>
        <w:div w:id="1641155075">
          <w:marLeft w:val="640"/>
          <w:marRight w:val="0"/>
          <w:marTop w:val="0"/>
          <w:marBottom w:val="0"/>
          <w:divBdr>
            <w:top w:val="none" w:sz="0" w:space="0" w:color="auto"/>
            <w:left w:val="none" w:sz="0" w:space="0" w:color="auto"/>
            <w:bottom w:val="none" w:sz="0" w:space="0" w:color="auto"/>
            <w:right w:val="none" w:sz="0" w:space="0" w:color="auto"/>
          </w:divBdr>
        </w:div>
        <w:div w:id="1695496639">
          <w:marLeft w:val="640"/>
          <w:marRight w:val="0"/>
          <w:marTop w:val="0"/>
          <w:marBottom w:val="0"/>
          <w:divBdr>
            <w:top w:val="none" w:sz="0" w:space="0" w:color="auto"/>
            <w:left w:val="none" w:sz="0" w:space="0" w:color="auto"/>
            <w:bottom w:val="none" w:sz="0" w:space="0" w:color="auto"/>
            <w:right w:val="none" w:sz="0" w:space="0" w:color="auto"/>
          </w:divBdr>
        </w:div>
        <w:div w:id="1745496111">
          <w:marLeft w:val="640"/>
          <w:marRight w:val="0"/>
          <w:marTop w:val="0"/>
          <w:marBottom w:val="0"/>
          <w:divBdr>
            <w:top w:val="none" w:sz="0" w:space="0" w:color="auto"/>
            <w:left w:val="none" w:sz="0" w:space="0" w:color="auto"/>
            <w:bottom w:val="none" w:sz="0" w:space="0" w:color="auto"/>
            <w:right w:val="none" w:sz="0" w:space="0" w:color="auto"/>
          </w:divBdr>
        </w:div>
        <w:div w:id="1746607020">
          <w:marLeft w:val="640"/>
          <w:marRight w:val="0"/>
          <w:marTop w:val="0"/>
          <w:marBottom w:val="0"/>
          <w:divBdr>
            <w:top w:val="none" w:sz="0" w:space="0" w:color="auto"/>
            <w:left w:val="none" w:sz="0" w:space="0" w:color="auto"/>
            <w:bottom w:val="none" w:sz="0" w:space="0" w:color="auto"/>
            <w:right w:val="none" w:sz="0" w:space="0" w:color="auto"/>
          </w:divBdr>
        </w:div>
        <w:div w:id="1922134411">
          <w:marLeft w:val="640"/>
          <w:marRight w:val="0"/>
          <w:marTop w:val="0"/>
          <w:marBottom w:val="0"/>
          <w:divBdr>
            <w:top w:val="none" w:sz="0" w:space="0" w:color="auto"/>
            <w:left w:val="none" w:sz="0" w:space="0" w:color="auto"/>
            <w:bottom w:val="none" w:sz="0" w:space="0" w:color="auto"/>
            <w:right w:val="none" w:sz="0" w:space="0" w:color="auto"/>
          </w:divBdr>
        </w:div>
        <w:div w:id="2009746134">
          <w:marLeft w:val="640"/>
          <w:marRight w:val="0"/>
          <w:marTop w:val="0"/>
          <w:marBottom w:val="0"/>
          <w:divBdr>
            <w:top w:val="none" w:sz="0" w:space="0" w:color="auto"/>
            <w:left w:val="none" w:sz="0" w:space="0" w:color="auto"/>
            <w:bottom w:val="none" w:sz="0" w:space="0" w:color="auto"/>
            <w:right w:val="none" w:sz="0" w:space="0" w:color="auto"/>
          </w:divBdr>
        </w:div>
        <w:div w:id="2016878315">
          <w:marLeft w:val="640"/>
          <w:marRight w:val="0"/>
          <w:marTop w:val="0"/>
          <w:marBottom w:val="0"/>
          <w:divBdr>
            <w:top w:val="none" w:sz="0" w:space="0" w:color="auto"/>
            <w:left w:val="none" w:sz="0" w:space="0" w:color="auto"/>
            <w:bottom w:val="none" w:sz="0" w:space="0" w:color="auto"/>
            <w:right w:val="none" w:sz="0" w:space="0" w:color="auto"/>
          </w:divBdr>
        </w:div>
        <w:div w:id="2093164536">
          <w:marLeft w:val="640"/>
          <w:marRight w:val="0"/>
          <w:marTop w:val="0"/>
          <w:marBottom w:val="0"/>
          <w:divBdr>
            <w:top w:val="none" w:sz="0" w:space="0" w:color="auto"/>
            <w:left w:val="none" w:sz="0" w:space="0" w:color="auto"/>
            <w:bottom w:val="none" w:sz="0" w:space="0" w:color="auto"/>
            <w:right w:val="none" w:sz="0" w:space="0" w:color="auto"/>
          </w:divBdr>
        </w:div>
        <w:div w:id="2129856492">
          <w:marLeft w:val="640"/>
          <w:marRight w:val="0"/>
          <w:marTop w:val="0"/>
          <w:marBottom w:val="0"/>
          <w:divBdr>
            <w:top w:val="none" w:sz="0" w:space="0" w:color="auto"/>
            <w:left w:val="none" w:sz="0" w:space="0" w:color="auto"/>
            <w:bottom w:val="none" w:sz="0" w:space="0" w:color="auto"/>
            <w:right w:val="none" w:sz="0" w:space="0" w:color="auto"/>
          </w:divBdr>
        </w:div>
        <w:div w:id="2143494075">
          <w:marLeft w:val="640"/>
          <w:marRight w:val="0"/>
          <w:marTop w:val="0"/>
          <w:marBottom w:val="0"/>
          <w:divBdr>
            <w:top w:val="none" w:sz="0" w:space="0" w:color="auto"/>
            <w:left w:val="none" w:sz="0" w:space="0" w:color="auto"/>
            <w:bottom w:val="none" w:sz="0" w:space="0" w:color="auto"/>
            <w:right w:val="none" w:sz="0" w:space="0" w:color="auto"/>
          </w:divBdr>
        </w:div>
      </w:divsChild>
    </w:div>
    <w:div w:id="2021006294">
      <w:bodyDiv w:val="1"/>
      <w:marLeft w:val="0"/>
      <w:marRight w:val="0"/>
      <w:marTop w:val="0"/>
      <w:marBottom w:val="0"/>
      <w:divBdr>
        <w:top w:val="none" w:sz="0" w:space="0" w:color="auto"/>
        <w:left w:val="none" w:sz="0" w:space="0" w:color="auto"/>
        <w:bottom w:val="none" w:sz="0" w:space="0" w:color="auto"/>
        <w:right w:val="none" w:sz="0" w:space="0" w:color="auto"/>
      </w:divBdr>
      <w:divsChild>
        <w:div w:id="12539576">
          <w:marLeft w:val="640"/>
          <w:marRight w:val="0"/>
          <w:marTop w:val="0"/>
          <w:marBottom w:val="0"/>
          <w:divBdr>
            <w:top w:val="none" w:sz="0" w:space="0" w:color="auto"/>
            <w:left w:val="none" w:sz="0" w:space="0" w:color="auto"/>
            <w:bottom w:val="none" w:sz="0" w:space="0" w:color="auto"/>
            <w:right w:val="none" w:sz="0" w:space="0" w:color="auto"/>
          </w:divBdr>
        </w:div>
        <w:div w:id="15667653">
          <w:marLeft w:val="640"/>
          <w:marRight w:val="0"/>
          <w:marTop w:val="0"/>
          <w:marBottom w:val="0"/>
          <w:divBdr>
            <w:top w:val="none" w:sz="0" w:space="0" w:color="auto"/>
            <w:left w:val="none" w:sz="0" w:space="0" w:color="auto"/>
            <w:bottom w:val="none" w:sz="0" w:space="0" w:color="auto"/>
            <w:right w:val="none" w:sz="0" w:space="0" w:color="auto"/>
          </w:divBdr>
        </w:div>
        <w:div w:id="27411461">
          <w:marLeft w:val="640"/>
          <w:marRight w:val="0"/>
          <w:marTop w:val="0"/>
          <w:marBottom w:val="0"/>
          <w:divBdr>
            <w:top w:val="none" w:sz="0" w:space="0" w:color="auto"/>
            <w:left w:val="none" w:sz="0" w:space="0" w:color="auto"/>
            <w:bottom w:val="none" w:sz="0" w:space="0" w:color="auto"/>
            <w:right w:val="none" w:sz="0" w:space="0" w:color="auto"/>
          </w:divBdr>
        </w:div>
        <w:div w:id="78215282">
          <w:marLeft w:val="640"/>
          <w:marRight w:val="0"/>
          <w:marTop w:val="0"/>
          <w:marBottom w:val="0"/>
          <w:divBdr>
            <w:top w:val="none" w:sz="0" w:space="0" w:color="auto"/>
            <w:left w:val="none" w:sz="0" w:space="0" w:color="auto"/>
            <w:bottom w:val="none" w:sz="0" w:space="0" w:color="auto"/>
            <w:right w:val="none" w:sz="0" w:space="0" w:color="auto"/>
          </w:divBdr>
        </w:div>
        <w:div w:id="298262466">
          <w:marLeft w:val="640"/>
          <w:marRight w:val="0"/>
          <w:marTop w:val="0"/>
          <w:marBottom w:val="0"/>
          <w:divBdr>
            <w:top w:val="none" w:sz="0" w:space="0" w:color="auto"/>
            <w:left w:val="none" w:sz="0" w:space="0" w:color="auto"/>
            <w:bottom w:val="none" w:sz="0" w:space="0" w:color="auto"/>
            <w:right w:val="none" w:sz="0" w:space="0" w:color="auto"/>
          </w:divBdr>
        </w:div>
        <w:div w:id="319314731">
          <w:marLeft w:val="640"/>
          <w:marRight w:val="0"/>
          <w:marTop w:val="0"/>
          <w:marBottom w:val="0"/>
          <w:divBdr>
            <w:top w:val="none" w:sz="0" w:space="0" w:color="auto"/>
            <w:left w:val="none" w:sz="0" w:space="0" w:color="auto"/>
            <w:bottom w:val="none" w:sz="0" w:space="0" w:color="auto"/>
            <w:right w:val="none" w:sz="0" w:space="0" w:color="auto"/>
          </w:divBdr>
        </w:div>
        <w:div w:id="322466278">
          <w:marLeft w:val="640"/>
          <w:marRight w:val="0"/>
          <w:marTop w:val="0"/>
          <w:marBottom w:val="0"/>
          <w:divBdr>
            <w:top w:val="none" w:sz="0" w:space="0" w:color="auto"/>
            <w:left w:val="none" w:sz="0" w:space="0" w:color="auto"/>
            <w:bottom w:val="none" w:sz="0" w:space="0" w:color="auto"/>
            <w:right w:val="none" w:sz="0" w:space="0" w:color="auto"/>
          </w:divBdr>
        </w:div>
        <w:div w:id="349454410">
          <w:marLeft w:val="640"/>
          <w:marRight w:val="0"/>
          <w:marTop w:val="0"/>
          <w:marBottom w:val="0"/>
          <w:divBdr>
            <w:top w:val="none" w:sz="0" w:space="0" w:color="auto"/>
            <w:left w:val="none" w:sz="0" w:space="0" w:color="auto"/>
            <w:bottom w:val="none" w:sz="0" w:space="0" w:color="auto"/>
            <w:right w:val="none" w:sz="0" w:space="0" w:color="auto"/>
          </w:divBdr>
        </w:div>
        <w:div w:id="358434656">
          <w:marLeft w:val="640"/>
          <w:marRight w:val="0"/>
          <w:marTop w:val="0"/>
          <w:marBottom w:val="0"/>
          <w:divBdr>
            <w:top w:val="none" w:sz="0" w:space="0" w:color="auto"/>
            <w:left w:val="none" w:sz="0" w:space="0" w:color="auto"/>
            <w:bottom w:val="none" w:sz="0" w:space="0" w:color="auto"/>
            <w:right w:val="none" w:sz="0" w:space="0" w:color="auto"/>
          </w:divBdr>
        </w:div>
        <w:div w:id="395665354">
          <w:marLeft w:val="640"/>
          <w:marRight w:val="0"/>
          <w:marTop w:val="0"/>
          <w:marBottom w:val="0"/>
          <w:divBdr>
            <w:top w:val="none" w:sz="0" w:space="0" w:color="auto"/>
            <w:left w:val="none" w:sz="0" w:space="0" w:color="auto"/>
            <w:bottom w:val="none" w:sz="0" w:space="0" w:color="auto"/>
            <w:right w:val="none" w:sz="0" w:space="0" w:color="auto"/>
          </w:divBdr>
        </w:div>
        <w:div w:id="445664437">
          <w:marLeft w:val="640"/>
          <w:marRight w:val="0"/>
          <w:marTop w:val="0"/>
          <w:marBottom w:val="0"/>
          <w:divBdr>
            <w:top w:val="none" w:sz="0" w:space="0" w:color="auto"/>
            <w:left w:val="none" w:sz="0" w:space="0" w:color="auto"/>
            <w:bottom w:val="none" w:sz="0" w:space="0" w:color="auto"/>
            <w:right w:val="none" w:sz="0" w:space="0" w:color="auto"/>
          </w:divBdr>
        </w:div>
        <w:div w:id="453865250">
          <w:marLeft w:val="640"/>
          <w:marRight w:val="0"/>
          <w:marTop w:val="0"/>
          <w:marBottom w:val="0"/>
          <w:divBdr>
            <w:top w:val="none" w:sz="0" w:space="0" w:color="auto"/>
            <w:left w:val="none" w:sz="0" w:space="0" w:color="auto"/>
            <w:bottom w:val="none" w:sz="0" w:space="0" w:color="auto"/>
            <w:right w:val="none" w:sz="0" w:space="0" w:color="auto"/>
          </w:divBdr>
        </w:div>
        <w:div w:id="518929579">
          <w:marLeft w:val="640"/>
          <w:marRight w:val="0"/>
          <w:marTop w:val="0"/>
          <w:marBottom w:val="0"/>
          <w:divBdr>
            <w:top w:val="none" w:sz="0" w:space="0" w:color="auto"/>
            <w:left w:val="none" w:sz="0" w:space="0" w:color="auto"/>
            <w:bottom w:val="none" w:sz="0" w:space="0" w:color="auto"/>
            <w:right w:val="none" w:sz="0" w:space="0" w:color="auto"/>
          </w:divBdr>
        </w:div>
        <w:div w:id="584920566">
          <w:marLeft w:val="640"/>
          <w:marRight w:val="0"/>
          <w:marTop w:val="0"/>
          <w:marBottom w:val="0"/>
          <w:divBdr>
            <w:top w:val="none" w:sz="0" w:space="0" w:color="auto"/>
            <w:left w:val="none" w:sz="0" w:space="0" w:color="auto"/>
            <w:bottom w:val="none" w:sz="0" w:space="0" w:color="auto"/>
            <w:right w:val="none" w:sz="0" w:space="0" w:color="auto"/>
          </w:divBdr>
        </w:div>
        <w:div w:id="668824992">
          <w:marLeft w:val="640"/>
          <w:marRight w:val="0"/>
          <w:marTop w:val="0"/>
          <w:marBottom w:val="0"/>
          <w:divBdr>
            <w:top w:val="none" w:sz="0" w:space="0" w:color="auto"/>
            <w:left w:val="none" w:sz="0" w:space="0" w:color="auto"/>
            <w:bottom w:val="none" w:sz="0" w:space="0" w:color="auto"/>
            <w:right w:val="none" w:sz="0" w:space="0" w:color="auto"/>
          </w:divBdr>
        </w:div>
        <w:div w:id="671759579">
          <w:marLeft w:val="640"/>
          <w:marRight w:val="0"/>
          <w:marTop w:val="0"/>
          <w:marBottom w:val="0"/>
          <w:divBdr>
            <w:top w:val="none" w:sz="0" w:space="0" w:color="auto"/>
            <w:left w:val="none" w:sz="0" w:space="0" w:color="auto"/>
            <w:bottom w:val="none" w:sz="0" w:space="0" w:color="auto"/>
            <w:right w:val="none" w:sz="0" w:space="0" w:color="auto"/>
          </w:divBdr>
        </w:div>
        <w:div w:id="691611591">
          <w:marLeft w:val="640"/>
          <w:marRight w:val="0"/>
          <w:marTop w:val="0"/>
          <w:marBottom w:val="0"/>
          <w:divBdr>
            <w:top w:val="none" w:sz="0" w:space="0" w:color="auto"/>
            <w:left w:val="none" w:sz="0" w:space="0" w:color="auto"/>
            <w:bottom w:val="none" w:sz="0" w:space="0" w:color="auto"/>
            <w:right w:val="none" w:sz="0" w:space="0" w:color="auto"/>
          </w:divBdr>
        </w:div>
        <w:div w:id="751313649">
          <w:marLeft w:val="640"/>
          <w:marRight w:val="0"/>
          <w:marTop w:val="0"/>
          <w:marBottom w:val="0"/>
          <w:divBdr>
            <w:top w:val="none" w:sz="0" w:space="0" w:color="auto"/>
            <w:left w:val="none" w:sz="0" w:space="0" w:color="auto"/>
            <w:bottom w:val="none" w:sz="0" w:space="0" w:color="auto"/>
            <w:right w:val="none" w:sz="0" w:space="0" w:color="auto"/>
          </w:divBdr>
        </w:div>
        <w:div w:id="753361160">
          <w:marLeft w:val="640"/>
          <w:marRight w:val="0"/>
          <w:marTop w:val="0"/>
          <w:marBottom w:val="0"/>
          <w:divBdr>
            <w:top w:val="none" w:sz="0" w:space="0" w:color="auto"/>
            <w:left w:val="none" w:sz="0" w:space="0" w:color="auto"/>
            <w:bottom w:val="none" w:sz="0" w:space="0" w:color="auto"/>
            <w:right w:val="none" w:sz="0" w:space="0" w:color="auto"/>
          </w:divBdr>
        </w:div>
        <w:div w:id="851380323">
          <w:marLeft w:val="640"/>
          <w:marRight w:val="0"/>
          <w:marTop w:val="0"/>
          <w:marBottom w:val="0"/>
          <w:divBdr>
            <w:top w:val="none" w:sz="0" w:space="0" w:color="auto"/>
            <w:left w:val="none" w:sz="0" w:space="0" w:color="auto"/>
            <w:bottom w:val="none" w:sz="0" w:space="0" w:color="auto"/>
            <w:right w:val="none" w:sz="0" w:space="0" w:color="auto"/>
          </w:divBdr>
        </w:div>
        <w:div w:id="887179954">
          <w:marLeft w:val="640"/>
          <w:marRight w:val="0"/>
          <w:marTop w:val="0"/>
          <w:marBottom w:val="0"/>
          <w:divBdr>
            <w:top w:val="none" w:sz="0" w:space="0" w:color="auto"/>
            <w:left w:val="none" w:sz="0" w:space="0" w:color="auto"/>
            <w:bottom w:val="none" w:sz="0" w:space="0" w:color="auto"/>
            <w:right w:val="none" w:sz="0" w:space="0" w:color="auto"/>
          </w:divBdr>
        </w:div>
        <w:div w:id="1061907782">
          <w:marLeft w:val="640"/>
          <w:marRight w:val="0"/>
          <w:marTop w:val="0"/>
          <w:marBottom w:val="0"/>
          <w:divBdr>
            <w:top w:val="none" w:sz="0" w:space="0" w:color="auto"/>
            <w:left w:val="none" w:sz="0" w:space="0" w:color="auto"/>
            <w:bottom w:val="none" w:sz="0" w:space="0" w:color="auto"/>
            <w:right w:val="none" w:sz="0" w:space="0" w:color="auto"/>
          </w:divBdr>
        </w:div>
        <w:div w:id="1145076610">
          <w:marLeft w:val="640"/>
          <w:marRight w:val="0"/>
          <w:marTop w:val="0"/>
          <w:marBottom w:val="0"/>
          <w:divBdr>
            <w:top w:val="none" w:sz="0" w:space="0" w:color="auto"/>
            <w:left w:val="none" w:sz="0" w:space="0" w:color="auto"/>
            <w:bottom w:val="none" w:sz="0" w:space="0" w:color="auto"/>
            <w:right w:val="none" w:sz="0" w:space="0" w:color="auto"/>
          </w:divBdr>
        </w:div>
        <w:div w:id="1146360430">
          <w:marLeft w:val="640"/>
          <w:marRight w:val="0"/>
          <w:marTop w:val="0"/>
          <w:marBottom w:val="0"/>
          <w:divBdr>
            <w:top w:val="none" w:sz="0" w:space="0" w:color="auto"/>
            <w:left w:val="none" w:sz="0" w:space="0" w:color="auto"/>
            <w:bottom w:val="none" w:sz="0" w:space="0" w:color="auto"/>
            <w:right w:val="none" w:sz="0" w:space="0" w:color="auto"/>
          </w:divBdr>
        </w:div>
        <w:div w:id="1234927212">
          <w:marLeft w:val="640"/>
          <w:marRight w:val="0"/>
          <w:marTop w:val="0"/>
          <w:marBottom w:val="0"/>
          <w:divBdr>
            <w:top w:val="none" w:sz="0" w:space="0" w:color="auto"/>
            <w:left w:val="none" w:sz="0" w:space="0" w:color="auto"/>
            <w:bottom w:val="none" w:sz="0" w:space="0" w:color="auto"/>
            <w:right w:val="none" w:sz="0" w:space="0" w:color="auto"/>
          </w:divBdr>
        </w:div>
        <w:div w:id="1314093735">
          <w:marLeft w:val="640"/>
          <w:marRight w:val="0"/>
          <w:marTop w:val="0"/>
          <w:marBottom w:val="0"/>
          <w:divBdr>
            <w:top w:val="none" w:sz="0" w:space="0" w:color="auto"/>
            <w:left w:val="none" w:sz="0" w:space="0" w:color="auto"/>
            <w:bottom w:val="none" w:sz="0" w:space="0" w:color="auto"/>
            <w:right w:val="none" w:sz="0" w:space="0" w:color="auto"/>
          </w:divBdr>
        </w:div>
        <w:div w:id="1354528452">
          <w:marLeft w:val="640"/>
          <w:marRight w:val="0"/>
          <w:marTop w:val="0"/>
          <w:marBottom w:val="0"/>
          <w:divBdr>
            <w:top w:val="none" w:sz="0" w:space="0" w:color="auto"/>
            <w:left w:val="none" w:sz="0" w:space="0" w:color="auto"/>
            <w:bottom w:val="none" w:sz="0" w:space="0" w:color="auto"/>
            <w:right w:val="none" w:sz="0" w:space="0" w:color="auto"/>
          </w:divBdr>
        </w:div>
        <w:div w:id="1385055855">
          <w:marLeft w:val="640"/>
          <w:marRight w:val="0"/>
          <w:marTop w:val="0"/>
          <w:marBottom w:val="0"/>
          <w:divBdr>
            <w:top w:val="none" w:sz="0" w:space="0" w:color="auto"/>
            <w:left w:val="none" w:sz="0" w:space="0" w:color="auto"/>
            <w:bottom w:val="none" w:sz="0" w:space="0" w:color="auto"/>
            <w:right w:val="none" w:sz="0" w:space="0" w:color="auto"/>
          </w:divBdr>
        </w:div>
        <w:div w:id="1443113352">
          <w:marLeft w:val="640"/>
          <w:marRight w:val="0"/>
          <w:marTop w:val="0"/>
          <w:marBottom w:val="0"/>
          <w:divBdr>
            <w:top w:val="none" w:sz="0" w:space="0" w:color="auto"/>
            <w:left w:val="none" w:sz="0" w:space="0" w:color="auto"/>
            <w:bottom w:val="none" w:sz="0" w:space="0" w:color="auto"/>
            <w:right w:val="none" w:sz="0" w:space="0" w:color="auto"/>
          </w:divBdr>
        </w:div>
        <w:div w:id="1464613705">
          <w:marLeft w:val="640"/>
          <w:marRight w:val="0"/>
          <w:marTop w:val="0"/>
          <w:marBottom w:val="0"/>
          <w:divBdr>
            <w:top w:val="none" w:sz="0" w:space="0" w:color="auto"/>
            <w:left w:val="none" w:sz="0" w:space="0" w:color="auto"/>
            <w:bottom w:val="none" w:sz="0" w:space="0" w:color="auto"/>
            <w:right w:val="none" w:sz="0" w:space="0" w:color="auto"/>
          </w:divBdr>
        </w:div>
        <w:div w:id="1470977816">
          <w:marLeft w:val="640"/>
          <w:marRight w:val="0"/>
          <w:marTop w:val="0"/>
          <w:marBottom w:val="0"/>
          <w:divBdr>
            <w:top w:val="none" w:sz="0" w:space="0" w:color="auto"/>
            <w:left w:val="none" w:sz="0" w:space="0" w:color="auto"/>
            <w:bottom w:val="none" w:sz="0" w:space="0" w:color="auto"/>
            <w:right w:val="none" w:sz="0" w:space="0" w:color="auto"/>
          </w:divBdr>
        </w:div>
        <w:div w:id="1511409872">
          <w:marLeft w:val="640"/>
          <w:marRight w:val="0"/>
          <w:marTop w:val="0"/>
          <w:marBottom w:val="0"/>
          <w:divBdr>
            <w:top w:val="none" w:sz="0" w:space="0" w:color="auto"/>
            <w:left w:val="none" w:sz="0" w:space="0" w:color="auto"/>
            <w:bottom w:val="none" w:sz="0" w:space="0" w:color="auto"/>
            <w:right w:val="none" w:sz="0" w:space="0" w:color="auto"/>
          </w:divBdr>
        </w:div>
        <w:div w:id="1629506421">
          <w:marLeft w:val="640"/>
          <w:marRight w:val="0"/>
          <w:marTop w:val="0"/>
          <w:marBottom w:val="0"/>
          <w:divBdr>
            <w:top w:val="none" w:sz="0" w:space="0" w:color="auto"/>
            <w:left w:val="none" w:sz="0" w:space="0" w:color="auto"/>
            <w:bottom w:val="none" w:sz="0" w:space="0" w:color="auto"/>
            <w:right w:val="none" w:sz="0" w:space="0" w:color="auto"/>
          </w:divBdr>
        </w:div>
        <w:div w:id="1695036338">
          <w:marLeft w:val="640"/>
          <w:marRight w:val="0"/>
          <w:marTop w:val="0"/>
          <w:marBottom w:val="0"/>
          <w:divBdr>
            <w:top w:val="none" w:sz="0" w:space="0" w:color="auto"/>
            <w:left w:val="none" w:sz="0" w:space="0" w:color="auto"/>
            <w:bottom w:val="none" w:sz="0" w:space="0" w:color="auto"/>
            <w:right w:val="none" w:sz="0" w:space="0" w:color="auto"/>
          </w:divBdr>
        </w:div>
        <w:div w:id="1726684573">
          <w:marLeft w:val="640"/>
          <w:marRight w:val="0"/>
          <w:marTop w:val="0"/>
          <w:marBottom w:val="0"/>
          <w:divBdr>
            <w:top w:val="none" w:sz="0" w:space="0" w:color="auto"/>
            <w:left w:val="none" w:sz="0" w:space="0" w:color="auto"/>
            <w:bottom w:val="none" w:sz="0" w:space="0" w:color="auto"/>
            <w:right w:val="none" w:sz="0" w:space="0" w:color="auto"/>
          </w:divBdr>
        </w:div>
        <w:div w:id="1871138435">
          <w:marLeft w:val="640"/>
          <w:marRight w:val="0"/>
          <w:marTop w:val="0"/>
          <w:marBottom w:val="0"/>
          <w:divBdr>
            <w:top w:val="none" w:sz="0" w:space="0" w:color="auto"/>
            <w:left w:val="none" w:sz="0" w:space="0" w:color="auto"/>
            <w:bottom w:val="none" w:sz="0" w:space="0" w:color="auto"/>
            <w:right w:val="none" w:sz="0" w:space="0" w:color="auto"/>
          </w:divBdr>
        </w:div>
        <w:div w:id="1936357501">
          <w:marLeft w:val="640"/>
          <w:marRight w:val="0"/>
          <w:marTop w:val="0"/>
          <w:marBottom w:val="0"/>
          <w:divBdr>
            <w:top w:val="none" w:sz="0" w:space="0" w:color="auto"/>
            <w:left w:val="none" w:sz="0" w:space="0" w:color="auto"/>
            <w:bottom w:val="none" w:sz="0" w:space="0" w:color="auto"/>
            <w:right w:val="none" w:sz="0" w:space="0" w:color="auto"/>
          </w:divBdr>
        </w:div>
        <w:div w:id="1969167890">
          <w:marLeft w:val="640"/>
          <w:marRight w:val="0"/>
          <w:marTop w:val="0"/>
          <w:marBottom w:val="0"/>
          <w:divBdr>
            <w:top w:val="none" w:sz="0" w:space="0" w:color="auto"/>
            <w:left w:val="none" w:sz="0" w:space="0" w:color="auto"/>
            <w:bottom w:val="none" w:sz="0" w:space="0" w:color="auto"/>
            <w:right w:val="none" w:sz="0" w:space="0" w:color="auto"/>
          </w:divBdr>
        </w:div>
        <w:div w:id="1987856319">
          <w:marLeft w:val="640"/>
          <w:marRight w:val="0"/>
          <w:marTop w:val="0"/>
          <w:marBottom w:val="0"/>
          <w:divBdr>
            <w:top w:val="none" w:sz="0" w:space="0" w:color="auto"/>
            <w:left w:val="none" w:sz="0" w:space="0" w:color="auto"/>
            <w:bottom w:val="none" w:sz="0" w:space="0" w:color="auto"/>
            <w:right w:val="none" w:sz="0" w:space="0" w:color="auto"/>
          </w:divBdr>
        </w:div>
        <w:div w:id="2004040701">
          <w:marLeft w:val="640"/>
          <w:marRight w:val="0"/>
          <w:marTop w:val="0"/>
          <w:marBottom w:val="0"/>
          <w:divBdr>
            <w:top w:val="none" w:sz="0" w:space="0" w:color="auto"/>
            <w:left w:val="none" w:sz="0" w:space="0" w:color="auto"/>
            <w:bottom w:val="none" w:sz="0" w:space="0" w:color="auto"/>
            <w:right w:val="none" w:sz="0" w:space="0" w:color="auto"/>
          </w:divBdr>
        </w:div>
        <w:div w:id="2049644401">
          <w:marLeft w:val="640"/>
          <w:marRight w:val="0"/>
          <w:marTop w:val="0"/>
          <w:marBottom w:val="0"/>
          <w:divBdr>
            <w:top w:val="none" w:sz="0" w:space="0" w:color="auto"/>
            <w:left w:val="none" w:sz="0" w:space="0" w:color="auto"/>
            <w:bottom w:val="none" w:sz="0" w:space="0" w:color="auto"/>
            <w:right w:val="none" w:sz="0" w:space="0" w:color="auto"/>
          </w:divBdr>
        </w:div>
        <w:div w:id="2095086354">
          <w:marLeft w:val="640"/>
          <w:marRight w:val="0"/>
          <w:marTop w:val="0"/>
          <w:marBottom w:val="0"/>
          <w:divBdr>
            <w:top w:val="none" w:sz="0" w:space="0" w:color="auto"/>
            <w:left w:val="none" w:sz="0" w:space="0" w:color="auto"/>
            <w:bottom w:val="none" w:sz="0" w:space="0" w:color="auto"/>
            <w:right w:val="none" w:sz="0" w:space="0" w:color="auto"/>
          </w:divBdr>
        </w:div>
        <w:div w:id="2098672657">
          <w:marLeft w:val="640"/>
          <w:marRight w:val="0"/>
          <w:marTop w:val="0"/>
          <w:marBottom w:val="0"/>
          <w:divBdr>
            <w:top w:val="none" w:sz="0" w:space="0" w:color="auto"/>
            <w:left w:val="none" w:sz="0" w:space="0" w:color="auto"/>
            <w:bottom w:val="none" w:sz="0" w:space="0" w:color="auto"/>
            <w:right w:val="none" w:sz="0" w:space="0" w:color="auto"/>
          </w:divBdr>
        </w:div>
        <w:div w:id="2107068033">
          <w:marLeft w:val="640"/>
          <w:marRight w:val="0"/>
          <w:marTop w:val="0"/>
          <w:marBottom w:val="0"/>
          <w:divBdr>
            <w:top w:val="none" w:sz="0" w:space="0" w:color="auto"/>
            <w:left w:val="none" w:sz="0" w:space="0" w:color="auto"/>
            <w:bottom w:val="none" w:sz="0" w:space="0" w:color="auto"/>
            <w:right w:val="none" w:sz="0" w:space="0" w:color="auto"/>
          </w:divBdr>
        </w:div>
      </w:divsChild>
    </w:div>
    <w:div w:id="2042314642">
      <w:bodyDiv w:val="1"/>
      <w:marLeft w:val="0"/>
      <w:marRight w:val="0"/>
      <w:marTop w:val="0"/>
      <w:marBottom w:val="0"/>
      <w:divBdr>
        <w:top w:val="none" w:sz="0" w:space="0" w:color="auto"/>
        <w:left w:val="none" w:sz="0" w:space="0" w:color="auto"/>
        <w:bottom w:val="none" w:sz="0" w:space="0" w:color="auto"/>
        <w:right w:val="none" w:sz="0" w:space="0" w:color="auto"/>
      </w:divBdr>
      <w:divsChild>
        <w:div w:id="924385442">
          <w:marLeft w:val="640"/>
          <w:marRight w:val="0"/>
          <w:marTop w:val="0"/>
          <w:marBottom w:val="0"/>
          <w:divBdr>
            <w:top w:val="none" w:sz="0" w:space="0" w:color="auto"/>
            <w:left w:val="none" w:sz="0" w:space="0" w:color="auto"/>
            <w:bottom w:val="none" w:sz="0" w:space="0" w:color="auto"/>
            <w:right w:val="none" w:sz="0" w:space="0" w:color="auto"/>
          </w:divBdr>
        </w:div>
        <w:div w:id="301885512">
          <w:marLeft w:val="640"/>
          <w:marRight w:val="0"/>
          <w:marTop w:val="0"/>
          <w:marBottom w:val="0"/>
          <w:divBdr>
            <w:top w:val="none" w:sz="0" w:space="0" w:color="auto"/>
            <w:left w:val="none" w:sz="0" w:space="0" w:color="auto"/>
            <w:bottom w:val="none" w:sz="0" w:space="0" w:color="auto"/>
            <w:right w:val="none" w:sz="0" w:space="0" w:color="auto"/>
          </w:divBdr>
        </w:div>
        <w:div w:id="1946425739">
          <w:marLeft w:val="640"/>
          <w:marRight w:val="0"/>
          <w:marTop w:val="0"/>
          <w:marBottom w:val="0"/>
          <w:divBdr>
            <w:top w:val="none" w:sz="0" w:space="0" w:color="auto"/>
            <w:left w:val="none" w:sz="0" w:space="0" w:color="auto"/>
            <w:bottom w:val="none" w:sz="0" w:space="0" w:color="auto"/>
            <w:right w:val="none" w:sz="0" w:space="0" w:color="auto"/>
          </w:divBdr>
        </w:div>
        <w:div w:id="230895417">
          <w:marLeft w:val="640"/>
          <w:marRight w:val="0"/>
          <w:marTop w:val="0"/>
          <w:marBottom w:val="0"/>
          <w:divBdr>
            <w:top w:val="none" w:sz="0" w:space="0" w:color="auto"/>
            <w:left w:val="none" w:sz="0" w:space="0" w:color="auto"/>
            <w:bottom w:val="none" w:sz="0" w:space="0" w:color="auto"/>
            <w:right w:val="none" w:sz="0" w:space="0" w:color="auto"/>
          </w:divBdr>
        </w:div>
        <w:div w:id="1558202741">
          <w:marLeft w:val="640"/>
          <w:marRight w:val="0"/>
          <w:marTop w:val="0"/>
          <w:marBottom w:val="0"/>
          <w:divBdr>
            <w:top w:val="none" w:sz="0" w:space="0" w:color="auto"/>
            <w:left w:val="none" w:sz="0" w:space="0" w:color="auto"/>
            <w:bottom w:val="none" w:sz="0" w:space="0" w:color="auto"/>
            <w:right w:val="none" w:sz="0" w:space="0" w:color="auto"/>
          </w:divBdr>
        </w:div>
        <w:div w:id="2119181509">
          <w:marLeft w:val="640"/>
          <w:marRight w:val="0"/>
          <w:marTop w:val="0"/>
          <w:marBottom w:val="0"/>
          <w:divBdr>
            <w:top w:val="none" w:sz="0" w:space="0" w:color="auto"/>
            <w:left w:val="none" w:sz="0" w:space="0" w:color="auto"/>
            <w:bottom w:val="none" w:sz="0" w:space="0" w:color="auto"/>
            <w:right w:val="none" w:sz="0" w:space="0" w:color="auto"/>
          </w:divBdr>
        </w:div>
        <w:div w:id="723263251">
          <w:marLeft w:val="640"/>
          <w:marRight w:val="0"/>
          <w:marTop w:val="0"/>
          <w:marBottom w:val="0"/>
          <w:divBdr>
            <w:top w:val="none" w:sz="0" w:space="0" w:color="auto"/>
            <w:left w:val="none" w:sz="0" w:space="0" w:color="auto"/>
            <w:bottom w:val="none" w:sz="0" w:space="0" w:color="auto"/>
            <w:right w:val="none" w:sz="0" w:space="0" w:color="auto"/>
          </w:divBdr>
        </w:div>
        <w:div w:id="129833282">
          <w:marLeft w:val="640"/>
          <w:marRight w:val="0"/>
          <w:marTop w:val="0"/>
          <w:marBottom w:val="0"/>
          <w:divBdr>
            <w:top w:val="none" w:sz="0" w:space="0" w:color="auto"/>
            <w:left w:val="none" w:sz="0" w:space="0" w:color="auto"/>
            <w:bottom w:val="none" w:sz="0" w:space="0" w:color="auto"/>
            <w:right w:val="none" w:sz="0" w:space="0" w:color="auto"/>
          </w:divBdr>
        </w:div>
        <w:div w:id="1038319215">
          <w:marLeft w:val="640"/>
          <w:marRight w:val="0"/>
          <w:marTop w:val="0"/>
          <w:marBottom w:val="0"/>
          <w:divBdr>
            <w:top w:val="none" w:sz="0" w:space="0" w:color="auto"/>
            <w:left w:val="none" w:sz="0" w:space="0" w:color="auto"/>
            <w:bottom w:val="none" w:sz="0" w:space="0" w:color="auto"/>
            <w:right w:val="none" w:sz="0" w:space="0" w:color="auto"/>
          </w:divBdr>
        </w:div>
        <w:div w:id="472404983">
          <w:marLeft w:val="640"/>
          <w:marRight w:val="0"/>
          <w:marTop w:val="0"/>
          <w:marBottom w:val="0"/>
          <w:divBdr>
            <w:top w:val="none" w:sz="0" w:space="0" w:color="auto"/>
            <w:left w:val="none" w:sz="0" w:space="0" w:color="auto"/>
            <w:bottom w:val="none" w:sz="0" w:space="0" w:color="auto"/>
            <w:right w:val="none" w:sz="0" w:space="0" w:color="auto"/>
          </w:divBdr>
        </w:div>
        <w:div w:id="1174220234">
          <w:marLeft w:val="640"/>
          <w:marRight w:val="0"/>
          <w:marTop w:val="0"/>
          <w:marBottom w:val="0"/>
          <w:divBdr>
            <w:top w:val="none" w:sz="0" w:space="0" w:color="auto"/>
            <w:left w:val="none" w:sz="0" w:space="0" w:color="auto"/>
            <w:bottom w:val="none" w:sz="0" w:space="0" w:color="auto"/>
            <w:right w:val="none" w:sz="0" w:space="0" w:color="auto"/>
          </w:divBdr>
        </w:div>
        <w:div w:id="1842429728">
          <w:marLeft w:val="640"/>
          <w:marRight w:val="0"/>
          <w:marTop w:val="0"/>
          <w:marBottom w:val="0"/>
          <w:divBdr>
            <w:top w:val="none" w:sz="0" w:space="0" w:color="auto"/>
            <w:left w:val="none" w:sz="0" w:space="0" w:color="auto"/>
            <w:bottom w:val="none" w:sz="0" w:space="0" w:color="auto"/>
            <w:right w:val="none" w:sz="0" w:space="0" w:color="auto"/>
          </w:divBdr>
        </w:div>
        <w:div w:id="791168975">
          <w:marLeft w:val="640"/>
          <w:marRight w:val="0"/>
          <w:marTop w:val="0"/>
          <w:marBottom w:val="0"/>
          <w:divBdr>
            <w:top w:val="none" w:sz="0" w:space="0" w:color="auto"/>
            <w:left w:val="none" w:sz="0" w:space="0" w:color="auto"/>
            <w:bottom w:val="none" w:sz="0" w:space="0" w:color="auto"/>
            <w:right w:val="none" w:sz="0" w:space="0" w:color="auto"/>
          </w:divBdr>
        </w:div>
        <w:div w:id="1292174223">
          <w:marLeft w:val="640"/>
          <w:marRight w:val="0"/>
          <w:marTop w:val="0"/>
          <w:marBottom w:val="0"/>
          <w:divBdr>
            <w:top w:val="none" w:sz="0" w:space="0" w:color="auto"/>
            <w:left w:val="none" w:sz="0" w:space="0" w:color="auto"/>
            <w:bottom w:val="none" w:sz="0" w:space="0" w:color="auto"/>
            <w:right w:val="none" w:sz="0" w:space="0" w:color="auto"/>
          </w:divBdr>
        </w:div>
        <w:div w:id="190997608">
          <w:marLeft w:val="640"/>
          <w:marRight w:val="0"/>
          <w:marTop w:val="0"/>
          <w:marBottom w:val="0"/>
          <w:divBdr>
            <w:top w:val="none" w:sz="0" w:space="0" w:color="auto"/>
            <w:left w:val="none" w:sz="0" w:space="0" w:color="auto"/>
            <w:bottom w:val="none" w:sz="0" w:space="0" w:color="auto"/>
            <w:right w:val="none" w:sz="0" w:space="0" w:color="auto"/>
          </w:divBdr>
        </w:div>
        <w:div w:id="1560095451">
          <w:marLeft w:val="640"/>
          <w:marRight w:val="0"/>
          <w:marTop w:val="0"/>
          <w:marBottom w:val="0"/>
          <w:divBdr>
            <w:top w:val="none" w:sz="0" w:space="0" w:color="auto"/>
            <w:left w:val="none" w:sz="0" w:space="0" w:color="auto"/>
            <w:bottom w:val="none" w:sz="0" w:space="0" w:color="auto"/>
            <w:right w:val="none" w:sz="0" w:space="0" w:color="auto"/>
          </w:divBdr>
        </w:div>
        <w:div w:id="1528373802">
          <w:marLeft w:val="640"/>
          <w:marRight w:val="0"/>
          <w:marTop w:val="0"/>
          <w:marBottom w:val="0"/>
          <w:divBdr>
            <w:top w:val="none" w:sz="0" w:space="0" w:color="auto"/>
            <w:left w:val="none" w:sz="0" w:space="0" w:color="auto"/>
            <w:bottom w:val="none" w:sz="0" w:space="0" w:color="auto"/>
            <w:right w:val="none" w:sz="0" w:space="0" w:color="auto"/>
          </w:divBdr>
        </w:div>
        <w:div w:id="1867907713">
          <w:marLeft w:val="640"/>
          <w:marRight w:val="0"/>
          <w:marTop w:val="0"/>
          <w:marBottom w:val="0"/>
          <w:divBdr>
            <w:top w:val="none" w:sz="0" w:space="0" w:color="auto"/>
            <w:left w:val="none" w:sz="0" w:space="0" w:color="auto"/>
            <w:bottom w:val="none" w:sz="0" w:space="0" w:color="auto"/>
            <w:right w:val="none" w:sz="0" w:space="0" w:color="auto"/>
          </w:divBdr>
        </w:div>
        <w:div w:id="1477144831">
          <w:marLeft w:val="640"/>
          <w:marRight w:val="0"/>
          <w:marTop w:val="0"/>
          <w:marBottom w:val="0"/>
          <w:divBdr>
            <w:top w:val="none" w:sz="0" w:space="0" w:color="auto"/>
            <w:left w:val="none" w:sz="0" w:space="0" w:color="auto"/>
            <w:bottom w:val="none" w:sz="0" w:space="0" w:color="auto"/>
            <w:right w:val="none" w:sz="0" w:space="0" w:color="auto"/>
          </w:divBdr>
        </w:div>
        <w:div w:id="1684045725">
          <w:marLeft w:val="640"/>
          <w:marRight w:val="0"/>
          <w:marTop w:val="0"/>
          <w:marBottom w:val="0"/>
          <w:divBdr>
            <w:top w:val="none" w:sz="0" w:space="0" w:color="auto"/>
            <w:left w:val="none" w:sz="0" w:space="0" w:color="auto"/>
            <w:bottom w:val="none" w:sz="0" w:space="0" w:color="auto"/>
            <w:right w:val="none" w:sz="0" w:space="0" w:color="auto"/>
          </w:divBdr>
        </w:div>
        <w:div w:id="803624584">
          <w:marLeft w:val="640"/>
          <w:marRight w:val="0"/>
          <w:marTop w:val="0"/>
          <w:marBottom w:val="0"/>
          <w:divBdr>
            <w:top w:val="none" w:sz="0" w:space="0" w:color="auto"/>
            <w:left w:val="none" w:sz="0" w:space="0" w:color="auto"/>
            <w:bottom w:val="none" w:sz="0" w:space="0" w:color="auto"/>
            <w:right w:val="none" w:sz="0" w:space="0" w:color="auto"/>
          </w:divBdr>
        </w:div>
        <w:div w:id="1269894043">
          <w:marLeft w:val="640"/>
          <w:marRight w:val="0"/>
          <w:marTop w:val="0"/>
          <w:marBottom w:val="0"/>
          <w:divBdr>
            <w:top w:val="none" w:sz="0" w:space="0" w:color="auto"/>
            <w:left w:val="none" w:sz="0" w:space="0" w:color="auto"/>
            <w:bottom w:val="none" w:sz="0" w:space="0" w:color="auto"/>
            <w:right w:val="none" w:sz="0" w:space="0" w:color="auto"/>
          </w:divBdr>
        </w:div>
        <w:div w:id="1859418834">
          <w:marLeft w:val="640"/>
          <w:marRight w:val="0"/>
          <w:marTop w:val="0"/>
          <w:marBottom w:val="0"/>
          <w:divBdr>
            <w:top w:val="none" w:sz="0" w:space="0" w:color="auto"/>
            <w:left w:val="none" w:sz="0" w:space="0" w:color="auto"/>
            <w:bottom w:val="none" w:sz="0" w:space="0" w:color="auto"/>
            <w:right w:val="none" w:sz="0" w:space="0" w:color="auto"/>
          </w:divBdr>
        </w:div>
        <w:div w:id="1383211450">
          <w:marLeft w:val="640"/>
          <w:marRight w:val="0"/>
          <w:marTop w:val="0"/>
          <w:marBottom w:val="0"/>
          <w:divBdr>
            <w:top w:val="none" w:sz="0" w:space="0" w:color="auto"/>
            <w:left w:val="none" w:sz="0" w:space="0" w:color="auto"/>
            <w:bottom w:val="none" w:sz="0" w:space="0" w:color="auto"/>
            <w:right w:val="none" w:sz="0" w:space="0" w:color="auto"/>
          </w:divBdr>
        </w:div>
        <w:div w:id="495802297">
          <w:marLeft w:val="640"/>
          <w:marRight w:val="0"/>
          <w:marTop w:val="0"/>
          <w:marBottom w:val="0"/>
          <w:divBdr>
            <w:top w:val="none" w:sz="0" w:space="0" w:color="auto"/>
            <w:left w:val="none" w:sz="0" w:space="0" w:color="auto"/>
            <w:bottom w:val="none" w:sz="0" w:space="0" w:color="auto"/>
            <w:right w:val="none" w:sz="0" w:space="0" w:color="auto"/>
          </w:divBdr>
        </w:div>
        <w:div w:id="1997567091">
          <w:marLeft w:val="640"/>
          <w:marRight w:val="0"/>
          <w:marTop w:val="0"/>
          <w:marBottom w:val="0"/>
          <w:divBdr>
            <w:top w:val="none" w:sz="0" w:space="0" w:color="auto"/>
            <w:left w:val="none" w:sz="0" w:space="0" w:color="auto"/>
            <w:bottom w:val="none" w:sz="0" w:space="0" w:color="auto"/>
            <w:right w:val="none" w:sz="0" w:space="0" w:color="auto"/>
          </w:divBdr>
        </w:div>
        <w:div w:id="442579194">
          <w:marLeft w:val="640"/>
          <w:marRight w:val="0"/>
          <w:marTop w:val="0"/>
          <w:marBottom w:val="0"/>
          <w:divBdr>
            <w:top w:val="none" w:sz="0" w:space="0" w:color="auto"/>
            <w:left w:val="none" w:sz="0" w:space="0" w:color="auto"/>
            <w:bottom w:val="none" w:sz="0" w:space="0" w:color="auto"/>
            <w:right w:val="none" w:sz="0" w:space="0" w:color="auto"/>
          </w:divBdr>
        </w:div>
        <w:div w:id="497157618">
          <w:marLeft w:val="640"/>
          <w:marRight w:val="0"/>
          <w:marTop w:val="0"/>
          <w:marBottom w:val="0"/>
          <w:divBdr>
            <w:top w:val="none" w:sz="0" w:space="0" w:color="auto"/>
            <w:left w:val="none" w:sz="0" w:space="0" w:color="auto"/>
            <w:bottom w:val="none" w:sz="0" w:space="0" w:color="auto"/>
            <w:right w:val="none" w:sz="0" w:space="0" w:color="auto"/>
          </w:divBdr>
        </w:div>
        <w:div w:id="1987277048">
          <w:marLeft w:val="640"/>
          <w:marRight w:val="0"/>
          <w:marTop w:val="0"/>
          <w:marBottom w:val="0"/>
          <w:divBdr>
            <w:top w:val="none" w:sz="0" w:space="0" w:color="auto"/>
            <w:left w:val="none" w:sz="0" w:space="0" w:color="auto"/>
            <w:bottom w:val="none" w:sz="0" w:space="0" w:color="auto"/>
            <w:right w:val="none" w:sz="0" w:space="0" w:color="auto"/>
          </w:divBdr>
        </w:div>
        <w:div w:id="2051152513">
          <w:marLeft w:val="640"/>
          <w:marRight w:val="0"/>
          <w:marTop w:val="0"/>
          <w:marBottom w:val="0"/>
          <w:divBdr>
            <w:top w:val="none" w:sz="0" w:space="0" w:color="auto"/>
            <w:left w:val="none" w:sz="0" w:space="0" w:color="auto"/>
            <w:bottom w:val="none" w:sz="0" w:space="0" w:color="auto"/>
            <w:right w:val="none" w:sz="0" w:space="0" w:color="auto"/>
          </w:divBdr>
        </w:div>
        <w:div w:id="580530287">
          <w:marLeft w:val="640"/>
          <w:marRight w:val="0"/>
          <w:marTop w:val="0"/>
          <w:marBottom w:val="0"/>
          <w:divBdr>
            <w:top w:val="none" w:sz="0" w:space="0" w:color="auto"/>
            <w:left w:val="none" w:sz="0" w:space="0" w:color="auto"/>
            <w:bottom w:val="none" w:sz="0" w:space="0" w:color="auto"/>
            <w:right w:val="none" w:sz="0" w:space="0" w:color="auto"/>
          </w:divBdr>
        </w:div>
        <w:div w:id="975062592">
          <w:marLeft w:val="640"/>
          <w:marRight w:val="0"/>
          <w:marTop w:val="0"/>
          <w:marBottom w:val="0"/>
          <w:divBdr>
            <w:top w:val="none" w:sz="0" w:space="0" w:color="auto"/>
            <w:left w:val="none" w:sz="0" w:space="0" w:color="auto"/>
            <w:bottom w:val="none" w:sz="0" w:space="0" w:color="auto"/>
            <w:right w:val="none" w:sz="0" w:space="0" w:color="auto"/>
          </w:divBdr>
        </w:div>
        <w:div w:id="319893882">
          <w:marLeft w:val="640"/>
          <w:marRight w:val="0"/>
          <w:marTop w:val="0"/>
          <w:marBottom w:val="0"/>
          <w:divBdr>
            <w:top w:val="none" w:sz="0" w:space="0" w:color="auto"/>
            <w:left w:val="none" w:sz="0" w:space="0" w:color="auto"/>
            <w:bottom w:val="none" w:sz="0" w:space="0" w:color="auto"/>
            <w:right w:val="none" w:sz="0" w:space="0" w:color="auto"/>
          </w:divBdr>
        </w:div>
        <w:div w:id="178277718">
          <w:marLeft w:val="640"/>
          <w:marRight w:val="0"/>
          <w:marTop w:val="0"/>
          <w:marBottom w:val="0"/>
          <w:divBdr>
            <w:top w:val="none" w:sz="0" w:space="0" w:color="auto"/>
            <w:left w:val="none" w:sz="0" w:space="0" w:color="auto"/>
            <w:bottom w:val="none" w:sz="0" w:space="0" w:color="auto"/>
            <w:right w:val="none" w:sz="0" w:space="0" w:color="auto"/>
          </w:divBdr>
        </w:div>
        <w:div w:id="1919975329">
          <w:marLeft w:val="640"/>
          <w:marRight w:val="0"/>
          <w:marTop w:val="0"/>
          <w:marBottom w:val="0"/>
          <w:divBdr>
            <w:top w:val="none" w:sz="0" w:space="0" w:color="auto"/>
            <w:left w:val="none" w:sz="0" w:space="0" w:color="auto"/>
            <w:bottom w:val="none" w:sz="0" w:space="0" w:color="auto"/>
            <w:right w:val="none" w:sz="0" w:space="0" w:color="auto"/>
          </w:divBdr>
        </w:div>
        <w:div w:id="98841635">
          <w:marLeft w:val="640"/>
          <w:marRight w:val="0"/>
          <w:marTop w:val="0"/>
          <w:marBottom w:val="0"/>
          <w:divBdr>
            <w:top w:val="none" w:sz="0" w:space="0" w:color="auto"/>
            <w:left w:val="none" w:sz="0" w:space="0" w:color="auto"/>
            <w:bottom w:val="none" w:sz="0" w:space="0" w:color="auto"/>
            <w:right w:val="none" w:sz="0" w:space="0" w:color="auto"/>
          </w:divBdr>
        </w:div>
        <w:div w:id="364016028">
          <w:marLeft w:val="640"/>
          <w:marRight w:val="0"/>
          <w:marTop w:val="0"/>
          <w:marBottom w:val="0"/>
          <w:divBdr>
            <w:top w:val="none" w:sz="0" w:space="0" w:color="auto"/>
            <w:left w:val="none" w:sz="0" w:space="0" w:color="auto"/>
            <w:bottom w:val="none" w:sz="0" w:space="0" w:color="auto"/>
            <w:right w:val="none" w:sz="0" w:space="0" w:color="auto"/>
          </w:divBdr>
        </w:div>
        <w:div w:id="850025326">
          <w:marLeft w:val="640"/>
          <w:marRight w:val="0"/>
          <w:marTop w:val="0"/>
          <w:marBottom w:val="0"/>
          <w:divBdr>
            <w:top w:val="none" w:sz="0" w:space="0" w:color="auto"/>
            <w:left w:val="none" w:sz="0" w:space="0" w:color="auto"/>
            <w:bottom w:val="none" w:sz="0" w:space="0" w:color="auto"/>
            <w:right w:val="none" w:sz="0" w:space="0" w:color="auto"/>
          </w:divBdr>
        </w:div>
        <w:div w:id="1509637423">
          <w:marLeft w:val="640"/>
          <w:marRight w:val="0"/>
          <w:marTop w:val="0"/>
          <w:marBottom w:val="0"/>
          <w:divBdr>
            <w:top w:val="none" w:sz="0" w:space="0" w:color="auto"/>
            <w:left w:val="none" w:sz="0" w:space="0" w:color="auto"/>
            <w:bottom w:val="none" w:sz="0" w:space="0" w:color="auto"/>
            <w:right w:val="none" w:sz="0" w:space="0" w:color="auto"/>
          </w:divBdr>
        </w:div>
        <w:div w:id="2114130465">
          <w:marLeft w:val="640"/>
          <w:marRight w:val="0"/>
          <w:marTop w:val="0"/>
          <w:marBottom w:val="0"/>
          <w:divBdr>
            <w:top w:val="none" w:sz="0" w:space="0" w:color="auto"/>
            <w:left w:val="none" w:sz="0" w:space="0" w:color="auto"/>
            <w:bottom w:val="none" w:sz="0" w:space="0" w:color="auto"/>
            <w:right w:val="none" w:sz="0" w:space="0" w:color="auto"/>
          </w:divBdr>
        </w:div>
        <w:div w:id="1265531460">
          <w:marLeft w:val="640"/>
          <w:marRight w:val="0"/>
          <w:marTop w:val="0"/>
          <w:marBottom w:val="0"/>
          <w:divBdr>
            <w:top w:val="none" w:sz="0" w:space="0" w:color="auto"/>
            <w:left w:val="none" w:sz="0" w:space="0" w:color="auto"/>
            <w:bottom w:val="none" w:sz="0" w:space="0" w:color="auto"/>
            <w:right w:val="none" w:sz="0" w:space="0" w:color="auto"/>
          </w:divBdr>
        </w:div>
        <w:div w:id="1719626889">
          <w:marLeft w:val="640"/>
          <w:marRight w:val="0"/>
          <w:marTop w:val="0"/>
          <w:marBottom w:val="0"/>
          <w:divBdr>
            <w:top w:val="none" w:sz="0" w:space="0" w:color="auto"/>
            <w:left w:val="none" w:sz="0" w:space="0" w:color="auto"/>
            <w:bottom w:val="none" w:sz="0" w:space="0" w:color="auto"/>
            <w:right w:val="none" w:sz="0" w:space="0" w:color="auto"/>
          </w:divBdr>
        </w:div>
        <w:div w:id="385876374">
          <w:marLeft w:val="640"/>
          <w:marRight w:val="0"/>
          <w:marTop w:val="0"/>
          <w:marBottom w:val="0"/>
          <w:divBdr>
            <w:top w:val="none" w:sz="0" w:space="0" w:color="auto"/>
            <w:left w:val="none" w:sz="0" w:space="0" w:color="auto"/>
            <w:bottom w:val="none" w:sz="0" w:space="0" w:color="auto"/>
            <w:right w:val="none" w:sz="0" w:space="0" w:color="auto"/>
          </w:divBdr>
        </w:div>
        <w:div w:id="518276769">
          <w:marLeft w:val="640"/>
          <w:marRight w:val="0"/>
          <w:marTop w:val="0"/>
          <w:marBottom w:val="0"/>
          <w:divBdr>
            <w:top w:val="none" w:sz="0" w:space="0" w:color="auto"/>
            <w:left w:val="none" w:sz="0" w:space="0" w:color="auto"/>
            <w:bottom w:val="none" w:sz="0" w:space="0" w:color="auto"/>
            <w:right w:val="none" w:sz="0" w:space="0" w:color="auto"/>
          </w:divBdr>
        </w:div>
        <w:div w:id="2128621014">
          <w:marLeft w:val="640"/>
          <w:marRight w:val="0"/>
          <w:marTop w:val="0"/>
          <w:marBottom w:val="0"/>
          <w:divBdr>
            <w:top w:val="none" w:sz="0" w:space="0" w:color="auto"/>
            <w:left w:val="none" w:sz="0" w:space="0" w:color="auto"/>
            <w:bottom w:val="none" w:sz="0" w:space="0" w:color="auto"/>
            <w:right w:val="none" w:sz="0" w:space="0" w:color="auto"/>
          </w:divBdr>
        </w:div>
        <w:div w:id="77168141">
          <w:marLeft w:val="640"/>
          <w:marRight w:val="0"/>
          <w:marTop w:val="0"/>
          <w:marBottom w:val="0"/>
          <w:divBdr>
            <w:top w:val="none" w:sz="0" w:space="0" w:color="auto"/>
            <w:left w:val="none" w:sz="0" w:space="0" w:color="auto"/>
            <w:bottom w:val="none" w:sz="0" w:space="0" w:color="auto"/>
            <w:right w:val="none" w:sz="0" w:space="0" w:color="auto"/>
          </w:divBdr>
        </w:div>
        <w:div w:id="1535386028">
          <w:marLeft w:val="640"/>
          <w:marRight w:val="0"/>
          <w:marTop w:val="0"/>
          <w:marBottom w:val="0"/>
          <w:divBdr>
            <w:top w:val="none" w:sz="0" w:space="0" w:color="auto"/>
            <w:left w:val="none" w:sz="0" w:space="0" w:color="auto"/>
            <w:bottom w:val="none" w:sz="0" w:space="0" w:color="auto"/>
            <w:right w:val="none" w:sz="0" w:space="0" w:color="auto"/>
          </w:divBdr>
        </w:div>
        <w:div w:id="1292519792">
          <w:marLeft w:val="640"/>
          <w:marRight w:val="0"/>
          <w:marTop w:val="0"/>
          <w:marBottom w:val="0"/>
          <w:divBdr>
            <w:top w:val="none" w:sz="0" w:space="0" w:color="auto"/>
            <w:left w:val="none" w:sz="0" w:space="0" w:color="auto"/>
            <w:bottom w:val="none" w:sz="0" w:space="0" w:color="auto"/>
            <w:right w:val="none" w:sz="0" w:space="0" w:color="auto"/>
          </w:divBdr>
        </w:div>
        <w:div w:id="2071297081">
          <w:marLeft w:val="640"/>
          <w:marRight w:val="0"/>
          <w:marTop w:val="0"/>
          <w:marBottom w:val="0"/>
          <w:divBdr>
            <w:top w:val="none" w:sz="0" w:space="0" w:color="auto"/>
            <w:left w:val="none" w:sz="0" w:space="0" w:color="auto"/>
            <w:bottom w:val="none" w:sz="0" w:space="0" w:color="auto"/>
            <w:right w:val="none" w:sz="0" w:space="0" w:color="auto"/>
          </w:divBdr>
        </w:div>
        <w:div w:id="393507661">
          <w:marLeft w:val="640"/>
          <w:marRight w:val="0"/>
          <w:marTop w:val="0"/>
          <w:marBottom w:val="0"/>
          <w:divBdr>
            <w:top w:val="none" w:sz="0" w:space="0" w:color="auto"/>
            <w:left w:val="none" w:sz="0" w:space="0" w:color="auto"/>
            <w:bottom w:val="none" w:sz="0" w:space="0" w:color="auto"/>
            <w:right w:val="none" w:sz="0" w:space="0" w:color="auto"/>
          </w:divBdr>
        </w:div>
        <w:div w:id="1624917746">
          <w:marLeft w:val="640"/>
          <w:marRight w:val="0"/>
          <w:marTop w:val="0"/>
          <w:marBottom w:val="0"/>
          <w:divBdr>
            <w:top w:val="none" w:sz="0" w:space="0" w:color="auto"/>
            <w:left w:val="none" w:sz="0" w:space="0" w:color="auto"/>
            <w:bottom w:val="none" w:sz="0" w:space="0" w:color="auto"/>
            <w:right w:val="none" w:sz="0" w:space="0" w:color="auto"/>
          </w:divBdr>
        </w:div>
      </w:divsChild>
    </w:div>
    <w:div w:id="2043822576">
      <w:marLeft w:val="0"/>
      <w:marRight w:val="0"/>
      <w:marTop w:val="0"/>
      <w:marBottom w:val="0"/>
      <w:divBdr>
        <w:top w:val="none" w:sz="0" w:space="0" w:color="auto"/>
        <w:left w:val="none" w:sz="0" w:space="0" w:color="auto"/>
        <w:bottom w:val="none" w:sz="0" w:space="0" w:color="auto"/>
        <w:right w:val="none" w:sz="0" w:space="0" w:color="auto"/>
      </w:divBdr>
    </w:div>
    <w:div w:id="2043943637">
      <w:marLeft w:val="0"/>
      <w:marRight w:val="0"/>
      <w:marTop w:val="0"/>
      <w:marBottom w:val="0"/>
      <w:divBdr>
        <w:top w:val="none" w:sz="0" w:space="0" w:color="auto"/>
        <w:left w:val="none" w:sz="0" w:space="0" w:color="auto"/>
        <w:bottom w:val="none" w:sz="0" w:space="0" w:color="auto"/>
        <w:right w:val="none" w:sz="0" w:space="0" w:color="auto"/>
      </w:divBdr>
    </w:div>
    <w:div w:id="2047175190">
      <w:bodyDiv w:val="1"/>
      <w:marLeft w:val="0"/>
      <w:marRight w:val="0"/>
      <w:marTop w:val="0"/>
      <w:marBottom w:val="0"/>
      <w:divBdr>
        <w:top w:val="none" w:sz="0" w:space="0" w:color="auto"/>
        <w:left w:val="none" w:sz="0" w:space="0" w:color="auto"/>
        <w:bottom w:val="none" w:sz="0" w:space="0" w:color="auto"/>
        <w:right w:val="none" w:sz="0" w:space="0" w:color="auto"/>
      </w:divBdr>
      <w:divsChild>
        <w:div w:id="4326097">
          <w:marLeft w:val="640"/>
          <w:marRight w:val="0"/>
          <w:marTop w:val="0"/>
          <w:marBottom w:val="0"/>
          <w:divBdr>
            <w:top w:val="none" w:sz="0" w:space="0" w:color="auto"/>
            <w:left w:val="none" w:sz="0" w:space="0" w:color="auto"/>
            <w:bottom w:val="none" w:sz="0" w:space="0" w:color="auto"/>
            <w:right w:val="none" w:sz="0" w:space="0" w:color="auto"/>
          </w:divBdr>
        </w:div>
        <w:div w:id="139619179">
          <w:marLeft w:val="640"/>
          <w:marRight w:val="0"/>
          <w:marTop w:val="0"/>
          <w:marBottom w:val="0"/>
          <w:divBdr>
            <w:top w:val="none" w:sz="0" w:space="0" w:color="auto"/>
            <w:left w:val="none" w:sz="0" w:space="0" w:color="auto"/>
            <w:bottom w:val="none" w:sz="0" w:space="0" w:color="auto"/>
            <w:right w:val="none" w:sz="0" w:space="0" w:color="auto"/>
          </w:divBdr>
        </w:div>
        <w:div w:id="156727553">
          <w:marLeft w:val="640"/>
          <w:marRight w:val="0"/>
          <w:marTop w:val="0"/>
          <w:marBottom w:val="0"/>
          <w:divBdr>
            <w:top w:val="none" w:sz="0" w:space="0" w:color="auto"/>
            <w:left w:val="none" w:sz="0" w:space="0" w:color="auto"/>
            <w:bottom w:val="none" w:sz="0" w:space="0" w:color="auto"/>
            <w:right w:val="none" w:sz="0" w:space="0" w:color="auto"/>
          </w:divBdr>
        </w:div>
        <w:div w:id="210504363">
          <w:marLeft w:val="640"/>
          <w:marRight w:val="0"/>
          <w:marTop w:val="0"/>
          <w:marBottom w:val="0"/>
          <w:divBdr>
            <w:top w:val="none" w:sz="0" w:space="0" w:color="auto"/>
            <w:left w:val="none" w:sz="0" w:space="0" w:color="auto"/>
            <w:bottom w:val="none" w:sz="0" w:space="0" w:color="auto"/>
            <w:right w:val="none" w:sz="0" w:space="0" w:color="auto"/>
          </w:divBdr>
        </w:div>
        <w:div w:id="240219858">
          <w:marLeft w:val="640"/>
          <w:marRight w:val="0"/>
          <w:marTop w:val="0"/>
          <w:marBottom w:val="0"/>
          <w:divBdr>
            <w:top w:val="none" w:sz="0" w:space="0" w:color="auto"/>
            <w:left w:val="none" w:sz="0" w:space="0" w:color="auto"/>
            <w:bottom w:val="none" w:sz="0" w:space="0" w:color="auto"/>
            <w:right w:val="none" w:sz="0" w:space="0" w:color="auto"/>
          </w:divBdr>
        </w:div>
        <w:div w:id="265621767">
          <w:marLeft w:val="640"/>
          <w:marRight w:val="0"/>
          <w:marTop w:val="0"/>
          <w:marBottom w:val="0"/>
          <w:divBdr>
            <w:top w:val="none" w:sz="0" w:space="0" w:color="auto"/>
            <w:left w:val="none" w:sz="0" w:space="0" w:color="auto"/>
            <w:bottom w:val="none" w:sz="0" w:space="0" w:color="auto"/>
            <w:right w:val="none" w:sz="0" w:space="0" w:color="auto"/>
          </w:divBdr>
        </w:div>
        <w:div w:id="305626996">
          <w:marLeft w:val="640"/>
          <w:marRight w:val="0"/>
          <w:marTop w:val="0"/>
          <w:marBottom w:val="0"/>
          <w:divBdr>
            <w:top w:val="none" w:sz="0" w:space="0" w:color="auto"/>
            <w:left w:val="none" w:sz="0" w:space="0" w:color="auto"/>
            <w:bottom w:val="none" w:sz="0" w:space="0" w:color="auto"/>
            <w:right w:val="none" w:sz="0" w:space="0" w:color="auto"/>
          </w:divBdr>
        </w:div>
        <w:div w:id="370113834">
          <w:marLeft w:val="640"/>
          <w:marRight w:val="0"/>
          <w:marTop w:val="0"/>
          <w:marBottom w:val="0"/>
          <w:divBdr>
            <w:top w:val="none" w:sz="0" w:space="0" w:color="auto"/>
            <w:left w:val="none" w:sz="0" w:space="0" w:color="auto"/>
            <w:bottom w:val="none" w:sz="0" w:space="0" w:color="auto"/>
            <w:right w:val="none" w:sz="0" w:space="0" w:color="auto"/>
          </w:divBdr>
        </w:div>
        <w:div w:id="434373306">
          <w:marLeft w:val="640"/>
          <w:marRight w:val="0"/>
          <w:marTop w:val="0"/>
          <w:marBottom w:val="0"/>
          <w:divBdr>
            <w:top w:val="none" w:sz="0" w:space="0" w:color="auto"/>
            <w:left w:val="none" w:sz="0" w:space="0" w:color="auto"/>
            <w:bottom w:val="none" w:sz="0" w:space="0" w:color="auto"/>
            <w:right w:val="none" w:sz="0" w:space="0" w:color="auto"/>
          </w:divBdr>
        </w:div>
        <w:div w:id="452602507">
          <w:marLeft w:val="640"/>
          <w:marRight w:val="0"/>
          <w:marTop w:val="0"/>
          <w:marBottom w:val="0"/>
          <w:divBdr>
            <w:top w:val="none" w:sz="0" w:space="0" w:color="auto"/>
            <w:left w:val="none" w:sz="0" w:space="0" w:color="auto"/>
            <w:bottom w:val="none" w:sz="0" w:space="0" w:color="auto"/>
            <w:right w:val="none" w:sz="0" w:space="0" w:color="auto"/>
          </w:divBdr>
        </w:div>
        <w:div w:id="602959974">
          <w:marLeft w:val="640"/>
          <w:marRight w:val="0"/>
          <w:marTop w:val="0"/>
          <w:marBottom w:val="0"/>
          <w:divBdr>
            <w:top w:val="none" w:sz="0" w:space="0" w:color="auto"/>
            <w:left w:val="none" w:sz="0" w:space="0" w:color="auto"/>
            <w:bottom w:val="none" w:sz="0" w:space="0" w:color="auto"/>
            <w:right w:val="none" w:sz="0" w:space="0" w:color="auto"/>
          </w:divBdr>
        </w:div>
        <w:div w:id="614211154">
          <w:marLeft w:val="640"/>
          <w:marRight w:val="0"/>
          <w:marTop w:val="0"/>
          <w:marBottom w:val="0"/>
          <w:divBdr>
            <w:top w:val="none" w:sz="0" w:space="0" w:color="auto"/>
            <w:left w:val="none" w:sz="0" w:space="0" w:color="auto"/>
            <w:bottom w:val="none" w:sz="0" w:space="0" w:color="auto"/>
            <w:right w:val="none" w:sz="0" w:space="0" w:color="auto"/>
          </w:divBdr>
        </w:div>
        <w:div w:id="616717493">
          <w:marLeft w:val="640"/>
          <w:marRight w:val="0"/>
          <w:marTop w:val="0"/>
          <w:marBottom w:val="0"/>
          <w:divBdr>
            <w:top w:val="none" w:sz="0" w:space="0" w:color="auto"/>
            <w:left w:val="none" w:sz="0" w:space="0" w:color="auto"/>
            <w:bottom w:val="none" w:sz="0" w:space="0" w:color="auto"/>
            <w:right w:val="none" w:sz="0" w:space="0" w:color="auto"/>
          </w:divBdr>
        </w:div>
        <w:div w:id="645597174">
          <w:marLeft w:val="640"/>
          <w:marRight w:val="0"/>
          <w:marTop w:val="0"/>
          <w:marBottom w:val="0"/>
          <w:divBdr>
            <w:top w:val="none" w:sz="0" w:space="0" w:color="auto"/>
            <w:left w:val="none" w:sz="0" w:space="0" w:color="auto"/>
            <w:bottom w:val="none" w:sz="0" w:space="0" w:color="auto"/>
            <w:right w:val="none" w:sz="0" w:space="0" w:color="auto"/>
          </w:divBdr>
        </w:div>
        <w:div w:id="708989809">
          <w:marLeft w:val="640"/>
          <w:marRight w:val="0"/>
          <w:marTop w:val="0"/>
          <w:marBottom w:val="0"/>
          <w:divBdr>
            <w:top w:val="none" w:sz="0" w:space="0" w:color="auto"/>
            <w:left w:val="none" w:sz="0" w:space="0" w:color="auto"/>
            <w:bottom w:val="none" w:sz="0" w:space="0" w:color="auto"/>
            <w:right w:val="none" w:sz="0" w:space="0" w:color="auto"/>
          </w:divBdr>
        </w:div>
        <w:div w:id="801652578">
          <w:marLeft w:val="640"/>
          <w:marRight w:val="0"/>
          <w:marTop w:val="0"/>
          <w:marBottom w:val="0"/>
          <w:divBdr>
            <w:top w:val="none" w:sz="0" w:space="0" w:color="auto"/>
            <w:left w:val="none" w:sz="0" w:space="0" w:color="auto"/>
            <w:bottom w:val="none" w:sz="0" w:space="0" w:color="auto"/>
            <w:right w:val="none" w:sz="0" w:space="0" w:color="auto"/>
          </w:divBdr>
        </w:div>
        <w:div w:id="832836398">
          <w:marLeft w:val="640"/>
          <w:marRight w:val="0"/>
          <w:marTop w:val="0"/>
          <w:marBottom w:val="0"/>
          <w:divBdr>
            <w:top w:val="none" w:sz="0" w:space="0" w:color="auto"/>
            <w:left w:val="none" w:sz="0" w:space="0" w:color="auto"/>
            <w:bottom w:val="none" w:sz="0" w:space="0" w:color="auto"/>
            <w:right w:val="none" w:sz="0" w:space="0" w:color="auto"/>
          </w:divBdr>
        </w:div>
        <w:div w:id="857502760">
          <w:marLeft w:val="640"/>
          <w:marRight w:val="0"/>
          <w:marTop w:val="0"/>
          <w:marBottom w:val="0"/>
          <w:divBdr>
            <w:top w:val="none" w:sz="0" w:space="0" w:color="auto"/>
            <w:left w:val="none" w:sz="0" w:space="0" w:color="auto"/>
            <w:bottom w:val="none" w:sz="0" w:space="0" w:color="auto"/>
            <w:right w:val="none" w:sz="0" w:space="0" w:color="auto"/>
          </w:divBdr>
        </w:div>
        <w:div w:id="1124621973">
          <w:marLeft w:val="640"/>
          <w:marRight w:val="0"/>
          <w:marTop w:val="0"/>
          <w:marBottom w:val="0"/>
          <w:divBdr>
            <w:top w:val="none" w:sz="0" w:space="0" w:color="auto"/>
            <w:left w:val="none" w:sz="0" w:space="0" w:color="auto"/>
            <w:bottom w:val="none" w:sz="0" w:space="0" w:color="auto"/>
            <w:right w:val="none" w:sz="0" w:space="0" w:color="auto"/>
          </w:divBdr>
        </w:div>
        <w:div w:id="1127309727">
          <w:marLeft w:val="640"/>
          <w:marRight w:val="0"/>
          <w:marTop w:val="0"/>
          <w:marBottom w:val="0"/>
          <w:divBdr>
            <w:top w:val="none" w:sz="0" w:space="0" w:color="auto"/>
            <w:left w:val="none" w:sz="0" w:space="0" w:color="auto"/>
            <w:bottom w:val="none" w:sz="0" w:space="0" w:color="auto"/>
            <w:right w:val="none" w:sz="0" w:space="0" w:color="auto"/>
          </w:divBdr>
        </w:div>
        <w:div w:id="1141457960">
          <w:marLeft w:val="640"/>
          <w:marRight w:val="0"/>
          <w:marTop w:val="0"/>
          <w:marBottom w:val="0"/>
          <w:divBdr>
            <w:top w:val="none" w:sz="0" w:space="0" w:color="auto"/>
            <w:left w:val="none" w:sz="0" w:space="0" w:color="auto"/>
            <w:bottom w:val="none" w:sz="0" w:space="0" w:color="auto"/>
            <w:right w:val="none" w:sz="0" w:space="0" w:color="auto"/>
          </w:divBdr>
        </w:div>
        <w:div w:id="1188175563">
          <w:marLeft w:val="640"/>
          <w:marRight w:val="0"/>
          <w:marTop w:val="0"/>
          <w:marBottom w:val="0"/>
          <w:divBdr>
            <w:top w:val="none" w:sz="0" w:space="0" w:color="auto"/>
            <w:left w:val="none" w:sz="0" w:space="0" w:color="auto"/>
            <w:bottom w:val="none" w:sz="0" w:space="0" w:color="auto"/>
            <w:right w:val="none" w:sz="0" w:space="0" w:color="auto"/>
          </w:divBdr>
        </w:div>
        <w:div w:id="1196701364">
          <w:marLeft w:val="640"/>
          <w:marRight w:val="0"/>
          <w:marTop w:val="0"/>
          <w:marBottom w:val="0"/>
          <w:divBdr>
            <w:top w:val="none" w:sz="0" w:space="0" w:color="auto"/>
            <w:left w:val="none" w:sz="0" w:space="0" w:color="auto"/>
            <w:bottom w:val="none" w:sz="0" w:space="0" w:color="auto"/>
            <w:right w:val="none" w:sz="0" w:space="0" w:color="auto"/>
          </w:divBdr>
        </w:div>
        <w:div w:id="1257790850">
          <w:marLeft w:val="640"/>
          <w:marRight w:val="0"/>
          <w:marTop w:val="0"/>
          <w:marBottom w:val="0"/>
          <w:divBdr>
            <w:top w:val="none" w:sz="0" w:space="0" w:color="auto"/>
            <w:left w:val="none" w:sz="0" w:space="0" w:color="auto"/>
            <w:bottom w:val="none" w:sz="0" w:space="0" w:color="auto"/>
            <w:right w:val="none" w:sz="0" w:space="0" w:color="auto"/>
          </w:divBdr>
        </w:div>
        <w:div w:id="1339232476">
          <w:marLeft w:val="640"/>
          <w:marRight w:val="0"/>
          <w:marTop w:val="0"/>
          <w:marBottom w:val="0"/>
          <w:divBdr>
            <w:top w:val="none" w:sz="0" w:space="0" w:color="auto"/>
            <w:left w:val="none" w:sz="0" w:space="0" w:color="auto"/>
            <w:bottom w:val="none" w:sz="0" w:space="0" w:color="auto"/>
            <w:right w:val="none" w:sz="0" w:space="0" w:color="auto"/>
          </w:divBdr>
        </w:div>
        <w:div w:id="1410540317">
          <w:marLeft w:val="640"/>
          <w:marRight w:val="0"/>
          <w:marTop w:val="0"/>
          <w:marBottom w:val="0"/>
          <w:divBdr>
            <w:top w:val="none" w:sz="0" w:space="0" w:color="auto"/>
            <w:left w:val="none" w:sz="0" w:space="0" w:color="auto"/>
            <w:bottom w:val="none" w:sz="0" w:space="0" w:color="auto"/>
            <w:right w:val="none" w:sz="0" w:space="0" w:color="auto"/>
          </w:divBdr>
        </w:div>
        <w:div w:id="1421411889">
          <w:marLeft w:val="640"/>
          <w:marRight w:val="0"/>
          <w:marTop w:val="0"/>
          <w:marBottom w:val="0"/>
          <w:divBdr>
            <w:top w:val="none" w:sz="0" w:space="0" w:color="auto"/>
            <w:left w:val="none" w:sz="0" w:space="0" w:color="auto"/>
            <w:bottom w:val="none" w:sz="0" w:space="0" w:color="auto"/>
            <w:right w:val="none" w:sz="0" w:space="0" w:color="auto"/>
          </w:divBdr>
        </w:div>
        <w:div w:id="1516531434">
          <w:marLeft w:val="640"/>
          <w:marRight w:val="0"/>
          <w:marTop w:val="0"/>
          <w:marBottom w:val="0"/>
          <w:divBdr>
            <w:top w:val="none" w:sz="0" w:space="0" w:color="auto"/>
            <w:left w:val="none" w:sz="0" w:space="0" w:color="auto"/>
            <w:bottom w:val="none" w:sz="0" w:space="0" w:color="auto"/>
            <w:right w:val="none" w:sz="0" w:space="0" w:color="auto"/>
          </w:divBdr>
        </w:div>
        <w:div w:id="1529176043">
          <w:marLeft w:val="640"/>
          <w:marRight w:val="0"/>
          <w:marTop w:val="0"/>
          <w:marBottom w:val="0"/>
          <w:divBdr>
            <w:top w:val="none" w:sz="0" w:space="0" w:color="auto"/>
            <w:left w:val="none" w:sz="0" w:space="0" w:color="auto"/>
            <w:bottom w:val="none" w:sz="0" w:space="0" w:color="auto"/>
            <w:right w:val="none" w:sz="0" w:space="0" w:color="auto"/>
          </w:divBdr>
        </w:div>
        <w:div w:id="1541747108">
          <w:marLeft w:val="640"/>
          <w:marRight w:val="0"/>
          <w:marTop w:val="0"/>
          <w:marBottom w:val="0"/>
          <w:divBdr>
            <w:top w:val="none" w:sz="0" w:space="0" w:color="auto"/>
            <w:left w:val="none" w:sz="0" w:space="0" w:color="auto"/>
            <w:bottom w:val="none" w:sz="0" w:space="0" w:color="auto"/>
            <w:right w:val="none" w:sz="0" w:space="0" w:color="auto"/>
          </w:divBdr>
        </w:div>
        <w:div w:id="1644852114">
          <w:marLeft w:val="640"/>
          <w:marRight w:val="0"/>
          <w:marTop w:val="0"/>
          <w:marBottom w:val="0"/>
          <w:divBdr>
            <w:top w:val="none" w:sz="0" w:space="0" w:color="auto"/>
            <w:left w:val="none" w:sz="0" w:space="0" w:color="auto"/>
            <w:bottom w:val="none" w:sz="0" w:space="0" w:color="auto"/>
            <w:right w:val="none" w:sz="0" w:space="0" w:color="auto"/>
          </w:divBdr>
        </w:div>
        <w:div w:id="1651598598">
          <w:marLeft w:val="640"/>
          <w:marRight w:val="0"/>
          <w:marTop w:val="0"/>
          <w:marBottom w:val="0"/>
          <w:divBdr>
            <w:top w:val="none" w:sz="0" w:space="0" w:color="auto"/>
            <w:left w:val="none" w:sz="0" w:space="0" w:color="auto"/>
            <w:bottom w:val="none" w:sz="0" w:space="0" w:color="auto"/>
            <w:right w:val="none" w:sz="0" w:space="0" w:color="auto"/>
          </w:divBdr>
        </w:div>
        <w:div w:id="1663116933">
          <w:marLeft w:val="640"/>
          <w:marRight w:val="0"/>
          <w:marTop w:val="0"/>
          <w:marBottom w:val="0"/>
          <w:divBdr>
            <w:top w:val="none" w:sz="0" w:space="0" w:color="auto"/>
            <w:left w:val="none" w:sz="0" w:space="0" w:color="auto"/>
            <w:bottom w:val="none" w:sz="0" w:space="0" w:color="auto"/>
            <w:right w:val="none" w:sz="0" w:space="0" w:color="auto"/>
          </w:divBdr>
        </w:div>
        <w:div w:id="1666784172">
          <w:marLeft w:val="640"/>
          <w:marRight w:val="0"/>
          <w:marTop w:val="0"/>
          <w:marBottom w:val="0"/>
          <w:divBdr>
            <w:top w:val="none" w:sz="0" w:space="0" w:color="auto"/>
            <w:left w:val="none" w:sz="0" w:space="0" w:color="auto"/>
            <w:bottom w:val="none" w:sz="0" w:space="0" w:color="auto"/>
            <w:right w:val="none" w:sz="0" w:space="0" w:color="auto"/>
          </w:divBdr>
        </w:div>
        <w:div w:id="1672949666">
          <w:marLeft w:val="640"/>
          <w:marRight w:val="0"/>
          <w:marTop w:val="0"/>
          <w:marBottom w:val="0"/>
          <w:divBdr>
            <w:top w:val="none" w:sz="0" w:space="0" w:color="auto"/>
            <w:left w:val="none" w:sz="0" w:space="0" w:color="auto"/>
            <w:bottom w:val="none" w:sz="0" w:space="0" w:color="auto"/>
            <w:right w:val="none" w:sz="0" w:space="0" w:color="auto"/>
          </w:divBdr>
        </w:div>
        <w:div w:id="1764447824">
          <w:marLeft w:val="640"/>
          <w:marRight w:val="0"/>
          <w:marTop w:val="0"/>
          <w:marBottom w:val="0"/>
          <w:divBdr>
            <w:top w:val="none" w:sz="0" w:space="0" w:color="auto"/>
            <w:left w:val="none" w:sz="0" w:space="0" w:color="auto"/>
            <w:bottom w:val="none" w:sz="0" w:space="0" w:color="auto"/>
            <w:right w:val="none" w:sz="0" w:space="0" w:color="auto"/>
          </w:divBdr>
        </w:div>
        <w:div w:id="1805391334">
          <w:marLeft w:val="640"/>
          <w:marRight w:val="0"/>
          <w:marTop w:val="0"/>
          <w:marBottom w:val="0"/>
          <w:divBdr>
            <w:top w:val="none" w:sz="0" w:space="0" w:color="auto"/>
            <w:left w:val="none" w:sz="0" w:space="0" w:color="auto"/>
            <w:bottom w:val="none" w:sz="0" w:space="0" w:color="auto"/>
            <w:right w:val="none" w:sz="0" w:space="0" w:color="auto"/>
          </w:divBdr>
        </w:div>
        <w:div w:id="1845513587">
          <w:marLeft w:val="640"/>
          <w:marRight w:val="0"/>
          <w:marTop w:val="0"/>
          <w:marBottom w:val="0"/>
          <w:divBdr>
            <w:top w:val="none" w:sz="0" w:space="0" w:color="auto"/>
            <w:left w:val="none" w:sz="0" w:space="0" w:color="auto"/>
            <w:bottom w:val="none" w:sz="0" w:space="0" w:color="auto"/>
            <w:right w:val="none" w:sz="0" w:space="0" w:color="auto"/>
          </w:divBdr>
        </w:div>
        <w:div w:id="1901789904">
          <w:marLeft w:val="640"/>
          <w:marRight w:val="0"/>
          <w:marTop w:val="0"/>
          <w:marBottom w:val="0"/>
          <w:divBdr>
            <w:top w:val="none" w:sz="0" w:space="0" w:color="auto"/>
            <w:left w:val="none" w:sz="0" w:space="0" w:color="auto"/>
            <w:bottom w:val="none" w:sz="0" w:space="0" w:color="auto"/>
            <w:right w:val="none" w:sz="0" w:space="0" w:color="auto"/>
          </w:divBdr>
        </w:div>
        <w:div w:id="2141922773">
          <w:marLeft w:val="640"/>
          <w:marRight w:val="0"/>
          <w:marTop w:val="0"/>
          <w:marBottom w:val="0"/>
          <w:divBdr>
            <w:top w:val="none" w:sz="0" w:space="0" w:color="auto"/>
            <w:left w:val="none" w:sz="0" w:space="0" w:color="auto"/>
            <w:bottom w:val="none" w:sz="0" w:space="0" w:color="auto"/>
            <w:right w:val="none" w:sz="0" w:space="0" w:color="auto"/>
          </w:divBdr>
        </w:div>
      </w:divsChild>
    </w:div>
    <w:div w:id="2055617206">
      <w:bodyDiv w:val="1"/>
      <w:marLeft w:val="0"/>
      <w:marRight w:val="0"/>
      <w:marTop w:val="0"/>
      <w:marBottom w:val="0"/>
      <w:divBdr>
        <w:top w:val="none" w:sz="0" w:space="0" w:color="auto"/>
        <w:left w:val="none" w:sz="0" w:space="0" w:color="auto"/>
        <w:bottom w:val="none" w:sz="0" w:space="0" w:color="auto"/>
        <w:right w:val="none" w:sz="0" w:space="0" w:color="auto"/>
      </w:divBdr>
      <w:divsChild>
        <w:div w:id="669791602">
          <w:marLeft w:val="640"/>
          <w:marRight w:val="0"/>
          <w:marTop w:val="0"/>
          <w:marBottom w:val="0"/>
          <w:divBdr>
            <w:top w:val="none" w:sz="0" w:space="0" w:color="auto"/>
            <w:left w:val="none" w:sz="0" w:space="0" w:color="auto"/>
            <w:bottom w:val="none" w:sz="0" w:space="0" w:color="auto"/>
            <w:right w:val="none" w:sz="0" w:space="0" w:color="auto"/>
          </w:divBdr>
        </w:div>
        <w:div w:id="893078952">
          <w:marLeft w:val="640"/>
          <w:marRight w:val="0"/>
          <w:marTop w:val="0"/>
          <w:marBottom w:val="0"/>
          <w:divBdr>
            <w:top w:val="none" w:sz="0" w:space="0" w:color="auto"/>
            <w:left w:val="none" w:sz="0" w:space="0" w:color="auto"/>
            <w:bottom w:val="none" w:sz="0" w:space="0" w:color="auto"/>
            <w:right w:val="none" w:sz="0" w:space="0" w:color="auto"/>
          </w:divBdr>
        </w:div>
        <w:div w:id="921449985">
          <w:marLeft w:val="640"/>
          <w:marRight w:val="0"/>
          <w:marTop w:val="0"/>
          <w:marBottom w:val="0"/>
          <w:divBdr>
            <w:top w:val="none" w:sz="0" w:space="0" w:color="auto"/>
            <w:left w:val="none" w:sz="0" w:space="0" w:color="auto"/>
            <w:bottom w:val="none" w:sz="0" w:space="0" w:color="auto"/>
            <w:right w:val="none" w:sz="0" w:space="0" w:color="auto"/>
          </w:divBdr>
        </w:div>
        <w:div w:id="903295024">
          <w:marLeft w:val="640"/>
          <w:marRight w:val="0"/>
          <w:marTop w:val="0"/>
          <w:marBottom w:val="0"/>
          <w:divBdr>
            <w:top w:val="none" w:sz="0" w:space="0" w:color="auto"/>
            <w:left w:val="none" w:sz="0" w:space="0" w:color="auto"/>
            <w:bottom w:val="none" w:sz="0" w:space="0" w:color="auto"/>
            <w:right w:val="none" w:sz="0" w:space="0" w:color="auto"/>
          </w:divBdr>
        </w:div>
        <w:div w:id="398863992">
          <w:marLeft w:val="640"/>
          <w:marRight w:val="0"/>
          <w:marTop w:val="0"/>
          <w:marBottom w:val="0"/>
          <w:divBdr>
            <w:top w:val="none" w:sz="0" w:space="0" w:color="auto"/>
            <w:left w:val="none" w:sz="0" w:space="0" w:color="auto"/>
            <w:bottom w:val="none" w:sz="0" w:space="0" w:color="auto"/>
            <w:right w:val="none" w:sz="0" w:space="0" w:color="auto"/>
          </w:divBdr>
        </w:div>
        <w:div w:id="1339232688">
          <w:marLeft w:val="640"/>
          <w:marRight w:val="0"/>
          <w:marTop w:val="0"/>
          <w:marBottom w:val="0"/>
          <w:divBdr>
            <w:top w:val="none" w:sz="0" w:space="0" w:color="auto"/>
            <w:left w:val="none" w:sz="0" w:space="0" w:color="auto"/>
            <w:bottom w:val="none" w:sz="0" w:space="0" w:color="auto"/>
            <w:right w:val="none" w:sz="0" w:space="0" w:color="auto"/>
          </w:divBdr>
        </w:div>
        <w:div w:id="46999602">
          <w:marLeft w:val="640"/>
          <w:marRight w:val="0"/>
          <w:marTop w:val="0"/>
          <w:marBottom w:val="0"/>
          <w:divBdr>
            <w:top w:val="none" w:sz="0" w:space="0" w:color="auto"/>
            <w:left w:val="none" w:sz="0" w:space="0" w:color="auto"/>
            <w:bottom w:val="none" w:sz="0" w:space="0" w:color="auto"/>
            <w:right w:val="none" w:sz="0" w:space="0" w:color="auto"/>
          </w:divBdr>
        </w:div>
        <w:div w:id="1831173208">
          <w:marLeft w:val="640"/>
          <w:marRight w:val="0"/>
          <w:marTop w:val="0"/>
          <w:marBottom w:val="0"/>
          <w:divBdr>
            <w:top w:val="none" w:sz="0" w:space="0" w:color="auto"/>
            <w:left w:val="none" w:sz="0" w:space="0" w:color="auto"/>
            <w:bottom w:val="none" w:sz="0" w:space="0" w:color="auto"/>
            <w:right w:val="none" w:sz="0" w:space="0" w:color="auto"/>
          </w:divBdr>
        </w:div>
        <w:div w:id="471797341">
          <w:marLeft w:val="640"/>
          <w:marRight w:val="0"/>
          <w:marTop w:val="0"/>
          <w:marBottom w:val="0"/>
          <w:divBdr>
            <w:top w:val="none" w:sz="0" w:space="0" w:color="auto"/>
            <w:left w:val="none" w:sz="0" w:space="0" w:color="auto"/>
            <w:bottom w:val="none" w:sz="0" w:space="0" w:color="auto"/>
            <w:right w:val="none" w:sz="0" w:space="0" w:color="auto"/>
          </w:divBdr>
        </w:div>
        <w:div w:id="151483161">
          <w:marLeft w:val="640"/>
          <w:marRight w:val="0"/>
          <w:marTop w:val="0"/>
          <w:marBottom w:val="0"/>
          <w:divBdr>
            <w:top w:val="none" w:sz="0" w:space="0" w:color="auto"/>
            <w:left w:val="none" w:sz="0" w:space="0" w:color="auto"/>
            <w:bottom w:val="none" w:sz="0" w:space="0" w:color="auto"/>
            <w:right w:val="none" w:sz="0" w:space="0" w:color="auto"/>
          </w:divBdr>
        </w:div>
        <w:div w:id="879779016">
          <w:marLeft w:val="640"/>
          <w:marRight w:val="0"/>
          <w:marTop w:val="0"/>
          <w:marBottom w:val="0"/>
          <w:divBdr>
            <w:top w:val="none" w:sz="0" w:space="0" w:color="auto"/>
            <w:left w:val="none" w:sz="0" w:space="0" w:color="auto"/>
            <w:bottom w:val="none" w:sz="0" w:space="0" w:color="auto"/>
            <w:right w:val="none" w:sz="0" w:space="0" w:color="auto"/>
          </w:divBdr>
        </w:div>
        <w:div w:id="1156409543">
          <w:marLeft w:val="640"/>
          <w:marRight w:val="0"/>
          <w:marTop w:val="0"/>
          <w:marBottom w:val="0"/>
          <w:divBdr>
            <w:top w:val="none" w:sz="0" w:space="0" w:color="auto"/>
            <w:left w:val="none" w:sz="0" w:space="0" w:color="auto"/>
            <w:bottom w:val="none" w:sz="0" w:space="0" w:color="auto"/>
            <w:right w:val="none" w:sz="0" w:space="0" w:color="auto"/>
          </w:divBdr>
        </w:div>
        <w:div w:id="607468478">
          <w:marLeft w:val="640"/>
          <w:marRight w:val="0"/>
          <w:marTop w:val="0"/>
          <w:marBottom w:val="0"/>
          <w:divBdr>
            <w:top w:val="none" w:sz="0" w:space="0" w:color="auto"/>
            <w:left w:val="none" w:sz="0" w:space="0" w:color="auto"/>
            <w:bottom w:val="none" w:sz="0" w:space="0" w:color="auto"/>
            <w:right w:val="none" w:sz="0" w:space="0" w:color="auto"/>
          </w:divBdr>
        </w:div>
        <w:div w:id="841630127">
          <w:marLeft w:val="640"/>
          <w:marRight w:val="0"/>
          <w:marTop w:val="0"/>
          <w:marBottom w:val="0"/>
          <w:divBdr>
            <w:top w:val="none" w:sz="0" w:space="0" w:color="auto"/>
            <w:left w:val="none" w:sz="0" w:space="0" w:color="auto"/>
            <w:bottom w:val="none" w:sz="0" w:space="0" w:color="auto"/>
            <w:right w:val="none" w:sz="0" w:space="0" w:color="auto"/>
          </w:divBdr>
        </w:div>
        <w:div w:id="1632589506">
          <w:marLeft w:val="640"/>
          <w:marRight w:val="0"/>
          <w:marTop w:val="0"/>
          <w:marBottom w:val="0"/>
          <w:divBdr>
            <w:top w:val="none" w:sz="0" w:space="0" w:color="auto"/>
            <w:left w:val="none" w:sz="0" w:space="0" w:color="auto"/>
            <w:bottom w:val="none" w:sz="0" w:space="0" w:color="auto"/>
            <w:right w:val="none" w:sz="0" w:space="0" w:color="auto"/>
          </w:divBdr>
        </w:div>
        <w:div w:id="190999969">
          <w:marLeft w:val="640"/>
          <w:marRight w:val="0"/>
          <w:marTop w:val="0"/>
          <w:marBottom w:val="0"/>
          <w:divBdr>
            <w:top w:val="none" w:sz="0" w:space="0" w:color="auto"/>
            <w:left w:val="none" w:sz="0" w:space="0" w:color="auto"/>
            <w:bottom w:val="none" w:sz="0" w:space="0" w:color="auto"/>
            <w:right w:val="none" w:sz="0" w:space="0" w:color="auto"/>
          </w:divBdr>
        </w:div>
        <w:div w:id="325086253">
          <w:marLeft w:val="640"/>
          <w:marRight w:val="0"/>
          <w:marTop w:val="0"/>
          <w:marBottom w:val="0"/>
          <w:divBdr>
            <w:top w:val="none" w:sz="0" w:space="0" w:color="auto"/>
            <w:left w:val="none" w:sz="0" w:space="0" w:color="auto"/>
            <w:bottom w:val="none" w:sz="0" w:space="0" w:color="auto"/>
            <w:right w:val="none" w:sz="0" w:space="0" w:color="auto"/>
          </w:divBdr>
        </w:div>
        <w:div w:id="1726373385">
          <w:marLeft w:val="640"/>
          <w:marRight w:val="0"/>
          <w:marTop w:val="0"/>
          <w:marBottom w:val="0"/>
          <w:divBdr>
            <w:top w:val="none" w:sz="0" w:space="0" w:color="auto"/>
            <w:left w:val="none" w:sz="0" w:space="0" w:color="auto"/>
            <w:bottom w:val="none" w:sz="0" w:space="0" w:color="auto"/>
            <w:right w:val="none" w:sz="0" w:space="0" w:color="auto"/>
          </w:divBdr>
        </w:div>
        <w:div w:id="338435683">
          <w:marLeft w:val="640"/>
          <w:marRight w:val="0"/>
          <w:marTop w:val="0"/>
          <w:marBottom w:val="0"/>
          <w:divBdr>
            <w:top w:val="none" w:sz="0" w:space="0" w:color="auto"/>
            <w:left w:val="none" w:sz="0" w:space="0" w:color="auto"/>
            <w:bottom w:val="none" w:sz="0" w:space="0" w:color="auto"/>
            <w:right w:val="none" w:sz="0" w:space="0" w:color="auto"/>
          </w:divBdr>
        </w:div>
        <w:div w:id="1584294266">
          <w:marLeft w:val="640"/>
          <w:marRight w:val="0"/>
          <w:marTop w:val="0"/>
          <w:marBottom w:val="0"/>
          <w:divBdr>
            <w:top w:val="none" w:sz="0" w:space="0" w:color="auto"/>
            <w:left w:val="none" w:sz="0" w:space="0" w:color="auto"/>
            <w:bottom w:val="none" w:sz="0" w:space="0" w:color="auto"/>
            <w:right w:val="none" w:sz="0" w:space="0" w:color="auto"/>
          </w:divBdr>
        </w:div>
        <w:div w:id="1864249345">
          <w:marLeft w:val="640"/>
          <w:marRight w:val="0"/>
          <w:marTop w:val="0"/>
          <w:marBottom w:val="0"/>
          <w:divBdr>
            <w:top w:val="none" w:sz="0" w:space="0" w:color="auto"/>
            <w:left w:val="none" w:sz="0" w:space="0" w:color="auto"/>
            <w:bottom w:val="none" w:sz="0" w:space="0" w:color="auto"/>
            <w:right w:val="none" w:sz="0" w:space="0" w:color="auto"/>
          </w:divBdr>
        </w:div>
        <w:div w:id="1974095118">
          <w:marLeft w:val="640"/>
          <w:marRight w:val="0"/>
          <w:marTop w:val="0"/>
          <w:marBottom w:val="0"/>
          <w:divBdr>
            <w:top w:val="none" w:sz="0" w:space="0" w:color="auto"/>
            <w:left w:val="none" w:sz="0" w:space="0" w:color="auto"/>
            <w:bottom w:val="none" w:sz="0" w:space="0" w:color="auto"/>
            <w:right w:val="none" w:sz="0" w:space="0" w:color="auto"/>
          </w:divBdr>
        </w:div>
        <w:div w:id="292953596">
          <w:marLeft w:val="640"/>
          <w:marRight w:val="0"/>
          <w:marTop w:val="0"/>
          <w:marBottom w:val="0"/>
          <w:divBdr>
            <w:top w:val="none" w:sz="0" w:space="0" w:color="auto"/>
            <w:left w:val="none" w:sz="0" w:space="0" w:color="auto"/>
            <w:bottom w:val="none" w:sz="0" w:space="0" w:color="auto"/>
            <w:right w:val="none" w:sz="0" w:space="0" w:color="auto"/>
          </w:divBdr>
        </w:div>
        <w:div w:id="1408113693">
          <w:marLeft w:val="640"/>
          <w:marRight w:val="0"/>
          <w:marTop w:val="0"/>
          <w:marBottom w:val="0"/>
          <w:divBdr>
            <w:top w:val="none" w:sz="0" w:space="0" w:color="auto"/>
            <w:left w:val="none" w:sz="0" w:space="0" w:color="auto"/>
            <w:bottom w:val="none" w:sz="0" w:space="0" w:color="auto"/>
            <w:right w:val="none" w:sz="0" w:space="0" w:color="auto"/>
          </w:divBdr>
        </w:div>
        <w:div w:id="1507355993">
          <w:marLeft w:val="640"/>
          <w:marRight w:val="0"/>
          <w:marTop w:val="0"/>
          <w:marBottom w:val="0"/>
          <w:divBdr>
            <w:top w:val="none" w:sz="0" w:space="0" w:color="auto"/>
            <w:left w:val="none" w:sz="0" w:space="0" w:color="auto"/>
            <w:bottom w:val="none" w:sz="0" w:space="0" w:color="auto"/>
            <w:right w:val="none" w:sz="0" w:space="0" w:color="auto"/>
          </w:divBdr>
        </w:div>
        <w:div w:id="1752504970">
          <w:marLeft w:val="640"/>
          <w:marRight w:val="0"/>
          <w:marTop w:val="0"/>
          <w:marBottom w:val="0"/>
          <w:divBdr>
            <w:top w:val="none" w:sz="0" w:space="0" w:color="auto"/>
            <w:left w:val="none" w:sz="0" w:space="0" w:color="auto"/>
            <w:bottom w:val="none" w:sz="0" w:space="0" w:color="auto"/>
            <w:right w:val="none" w:sz="0" w:space="0" w:color="auto"/>
          </w:divBdr>
        </w:div>
        <w:div w:id="1451050622">
          <w:marLeft w:val="640"/>
          <w:marRight w:val="0"/>
          <w:marTop w:val="0"/>
          <w:marBottom w:val="0"/>
          <w:divBdr>
            <w:top w:val="none" w:sz="0" w:space="0" w:color="auto"/>
            <w:left w:val="none" w:sz="0" w:space="0" w:color="auto"/>
            <w:bottom w:val="none" w:sz="0" w:space="0" w:color="auto"/>
            <w:right w:val="none" w:sz="0" w:space="0" w:color="auto"/>
          </w:divBdr>
        </w:div>
        <w:div w:id="2005432995">
          <w:marLeft w:val="640"/>
          <w:marRight w:val="0"/>
          <w:marTop w:val="0"/>
          <w:marBottom w:val="0"/>
          <w:divBdr>
            <w:top w:val="none" w:sz="0" w:space="0" w:color="auto"/>
            <w:left w:val="none" w:sz="0" w:space="0" w:color="auto"/>
            <w:bottom w:val="none" w:sz="0" w:space="0" w:color="auto"/>
            <w:right w:val="none" w:sz="0" w:space="0" w:color="auto"/>
          </w:divBdr>
        </w:div>
        <w:div w:id="281418893">
          <w:marLeft w:val="640"/>
          <w:marRight w:val="0"/>
          <w:marTop w:val="0"/>
          <w:marBottom w:val="0"/>
          <w:divBdr>
            <w:top w:val="none" w:sz="0" w:space="0" w:color="auto"/>
            <w:left w:val="none" w:sz="0" w:space="0" w:color="auto"/>
            <w:bottom w:val="none" w:sz="0" w:space="0" w:color="auto"/>
            <w:right w:val="none" w:sz="0" w:space="0" w:color="auto"/>
          </w:divBdr>
        </w:div>
        <w:div w:id="1383627386">
          <w:marLeft w:val="640"/>
          <w:marRight w:val="0"/>
          <w:marTop w:val="0"/>
          <w:marBottom w:val="0"/>
          <w:divBdr>
            <w:top w:val="none" w:sz="0" w:space="0" w:color="auto"/>
            <w:left w:val="none" w:sz="0" w:space="0" w:color="auto"/>
            <w:bottom w:val="none" w:sz="0" w:space="0" w:color="auto"/>
            <w:right w:val="none" w:sz="0" w:space="0" w:color="auto"/>
          </w:divBdr>
        </w:div>
        <w:div w:id="1959530113">
          <w:marLeft w:val="640"/>
          <w:marRight w:val="0"/>
          <w:marTop w:val="0"/>
          <w:marBottom w:val="0"/>
          <w:divBdr>
            <w:top w:val="none" w:sz="0" w:space="0" w:color="auto"/>
            <w:left w:val="none" w:sz="0" w:space="0" w:color="auto"/>
            <w:bottom w:val="none" w:sz="0" w:space="0" w:color="auto"/>
            <w:right w:val="none" w:sz="0" w:space="0" w:color="auto"/>
          </w:divBdr>
        </w:div>
        <w:div w:id="1079449377">
          <w:marLeft w:val="640"/>
          <w:marRight w:val="0"/>
          <w:marTop w:val="0"/>
          <w:marBottom w:val="0"/>
          <w:divBdr>
            <w:top w:val="none" w:sz="0" w:space="0" w:color="auto"/>
            <w:left w:val="none" w:sz="0" w:space="0" w:color="auto"/>
            <w:bottom w:val="none" w:sz="0" w:space="0" w:color="auto"/>
            <w:right w:val="none" w:sz="0" w:space="0" w:color="auto"/>
          </w:divBdr>
        </w:div>
        <w:div w:id="85883134">
          <w:marLeft w:val="640"/>
          <w:marRight w:val="0"/>
          <w:marTop w:val="0"/>
          <w:marBottom w:val="0"/>
          <w:divBdr>
            <w:top w:val="none" w:sz="0" w:space="0" w:color="auto"/>
            <w:left w:val="none" w:sz="0" w:space="0" w:color="auto"/>
            <w:bottom w:val="none" w:sz="0" w:space="0" w:color="auto"/>
            <w:right w:val="none" w:sz="0" w:space="0" w:color="auto"/>
          </w:divBdr>
        </w:div>
        <w:div w:id="1465391436">
          <w:marLeft w:val="640"/>
          <w:marRight w:val="0"/>
          <w:marTop w:val="0"/>
          <w:marBottom w:val="0"/>
          <w:divBdr>
            <w:top w:val="none" w:sz="0" w:space="0" w:color="auto"/>
            <w:left w:val="none" w:sz="0" w:space="0" w:color="auto"/>
            <w:bottom w:val="none" w:sz="0" w:space="0" w:color="auto"/>
            <w:right w:val="none" w:sz="0" w:space="0" w:color="auto"/>
          </w:divBdr>
        </w:div>
        <w:div w:id="1820464926">
          <w:marLeft w:val="640"/>
          <w:marRight w:val="0"/>
          <w:marTop w:val="0"/>
          <w:marBottom w:val="0"/>
          <w:divBdr>
            <w:top w:val="none" w:sz="0" w:space="0" w:color="auto"/>
            <w:left w:val="none" w:sz="0" w:space="0" w:color="auto"/>
            <w:bottom w:val="none" w:sz="0" w:space="0" w:color="auto"/>
            <w:right w:val="none" w:sz="0" w:space="0" w:color="auto"/>
          </w:divBdr>
        </w:div>
        <w:div w:id="1534683025">
          <w:marLeft w:val="640"/>
          <w:marRight w:val="0"/>
          <w:marTop w:val="0"/>
          <w:marBottom w:val="0"/>
          <w:divBdr>
            <w:top w:val="none" w:sz="0" w:space="0" w:color="auto"/>
            <w:left w:val="none" w:sz="0" w:space="0" w:color="auto"/>
            <w:bottom w:val="none" w:sz="0" w:space="0" w:color="auto"/>
            <w:right w:val="none" w:sz="0" w:space="0" w:color="auto"/>
          </w:divBdr>
        </w:div>
        <w:div w:id="1604680560">
          <w:marLeft w:val="640"/>
          <w:marRight w:val="0"/>
          <w:marTop w:val="0"/>
          <w:marBottom w:val="0"/>
          <w:divBdr>
            <w:top w:val="none" w:sz="0" w:space="0" w:color="auto"/>
            <w:left w:val="none" w:sz="0" w:space="0" w:color="auto"/>
            <w:bottom w:val="none" w:sz="0" w:space="0" w:color="auto"/>
            <w:right w:val="none" w:sz="0" w:space="0" w:color="auto"/>
          </w:divBdr>
        </w:div>
        <w:div w:id="1319385562">
          <w:marLeft w:val="640"/>
          <w:marRight w:val="0"/>
          <w:marTop w:val="0"/>
          <w:marBottom w:val="0"/>
          <w:divBdr>
            <w:top w:val="none" w:sz="0" w:space="0" w:color="auto"/>
            <w:left w:val="none" w:sz="0" w:space="0" w:color="auto"/>
            <w:bottom w:val="none" w:sz="0" w:space="0" w:color="auto"/>
            <w:right w:val="none" w:sz="0" w:space="0" w:color="auto"/>
          </w:divBdr>
        </w:div>
        <w:div w:id="368527272">
          <w:marLeft w:val="640"/>
          <w:marRight w:val="0"/>
          <w:marTop w:val="0"/>
          <w:marBottom w:val="0"/>
          <w:divBdr>
            <w:top w:val="none" w:sz="0" w:space="0" w:color="auto"/>
            <w:left w:val="none" w:sz="0" w:space="0" w:color="auto"/>
            <w:bottom w:val="none" w:sz="0" w:space="0" w:color="auto"/>
            <w:right w:val="none" w:sz="0" w:space="0" w:color="auto"/>
          </w:divBdr>
        </w:div>
        <w:div w:id="1398674799">
          <w:marLeft w:val="640"/>
          <w:marRight w:val="0"/>
          <w:marTop w:val="0"/>
          <w:marBottom w:val="0"/>
          <w:divBdr>
            <w:top w:val="none" w:sz="0" w:space="0" w:color="auto"/>
            <w:left w:val="none" w:sz="0" w:space="0" w:color="auto"/>
            <w:bottom w:val="none" w:sz="0" w:space="0" w:color="auto"/>
            <w:right w:val="none" w:sz="0" w:space="0" w:color="auto"/>
          </w:divBdr>
        </w:div>
        <w:div w:id="1209758123">
          <w:marLeft w:val="640"/>
          <w:marRight w:val="0"/>
          <w:marTop w:val="0"/>
          <w:marBottom w:val="0"/>
          <w:divBdr>
            <w:top w:val="none" w:sz="0" w:space="0" w:color="auto"/>
            <w:left w:val="none" w:sz="0" w:space="0" w:color="auto"/>
            <w:bottom w:val="none" w:sz="0" w:space="0" w:color="auto"/>
            <w:right w:val="none" w:sz="0" w:space="0" w:color="auto"/>
          </w:divBdr>
        </w:div>
        <w:div w:id="2081714366">
          <w:marLeft w:val="640"/>
          <w:marRight w:val="0"/>
          <w:marTop w:val="0"/>
          <w:marBottom w:val="0"/>
          <w:divBdr>
            <w:top w:val="none" w:sz="0" w:space="0" w:color="auto"/>
            <w:left w:val="none" w:sz="0" w:space="0" w:color="auto"/>
            <w:bottom w:val="none" w:sz="0" w:space="0" w:color="auto"/>
            <w:right w:val="none" w:sz="0" w:space="0" w:color="auto"/>
          </w:divBdr>
        </w:div>
        <w:div w:id="1187138373">
          <w:marLeft w:val="640"/>
          <w:marRight w:val="0"/>
          <w:marTop w:val="0"/>
          <w:marBottom w:val="0"/>
          <w:divBdr>
            <w:top w:val="none" w:sz="0" w:space="0" w:color="auto"/>
            <w:left w:val="none" w:sz="0" w:space="0" w:color="auto"/>
            <w:bottom w:val="none" w:sz="0" w:space="0" w:color="auto"/>
            <w:right w:val="none" w:sz="0" w:space="0" w:color="auto"/>
          </w:divBdr>
        </w:div>
        <w:div w:id="164631028">
          <w:marLeft w:val="640"/>
          <w:marRight w:val="0"/>
          <w:marTop w:val="0"/>
          <w:marBottom w:val="0"/>
          <w:divBdr>
            <w:top w:val="none" w:sz="0" w:space="0" w:color="auto"/>
            <w:left w:val="none" w:sz="0" w:space="0" w:color="auto"/>
            <w:bottom w:val="none" w:sz="0" w:space="0" w:color="auto"/>
            <w:right w:val="none" w:sz="0" w:space="0" w:color="auto"/>
          </w:divBdr>
        </w:div>
        <w:div w:id="1897005935">
          <w:marLeft w:val="640"/>
          <w:marRight w:val="0"/>
          <w:marTop w:val="0"/>
          <w:marBottom w:val="0"/>
          <w:divBdr>
            <w:top w:val="none" w:sz="0" w:space="0" w:color="auto"/>
            <w:left w:val="none" w:sz="0" w:space="0" w:color="auto"/>
            <w:bottom w:val="none" w:sz="0" w:space="0" w:color="auto"/>
            <w:right w:val="none" w:sz="0" w:space="0" w:color="auto"/>
          </w:divBdr>
        </w:div>
        <w:div w:id="1774201760">
          <w:marLeft w:val="640"/>
          <w:marRight w:val="0"/>
          <w:marTop w:val="0"/>
          <w:marBottom w:val="0"/>
          <w:divBdr>
            <w:top w:val="none" w:sz="0" w:space="0" w:color="auto"/>
            <w:left w:val="none" w:sz="0" w:space="0" w:color="auto"/>
            <w:bottom w:val="none" w:sz="0" w:space="0" w:color="auto"/>
            <w:right w:val="none" w:sz="0" w:space="0" w:color="auto"/>
          </w:divBdr>
        </w:div>
        <w:div w:id="438723962">
          <w:marLeft w:val="640"/>
          <w:marRight w:val="0"/>
          <w:marTop w:val="0"/>
          <w:marBottom w:val="0"/>
          <w:divBdr>
            <w:top w:val="none" w:sz="0" w:space="0" w:color="auto"/>
            <w:left w:val="none" w:sz="0" w:space="0" w:color="auto"/>
            <w:bottom w:val="none" w:sz="0" w:space="0" w:color="auto"/>
            <w:right w:val="none" w:sz="0" w:space="0" w:color="auto"/>
          </w:divBdr>
        </w:div>
        <w:div w:id="1763794293">
          <w:marLeft w:val="640"/>
          <w:marRight w:val="0"/>
          <w:marTop w:val="0"/>
          <w:marBottom w:val="0"/>
          <w:divBdr>
            <w:top w:val="none" w:sz="0" w:space="0" w:color="auto"/>
            <w:left w:val="none" w:sz="0" w:space="0" w:color="auto"/>
            <w:bottom w:val="none" w:sz="0" w:space="0" w:color="auto"/>
            <w:right w:val="none" w:sz="0" w:space="0" w:color="auto"/>
          </w:divBdr>
        </w:div>
        <w:div w:id="851452406">
          <w:marLeft w:val="640"/>
          <w:marRight w:val="0"/>
          <w:marTop w:val="0"/>
          <w:marBottom w:val="0"/>
          <w:divBdr>
            <w:top w:val="none" w:sz="0" w:space="0" w:color="auto"/>
            <w:left w:val="none" w:sz="0" w:space="0" w:color="auto"/>
            <w:bottom w:val="none" w:sz="0" w:space="0" w:color="auto"/>
            <w:right w:val="none" w:sz="0" w:space="0" w:color="auto"/>
          </w:divBdr>
        </w:div>
      </w:divsChild>
    </w:div>
    <w:div w:id="2069104330">
      <w:marLeft w:val="0"/>
      <w:marRight w:val="0"/>
      <w:marTop w:val="0"/>
      <w:marBottom w:val="0"/>
      <w:divBdr>
        <w:top w:val="none" w:sz="0" w:space="0" w:color="auto"/>
        <w:left w:val="none" w:sz="0" w:space="0" w:color="auto"/>
        <w:bottom w:val="none" w:sz="0" w:space="0" w:color="auto"/>
        <w:right w:val="none" w:sz="0" w:space="0" w:color="auto"/>
      </w:divBdr>
    </w:div>
    <w:div w:id="2070112002">
      <w:marLeft w:val="0"/>
      <w:marRight w:val="0"/>
      <w:marTop w:val="0"/>
      <w:marBottom w:val="0"/>
      <w:divBdr>
        <w:top w:val="none" w:sz="0" w:space="0" w:color="auto"/>
        <w:left w:val="none" w:sz="0" w:space="0" w:color="auto"/>
        <w:bottom w:val="none" w:sz="0" w:space="0" w:color="auto"/>
        <w:right w:val="none" w:sz="0" w:space="0" w:color="auto"/>
      </w:divBdr>
    </w:div>
    <w:div w:id="2072843392">
      <w:marLeft w:val="0"/>
      <w:marRight w:val="0"/>
      <w:marTop w:val="0"/>
      <w:marBottom w:val="0"/>
      <w:divBdr>
        <w:top w:val="none" w:sz="0" w:space="0" w:color="auto"/>
        <w:left w:val="none" w:sz="0" w:space="0" w:color="auto"/>
        <w:bottom w:val="none" w:sz="0" w:space="0" w:color="auto"/>
        <w:right w:val="none" w:sz="0" w:space="0" w:color="auto"/>
      </w:divBdr>
    </w:div>
    <w:div w:id="2079160441">
      <w:bodyDiv w:val="1"/>
      <w:marLeft w:val="0"/>
      <w:marRight w:val="0"/>
      <w:marTop w:val="0"/>
      <w:marBottom w:val="0"/>
      <w:divBdr>
        <w:top w:val="none" w:sz="0" w:space="0" w:color="auto"/>
        <w:left w:val="none" w:sz="0" w:space="0" w:color="auto"/>
        <w:bottom w:val="none" w:sz="0" w:space="0" w:color="auto"/>
        <w:right w:val="none" w:sz="0" w:space="0" w:color="auto"/>
      </w:divBdr>
      <w:divsChild>
        <w:div w:id="1925341007">
          <w:marLeft w:val="640"/>
          <w:marRight w:val="0"/>
          <w:marTop w:val="0"/>
          <w:marBottom w:val="0"/>
          <w:divBdr>
            <w:top w:val="none" w:sz="0" w:space="0" w:color="auto"/>
            <w:left w:val="none" w:sz="0" w:space="0" w:color="auto"/>
            <w:bottom w:val="none" w:sz="0" w:space="0" w:color="auto"/>
            <w:right w:val="none" w:sz="0" w:space="0" w:color="auto"/>
          </w:divBdr>
        </w:div>
        <w:div w:id="1084837733">
          <w:marLeft w:val="640"/>
          <w:marRight w:val="0"/>
          <w:marTop w:val="0"/>
          <w:marBottom w:val="0"/>
          <w:divBdr>
            <w:top w:val="none" w:sz="0" w:space="0" w:color="auto"/>
            <w:left w:val="none" w:sz="0" w:space="0" w:color="auto"/>
            <w:bottom w:val="none" w:sz="0" w:space="0" w:color="auto"/>
            <w:right w:val="none" w:sz="0" w:space="0" w:color="auto"/>
          </w:divBdr>
        </w:div>
        <w:div w:id="40910562">
          <w:marLeft w:val="640"/>
          <w:marRight w:val="0"/>
          <w:marTop w:val="0"/>
          <w:marBottom w:val="0"/>
          <w:divBdr>
            <w:top w:val="none" w:sz="0" w:space="0" w:color="auto"/>
            <w:left w:val="none" w:sz="0" w:space="0" w:color="auto"/>
            <w:bottom w:val="none" w:sz="0" w:space="0" w:color="auto"/>
            <w:right w:val="none" w:sz="0" w:space="0" w:color="auto"/>
          </w:divBdr>
        </w:div>
        <w:div w:id="308902997">
          <w:marLeft w:val="640"/>
          <w:marRight w:val="0"/>
          <w:marTop w:val="0"/>
          <w:marBottom w:val="0"/>
          <w:divBdr>
            <w:top w:val="none" w:sz="0" w:space="0" w:color="auto"/>
            <w:left w:val="none" w:sz="0" w:space="0" w:color="auto"/>
            <w:bottom w:val="none" w:sz="0" w:space="0" w:color="auto"/>
            <w:right w:val="none" w:sz="0" w:space="0" w:color="auto"/>
          </w:divBdr>
        </w:div>
        <w:div w:id="1518077375">
          <w:marLeft w:val="640"/>
          <w:marRight w:val="0"/>
          <w:marTop w:val="0"/>
          <w:marBottom w:val="0"/>
          <w:divBdr>
            <w:top w:val="none" w:sz="0" w:space="0" w:color="auto"/>
            <w:left w:val="none" w:sz="0" w:space="0" w:color="auto"/>
            <w:bottom w:val="none" w:sz="0" w:space="0" w:color="auto"/>
            <w:right w:val="none" w:sz="0" w:space="0" w:color="auto"/>
          </w:divBdr>
        </w:div>
        <w:div w:id="818884942">
          <w:marLeft w:val="640"/>
          <w:marRight w:val="0"/>
          <w:marTop w:val="0"/>
          <w:marBottom w:val="0"/>
          <w:divBdr>
            <w:top w:val="none" w:sz="0" w:space="0" w:color="auto"/>
            <w:left w:val="none" w:sz="0" w:space="0" w:color="auto"/>
            <w:bottom w:val="none" w:sz="0" w:space="0" w:color="auto"/>
            <w:right w:val="none" w:sz="0" w:space="0" w:color="auto"/>
          </w:divBdr>
        </w:div>
        <w:div w:id="1430733062">
          <w:marLeft w:val="640"/>
          <w:marRight w:val="0"/>
          <w:marTop w:val="0"/>
          <w:marBottom w:val="0"/>
          <w:divBdr>
            <w:top w:val="none" w:sz="0" w:space="0" w:color="auto"/>
            <w:left w:val="none" w:sz="0" w:space="0" w:color="auto"/>
            <w:bottom w:val="none" w:sz="0" w:space="0" w:color="auto"/>
            <w:right w:val="none" w:sz="0" w:space="0" w:color="auto"/>
          </w:divBdr>
        </w:div>
        <w:div w:id="1384211611">
          <w:marLeft w:val="640"/>
          <w:marRight w:val="0"/>
          <w:marTop w:val="0"/>
          <w:marBottom w:val="0"/>
          <w:divBdr>
            <w:top w:val="none" w:sz="0" w:space="0" w:color="auto"/>
            <w:left w:val="none" w:sz="0" w:space="0" w:color="auto"/>
            <w:bottom w:val="none" w:sz="0" w:space="0" w:color="auto"/>
            <w:right w:val="none" w:sz="0" w:space="0" w:color="auto"/>
          </w:divBdr>
        </w:div>
        <w:div w:id="455024020">
          <w:marLeft w:val="640"/>
          <w:marRight w:val="0"/>
          <w:marTop w:val="0"/>
          <w:marBottom w:val="0"/>
          <w:divBdr>
            <w:top w:val="none" w:sz="0" w:space="0" w:color="auto"/>
            <w:left w:val="none" w:sz="0" w:space="0" w:color="auto"/>
            <w:bottom w:val="none" w:sz="0" w:space="0" w:color="auto"/>
            <w:right w:val="none" w:sz="0" w:space="0" w:color="auto"/>
          </w:divBdr>
        </w:div>
        <w:div w:id="815536084">
          <w:marLeft w:val="640"/>
          <w:marRight w:val="0"/>
          <w:marTop w:val="0"/>
          <w:marBottom w:val="0"/>
          <w:divBdr>
            <w:top w:val="none" w:sz="0" w:space="0" w:color="auto"/>
            <w:left w:val="none" w:sz="0" w:space="0" w:color="auto"/>
            <w:bottom w:val="none" w:sz="0" w:space="0" w:color="auto"/>
            <w:right w:val="none" w:sz="0" w:space="0" w:color="auto"/>
          </w:divBdr>
        </w:div>
        <w:div w:id="824202186">
          <w:marLeft w:val="640"/>
          <w:marRight w:val="0"/>
          <w:marTop w:val="0"/>
          <w:marBottom w:val="0"/>
          <w:divBdr>
            <w:top w:val="none" w:sz="0" w:space="0" w:color="auto"/>
            <w:left w:val="none" w:sz="0" w:space="0" w:color="auto"/>
            <w:bottom w:val="none" w:sz="0" w:space="0" w:color="auto"/>
            <w:right w:val="none" w:sz="0" w:space="0" w:color="auto"/>
          </w:divBdr>
        </w:div>
        <w:div w:id="417942334">
          <w:marLeft w:val="640"/>
          <w:marRight w:val="0"/>
          <w:marTop w:val="0"/>
          <w:marBottom w:val="0"/>
          <w:divBdr>
            <w:top w:val="none" w:sz="0" w:space="0" w:color="auto"/>
            <w:left w:val="none" w:sz="0" w:space="0" w:color="auto"/>
            <w:bottom w:val="none" w:sz="0" w:space="0" w:color="auto"/>
            <w:right w:val="none" w:sz="0" w:space="0" w:color="auto"/>
          </w:divBdr>
        </w:div>
        <w:div w:id="630138596">
          <w:marLeft w:val="640"/>
          <w:marRight w:val="0"/>
          <w:marTop w:val="0"/>
          <w:marBottom w:val="0"/>
          <w:divBdr>
            <w:top w:val="none" w:sz="0" w:space="0" w:color="auto"/>
            <w:left w:val="none" w:sz="0" w:space="0" w:color="auto"/>
            <w:bottom w:val="none" w:sz="0" w:space="0" w:color="auto"/>
            <w:right w:val="none" w:sz="0" w:space="0" w:color="auto"/>
          </w:divBdr>
        </w:div>
        <w:div w:id="777678281">
          <w:marLeft w:val="640"/>
          <w:marRight w:val="0"/>
          <w:marTop w:val="0"/>
          <w:marBottom w:val="0"/>
          <w:divBdr>
            <w:top w:val="none" w:sz="0" w:space="0" w:color="auto"/>
            <w:left w:val="none" w:sz="0" w:space="0" w:color="auto"/>
            <w:bottom w:val="none" w:sz="0" w:space="0" w:color="auto"/>
            <w:right w:val="none" w:sz="0" w:space="0" w:color="auto"/>
          </w:divBdr>
        </w:div>
        <w:div w:id="1288311963">
          <w:marLeft w:val="640"/>
          <w:marRight w:val="0"/>
          <w:marTop w:val="0"/>
          <w:marBottom w:val="0"/>
          <w:divBdr>
            <w:top w:val="none" w:sz="0" w:space="0" w:color="auto"/>
            <w:left w:val="none" w:sz="0" w:space="0" w:color="auto"/>
            <w:bottom w:val="none" w:sz="0" w:space="0" w:color="auto"/>
            <w:right w:val="none" w:sz="0" w:space="0" w:color="auto"/>
          </w:divBdr>
        </w:div>
        <w:div w:id="273558272">
          <w:marLeft w:val="640"/>
          <w:marRight w:val="0"/>
          <w:marTop w:val="0"/>
          <w:marBottom w:val="0"/>
          <w:divBdr>
            <w:top w:val="none" w:sz="0" w:space="0" w:color="auto"/>
            <w:left w:val="none" w:sz="0" w:space="0" w:color="auto"/>
            <w:bottom w:val="none" w:sz="0" w:space="0" w:color="auto"/>
            <w:right w:val="none" w:sz="0" w:space="0" w:color="auto"/>
          </w:divBdr>
        </w:div>
        <w:div w:id="1249315277">
          <w:marLeft w:val="640"/>
          <w:marRight w:val="0"/>
          <w:marTop w:val="0"/>
          <w:marBottom w:val="0"/>
          <w:divBdr>
            <w:top w:val="none" w:sz="0" w:space="0" w:color="auto"/>
            <w:left w:val="none" w:sz="0" w:space="0" w:color="auto"/>
            <w:bottom w:val="none" w:sz="0" w:space="0" w:color="auto"/>
            <w:right w:val="none" w:sz="0" w:space="0" w:color="auto"/>
          </w:divBdr>
        </w:div>
        <w:div w:id="541331170">
          <w:marLeft w:val="640"/>
          <w:marRight w:val="0"/>
          <w:marTop w:val="0"/>
          <w:marBottom w:val="0"/>
          <w:divBdr>
            <w:top w:val="none" w:sz="0" w:space="0" w:color="auto"/>
            <w:left w:val="none" w:sz="0" w:space="0" w:color="auto"/>
            <w:bottom w:val="none" w:sz="0" w:space="0" w:color="auto"/>
            <w:right w:val="none" w:sz="0" w:space="0" w:color="auto"/>
          </w:divBdr>
        </w:div>
        <w:div w:id="1597178724">
          <w:marLeft w:val="640"/>
          <w:marRight w:val="0"/>
          <w:marTop w:val="0"/>
          <w:marBottom w:val="0"/>
          <w:divBdr>
            <w:top w:val="none" w:sz="0" w:space="0" w:color="auto"/>
            <w:left w:val="none" w:sz="0" w:space="0" w:color="auto"/>
            <w:bottom w:val="none" w:sz="0" w:space="0" w:color="auto"/>
            <w:right w:val="none" w:sz="0" w:space="0" w:color="auto"/>
          </w:divBdr>
        </w:div>
        <w:div w:id="626664163">
          <w:marLeft w:val="640"/>
          <w:marRight w:val="0"/>
          <w:marTop w:val="0"/>
          <w:marBottom w:val="0"/>
          <w:divBdr>
            <w:top w:val="none" w:sz="0" w:space="0" w:color="auto"/>
            <w:left w:val="none" w:sz="0" w:space="0" w:color="auto"/>
            <w:bottom w:val="none" w:sz="0" w:space="0" w:color="auto"/>
            <w:right w:val="none" w:sz="0" w:space="0" w:color="auto"/>
          </w:divBdr>
        </w:div>
        <w:div w:id="1472287794">
          <w:marLeft w:val="640"/>
          <w:marRight w:val="0"/>
          <w:marTop w:val="0"/>
          <w:marBottom w:val="0"/>
          <w:divBdr>
            <w:top w:val="none" w:sz="0" w:space="0" w:color="auto"/>
            <w:left w:val="none" w:sz="0" w:space="0" w:color="auto"/>
            <w:bottom w:val="none" w:sz="0" w:space="0" w:color="auto"/>
            <w:right w:val="none" w:sz="0" w:space="0" w:color="auto"/>
          </w:divBdr>
        </w:div>
        <w:div w:id="649408213">
          <w:marLeft w:val="640"/>
          <w:marRight w:val="0"/>
          <w:marTop w:val="0"/>
          <w:marBottom w:val="0"/>
          <w:divBdr>
            <w:top w:val="none" w:sz="0" w:space="0" w:color="auto"/>
            <w:left w:val="none" w:sz="0" w:space="0" w:color="auto"/>
            <w:bottom w:val="none" w:sz="0" w:space="0" w:color="auto"/>
            <w:right w:val="none" w:sz="0" w:space="0" w:color="auto"/>
          </w:divBdr>
        </w:div>
        <w:div w:id="1241141396">
          <w:marLeft w:val="640"/>
          <w:marRight w:val="0"/>
          <w:marTop w:val="0"/>
          <w:marBottom w:val="0"/>
          <w:divBdr>
            <w:top w:val="none" w:sz="0" w:space="0" w:color="auto"/>
            <w:left w:val="none" w:sz="0" w:space="0" w:color="auto"/>
            <w:bottom w:val="none" w:sz="0" w:space="0" w:color="auto"/>
            <w:right w:val="none" w:sz="0" w:space="0" w:color="auto"/>
          </w:divBdr>
        </w:div>
        <w:div w:id="1860271461">
          <w:marLeft w:val="640"/>
          <w:marRight w:val="0"/>
          <w:marTop w:val="0"/>
          <w:marBottom w:val="0"/>
          <w:divBdr>
            <w:top w:val="none" w:sz="0" w:space="0" w:color="auto"/>
            <w:left w:val="none" w:sz="0" w:space="0" w:color="auto"/>
            <w:bottom w:val="none" w:sz="0" w:space="0" w:color="auto"/>
            <w:right w:val="none" w:sz="0" w:space="0" w:color="auto"/>
          </w:divBdr>
        </w:div>
        <w:div w:id="885946495">
          <w:marLeft w:val="640"/>
          <w:marRight w:val="0"/>
          <w:marTop w:val="0"/>
          <w:marBottom w:val="0"/>
          <w:divBdr>
            <w:top w:val="none" w:sz="0" w:space="0" w:color="auto"/>
            <w:left w:val="none" w:sz="0" w:space="0" w:color="auto"/>
            <w:bottom w:val="none" w:sz="0" w:space="0" w:color="auto"/>
            <w:right w:val="none" w:sz="0" w:space="0" w:color="auto"/>
          </w:divBdr>
        </w:div>
        <w:div w:id="2057048593">
          <w:marLeft w:val="640"/>
          <w:marRight w:val="0"/>
          <w:marTop w:val="0"/>
          <w:marBottom w:val="0"/>
          <w:divBdr>
            <w:top w:val="none" w:sz="0" w:space="0" w:color="auto"/>
            <w:left w:val="none" w:sz="0" w:space="0" w:color="auto"/>
            <w:bottom w:val="none" w:sz="0" w:space="0" w:color="auto"/>
            <w:right w:val="none" w:sz="0" w:space="0" w:color="auto"/>
          </w:divBdr>
        </w:div>
        <w:div w:id="772044996">
          <w:marLeft w:val="640"/>
          <w:marRight w:val="0"/>
          <w:marTop w:val="0"/>
          <w:marBottom w:val="0"/>
          <w:divBdr>
            <w:top w:val="none" w:sz="0" w:space="0" w:color="auto"/>
            <w:left w:val="none" w:sz="0" w:space="0" w:color="auto"/>
            <w:bottom w:val="none" w:sz="0" w:space="0" w:color="auto"/>
            <w:right w:val="none" w:sz="0" w:space="0" w:color="auto"/>
          </w:divBdr>
        </w:div>
        <w:div w:id="235289507">
          <w:marLeft w:val="640"/>
          <w:marRight w:val="0"/>
          <w:marTop w:val="0"/>
          <w:marBottom w:val="0"/>
          <w:divBdr>
            <w:top w:val="none" w:sz="0" w:space="0" w:color="auto"/>
            <w:left w:val="none" w:sz="0" w:space="0" w:color="auto"/>
            <w:bottom w:val="none" w:sz="0" w:space="0" w:color="auto"/>
            <w:right w:val="none" w:sz="0" w:space="0" w:color="auto"/>
          </w:divBdr>
        </w:div>
        <w:div w:id="168060965">
          <w:marLeft w:val="640"/>
          <w:marRight w:val="0"/>
          <w:marTop w:val="0"/>
          <w:marBottom w:val="0"/>
          <w:divBdr>
            <w:top w:val="none" w:sz="0" w:space="0" w:color="auto"/>
            <w:left w:val="none" w:sz="0" w:space="0" w:color="auto"/>
            <w:bottom w:val="none" w:sz="0" w:space="0" w:color="auto"/>
            <w:right w:val="none" w:sz="0" w:space="0" w:color="auto"/>
          </w:divBdr>
        </w:div>
        <w:div w:id="32779270">
          <w:marLeft w:val="640"/>
          <w:marRight w:val="0"/>
          <w:marTop w:val="0"/>
          <w:marBottom w:val="0"/>
          <w:divBdr>
            <w:top w:val="none" w:sz="0" w:space="0" w:color="auto"/>
            <w:left w:val="none" w:sz="0" w:space="0" w:color="auto"/>
            <w:bottom w:val="none" w:sz="0" w:space="0" w:color="auto"/>
            <w:right w:val="none" w:sz="0" w:space="0" w:color="auto"/>
          </w:divBdr>
        </w:div>
        <w:div w:id="824130583">
          <w:marLeft w:val="640"/>
          <w:marRight w:val="0"/>
          <w:marTop w:val="0"/>
          <w:marBottom w:val="0"/>
          <w:divBdr>
            <w:top w:val="none" w:sz="0" w:space="0" w:color="auto"/>
            <w:left w:val="none" w:sz="0" w:space="0" w:color="auto"/>
            <w:bottom w:val="none" w:sz="0" w:space="0" w:color="auto"/>
            <w:right w:val="none" w:sz="0" w:space="0" w:color="auto"/>
          </w:divBdr>
        </w:div>
        <w:div w:id="1664503428">
          <w:marLeft w:val="640"/>
          <w:marRight w:val="0"/>
          <w:marTop w:val="0"/>
          <w:marBottom w:val="0"/>
          <w:divBdr>
            <w:top w:val="none" w:sz="0" w:space="0" w:color="auto"/>
            <w:left w:val="none" w:sz="0" w:space="0" w:color="auto"/>
            <w:bottom w:val="none" w:sz="0" w:space="0" w:color="auto"/>
            <w:right w:val="none" w:sz="0" w:space="0" w:color="auto"/>
          </w:divBdr>
        </w:div>
        <w:div w:id="419983721">
          <w:marLeft w:val="640"/>
          <w:marRight w:val="0"/>
          <w:marTop w:val="0"/>
          <w:marBottom w:val="0"/>
          <w:divBdr>
            <w:top w:val="none" w:sz="0" w:space="0" w:color="auto"/>
            <w:left w:val="none" w:sz="0" w:space="0" w:color="auto"/>
            <w:bottom w:val="none" w:sz="0" w:space="0" w:color="auto"/>
            <w:right w:val="none" w:sz="0" w:space="0" w:color="auto"/>
          </w:divBdr>
        </w:div>
        <w:div w:id="28261225">
          <w:marLeft w:val="640"/>
          <w:marRight w:val="0"/>
          <w:marTop w:val="0"/>
          <w:marBottom w:val="0"/>
          <w:divBdr>
            <w:top w:val="none" w:sz="0" w:space="0" w:color="auto"/>
            <w:left w:val="none" w:sz="0" w:space="0" w:color="auto"/>
            <w:bottom w:val="none" w:sz="0" w:space="0" w:color="auto"/>
            <w:right w:val="none" w:sz="0" w:space="0" w:color="auto"/>
          </w:divBdr>
        </w:div>
        <w:div w:id="1496602194">
          <w:marLeft w:val="640"/>
          <w:marRight w:val="0"/>
          <w:marTop w:val="0"/>
          <w:marBottom w:val="0"/>
          <w:divBdr>
            <w:top w:val="none" w:sz="0" w:space="0" w:color="auto"/>
            <w:left w:val="none" w:sz="0" w:space="0" w:color="auto"/>
            <w:bottom w:val="none" w:sz="0" w:space="0" w:color="auto"/>
            <w:right w:val="none" w:sz="0" w:space="0" w:color="auto"/>
          </w:divBdr>
        </w:div>
        <w:div w:id="2019231250">
          <w:marLeft w:val="640"/>
          <w:marRight w:val="0"/>
          <w:marTop w:val="0"/>
          <w:marBottom w:val="0"/>
          <w:divBdr>
            <w:top w:val="none" w:sz="0" w:space="0" w:color="auto"/>
            <w:left w:val="none" w:sz="0" w:space="0" w:color="auto"/>
            <w:bottom w:val="none" w:sz="0" w:space="0" w:color="auto"/>
            <w:right w:val="none" w:sz="0" w:space="0" w:color="auto"/>
          </w:divBdr>
        </w:div>
        <w:div w:id="947010177">
          <w:marLeft w:val="640"/>
          <w:marRight w:val="0"/>
          <w:marTop w:val="0"/>
          <w:marBottom w:val="0"/>
          <w:divBdr>
            <w:top w:val="none" w:sz="0" w:space="0" w:color="auto"/>
            <w:left w:val="none" w:sz="0" w:space="0" w:color="auto"/>
            <w:bottom w:val="none" w:sz="0" w:space="0" w:color="auto"/>
            <w:right w:val="none" w:sz="0" w:space="0" w:color="auto"/>
          </w:divBdr>
        </w:div>
        <w:div w:id="962418847">
          <w:marLeft w:val="640"/>
          <w:marRight w:val="0"/>
          <w:marTop w:val="0"/>
          <w:marBottom w:val="0"/>
          <w:divBdr>
            <w:top w:val="none" w:sz="0" w:space="0" w:color="auto"/>
            <w:left w:val="none" w:sz="0" w:space="0" w:color="auto"/>
            <w:bottom w:val="none" w:sz="0" w:space="0" w:color="auto"/>
            <w:right w:val="none" w:sz="0" w:space="0" w:color="auto"/>
          </w:divBdr>
        </w:div>
        <w:div w:id="1127896744">
          <w:marLeft w:val="640"/>
          <w:marRight w:val="0"/>
          <w:marTop w:val="0"/>
          <w:marBottom w:val="0"/>
          <w:divBdr>
            <w:top w:val="none" w:sz="0" w:space="0" w:color="auto"/>
            <w:left w:val="none" w:sz="0" w:space="0" w:color="auto"/>
            <w:bottom w:val="none" w:sz="0" w:space="0" w:color="auto"/>
            <w:right w:val="none" w:sz="0" w:space="0" w:color="auto"/>
          </w:divBdr>
        </w:div>
        <w:div w:id="867327660">
          <w:marLeft w:val="640"/>
          <w:marRight w:val="0"/>
          <w:marTop w:val="0"/>
          <w:marBottom w:val="0"/>
          <w:divBdr>
            <w:top w:val="none" w:sz="0" w:space="0" w:color="auto"/>
            <w:left w:val="none" w:sz="0" w:space="0" w:color="auto"/>
            <w:bottom w:val="none" w:sz="0" w:space="0" w:color="auto"/>
            <w:right w:val="none" w:sz="0" w:space="0" w:color="auto"/>
          </w:divBdr>
        </w:div>
        <w:div w:id="1342657533">
          <w:marLeft w:val="640"/>
          <w:marRight w:val="0"/>
          <w:marTop w:val="0"/>
          <w:marBottom w:val="0"/>
          <w:divBdr>
            <w:top w:val="none" w:sz="0" w:space="0" w:color="auto"/>
            <w:left w:val="none" w:sz="0" w:space="0" w:color="auto"/>
            <w:bottom w:val="none" w:sz="0" w:space="0" w:color="auto"/>
            <w:right w:val="none" w:sz="0" w:space="0" w:color="auto"/>
          </w:divBdr>
        </w:div>
        <w:div w:id="2144232453">
          <w:marLeft w:val="640"/>
          <w:marRight w:val="0"/>
          <w:marTop w:val="0"/>
          <w:marBottom w:val="0"/>
          <w:divBdr>
            <w:top w:val="none" w:sz="0" w:space="0" w:color="auto"/>
            <w:left w:val="none" w:sz="0" w:space="0" w:color="auto"/>
            <w:bottom w:val="none" w:sz="0" w:space="0" w:color="auto"/>
            <w:right w:val="none" w:sz="0" w:space="0" w:color="auto"/>
          </w:divBdr>
        </w:div>
        <w:div w:id="1251424847">
          <w:marLeft w:val="640"/>
          <w:marRight w:val="0"/>
          <w:marTop w:val="0"/>
          <w:marBottom w:val="0"/>
          <w:divBdr>
            <w:top w:val="none" w:sz="0" w:space="0" w:color="auto"/>
            <w:left w:val="none" w:sz="0" w:space="0" w:color="auto"/>
            <w:bottom w:val="none" w:sz="0" w:space="0" w:color="auto"/>
            <w:right w:val="none" w:sz="0" w:space="0" w:color="auto"/>
          </w:divBdr>
        </w:div>
        <w:div w:id="506991811">
          <w:marLeft w:val="640"/>
          <w:marRight w:val="0"/>
          <w:marTop w:val="0"/>
          <w:marBottom w:val="0"/>
          <w:divBdr>
            <w:top w:val="none" w:sz="0" w:space="0" w:color="auto"/>
            <w:left w:val="none" w:sz="0" w:space="0" w:color="auto"/>
            <w:bottom w:val="none" w:sz="0" w:space="0" w:color="auto"/>
            <w:right w:val="none" w:sz="0" w:space="0" w:color="auto"/>
          </w:divBdr>
        </w:div>
        <w:div w:id="1224216416">
          <w:marLeft w:val="640"/>
          <w:marRight w:val="0"/>
          <w:marTop w:val="0"/>
          <w:marBottom w:val="0"/>
          <w:divBdr>
            <w:top w:val="none" w:sz="0" w:space="0" w:color="auto"/>
            <w:left w:val="none" w:sz="0" w:space="0" w:color="auto"/>
            <w:bottom w:val="none" w:sz="0" w:space="0" w:color="auto"/>
            <w:right w:val="none" w:sz="0" w:space="0" w:color="auto"/>
          </w:divBdr>
        </w:div>
        <w:div w:id="1929121373">
          <w:marLeft w:val="640"/>
          <w:marRight w:val="0"/>
          <w:marTop w:val="0"/>
          <w:marBottom w:val="0"/>
          <w:divBdr>
            <w:top w:val="none" w:sz="0" w:space="0" w:color="auto"/>
            <w:left w:val="none" w:sz="0" w:space="0" w:color="auto"/>
            <w:bottom w:val="none" w:sz="0" w:space="0" w:color="auto"/>
            <w:right w:val="none" w:sz="0" w:space="0" w:color="auto"/>
          </w:divBdr>
        </w:div>
        <w:div w:id="1630433891">
          <w:marLeft w:val="640"/>
          <w:marRight w:val="0"/>
          <w:marTop w:val="0"/>
          <w:marBottom w:val="0"/>
          <w:divBdr>
            <w:top w:val="none" w:sz="0" w:space="0" w:color="auto"/>
            <w:left w:val="none" w:sz="0" w:space="0" w:color="auto"/>
            <w:bottom w:val="none" w:sz="0" w:space="0" w:color="auto"/>
            <w:right w:val="none" w:sz="0" w:space="0" w:color="auto"/>
          </w:divBdr>
        </w:div>
        <w:div w:id="828520199">
          <w:marLeft w:val="640"/>
          <w:marRight w:val="0"/>
          <w:marTop w:val="0"/>
          <w:marBottom w:val="0"/>
          <w:divBdr>
            <w:top w:val="none" w:sz="0" w:space="0" w:color="auto"/>
            <w:left w:val="none" w:sz="0" w:space="0" w:color="auto"/>
            <w:bottom w:val="none" w:sz="0" w:space="0" w:color="auto"/>
            <w:right w:val="none" w:sz="0" w:space="0" w:color="auto"/>
          </w:divBdr>
        </w:div>
      </w:divsChild>
    </w:div>
    <w:div w:id="2093046869">
      <w:bodyDiv w:val="1"/>
      <w:marLeft w:val="0"/>
      <w:marRight w:val="0"/>
      <w:marTop w:val="0"/>
      <w:marBottom w:val="0"/>
      <w:divBdr>
        <w:top w:val="none" w:sz="0" w:space="0" w:color="auto"/>
        <w:left w:val="none" w:sz="0" w:space="0" w:color="auto"/>
        <w:bottom w:val="none" w:sz="0" w:space="0" w:color="auto"/>
        <w:right w:val="none" w:sz="0" w:space="0" w:color="auto"/>
      </w:divBdr>
      <w:divsChild>
        <w:div w:id="1230262519">
          <w:marLeft w:val="640"/>
          <w:marRight w:val="0"/>
          <w:marTop w:val="0"/>
          <w:marBottom w:val="0"/>
          <w:divBdr>
            <w:top w:val="none" w:sz="0" w:space="0" w:color="auto"/>
            <w:left w:val="none" w:sz="0" w:space="0" w:color="auto"/>
            <w:bottom w:val="none" w:sz="0" w:space="0" w:color="auto"/>
            <w:right w:val="none" w:sz="0" w:space="0" w:color="auto"/>
          </w:divBdr>
        </w:div>
        <w:div w:id="677006508">
          <w:marLeft w:val="640"/>
          <w:marRight w:val="0"/>
          <w:marTop w:val="0"/>
          <w:marBottom w:val="0"/>
          <w:divBdr>
            <w:top w:val="none" w:sz="0" w:space="0" w:color="auto"/>
            <w:left w:val="none" w:sz="0" w:space="0" w:color="auto"/>
            <w:bottom w:val="none" w:sz="0" w:space="0" w:color="auto"/>
            <w:right w:val="none" w:sz="0" w:space="0" w:color="auto"/>
          </w:divBdr>
        </w:div>
        <w:div w:id="1133136523">
          <w:marLeft w:val="640"/>
          <w:marRight w:val="0"/>
          <w:marTop w:val="0"/>
          <w:marBottom w:val="0"/>
          <w:divBdr>
            <w:top w:val="none" w:sz="0" w:space="0" w:color="auto"/>
            <w:left w:val="none" w:sz="0" w:space="0" w:color="auto"/>
            <w:bottom w:val="none" w:sz="0" w:space="0" w:color="auto"/>
            <w:right w:val="none" w:sz="0" w:space="0" w:color="auto"/>
          </w:divBdr>
        </w:div>
        <w:div w:id="681014067">
          <w:marLeft w:val="640"/>
          <w:marRight w:val="0"/>
          <w:marTop w:val="0"/>
          <w:marBottom w:val="0"/>
          <w:divBdr>
            <w:top w:val="none" w:sz="0" w:space="0" w:color="auto"/>
            <w:left w:val="none" w:sz="0" w:space="0" w:color="auto"/>
            <w:bottom w:val="none" w:sz="0" w:space="0" w:color="auto"/>
            <w:right w:val="none" w:sz="0" w:space="0" w:color="auto"/>
          </w:divBdr>
        </w:div>
        <w:div w:id="135879766">
          <w:marLeft w:val="640"/>
          <w:marRight w:val="0"/>
          <w:marTop w:val="0"/>
          <w:marBottom w:val="0"/>
          <w:divBdr>
            <w:top w:val="none" w:sz="0" w:space="0" w:color="auto"/>
            <w:left w:val="none" w:sz="0" w:space="0" w:color="auto"/>
            <w:bottom w:val="none" w:sz="0" w:space="0" w:color="auto"/>
            <w:right w:val="none" w:sz="0" w:space="0" w:color="auto"/>
          </w:divBdr>
        </w:div>
        <w:div w:id="780146069">
          <w:marLeft w:val="640"/>
          <w:marRight w:val="0"/>
          <w:marTop w:val="0"/>
          <w:marBottom w:val="0"/>
          <w:divBdr>
            <w:top w:val="none" w:sz="0" w:space="0" w:color="auto"/>
            <w:left w:val="none" w:sz="0" w:space="0" w:color="auto"/>
            <w:bottom w:val="none" w:sz="0" w:space="0" w:color="auto"/>
            <w:right w:val="none" w:sz="0" w:space="0" w:color="auto"/>
          </w:divBdr>
        </w:div>
        <w:div w:id="1163086093">
          <w:marLeft w:val="640"/>
          <w:marRight w:val="0"/>
          <w:marTop w:val="0"/>
          <w:marBottom w:val="0"/>
          <w:divBdr>
            <w:top w:val="none" w:sz="0" w:space="0" w:color="auto"/>
            <w:left w:val="none" w:sz="0" w:space="0" w:color="auto"/>
            <w:bottom w:val="none" w:sz="0" w:space="0" w:color="auto"/>
            <w:right w:val="none" w:sz="0" w:space="0" w:color="auto"/>
          </w:divBdr>
        </w:div>
        <w:div w:id="827135481">
          <w:marLeft w:val="640"/>
          <w:marRight w:val="0"/>
          <w:marTop w:val="0"/>
          <w:marBottom w:val="0"/>
          <w:divBdr>
            <w:top w:val="none" w:sz="0" w:space="0" w:color="auto"/>
            <w:left w:val="none" w:sz="0" w:space="0" w:color="auto"/>
            <w:bottom w:val="none" w:sz="0" w:space="0" w:color="auto"/>
            <w:right w:val="none" w:sz="0" w:space="0" w:color="auto"/>
          </w:divBdr>
        </w:div>
        <w:div w:id="2123107913">
          <w:marLeft w:val="640"/>
          <w:marRight w:val="0"/>
          <w:marTop w:val="0"/>
          <w:marBottom w:val="0"/>
          <w:divBdr>
            <w:top w:val="none" w:sz="0" w:space="0" w:color="auto"/>
            <w:left w:val="none" w:sz="0" w:space="0" w:color="auto"/>
            <w:bottom w:val="none" w:sz="0" w:space="0" w:color="auto"/>
            <w:right w:val="none" w:sz="0" w:space="0" w:color="auto"/>
          </w:divBdr>
        </w:div>
        <w:div w:id="1875003090">
          <w:marLeft w:val="640"/>
          <w:marRight w:val="0"/>
          <w:marTop w:val="0"/>
          <w:marBottom w:val="0"/>
          <w:divBdr>
            <w:top w:val="none" w:sz="0" w:space="0" w:color="auto"/>
            <w:left w:val="none" w:sz="0" w:space="0" w:color="auto"/>
            <w:bottom w:val="none" w:sz="0" w:space="0" w:color="auto"/>
            <w:right w:val="none" w:sz="0" w:space="0" w:color="auto"/>
          </w:divBdr>
        </w:div>
        <w:div w:id="1201935431">
          <w:marLeft w:val="640"/>
          <w:marRight w:val="0"/>
          <w:marTop w:val="0"/>
          <w:marBottom w:val="0"/>
          <w:divBdr>
            <w:top w:val="none" w:sz="0" w:space="0" w:color="auto"/>
            <w:left w:val="none" w:sz="0" w:space="0" w:color="auto"/>
            <w:bottom w:val="none" w:sz="0" w:space="0" w:color="auto"/>
            <w:right w:val="none" w:sz="0" w:space="0" w:color="auto"/>
          </w:divBdr>
        </w:div>
        <w:div w:id="1433358471">
          <w:marLeft w:val="640"/>
          <w:marRight w:val="0"/>
          <w:marTop w:val="0"/>
          <w:marBottom w:val="0"/>
          <w:divBdr>
            <w:top w:val="none" w:sz="0" w:space="0" w:color="auto"/>
            <w:left w:val="none" w:sz="0" w:space="0" w:color="auto"/>
            <w:bottom w:val="none" w:sz="0" w:space="0" w:color="auto"/>
            <w:right w:val="none" w:sz="0" w:space="0" w:color="auto"/>
          </w:divBdr>
        </w:div>
        <w:div w:id="210194563">
          <w:marLeft w:val="640"/>
          <w:marRight w:val="0"/>
          <w:marTop w:val="0"/>
          <w:marBottom w:val="0"/>
          <w:divBdr>
            <w:top w:val="none" w:sz="0" w:space="0" w:color="auto"/>
            <w:left w:val="none" w:sz="0" w:space="0" w:color="auto"/>
            <w:bottom w:val="none" w:sz="0" w:space="0" w:color="auto"/>
            <w:right w:val="none" w:sz="0" w:space="0" w:color="auto"/>
          </w:divBdr>
        </w:div>
        <w:div w:id="2101176098">
          <w:marLeft w:val="640"/>
          <w:marRight w:val="0"/>
          <w:marTop w:val="0"/>
          <w:marBottom w:val="0"/>
          <w:divBdr>
            <w:top w:val="none" w:sz="0" w:space="0" w:color="auto"/>
            <w:left w:val="none" w:sz="0" w:space="0" w:color="auto"/>
            <w:bottom w:val="none" w:sz="0" w:space="0" w:color="auto"/>
            <w:right w:val="none" w:sz="0" w:space="0" w:color="auto"/>
          </w:divBdr>
        </w:div>
        <w:div w:id="1646470715">
          <w:marLeft w:val="640"/>
          <w:marRight w:val="0"/>
          <w:marTop w:val="0"/>
          <w:marBottom w:val="0"/>
          <w:divBdr>
            <w:top w:val="none" w:sz="0" w:space="0" w:color="auto"/>
            <w:left w:val="none" w:sz="0" w:space="0" w:color="auto"/>
            <w:bottom w:val="none" w:sz="0" w:space="0" w:color="auto"/>
            <w:right w:val="none" w:sz="0" w:space="0" w:color="auto"/>
          </w:divBdr>
        </w:div>
        <w:div w:id="2047170427">
          <w:marLeft w:val="640"/>
          <w:marRight w:val="0"/>
          <w:marTop w:val="0"/>
          <w:marBottom w:val="0"/>
          <w:divBdr>
            <w:top w:val="none" w:sz="0" w:space="0" w:color="auto"/>
            <w:left w:val="none" w:sz="0" w:space="0" w:color="auto"/>
            <w:bottom w:val="none" w:sz="0" w:space="0" w:color="auto"/>
            <w:right w:val="none" w:sz="0" w:space="0" w:color="auto"/>
          </w:divBdr>
        </w:div>
        <w:div w:id="1940914503">
          <w:marLeft w:val="640"/>
          <w:marRight w:val="0"/>
          <w:marTop w:val="0"/>
          <w:marBottom w:val="0"/>
          <w:divBdr>
            <w:top w:val="none" w:sz="0" w:space="0" w:color="auto"/>
            <w:left w:val="none" w:sz="0" w:space="0" w:color="auto"/>
            <w:bottom w:val="none" w:sz="0" w:space="0" w:color="auto"/>
            <w:right w:val="none" w:sz="0" w:space="0" w:color="auto"/>
          </w:divBdr>
        </w:div>
        <w:div w:id="416832897">
          <w:marLeft w:val="640"/>
          <w:marRight w:val="0"/>
          <w:marTop w:val="0"/>
          <w:marBottom w:val="0"/>
          <w:divBdr>
            <w:top w:val="none" w:sz="0" w:space="0" w:color="auto"/>
            <w:left w:val="none" w:sz="0" w:space="0" w:color="auto"/>
            <w:bottom w:val="none" w:sz="0" w:space="0" w:color="auto"/>
            <w:right w:val="none" w:sz="0" w:space="0" w:color="auto"/>
          </w:divBdr>
        </w:div>
        <w:div w:id="1372416675">
          <w:marLeft w:val="640"/>
          <w:marRight w:val="0"/>
          <w:marTop w:val="0"/>
          <w:marBottom w:val="0"/>
          <w:divBdr>
            <w:top w:val="none" w:sz="0" w:space="0" w:color="auto"/>
            <w:left w:val="none" w:sz="0" w:space="0" w:color="auto"/>
            <w:bottom w:val="none" w:sz="0" w:space="0" w:color="auto"/>
            <w:right w:val="none" w:sz="0" w:space="0" w:color="auto"/>
          </w:divBdr>
        </w:div>
        <w:div w:id="146552168">
          <w:marLeft w:val="640"/>
          <w:marRight w:val="0"/>
          <w:marTop w:val="0"/>
          <w:marBottom w:val="0"/>
          <w:divBdr>
            <w:top w:val="none" w:sz="0" w:space="0" w:color="auto"/>
            <w:left w:val="none" w:sz="0" w:space="0" w:color="auto"/>
            <w:bottom w:val="none" w:sz="0" w:space="0" w:color="auto"/>
            <w:right w:val="none" w:sz="0" w:space="0" w:color="auto"/>
          </w:divBdr>
        </w:div>
        <w:div w:id="1344164876">
          <w:marLeft w:val="640"/>
          <w:marRight w:val="0"/>
          <w:marTop w:val="0"/>
          <w:marBottom w:val="0"/>
          <w:divBdr>
            <w:top w:val="none" w:sz="0" w:space="0" w:color="auto"/>
            <w:left w:val="none" w:sz="0" w:space="0" w:color="auto"/>
            <w:bottom w:val="none" w:sz="0" w:space="0" w:color="auto"/>
            <w:right w:val="none" w:sz="0" w:space="0" w:color="auto"/>
          </w:divBdr>
        </w:div>
        <w:div w:id="851068020">
          <w:marLeft w:val="640"/>
          <w:marRight w:val="0"/>
          <w:marTop w:val="0"/>
          <w:marBottom w:val="0"/>
          <w:divBdr>
            <w:top w:val="none" w:sz="0" w:space="0" w:color="auto"/>
            <w:left w:val="none" w:sz="0" w:space="0" w:color="auto"/>
            <w:bottom w:val="none" w:sz="0" w:space="0" w:color="auto"/>
            <w:right w:val="none" w:sz="0" w:space="0" w:color="auto"/>
          </w:divBdr>
        </w:div>
        <w:div w:id="211161260">
          <w:marLeft w:val="640"/>
          <w:marRight w:val="0"/>
          <w:marTop w:val="0"/>
          <w:marBottom w:val="0"/>
          <w:divBdr>
            <w:top w:val="none" w:sz="0" w:space="0" w:color="auto"/>
            <w:left w:val="none" w:sz="0" w:space="0" w:color="auto"/>
            <w:bottom w:val="none" w:sz="0" w:space="0" w:color="auto"/>
            <w:right w:val="none" w:sz="0" w:space="0" w:color="auto"/>
          </w:divBdr>
        </w:div>
        <w:div w:id="1013536274">
          <w:marLeft w:val="640"/>
          <w:marRight w:val="0"/>
          <w:marTop w:val="0"/>
          <w:marBottom w:val="0"/>
          <w:divBdr>
            <w:top w:val="none" w:sz="0" w:space="0" w:color="auto"/>
            <w:left w:val="none" w:sz="0" w:space="0" w:color="auto"/>
            <w:bottom w:val="none" w:sz="0" w:space="0" w:color="auto"/>
            <w:right w:val="none" w:sz="0" w:space="0" w:color="auto"/>
          </w:divBdr>
        </w:div>
        <w:div w:id="1950965496">
          <w:marLeft w:val="640"/>
          <w:marRight w:val="0"/>
          <w:marTop w:val="0"/>
          <w:marBottom w:val="0"/>
          <w:divBdr>
            <w:top w:val="none" w:sz="0" w:space="0" w:color="auto"/>
            <w:left w:val="none" w:sz="0" w:space="0" w:color="auto"/>
            <w:bottom w:val="none" w:sz="0" w:space="0" w:color="auto"/>
            <w:right w:val="none" w:sz="0" w:space="0" w:color="auto"/>
          </w:divBdr>
        </w:div>
        <w:div w:id="482357053">
          <w:marLeft w:val="640"/>
          <w:marRight w:val="0"/>
          <w:marTop w:val="0"/>
          <w:marBottom w:val="0"/>
          <w:divBdr>
            <w:top w:val="none" w:sz="0" w:space="0" w:color="auto"/>
            <w:left w:val="none" w:sz="0" w:space="0" w:color="auto"/>
            <w:bottom w:val="none" w:sz="0" w:space="0" w:color="auto"/>
            <w:right w:val="none" w:sz="0" w:space="0" w:color="auto"/>
          </w:divBdr>
        </w:div>
        <w:div w:id="1129513939">
          <w:marLeft w:val="640"/>
          <w:marRight w:val="0"/>
          <w:marTop w:val="0"/>
          <w:marBottom w:val="0"/>
          <w:divBdr>
            <w:top w:val="none" w:sz="0" w:space="0" w:color="auto"/>
            <w:left w:val="none" w:sz="0" w:space="0" w:color="auto"/>
            <w:bottom w:val="none" w:sz="0" w:space="0" w:color="auto"/>
            <w:right w:val="none" w:sz="0" w:space="0" w:color="auto"/>
          </w:divBdr>
        </w:div>
        <w:div w:id="2007199474">
          <w:marLeft w:val="640"/>
          <w:marRight w:val="0"/>
          <w:marTop w:val="0"/>
          <w:marBottom w:val="0"/>
          <w:divBdr>
            <w:top w:val="none" w:sz="0" w:space="0" w:color="auto"/>
            <w:left w:val="none" w:sz="0" w:space="0" w:color="auto"/>
            <w:bottom w:val="none" w:sz="0" w:space="0" w:color="auto"/>
            <w:right w:val="none" w:sz="0" w:space="0" w:color="auto"/>
          </w:divBdr>
        </w:div>
        <w:div w:id="1233084539">
          <w:marLeft w:val="640"/>
          <w:marRight w:val="0"/>
          <w:marTop w:val="0"/>
          <w:marBottom w:val="0"/>
          <w:divBdr>
            <w:top w:val="none" w:sz="0" w:space="0" w:color="auto"/>
            <w:left w:val="none" w:sz="0" w:space="0" w:color="auto"/>
            <w:bottom w:val="none" w:sz="0" w:space="0" w:color="auto"/>
            <w:right w:val="none" w:sz="0" w:space="0" w:color="auto"/>
          </w:divBdr>
        </w:div>
        <w:div w:id="1330715461">
          <w:marLeft w:val="640"/>
          <w:marRight w:val="0"/>
          <w:marTop w:val="0"/>
          <w:marBottom w:val="0"/>
          <w:divBdr>
            <w:top w:val="none" w:sz="0" w:space="0" w:color="auto"/>
            <w:left w:val="none" w:sz="0" w:space="0" w:color="auto"/>
            <w:bottom w:val="none" w:sz="0" w:space="0" w:color="auto"/>
            <w:right w:val="none" w:sz="0" w:space="0" w:color="auto"/>
          </w:divBdr>
        </w:div>
        <w:div w:id="872426382">
          <w:marLeft w:val="640"/>
          <w:marRight w:val="0"/>
          <w:marTop w:val="0"/>
          <w:marBottom w:val="0"/>
          <w:divBdr>
            <w:top w:val="none" w:sz="0" w:space="0" w:color="auto"/>
            <w:left w:val="none" w:sz="0" w:space="0" w:color="auto"/>
            <w:bottom w:val="none" w:sz="0" w:space="0" w:color="auto"/>
            <w:right w:val="none" w:sz="0" w:space="0" w:color="auto"/>
          </w:divBdr>
        </w:div>
        <w:div w:id="1744179659">
          <w:marLeft w:val="640"/>
          <w:marRight w:val="0"/>
          <w:marTop w:val="0"/>
          <w:marBottom w:val="0"/>
          <w:divBdr>
            <w:top w:val="none" w:sz="0" w:space="0" w:color="auto"/>
            <w:left w:val="none" w:sz="0" w:space="0" w:color="auto"/>
            <w:bottom w:val="none" w:sz="0" w:space="0" w:color="auto"/>
            <w:right w:val="none" w:sz="0" w:space="0" w:color="auto"/>
          </w:divBdr>
        </w:div>
        <w:div w:id="2034063678">
          <w:marLeft w:val="640"/>
          <w:marRight w:val="0"/>
          <w:marTop w:val="0"/>
          <w:marBottom w:val="0"/>
          <w:divBdr>
            <w:top w:val="none" w:sz="0" w:space="0" w:color="auto"/>
            <w:left w:val="none" w:sz="0" w:space="0" w:color="auto"/>
            <w:bottom w:val="none" w:sz="0" w:space="0" w:color="auto"/>
            <w:right w:val="none" w:sz="0" w:space="0" w:color="auto"/>
          </w:divBdr>
        </w:div>
        <w:div w:id="1732968497">
          <w:marLeft w:val="640"/>
          <w:marRight w:val="0"/>
          <w:marTop w:val="0"/>
          <w:marBottom w:val="0"/>
          <w:divBdr>
            <w:top w:val="none" w:sz="0" w:space="0" w:color="auto"/>
            <w:left w:val="none" w:sz="0" w:space="0" w:color="auto"/>
            <w:bottom w:val="none" w:sz="0" w:space="0" w:color="auto"/>
            <w:right w:val="none" w:sz="0" w:space="0" w:color="auto"/>
          </w:divBdr>
        </w:div>
        <w:div w:id="1663435670">
          <w:marLeft w:val="640"/>
          <w:marRight w:val="0"/>
          <w:marTop w:val="0"/>
          <w:marBottom w:val="0"/>
          <w:divBdr>
            <w:top w:val="none" w:sz="0" w:space="0" w:color="auto"/>
            <w:left w:val="none" w:sz="0" w:space="0" w:color="auto"/>
            <w:bottom w:val="none" w:sz="0" w:space="0" w:color="auto"/>
            <w:right w:val="none" w:sz="0" w:space="0" w:color="auto"/>
          </w:divBdr>
        </w:div>
        <w:div w:id="1372149890">
          <w:marLeft w:val="640"/>
          <w:marRight w:val="0"/>
          <w:marTop w:val="0"/>
          <w:marBottom w:val="0"/>
          <w:divBdr>
            <w:top w:val="none" w:sz="0" w:space="0" w:color="auto"/>
            <w:left w:val="none" w:sz="0" w:space="0" w:color="auto"/>
            <w:bottom w:val="none" w:sz="0" w:space="0" w:color="auto"/>
            <w:right w:val="none" w:sz="0" w:space="0" w:color="auto"/>
          </w:divBdr>
        </w:div>
        <w:div w:id="353045346">
          <w:marLeft w:val="640"/>
          <w:marRight w:val="0"/>
          <w:marTop w:val="0"/>
          <w:marBottom w:val="0"/>
          <w:divBdr>
            <w:top w:val="none" w:sz="0" w:space="0" w:color="auto"/>
            <w:left w:val="none" w:sz="0" w:space="0" w:color="auto"/>
            <w:bottom w:val="none" w:sz="0" w:space="0" w:color="auto"/>
            <w:right w:val="none" w:sz="0" w:space="0" w:color="auto"/>
          </w:divBdr>
        </w:div>
        <w:div w:id="433013586">
          <w:marLeft w:val="640"/>
          <w:marRight w:val="0"/>
          <w:marTop w:val="0"/>
          <w:marBottom w:val="0"/>
          <w:divBdr>
            <w:top w:val="none" w:sz="0" w:space="0" w:color="auto"/>
            <w:left w:val="none" w:sz="0" w:space="0" w:color="auto"/>
            <w:bottom w:val="none" w:sz="0" w:space="0" w:color="auto"/>
            <w:right w:val="none" w:sz="0" w:space="0" w:color="auto"/>
          </w:divBdr>
        </w:div>
        <w:div w:id="170682949">
          <w:marLeft w:val="640"/>
          <w:marRight w:val="0"/>
          <w:marTop w:val="0"/>
          <w:marBottom w:val="0"/>
          <w:divBdr>
            <w:top w:val="none" w:sz="0" w:space="0" w:color="auto"/>
            <w:left w:val="none" w:sz="0" w:space="0" w:color="auto"/>
            <w:bottom w:val="none" w:sz="0" w:space="0" w:color="auto"/>
            <w:right w:val="none" w:sz="0" w:space="0" w:color="auto"/>
          </w:divBdr>
        </w:div>
        <w:div w:id="961032831">
          <w:marLeft w:val="640"/>
          <w:marRight w:val="0"/>
          <w:marTop w:val="0"/>
          <w:marBottom w:val="0"/>
          <w:divBdr>
            <w:top w:val="none" w:sz="0" w:space="0" w:color="auto"/>
            <w:left w:val="none" w:sz="0" w:space="0" w:color="auto"/>
            <w:bottom w:val="none" w:sz="0" w:space="0" w:color="auto"/>
            <w:right w:val="none" w:sz="0" w:space="0" w:color="auto"/>
          </w:divBdr>
        </w:div>
        <w:div w:id="1972783517">
          <w:marLeft w:val="640"/>
          <w:marRight w:val="0"/>
          <w:marTop w:val="0"/>
          <w:marBottom w:val="0"/>
          <w:divBdr>
            <w:top w:val="none" w:sz="0" w:space="0" w:color="auto"/>
            <w:left w:val="none" w:sz="0" w:space="0" w:color="auto"/>
            <w:bottom w:val="none" w:sz="0" w:space="0" w:color="auto"/>
            <w:right w:val="none" w:sz="0" w:space="0" w:color="auto"/>
          </w:divBdr>
        </w:div>
        <w:div w:id="1687056291">
          <w:marLeft w:val="640"/>
          <w:marRight w:val="0"/>
          <w:marTop w:val="0"/>
          <w:marBottom w:val="0"/>
          <w:divBdr>
            <w:top w:val="none" w:sz="0" w:space="0" w:color="auto"/>
            <w:left w:val="none" w:sz="0" w:space="0" w:color="auto"/>
            <w:bottom w:val="none" w:sz="0" w:space="0" w:color="auto"/>
            <w:right w:val="none" w:sz="0" w:space="0" w:color="auto"/>
          </w:divBdr>
        </w:div>
        <w:div w:id="754596074">
          <w:marLeft w:val="640"/>
          <w:marRight w:val="0"/>
          <w:marTop w:val="0"/>
          <w:marBottom w:val="0"/>
          <w:divBdr>
            <w:top w:val="none" w:sz="0" w:space="0" w:color="auto"/>
            <w:left w:val="none" w:sz="0" w:space="0" w:color="auto"/>
            <w:bottom w:val="none" w:sz="0" w:space="0" w:color="auto"/>
            <w:right w:val="none" w:sz="0" w:space="0" w:color="auto"/>
          </w:divBdr>
        </w:div>
      </w:divsChild>
    </w:div>
    <w:div w:id="2105101255">
      <w:marLeft w:val="0"/>
      <w:marRight w:val="0"/>
      <w:marTop w:val="0"/>
      <w:marBottom w:val="0"/>
      <w:divBdr>
        <w:top w:val="none" w:sz="0" w:space="0" w:color="auto"/>
        <w:left w:val="none" w:sz="0" w:space="0" w:color="auto"/>
        <w:bottom w:val="none" w:sz="0" w:space="0" w:color="auto"/>
        <w:right w:val="none" w:sz="0" w:space="0" w:color="auto"/>
      </w:divBdr>
    </w:div>
    <w:div w:id="2105221981">
      <w:bodyDiv w:val="1"/>
      <w:marLeft w:val="0"/>
      <w:marRight w:val="0"/>
      <w:marTop w:val="0"/>
      <w:marBottom w:val="0"/>
      <w:divBdr>
        <w:top w:val="none" w:sz="0" w:space="0" w:color="auto"/>
        <w:left w:val="none" w:sz="0" w:space="0" w:color="auto"/>
        <w:bottom w:val="none" w:sz="0" w:space="0" w:color="auto"/>
        <w:right w:val="none" w:sz="0" w:space="0" w:color="auto"/>
      </w:divBdr>
      <w:divsChild>
        <w:div w:id="90056785">
          <w:marLeft w:val="640"/>
          <w:marRight w:val="0"/>
          <w:marTop w:val="0"/>
          <w:marBottom w:val="0"/>
          <w:divBdr>
            <w:top w:val="none" w:sz="0" w:space="0" w:color="auto"/>
            <w:left w:val="none" w:sz="0" w:space="0" w:color="auto"/>
            <w:bottom w:val="none" w:sz="0" w:space="0" w:color="auto"/>
            <w:right w:val="none" w:sz="0" w:space="0" w:color="auto"/>
          </w:divBdr>
        </w:div>
        <w:div w:id="153225195">
          <w:marLeft w:val="640"/>
          <w:marRight w:val="0"/>
          <w:marTop w:val="0"/>
          <w:marBottom w:val="0"/>
          <w:divBdr>
            <w:top w:val="none" w:sz="0" w:space="0" w:color="auto"/>
            <w:left w:val="none" w:sz="0" w:space="0" w:color="auto"/>
            <w:bottom w:val="none" w:sz="0" w:space="0" w:color="auto"/>
            <w:right w:val="none" w:sz="0" w:space="0" w:color="auto"/>
          </w:divBdr>
        </w:div>
        <w:div w:id="176770944">
          <w:marLeft w:val="640"/>
          <w:marRight w:val="0"/>
          <w:marTop w:val="0"/>
          <w:marBottom w:val="0"/>
          <w:divBdr>
            <w:top w:val="none" w:sz="0" w:space="0" w:color="auto"/>
            <w:left w:val="none" w:sz="0" w:space="0" w:color="auto"/>
            <w:bottom w:val="none" w:sz="0" w:space="0" w:color="auto"/>
            <w:right w:val="none" w:sz="0" w:space="0" w:color="auto"/>
          </w:divBdr>
        </w:div>
        <w:div w:id="179395061">
          <w:marLeft w:val="640"/>
          <w:marRight w:val="0"/>
          <w:marTop w:val="0"/>
          <w:marBottom w:val="0"/>
          <w:divBdr>
            <w:top w:val="none" w:sz="0" w:space="0" w:color="auto"/>
            <w:left w:val="none" w:sz="0" w:space="0" w:color="auto"/>
            <w:bottom w:val="none" w:sz="0" w:space="0" w:color="auto"/>
            <w:right w:val="none" w:sz="0" w:space="0" w:color="auto"/>
          </w:divBdr>
        </w:div>
        <w:div w:id="225529464">
          <w:marLeft w:val="640"/>
          <w:marRight w:val="0"/>
          <w:marTop w:val="0"/>
          <w:marBottom w:val="0"/>
          <w:divBdr>
            <w:top w:val="none" w:sz="0" w:space="0" w:color="auto"/>
            <w:left w:val="none" w:sz="0" w:space="0" w:color="auto"/>
            <w:bottom w:val="none" w:sz="0" w:space="0" w:color="auto"/>
            <w:right w:val="none" w:sz="0" w:space="0" w:color="auto"/>
          </w:divBdr>
        </w:div>
        <w:div w:id="259879327">
          <w:marLeft w:val="640"/>
          <w:marRight w:val="0"/>
          <w:marTop w:val="0"/>
          <w:marBottom w:val="0"/>
          <w:divBdr>
            <w:top w:val="none" w:sz="0" w:space="0" w:color="auto"/>
            <w:left w:val="none" w:sz="0" w:space="0" w:color="auto"/>
            <w:bottom w:val="none" w:sz="0" w:space="0" w:color="auto"/>
            <w:right w:val="none" w:sz="0" w:space="0" w:color="auto"/>
          </w:divBdr>
        </w:div>
        <w:div w:id="269361676">
          <w:marLeft w:val="640"/>
          <w:marRight w:val="0"/>
          <w:marTop w:val="0"/>
          <w:marBottom w:val="0"/>
          <w:divBdr>
            <w:top w:val="none" w:sz="0" w:space="0" w:color="auto"/>
            <w:left w:val="none" w:sz="0" w:space="0" w:color="auto"/>
            <w:bottom w:val="none" w:sz="0" w:space="0" w:color="auto"/>
            <w:right w:val="none" w:sz="0" w:space="0" w:color="auto"/>
          </w:divBdr>
        </w:div>
        <w:div w:id="288124943">
          <w:marLeft w:val="640"/>
          <w:marRight w:val="0"/>
          <w:marTop w:val="0"/>
          <w:marBottom w:val="0"/>
          <w:divBdr>
            <w:top w:val="none" w:sz="0" w:space="0" w:color="auto"/>
            <w:left w:val="none" w:sz="0" w:space="0" w:color="auto"/>
            <w:bottom w:val="none" w:sz="0" w:space="0" w:color="auto"/>
            <w:right w:val="none" w:sz="0" w:space="0" w:color="auto"/>
          </w:divBdr>
        </w:div>
        <w:div w:id="342826449">
          <w:marLeft w:val="640"/>
          <w:marRight w:val="0"/>
          <w:marTop w:val="0"/>
          <w:marBottom w:val="0"/>
          <w:divBdr>
            <w:top w:val="none" w:sz="0" w:space="0" w:color="auto"/>
            <w:left w:val="none" w:sz="0" w:space="0" w:color="auto"/>
            <w:bottom w:val="none" w:sz="0" w:space="0" w:color="auto"/>
            <w:right w:val="none" w:sz="0" w:space="0" w:color="auto"/>
          </w:divBdr>
        </w:div>
        <w:div w:id="343482337">
          <w:marLeft w:val="640"/>
          <w:marRight w:val="0"/>
          <w:marTop w:val="0"/>
          <w:marBottom w:val="0"/>
          <w:divBdr>
            <w:top w:val="none" w:sz="0" w:space="0" w:color="auto"/>
            <w:left w:val="none" w:sz="0" w:space="0" w:color="auto"/>
            <w:bottom w:val="none" w:sz="0" w:space="0" w:color="auto"/>
            <w:right w:val="none" w:sz="0" w:space="0" w:color="auto"/>
          </w:divBdr>
        </w:div>
        <w:div w:id="430590211">
          <w:marLeft w:val="640"/>
          <w:marRight w:val="0"/>
          <w:marTop w:val="0"/>
          <w:marBottom w:val="0"/>
          <w:divBdr>
            <w:top w:val="none" w:sz="0" w:space="0" w:color="auto"/>
            <w:left w:val="none" w:sz="0" w:space="0" w:color="auto"/>
            <w:bottom w:val="none" w:sz="0" w:space="0" w:color="auto"/>
            <w:right w:val="none" w:sz="0" w:space="0" w:color="auto"/>
          </w:divBdr>
        </w:div>
        <w:div w:id="458063769">
          <w:marLeft w:val="640"/>
          <w:marRight w:val="0"/>
          <w:marTop w:val="0"/>
          <w:marBottom w:val="0"/>
          <w:divBdr>
            <w:top w:val="none" w:sz="0" w:space="0" w:color="auto"/>
            <w:left w:val="none" w:sz="0" w:space="0" w:color="auto"/>
            <w:bottom w:val="none" w:sz="0" w:space="0" w:color="auto"/>
            <w:right w:val="none" w:sz="0" w:space="0" w:color="auto"/>
          </w:divBdr>
        </w:div>
        <w:div w:id="471486906">
          <w:marLeft w:val="640"/>
          <w:marRight w:val="0"/>
          <w:marTop w:val="0"/>
          <w:marBottom w:val="0"/>
          <w:divBdr>
            <w:top w:val="none" w:sz="0" w:space="0" w:color="auto"/>
            <w:left w:val="none" w:sz="0" w:space="0" w:color="auto"/>
            <w:bottom w:val="none" w:sz="0" w:space="0" w:color="auto"/>
            <w:right w:val="none" w:sz="0" w:space="0" w:color="auto"/>
          </w:divBdr>
        </w:div>
        <w:div w:id="471682198">
          <w:marLeft w:val="640"/>
          <w:marRight w:val="0"/>
          <w:marTop w:val="0"/>
          <w:marBottom w:val="0"/>
          <w:divBdr>
            <w:top w:val="none" w:sz="0" w:space="0" w:color="auto"/>
            <w:left w:val="none" w:sz="0" w:space="0" w:color="auto"/>
            <w:bottom w:val="none" w:sz="0" w:space="0" w:color="auto"/>
            <w:right w:val="none" w:sz="0" w:space="0" w:color="auto"/>
          </w:divBdr>
        </w:div>
        <w:div w:id="476990684">
          <w:marLeft w:val="640"/>
          <w:marRight w:val="0"/>
          <w:marTop w:val="0"/>
          <w:marBottom w:val="0"/>
          <w:divBdr>
            <w:top w:val="none" w:sz="0" w:space="0" w:color="auto"/>
            <w:left w:val="none" w:sz="0" w:space="0" w:color="auto"/>
            <w:bottom w:val="none" w:sz="0" w:space="0" w:color="auto"/>
            <w:right w:val="none" w:sz="0" w:space="0" w:color="auto"/>
          </w:divBdr>
        </w:div>
        <w:div w:id="521213734">
          <w:marLeft w:val="640"/>
          <w:marRight w:val="0"/>
          <w:marTop w:val="0"/>
          <w:marBottom w:val="0"/>
          <w:divBdr>
            <w:top w:val="none" w:sz="0" w:space="0" w:color="auto"/>
            <w:left w:val="none" w:sz="0" w:space="0" w:color="auto"/>
            <w:bottom w:val="none" w:sz="0" w:space="0" w:color="auto"/>
            <w:right w:val="none" w:sz="0" w:space="0" w:color="auto"/>
          </w:divBdr>
        </w:div>
        <w:div w:id="559635817">
          <w:marLeft w:val="640"/>
          <w:marRight w:val="0"/>
          <w:marTop w:val="0"/>
          <w:marBottom w:val="0"/>
          <w:divBdr>
            <w:top w:val="none" w:sz="0" w:space="0" w:color="auto"/>
            <w:left w:val="none" w:sz="0" w:space="0" w:color="auto"/>
            <w:bottom w:val="none" w:sz="0" w:space="0" w:color="auto"/>
            <w:right w:val="none" w:sz="0" w:space="0" w:color="auto"/>
          </w:divBdr>
        </w:div>
        <w:div w:id="599948371">
          <w:marLeft w:val="640"/>
          <w:marRight w:val="0"/>
          <w:marTop w:val="0"/>
          <w:marBottom w:val="0"/>
          <w:divBdr>
            <w:top w:val="none" w:sz="0" w:space="0" w:color="auto"/>
            <w:left w:val="none" w:sz="0" w:space="0" w:color="auto"/>
            <w:bottom w:val="none" w:sz="0" w:space="0" w:color="auto"/>
            <w:right w:val="none" w:sz="0" w:space="0" w:color="auto"/>
          </w:divBdr>
        </w:div>
        <w:div w:id="660154919">
          <w:marLeft w:val="640"/>
          <w:marRight w:val="0"/>
          <w:marTop w:val="0"/>
          <w:marBottom w:val="0"/>
          <w:divBdr>
            <w:top w:val="none" w:sz="0" w:space="0" w:color="auto"/>
            <w:left w:val="none" w:sz="0" w:space="0" w:color="auto"/>
            <w:bottom w:val="none" w:sz="0" w:space="0" w:color="auto"/>
            <w:right w:val="none" w:sz="0" w:space="0" w:color="auto"/>
          </w:divBdr>
        </w:div>
        <w:div w:id="666980097">
          <w:marLeft w:val="640"/>
          <w:marRight w:val="0"/>
          <w:marTop w:val="0"/>
          <w:marBottom w:val="0"/>
          <w:divBdr>
            <w:top w:val="none" w:sz="0" w:space="0" w:color="auto"/>
            <w:left w:val="none" w:sz="0" w:space="0" w:color="auto"/>
            <w:bottom w:val="none" w:sz="0" w:space="0" w:color="auto"/>
            <w:right w:val="none" w:sz="0" w:space="0" w:color="auto"/>
          </w:divBdr>
        </w:div>
        <w:div w:id="689381984">
          <w:marLeft w:val="640"/>
          <w:marRight w:val="0"/>
          <w:marTop w:val="0"/>
          <w:marBottom w:val="0"/>
          <w:divBdr>
            <w:top w:val="none" w:sz="0" w:space="0" w:color="auto"/>
            <w:left w:val="none" w:sz="0" w:space="0" w:color="auto"/>
            <w:bottom w:val="none" w:sz="0" w:space="0" w:color="auto"/>
            <w:right w:val="none" w:sz="0" w:space="0" w:color="auto"/>
          </w:divBdr>
        </w:div>
        <w:div w:id="727536046">
          <w:marLeft w:val="640"/>
          <w:marRight w:val="0"/>
          <w:marTop w:val="0"/>
          <w:marBottom w:val="0"/>
          <w:divBdr>
            <w:top w:val="none" w:sz="0" w:space="0" w:color="auto"/>
            <w:left w:val="none" w:sz="0" w:space="0" w:color="auto"/>
            <w:bottom w:val="none" w:sz="0" w:space="0" w:color="auto"/>
            <w:right w:val="none" w:sz="0" w:space="0" w:color="auto"/>
          </w:divBdr>
        </w:div>
        <w:div w:id="745613109">
          <w:marLeft w:val="640"/>
          <w:marRight w:val="0"/>
          <w:marTop w:val="0"/>
          <w:marBottom w:val="0"/>
          <w:divBdr>
            <w:top w:val="none" w:sz="0" w:space="0" w:color="auto"/>
            <w:left w:val="none" w:sz="0" w:space="0" w:color="auto"/>
            <w:bottom w:val="none" w:sz="0" w:space="0" w:color="auto"/>
            <w:right w:val="none" w:sz="0" w:space="0" w:color="auto"/>
          </w:divBdr>
        </w:div>
        <w:div w:id="821116644">
          <w:marLeft w:val="640"/>
          <w:marRight w:val="0"/>
          <w:marTop w:val="0"/>
          <w:marBottom w:val="0"/>
          <w:divBdr>
            <w:top w:val="none" w:sz="0" w:space="0" w:color="auto"/>
            <w:left w:val="none" w:sz="0" w:space="0" w:color="auto"/>
            <w:bottom w:val="none" w:sz="0" w:space="0" w:color="auto"/>
            <w:right w:val="none" w:sz="0" w:space="0" w:color="auto"/>
          </w:divBdr>
        </w:div>
        <w:div w:id="836043339">
          <w:marLeft w:val="640"/>
          <w:marRight w:val="0"/>
          <w:marTop w:val="0"/>
          <w:marBottom w:val="0"/>
          <w:divBdr>
            <w:top w:val="none" w:sz="0" w:space="0" w:color="auto"/>
            <w:left w:val="none" w:sz="0" w:space="0" w:color="auto"/>
            <w:bottom w:val="none" w:sz="0" w:space="0" w:color="auto"/>
            <w:right w:val="none" w:sz="0" w:space="0" w:color="auto"/>
          </w:divBdr>
        </w:div>
        <w:div w:id="847600466">
          <w:marLeft w:val="640"/>
          <w:marRight w:val="0"/>
          <w:marTop w:val="0"/>
          <w:marBottom w:val="0"/>
          <w:divBdr>
            <w:top w:val="none" w:sz="0" w:space="0" w:color="auto"/>
            <w:left w:val="none" w:sz="0" w:space="0" w:color="auto"/>
            <w:bottom w:val="none" w:sz="0" w:space="0" w:color="auto"/>
            <w:right w:val="none" w:sz="0" w:space="0" w:color="auto"/>
          </w:divBdr>
        </w:div>
        <w:div w:id="994576564">
          <w:marLeft w:val="640"/>
          <w:marRight w:val="0"/>
          <w:marTop w:val="0"/>
          <w:marBottom w:val="0"/>
          <w:divBdr>
            <w:top w:val="none" w:sz="0" w:space="0" w:color="auto"/>
            <w:left w:val="none" w:sz="0" w:space="0" w:color="auto"/>
            <w:bottom w:val="none" w:sz="0" w:space="0" w:color="auto"/>
            <w:right w:val="none" w:sz="0" w:space="0" w:color="auto"/>
          </w:divBdr>
        </w:div>
        <w:div w:id="1051929855">
          <w:marLeft w:val="640"/>
          <w:marRight w:val="0"/>
          <w:marTop w:val="0"/>
          <w:marBottom w:val="0"/>
          <w:divBdr>
            <w:top w:val="none" w:sz="0" w:space="0" w:color="auto"/>
            <w:left w:val="none" w:sz="0" w:space="0" w:color="auto"/>
            <w:bottom w:val="none" w:sz="0" w:space="0" w:color="auto"/>
            <w:right w:val="none" w:sz="0" w:space="0" w:color="auto"/>
          </w:divBdr>
        </w:div>
        <w:div w:id="1058936615">
          <w:marLeft w:val="640"/>
          <w:marRight w:val="0"/>
          <w:marTop w:val="0"/>
          <w:marBottom w:val="0"/>
          <w:divBdr>
            <w:top w:val="none" w:sz="0" w:space="0" w:color="auto"/>
            <w:left w:val="none" w:sz="0" w:space="0" w:color="auto"/>
            <w:bottom w:val="none" w:sz="0" w:space="0" w:color="auto"/>
            <w:right w:val="none" w:sz="0" w:space="0" w:color="auto"/>
          </w:divBdr>
        </w:div>
        <w:div w:id="1059285640">
          <w:marLeft w:val="640"/>
          <w:marRight w:val="0"/>
          <w:marTop w:val="0"/>
          <w:marBottom w:val="0"/>
          <w:divBdr>
            <w:top w:val="none" w:sz="0" w:space="0" w:color="auto"/>
            <w:left w:val="none" w:sz="0" w:space="0" w:color="auto"/>
            <w:bottom w:val="none" w:sz="0" w:space="0" w:color="auto"/>
            <w:right w:val="none" w:sz="0" w:space="0" w:color="auto"/>
          </w:divBdr>
        </w:div>
        <w:div w:id="1075661396">
          <w:marLeft w:val="640"/>
          <w:marRight w:val="0"/>
          <w:marTop w:val="0"/>
          <w:marBottom w:val="0"/>
          <w:divBdr>
            <w:top w:val="none" w:sz="0" w:space="0" w:color="auto"/>
            <w:left w:val="none" w:sz="0" w:space="0" w:color="auto"/>
            <w:bottom w:val="none" w:sz="0" w:space="0" w:color="auto"/>
            <w:right w:val="none" w:sz="0" w:space="0" w:color="auto"/>
          </w:divBdr>
        </w:div>
        <w:div w:id="1077827977">
          <w:marLeft w:val="640"/>
          <w:marRight w:val="0"/>
          <w:marTop w:val="0"/>
          <w:marBottom w:val="0"/>
          <w:divBdr>
            <w:top w:val="none" w:sz="0" w:space="0" w:color="auto"/>
            <w:left w:val="none" w:sz="0" w:space="0" w:color="auto"/>
            <w:bottom w:val="none" w:sz="0" w:space="0" w:color="auto"/>
            <w:right w:val="none" w:sz="0" w:space="0" w:color="auto"/>
          </w:divBdr>
        </w:div>
        <w:div w:id="1225918040">
          <w:marLeft w:val="640"/>
          <w:marRight w:val="0"/>
          <w:marTop w:val="0"/>
          <w:marBottom w:val="0"/>
          <w:divBdr>
            <w:top w:val="none" w:sz="0" w:space="0" w:color="auto"/>
            <w:left w:val="none" w:sz="0" w:space="0" w:color="auto"/>
            <w:bottom w:val="none" w:sz="0" w:space="0" w:color="auto"/>
            <w:right w:val="none" w:sz="0" w:space="0" w:color="auto"/>
          </w:divBdr>
        </w:div>
        <w:div w:id="1229805218">
          <w:marLeft w:val="640"/>
          <w:marRight w:val="0"/>
          <w:marTop w:val="0"/>
          <w:marBottom w:val="0"/>
          <w:divBdr>
            <w:top w:val="none" w:sz="0" w:space="0" w:color="auto"/>
            <w:left w:val="none" w:sz="0" w:space="0" w:color="auto"/>
            <w:bottom w:val="none" w:sz="0" w:space="0" w:color="auto"/>
            <w:right w:val="none" w:sz="0" w:space="0" w:color="auto"/>
          </w:divBdr>
        </w:div>
        <w:div w:id="1236629819">
          <w:marLeft w:val="640"/>
          <w:marRight w:val="0"/>
          <w:marTop w:val="0"/>
          <w:marBottom w:val="0"/>
          <w:divBdr>
            <w:top w:val="none" w:sz="0" w:space="0" w:color="auto"/>
            <w:left w:val="none" w:sz="0" w:space="0" w:color="auto"/>
            <w:bottom w:val="none" w:sz="0" w:space="0" w:color="auto"/>
            <w:right w:val="none" w:sz="0" w:space="0" w:color="auto"/>
          </w:divBdr>
        </w:div>
        <w:div w:id="1313871576">
          <w:marLeft w:val="640"/>
          <w:marRight w:val="0"/>
          <w:marTop w:val="0"/>
          <w:marBottom w:val="0"/>
          <w:divBdr>
            <w:top w:val="none" w:sz="0" w:space="0" w:color="auto"/>
            <w:left w:val="none" w:sz="0" w:space="0" w:color="auto"/>
            <w:bottom w:val="none" w:sz="0" w:space="0" w:color="auto"/>
            <w:right w:val="none" w:sz="0" w:space="0" w:color="auto"/>
          </w:divBdr>
        </w:div>
        <w:div w:id="1430616676">
          <w:marLeft w:val="640"/>
          <w:marRight w:val="0"/>
          <w:marTop w:val="0"/>
          <w:marBottom w:val="0"/>
          <w:divBdr>
            <w:top w:val="none" w:sz="0" w:space="0" w:color="auto"/>
            <w:left w:val="none" w:sz="0" w:space="0" w:color="auto"/>
            <w:bottom w:val="none" w:sz="0" w:space="0" w:color="auto"/>
            <w:right w:val="none" w:sz="0" w:space="0" w:color="auto"/>
          </w:divBdr>
        </w:div>
        <w:div w:id="1460370329">
          <w:marLeft w:val="640"/>
          <w:marRight w:val="0"/>
          <w:marTop w:val="0"/>
          <w:marBottom w:val="0"/>
          <w:divBdr>
            <w:top w:val="none" w:sz="0" w:space="0" w:color="auto"/>
            <w:left w:val="none" w:sz="0" w:space="0" w:color="auto"/>
            <w:bottom w:val="none" w:sz="0" w:space="0" w:color="auto"/>
            <w:right w:val="none" w:sz="0" w:space="0" w:color="auto"/>
          </w:divBdr>
        </w:div>
        <w:div w:id="1529367085">
          <w:marLeft w:val="640"/>
          <w:marRight w:val="0"/>
          <w:marTop w:val="0"/>
          <w:marBottom w:val="0"/>
          <w:divBdr>
            <w:top w:val="none" w:sz="0" w:space="0" w:color="auto"/>
            <w:left w:val="none" w:sz="0" w:space="0" w:color="auto"/>
            <w:bottom w:val="none" w:sz="0" w:space="0" w:color="auto"/>
            <w:right w:val="none" w:sz="0" w:space="0" w:color="auto"/>
          </w:divBdr>
        </w:div>
        <w:div w:id="1550411965">
          <w:marLeft w:val="640"/>
          <w:marRight w:val="0"/>
          <w:marTop w:val="0"/>
          <w:marBottom w:val="0"/>
          <w:divBdr>
            <w:top w:val="none" w:sz="0" w:space="0" w:color="auto"/>
            <w:left w:val="none" w:sz="0" w:space="0" w:color="auto"/>
            <w:bottom w:val="none" w:sz="0" w:space="0" w:color="auto"/>
            <w:right w:val="none" w:sz="0" w:space="0" w:color="auto"/>
          </w:divBdr>
        </w:div>
        <w:div w:id="1610813915">
          <w:marLeft w:val="640"/>
          <w:marRight w:val="0"/>
          <w:marTop w:val="0"/>
          <w:marBottom w:val="0"/>
          <w:divBdr>
            <w:top w:val="none" w:sz="0" w:space="0" w:color="auto"/>
            <w:left w:val="none" w:sz="0" w:space="0" w:color="auto"/>
            <w:bottom w:val="none" w:sz="0" w:space="0" w:color="auto"/>
            <w:right w:val="none" w:sz="0" w:space="0" w:color="auto"/>
          </w:divBdr>
        </w:div>
        <w:div w:id="1613316897">
          <w:marLeft w:val="640"/>
          <w:marRight w:val="0"/>
          <w:marTop w:val="0"/>
          <w:marBottom w:val="0"/>
          <w:divBdr>
            <w:top w:val="none" w:sz="0" w:space="0" w:color="auto"/>
            <w:left w:val="none" w:sz="0" w:space="0" w:color="auto"/>
            <w:bottom w:val="none" w:sz="0" w:space="0" w:color="auto"/>
            <w:right w:val="none" w:sz="0" w:space="0" w:color="auto"/>
          </w:divBdr>
        </w:div>
        <w:div w:id="1667780383">
          <w:marLeft w:val="640"/>
          <w:marRight w:val="0"/>
          <w:marTop w:val="0"/>
          <w:marBottom w:val="0"/>
          <w:divBdr>
            <w:top w:val="none" w:sz="0" w:space="0" w:color="auto"/>
            <w:left w:val="none" w:sz="0" w:space="0" w:color="auto"/>
            <w:bottom w:val="none" w:sz="0" w:space="0" w:color="auto"/>
            <w:right w:val="none" w:sz="0" w:space="0" w:color="auto"/>
          </w:divBdr>
        </w:div>
        <w:div w:id="1733962905">
          <w:marLeft w:val="640"/>
          <w:marRight w:val="0"/>
          <w:marTop w:val="0"/>
          <w:marBottom w:val="0"/>
          <w:divBdr>
            <w:top w:val="none" w:sz="0" w:space="0" w:color="auto"/>
            <w:left w:val="none" w:sz="0" w:space="0" w:color="auto"/>
            <w:bottom w:val="none" w:sz="0" w:space="0" w:color="auto"/>
            <w:right w:val="none" w:sz="0" w:space="0" w:color="auto"/>
          </w:divBdr>
        </w:div>
        <w:div w:id="1748261580">
          <w:marLeft w:val="640"/>
          <w:marRight w:val="0"/>
          <w:marTop w:val="0"/>
          <w:marBottom w:val="0"/>
          <w:divBdr>
            <w:top w:val="none" w:sz="0" w:space="0" w:color="auto"/>
            <w:left w:val="none" w:sz="0" w:space="0" w:color="auto"/>
            <w:bottom w:val="none" w:sz="0" w:space="0" w:color="auto"/>
            <w:right w:val="none" w:sz="0" w:space="0" w:color="auto"/>
          </w:divBdr>
        </w:div>
        <w:div w:id="1788966480">
          <w:marLeft w:val="640"/>
          <w:marRight w:val="0"/>
          <w:marTop w:val="0"/>
          <w:marBottom w:val="0"/>
          <w:divBdr>
            <w:top w:val="none" w:sz="0" w:space="0" w:color="auto"/>
            <w:left w:val="none" w:sz="0" w:space="0" w:color="auto"/>
            <w:bottom w:val="none" w:sz="0" w:space="0" w:color="auto"/>
            <w:right w:val="none" w:sz="0" w:space="0" w:color="auto"/>
          </w:divBdr>
        </w:div>
        <w:div w:id="1798525389">
          <w:marLeft w:val="640"/>
          <w:marRight w:val="0"/>
          <w:marTop w:val="0"/>
          <w:marBottom w:val="0"/>
          <w:divBdr>
            <w:top w:val="none" w:sz="0" w:space="0" w:color="auto"/>
            <w:left w:val="none" w:sz="0" w:space="0" w:color="auto"/>
            <w:bottom w:val="none" w:sz="0" w:space="0" w:color="auto"/>
            <w:right w:val="none" w:sz="0" w:space="0" w:color="auto"/>
          </w:divBdr>
        </w:div>
        <w:div w:id="1807968745">
          <w:marLeft w:val="640"/>
          <w:marRight w:val="0"/>
          <w:marTop w:val="0"/>
          <w:marBottom w:val="0"/>
          <w:divBdr>
            <w:top w:val="none" w:sz="0" w:space="0" w:color="auto"/>
            <w:left w:val="none" w:sz="0" w:space="0" w:color="auto"/>
            <w:bottom w:val="none" w:sz="0" w:space="0" w:color="auto"/>
            <w:right w:val="none" w:sz="0" w:space="0" w:color="auto"/>
          </w:divBdr>
        </w:div>
        <w:div w:id="1845508429">
          <w:marLeft w:val="640"/>
          <w:marRight w:val="0"/>
          <w:marTop w:val="0"/>
          <w:marBottom w:val="0"/>
          <w:divBdr>
            <w:top w:val="none" w:sz="0" w:space="0" w:color="auto"/>
            <w:left w:val="none" w:sz="0" w:space="0" w:color="auto"/>
            <w:bottom w:val="none" w:sz="0" w:space="0" w:color="auto"/>
            <w:right w:val="none" w:sz="0" w:space="0" w:color="auto"/>
          </w:divBdr>
        </w:div>
        <w:div w:id="1858428106">
          <w:marLeft w:val="640"/>
          <w:marRight w:val="0"/>
          <w:marTop w:val="0"/>
          <w:marBottom w:val="0"/>
          <w:divBdr>
            <w:top w:val="none" w:sz="0" w:space="0" w:color="auto"/>
            <w:left w:val="none" w:sz="0" w:space="0" w:color="auto"/>
            <w:bottom w:val="none" w:sz="0" w:space="0" w:color="auto"/>
            <w:right w:val="none" w:sz="0" w:space="0" w:color="auto"/>
          </w:divBdr>
        </w:div>
        <w:div w:id="1863779408">
          <w:marLeft w:val="640"/>
          <w:marRight w:val="0"/>
          <w:marTop w:val="0"/>
          <w:marBottom w:val="0"/>
          <w:divBdr>
            <w:top w:val="none" w:sz="0" w:space="0" w:color="auto"/>
            <w:left w:val="none" w:sz="0" w:space="0" w:color="auto"/>
            <w:bottom w:val="none" w:sz="0" w:space="0" w:color="auto"/>
            <w:right w:val="none" w:sz="0" w:space="0" w:color="auto"/>
          </w:divBdr>
        </w:div>
        <w:div w:id="1886332073">
          <w:marLeft w:val="640"/>
          <w:marRight w:val="0"/>
          <w:marTop w:val="0"/>
          <w:marBottom w:val="0"/>
          <w:divBdr>
            <w:top w:val="none" w:sz="0" w:space="0" w:color="auto"/>
            <w:left w:val="none" w:sz="0" w:space="0" w:color="auto"/>
            <w:bottom w:val="none" w:sz="0" w:space="0" w:color="auto"/>
            <w:right w:val="none" w:sz="0" w:space="0" w:color="auto"/>
          </w:divBdr>
        </w:div>
        <w:div w:id="1925264779">
          <w:marLeft w:val="640"/>
          <w:marRight w:val="0"/>
          <w:marTop w:val="0"/>
          <w:marBottom w:val="0"/>
          <w:divBdr>
            <w:top w:val="none" w:sz="0" w:space="0" w:color="auto"/>
            <w:left w:val="none" w:sz="0" w:space="0" w:color="auto"/>
            <w:bottom w:val="none" w:sz="0" w:space="0" w:color="auto"/>
            <w:right w:val="none" w:sz="0" w:space="0" w:color="auto"/>
          </w:divBdr>
        </w:div>
        <w:div w:id="1940795775">
          <w:marLeft w:val="640"/>
          <w:marRight w:val="0"/>
          <w:marTop w:val="0"/>
          <w:marBottom w:val="0"/>
          <w:divBdr>
            <w:top w:val="none" w:sz="0" w:space="0" w:color="auto"/>
            <w:left w:val="none" w:sz="0" w:space="0" w:color="auto"/>
            <w:bottom w:val="none" w:sz="0" w:space="0" w:color="auto"/>
            <w:right w:val="none" w:sz="0" w:space="0" w:color="auto"/>
          </w:divBdr>
        </w:div>
        <w:div w:id="1944220997">
          <w:marLeft w:val="640"/>
          <w:marRight w:val="0"/>
          <w:marTop w:val="0"/>
          <w:marBottom w:val="0"/>
          <w:divBdr>
            <w:top w:val="none" w:sz="0" w:space="0" w:color="auto"/>
            <w:left w:val="none" w:sz="0" w:space="0" w:color="auto"/>
            <w:bottom w:val="none" w:sz="0" w:space="0" w:color="auto"/>
            <w:right w:val="none" w:sz="0" w:space="0" w:color="auto"/>
          </w:divBdr>
        </w:div>
        <w:div w:id="2090225299">
          <w:marLeft w:val="640"/>
          <w:marRight w:val="0"/>
          <w:marTop w:val="0"/>
          <w:marBottom w:val="0"/>
          <w:divBdr>
            <w:top w:val="none" w:sz="0" w:space="0" w:color="auto"/>
            <w:left w:val="none" w:sz="0" w:space="0" w:color="auto"/>
            <w:bottom w:val="none" w:sz="0" w:space="0" w:color="auto"/>
            <w:right w:val="none" w:sz="0" w:space="0" w:color="auto"/>
          </w:divBdr>
        </w:div>
        <w:div w:id="2114013257">
          <w:marLeft w:val="640"/>
          <w:marRight w:val="0"/>
          <w:marTop w:val="0"/>
          <w:marBottom w:val="0"/>
          <w:divBdr>
            <w:top w:val="none" w:sz="0" w:space="0" w:color="auto"/>
            <w:left w:val="none" w:sz="0" w:space="0" w:color="auto"/>
            <w:bottom w:val="none" w:sz="0" w:space="0" w:color="auto"/>
            <w:right w:val="none" w:sz="0" w:space="0" w:color="auto"/>
          </w:divBdr>
        </w:div>
      </w:divsChild>
    </w:div>
    <w:div w:id="2106876314">
      <w:bodyDiv w:val="1"/>
      <w:marLeft w:val="0"/>
      <w:marRight w:val="0"/>
      <w:marTop w:val="0"/>
      <w:marBottom w:val="0"/>
      <w:divBdr>
        <w:top w:val="none" w:sz="0" w:space="0" w:color="auto"/>
        <w:left w:val="none" w:sz="0" w:space="0" w:color="auto"/>
        <w:bottom w:val="none" w:sz="0" w:space="0" w:color="auto"/>
        <w:right w:val="none" w:sz="0" w:space="0" w:color="auto"/>
      </w:divBdr>
      <w:divsChild>
        <w:div w:id="13773492">
          <w:marLeft w:val="640"/>
          <w:marRight w:val="0"/>
          <w:marTop w:val="0"/>
          <w:marBottom w:val="0"/>
          <w:divBdr>
            <w:top w:val="none" w:sz="0" w:space="0" w:color="auto"/>
            <w:left w:val="none" w:sz="0" w:space="0" w:color="auto"/>
            <w:bottom w:val="none" w:sz="0" w:space="0" w:color="auto"/>
            <w:right w:val="none" w:sz="0" w:space="0" w:color="auto"/>
          </w:divBdr>
        </w:div>
        <w:div w:id="19596621">
          <w:marLeft w:val="640"/>
          <w:marRight w:val="0"/>
          <w:marTop w:val="0"/>
          <w:marBottom w:val="0"/>
          <w:divBdr>
            <w:top w:val="none" w:sz="0" w:space="0" w:color="auto"/>
            <w:left w:val="none" w:sz="0" w:space="0" w:color="auto"/>
            <w:bottom w:val="none" w:sz="0" w:space="0" w:color="auto"/>
            <w:right w:val="none" w:sz="0" w:space="0" w:color="auto"/>
          </w:divBdr>
        </w:div>
        <w:div w:id="38359499">
          <w:marLeft w:val="640"/>
          <w:marRight w:val="0"/>
          <w:marTop w:val="0"/>
          <w:marBottom w:val="0"/>
          <w:divBdr>
            <w:top w:val="none" w:sz="0" w:space="0" w:color="auto"/>
            <w:left w:val="none" w:sz="0" w:space="0" w:color="auto"/>
            <w:bottom w:val="none" w:sz="0" w:space="0" w:color="auto"/>
            <w:right w:val="none" w:sz="0" w:space="0" w:color="auto"/>
          </w:divBdr>
        </w:div>
        <w:div w:id="98914373">
          <w:marLeft w:val="640"/>
          <w:marRight w:val="0"/>
          <w:marTop w:val="0"/>
          <w:marBottom w:val="0"/>
          <w:divBdr>
            <w:top w:val="none" w:sz="0" w:space="0" w:color="auto"/>
            <w:left w:val="none" w:sz="0" w:space="0" w:color="auto"/>
            <w:bottom w:val="none" w:sz="0" w:space="0" w:color="auto"/>
            <w:right w:val="none" w:sz="0" w:space="0" w:color="auto"/>
          </w:divBdr>
        </w:div>
        <w:div w:id="117069936">
          <w:marLeft w:val="640"/>
          <w:marRight w:val="0"/>
          <w:marTop w:val="0"/>
          <w:marBottom w:val="0"/>
          <w:divBdr>
            <w:top w:val="none" w:sz="0" w:space="0" w:color="auto"/>
            <w:left w:val="none" w:sz="0" w:space="0" w:color="auto"/>
            <w:bottom w:val="none" w:sz="0" w:space="0" w:color="auto"/>
            <w:right w:val="none" w:sz="0" w:space="0" w:color="auto"/>
          </w:divBdr>
        </w:div>
        <w:div w:id="163054243">
          <w:marLeft w:val="640"/>
          <w:marRight w:val="0"/>
          <w:marTop w:val="0"/>
          <w:marBottom w:val="0"/>
          <w:divBdr>
            <w:top w:val="none" w:sz="0" w:space="0" w:color="auto"/>
            <w:left w:val="none" w:sz="0" w:space="0" w:color="auto"/>
            <w:bottom w:val="none" w:sz="0" w:space="0" w:color="auto"/>
            <w:right w:val="none" w:sz="0" w:space="0" w:color="auto"/>
          </w:divBdr>
        </w:div>
        <w:div w:id="258026509">
          <w:marLeft w:val="640"/>
          <w:marRight w:val="0"/>
          <w:marTop w:val="0"/>
          <w:marBottom w:val="0"/>
          <w:divBdr>
            <w:top w:val="none" w:sz="0" w:space="0" w:color="auto"/>
            <w:left w:val="none" w:sz="0" w:space="0" w:color="auto"/>
            <w:bottom w:val="none" w:sz="0" w:space="0" w:color="auto"/>
            <w:right w:val="none" w:sz="0" w:space="0" w:color="auto"/>
          </w:divBdr>
        </w:div>
        <w:div w:id="276642453">
          <w:marLeft w:val="640"/>
          <w:marRight w:val="0"/>
          <w:marTop w:val="0"/>
          <w:marBottom w:val="0"/>
          <w:divBdr>
            <w:top w:val="none" w:sz="0" w:space="0" w:color="auto"/>
            <w:left w:val="none" w:sz="0" w:space="0" w:color="auto"/>
            <w:bottom w:val="none" w:sz="0" w:space="0" w:color="auto"/>
            <w:right w:val="none" w:sz="0" w:space="0" w:color="auto"/>
          </w:divBdr>
        </w:div>
        <w:div w:id="365564192">
          <w:marLeft w:val="640"/>
          <w:marRight w:val="0"/>
          <w:marTop w:val="0"/>
          <w:marBottom w:val="0"/>
          <w:divBdr>
            <w:top w:val="none" w:sz="0" w:space="0" w:color="auto"/>
            <w:left w:val="none" w:sz="0" w:space="0" w:color="auto"/>
            <w:bottom w:val="none" w:sz="0" w:space="0" w:color="auto"/>
            <w:right w:val="none" w:sz="0" w:space="0" w:color="auto"/>
          </w:divBdr>
        </w:div>
        <w:div w:id="369497355">
          <w:marLeft w:val="640"/>
          <w:marRight w:val="0"/>
          <w:marTop w:val="0"/>
          <w:marBottom w:val="0"/>
          <w:divBdr>
            <w:top w:val="none" w:sz="0" w:space="0" w:color="auto"/>
            <w:left w:val="none" w:sz="0" w:space="0" w:color="auto"/>
            <w:bottom w:val="none" w:sz="0" w:space="0" w:color="auto"/>
            <w:right w:val="none" w:sz="0" w:space="0" w:color="auto"/>
          </w:divBdr>
        </w:div>
        <w:div w:id="417597472">
          <w:marLeft w:val="640"/>
          <w:marRight w:val="0"/>
          <w:marTop w:val="0"/>
          <w:marBottom w:val="0"/>
          <w:divBdr>
            <w:top w:val="none" w:sz="0" w:space="0" w:color="auto"/>
            <w:left w:val="none" w:sz="0" w:space="0" w:color="auto"/>
            <w:bottom w:val="none" w:sz="0" w:space="0" w:color="auto"/>
            <w:right w:val="none" w:sz="0" w:space="0" w:color="auto"/>
          </w:divBdr>
        </w:div>
        <w:div w:id="436217351">
          <w:marLeft w:val="640"/>
          <w:marRight w:val="0"/>
          <w:marTop w:val="0"/>
          <w:marBottom w:val="0"/>
          <w:divBdr>
            <w:top w:val="none" w:sz="0" w:space="0" w:color="auto"/>
            <w:left w:val="none" w:sz="0" w:space="0" w:color="auto"/>
            <w:bottom w:val="none" w:sz="0" w:space="0" w:color="auto"/>
            <w:right w:val="none" w:sz="0" w:space="0" w:color="auto"/>
          </w:divBdr>
        </w:div>
        <w:div w:id="477697491">
          <w:marLeft w:val="640"/>
          <w:marRight w:val="0"/>
          <w:marTop w:val="0"/>
          <w:marBottom w:val="0"/>
          <w:divBdr>
            <w:top w:val="none" w:sz="0" w:space="0" w:color="auto"/>
            <w:left w:val="none" w:sz="0" w:space="0" w:color="auto"/>
            <w:bottom w:val="none" w:sz="0" w:space="0" w:color="auto"/>
            <w:right w:val="none" w:sz="0" w:space="0" w:color="auto"/>
          </w:divBdr>
        </w:div>
        <w:div w:id="513424444">
          <w:marLeft w:val="640"/>
          <w:marRight w:val="0"/>
          <w:marTop w:val="0"/>
          <w:marBottom w:val="0"/>
          <w:divBdr>
            <w:top w:val="none" w:sz="0" w:space="0" w:color="auto"/>
            <w:left w:val="none" w:sz="0" w:space="0" w:color="auto"/>
            <w:bottom w:val="none" w:sz="0" w:space="0" w:color="auto"/>
            <w:right w:val="none" w:sz="0" w:space="0" w:color="auto"/>
          </w:divBdr>
        </w:div>
        <w:div w:id="522596508">
          <w:marLeft w:val="640"/>
          <w:marRight w:val="0"/>
          <w:marTop w:val="0"/>
          <w:marBottom w:val="0"/>
          <w:divBdr>
            <w:top w:val="none" w:sz="0" w:space="0" w:color="auto"/>
            <w:left w:val="none" w:sz="0" w:space="0" w:color="auto"/>
            <w:bottom w:val="none" w:sz="0" w:space="0" w:color="auto"/>
            <w:right w:val="none" w:sz="0" w:space="0" w:color="auto"/>
          </w:divBdr>
        </w:div>
        <w:div w:id="637496116">
          <w:marLeft w:val="640"/>
          <w:marRight w:val="0"/>
          <w:marTop w:val="0"/>
          <w:marBottom w:val="0"/>
          <w:divBdr>
            <w:top w:val="none" w:sz="0" w:space="0" w:color="auto"/>
            <w:left w:val="none" w:sz="0" w:space="0" w:color="auto"/>
            <w:bottom w:val="none" w:sz="0" w:space="0" w:color="auto"/>
            <w:right w:val="none" w:sz="0" w:space="0" w:color="auto"/>
          </w:divBdr>
        </w:div>
        <w:div w:id="760220670">
          <w:marLeft w:val="640"/>
          <w:marRight w:val="0"/>
          <w:marTop w:val="0"/>
          <w:marBottom w:val="0"/>
          <w:divBdr>
            <w:top w:val="none" w:sz="0" w:space="0" w:color="auto"/>
            <w:left w:val="none" w:sz="0" w:space="0" w:color="auto"/>
            <w:bottom w:val="none" w:sz="0" w:space="0" w:color="auto"/>
            <w:right w:val="none" w:sz="0" w:space="0" w:color="auto"/>
          </w:divBdr>
        </w:div>
        <w:div w:id="761494180">
          <w:marLeft w:val="640"/>
          <w:marRight w:val="0"/>
          <w:marTop w:val="0"/>
          <w:marBottom w:val="0"/>
          <w:divBdr>
            <w:top w:val="none" w:sz="0" w:space="0" w:color="auto"/>
            <w:left w:val="none" w:sz="0" w:space="0" w:color="auto"/>
            <w:bottom w:val="none" w:sz="0" w:space="0" w:color="auto"/>
            <w:right w:val="none" w:sz="0" w:space="0" w:color="auto"/>
          </w:divBdr>
        </w:div>
        <w:div w:id="862787499">
          <w:marLeft w:val="640"/>
          <w:marRight w:val="0"/>
          <w:marTop w:val="0"/>
          <w:marBottom w:val="0"/>
          <w:divBdr>
            <w:top w:val="none" w:sz="0" w:space="0" w:color="auto"/>
            <w:left w:val="none" w:sz="0" w:space="0" w:color="auto"/>
            <w:bottom w:val="none" w:sz="0" w:space="0" w:color="auto"/>
            <w:right w:val="none" w:sz="0" w:space="0" w:color="auto"/>
          </w:divBdr>
        </w:div>
        <w:div w:id="902063884">
          <w:marLeft w:val="640"/>
          <w:marRight w:val="0"/>
          <w:marTop w:val="0"/>
          <w:marBottom w:val="0"/>
          <w:divBdr>
            <w:top w:val="none" w:sz="0" w:space="0" w:color="auto"/>
            <w:left w:val="none" w:sz="0" w:space="0" w:color="auto"/>
            <w:bottom w:val="none" w:sz="0" w:space="0" w:color="auto"/>
            <w:right w:val="none" w:sz="0" w:space="0" w:color="auto"/>
          </w:divBdr>
        </w:div>
        <w:div w:id="969747555">
          <w:marLeft w:val="640"/>
          <w:marRight w:val="0"/>
          <w:marTop w:val="0"/>
          <w:marBottom w:val="0"/>
          <w:divBdr>
            <w:top w:val="none" w:sz="0" w:space="0" w:color="auto"/>
            <w:left w:val="none" w:sz="0" w:space="0" w:color="auto"/>
            <w:bottom w:val="none" w:sz="0" w:space="0" w:color="auto"/>
            <w:right w:val="none" w:sz="0" w:space="0" w:color="auto"/>
          </w:divBdr>
        </w:div>
        <w:div w:id="1048916292">
          <w:marLeft w:val="640"/>
          <w:marRight w:val="0"/>
          <w:marTop w:val="0"/>
          <w:marBottom w:val="0"/>
          <w:divBdr>
            <w:top w:val="none" w:sz="0" w:space="0" w:color="auto"/>
            <w:left w:val="none" w:sz="0" w:space="0" w:color="auto"/>
            <w:bottom w:val="none" w:sz="0" w:space="0" w:color="auto"/>
            <w:right w:val="none" w:sz="0" w:space="0" w:color="auto"/>
          </w:divBdr>
        </w:div>
        <w:div w:id="1163163694">
          <w:marLeft w:val="640"/>
          <w:marRight w:val="0"/>
          <w:marTop w:val="0"/>
          <w:marBottom w:val="0"/>
          <w:divBdr>
            <w:top w:val="none" w:sz="0" w:space="0" w:color="auto"/>
            <w:left w:val="none" w:sz="0" w:space="0" w:color="auto"/>
            <w:bottom w:val="none" w:sz="0" w:space="0" w:color="auto"/>
            <w:right w:val="none" w:sz="0" w:space="0" w:color="auto"/>
          </w:divBdr>
        </w:div>
        <w:div w:id="1267040185">
          <w:marLeft w:val="640"/>
          <w:marRight w:val="0"/>
          <w:marTop w:val="0"/>
          <w:marBottom w:val="0"/>
          <w:divBdr>
            <w:top w:val="none" w:sz="0" w:space="0" w:color="auto"/>
            <w:left w:val="none" w:sz="0" w:space="0" w:color="auto"/>
            <w:bottom w:val="none" w:sz="0" w:space="0" w:color="auto"/>
            <w:right w:val="none" w:sz="0" w:space="0" w:color="auto"/>
          </w:divBdr>
        </w:div>
        <w:div w:id="1272008588">
          <w:marLeft w:val="640"/>
          <w:marRight w:val="0"/>
          <w:marTop w:val="0"/>
          <w:marBottom w:val="0"/>
          <w:divBdr>
            <w:top w:val="none" w:sz="0" w:space="0" w:color="auto"/>
            <w:left w:val="none" w:sz="0" w:space="0" w:color="auto"/>
            <w:bottom w:val="none" w:sz="0" w:space="0" w:color="auto"/>
            <w:right w:val="none" w:sz="0" w:space="0" w:color="auto"/>
          </w:divBdr>
        </w:div>
        <w:div w:id="1379210439">
          <w:marLeft w:val="640"/>
          <w:marRight w:val="0"/>
          <w:marTop w:val="0"/>
          <w:marBottom w:val="0"/>
          <w:divBdr>
            <w:top w:val="none" w:sz="0" w:space="0" w:color="auto"/>
            <w:left w:val="none" w:sz="0" w:space="0" w:color="auto"/>
            <w:bottom w:val="none" w:sz="0" w:space="0" w:color="auto"/>
            <w:right w:val="none" w:sz="0" w:space="0" w:color="auto"/>
          </w:divBdr>
        </w:div>
        <w:div w:id="1391342452">
          <w:marLeft w:val="640"/>
          <w:marRight w:val="0"/>
          <w:marTop w:val="0"/>
          <w:marBottom w:val="0"/>
          <w:divBdr>
            <w:top w:val="none" w:sz="0" w:space="0" w:color="auto"/>
            <w:left w:val="none" w:sz="0" w:space="0" w:color="auto"/>
            <w:bottom w:val="none" w:sz="0" w:space="0" w:color="auto"/>
            <w:right w:val="none" w:sz="0" w:space="0" w:color="auto"/>
          </w:divBdr>
        </w:div>
        <w:div w:id="1418013958">
          <w:marLeft w:val="640"/>
          <w:marRight w:val="0"/>
          <w:marTop w:val="0"/>
          <w:marBottom w:val="0"/>
          <w:divBdr>
            <w:top w:val="none" w:sz="0" w:space="0" w:color="auto"/>
            <w:left w:val="none" w:sz="0" w:space="0" w:color="auto"/>
            <w:bottom w:val="none" w:sz="0" w:space="0" w:color="auto"/>
            <w:right w:val="none" w:sz="0" w:space="0" w:color="auto"/>
          </w:divBdr>
        </w:div>
        <w:div w:id="1429614728">
          <w:marLeft w:val="640"/>
          <w:marRight w:val="0"/>
          <w:marTop w:val="0"/>
          <w:marBottom w:val="0"/>
          <w:divBdr>
            <w:top w:val="none" w:sz="0" w:space="0" w:color="auto"/>
            <w:left w:val="none" w:sz="0" w:space="0" w:color="auto"/>
            <w:bottom w:val="none" w:sz="0" w:space="0" w:color="auto"/>
            <w:right w:val="none" w:sz="0" w:space="0" w:color="auto"/>
          </w:divBdr>
        </w:div>
        <w:div w:id="1506360132">
          <w:marLeft w:val="640"/>
          <w:marRight w:val="0"/>
          <w:marTop w:val="0"/>
          <w:marBottom w:val="0"/>
          <w:divBdr>
            <w:top w:val="none" w:sz="0" w:space="0" w:color="auto"/>
            <w:left w:val="none" w:sz="0" w:space="0" w:color="auto"/>
            <w:bottom w:val="none" w:sz="0" w:space="0" w:color="auto"/>
            <w:right w:val="none" w:sz="0" w:space="0" w:color="auto"/>
          </w:divBdr>
        </w:div>
        <w:div w:id="1679961761">
          <w:marLeft w:val="640"/>
          <w:marRight w:val="0"/>
          <w:marTop w:val="0"/>
          <w:marBottom w:val="0"/>
          <w:divBdr>
            <w:top w:val="none" w:sz="0" w:space="0" w:color="auto"/>
            <w:left w:val="none" w:sz="0" w:space="0" w:color="auto"/>
            <w:bottom w:val="none" w:sz="0" w:space="0" w:color="auto"/>
            <w:right w:val="none" w:sz="0" w:space="0" w:color="auto"/>
          </w:divBdr>
        </w:div>
        <w:div w:id="1724333577">
          <w:marLeft w:val="640"/>
          <w:marRight w:val="0"/>
          <w:marTop w:val="0"/>
          <w:marBottom w:val="0"/>
          <w:divBdr>
            <w:top w:val="none" w:sz="0" w:space="0" w:color="auto"/>
            <w:left w:val="none" w:sz="0" w:space="0" w:color="auto"/>
            <w:bottom w:val="none" w:sz="0" w:space="0" w:color="auto"/>
            <w:right w:val="none" w:sz="0" w:space="0" w:color="auto"/>
          </w:divBdr>
        </w:div>
        <w:div w:id="1763452657">
          <w:marLeft w:val="640"/>
          <w:marRight w:val="0"/>
          <w:marTop w:val="0"/>
          <w:marBottom w:val="0"/>
          <w:divBdr>
            <w:top w:val="none" w:sz="0" w:space="0" w:color="auto"/>
            <w:left w:val="none" w:sz="0" w:space="0" w:color="auto"/>
            <w:bottom w:val="none" w:sz="0" w:space="0" w:color="auto"/>
            <w:right w:val="none" w:sz="0" w:space="0" w:color="auto"/>
          </w:divBdr>
        </w:div>
        <w:div w:id="1775247523">
          <w:marLeft w:val="640"/>
          <w:marRight w:val="0"/>
          <w:marTop w:val="0"/>
          <w:marBottom w:val="0"/>
          <w:divBdr>
            <w:top w:val="none" w:sz="0" w:space="0" w:color="auto"/>
            <w:left w:val="none" w:sz="0" w:space="0" w:color="auto"/>
            <w:bottom w:val="none" w:sz="0" w:space="0" w:color="auto"/>
            <w:right w:val="none" w:sz="0" w:space="0" w:color="auto"/>
          </w:divBdr>
        </w:div>
        <w:div w:id="1818302029">
          <w:marLeft w:val="640"/>
          <w:marRight w:val="0"/>
          <w:marTop w:val="0"/>
          <w:marBottom w:val="0"/>
          <w:divBdr>
            <w:top w:val="none" w:sz="0" w:space="0" w:color="auto"/>
            <w:left w:val="none" w:sz="0" w:space="0" w:color="auto"/>
            <w:bottom w:val="none" w:sz="0" w:space="0" w:color="auto"/>
            <w:right w:val="none" w:sz="0" w:space="0" w:color="auto"/>
          </w:divBdr>
        </w:div>
        <w:div w:id="1864439342">
          <w:marLeft w:val="640"/>
          <w:marRight w:val="0"/>
          <w:marTop w:val="0"/>
          <w:marBottom w:val="0"/>
          <w:divBdr>
            <w:top w:val="none" w:sz="0" w:space="0" w:color="auto"/>
            <w:left w:val="none" w:sz="0" w:space="0" w:color="auto"/>
            <w:bottom w:val="none" w:sz="0" w:space="0" w:color="auto"/>
            <w:right w:val="none" w:sz="0" w:space="0" w:color="auto"/>
          </w:divBdr>
        </w:div>
        <w:div w:id="1930498749">
          <w:marLeft w:val="640"/>
          <w:marRight w:val="0"/>
          <w:marTop w:val="0"/>
          <w:marBottom w:val="0"/>
          <w:divBdr>
            <w:top w:val="none" w:sz="0" w:space="0" w:color="auto"/>
            <w:left w:val="none" w:sz="0" w:space="0" w:color="auto"/>
            <w:bottom w:val="none" w:sz="0" w:space="0" w:color="auto"/>
            <w:right w:val="none" w:sz="0" w:space="0" w:color="auto"/>
          </w:divBdr>
        </w:div>
        <w:div w:id="1947544579">
          <w:marLeft w:val="640"/>
          <w:marRight w:val="0"/>
          <w:marTop w:val="0"/>
          <w:marBottom w:val="0"/>
          <w:divBdr>
            <w:top w:val="none" w:sz="0" w:space="0" w:color="auto"/>
            <w:left w:val="none" w:sz="0" w:space="0" w:color="auto"/>
            <w:bottom w:val="none" w:sz="0" w:space="0" w:color="auto"/>
            <w:right w:val="none" w:sz="0" w:space="0" w:color="auto"/>
          </w:divBdr>
        </w:div>
        <w:div w:id="2003971908">
          <w:marLeft w:val="640"/>
          <w:marRight w:val="0"/>
          <w:marTop w:val="0"/>
          <w:marBottom w:val="0"/>
          <w:divBdr>
            <w:top w:val="none" w:sz="0" w:space="0" w:color="auto"/>
            <w:left w:val="none" w:sz="0" w:space="0" w:color="auto"/>
            <w:bottom w:val="none" w:sz="0" w:space="0" w:color="auto"/>
            <w:right w:val="none" w:sz="0" w:space="0" w:color="auto"/>
          </w:divBdr>
        </w:div>
        <w:div w:id="2094618832">
          <w:marLeft w:val="640"/>
          <w:marRight w:val="0"/>
          <w:marTop w:val="0"/>
          <w:marBottom w:val="0"/>
          <w:divBdr>
            <w:top w:val="none" w:sz="0" w:space="0" w:color="auto"/>
            <w:left w:val="none" w:sz="0" w:space="0" w:color="auto"/>
            <w:bottom w:val="none" w:sz="0" w:space="0" w:color="auto"/>
            <w:right w:val="none" w:sz="0" w:space="0" w:color="auto"/>
          </w:divBdr>
        </w:div>
      </w:divsChild>
    </w:div>
    <w:div w:id="2110615804">
      <w:marLeft w:val="0"/>
      <w:marRight w:val="0"/>
      <w:marTop w:val="0"/>
      <w:marBottom w:val="0"/>
      <w:divBdr>
        <w:top w:val="none" w:sz="0" w:space="0" w:color="auto"/>
        <w:left w:val="none" w:sz="0" w:space="0" w:color="auto"/>
        <w:bottom w:val="none" w:sz="0" w:space="0" w:color="auto"/>
        <w:right w:val="none" w:sz="0" w:space="0" w:color="auto"/>
      </w:divBdr>
    </w:div>
    <w:div w:id="2122725888">
      <w:marLeft w:val="0"/>
      <w:marRight w:val="0"/>
      <w:marTop w:val="0"/>
      <w:marBottom w:val="0"/>
      <w:divBdr>
        <w:top w:val="none" w:sz="0" w:space="0" w:color="auto"/>
        <w:left w:val="none" w:sz="0" w:space="0" w:color="auto"/>
        <w:bottom w:val="none" w:sz="0" w:space="0" w:color="auto"/>
        <w:right w:val="none" w:sz="0" w:space="0" w:color="auto"/>
      </w:divBdr>
    </w:div>
    <w:div w:id="2125149698">
      <w:marLeft w:val="0"/>
      <w:marRight w:val="0"/>
      <w:marTop w:val="0"/>
      <w:marBottom w:val="0"/>
      <w:divBdr>
        <w:top w:val="none" w:sz="0" w:space="0" w:color="auto"/>
        <w:left w:val="none" w:sz="0" w:space="0" w:color="auto"/>
        <w:bottom w:val="none" w:sz="0" w:space="0" w:color="auto"/>
        <w:right w:val="none" w:sz="0" w:space="0" w:color="auto"/>
      </w:divBdr>
    </w:div>
    <w:div w:id="2125999385">
      <w:bodyDiv w:val="1"/>
      <w:marLeft w:val="0"/>
      <w:marRight w:val="0"/>
      <w:marTop w:val="0"/>
      <w:marBottom w:val="0"/>
      <w:divBdr>
        <w:top w:val="none" w:sz="0" w:space="0" w:color="auto"/>
        <w:left w:val="none" w:sz="0" w:space="0" w:color="auto"/>
        <w:bottom w:val="none" w:sz="0" w:space="0" w:color="auto"/>
        <w:right w:val="none" w:sz="0" w:space="0" w:color="auto"/>
      </w:divBdr>
      <w:divsChild>
        <w:div w:id="66078287">
          <w:marLeft w:val="640"/>
          <w:marRight w:val="0"/>
          <w:marTop w:val="0"/>
          <w:marBottom w:val="0"/>
          <w:divBdr>
            <w:top w:val="none" w:sz="0" w:space="0" w:color="auto"/>
            <w:left w:val="none" w:sz="0" w:space="0" w:color="auto"/>
            <w:bottom w:val="none" w:sz="0" w:space="0" w:color="auto"/>
            <w:right w:val="none" w:sz="0" w:space="0" w:color="auto"/>
          </w:divBdr>
        </w:div>
        <w:div w:id="73280161">
          <w:marLeft w:val="640"/>
          <w:marRight w:val="0"/>
          <w:marTop w:val="0"/>
          <w:marBottom w:val="0"/>
          <w:divBdr>
            <w:top w:val="none" w:sz="0" w:space="0" w:color="auto"/>
            <w:left w:val="none" w:sz="0" w:space="0" w:color="auto"/>
            <w:bottom w:val="none" w:sz="0" w:space="0" w:color="auto"/>
            <w:right w:val="none" w:sz="0" w:space="0" w:color="auto"/>
          </w:divBdr>
        </w:div>
        <w:div w:id="75170751">
          <w:marLeft w:val="640"/>
          <w:marRight w:val="0"/>
          <w:marTop w:val="0"/>
          <w:marBottom w:val="0"/>
          <w:divBdr>
            <w:top w:val="none" w:sz="0" w:space="0" w:color="auto"/>
            <w:left w:val="none" w:sz="0" w:space="0" w:color="auto"/>
            <w:bottom w:val="none" w:sz="0" w:space="0" w:color="auto"/>
            <w:right w:val="none" w:sz="0" w:space="0" w:color="auto"/>
          </w:divBdr>
        </w:div>
        <w:div w:id="160120970">
          <w:marLeft w:val="640"/>
          <w:marRight w:val="0"/>
          <w:marTop w:val="0"/>
          <w:marBottom w:val="0"/>
          <w:divBdr>
            <w:top w:val="none" w:sz="0" w:space="0" w:color="auto"/>
            <w:left w:val="none" w:sz="0" w:space="0" w:color="auto"/>
            <w:bottom w:val="none" w:sz="0" w:space="0" w:color="auto"/>
            <w:right w:val="none" w:sz="0" w:space="0" w:color="auto"/>
          </w:divBdr>
        </w:div>
        <w:div w:id="160122869">
          <w:marLeft w:val="640"/>
          <w:marRight w:val="0"/>
          <w:marTop w:val="0"/>
          <w:marBottom w:val="0"/>
          <w:divBdr>
            <w:top w:val="none" w:sz="0" w:space="0" w:color="auto"/>
            <w:left w:val="none" w:sz="0" w:space="0" w:color="auto"/>
            <w:bottom w:val="none" w:sz="0" w:space="0" w:color="auto"/>
            <w:right w:val="none" w:sz="0" w:space="0" w:color="auto"/>
          </w:divBdr>
        </w:div>
        <w:div w:id="371735721">
          <w:marLeft w:val="640"/>
          <w:marRight w:val="0"/>
          <w:marTop w:val="0"/>
          <w:marBottom w:val="0"/>
          <w:divBdr>
            <w:top w:val="none" w:sz="0" w:space="0" w:color="auto"/>
            <w:left w:val="none" w:sz="0" w:space="0" w:color="auto"/>
            <w:bottom w:val="none" w:sz="0" w:space="0" w:color="auto"/>
            <w:right w:val="none" w:sz="0" w:space="0" w:color="auto"/>
          </w:divBdr>
        </w:div>
        <w:div w:id="375349299">
          <w:marLeft w:val="640"/>
          <w:marRight w:val="0"/>
          <w:marTop w:val="0"/>
          <w:marBottom w:val="0"/>
          <w:divBdr>
            <w:top w:val="none" w:sz="0" w:space="0" w:color="auto"/>
            <w:left w:val="none" w:sz="0" w:space="0" w:color="auto"/>
            <w:bottom w:val="none" w:sz="0" w:space="0" w:color="auto"/>
            <w:right w:val="none" w:sz="0" w:space="0" w:color="auto"/>
          </w:divBdr>
        </w:div>
        <w:div w:id="426735389">
          <w:marLeft w:val="640"/>
          <w:marRight w:val="0"/>
          <w:marTop w:val="0"/>
          <w:marBottom w:val="0"/>
          <w:divBdr>
            <w:top w:val="none" w:sz="0" w:space="0" w:color="auto"/>
            <w:left w:val="none" w:sz="0" w:space="0" w:color="auto"/>
            <w:bottom w:val="none" w:sz="0" w:space="0" w:color="auto"/>
            <w:right w:val="none" w:sz="0" w:space="0" w:color="auto"/>
          </w:divBdr>
        </w:div>
        <w:div w:id="527959026">
          <w:marLeft w:val="640"/>
          <w:marRight w:val="0"/>
          <w:marTop w:val="0"/>
          <w:marBottom w:val="0"/>
          <w:divBdr>
            <w:top w:val="none" w:sz="0" w:space="0" w:color="auto"/>
            <w:left w:val="none" w:sz="0" w:space="0" w:color="auto"/>
            <w:bottom w:val="none" w:sz="0" w:space="0" w:color="auto"/>
            <w:right w:val="none" w:sz="0" w:space="0" w:color="auto"/>
          </w:divBdr>
        </w:div>
        <w:div w:id="554051834">
          <w:marLeft w:val="640"/>
          <w:marRight w:val="0"/>
          <w:marTop w:val="0"/>
          <w:marBottom w:val="0"/>
          <w:divBdr>
            <w:top w:val="none" w:sz="0" w:space="0" w:color="auto"/>
            <w:left w:val="none" w:sz="0" w:space="0" w:color="auto"/>
            <w:bottom w:val="none" w:sz="0" w:space="0" w:color="auto"/>
            <w:right w:val="none" w:sz="0" w:space="0" w:color="auto"/>
          </w:divBdr>
        </w:div>
        <w:div w:id="595598678">
          <w:marLeft w:val="640"/>
          <w:marRight w:val="0"/>
          <w:marTop w:val="0"/>
          <w:marBottom w:val="0"/>
          <w:divBdr>
            <w:top w:val="none" w:sz="0" w:space="0" w:color="auto"/>
            <w:left w:val="none" w:sz="0" w:space="0" w:color="auto"/>
            <w:bottom w:val="none" w:sz="0" w:space="0" w:color="auto"/>
            <w:right w:val="none" w:sz="0" w:space="0" w:color="auto"/>
          </w:divBdr>
        </w:div>
        <w:div w:id="640965755">
          <w:marLeft w:val="640"/>
          <w:marRight w:val="0"/>
          <w:marTop w:val="0"/>
          <w:marBottom w:val="0"/>
          <w:divBdr>
            <w:top w:val="none" w:sz="0" w:space="0" w:color="auto"/>
            <w:left w:val="none" w:sz="0" w:space="0" w:color="auto"/>
            <w:bottom w:val="none" w:sz="0" w:space="0" w:color="auto"/>
            <w:right w:val="none" w:sz="0" w:space="0" w:color="auto"/>
          </w:divBdr>
        </w:div>
        <w:div w:id="655230664">
          <w:marLeft w:val="640"/>
          <w:marRight w:val="0"/>
          <w:marTop w:val="0"/>
          <w:marBottom w:val="0"/>
          <w:divBdr>
            <w:top w:val="none" w:sz="0" w:space="0" w:color="auto"/>
            <w:left w:val="none" w:sz="0" w:space="0" w:color="auto"/>
            <w:bottom w:val="none" w:sz="0" w:space="0" w:color="auto"/>
            <w:right w:val="none" w:sz="0" w:space="0" w:color="auto"/>
          </w:divBdr>
        </w:div>
        <w:div w:id="707611675">
          <w:marLeft w:val="640"/>
          <w:marRight w:val="0"/>
          <w:marTop w:val="0"/>
          <w:marBottom w:val="0"/>
          <w:divBdr>
            <w:top w:val="none" w:sz="0" w:space="0" w:color="auto"/>
            <w:left w:val="none" w:sz="0" w:space="0" w:color="auto"/>
            <w:bottom w:val="none" w:sz="0" w:space="0" w:color="auto"/>
            <w:right w:val="none" w:sz="0" w:space="0" w:color="auto"/>
          </w:divBdr>
        </w:div>
        <w:div w:id="716585293">
          <w:marLeft w:val="640"/>
          <w:marRight w:val="0"/>
          <w:marTop w:val="0"/>
          <w:marBottom w:val="0"/>
          <w:divBdr>
            <w:top w:val="none" w:sz="0" w:space="0" w:color="auto"/>
            <w:left w:val="none" w:sz="0" w:space="0" w:color="auto"/>
            <w:bottom w:val="none" w:sz="0" w:space="0" w:color="auto"/>
            <w:right w:val="none" w:sz="0" w:space="0" w:color="auto"/>
          </w:divBdr>
        </w:div>
        <w:div w:id="797602039">
          <w:marLeft w:val="640"/>
          <w:marRight w:val="0"/>
          <w:marTop w:val="0"/>
          <w:marBottom w:val="0"/>
          <w:divBdr>
            <w:top w:val="none" w:sz="0" w:space="0" w:color="auto"/>
            <w:left w:val="none" w:sz="0" w:space="0" w:color="auto"/>
            <w:bottom w:val="none" w:sz="0" w:space="0" w:color="auto"/>
            <w:right w:val="none" w:sz="0" w:space="0" w:color="auto"/>
          </w:divBdr>
        </w:div>
        <w:div w:id="801725896">
          <w:marLeft w:val="640"/>
          <w:marRight w:val="0"/>
          <w:marTop w:val="0"/>
          <w:marBottom w:val="0"/>
          <w:divBdr>
            <w:top w:val="none" w:sz="0" w:space="0" w:color="auto"/>
            <w:left w:val="none" w:sz="0" w:space="0" w:color="auto"/>
            <w:bottom w:val="none" w:sz="0" w:space="0" w:color="auto"/>
            <w:right w:val="none" w:sz="0" w:space="0" w:color="auto"/>
          </w:divBdr>
        </w:div>
        <w:div w:id="821894854">
          <w:marLeft w:val="640"/>
          <w:marRight w:val="0"/>
          <w:marTop w:val="0"/>
          <w:marBottom w:val="0"/>
          <w:divBdr>
            <w:top w:val="none" w:sz="0" w:space="0" w:color="auto"/>
            <w:left w:val="none" w:sz="0" w:space="0" w:color="auto"/>
            <w:bottom w:val="none" w:sz="0" w:space="0" w:color="auto"/>
            <w:right w:val="none" w:sz="0" w:space="0" w:color="auto"/>
          </w:divBdr>
        </w:div>
        <w:div w:id="862935465">
          <w:marLeft w:val="640"/>
          <w:marRight w:val="0"/>
          <w:marTop w:val="0"/>
          <w:marBottom w:val="0"/>
          <w:divBdr>
            <w:top w:val="none" w:sz="0" w:space="0" w:color="auto"/>
            <w:left w:val="none" w:sz="0" w:space="0" w:color="auto"/>
            <w:bottom w:val="none" w:sz="0" w:space="0" w:color="auto"/>
            <w:right w:val="none" w:sz="0" w:space="0" w:color="auto"/>
          </w:divBdr>
        </w:div>
        <w:div w:id="928807400">
          <w:marLeft w:val="640"/>
          <w:marRight w:val="0"/>
          <w:marTop w:val="0"/>
          <w:marBottom w:val="0"/>
          <w:divBdr>
            <w:top w:val="none" w:sz="0" w:space="0" w:color="auto"/>
            <w:left w:val="none" w:sz="0" w:space="0" w:color="auto"/>
            <w:bottom w:val="none" w:sz="0" w:space="0" w:color="auto"/>
            <w:right w:val="none" w:sz="0" w:space="0" w:color="auto"/>
          </w:divBdr>
        </w:div>
        <w:div w:id="959264420">
          <w:marLeft w:val="640"/>
          <w:marRight w:val="0"/>
          <w:marTop w:val="0"/>
          <w:marBottom w:val="0"/>
          <w:divBdr>
            <w:top w:val="none" w:sz="0" w:space="0" w:color="auto"/>
            <w:left w:val="none" w:sz="0" w:space="0" w:color="auto"/>
            <w:bottom w:val="none" w:sz="0" w:space="0" w:color="auto"/>
            <w:right w:val="none" w:sz="0" w:space="0" w:color="auto"/>
          </w:divBdr>
        </w:div>
        <w:div w:id="973603545">
          <w:marLeft w:val="640"/>
          <w:marRight w:val="0"/>
          <w:marTop w:val="0"/>
          <w:marBottom w:val="0"/>
          <w:divBdr>
            <w:top w:val="none" w:sz="0" w:space="0" w:color="auto"/>
            <w:left w:val="none" w:sz="0" w:space="0" w:color="auto"/>
            <w:bottom w:val="none" w:sz="0" w:space="0" w:color="auto"/>
            <w:right w:val="none" w:sz="0" w:space="0" w:color="auto"/>
          </w:divBdr>
        </w:div>
        <w:div w:id="981470754">
          <w:marLeft w:val="640"/>
          <w:marRight w:val="0"/>
          <w:marTop w:val="0"/>
          <w:marBottom w:val="0"/>
          <w:divBdr>
            <w:top w:val="none" w:sz="0" w:space="0" w:color="auto"/>
            <w:left w:val="none" w:sz="0" w:space="0" w:color="auto"/>
            <w:bottom w:val="none" w:sz="0" w:space="0" w:color="auto"/>
            <w:right w:val="none" w:sz="0" w:space="0" w:color="auto"/>
          </w:divBdr>
        </w:div>
        <w:div w:id="1020744995">
          <w:marLeft w:val="640"/>
          <w:marRight w:val="0"/>
          <w:marTop w:val="0"/>
          <w:marBottom w:val="0"/>
          <w:divBdr>
            <w:top w:val="none" w:sz="0" w:space="0" w:color="auto"/>
            <w:left w:val="none" w:sz="0" w:space="0" w:color="auto"/>
            <w:bottom w:val="none" w:sz="0" w:space="0" w:color="auto"/>
            <w:right w:val="none" w:sz="0" w:space="0" w:color="auto"/>
          </w:divBdr>
        </w:div>
        <w:div w:id="1045324930">
          <w:marLeft w:val="640"/>
          <w:marRight w:val="0"/>
          <w:marTop w:val="0"/>
          <w:marBottom w:val="0"/>
          <w:divBdr>
            <w:top w:val="none" w:sz="0" w:space="0" w:color="auto"/>
            <w:left w:val="none" w:sz="0" w:space="0" w:color="auto"/>
            <w:bottom w:val="none" w:sz="0" w:space="0" w:color="auto"/>
            <w:right w:val="none" w:sz="0" w:space="0" w:color="auto"/>
          </w:divBdr>
        </w:div>
        <w:div w:id="1075472805">
          <w:marLeft w:val="640"/>
          <w:marRight w:val="0"/>
          <w:marTop w:val="0"/>
          <w:marBottom w:val="0"/>
          <w:divBdr>
            <w:top w:val="none" w:sz="0" w:space="0" w:color="auto"/>
            <w:left w:val="none" w:sz="0" w:space="0" w:color="auto"/>
            <w:bottom w:val="none" w:sz="0" w:space="0" w:color="auto"/>
            <w:right w:val="none" w:sz="0" w:space="0" w:color="auto"/>
          </w:divBdr>
        </w:div>
        <w:div w:id="1082918975">
          <w:marLeft w:val="640"/>
          <w:marRight w:val="0"/>
          <w:marTop w:val="0"/>
          <w:marBottom w:val="0"/>
          <w:divBdr>
            <w:top w:val="none" w:sz="0" w:space="0" w:color="auto"/>
            <w:left w:val="none" w:sz="0" w:space="0" w:color="auto"/>
            <w:bottom w:val="none" w:sz="0" w:space="0" w:color="auto"/>
            <w:right w:val="none" w:sz="0" w:space="0" w:color="auto"/>
          </w:divBdr>
        </w:div>
        <w:div w:id="1102266075">
          <w:marLeft w:val="640"/>
          <w:marRight w:val="0"/>
          <w:marTop w:val="0"/>
          <w:marBottom w:val="0"/>
          <w:divBdr>
            <w:top w:val="none" w:sz="0" w:space="0" w:color="auto"/>
            <w:left w:val="none" w:sz="0" w:space="0" w:color="auto"/>
            <w:bottom w:val="none" w:sz="0" w:space="0" w:color="auto"/>
            <w:right w:val="none" w:sz="0" w:space="0" w:color="auto"/>
          </w:divBdr>
        </w:div>
        <w:div w:id="1107384014">
          <w:marLeft w:val="640"/>
          <w:marRight w:val="0"/>
          <w:marTop w:val="0"/>
          <w:marBottom w:val="0"/>
          <w:divBdr>
            <w:top w:val="none" w:sz="0" w:space="0" w:color="auto"/>
            <w:left w:val="none" w:sz="0" w:space="0" w:color="auto"/>
            <w:bottom w:val="none" w:sz="0" w:space="0" w:color="auto"/>
            <w:right w:val="none" w:sz="0" w:space="0" w:color="auto"/>
          </w:divBdr>
        </w:div>
        <w:div w:id="1197280223">
          <w:marLeft w:val="640"/>
          <w:marRight w:val="0"/>
          <w:marTop w:val="0"/>
          <w:marBottom w:val="0"/>
          <w:divBdr>
            <w:top w:val="none" w:sz="0" w:space="0" w:color="auto"/>
            <w:left w:val="none" w:sz="0" w:space="0" w:color="auto"/>
            <w:bottom w:val="none" w:sz="0" w:space="0" w:color="auto"/>
            <w:right w:val="none" w:sz="0" w:space="0" w:color="auto"/>
          </w:divBdr>
        </w:div>
        <w:div w:id="1222133932">
          <w:marLeft w:val="640"/>
          <w:marRight w:val="0"/>
          <w:marTop w:val="0"/>
          <w:marBottom w:val="0"/>
          <w:divBdr>
            <w:top w:val="none" w:sz="0" w:space="0" w:color="auto"/>
            <w:left w:val="none" w:sz="0" w:space="0" w:color="auto"/>
            <w:bottom w:val="none" w:sz="0" w:space="0" w:color="auto"/>
            <w:right w:val="none" w:sz="0" w:space="0" w:color="auto"/>
          </w:divBdr>
        </w:div>
        <w:div w:id="1230263506">
          <w:marLeft w:val="640"/>
          <w:marRight w:val="0"/>
          <w:marTop w:val="0"/>
          <w:marBottom w:val="0"/>
          <w:divBdr>
            <w:top w:val="none" w:sz="0" w:space="0" w:color="auto"/>
            <w:left w:val="none" w:sz="0" w:space="0" w:color="auto"/>
            <w:bottom w:val="none" w:sz="0" w:space="0" w:color="auto"/>
            <w:right w:val="none" w:sz="0" w:space="0" w:color="auto"/>
          </w:divBdr>
        </w:div>
        <w:div w:id="1267468768">
          <w:marLeft w:val="640"/>
          <w:marRight w:val="0"/>
          <w:marTop w:val="0"/>
          <w:marBottom w:val="0"/>
          <w:divBdr>
            <w:top w:val="none" w:sz="0" w:space="0" w:color="auto"/>
            <w:left w:val="none" w:sz="0" w:space="0" w:color="auto"/>
            <w:bottom w:val="none" w:sz="0" w:space="0" w:color="auto"/>
            <w:right w:val="none" w:sz="0" w:space="0" w:color="auto"/>
          </w:divBdr>
        </w:div>
        <w:div w:id="1363020214">
          <w:marLeft w:val="640"/>
          <w:marRight w:val="0"/>
          <w:marTop w:val="0"/>
          <w:marBottom w:val="0"/>
          <w:divBdr>
            <w:top w:val="none" w:sz="0" w:space="0" w:color="auto"/>
            <w:left w:val="none" w:sz="0" w:space="0" w:color="auto"/>
            <w:bottom w:val="none" w:sz="0" w:space="0" w:color="auto"/>
            <w:right w:val="none" w:sz="0" w:space="0" w:color="auto"/>
          </w:divBdr>
        </w:div>
        <w:div w:id="1409762559">
          <w:marLeft w:val="640"/>
          <w:marRight w:val="0"/>
          <w:marTop w:val="0"/>
          <w:marBottom w:val="0"/>
          <w:divBdr>
            <w:top w:val="none" w:sz="0" w:space="0" w:color="auto"/>
            <w:left w:val="none" w:sz="0" w:space="0" w:color="auto"/>
            <w:bottom w:val="none" w:sz="0" w:space="0" w:color="auto"/>
            <w:right w:val="none" w:sz="0" w:space="0" w:color="auto"/>
          </w:divBdr>
        </w:div>
        <w:div w:id="1426997395">
          <w:marLeft w:val="640"/>
          <w:marRight w:val="0"/>
          <w:marTop w:val="0"/>
          <w:marBottom w:val="0"/>
          <w:divBdr>
            <w:top w:val="none" w:sz="0" w:space="0" w:color="auto"/>
            <w:left w:val="none" w:sz="0" w:space="0" w:color="auto"/>
            <w:bottom w:val="none" w:sz="0" w:space="0" w:color="auto"/>
            <w:right w:val="none" w:sz="0" w:space="0" w:color="auto"/>
          </w:divBdr>
        </w:div>
        <w:div w:id="1437868671">
          <w:marLeft w:val="640"/>
          <w:marRight w:val="0"/>
          <w:marTop w:val="0"/>
          <w:marBottom w:val="0"/>
          <w:divBdr>
            <w:top w:val="none" w:sz="0" w:space="0" w:color="auto"/>
            <w:left w:val="none" w:sz="0" w:space="0" w:color="auto"/>
            <w:bottom w:val="none" w:sz="0" w:space="0" w:color="auto"/>
            <w:right w:val="none" w:sz="0" w:space="0" w:color="auto"/>
          </w:divBdr>
        </w:div>
        <w:div w:id="1508399165">
          <w:marLeft w:val="640"/>
          <w:marRight w:val="0"/>
          <w:marTop w:val="0"/>
          <w:marBottom w:val="0"/>
          <w:divBdr>
            <w:top w:val="none" w:sz="0" w:space="0" w:color="auto"/>
            <w:left w:val="none" w:sz="0" w:space="0" w:color="auto"/>
            <w:bottom w:val="none" w:sz="0" w:space="0" w:color="auto"/>
            <w:right w:val="none" w:sz="0" w:space="0" w:color="auto"/>
          </w:divBdr>
        </w:div>
        <w:div w:id="1567841725">
          <w:marLeft w:val="640"/>
          <w:marRight w:val="0"/>
          <w:marTop w:val="0"/>
          <w:marBottom w:val="0"/>
          <w:divBdr>
            <w:top w:val="none" w:sz="0" w:space="0" w:color="auto"/>
            <w:left w:val="none" w:sz="0" w:space="0" w:color="auto"/>
            <w:bottom w:val="none" w:sz="0" w:space="0" w:color="auto"/>
            <w:right w:val="none" w:sz="0" w:space="0" w:color="auto"/>
          </w:divBdr>
        </w:div>
        <w:div w:id="1618289844">
          <w:marLeft w:val="640"/>
          <w:marRight w:val="0"/>
          <w:marTop w:val="0"/>
          <w:marBottom w:val="0"/>
          <w:divBdr>
            <w:top w:val="none" w:sz="0" w:space="0" w:color="auto"/>
            <w:left w:val="none" w:sz="0" w:space="0" w:color="auto"/>
            <w:bottom w:val="none" w:sz="0" w:space="0" w:color="auto"/>
            <w:right w:val="none" w:sz="0" w:space="0" w:color="auto"/>
          </w:divBdr>
        </w:div>
        <w:div w:id="1703019294">
          <w:marLeft w:val="640"/>
          <w:marRight w:val="0"/>
          <w:marTop w:val="0"/>
          <w:marBottom w:val="0"/>
          <w:divBdr>
            <w:top w:val="none" w:sz="0" w:space="0" w:color="auto"/>
            <w:left w:val="none" w:sz="0" w:space="0" w:color="auto"/>
            <w:bottom w:val="none" w:sz="0" w:space="0" w:color="auto"/>
            <w:right w:val="none" w:sz="0" w:space="0" w:color="auto"/>
          </w:divBdr>
        </w:div>
        <w:div w:id="1737818356">
          <w:marLeft w:val="640"/>
          <w:marRight w:val="0"/>
          <w:marTop w:val="0"/>
          <w:marBottom w:val="0"/>
          <w:divBdr>
            <w:top w:val="none" w:sz="0" w:space="0" w:color="auto"/>
            <w:left w:val="none" w:sz="0" w:space="0" w:color="auto"/>
            <w:bottom w:val="none" w:sz="0" w:space="0" w:color="auto"/>
            <w:right w:val="none" w:sz="0" w:space="0" w:color="auto"/>
          </w:divBdr>
        </w:div>
        <w:div w:id="1794668691">
          <w:marLeft w:val="640"/>
          <w:marRight w:val="0"/>
          <w:marTop w:val="0"/>
          <w:marBottom w:val="0"/>
          <w:divBdr>
            <w:top w:val="none" w:sz="0" w:space="0" w:color="auto"/>
            <w:left w:val="none" w:sz="0" w:space="0" w:color="auto"/>
            <w:bottom w:val="none" w:sz="0" w:space="0" w:color="auto"/>
            <w:right w:val="none" w:sz="0" w:space="0" w:color="auto"/>
          </w:divBdr>
        </w:div>
        <w:div w:id="1874221917">
          <w:marLeft w:val="640"/>
          <w:marRight w:val="0"/>
          <w:marTop w:val="0"/>
          <w:marBottom w:val="0"/>
          <w:divBdr>
            <w:top w:val="none" w:sz="0" w:space="0" w:color="auto"/>
            <w:left w:val="none" w:sz="0" w:space="0" w:color="auto"/>
            <w:bottom w:val="none" w:sz="0" w:space="0" w:color="auto"/>
            <w:right w:val="none" w:sz="0" w:space="0" w:color="auto"/>
          </w:divBdr>
        </w:div>
        <w:div w:id="1921480309">
          <w:marLeft w:val="640"/>
          <w:marRight w:val="0"/>
          <w:marTop w:val="0"/>
          <w:marBottom w:val="0"/>
          <w:divBdr>
            <w:top w:val="none" w:sz="0" w:space="0" w:color="auto"/>
            <w:left w:val="none" w:sz="0" w:space="0" w:color="auto"/>
            <w:bottom w:val="none" w:sz="0" w:space="0" w:color="auto"/>
            <w:right w:val="none" w:sz="0" w:space="0" w:color="auto"/>
          </w:divBdr>
        </w:div>
        <w:div w:id="1938781648">
          <w:marLeft w:val="640"/>
          <w:marRight w:val="0"/>
          <w:marTop w:val="0"/>
          <w:marBottom w:val="0"/>
          <w:divBdr>
            <w:top w:val="none" w:sz="0" w:space="0" w:color="auto"/>
            <w:left w:val="none" w:sz="0" w:space="0" w:color="auto"/>
            <w:bottom w:val="none" w:sz="0" w:space="0" w:color="auto"/>
            <w:right w:val="none" w:sz="0" w:space="0" w:color="auto"/>
          </w:divBdr>
        </w:div>
        <w:div w:id="1972593333">
          <w:marLeft w:val="640"/>
          <w:marRight w:val="0"/>
          <w:marTop w:val="0"/>
          <w:marBottom w:val="0"/>
          <w:divBdr>
            <w:top w:val="none" w:sz="0" w:space="0" w:color="auto"/>
            <w:left w:val="none" w:sz="0" w:space="0" w:color="auto"/>
            <w:bottom w:val="none" w:sz="0" w:space="0" w:color="auto"/>
            <w:right w:val="none" w:sz="0" w:space="0" w:color="auto"/>
          </w:divBdr>
        </w:div>
        <w:div w:id="2027830395">
          <w:marLeft w:val="640"/>
          <w:marRight w:val="0"/>
          <w:marTop w:val="0"/>
          <w:marBottom w:val="0"/>
          <w:divBdr>
            <w:top w:val="none" w:sz="0" w:space="0" w:color="auto"/>
            <w:left w:val="none" w:sz="0" w:space="0" w:color="auto"/>
            <w:bottom w:val="none" w:sz="0" w:space="0" w:color="auto"/>
            <w:right w:val="none" w:sz="0" w:space="0" w:color="auto"/>
          </w:divBdr>
        </w:div>
        <w:div w:id="2076320000">
          <w:marLeft w:val="640"/>
          <w:marRight w:val="0"/>
          <w:marTop w:val="0"/>
          <w:marBottom w:val="0"/>
          <w:divBdr>
            <w:top w:val="none" w:sz="0" w:space="0" w:color="auto"/>
            <w:left w:val="none" w:sz="0" w:space="0" w:color="auto"/>
            <w:bottom w:val="none" w:sz="0" w:space="0" w:color="auto"/>
            <w:right w:val="none" w:sz="0" w:space="0" w:color="auto"/>
          </w:divBdr>
        </w:div>
      </w:divsChild>
    </w:div>
    <w:div w:id="2126189929">
      <w:bodyDiv w:val="1"/>
      <w:marLeft w:val="0"/>
      <w:marRight w:val="0"/>
      <w:marTop w:val="0"/>
      <w:marBottom w:val="0"/>
      <w:divBdr>
        <w:top w:val="none" w:sz="0" w:space="0" w:color="auto"/>
        <w:left w:val="none" w:sz="0" w:space="0" w:color="auto"/>
        <w:bottom w:val="none" w:sz="0" w:space="0" w:color="auto"/>
        <w:right w:val="none" w:sz="0" w:space="0" w:color="auto"/>
      </w:divBdr>
      <w:divsChild>
        <w:div w:id="226455902">
          <w:marLeft w:val="640"/>
          <w:marRight w:val="0"/>
          <w:marTop w:val="0"/>
          <w:marBottom w:val="0"/>
          <w:divBdr>
            <w:top w:val="none" w:sz="0" w:space="0" w:color="auto"/>
            <w:left w:val="none" w:sz="0" w:space="0" w:color="auto"/>
            <w:bottom w:val="none" w:sz="0" w:space="0" w:color="auto"/>
            <w:right w:val="none" w:sz="0" w:space="0" w:color="auto"/>
          </w:divBdr>
        </w:div>
        <w:div w:id="2102337500">
          <w:marLeft w:val="640"/>
          <w:marRight w:val="0"/>
          <w:marTop w:val="0"/>
          <w:marBottom w:val="0"/>
          <w:divBdr>
            <w:top w:val="none" w:sz="0" w:space="0" w:color="auto"/>
            <w:left w:val="none" w:sz="0" w:space="0" w:color="auto"/>
            <w:bottom w:val="none" w:sz="0" w:space="0" w:color="auto"/>
            <w:right w:val="none" w:sz="0" w:space="0" w:color="auto"/>
          </w:divBdr>
        </w:div>
        <w:div w:id="1719478561">
          <w:marLeft w:val="640"/>
          <w:marRight w:val="0"/>
          <w:marTop w:val="0"/>
          <w:marBottom w:val="0"/>
          <w:divBdr>
            <w:top w:val="none" w:sz="0" w:space="0" w:color="auto"/>
            <w:left w:val="none" w:sz="0" w:space="0" w:color="auto"/>
            <w:bottom w:val="none" w:sz="0" w:space="0" w:color="auto"/>
            <w:right w:val="none" w:sz="0" w:space="0" w:color="auto"/>
          </w:divBdr>
        </w:div>
        <w:div w:id="98179749">
          <w:marLeft w:val="640"/>
          <w:marRight w:val="0"/>
          <w:marTop w:val="0"/>
          <w:marBottom w:val="0"/>
          <w:divBdr>
            <w:top w:val="none" w:sz="0" w:space="0" w:color="auto"/>
            <w:left w:val="none" w:sz="0" w:space="0" w:color="auto"/>
            <w:bottom w:val="none" w:sz="0" w:space="0" w:color="auto"/>
            <w:right w:val="none" w:sz="0" w:space="0" w:color="auto"/>
          </w:divBdr>
        </w:div>
        <w:div w:id="1841844655">
          <w:marLeft w:val="640"/>
          <w:marRight w:val="0"/>
          <w:marTop w:val="0"/>
          <w:marBottom w:val="0"/>
          <w:divBdr>
            <w:top w:val="none" w:sz="0" w:space="0" w:color="auto"/>
            <w:left w:val="none" w:sz="0" w:space="0" w:color="auto"/>
            <w:bottom w:val="none" w:sz="0" w:space="0" w:color="auto"/>
            <w:right w:val="none" w:sz="0" w:space="0" w:color="auto"/>
          </w:divBdr>
        </w:div>
        <w:div w:id="336003266">
          <w:marLeft w:val="640"/>
          <w:marRight w:val="0"/>
          <w:marTop w:val="0"/>
          <w:marBottom w:val="0"/>
          <w:divBdr>
            <w:top w:val="none" w:sz="0" w:space="0" w:color="auto"/>
            <w:left w:val="none" w:sz="0" w:space="0" w:color="auto"/>
            <w:bottom w:val="none" w:sz="0" w:space="0" w:color="auto"/>
            <w:right w:val="none" w:sz="0" w:space="0" w:color="auto"/>
          </w:divBdr>
        </w:div>
        <w:div w:id="714814223">
          <w:marLeft w:val="640"/>
          <w:marRight w:val="0"/>
          <w:marTop w:val="0"/>
          <w:marBottom w:val="0"/>
          <w:divBdr>
            <w:top w:val="none" w:sz="0" w:space="0" w:color="auto"/>
            <w:left w:val="none" w:sz="0" w:space="0" w:color="auto"/>
            <w:bottom w:val="none" w:sz="0" w:space="0" w:color="auto"/>
            <w:right w:val="none" w:sz="0" w:space="0" w:color="auto"/>
          </w:divBdr>
        </w:div>
        <w:div w:id="2025983126">
          <w:marLeft w:val="640"/>
          <w:marRight w:val="0"/>
          <w:marTop w:val="0"/>
          <w:marBottom w:val="0"/>
          <w:divBdr>
            <w:top w:val="none" w:sz="0" w:space="0" w:color="auto"/>
            <w:left w:val="none" w:sz="0" w:space="0" w:color="auto"/>
            <w:bottom w:val="none" w:sz="0" w:space="0" w:color="auto"/>
            <w:right w:val="none" w:sz="0" w:space="0" w:color="auto"/>
          </w:divBdr>
        </w:div>
        <w:div w:id="1887523570">
          <w:marLeft w:val="640"/>
          <w:marRight w:val="0"/>
          <w:marTop w:val="0"/>
          <w:marBottom w:val="0"/>
          <w:divBdr>
            <w:top w:val="none" w:sz="0" w:space="0" w:color="auto"/>
            <w:left w:val="none" w:sz="0" w:space="0" w:color="auto"/>
            <w:bottom w:val="none" w:sz="0" w:space="0" w:color="auto"/>
            <w:right w:val="none" w:sz="0" w:space="0" w:color="auto"/>
          </w:divBdr>
        </w:div>
        <w:div w:id="905606237">
          <w:marLeft w:val="640"/>
          <w:marRight w:val="0"/>
          <w:marTop w:val="0"/>
          <w:marBottom w:val="0"/>
          <w:divBdr>
            <w:top w:val="none" w:sz="0" w:space="0" w:color="auto"/>
            <w:left w:val="none" w:sz="0" w:space="0" w:color="auto"/>
            <w:bottom w:val="none" w:sz="0" w:space="0" w:color="auto"/>
            <w:right w:val="none" w:sz="0" w:space="0" w:color="auto"/>
          </w:divBdr>
        </w:div>
        <w:div w:id="897402982">
          <w:marLeft w:val="640"/>
          <w:marRight w:val="0"/>
          <w:marTop w:val="0"/>
          <w:marBottom w:val="0"/>
          <w:divBdr>
            <w:top w:val="none" w:sz="0" w:space="0" w:color="auto"/>
            <w:left w:val="none" w:sz="0" w:space="0" w:color="auto"/>
            <w:bottom w:val="none" w:sz="0" w:space="0" w:color="auto"/>
            <w:right w:val="none" w:sz="0" w:space="0" w:color="auto"/>
          </w:divBdr>
        </w:div>
        <w:div w:id="90664921">
          <w:marLeft w:val="640"/>
          <w:marRight w:val="0"/>
          <w:marTop w:val="0"/>
          <w:marBottom w:val="0"/>
          <w:divBdr>
            <w:top w:val="none" w:sz="0" w:space="0" w:color="auto"/>
            <w:left w:val="none" w:sz="0" w:space="0" w:color="auto"/>
            <w:bottom w:val="none" w:sz="0" w:space="0" w:color="auto"/>
            <w:right w:val="none" w:sz="0" w:space="0" w:color="auto"/>
          </w:divBdr>
        </w:div>
        <w:div w:id="1864436966">
          <w:marLeft w:val="640"/>
          <w:marRight w:val="0"/>
          <w:marTop w:val="0"/>
          <w:marBottom w:val="0"/>
          <w:divBdr>
            <w:top w:val="none" w:sz="0" w:space="0" w:color="auto"/>
            <w:left w:val="none" w:sz="0" w:space="0" w:color="auto"/>
            <w:bottom w:val="none" w:sz="0" w:space="0" w:color="auto"/>
            <w:right w:val="none" w:sz="0" w:space="0" w:color="auto"/>
          </w:divBdr>
        </w:div>
        <w:div w:id="469784195">
          <w:marLeft w:val="640"/>
          <w:marRight w:val="0"/>
          <w:marTop w:val="0"/>
          <w:marBottom w:val="0"/>
          <w:divBdr>
            <w:top w:val="none" w:sz="0" w:space="0" w:color="auto"/>
            <w:left w:val="none" w:sz="0" w:space="0" w:color="auto"/>
            <w:bottom w:val="none" w:sz="0" w:space="0" w:color="auto"/>
            <w:right w:val="none" w:sz="0" w:space="0" w:color="auto"/>
          </w:divBdr>
        </w:div>
        <w:div w:id="150683028">
          <w:marLeft w:val="640"/>
          <w:marRight w:val="0"/>
          <w:marTop w:val="0"/>
          <w:marBottom w:val="0"/>
          <w:divBdr>
            <w:top w:val="none" w:sz="0" w:space="0" w:color="auto"/>
            <w:left w:val="none" w:sz="0" w:space="0" w:color="auto"/>
            <w:bottom w:val="none" w:sz="0" w:space="0" w:color="auto"/>
            <w:right w:val="none" w:sz="0" w:space="0" w:color="auto"/>
          </w:divBdr>
        </w:div>
        <w:div w:id="1269847843">
          <w:marLeft w:val="640"/>
          <w:marRight w:val="0"/>
          <w:marTop w:val="0"/>
          <w:marBottom w:val="0"/>
          <w:divBdr>
            <w:top w:val="none" w:sz="0" w:space="0" w:color="auto"/>
            <w:left w:val="none" w:sz="0" w:space="0" w:color="auto"/>
            <w:bottom w:val="none" w:sz="0" w:space="0" w:color="auto"/>
            <w:right w:val="none" w:sz="0" w:space="0" w:color="auto"/>
          </w:divBdr>
        </w:div>
        <w:div w:id="1786078919">
          <w:marLeft w:val="640"/>
          <w:marRight w:val="0"/>
          <w:marTop w:val="0"/>
          <w:marBottom w:val="0"/>
          <w:divBdr>
            <w:top w:val="none" w:sz="0" w:space="0" w:color="auto"/>
            <w:left w:val="none" w:sz="0" w:space="0" w:color="auto"/>
            <w:bottom w:val="none" w:sz="0" w:space="0" w:color="auto"/>
            <w:right w:val="none" w:sz="0" w:space="0" w:color="auto"/>
          </w:divBdr>
        </w:div>
        <w:div w:id="1410151159">
          <w:marLeft w:val="640"/>
          <w:marRight w:val="0"/>
          <w:marTop w:val="0"/>
          <w:marBottom w:val="0"/>
          <w:divBdr>
            <w:top w:val="none" w:sz="0" w:space="0" w:color="auto"/>
            <w:left w:val="none" w:sz="0" w:space="0" w:color="auto"/>
            <w:bottom w:val="none" w:sz="0" w:space="0" w:color="auto"/>
            <w:right w:val="none" w:sz="0" w:space="0" w:color="auto"/>
          </w:divBdr>
        </w:div>
        <w:div w:id="585117096">
          <w:marLeft w:val="640"/>
          <w:marRight w:val="0"/>
          <w:marTop w:val="0"/>
          <w:marBottom w:val="0"/>
          <w:divBdr>
            <w:top w:val="none" w:sz="0" w:space="0" w:color="auto"/>
            <w:left w:val="none" w:sz="0" w:space="0" w:color="auto"/>
            <w:bottom w:val="none" w:sz="0" w:space="0" w:color="auto"/>
            <w:right w:val="none" w:sz="0" w:space="0" w:color="auto"/>
          </w:divBdr>
        </w:div>
        <w:div w:id="1686057761">
          <w:marLeft w:val="640"/>
          <w:marRight w:val="0"/>
          <w:marTop w:val="0"/>
          <w:marBottom w:val="0"/>
          <w:divBdr>
            <w:top w:val="none" w:sz="0" w:space="0" w:color="auto"/>
            <w:left w:val="none" w:sz="0" w:space="0" w:color="auto"/>
            <w:bottom w:val="none" w:sz="0" w:space="0" w:color="auto"/>
            <w:right w:val="none" w:sz="0" w:space="0" w:color="auto"/>
          </w:divBdr>
        </w:div>
        <w:div w:id="1176572528">
          <w:marLeft w:val="640"/>
          <w:marRight w:val="0"/>
          <w:marTop w:val="0"/>
          <w:marBottom w:val="0"/>
          <w:divBdr>
            <w:top w:val="none" w:sz="0" w:space="0" w:color="auto"/>
            <w:left w:val="none" w:sz="0" w:space="0" w:color="auto"/>
            <w:bottom w:val="none" w:sz="0" w:space="0" w:color="auto"/>
            <w:right w:val="none" w:sz="0" w:space="0" w:color="auto"/>
          </w:divBdr>
        </w:div>
        <w:div w:id="1927685356">
          <w:marLeft w:val="640"/>
          <w:marRight w:val="0"/>
          <w:marTop w:val="0"/>
          <w:marBottom w:val="0"/>
          <w:divBdr>
            <w:top w:val="none" w:sz="0" w:space="0" w:color="auto"/>
            <w:left w:val="none" w:sz="0" w:space="0" w:color="auto"/>
            <w:bottom w:val="none" w:sz="0" w:space="0" w:color="auto"/>
            <w:right w:val="none" w:sz="0" w:space="0" w:color="auto"/>
          </w:divBdr>
        </w:div>
        <w:div w:id="131336729">
          <w:marLeft w:val="640"/>
          <w:marRight w:val="0"/>
          <w:marTop w:val="0"/>
          <w:marBottom w:val="0"/>
          <w:divBdr>
            <w:top w:val="none" w:sz="0" w:space="0" w:color="auto"/>
            <w:left w:val="none" w:sz="0" w:space="0" w:color="auto"/>
            <w:bottom w:val="none" w:sz="0" w:space="0" w:color="auto"/>
            <w:right w:val="none" w:sz="0" w:space="0" w:color="auto"/>
          </w:divBdr>
        </w:div>
        <w:div w:id="562376854">
          <w:marLeft w:val="640"/>
          <w:marRight w:val="0"/>
          <w:marTop w:val="0"/>
          <w:marBottom w:val="0"/>
          <w:divBdr>
            <w:top w:val="none" w:sz="0" w:space="0" w:color="auto"/>
            <w:left w:val="none" w:sz="0" w:space="0" w:color="auto"/>
            <w:bottom w:val="none" w:sz="0" w:space="0" w:color="auto"/>
            <w:right w:val="none" w:sz="0" w:space="0" w:color="auto"/>
          </w:divBdr>
        </w:div>
        <w:div w:id="1368946954">
          <w:marLeft w:val="640"/>
          <w:marRight w:val="0"/>
          <w:marTop w:val="0"/>
          <w:marBottom w:val="0"/>
          <w:divBdr>
            <w:top w:val="none" w:sz="0" w:space="0" w:color="auto"/>
            <w:left w:val="none" w:sz="0" w:space="0" w:color="auto"/>
            <w:bottom w:val="none" w:sz="0" w:space="0" w:color="auto"/>
            <w:right w:val="none" w:sz="0" w:space="0" w:color="auto"/>
          </w:divBdr>
        </w:div>
        <w:div w:id="860436228">
          <w:marLeft w:val="640"/>
          <w:marRight w:val="0"/>
          <w:marTop w:val="0"/>
          <w:marBottom w:val="0"/>
          <w:divBdr>
            <w:top w:val="none" w:sz="0" w:space="0" w:color="auto"/>
            <w:left w:val="none" w:sz="0" w:space="0" w:color="auto"/>
            <w:bottom w:val="none" w:sz="0" w:space="0" w:color="auto"/>
            <w:right w:val="none" w:sz="0" w:space="0" w:color="auto"/>
          </w:divBdr>
        </w:div>
        <w:div w:id="1877768030">
          <w:marLeft w:val="640"/>
          <w:marRight w:val="0"/>
          <w:marTop w:val="0"/>
          <w:marBottom w:val="0"/>
          <w:divBdr>
            <w:top w:val="none" w:sz="0" w:space="0" w:color="auto"/>
            <w:left w:val="none" w:sz="0" w:space="0" w:color="auto"/>
            <w:bottom w:val="none" w:sz="0" w:space="0" w:color="auto"/>
            <w:right w:val="none" w:sz="0" w:space="0" w:color="auto"/>
          </w:divBdr>
        </w:div>
        <w:div w:id="10424144">
          <w:marLeft w:val="640"/>
          <w:marRight w:val="0"/>
          <w:marTop w:val="0"/>
          <w:marBottom w:val="0"/>
          <w:divBdr>
            <w:top w:val="none" w:sz="0" w:space="0" w:color="auto"/>
            <w:left w:val="none" w:sz="0" w:space="0" w:color="auto"/>
            <w:bottom w:val="none" w:sz="0" w:space="0" w:color="auto"/>
            <w:right w:val="none" w:sz="0" w:space="0" w:color="auto"/>
          </w:divBdr>
        </w:div>
        <w:div w:id="1575580733">
          <w:marLeft w:val="640"/>
          <w:marRight w:val="0"/>
          <w:marTop w:val="0"/>
          <w:marBottom w:val="0"/>
          <w:divBdr>
            <w:top w:val="none" w:sz="0" w:space="0" w:color="auto"/>
            <w:left w:val="none" w:sz="0" w:space="0" w:color="auto"/>
            <w:bottom w:val="none" w:sz="0" w:space="0" w:color="auto"/>
            <w:right w:val="none" w:sz="0" w:space="0" w:color="auto"/>
          </w:divBdr>
        </w:div>
        <w:div w:id="1792898808">
          <w:marLeft w:val="640"/>
          <w:marRight w:val="0"/>
          <w:marTop w:val="0"/>
          <w:marBottom w:val="0"/>
          <w:divBdr>
            <w:top w:val="none" w:sz="0" w:space="0" w:color="auto"/>
            <w:left w:val="none" w:sz="0" w:space="0" w:color="auto"/>
            <w:bottom w:val="none" w:sz="0" w:space="0" w:color="auto"/>
            <w:right w:val="none" w:sz="0" w:space="0" w:color="auto"/>
          </w:divBdr>
        </w:div>
        <w:div w:id="1660841623">
          <w:marLeft w:val="640"/>
          <w:marRight w:val="0"/>
          <w:marTop w:val="0"/>
          <w:marBottom w:val="0"/>
          <w:divBdr>
            <w:top w:val="none" w:sz="0" w:space="0" w:color="auto"/>
            <w:left w:val="none" w:sz="0" w:space="0" w:color="auto"/>
            <w:bottom w:val="none" w:sz="0" w:space="0" w:color="auto"/>
            <w:right w:val="none" w:sz="0" w:space="0" w:color="auto"/>
          </w:divBdr>
        </w:div>
        <w:div w:id="1684091334">
          <w:marLeft w:val="640"/>
          <w:marRight w:val="0"/>
          <w:marTop w:val="0"/>
          <w:marBottom w:val="0"/>
          <w:divBdr>
            <w:top w:val="none" w:sz="0" w:space="0" w:color="auto"/>
            <w:left w:val="none" w:sz="0" w:space="0" w:color="auto"/>
            <w:bottom w:val="none" w:sz="0" w:space="0" w:color="auto"/>
            <w:right w:val="none" w:sz="0" w:space="0" w:color="auto"/>
          </w:divBdr>
        </w:div>
        <w:div w:id="700740489">
          <w:marLeft w:val="640"/>
          <w:marRight w:val="0"/>
          <w:marTop w:val="0"/>
          <w:marBottom w:val="0"/>
          <w:divBdr>
            <w:top w:val="none" w:sz="0" w:space="0" w:color="auto"/>
            <w:left w:val="none" w:sz="0" w:space="0" w:color="auto"/>
            <w:bottom w:val="none" w:sz="0" w:space="0" w:color="auto"/>
            <w:right w:val="none" w:sz="0" w:space="0" w:color="auto"/>
          </w:divBdr>
        </w:div>
        <w:div w:id="1413310045">
          <w:marLeft w:val="640"/>
          <w:marRight w:val="0"/>
          <w:marTop w:val="0"/>
          <w:marBottom w:val="0"/>
          <w:divBdr>
            <w:top w:val="none" w:sz="0" w:space="0" w:color="auto"/>
            <w:left w:val="none" w:sz="0" w:space="0" w:color="auto"/>
            <w:bottom w:val="none" w:sz="0" w:space="0" w:color="auto"/>
            <w:right w:val="none" w:sz="0" w:space="0" w:color="auto"/>
          </w:divBdr>
        </w:div>
        <w:div w:id="299041328">
          <w:marLeft w:val="640"/>
          <w:marRight w:val="0"/>
          <w:marTop w:val="0"/>
          <w:marBottom w:val="0"/>
          <w:divBdr>
            <w:top w:val="none" w:sz="0" w:space="0" w:color="auto"/>
            <w:left w:val="none" w:sz="0" w:space="0" w:color="auto"/>
            <w:bottom w:val="none" w:sz="0" w:space="0" w:color="auto"/>
            <w:right w:val="none" w:sz="0" w:space="0" w:color="auto"/>
          </w:divBdr>
        </w:div>
        <w:div w:id="1828126813">
          <w:marLeft w:val="640"/>
          <w:marRight w:val="0"/>
          <w:marTop w:val="0"/>
          <w:marBottom w:val="0"/>
          <w:divBdr>
            <w:top w:val="none" w:sz="0" w:space="0" w:color="auto"/>
            <w:left w:val="none" w:sz="0" w:space="0" w:color="auto"/>
            <w:bottom w:val="none" w:sz="0" w:space="0" w:color="auto"/>
            <w:right w:val="none" w:sz="0" w:space="0" w:color="auto"/>
          </w:divBdr>
        </w:div>
        <w:div w:id="1530215983">
          <w:marLeft w:val="640"/>
          <w:marRight w:val="0"/>
          <w:marTop w:val="0"/>
          <w:marBottom w:val="0"/>
          <w:divBdr>
            <w:top w:val="none" w:sz="0" w:space="0" w:color="auto"/>
            <w:left w:val="none" w:sz="0" w:space="0" w:color="auto"/>
            <w:bottom w:val="none" w:sz="0" w:space="0" w:color="auto"/>
            <w:right w:val="none" w:sz="0" w:space="0" w:color="auto"/>
          </w:divBdr>
        </w:div>
        <w:div w:id="1769619495">
          <w:marLeft w:val="640"/>
          <w:marRight w:val="0"/>
          <w:marTop w:val="0"/>
          <w:marBottom w:val="0"/>
          <w:divBdr>
            <w:top w:val="none" w:sz="0" w:space="0" w:color="auto"/>
            <w:left w:val="none" w:sz="0" w:space="0" w:color="auto"/>
            <w:bottom w:val="none" w:sz="0" w:space="0" w:color="auto"/>
            <w:right w:val="none" w:sz="0" w:space="0" w:color="auto"/>
          </w:divBdr>
        </w:div>
        <w:div w:id="1636640562">
          <w:marLeft w:val="640"/>
          <w:marRight w:val="0"/>
          <w:marTop w:val="0"/>
          <w:marBottom w:val="0"/>
          <w:divBdr>
            <w:top w:val="none" w:sz="0" w:space="0" w:color="auto"/>
            <w:left w:val="none" w:sz="0" w:space="0" w:color="auto"/>
            <w:bottom w:val="none" w:sz="0" w:space="0" w:color="auto"/>
            <w:right w:val="none" w:sz="0" w:space="0" w:color="auto"/>
          </w:divBdr>
        </w:div>
        <w:div w:id="882401241">
          <w:marLeft w:val="640"/>
          <w:marRight w:val="0"/>
          <w:marTop w:val="0"/>
          <w:marBottom w:val="0"/>
          <w:divBdr>
            <w:top w:val="none" w:sz="0" w:space="0" w:color="auto"/>
            <w:left w:val="none" w:sz="0" w:space="0" w:color="auto"/>
            <w:bottom w:val="none" w:sz="0" w:space="0" w:color="auto"/>
            <w:right w:val="none" w:sz="0" w:space="0" w:color="auto"/>
          </w:divBdr>
        </w:div>
        <w:div w:id="957834925">
          <w:marLeft w:val="640"/>
          <w:marRight w:val="0"/>
          <w:marTop w:val="0"/>
          <w:marBottom w:val="0"/>
          <w:divBdr>
            <w:top w:val="none" w:sz="0" w:space="0" w:color="auto"/>
            <w:left w:val="none" w:sz="0" w:space="0" w:color="auto"/>
            <w:bottom w:val="none" w:sz="0" w:space="0" w:color="auto"/>
            <w:right w:val="none" w:sz="0" w:space="0" w:color="auto"/>
          </w:divBdr>
        </w:div>
        <w:div w:id="1422488981">
          <w:marLeft w:val="640"/>
          <w:marRight w:val="0"/>
          <w:marTop w:val="0"/>
          <w:marBottom w:val="0"/>
          <w:divBdr>
            <w:top w:val="none" w:sz="0" w:space="0" w:color="auto"/>
            <w:left w:val="none" w:sz="0" w:space="0" w:color="auto"/>
            <w:bottom w:val="none" w:sz="0" w:space="0" w:color="auto"/>
            <w:right w:val="none" w:sz="0" w:space="0" w:color="auto"/>
          </w:divBdr>
        </w:div>
        <w:div w:id="565147576">
          <w:marLeft w:val="640"/>
          <w:marRight w:val="0"/>
          <w:marTop w:val="0"/>
          <w:marBottom w:val="0"/>
          <w:divBdr>
            <w:top w:val="none" w:sz="0" w:space="0" w:color="auto"/>
            <w:left w:val="none" w:sz="0" w:space="0" w:color="auto"/>
            <w:bottom w:val="none" w:sz="0" w:space="0" w:color="auto"/>
            <w:right w:val="none" w:sz="0" w:space="0" w:color="auto"/>
          </w:divBdr>
        </w:div>
        <w:div w:id="1572038717">
          <w:marLeft w:val="640"/>
          <w:marRight w:val="0"/>
          <w:marTop w:val="0"/>
          <w:marBottom w:val="0"/>
          <w:divBdr>
            <w:top w:val="none" w:sz="0" w:space="0" w:color="auto"/>
            <w:left w:val="none" w:sz="0" w:space="0" w:color="auto"/>
            <w:bottom w:val="none" w:sz="0" w:space="0" w:color="auto"/>
            <w:right w:val="none" w:sz="0" w:space="0" w:color="auto"/>
          </w:divBdr>
        </w:div>
        <w:div w:id="1579704294">
          <w:marLeft w:val="640"/>
          <w:marRight w:val="0"/>
          <w:marTop w:val="0"/>
          <w:marBottom w:val="0"/>
          <w:divBdr>
            <w:top w:val="none" w:sz="0" w:space="0" w:color="auto"/>
            <w:left w:val="none" w:sz="0" w:space="0" w:color="auto"/>
            <w:bottom w:val="none" w:sz="0" w:space="0" w:color="auto"/>
            <w:right w:val="none" w:sz="0" w:space="0" w:color="auto"/>
          </w:divBdr>
        </w:div>
        <w:div w:id="2100635877">
          <w:marLeft w:val="640"/>
          <w:marRight w:val="0"/>
          <w:marTop w:val="0"/>
          <w:marBottom w:val="0"/>
          <w:divBdr>
            <w:top w:val="none" w:sz="0" w:space="0" w:color="auto"/>
            <w:left w:val="none" w:sz="0" w:space="0" w:color="auto"/>
            <w:bottom w:val="none" w:sz="0" w:space="0" w:color="auto"/>
            <w:right w:val="none" w:sz="0" w:space="0" w:color="auto"/>
          </w:divBdr>
        </w:div>
        <w:div w:id="573512284">
          <w:marLeft w:val="640"/>
          <w:marRight w:val="0"/>
          <w:marTop w:val="0"/>
          <w:marBottom w:val="0"/>
          <w:divBdr>
            <w:top w:val="none" w:sz="0" w:space="0" w:color="auto"/>
            <w:left w:val="none" w:sz="0" w:space="0" w:color="auto"/>
            <w:bottom w:val="none" w:sz="0" w:space="0" w:color="auto"/>
            <w:right w:val="none" w:sz="0" w:space="0" w:color="auto"/>
          </w:divBdr>
        </w:div>
        <w:div w:id="989674561">
          <w:marLeft w:val="640"/>
          <w:marRight w:val="0"/>
          <w:marTop w:val="0"/>
          <w:marBottom w:val="0"/>
          <w:divBdr>
            <w:top w:val="none" w:sz="0" w:space="0" w:color="auto"/>
            <w:left w:val="none" w:sz="0" w:space="0" w:color="auto"/>
            <w:bottom w:val="none" w:sz="0" w:space="0" w:color="auto"/>
            <w:right w:val="none" w:sz="0" w:space="0" w:color="auto"/>
          </w:divBdr>
        </w:div>
        <w:div w:id="1441604138">
          <w:marLeft w:val="640"/>
          <w:marRight w:val="0"/>
          <w:marTop w:val="0"/>
          <w:marBottom w:val="0"/>
          <w:divBdr>
            <w:top w:val="none" w:sz="0" w:space="0" w:color="auto"/>
            <w:left w:val="none" w:sz="0" w:space="0" w:color="auto"/>
            <w:bottom w:val="none" w:sz="0" w:space="0" w:color="auto"/>
            <w:right w:val="none" w:sz="0" w:space="0" w:color="auto"/>
          </w:divBdr>
        </w:div>
      </w:divsChild>
    </w:div>
    <w:div w:id="2129739135">
      <w:bodyDiv w:val="1"/>
      <w:marLeft w:val="0"/>
      <w:marRight w:val="0"/>
      <w:marTop w:val="0"/>
      <w:marBottom w:val="0"/>
      <w:divBdr>
        <w:top w:val="none" w:sz="0" w:space="0" w:color="auto"/>
        <w:left w:val="none" w:sz="0" w:space="0" w:color="auto"/>
        <w:bottom w:val="none" w:sz="0" w:space="0" w:color="auto"/>
        <w:right w:val="none" w:sz="0" w:space="0" w:color="auto"/>
      </w:divBdr>
      <w:divsChild>
        <w:div w:id="1835608260">
          <w:marLeft w:val="640"/>
          <w:marRight w:val="0"/>
          <w:marTop w:val="0"/>
          <w:marBottom w:val="0"/>
          <w:divBdr>
            <w:top w:val="none" w:sz="0" w:space="0" w:color="auto"/>
            <w:left w:val="none" w:sz="0" w:space="0" w:color="auto"/>
            <w:bottom w:val="none" w:sz="0" w:space="0" w:color="auto"/>
            <w:right w:val="none" w:sz="0" w:space="0" w:color="auto"/>
          </w:divBdr>
        </w:div>
        <w:div w:id="1253661416">
          <w:marLeft w:val="640"/>
          <w:marRight w:val="0"/>
          <w:marTop w:val="0"/>
          <w:marBottom w:val="0"/>
          <w:divBdr>
            <w:top w:val="none" w:sz="0" w:space="0" w:color="auto"/>
            <w:left w:val="none" w:sz="0" w:space="0" w:color="auto"/>
            <w:bottom w:val="none" w:sz="0" w:space="0" w:color="auto"/>
            <w:right w:val="none" w:sz="0" w:space="0" w:color="auto"/>
          </w:divBdr>
        </w:div>
        <w:div w:id="1428188981">
          <w:marLeft w:val="640"/>
          <w:marRight w:val="0"/>
          <w:marTop w:val="0"/>
          <w:marBottom w:val="0"/>
          <w:divBdr>
            <w:top w:val="none" w:sz="0" w:space="0" w:color="auto"/>
            <w:left w:val="none" w:sz="0" w:space="0" w:color="auto"/>
            <w:bottom w:val="none" w:sz="0" w:space="0" w:color="auto"/>
            <w:right w:val="none" w:sz="0" w:space="0" w:color="auto"/>
          </w:divBdr>
        </w:div>
        <w:div w:id="1044795104">
          <w:marLeft w:val="640"/>
          <w:marRight w:val="0"/>
          <w:marTop w:val="0"/>
          <w:marBottom w:val="0"/>
          <w:divBdr>
            <w:top w:val="none" w:sz="0" w:space="0" w:color="auto"/>
            <w:left w:val="none" w:sz="0" w:space="0" w:color="auto"/>
            <w:bottom w:val="none" w:sz="0" w:space="0" w:color="auto"/>
            <w:right w:val="none" w:sz="0" w:space="0" w:color="auto"/>
          </w:divBdr>
        </w:div>
        <w:div w:id="990593961">
          <w:marLeft w:val="640"/>
          <w:marRight w:val="0"/>
          <w:marTop w:val="0"/>
          <w:marBottom w:val="0"/>
          <w:divBdr>
            <w:top w:val="none" w:sz="0" w:space="0" w:color="auto"/>
            <w:left w:val="none" w:sz="0" w:space="0" w:color="auto"/>
            <w:bottom w:val="none" w:sz="0" w:space="0" w:color="auto"/>
            <w:right w:val="none" w:sz="0" w:space="0" w:color="auto"/>
          </w:divBdr>
        </w:div>
        <w:div w:id="233665814">
          <w:marLeft w:val="640"/>
          <w:marRight w:val="0"/>
          <w:marTop w:val="0"/>
          <w:marBottom w:val="0"/>
          <w:divBdr>
            <w:top w:val="none" w:sz="0" w:space="0" w:color="auto"/>
            <w:left w:val="none" w:sz="0" w:space="0" w:color="auto"/>
            <w:bottom w:val="none" w:sz="0" w:space="0" w:color="auto"/>
            <w:right w:val="none" w:sz="0" w:space="0" w:color="auto"/>
          </w:divBdr>
        </w:div>
        <w:div w:id="2056081312">
          <w:marLeft w:val="640"/>
          <w:marRight w:val="0"/>
          <w:marTop w:val="0"/>
          <w:marBottom w:val="0"/>
          <w:divBdr>
            <w:top w:val="none" w:sz="0" w:space="0" w:color="auto"/>
            <w:left w:val="none" w:sz="0" w:space="0" w:color="auto"/>
            <w:bottom w:val="none" w:sz="0" w:space="0" w:color="auto"/>
            <w:right w:val="none" w:sz="0" w:space="0" w:color="auto"/>
          </w:divBdr>
        </w:div>
        <w:div w:id="98792628">
          <w:marLeft w:val="640"/>
          <w:marRight w:val="0"/>
          <w:marTop w:val="0"/>
          <w:marBottom w:val="0"/>
          <w:divBdr>
            <w:top w:val="none" w:sz="0" w:space="0" w:color="auto"/>
            <w:left w:val="none" w:sz="0" w:space="0" w:color="auto"/>
            <w:bottom w:val="none" w:sz="0" w:space="0" w:color="auto"/>
            <w:right w:val="none" w:sz="0" w:space="0" w:color="auto"/>
          </w:divBdr>
        </w:div>
        <w:div w:id="1841315927">
          <w:marLeft w:val="640"/>
          <w:marRight w:val="0"/>
          <w:marTop w:val="0"/>
          <w:marBottom w:val="0"/>
          <w:divBdr>
            <w:top w:val="none" w:sz="0" w:space="0" w:color="auto"/>
            <w:left w:val="none" w:sz="0" w:space="0" w:color="auto"/>
            <w:bottom w:val="none" w:sz="0" w:space="0" w:color="auto"/>
            <w:right w:val="none" w:sz="0" w:space="0" w:color="auto"/>
          </w:divBdr>
        </w:div>
        <w:div w:id="1240141231">
          <w:marLeft w:val="640"/>
          <w:marRight w:val="0"/>
          <w:marTop w:val="0"/>
          <w:marBottom w:val="0"/>
          <w:divBdr>
            <w:top w:val="none" w:sz="0" w:space="0" w:color="auto"/>
            <w:left w:val="none" w:sz="0" w:space="0" w:color="auto"/>
            <w:bottom w:val="none" w:sz="0" w:space="0" w:color="auto"/>
            <w:right w:val="none" w:sz="0" w:space="0" w:color="auto"/>
          </w:divBdr>
        </w:div>
        <w:div w:id="1446197452">
          <w:marLeft w:val="640"/>
          <w:marRight w:val="0"/>
          <w:marTop w:val="0"/>
          <w:marBottom w:val="0"/>
          <w:divBdr>
            <w:top w:val="none" w:sz="0" w:space="0" w:color="auto"/>
            <w:left w:val="none" w:sz="0" w:space="0" w:color="auto"/>
            <w:bottom w:val="none" w:sz="0" w:space="0" w:color="auto"/>
            <w:right w:val="none" w:sz="0" w:space="0" w:color="auto"/>
          </w:divBdr>
        </w:div>
        <w:div w:id="1886991174">
          <w:marLeft w:val="640"/>
          <w:marRight w:val="0"/>
          <w:marTop w:val="0"/>
          <w:marBottom w:val="0"/>
          <w:divBdr>
            <w:top w:val="none" w:sz="0" w:space="0" w:color="auto"/>
            <w:left w:val="none" w:sz="0" w:space="0" w:color="auto"/>
            <w:bottom w:val="none" w:sz="0" w:space="0" w:color="auto"/>
            <w:right w:val="none" w:sz="0" w:space="0" w:color="auto"/>
          </w:divBdr>
        </w:div>
        <w:div w:id="1900047891">
          <w:marLeft w:val="640"/>
          <w:marRight w:val="0"/>
          <w:marTop w:val="0"/>
          <w:marBottom w:val="0"/>
          <w:divBdr>
            <w:top w:val="none" w:sz="0" w:space="0" w:color="auto"/>
            <w:left w:val="none" w:sz="0" w:space="0" w:color="auto"/>
            <w:bottom w:val="none" w:sz="0" w:space="0" w:color="auto"/>
            <w:right w:val="none" w:sz="0" w:space="0" w:color="auto"/>
          </w:divBdr>
        </w:div>
        <w:div w:id="635374739">
          <w:marLeft w:val="640"/>
          <w:marRight w:val="0"/>
          <w:marTop w:val="0"/>
          <w:marBottom w:val="0"/>
          <w:divBdr>
            <w:top w:val="none" w:sz="0" w:space="0" w:color="auto"/>
            <w:left w:val="none" w:sz="0" w:space="0" w:color="auto"/>
            <w:bottom w:val="none" w:sz="0" w:space="0" w:color="auto"/>
            <w:right w:val="none" w:sz="0" w:space="0" w:color="auto"/>
          </w:divBdr>
        </w:div>
        <w:div w:id="1293633582">
          <w:marLeft w:val="640"/>
          <w:marRight w:val="0"/>
          <w:marTop w:val="0"/>
          <w:marBottom w:val="0"/>
          <w:divBdr>
            <w:top w:val="none" w:sz="0" w:space="0" w:color="auto"/>
            <w:left w:val="none" w:sz="0" w:space="0" w:color="auto"/>
            <w:bottom w:val="none" w:sz="0" w:space="0" w:color="auto"/>
            <w:right w:val="none" w:sz="0" w:space="0" w:color="auto"/>
          </w:divBdr>
        </w:div>
        <w:div w:id="1143889198">
          <w:marLeft w:val="640"/>
          <w:marRight w:val="0"/>
          <w:marTop w:val="0"/>
          <w:marBottom w:val="0"/>
          <w:divBdr>
            <w:top w:val="none" w:sz="0" w:space="0" w:color="auto"/>
            <w:left w:val="none" w:sz="0" w:space="0" w:color="auto"/>
            <w:bottom w:val="none" w:sz="0" w:space="0" w:color="auto"/>
            <w:right w:val="none" w:sz="0" w:space="0" w:color="auto"/>
          </w:divBdr>
        </w:div>
        <w:div w:id="643387855">
          <w:marLeft w:val="640"/>
          <w:marRight w:val="0"/>
          <w:marTop w:val="0"/>
          <w:marBottom w:val="0"/>
          <w:divBdr>
            <w:top w:val="none" w:sz="0" w:space="0" w:color="auto"/>
            <w:left w:val="none" w:sz="0" w:space="0" w:color="auto"/>
            <w:bottom w:val="none" w:sz="0" w:space="0" w:color="auto"/>
            <w:right w:val="none" w:sz="0" w:space="0" w:color="auto"/>
          </w:divBdr>
        </w:div>
        <w:div w:id="593824217">
          <w:marLeft w:val="640"/>
          <w:marRight w:val="0"/>
          <w:marTop w:val="0"/>
          <w:marBottom w:val="0"/>
          <w:divBdr>
            <w:top w:val="none" w:sz="0" w:space="0" w:color="auto"/>
            <w:left w:val="none" w:sz="0" w:space="0" w:color="auto"/>
            <w:bottom w:val="none" w:sz="0" w:space="0" w:color="auto"/>
            <w:right w:val="none" w:sz="0" w:space="0" w:color="auto"/>
          </w:divBdr>
        </w:div>
        <w:div w:id="931671272">
          <w:marLeft w:val="640"/>
          <w:marRight w:val="0"/>
          <w:marTop w:val="0"/>
          <w:marBottom w:val="0"/>
          <w:divBdr>
            <w:top w:val="none" w:sz="0" w:space="0" w:color="auto"/>
            <w:left w:val="none" w:sz="0" w:space="0" w:color="auto"/>
            <w:bottom w:val="none" w:sz="0" w:space="0" w:color="auto"/>
            <w:right w:val="none" w:sz="0" w:space="0" w:color="auto"/>
          </w:divBdr>
        </w:div>
        <w:div w:id="919410302">
          <w:marLeft w:val="640"/>
          <w:marRight w:val="0"/>
          <w:marTop w:val="0"/>
          <w:marBottom w:val="0"/>
          <w:divBdr>
            <w:top w:val="none" w:sz="0" w:space="0" w:color="auto"/>
            <w:left w:val="none" w:sz="0" w:space="0" w:color="auto"/>
            <w:bottom w:val="none" w:sz="0" w:space="0" w:color="auto"/>
            <w:right w:val="none" w:sz="0" w:space="0" w:color="auto"/>
          </w:divBdr>
        </w:div>
        <w:div w:id="2028751733">
          <w:marLeft w:val="640"/>
          <w:marRight w:val="0"/>
          <w:marTop w:val="0"/>
          <w:marBottom w:val="0"/>
          <w:divBdr>
            <w:top w:val="none" w:sz="0" w:space="0" w:color="auto"/>
            <w:left w:val="none" w:sz="0" w:space="0" w:color="auto"/>
            <w:bottom w:val="none" w:sz="0" w:space="0" w:color="auto"/>
            <w:right w:val="none" w:sz="0" w:space="0" w:color="auto"/>
          </w:divBdr>
        </w:div>
        <w:div w:id="1145929506">
          <w:marLeft w:val="640"/>
          <w:marRight w:val="0"/>
          <w:marTop w:val="0"/>
          <w:marBottom w:val="0"/>
          <w:divBdr>
            <w:top w:val="none" w:sz="0" w:space="0" w:color="auto"/>
            <w:left w:val="none" w:sz="0" w:space="0" w:color="auto"/>
            <w:bottom w:val="none" w:sz="0" w:space="0" w:color="auto"/>
            <w:right w:val="none" w:sz="0" w:space="0" w:color="auto"/>
          </w:divBdr>
        </w:div>
        <w:div w:id="217938146">
          <w:marLeft w:val="640"/>
          <w:marRight w:val="0"/>
          <w:marTop w:val="0"/>
          <w:marBottom w:val="0"/>
          <w:divBdr>
            <w:top w:val="none" w:sz="0" w:space="0" w:color="auto"/>
            <w:left w:val="none" w:sz="0" w:space="0" w:color="auto"/>
            <w:bottom w:val="none" w:sz="0" w:space="0" w:color="auto"/>
            <w:right w:val="none" w:sz="0" w:space="0" w:color="auto"/>
          </w:divBdr>
        </w:div>
        <w:div w:id="982005649">
          <w:marLeft w:val="640"/>
          <w:marRight w:val="0"/>
          <w:marTop w:val="0"/>
          <w:marBottom w:val="0"/>
          <w:divBdr>
            <w:top w:val="none" w:sz="0" w:space="0" w:color="auto"/>
            <w:left w:val="none" w:sz="0" w:space="0" w:color="auto"/>
            <w:bottom w:val="none" w:sz="0" w:space="0" w:color="auto"/>
            <w:right w:val="none" w:sz="0" w:space="0" w:color="auto"/>
          </w:divBdr>
        </w:div>
        <w:div w:id="471681751">
          <w:marLeft w:val="640"/>
          <w:marRight w:val="0"/>
          <w:marTop w:val="0"/>
          <w:marBottom w:val="0"/>
          <w:divBdr>
            <w:top w:val="none" w:sz="0" w:space="0" w:color="auto"/>
            <w:left w:val="none" w:sz="0" w:space="0" w:color="auto"/>
            <w:bottom w:val="none" w:sz="0" w:space="0" w:color="auto"/>
            <w:right w:val="none" w:sz="0" w:space="0" w:color="auto"/>
          </w:divBdr>
        </w:div>
        <w:div w:id="1055356820">
          <w:marLeft w:val="640"/>
          <w:marRight w:val="0"/>
          <w:marTop w:val="0"/>
          <w:marBottom w:val="0"/>
          <w:divBdr>
            <w:top w:val="none" w:sz="0" w:space="0" w:color="auto"/>
            <w:left w:val="none" w:sz="0" w:space="0" w:color="auto"/>
            <w:bottom w:val="none" w:sz="0" w:space="0" w:color="auto"/>
            <w:right w:val="none" w:sz="0" w:space="0" w:color="auto"/>
          </w:divBdr>
        </w:div>
        <w:div w:id="73406076">
          <w:marLeft w:val="640"/>
          <w:marRight w:val="0"/>
          <w:marTop w:val="0"/>
          <w:marBottom w:val="0"/>
          <w:divBdr>
            <w:top w:val="none" w:sz="0" w:space="0" w:color="auto"/>
            <w:left w:val="none" w:sz="0" w:space="0" w:color="auto"/>
            <w:bottom w:val="none" w:sz="0" w:space="0" w:color="auto"/>
            <w:right w:val="none" w:sz="0" w:space="0" w:color="auto"/>
          </w:divBdr>
        </w:div>
        <w:div w:id="28384876">
          <w:marLeft w:val="640"/>
          <w:marRight w:val="0"/>
          <w:marTop w:val="0"/>
          <w:marBottom w:val="0"/>
          <w:divBdr>
            <w:top w:val="none" w:sz="0" w:space="0" w:color="auto"/>
            <w:left w:val="none" w:sz="0" w:space="0" w:color="auto"/>
            <w:bottom w:val="none" w:sz="0" w:space="0" w:color="auto"/>
            <w:right w:val="none" w:sz="0" w:space="0" w:color="auto"/>
          </w:divBdr>
        </w:div>
        <w:div w:id="689649808">
          <w:marLeft w:val="640"/>
          <w:marRight w:val="0"/>
          <w:marTop w:val="0"/>
          <w:marBottom w:val="0"/>
          <w:divBdr>
            <w:top w:val="none" w:sz="0" w:space="0" w:color="auto"/>
            <w:left w:val="none" w:sz="0" w:space="0" w:color="auto"/>
            <w:bottom w:val="none" w:sz="0" w:space="0" w:color="auto"/>
            <w:right w:val="none" w:sz="0" w:space="0" w:color="auto"/>
          </w:divBdr>
        </w:div>
        <w:div w:id="2087679872">
          <w:marLeft w:val="640"/>
          <w:marRight w:val="0"/>
          <w:marTop w:val="0"/>
          <w:marBottom w:val="0"/>
          <w:divBdr>
            <w:top w:val="none" w:sz="0" w:space="0" w:color="auto"/>
            <w:left w:val="none" w:sz="0" w:space="0" w:color="auto"/>
            <w:bottom w:val="none" w:sz="0" w:space="0" w:color="auto"/>
            <w:right w:val="none" w:sz="0" w:space="0" w:color="auto"/>
          </w:divBdr>
        </w:div>
        <w:div w:id="910195898">
          <w:marLeft w:val="640"/>
          <w:marRight w:val="0"/>
          <w:marTop w:val="0"/>
          <w:marBottom w:val="0"/>
          <w:divBdr>
            <w:top w:val="none" w:sz="0" w:space="0" w:color="auto"/>
            <w:left w:val="none" w:sz="0" w:space="0" w:color="auto"/>
            <w:bottom w:val="none" w:sz="0" w:space="0" w:color="auto"/>
            <w:right w:val="none" w:sz="0" w:space="0" w:color="auto"/>
          </w:divBdr>
        </w:div>
        <w:div w:id="836573400">
          <w:marLeft w:val="640"/>
          <w:marRight w:val="0"/>
          <w:marTop w:val="0"/>
          <w:marBottom w:val="0"/>
          <w:divBdr>
            <w:top w:val="none" w:sz="0" w:space="0" w:color="auto"/>
            <w:left w:val="none" w:sz="0" w:space="0" w:color="auto"/>
            <w:bottom w:val="none" w:sz="0" w:space="0" w:color="auto"/>
            <w:right w:val="none" w:sz="0" w:space="0" w:color="auto"/>
          </w:divBdr>
        </w:div>
        <w:div w:id="1001197707">
          <w:marLeft w:val="640"/>
          <w:marRight w:val="0"/>
          <w:marTop w:val="0"/>
          <w:marBottom w:val="0"/>
          <w:divBdr>
            <w:top w:val="none" w:sz="0" w:space="0" w:color="auto"/>
            <w:left w:val="none" w:sz="0" w:space="0" w:color="auto"/>
            <w:bottom w:val="none" w:sz="0" w:space="0" w:color="auto"/>
            <w:right w:val="none" w:sz="0" w:space="0" w:color="auto"/>
          </w:divBdr>
        </w:div>
        <w:div w:id="692221077">
          <w:marLeft w:val="640"/>
          <w:marRight w:val="0"/>
          <w:marTop w:val="0"/>
          <w:marBottom w:val="0"/>
          <w:divBdr>
            <w:top w:val="none" w:sz="0" w:space="0" w:color="auto"/>
            <w:left w:val="none" w:sz="0" w:space="0" w:color="auto"/>
            <w:bottom w:val="none" w:sz="0" w:space="0" w:color="auto"/>
            <w:right w:val="none" w:sz="0" w:space="0" w:color="auto"/>
          </w:divBdr>
        </w:div>
        <w:div w:id="1327434925">
          <w:marLeft w:val="640"/>
          <w:marRight w:val="0"/>
          <w:marTop w:val="0"/>
          <w:marBottom w:val="0"/>
          <w:divBdr>
            <w:top w:val="none" w:sz="0" w:space="0" w:color="auto"/>
            <w:left w:val="none" w:sz="0" w:space="0" w:color="auto"/>
            <w:bottom w:val="none" w:sz="0" w:space="0" w:color="auto"/>
            <w:right w:val="none" w:sz="0" w:space="0" w:color="auto"/>
          </w:divBdr>
        </w:div>
        <w:div w:id="709495047">
          <w:marLeft w:val="640"/>
          <w:marRight w:val="0"/>
          <w:marTop w:val="0"/>
          <w:marBottom w:val="0"/>
          <w:divBdr>
            <w:top w:val="none" w:sz="0" w:space="0" w:color="auto"/>
            <w:left w:val="none" w:sz="0" w:space="0" w:color="auto"/>
            <w:bottom w:val="none" w:sz="0" w:space="0" w:color="auto"/>
            <w:right w:val="none" w:sz="0" w:space="0" w:color="auto"/>
          </w:divBdr>
        </w:div>
        <w:div w:id="1063724518">
          <w:marLeft w:val="640"/>
          <w:marRight w:val="0"/>
          <w:marTop w:val="0"/>
          <w:marBottom w:val="0"/>
          <w:divBdr>
            <w:top w:val="none" w:sz="0" w:space="0" w:color="auto"/>
            <w:left w:val="none" w:sz="0" w:space="0" w:color="auto"/>
            <w:bottom w:val="none" w:sz="0" w:space="0" w:color="auto"/>
            <w:right w:val="none" w:sz="0" w:space="0" w:color="auto"/>
          </w:divBdr>
        </w:div>
        <w:div w:id="983102">
          <w:marLeft w:val="640"/>
          <w:marRight w:val="0"/>
          <w:marTop w:val="0"/>
          <w:marBottom w:val="0"/>
          <w:divBdr>
            <w:top w:val="none" w:sz="0" w:space="0" w:color="auto"/>
            <w:left w:val="none" w:sz="0" w:space="0" w:color="auto"/>
            <w:bottom w:val="none" w:sz="0" w:space="0" w:color="auto"/>
            <w:right w:val="none" w:sz="0" w:space="0" w:color="auto"/>
          </w:divBdr>
        </w:div>
        <w:div w:id="1601597830">
          <w:marLeft w:val="640"/>
          <w:marRight w:val="0"/>
          <w:marTop w:val="0"/>
          <w:marBottom w:val="0"/>
          <w:divBdr>
            <w:top w:val="none" w:sz="0" w:space="0" w:color="auto"/>
            <w:left w:val="none" w:sz="0" w:space="0" w:color="auto"/>
            <w:bottom w:val="none" w:sz="0" w:space="0" w:color="auto"/>
            <w:right w:val="none" w:sz="0" w:space="0" w:color="auto"/>
          </w:divBdr>
        </w:div>
        <w:div w:id="743839804">
          <w:marLeft w:val="640"/>
          <w:marRight w:val="0"/>
          <w:marTop w:val="0"/>
          <w:marBottom w:val="0"/>
          <w:divBdr>
            <w:top w:val="none" w:sz="0" w:space="0" w:color="auto"/>
            <w:left w:val="none" w:sz="0" w:space="0" w:color="auto"/>
            <w:bottom w:val="none" w:sz="0" w:space="0" w:color="auto"/>
            <w:right w:val="none" w:sz="0" w:space="0" w:color="auto"/>
          </w:divBdr>
        </w:div>
        <w:div w:id="1838615913">
          <w:marLeft w:val="640"/>
          <w:marRight w:val="0"/>
          <w:marTop w:val="0"/>
          <w:marBottom w:val="0"/>
          <w:divBdr>
            <w:top w:val="none" w:sz="0" w:space="0" w:color="auto"/>
            <w:left w:val="none" w:sz="0" w:space="0" w:color="auto"/>
            <w:bottom w:val="none" w:sz="0" w:space="0" w:color="auto"/>
            <w:right w:val="none" w:sz="0" w:space="0" w:color="auto"/>
          </w:divBdr>
        </w:div>
        <w:div w:id="330062602">
          <w:marLeft w:val="640"/>
          <w:marRight w:val="0"/>
          <w:marTop w:val="0"/>
          <w:marBottom w:val="0"/>
          <w:divBdr>
            <w:top w:val="none" w:sz="0" w:space="0" w:color="auto"/>
            <w:left w:val="none" w:sz="0" w:space="0" w:color="auto"/>
            <w:bottom w:val="none" w:sz="0" w:space="0" w:color="auto"/>
            <w:right w:val="none" w:sz="0" w:space="0" w:color="auto"/>
          </w:divBdr>
        </w:div>
        <w:div w:id="706566410">
          <w:marLeft w:val="640"/>
          <w:marRight w:val="0"/>
          <w:marTop w:val="0"/>
          <w:marBottom w:val="0"/>
          <w:divBdr>
            <w:top w:val="none" w:sz="0" w:space="0" w:color="auto"/>
            <w:left w:val="none" w:sz="0" w:space="0" w:color="auto"/>
            <w:bottom w:val="none" w:sz="0" w:space="0" w:color="auto"/>
            <w:right w:val="none" w:sz="0" w:space="0" w:color="auto"/>
          </w:divBdr>
        </w:div>
        <w:div w:id="615141991">
          <w:marLeft w:val="640"/>
          <w:marRight w:val="0"/>
          <w:marTop w:val="0"/>
          <w:marBottom w:val="0"/>
          <w:divBdr>
            <w:top w:val="none" w:sz="0" w:space="0" w:color="auto"/>
            <w:left w:val="none" w:sz="0" w:space="0" w:color="auto"/>
            <w:bottom w:val="none" w:sz="0" w:space="0" w:color="auto"/>
            <w:right w:val="none" w:sz="0" w:space="0" w:color="auto"/>
          </w:divBdr>
        </w:div>
        <w:div w:id="1663195845">
          <w:marLeft w:val="640"/>
          <w:marRight w:val="0"/>
          <w:marTop w:val="0"/>
          <w:marBottom w:val="0"/>
          <w:divBdr>
            <w:top w:val="none" w:sz="0" w:space="0" w:color="auto"/>
            <w:left w:val="none" w:sz="0" w:space="0" w:color="auto"/>
            <w:bottom w:val="none" w:sz="0" w:space="0" w:color="auto"/>
            <w:right w:val="none" w:sz="0" w:space="0" w:color="auto"/>
          </w:divBdr>
        </w:div>
        <w:div w:id="928192261">
          <w:marLeft w:val="640"/>
          <w:marRight w:val="0"/>
          <w:marTop w:val="0"/>
          <w:marBottom w:val="0"/>
          <w:divBdr>
            <w:top w:val="none" w:sz="0" w:space="0" w:color="auto"/>
            <w:left w:val="none" w:sz="0" w:space="0" w:color="auto"/>
            <w:bottom w:val="none" w:sz="0" w:space="0" w:color="auto"/>
            <w:right w:val="none" w:sz="0" w:space="0" w:color="auto"/>
          </w:divBdr>
        </w:div>
        <w:div w:id="158740451">
          <w:marLeft w:val="640"/>
          <w:marRight w:val="0"/>
          <w:marTop w:val="0"/>
          <w:marBottom w:val="0"/>
          <w:divBdr>
            <w:top w:val="none" w:sz="0" w:space="0" w:color="auto"/>
            <w:left w:val="none" w:sz="0" w:space="0" w:color="auto"/>
            <w:bottom w:val="none" w:sz="0" w:space="0" w:color="auto"/>
            <w:right w:val="none" w:sz="0" w:space="0" w:color="auto"/>
          </w:divBdr>
        </w:div>
      </w:divsChild>
    </w:div>
    <w:div w:id="2133939914">
      <w:marLeft w:val="0"/>
      <w:marRight w:val="0"/>
      <w:marTop w:val="0"/>
      <w:marBottom w:val="0"/>
      <w:divBdr>
        <w:top w:val="none" w:sz="0" w:space="0" w:color="auto"/>
        <w:left w:val="none" w:sz="0" w:space="0" w:color="auto"/>
        <w:bottom w:val="none" w:sz="0" w:space="0" w:color="auto"/>
        <w:right w:val="none" w:sz="0" w:space="0" w:color="auto"/>
      </w:divBdr>
    </w:div>
    <w:div w:id="2138328367">
      <w:marLeft w:val="0"/>
      <w:marRight w:val="0"/>
      <w:marTop w:val="0"/>
      <w:marBottom w:val="0"/>
      <w:divBdr>
        <w:top w:val="none" w:sz="0" w:space="0" w:color="auto"/>
        <w:left w:val="none" w:sz="0" w:space="0" w:color="auto"/>
        <w:bottom w:val="none" w:sz="0" w:space="0" w:color="auto"/>
        <w:right w:val="none" w:sz="0" w:space="0" w:color="auto"/>
      </w:divBdr>
    </w:div>
    <w:div w:id="2141534599">
      <w:bodyDiv w:val="1"/>
      <w:marLeft w:val="0"/>
      <w:marRight w:val="0"/>
      <w:marTop w:val="0"/>
      <w:marBottom w:val="0"/>
      <w:divBdr>
        <w:top w:val="none" w:sz="0" w:space="0" w:color="auto"/>
        <w:left w:val="none" w:sz="0" w:space="0" w:color="auto"/>
        <w:bottom w:val="none" w:sz="0" w:space="0" w:color="auto"/>
        <w:right w:val="none" w:sz="0" w:space="0" w:color="auto"/>
      </w:divBdr>
      <w:divsChild>
        <w:div w:id="6101443">
          <w:marLeft w:val="640"/>
          <w:marRight w:val="0"/>
          <w:marTop w:val="0"/>
          <w:marBottom w:val="0"/>
          <w:divBdr>
            <w:top w:val="none" w:sz="0" w:space="0" w:color="auto"/>
            <w:left w:val="none" w:sz="0" w:space="0" w:color="auto"/>
            <w:bottom w:val="none" w:sz="0" w:space="0" w:color="auto"/>
            <w:right w:val="none" w:sz="0" w:space="0" w:color="auto"/>
          </w:divBdr>
        </w:div>
        <w:div w:id="18094479">
          <w:marLeft w:val="640"/>
          <w:marRight w:val="0"/>
          <w:marTop w:val="0"/>
          <w:marBottom w:val="0"/>
          <w:divBdr>
            <w:top w:val="none" w:sz="0" w:space="0" w:color="auto"/>
            <w:left w:val="none" w:sz="0" w:space="0" w:color="auto"/>
            <w:bottom w:val="none" w:sz="0" w:space="0" w:color="auto"/>
            <w:right w:val="none" w:sz="0" w:space="0" w:color="auto"/>
          </w:divBdr>
        </w:div>
        <w:div w:id="19282529">
          <w:marLeft w:val="640"/>
          <w:marRight w:val="0"/>
          <w:marTop w:val="0"/>
          <w:marBottom w:val="0"/>
          <w:divBdr>
            <w:top w:val="none" w:sz="0" w:space="0" w:color="auto"/>
            <w:left w:val="none" w:sz="0" w:space="0" w:color="auto"/>
            <w:bottom w:val="none" w:sz="0" w:space="0" w:color="auto"/>
            <w:right w:val="none" w:sz="0" w:space="0" w:color="auto"/>
          </w:divBdr>
        </w:div>
        <w:div w:id="32122330">
          <w:marLeft w:val="640"/>
          <w:marRight w:val="0"/>
          <w:marTop w:val="0"/>
          <w:marBottom w:val="0"/>
          <w:divBdr>
            <w:top w:val="none" w:sz="0" w:space="0" w:color="auto"/>
            <w:left w:val="none" w:sz="0" w:space="0" w:color="auto"/>
            <w:bottom w:val="none" w:sz="0" w:space="0" w:color="auto"/>
            <w:right w:val="none" w:sz="0" w:space="0" w:color="auto"/>
          </w:divBdr>
        </w:div>
        <w:div w:id="34896117">
          <w:marLeft w:val="640"/>
          <w:marRight w:val="0"/>
          <w:marTop w:val="0"/>
          <w:marBottom w:val="0"/>
          <w:divBdr>
            <w:top w:val="none" w:sz="0" w:space="0" w:color="auto"/>
            <w:left w:val="none" w:sz="0" w:space="0" w:color="auto"/>
            <w:bottom w:val="none" w:sz="0" w:space="0" w:color="auto"/>
            <w:right w:val="none" w:sz="0" w:space="0" w:color="auto"/>
          </w:divBdr>
        </w:div>
        <w:div w:id="71394642">
          <w:marLeft w:val="640"/>
          <w:marRight w:val="0"/>
          <w:marTop w:val="0"/>
          <w:marBottom w:val="0"/>
          <w:divBdr>
            <w:top w:val="none" w:sz="0" w:space="0" w:color="auto"/>
            <w:left w:val="none" w:sz="0" w:space="0" w:color="auto"/>
            <w:bottom w:val="none" w:sz="0" w:space="0" w:color="auto"/>
            <w:right w:val="none" w:sz="0" w:space="0" w:color="auto"/>
          </w:divBdr>
        </w:div>
        <w:div w:id="93284228">
          <w:marLeft w:val="640"/>
          <w:marRight w:val="0"/>
          <w:marTop w:val="0"/>
          <w:marBottom w:val="0"/>
          <w:divBdr>
            <w:top w:val="none" w:sz="0" w:space="0" w:color="auto"/>
            <w:left w:val="none" w:sz="0" w:space="0" w:color="auto"/>
            <w:bottom w:val="none" w:sz="0" w:space="0" w:color="auto"/>
            <w:right w:val="none" w:sz="0" w:space="0" w:color="auto"/>
          </w:divBdr>
        </w:div>
        <w:div w:id="93399891">
          <w:marLeft w:val="640"/>
          <w:marRight w:val="0"/>
          <w:marTop w:val="0"/>
          <w:marBottom w:val="0"/>
          <w:divBdr>
            <w:top w:val="none" w:sz="0" w:space="0" w:color="auto"/>
            <w:left w:val="none" w:sz="0" w:space="0" w:color="auto"/>
            <w:bottom w:val="none" w:sz="0" w:space="0" w:color="auto"/>
            <w:right w:val="none" w:sz="0" w:space="0" w:color="auto"/>
          </w:divBdr>
        </w:div>
        <w:div w:id="153569760">
          <w:marLeft w:val="640"/>
          <w:marRight w:val="0"/>
          <w:marTop w:val="0"/>
          <w:marBottom w:val="0"/>
          <w:divBdr>
            <w:top w:val="none" w:sz="0" w:space="0" w:color="auto"/>
            <w:left w:val="none" w:sz="0" w:space="0" w:color="auto"/>
            <w:bottom w:val="none" w:sz="0" w:space="0" w:color="auto"/>
            <w:right w:val="none" w:sz="0" w:space="0" w:color="auto"/>
          </w:divBdr>
        </w:div>
        <w:div w:id="155464658">
          <w:marLeft w:val="640"/>
          <w:marRight w:val="0"/>
          <w:marTop w:val="0"/>
          <w:marBottom w:val="0"/>
          <w:divBdr>
            <w:top w:val="none" w:sz="0" w:space="0" w:color="auto"/>
            <w:left w:val="none" w:sz="0" w:space="0" w:color="auto"/>
            <w:bottom w:val="none" w:sz="0" w:space="0" w:color="auto"/>
            <w:right w:val="none" w:sz="0" w:space="0" w:color="auto"/>
          </w:divBdr>
        </w:div>
        <w:div w:id="254175851">
          <w:marLeft w:val="640"/>
          <w:marRight w:val="0"/>
          <w:marTop w:val="0"/>
          <w:marBottom w:val="0"/>
          <w:divBdr>
            <w:top w:val="none" w:sz="0" w:space="0" w:color="auto"/>
            <w:left w:val="none" w:sz="0" w:space="0" w:color="auto"/>
            <w:bottom w:val="none" w:sz="0" w:space="0" w:color="auto"/>
            <w:right w:val="none" w:sz="0" w:space="0" w:color="auto"/>
          </w:divBdr>
        </w:div>
        <w:div w:id="267394726">
          <w:marLeft w:val="640"/>
          <w:marRight w:val="0"/>
          <w:marTop w:val="0"/>
          <w:marBottom w:val="0"/>
          <w:divBdr>
            <w:top w:val="none" w:sz="0" w:space="0" w:color="auto"/>
            <w:left w:val="none" w:sz="0" w:space="0" w:color="auto"/>
            <w:bottom w:val="none" w:sz="0" w:space="0" w:color="auto"/>
            <w:right w:val="none" w:sz="0" w:space="0" w:color="auto"/>
          </w:divBdr>
        </w:div>
        <w:div w:id="354037643">
          <w:marLeft w:val="640"/>
          <w:marRight w:val="0"/>
          <w:marTop w:val="0"/>
          <w:marBottom w:val="0"/>
          <w:divBdr>
            <w:top w:val="none" w:sz="0" w:space="0" w:color="auto"/>
            <w:left w:val="none" w:sz="0" w:space="0" w:color="auto"/>
            <w:bottom w:val="none" w:sz="0" w:space="0" w:color="auto"/>
            <w:right w:val="none" w:sz="0" w:space="0" w:color="auto"/>
          </w:divBdr>
        </w:div>
        <w:div w:id="372929197">
          <w:marLeft w:val="640"/>
          <w:marRight w:val="0"/>
          <w:marTop w:val="0"/>
          <w:marBottom w:val="0"/>
          <w:divBdr>
            <w:top w:val="none" w:sz="0" w:space="0" w:color="auto"/>
            <w:left w:val="none" w:sz="0" w:space="0" w:color="auto"/>
            <w:bottom w:val="none" w:sz="0" w:space="0" w:color="auto"/>
            <w:right w:val="none" w:sz="0" w:space="0" w:color="auto"/>
          </w:divBdr>
        </w:div>
        <w:div w:id="398986343">
          <w:marLeft w:val="640"/>
          <w:marRight w:val="0"/>
          <w:marTop w:val="0"/>
          <w:marBottom w:val="0"/>
          <w:divBdr>
            <w:top w:val="none" w:sz="0" w:space="0" w:color="auto"/>
            <w:left w:val="none" w:sz="0" w:space="0" w:color="auto"/>
            <w:bottom w:val="none" w:sz="0" w:space="0" w:color="auto"/>
            <w:right w:val="none" w:sz="0" w:space="0" w:color="auto"/>
          </w:divBdr>
        </w:div>
        <w:div w:id="402222885">
          <w:marLeft w:val="640"/>
          <w:marRight w:val="0"/>
          <w:marTop w:val="0"/>
          <w:marBottom w:val="0"/>
          <w:divBdr>
            <w:top w:val="none" w:sz="0" w:space="0" w:color="auto"/>
            <w:left w:val="none" w:sz="0" w:space="0" w:color="auto"/>
            <w:bottom w:val="none" w:sz="0" w:space="0" w:color="auto"/>
            <w:right w:val="none" w:sz="0" w:space="0" w:color="auto"/>
          </w:divBdr>
        </w:div>
        <w:div w:id="445084317">
          <w:marLeft w:val="640"/>
          <w:marRight w:val="0"/>
          <w:marTop w:val="0"/>
          <w:marBottom w:val="0"/>
          <w:divBdr>
            <w:top w:val="none" w:sz="0" w:space="0" w:color="auto"/>
            <w:left w:val="none" w:sz="0" w:space="0" w:color="auto"/>
            <w:bottom w:val="none" w:sz="0" w:space="0" w:color="auto"/>
            <w:right w:val="none" w:sz="0" w:space="0" w:color="auto"/>
          </w:divBdr>
        </w:div>
        <w:div w:id="540242250">
          <w:marLeft w:val="640"/>
          <w:marRight w:val="0"/>
          <w:marTop w:val="0"/>
          <w:marBottom w:val="0"/>
          <w:divBdr>
            <w:top w:val="none" w:sz="0" w:space="0" w:color="auto"/>
            <w:left w:val="none" w:sz="0" w:space="0" w:color="auto"/>
            <w:bottom w:val="none" w:sz="0" w:space="0" w:color="auto"/>
            <w:right w:val="none" w:sz="0" w:space="0" w:color="auto"/>
          </w:divBdr>
        </w:div>
        <w:div w:id="579339902">
          <w:marLeft w:val="640"/>
          <w:marRight w:val="0"/>
          <w:marTop w:val="0"/>
          <w:marBottom w:val="0"/>
          <w:divBdr>
            <w:top w:val="none" w:sz="0" w:space="0" w:color="auto"/>
            <w:left w:val="none" w:sz="0" w:space="0" w:color="auto"/>
            <w:bottom w:val="none" w:sz="0" w:space="0" w:color="auto"/>
            <w:right w:val="none" w:sz="0" w:space="0" w:color="auto"/>
          </w:divBdr>
        </w:div>
        <w:div w:id="583883058">
          <w:marLeft w:val="640"/>
          <w:marRight w:val="0"/>
          <w:marTop w:val="0"/>
          <w:marBottom w:val="0"/>
          <w:divBdr>
            <w:top w:val="none" w:sz="0" w:space="0" w:color="auto"/>
            <w:left w:val="none" w:sz="0" w:space="0" w:color="auto"/>
            <w:bottom w:val="none" w:sz="0" w:space="0" w:color="auto"/>
            <w:right w:val="none" w:sz="0" w:space="0" w:color="auto"/>
          </w:divBdr>
        </w:div>
        <w:div w:id="588739783">
          <w:marLeft w:val="640"/>
          <w:marRight w:val="0"/>
          <w:marTop w:val="0"/>
          <w:marBottom w:val="0"/>
          <w:divBdr>
            <w:top w:val="none" w:sz="0" w:space="0" w:color="auto"/>
            <w:left w:val="none" w:sz="0" w:space="0" w:color="auto"/>
            <w:bottom w:val="none" w:sz="0" w:space="0" w:color="auto"/>
            <w:right w:val="none" w:sz="0" w:space="0" w:color="auto"/>
          </w:divBdr>
        </w:div>
        <w:div w:id="682973405">
          <w:marLeft w:val="640"/>
          <w:marRight w:val="0"/>
          <w:marTop w:val="0"/>
          <w:marBottom w:val="0"/>
          <w:divBdr>
            <w:top w:val="none" w:sz="0" w:space="0" w:color="auto"/>
            <w:left w:val="none" w:sz="0" w:space="0" w:color="auto"/>
            <w:bottom w:val="none" w:sz="0" w:space="0" w:color="auto"/>
            <w:right w:val="none" w:sz="0" w:space="0" w:color="auto"/>
          </w:divBdr>
        </w:div>
        <w:div w:id="722288239">
          <w:marLeft w:val="640"/>
          <w:marRight w:val="0"/>
          <w:marTop w:val="0"/>
          <w:marBottom w:val="0"/>
          <w:divBdr>
            <w:top w:val="none" w:sz="0" w:space="0" w:color="auto"/>
            <w:left w:val="none" w:sz="0" w:space="0" w:color="auto"/>
            <w:bottom w:val="none" w:sz="0" w:space="0" w:color="auto"/>
            <w:right w:val="none" w:sz="0" w:space="0" w:color="auto"/>
          </w:divBdr>
        </w:div>
        <w:div w:id="752123059">
          <w:marLeft w:val="640"/>
          <w:marRight w:val="0"/>
          <w:marTop w:val="0"/>
          <w:marBottom w:val="0"/>
          <w:divBdr>
            <w:top w:val="none" w:sz="0" w:space="0" w:color="auto"/>
            <w:left w:val="none" w:sz="0" w:space="0" w:color="auto"/>
            <w:bottom w:val="none" w:sz="0" w:space="0" w:color="auto"/>
            <w:right w:val="none" w:sz="0" w:space="0" w:color="auto"/>
          </w:divBdr>
        </w:div>
        <w:div w:id="791483669">
          <w:marLeft w:val="640"/>
          <w:marRight w:val="0"/>
          <w:marTop w:val="0"/>
          <w:marBottom w:val="0"/>
          <w:divBdr>
            <w:top w:val="none" w:sz="0" w:space="0" w:color="auto"/>
            <w:left w:val="none" w:sz="0" w:space="0" w:color="auto"/>
            <w:bottom w:val="none" w:sz="0" w:space="0" w:color="auto"/>
            <w:right w:val="none" w:sz="0" w:space="0" w:color="auto"/>
          </w:divBdr>
        </w:div>
        <w:div w:id="810831668">
          <w:marLeft w:val="640"/>
          <w:marRight w:val="0"/>
          <w:marTop w:val="0"/>
          <w:marBottom w:val="0"/>
          <w:divBdr>
            <w:top w:val="none" w:sz="0" w:space="0" w:color="auto"/>
            <w:left w:val="none" w:sz="0" w:space="0" w:color="auto"/>
            <w:bottom w:val="none" w:sz="0" w:space="0" w:color="auto"/>
            <w:right w:val="none" w:sz="0" w:space="0" w:color="auto"/>
          </w:divBdr>
        </w:div>
        <w:div w:id="882710193">
          <w:marLeft w:val="640"/>
          <w:marRight w:val="0"/>
          <w:marTop w:val="0"/>
          <w:marBottom w:val="0"/>
          <w:divBdr>
            <w:top w:val="none" w:sz="0" w:space="0" w:color="auto"/>
            <w:left w:val="none" w:sz="0" w:space="0" w:color="auto"/>
            <w:bottom w:val="none" w:sz="0" w:space="0" w:color="auto"/>
            <w:right w:val="none" w:sz="0" w:space="0" w:color="auto"/>
          </w:divBdr>
        </w:div>
        <w:div w:id="1076051784">
          <w:marLeft w:val="640"/>
          <w:marRight w:val="0"/>
          <w:marTop w:val="0"/>
          <w:marBottom w:val="0"/>
          <w:divBdr>
            <w:top w:val="none" w:sz="0" w:space="0" w:color="auto"/>
            <w:left w:val="none" w:sz="0" w:space="0" w:color="auto"/>
            <w:bottom w:val="none" w:sz="0" w:space="0" w:color="auto"/>
            <w:right w:val="none" w:sz="0" w:space="0" w:color="auto"/>
          </w:divBdr>
        </w:div>
        <w:div w:id="1135100170">
          <w:marLeft w:val="640"/>
          <w:marRight w:val="0"/>
          <w:marTop w:val="0"/>
          <w:marBottom w:val="0"/>
          <w:divBdr>
            <w:top w:val="none" w:sz="0" w:space="0" w:color="auto"/>
            <w:left w:val="none" w:sz="0" w:space="0" w:color="auto"/>
            <w:bottom w:val="none" w:sz="0" w:space="0" w:color="auto"/>
            <w:right w:val="none" w:sz="0" w:space="0" w:color="auto"/>
          </w:divBdr>
        </w:div>
        <w:div w:id="1138648259">
          <w:marLeft w:val="640"/>
          <w:marRight w:val="0"/>
          <w:marTop w:val="0"/>
          <w:marBottom w:val="0"/>
          <w:divBdr>
            <w:top w:val="none" w:sz="0" w:space="0" w:color="auto"/>
            <w:left w:val="none" w:sz="0" w:space="0" w:color="auto"/>
            <w:bottom w:val="none" w:sz="0" w:space="0" w:color="auto"/>
            <w:right w:val="none" w:sz="0" w:space="0" w:color="auto"/>
          </w:divBdr>
        </w:div>
        <w:div w:id="1202748114">
          <w:marLeft w:val="640"/>
          <w:marRight w:val="0"/>
          <w:marTop w:val="0"/>
          <w:marBottom w:val="0"/>
          <w:divBdr>
            <w:top w:val="none" w:sz="0" w:space="0" w:color="auto"/>
            <w:left w:val="none" w:sz="0" w:space="0" w:color="auto"/>
            <w:bottom w:val="none" w:sz="0" w:space="0" w:color="auto"/>
            <w:right w:val="none" w:sz="0" w:space="0" w:color="auto"/>
          </w:divBdr>
        </w:div>
        <w:div w:id="1287078655">
          <w:marLeft w:val="640"/>
          <w:marRight w:val="0"/>
          <w:marTop w:val="0"/>
          <w:marBottom w:val="0"/>
          <w:divBdr>
            <w:top w:val="none" w:sz="0" w:space="0" w:color="auto"/>
            <w:left w:val="none" w:sz="0" w:space="0" w:color="auto"/>
            <w:bottom w:val="none" w:sz="0" w:space="0" w:color="auto"/>
            <w:right w:val="none" w:sz="0" w:space="0" w:color="auto"/>
          </w:divBdr>
        </w:div>
        <w:div w:id="1295873035">
          <w:marLeft w:val="640"/>
          <w:marRight w:val="0"/>
          <w:marTop w:val="0"/>
          <w:marBottom w:val="0"/>
          <w:divBdr>
            <w:top w:val="none" w:sz="0" w:space="0" w:color="auto"/>
            <w:left w:val="none" w:sz="0" w:space="0" w:color="auto"/>
            <w:bottom w:val="none" w:sz="0" w:space="0" w:color="auto"/>
            <w:right w:val="none" w:sz="0" w:space="0" w:color="auto"/>
          </w:divBdr>
        </w:div>
        <w:div w:id="1312520180">
          <w:marLeft w:val="640"/>
          <w:marRight w:val="0"/>
          <w:marTop w:val="0"/>
          <w:marBottom w:val="0"/>
          <w:divBdr>
            <w:top w:val="none" w:sz="0" w:space="0" w:color="auto"/>
            <w:left w:val="none" w:sz="0" w:space="0" w:color="auto"/>
            <w:bottom w:val="none" w:sz="0" w:space="0" w:color="auto"/>
            <w:right w:val="none" w:sz="0" w:space="0" w:color="auto"/>
          </w:divBdr>
        </w:div>
        <w:div w:id="1337152775">
          <w:marLeft w:val="640"/>
          <w:marRight w:val="0"/>
          <w:marTop w:val="0"/>
          <w:marBottom w:val="0"/>
          <w:divBdr>
            <w:top w:val="none" w:sz="0" w:space="0" w:color="auto"/>
            <w:left w:val="none" w:sz="0" w:space="0" w:color="auto"/>
            <w:bottom w:val="none" w:sz="0" w:space="0" w:color="auto"/>
            <w:right w:val="none" w:sz="0" w:space="0" w:color="auto"/>
          </w:divBdr>
        </w:div>
        <w:div w:id="1342120251">
          <w:marLeft w:val="640"/>
          <w:marRight w:val="0"/>
          <w:marTop w:val="0"/>
          <w:marBottom w:val="0"/>
          <w:divBdr>
            <w:top w:val="none" w:sz="0" w:space="0" w:color="auto"/>
            <w:left w:val="none" w:sz="0" w:space="0" w:color="auto"/>
            <w:bottom w:val="none" w:sz="0" w:space="0" w:color="auto"/>
            <w:right w:val="none" w:sz="0" w:space="0" w:color="auto"/>
          </w:divBdr>
        </w:div>
        <w:div w:id="1362825646">
          <w:marLeft w:val="640"/>
          <w:marRight w:val="0"/>
          <w:marTop w:val="0"/>
          <w:marBottom w:val="0"/>
          <w:divBdr>
            <w:top w:val="none" w:sz="0" w:space="0" w:color="auto"/>
            <w:left w:val="none" w:sz="0" w:space="0" w:color="auto"/>
            <w:bottom w:val="none" w:sz="0" w:space="0" w:color="auto"/>
            <w:right w:val="none" w:sz="0" w:space="0" w:color="auto"/>
          </w:divBdr>
        </w:div>
        <w:div w:id="1385257953">
          <w:marLeft w:val="640"/>
          <w:marRight w:val="0"/>
          <w:marTop w:val="0"/>
          <w:marBottom w:val="0"/>
          <w:divBdr>
            <w:top w:val="none" w:sz="0" w:space="0" w:color="auto"/>
            <w:left w:val="none" w:sz="0" w:space="0" w:color="auto"/>
            <w:bottom w:val="none" w:sz="0" w:space="0" w:color="auto"/>
            <w:right w:val="none" w:sz="0" w:space="0" w:color="auto"/>
          </w:divBdr>
        </w:div>
        <w:div w:id="1404447642">
          <w:marLeft w:val="640"/>
          <w:marRight w:val="0"/>
          <w:marTop w:val="0"/>
          <w:marBottom w:val="0"/>
          <w:divBdr>
            <w:top w:val="none" w:sz="0" w:space="0" w:color="auto"/>
            <w:left w:val="none" w:sz="0" w:space="0" w:color="auto"/>
            <w:bottom w:val="none" w:sz="0" w:space="0" w:color="auto"/>
            <w:right w:val="none" w:sz="0" w:space="0" w:color="auto"/>
          </w:divBdr>
        </w:div>
        <w:div w:id="1432160682">
          <w:marLeft w:val="640"/>
          <w:marRight w:val="0"/>
          <w:marTop w:val="0"/>
          <w:marBottom w:val="0"/>
          <w:divBdr>
            <w:top w:val="none" w:sz="0" w:space="0" w:color="auto"/>
            <w:left w:val="none" w:sz="0" w:space="0" w:color="auto"/>
            <w:bottom w:val="none" w:sz="0" w:space="0" w:color="auto"/>
            <w:right w:val="none" w:sz="0" w:space="0" w:color="auto"/>
          </w:divBdr>
        </w:div>
        <w:div w:id="1444030927">
          <w:marLeft w:val="640"/>
          <w:marRight w:val="0"/>
          <w:marTop w:val="0"/>
          <w:marBottom w:val="0"/>
          <w:divBdr>
            <w:top w:val="none" w:sz="0" w:space="0" w:color="auto"/>
            <w:left w:val="none" w:sz="0" w:space="0" w:color="auto"/>
            <w:bottom w:val="none" w:sz="0" w:space="0" w:color="auto"/>
            <w:right w:val="none" w:sz="0" w:space="0" w:color="auto"/>
          </w:divBdr>
        </w:div>
        <w:div w:id="1586382738">
          <w:marLeft w:val="640"/>
          <w:marRight w:val="0"/>
          <w:marTop w:val="0"/>
          <w:marBottom w:val="0"/>
          <w:divBdr>
            <w:top w:val="none" w:sz="0" w:space="0" w:color="auto"/>
            <w:left w:val="none" w:sz="0" w:space="0" w:color="auto"/>
            <w:bottom w:val="none" w:sz="0" w:space="0" w:color="auto"/>
            <w:right w:val="none" w:sz="0" w:space="0" w:color="auto"/>
          </w:divBdr>
        </w:div>
        <w:div w:id="1813138188">
          <w:marLeft w:val="640"/>
          <w:marRight w:val="0"/>
          <w:marTop w:val="0"/>
          <w:marBottom w:val="0"/>
          <w:divBdr>
            <w:top w:val="none" w:sz="0" w:space="0" w:color="auto"/>
            <w:left w:val="none" w:sz="0" w:space="0" w:color="auto"/>
            <w:bottom w:val="none" w:sz="0" w:space="0" w:color="auto"/>
            <w:right w:val="none" w:sz="0" w:space="0" w:color="auto"/>
          </w:divBdr>
        </w:div>
        <w:div w:id="1824159258">
          <w:marLeft w:val="640"/>
          <w:marRight w:val="0"/>
          <w:marTop w:val="0"/>
          <w:marBottom w:val="0"/>
          <w:divBdr>
            <w:top w:val="none" w:sz="0" w:space="0" w:color="auto"/>
            <w:left w:val="none" w:sz="0" w:space="0" w:color="auto"/>
            <w:bottom w:val="none" w:sz="0" w:space="0" w:color="auto"/>
            <w:right w:val="none" w:sz="0" w:space="0" w:color="auto"/>
          </w:divBdr>
        </w:div>
        <w:div w:id="1871337232">
          <w:marLeft w:val="640"/>
          <w:marRight w:val="0"/>
          <w:marTop w:val="0"/>
          <w:marBottom w:val="0"/>
          <w:divBdr>
            <w:top w:val="none" w:sz="0" w:space="0" w:color="auto"/>
            <w:left w:val="none" w:sz="0" w:space="0" w:color="auto"/>
            <w:bottom w:val="none" w:sz="0" w:space="0" w:color="auto"/>
            <w:right w:val="none" w:sz="0" w:space="0" w:color="auto"/>
          </w:divBdr>
        </w:div>
        <w:div w:id="1872450321">
          <w:marLeft w:val="640"/>
          <w:marRight w:val="0"/>
          <w:marTop w:val="0"/>
          <w:marBottom w:val="0"/>
          <w:divBdr>
            <w:top w:val="none" w:sz="0" w:space="0" w:color="auto"/>
            <w:left w:val="none" w:sz="0" w:space="0" w:color="auto"/>
            <w:bottom w:val="none" w:sz="0" w:space="0" w:color="auto"/>
            <w:right w:val="none" w:sz="0" w:space="0" w:color="auto"/>
          </w:divBdr>
        </w:div>
        <w:div w:id="1889606490">
          <w:marLeft w:val="640"/>
          <w:marRight w:val="0"/>
          <w:marTop w:val="0"/>
          <w:marBottom w:val="0"/>
          <w:divBdr>
            <w:top w:val="none" w:sz="0" w:space="0" w:color="auto"/>
            <w:left w:val="none" w:sz="0" w:space="0" w:color="auto"/>
            <w:bottom w:val="none" w:sz="0" w:space="0" w:color="auto"/>
            <w:right w:val="none" w:sz="0" w:space="0" w:color="auto"/>
          </w:divBdr>
        </w:div>
        <w:div w:id="1930190484">
          <w:marLeft w:val="640"/>
          <w:marRight w:val="0"/>
          <w:marTop w:val="0"/>
          <w:marBottom w:val="0"/>
          <w:divBdr>
            <w:top w:val="none" w:sz="0" w:space="0" w:color="auto"/>
            <w:left w:val="none" w:sz="0" w:space="0" w:color="auto"/>
            <w:bottom w:val="none" w:sz="0" w:space="0" w:color="auto"/>
            <w:right w:val="none" w:sz="0" w:space="0" w:color="auto"/>
          </w:divBdr>
        </w:div>
        <w:div w:id="1936554502">
          <w:marLeft w:val="640"/>
          <w:marRight w:val="0"/>
          <w:marTop w:val="0"/>
          <w:marBottom w:val="0"/>
          <w:divBdr>
            <w:top w:val="none" w:sz="0" w:space="0" w:color="auto"/>
            <w:left w:val="none" w:sz="0" w:space="0" w:color="auto"/>
            <w:bottom w:val="none" w:sz="0" w:space="0" w:color="auto"/>
            <w:right w:val="none" w:sz="0" w:space="0" w:color="auto"/>
          </w:divBdr>
        </w:div>
        <w:div w:id="1947079520">
          <w:marLeft w:val="640"/>
          <w:marRight w:val="0"/>
          <w:marTop w:val="0"/>
          <w:marBottom w:val="0"/>
          <w:divBdr>
            <w:top w:val="none" w:sz="0" w:space="0" w:color="auto"/>
            <w:left w:val="none" w:sz="0" w:space="0" w:color="auto"/>
            <w:bottom w:val="none" w:sz="0" w:space="0" w:color="auto"/>
            <w:right w:val="none" w:sz="0" w:space="0" w:color="auto"/>
          </w:divBdr>
        </w:div>
        <w:div w:id="1948540832">
          <w:marLeft w:val="640"/>
          <w:marRight w:val="0"/>
          <w:marTop w:val="0"/>
          <w:marBottom w:val="0"/>
          <w:divBdr>
            <w:top w:val="none" w:sz="0" w:space="0" w:color="auto"/>
            <w:left w:val="none" w:sz="0" w:space="0" w:color="auto"/>
            <w:bottom w:val="none" w:sz="0" w:space="0" w:color="auto"/>
            <w:right w:val="none" w:sz="0" w:space="0" w:color="auto"/>
          </w:divBdr>
        </w:div>
        <w:div w:id="2029795909">
          <w:marLeft w:val="640"/>
          <w:marRight w:val="0"/>
          <w:marTop w:val="0"/>
          <w:marBottom w:val="0"/>
          <w:divBdr>
            <w:top w:val="none" w:sz="0" w:space="0" w:color="auto"/>
            <w:left w:val="none" w:sz="0" w:space="0" w:color="auto"/>
            <w:bottom w:val="none" w:sz="0" w:space="0" w:color="auto"/>
            <w:right w:val="none" w:sz="0" w:space="0" w:color="auto"/>
          </w:divBdr>
        </w:div>
        <w:div w:id="2065760437">
          <w:marLeft w:val="640"/>
          <w:marRight w:val="0"/>
          <w:marTop w:val="0"/>
          <w:marBottom w:val="0"/>
          <w:divBdr>
            <w:top w:val="none" w:sz="0" w:space="0" w:color="auto"/>
            <w:left w:val="none" w:sz="0" w:space="0" w:color="auto"/>
            <w:bottom w:val="none" w:sz="0" w:space="0" w:color="auto"/>
            <w:right w:val="none" w:sz="0" w:space="0" w:color="auto"/>
          </w:divBdr>
        </w:div>
        <w:div w:id="2075348306">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academic.oup.com/mbe/article/22/5/1208/1066893"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1.emf"/><Relationship Id="rId18" Type="http://schemas.openxmlformats.org/officeDocument/2006/relationships/image" Target="media/image6.emf"/><Relationship Id="rId26" Type="http://schemas.openxmlformats.org/officeDocument/2006/relationships/image" Target="media/image14.emf"/><Relationship Id="rId39" Type="http://schemas.openxmlformats.org/officeDocument/2006/relationships/image" Target="media/image27.png"/><Relationship Id="rId21" Type="http://schemas.openxmlformats.org/officeDocument/2006/relationships/image" Target="media/image9.emf"/><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emf"/><Relationship Id="rId50" Type="http://schemas.openxmlformats.org/officeDocument/2006/relationships/image" Target="media/image38.emf"/><Relationship Id="rId55" Type="http://schemas.openxmlformats.org/officeDocument/2006/relationships/image" Target="media/image43.emf"/><Relationship Id="rId63"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emf"/><Relationship Id="rId29" Type="http://schemas.openxmlformats.org/officeDocument/2006/relationships/image" Target="media/image17.emf"/><Relationship Id="rId11" Type="http://schemas.microsoft.com/office/2018/08/relationships/commentsExtensible" Target="commentsExtensible.xml"/><Relationship Id="rId24" Type="http://schemas.openxmlformats.org/officeDocument/2006/relationships/image" Target="media/image12.tiff"/><Relationship Id="rId32" Type="http://schemas.openxmlformats.org/officeDocument/2006/relationships/image" Target="media/image20.emf"/><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emf"/><Relationship Id="rId53" Type="http://schemas.openxmlformats.org/officeDocument/2006/relationships/image" Target="media/image41.emf"/><Relationship Id="rId58" Type="http://schemas.openxmlformats.org/officeDocument/2006/relationships/hyperlink" Target="https://github.com/stenglein-lab/taxonomy_pipeline"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7.emf"/><Relationship Id="rId14" Type="http://schemas.openxmlformats.org/officeDocument/2006/relationships/image" Target="media/image2.png"/><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image" Target="media/image18.emf"/><Relationship Id="rId35" Type="http://schemas.openxmlformats.org/officeDocument/2006/relationships/image" Target="media/image23.png"/><Relationship Id="rId43" Type="http://schemas.openxmlformats.org/officeDocument/2006/relationships/image" Target="media/image31.emf"/><Relationship Id="rId48" Type="http://schemas.openxmlformats.org/officeDocument/2006/relationships/image" Target="media/image36.emf"/><Relationship Id="rId56" Type="http://schemas.openxmlformats.org/officeDocument/2006/relationships/image" Target="media/image44.emf"/><Relationship Id="rId64"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image" Target="media/image39.emf"/><Relationship Id="rId3" Type="http://schemas.openxmlformats.org/officeDocument/2006/relationships/styles" Target="styles.xml"/><Relationship Id="rId12" Type="http://schemas.openxmlformats.org/officeDocument/2006/relationships/hyperlink" Target="mailto:Mark.Stenglein@colostate.edu" TargetMode="External"/><Relationship Id="rId17" Type="http://schemas.openxmlformats.org/officeDocument/2006/relationships/image" Target="media/image5.emf"/><Relationship Id="rId25" Type="http://schemas.openxmlformats.org/officeDocument/2006/relationships/image" Target="media/image13.emf"/><Relationship Id="rId33" Type="http://schemas.openxmlformats.org/officeDocument/2006/relationships/image" Target="media/image21.emf"/><Relationship Id="rId38" Type="http://schemas.openxmlformats.org/officeDocument/2006/relationships/image" Target="media/image26.png"/><Relationship Id="rId46" Type="http://schemas.openxmlformats.org/officeDocument/2006/relationships/image" Target="media/image34.emf"/><Relationship Id="rId59" Type="http://schemas.openxmlformats.org/officeDocument/2006/relationships/hyperlink" Target="https://github.com/stenglein-lab/species_id" TargetMode="External"/><Relationship Id="rId20" Type="http://schemas.openxmlformats.org/officeDocument/2006/relationships/image" Target="media/image8.emf"/><Relationship Id="rId41" Type="http://schemas.openxmlformats.org/officeDocument/2006/relationships/image" Target="media/image29.emf"/><Relationship Id="rId54" Type="http://schemas.openxmlformats.org/officeDocument/2006/relationships/image" Target="media/image42.emf"/><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image" Target="media/image11.tiff"/><Relationship Id="rId28" Type="http://schemas.openxmlformats.org/officeDocument/2006/relationships/image" Target="media/image16.emf"/><Relationship Id="rId36" Type="http://schemas.openxmlformats.org/officeDocument/2006/relationships/image" Target="media/image24.png"/><Relationship Id="rId49" Type="http://schemas.openxmlformats.org/officeDocument/2006/relationships/image" Target="media/image37.emf"/><Relationship Id="rId57" Type="http://schemas.openxmlformats.org/officeDocument/2006/relationships/image" Target="media/image45.emf"/><Relationship Id="rId10" Type="http://schemas.microsoft.com/office/2016/09/relationships/commentsIds" Target="commentsIds.xml"/><Relationship Id="rId31" Type="http://schemas.openxmlformats.org/officeDocument/2006/relationships/image" Target="media/image19.emf"/><Relationship Id="rId44" Type="http://schemas.openxmlformats.org/officeDocument/2006/relationships/image" Target="media/image32.emf"/><Relationship Id="rId52" Type="http://schemas.openxmlformats.org/officeDocument/2006/relationships/image" Target="media/image40.emf"/><Relationship Id="rId60" Type="http://schemas.openxmlformats.org/officeDocument/2006/relationships/hyperlink" Target="https://github.com/LKeene/DiverseCollections" TargetMode="External"/><Relationship Id="rId4" Type="http://schemas.openxmlformats.org/officeDocument/2006/relationships/settings" Target="settings.xml"/><Relationship Id="rId9" Type="http://schemas.microsoft.com/office/2011/relationships/commentsExtended" Target="commentsExtended.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62196B2-1C06-BA47-97FD-0CCF066687E3}"/>
      </w:docPartPr>
      <w:docPartBody>
        <w:p w:rsidR="00ED7E3B" w:rsidRDefault="00A978F9">
          <w:r w:rsidRPr="006F7787">
            <w:rPr>
              <w:rStyle w:val="PlaceholderText"/>
            </w:rPr>
            <w:t>Click or tap here to enter text.</w:t>
          </w:r>
        </w:p>
      </w:docPartBody>
    </w:docPart>
    <w:docPart>
      <w:docPartPr>
        <w:name w:val="1B50628153B71548878DC177A5D0A46C"/>
        <w:category>
          <w:name w:val="General"/>
          <w:gallery w:val="placeholder"/>
        </w:category>
        <w:types>
          <w:type w:val="bbPlcHdr"/>
        </w:types>
        <w:behaviors>
          <w:behavior w:val="content"/>
        </w:behaviors>
        <w:guid w:val="{C89A0CD7-4CD3-614F-A976-0003AF4448AF}"/>
      </w:docPartPr>
      <w:docPartBody>
        <w:p w:rsidR="00CB57CC" w:rsidRDefault="00CB57CC" w:rsidP="00CB57CC">
          <w:pPr>
            <w:pStyle w:val="1B50628153B71548878DC177A5D0A46C"/>
          </w:pPr>
          <w:r w:rsidRPr="006F7787">
            <w:rPr>
              <w:rStyle w:val="PlaceholderText"/>
            </w:rPr>
            <w:t>Click or tap here to enter text.</w:t>
          </w:r>
        </w:p>
      </w:docPartBody>
    </w:docPart>
    <w:docPart>
      <w:docPartPr>
        <w:name w:val="38877D6324F7794C81927D50CD5E1E33"/>
        <w:category>
          <w:name w:val="General"/>
          <w:gallery w:val="placeholder"/>
        </w:category>
        <w:types>
          <w:type w:val="bbPlcHdr"/>
        </w:types>
        <w:behaviors>
          <w:behavior w:val="content"/>
        </w:behaviors>
        <w:guid w:val="{63472C07-C87B-E544-8595-DAEC11664543}"/>
      </w:docPartPr>
      <w:docPartBody>
        <w:p w:rsidR="00CC7F6E" w:rsidRDefault="00C118B9" w:rsidP="00C118B9">
          <w:pPr>
            <w:pStyle w:val="38877D6324F7794C81927D50CD5E1E33"/>
          </w:pPr>
          <w:r w:rsidRPr="006F7787">
            <w:rPr>
              <w:rStyle w:val="PlaceholderText"/>
            </w:rPr>
            <w:t>Click or tap here to enter text.</w:t>
          </w:r>
        </w:p>
      </w:docPartBody>
    </w:docPart>
    <w:docPart>
      <w:docPartPr>
        <w:name w:val="53046B9A68FBB14DB10DF72B5BA9E4A3"/>
        <w:category>
          <w:name w:val="General"/>
          <w:gallery w:val="placeholder"/>
        </w:category>
        <w:types>
          <w:type w:val="bbPlcHdr"/>
        </w:types>
        <w:behaviors>
          <w:behavior w:val="content"/>
        </w:behaviors>
        <w:guid w:val="{1E48DB94-740D-714A-98DC-0E142A441114}"/>
      </w:docPartPr>
      <w:docPartBody>
        <w:p w:rsidR="00CC7F6E" w:rsidRDefault="00C118B9" w:rsidP="00C118B9">
          <w:pPr>
            <w:pStyle w:val="53046B9A68FBB14DB10DF72B5BA9E4A3"/>
          </w:pPr>
          <w:r w:rsidRPr="006F7787">
            <w:rPr>
              <w:rStyle w:val="PlaceholderText"/>
            </w:rPr>
            <w:t>Click or tap here to enter text.</w:t>
          </w:r>
        </w:p>
      </w:docPartBody>
    </w:docPart>
    <w:docPart>
      <w:docPartPr>
        <w:name w:val="E4636D8D4B6FD24BA5C25A2C77143843"/>
        <w:category>
          <w:name w:val="General"/>
          <w:gallery w:val="placeholder"/>
        </w:category>
        <w:types>
          <w:type w:val="bbPlcHdr"/>
        </w:types>
        <w:behaviors>
          <w:behavior w:val="content"/>
        </w:behaviors>
        <w:guid w:val="{B473F459-C94C-BB40-AF0E-E1DB3959D742}"/>
      </w:docPartPr>
      <w:docPartBody>
        <w:p w:rsidR="00E85B34" w:rsidRDefault="004E0484" w:rsidP="004E0484">
          <w:pPr>
            <w:pStyle w:val="E4636D8D4B6FD24BA5C25A2C77143843"/>
          </w:pPr>
          <w:r w:rsidRPr="006F7787">
            <w:rPr>
              <w:rStyle w:val="PlaceholderText"/>
            </w:rPr>
            <w:t>Click or tap here to enter text.</w:t>
          </w:r>
        </w:p>
      </w:docPartBody>
    </w:docPart>
    <w:docPart>
      <w:docPartPr>
        <w:name w:val="A118E2E23F11404A8EF6A6237444685F"/>
        <w:category>
          <w:name w:val="General"/>
          <w:gallery w:val="placeholder"/>
        </w:category>
        <w:types>
          <w:type w:val="bbPlcHdr"/>
        </w:types>
        <w:behaviors>
          <w:behavior w:val="content"/>
        </w:behaviors>
        <w:guid w:val="{CA3C0A00-0296-774A-9B4D-59BCF4FBB650}"/>
      </w:docPartPr>
      <w:docPartBody>
        <w:p w:rsidR="00E85B34" w:rsidRDefault="004E0484" w:rsidP="004E0484">
          <w:pPr>
            <w:pStyle w:val="A118E2E23F11404A8EF6A6237444685F"/>
          </w:pPr>
          <w:r w:rsidRPr="006F7787">
            <w:rPr>
              <w:rStyle w:val="PlaceholderText"/>
            </w:rPr>
            <w:t>Click or tap here to enter text.</w:t>
          </w:r>
        </w:p>
      </w:docPartBody>
    </w:docPart>
    <w:docPart>
      <w:docPartPr>
        <w:name w:val="4C0B5C0835F7074E851AB2DEE77E3CAF"/>
        <w:category>
          <w:name w:val="General"/>
          <w:gallery w:val="placeholder"/>
        </w:category>
        <w:types>
          <w:type w:val="bbPlcHdr"/>
        </w:types>
        <w:behaviors>
          <w:behavior w:val="content"/>
        </w:behaviors>
        <w:guid w:val="{680A87FA-65AD-7A4E-A678-50DA68707491}"/>
      </w:docPartPr>
      <w:docPartBody>
        <w:p w:rsidR="00E85B34" w:rsidRDefault="004E0484" w:rsidP="004E0484">
          <w:pPr>
            <w:pStyle w:val="4C0B5C0835F7074E851AB2DEE77E3CAF"/>
          </w:pPr>
          <w:r w:rsidRPr="006F7787">
            <w:rPr>
              <w:rStyle w:val="PlaceholderText"/>
            </w:rPr>
            <w:t>Click or tap here to enter text.</w:t>
          </w:r>
        </w:p>
      </w:docPartBody>
    </w:docPart>
    <w:docPart>
      <w:docPartPr>
        <w:name w:val="25D0F709A5F26E4091E73683A3E76604"/>
        <w:category>
          <w:name w:val="General"/>
          <w:gallery w:val="placeholder"/>
        </w:category>
        <w:types>
          <w:type w:val="bbPlcHdr"/>
        </w:types>
        <w:behaviors>
          <w:behavior w:val="content"/>
        </w:behaviors>
        <w:guid w:val="{218FE228-74A0-D74A-BC33-587FDB5CF759}"/>
      </w:docPartPr>
      <w:docPartBody>
        <w:p w:rsidR="00E85B34" w:rsidRDefault="004E0484" w:rsidP="004E0484">
          <w:pPr>
            <w:pStyle w:val="25D0F709A5F26E4091E73683A3E76604"/>
          </w:pPr>
          <w:r w:rsidRPr="006F778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Lato">
    <w:panose1 w:val="020F0502020204030203"/>
    <w:charset w:val="00"/>
    <w:family w:val="swiss"/>
    <w:pitch w:val="variable"/>
    <w:sig w:usb0="E10002FF" w:usb1="5000ECFF" w:usb2="00000021" w:usb3="00000000" w:csb0="0000019F" w:csb1="00000000"/>
  </w:font>
  <w:font w:name="Courier-Bold">
    <w:altName w:val="Courier New"/>
    <w:panose1 w:val="020B0604020202020204"/>
    <w:charset w:val="00"/>
    <w:family w:val="moder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8F9"/>
    <w:rsid w:val="00027559"/>
    <w:rsid w:val="000D2798"/>
    <w:rsid w:val="00191633"/>
    <w:rsid w:val="0026216A"/>
    <w:rsid w:val="002B1A7D"/>
    <w:rsid w:val="002F408C"/>
    <w:rsid w:val="00350BC8"/>
    <w:rsid w:val="00381EA9"/>
    <w:rsid w:val="003C1DBC"/>
    <w:rsid w:val="00456256"/>
    <w:rsid w:val="004E0484"/>
    <w:rsid w:val="00646E4F"/>
    <w:rsid w:val="006B1B07"/>
    <w:rsid w:val="006D2767"/>
    <w:rsid w:val="006D3151"/>
    <w:rsid w:val="007F2869"/>
    <w:rsid w:val="00885254"/>
    <w:rsid w:val="008C542D"/>
    <w:rsid w:val="00932F08"/>
    <w:rsid w:val="00A352E1"/>
    <w:rsid w:val="00A35DD8"/>
    <w:rsid w:val="00A978F9"/>
    <w:rsid w:val="00AF537B"/>
    <w:rsid w:val="00BB37A8"/>
    <w:rsid w:val="00C118B9"/>
    <w:rsid w:val="00C72EF9"/>
    <w:rsid w:val="00C82854"/>
    <w:rsid w:val="00CB57CC"/>
    <w:rsid w:val="00CC7F6E"/>
    <w:rsid w:val="00CD613D"/>
    <w:rsid w:val="00DB6CA4"/>
    <w:rsid w:val="00E07A38"/>
    <w:rsid w:val="00E22DA7"/>
    <w:rsid w:val="00E85B34"/>
    <w:rsid w:val="00ED7E3B"/>
    <w:rsid w:val="00F30064"/>
    <w:rsid w:val="00F54B1F"/>
    <w:rsid w:val="00F95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0484"/>
    <w:rPr>
      <w:color w:val="666666"/>
    </w:rPr>
  </w:style>
  <w:style w:type="paragraph" w:customStyle="1" w:styleId="1B50628153B71548878DC177A5D0A46C">
    <w:name w:val="1B50628153B71548878DC177A5D0A46C"/>
    <w:rsid w:val="00CB57CC"/>
  </w:style>
  <w:style w:type="paragraph" w:customStyle="1" w:styleId="38877D6324F7794C81927D50CD5E1E33">
    <w:name w:val="38877D6324F7794C81927D50CD5E1E33"/>
    <w:rsid w:val="00C118B9"/>
  </w:style>
  <w:style w:type="paragraph" w:customStyle="1" w:styleId="53046B9A68FBB14DB10DF72B5BA9E4A3">
    <w:name w:val="53046B9A68FBB14DB10DF72B5BA9E4A3"/>
    <w:rsid w:val="00C118B9"/>
  </w:style>
  <w:style w:type="paragraph" w:customStyle="1" w:styleId="E4636D8D4B6FD24BA5C25A2C77143843">
    <w:name w:val="E4636D8D4B6FD24BA5C25A2C77143843"/>
    <w:rsid w:val="004E0484"/>
  </w:style>
  <w:style w:type="paragraph" w:customStyle="1" w:styleId="A118E2E23F11404A8EF6A6237444685F">
    <w:name w:val="A118E2E23F11404A8EF6A6237444685F"/>
    <w:rsid w:val="004E0484"/>
  </w:style>
  <w:style w:type="paragraph" w:customStyle="1" w:styleId="4C0B5C0835F7074E851AB2DEE77E3CAF">
    <w:name w:val="4C0B5C0835F7074E851AB2DEE77E3CAF"/>
    <w:rsid w:val="004E0484"/>
  </w:style>
  <w:style w:type="paragraph" w:customStyle="1" w:styleId="25D0F709A5F26E4091E73683A3E76604">
    <w:name w:val="25D0F709A5F26E4091E73683A3E76604"/>
    <w:rsid w:val="004E04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2E04FC-E8C8-CD4A-9E25-4BBD5878F3EE}">
  <we:reference id="wa104382081" version="1.55.1.0" store="en-US" storeType="OMEX"/>
  <we:alternateReferences>
    <we:reference id="wa104382081" version="1.55.1.0" store="" storeType="OMEX"/>
  </we:alternateReferences>
  <we:properties>
    <we:property name="MENDELEY_CITATIONS" value="[{&quot;citationID&quot;:&quot;MENDELEY_CITATION_95160f28-fbca-451e-86c9-e47c639f5ac3&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OTUxNjBmMjgtZmJjYS00NTFlLTg2YzktZTQ3YzYzOWY1YWMzIiwicHJvcGVydGllcyI6eyJub3RlSW5kZXgiOjB9LCJpc0VkaXRlZCI6ZmFsc2UsIm1hbnVhbE92ZXJyaWRlIjp7ImlzTWFudWFsbHlPdmVycmlkZGVuIjpmYWxzZSwiY2l0ZXByb2NUZXh0IjoiPHN1cD4xLDI8L3N1cD4iLCJtYW51YWxPdmVycmlkZVRleHQiOiIifSwiY2l0YXRpb25JdGVtcyI6W3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citationID&quot;:&quot;MENDELEY_CITATION_4930c60d-85b2-4fdf-9a5b-ac095b18ef6e&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378a864a-41e9-45d6-8234-4387979291dc&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&quot;,&quot;citationItems&quot;:[{&quot;id&quot;:&quot;855da678-e9d6-3771-bdcc-19f8e8862b43&quot;,&quot;itemData&quot;:{&quot;type&quot;:&quot;chapter&quot;,&quot;id&quot;:&quot;855da678-e9d6-3771-bdcc-19f8e8862b43&quot;,&quot;title&quot;:&quot;Partitiviruses: General Features&quot;,&quot;author&quot;:[{&quot;family&quot;:&quot;Ghabrial&quot;,&quot;given&quot;:&quot;S A&quot;,&quot;parse-names&quot;:false,&quot;dropping-particle&quot;:&quot;&quot;,&quot;non-dropping-particle&quot;:&quot;&quot;},{&quot;family&quot;:&quot;Ochoa&quot;,&quot;given&quot;:&quot;W F&quot;,&quot;parse-names&quot;:false,&quot;dropping-particle&quot;:&quot;&quot;,&quot;non-dropping-particle&quot;:&quot;&quot;},{&quot;family&quot;:&quot;Baker&quot;,&quot;given&quot;:&quot;T S&quot;,&quot;parse-names&quot;:false,&quot;dropping-particle&quot;:&quot;&quot;,&quot;non-dropping-particle&quot;:&quot;&quot;},{&quot;family&quot;:&quot;Nibert&quot;,&quot;given&quot;:&quot;M L&quot;,&quot;parse-names&quot;:false,&quot;dropping-particle&quot;:&quot;&quot;,&quot;non-dropping-particle&quot;:&quot;&quot;}],&quot;container-title&quot;:&quot;Encyclopedia of Virology (Third Edition)&quot;,&quot;editor&quot;:[{&quot;family&quot;:&quot;Mahy&quot;,&quot;given&quot;:&quot;Brian W J&quot;,&quot;parse-names&quot;:false,&quot;dropping-particle&quot;:&quot;&quot;,&quot;non-dropping-particle&quot;:&quot;&quot;},{&quot;family&quot;:&quot;Regenmortel&quot;,&quot;given&quot;:&quot;Marc H&quot;,&quot;parse-names&quot;:false,&quot;dropping-particle&quot;:&quot;V&quot;,&quot;non-dropping-particle&quot;:&quot;Van&quot;}],&quot;DOI&quot;:&quot;https://doi.org/10.1016/B978-012374410-4.00573-2&quot;,&quot;ISBN&quot;:&quot;978-0-12-374410-4&quot;,&quot;URL&quot;:&quot;https://www.sciencedirect.com/science/article/pii/B9780123744104005732&quot;,&quot;issued&quot;:{&quot;date-parts&quot;:[[2008]]},&quot;publisher-place&quot;:&quot;Oxford&quot;,&quot;page&quot;:&quot;68-75&quot;,&quot;abstract&quot;:&quot;The family Partitiviridae consists of viruses with isometric virions, 34–42nm in diameter, with bipartite genomes comprising two double-stranded RNA segments, each of 1.4–2.3kbp. Three genera in the family Partitiviridae have been described: the genus Partitivirus encompasses viruses that infect fungi (fungal partitiviruses), and the genera Alphacryptovirus and Betacryptovirus encompass viruses that infect plants (plant partitiviruses; also called cryptoviruses). Despite differences in compatible hosts and levels of accumulation in those hosts, fungal and plant partitiviruses have many characteristics in common including similarities in virion properties, genome organization, latent infections, and lack of an extracellular phase to their life cycles. Although only a few plant partitiviruses have been characterized at the molecular level, recent phylogenetic analyses, based on the amino acid sequences of the viral RNA-dependent RNA polymerases, suggest the intriguing possibility of horizontal transfer of members of the partitivirus family between fungi and plants. The taxonomy of the family Partitiviridae may need to be reconsidered as molecular information on a broader range of plant and fungal viruses becomes available. To examine more closely the relationships among members of the family Partitiviridae, we have recently initiated systematic cryo-transmission electron microscopy and three-dimensional image reconstruction studies of three representative fungal partitiviruses. The capsids of all three viruses consist of 60 asymmetric coat protein dimers arranged in a so-called ‘T = 2’ organization, but the structures of these viruses exhibit distinct differences.&quot;,&quot;edition&quot;:&quot;Third Edition&quot;,&quot;publisher&quot;:&quot;Academic Press&quot;,&quot;container-title-short&quot;:&quot;&quot;},&quot;isTemporary&quot;:false}]},{&quot;citationID&quot;:&quot;MENDELEY_CITATION_725316ba-4597-4315-a15c-ecd4cb925688&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&quot;,&quot;citationItems&quot;:[{&quot;id&quot;:&quot;1fb11d66-8e11-3089-ac0c-775d99460683&quot;,&quot;itemData&quot;:{&quot;type&quot;:&quot;article-journal&quot;,&quot;id&quot;:&quot;1fb11d66-8e11-3089-ac0c-775d99460683&quot;,&quot;title&quot;:&quot;Naturally occurring viruses of &lt;i&gt;Drosophila&lt;/i&gt; reduce offspring number and lifespan&quot;,&quot;author&quot;:[{&quot;family&quot;:&quot;Wallace&quot;,&quot;given&quot;:&quot;Megan A.&quot;,&quot;parse-names&quot;:false,&quot;dropping-particle&quot;:&quot;&quot;,&quot;non-dropping-particle&quot;:&quot;&quot;},{&quot;family&quot;:&quot;Obbard&quot;,&quot;given&quot;:&quot;Darren J.&quot;,&quot;parse-names&quot;:false,&quot;dropping-particle&quot;:&quot;&quot;,&quot;non-dropping-particle&quot;:&quot;&quot;}],&quot;container-title&quot;:&quot;Proceedings of the Royal Society B: Biological Sciences&quot;,&quot;DOI&quot;:&quot;10.1098/rspb.2024.0518&quot;,&quot;ISSN&quot;:&quot;1471-2954&quot;,&quot;issued&quot;:{&quot;date-parts&quot;:[[2024,5,15]]},&quot;abstract&quot;:&quot;&lt;p&gt; &lt;italic&gt;Drosophila&lt;/italic&gt; remains a pre-eminent insect model system for host–virus interaction, but the host range and fitness consequences of the drosophilid virome are poorly understood. Metagenomic studies have reported approximately 200 viruses associated with Drosophilidae, but few isolates are available to characterize the &lt;italic&gt;Drosophila&lt;/italic&gt; immune response, and most characterization has relied on injection and systemic infection. Here, we use a more natural infection route to characterize the fitness effects of infection and to study a wider range of viruses. We exposed laboratory &lt;italic&gt;Drosophila melanogaster&lt;/italic&gt; to 23 naturally occurring viruses from wild-collected drosophilids. We recorded transmission rates along with two components of female fitness: survival and the lifetime number of adult offspring produced. Nine different viruses transmitted during contact with laboratory &lt;italic&gt;D. melanogaster&lt;/italic&gt; , although for the majority, rates of transmission were less than 20%. Five virus infections led to a significant decrease in lifespan (D. melanogaster Nora virus, D. immigrans Nora virus, Muthill virus, galbut virus and Prestney Burn virus), and three led to a reduction in the total number of offspring. Our findings demonstrate the utility of the &lt;italic&gt;Drosophila&lt;/italic&gt; model for community-level studies of host–virus interactions, and suggest that viral infection could be a substantial fitness burden on wild flies. &lt;/p&gt;&quot;,&quot;issue&quot;:&quot;2023&quot;,&quot;volume&quot;:&quot;291&quot;,&quot;container-title-short&quot;:&quot;&quot;},&quot;isTemporary&quot;:false}]},{&quot;citationID&quot;:&quot;MENDELEY_CITATION_c3b79abf-0332-476a-9858-74d5ece7a376&quot;,&quot;properties&quot;:{&quot;noteIndex&quot;:0},&quot;isEdited&quot;:false,&quot;manualOverride&quot;:{&quot;isManuallyOverridden&quot;:false,&quot;citeprocText&quot;:&quot;&lt;sup&gt;5,6&lt;/sup&gt;&quot;,&quot;manualOverrideText&quot;:&quot;&quot;},&quot;citationTag&quot;:&quot;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&quot;,&quot;citationItems&quot;:[{&quot;id&quot;:&quot;8639e4bd-febf-34c3-95ee-24eb783fcea4&quot;,&quot;itemData&quot;:{&quot;type&quot;:&quot;article-journal&quot;,&quot;id&quot;:&quot;8639e4bd-febf-34c3-95ee-24eb783fcea4&quot;,&quot;title&quot;:&quot;Galbut Virus Infection Minimally Influences Drosophila melanogaster Fitness Traits in a Strain and Sex-Dependent Manner.&quot;,&quot;author&quot;:[{&quot;family&quot;:&quot;Cross&quot;,&quot;given&quot;:&quot;Shaun T&quot;,&quot;parse-names&quot;:false,&quot;dropping-particle&quot;:&quot;&quot;,&quot;non-dropping-particle&quot;:&quot;&quot;},{&quot;family&quot;:&quot;Brehm&quot;,&quot;given&quot;:&quot;Ali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Keene&quot;,&quot;given&quot;:&quot;Alexandra H&quot;,&quot;parse-names&quot;:false,&quot;dropping-particle&quot;:&quot;&quot;,&quot;non-dropping-particle&quot;:&quot;&quot;},{&quot;family&quot;:&quot;Borlee&quot;,&quot;given&quot;:&quot;Grace I&quot;,&quot;parse-names&quot;:false,&quot;dropping-particle&quot;:&quot;&quot;,&quot;non-dropping-particle&quot;:&quot;&quot;},{&quot;family&quot;:&quot;Stenglein&quot;,&quot;given&quot;:&quot;Mark D&quot;,&quot;parse-names&quot;:false,&quot;dropping-particle&quot;:&quot;&quot;,&quot;non-dropping-particle&quot;:&quot;&quot;}],&quot;container-title&quot;:&quot;Viruses&quot;,&quot;DOI&quot;:&quot;10.3390/v15020539&quot;,&quot;ISSN&quot;:&quot;1999-4915&quot;,&quot;PMID&quot;:&quot;36851753&quot;,&quot;URL&quot;:&quot;http://www.ncbi.nlm.nih.gov/pubmed/36851753&quot;,&quot;issued&quot;:{&quot;date-parts&quot;:[[2023,2,15]]},&quot;page&quot;:&quot;539&quot;,&quot;abstract&quot;:&quot;Galbut virus (family Partitiviridae) infects Drosophila melanogaster and can be transmitted vertically from infected mothers or infected fathers with near perfect efficiency. This form of super-Mendelian inheritance should drive infection to 100% prevalence, and indeed, galbut virus is ubiquitous in wild D. melanogaster populations. However, on average, only about 60% of individual flies are infected. One possible explanation for this is that a subset of flies are resistant to infection. Although galbut virus-infected flies appear healthy, infection may be sufficiently costly to drive selection for resistant hosts, thereby decreasing overall prevalence. To test this hypothesis, we quantified a variety of fitness-related traits in galbut virus-infected flies from two lines from the Drosophila Genetic Reference Panel (DGRP). Galbut virus-infected flies had no difference in average lifespan and total offspring production compared to their uninfected counterparts. Galbut virus-infected DGRP-517 flies pupated and eclosed faster than their uninfected counterparts. Some galbut virus-infected flies exhibited altered sensitivity to viral, bacterial, and fungal pathogens. The microbiome composition of flies was not measurably perturbed by galbut virus infection. Differences in phenotype attributable to galbut virus infection varied as a function of fly sex and DGRP strain, and differences attributable to infection status were dwarfed by larger differences attributable to strain and sex. Thus, galbut virus infection does produce measurable phenotypic changes, with changes being minor, offsetting, and possibly net-negative.&quot;,&quot;publisher&quot;:&quot;MDPI&quot;,&quot;issue&quot;:&quot;2&quot;,&quot;volume&quot;:&quot;15&quot;,&quot;container-title-short&quot;:&quot;Viruses&quot;},&quot;isTemporary&quot;:false},{&quot;id&quot;:&quot;c7bbaf89-be1a-34e3-b0e9-33906819e63a&quot;,&quot;itemData&quot;:{&quot;type&quot;:&quot;article-journal&quot;,&quot;id&quot;:&quot;c7bbaf89-be1a-34e3-b0e9-33906819e63a&quot;,&quot;title&quot;:&quot;The Drosophila melanogaster Genetic Reference Panel.&quot;,&quot;author&quot;:[{&quot;family&quot;:&quot;Mackay&quot;,&quot;given&quot;:&quot;Trudy F C&quot;,&quot;parse-names&quot;:false,&quot;dropping-particle&quot;:&quot;&quot;,&quot;non-dropping-particle&quot;:&quot;&quot;},{&quot;family&quot;:&quot;Richards&quot;,&quot;given&quot;:&quot;Stephen&quot;,&quot;parse-names&quot;:false,&quot;dropping-particle&quot;:&quot;&quot;,&quot;non-dropping-particle&quot;:&quot;&quot;},{&quot;family&quot;:&quot;Stone&quot;,&quot;given&quot;:&quot;Eric A&quot;,&quot;parse-names&quot;:false,&quot;dropping-particle&quot;:&quot;&quot;,&quot;non-dropping-particle&quot;:&quot;&quot;},{&quot;family&quot;:&quot;Barbadilla&quot;,&quot;given&quot;:&quot;Antonio&quot;,&quot;parse-names&quot;:false,&quot;dropping-particle&quot;:&quot;&quot;,&quot;non-dropping-particle&quot;:&quot;&quot;},{&quot;family&quot;:&quot;Ayroles&quot;,&quot;given&quot;:&quot;Julien F&quot;,&quot;parse-names&quot;:false,&quot;dropping-particle&quot;:&quot;&quot;,&quot;non-dropping-particle&quot;:&quot;&quot;},{&quot;family&quot;:&quot;Zhu&quot;,&quot;given&quot;:&quot;Dianhui&quot;,&quot;parse-names&quot;:false,&quot;dropping-particle&quot;:&quot;&quot;,&quot;non-dropping-particle&quot;:&quot;&quot;},{&quot;family&quot;:&quot;Casillas&quot;,&quot;given&quot;:&quot;Sònia&quot;,&quot;parse-names&quot;:false,&quot;dropping-particle&quot;:&quot;&quot;,&quot;non-dropping-particle&quot;:&quot;&quot;},{&quot;family&quot;:&quot;Han&quot;,&quot;given&quot;:&quot;Yi&quot;,&quot;parse-names&quot;:false,&quot;dropping-particle&quot;:&quot;&quot;,&quot;non-dropping-particle&quot;:&quot;&quot;},{&quot;family&quot;:&quot;Magwire&quot;,&quot;given&quot;:&quot;Michael M&quot;,&quot;parse-names&quot;:false,&quot;dropping-particle&quot;:&quot;&quot;,&quot;non-dropping-particle&quot;:&quot;&quot;},{&quot;family&quot;:&quot;Cridland&quot;,&quot;given&quot;:&quot;Julie M&quot;,&quot;parse-names&quot;:false,&quot;dropping-particle&quot;:&quot;&quot;,&quot;non-dropping-particle&quot;:&quot;&quot;},{&quot;family&quot;:&quot;Richardson&quot;,&quot;given&quot;:&quot;Mark F&quot;,&quot;parse-names&quot;:false,&quot;dropping-particle&quot;:&quot;&quot;,&quot;non-dropping-particle&quot;:&quot;&quot;},{&quot;family&quot;:&quot;Anholt&quot;,&quot;given&quot;:&quot;Robert R H&quot;,&quot;parse-names&quot;:false,&quot;dropping-particle&quot;:&quot;&quot;,&quot;non-dropping-particle&quot;:&quot;&quot;},{&quot;family&quot;:&quot;Barrón&quot;,&quot;given&quot;:&quot;Maite&quot;,&quot;parse-names&quot;:false,&quot;dropping-particle&quot;:&quot;&quot;,&quot;non-dropping-particle&quot;:&quot;&quot;},{&quot;family&quot;:&quot;Bess&quot;,&quot;given&quot;:&quot;Crystal&quot;,&quot;parse-names&quot;:false,&quot;dropping-particle&quot;:&quot;&quot;,&quot;non-dropping-particle&quot;:&quot;&quot;},{&quot;family&quot;:&quot;Blankenburg&quot;,&quot;given&quot;:&quot;Kerstin Petra&quot;,&quot;parse-names&quot;:false,&quot;dropping-particle&quot;:&quot;&quot;,&quot;non-dropping-particle&quot;:&quot;&quot;},{&quot;family&quot;:&quot;Carbone&quot;,&quot;given&quot;:&quot;Mary Anna&quot;,&quot;parse-names&quot;:false,&quot;dropping-particle&quot;:&quot;&quot;,&quot;non-dropping-particle&quot;:&quot;&quot;},{&quot;family&quot;:&quot;Castellano&quot;,&quot;given&quot;:&quot;David&quot;,&quot;parse-names&quot;:false,&quot;dropping-particle&quot;:&quot;&quot;,&quot;non-dropping-particle&quot;:&quot;&quot;},{&quot;family&quot;:&quot;Chaboub&quot;,&quot;given&quot;:&quot;Lesley&quot;,&quot;parse-names&quot;:false,&quot;dropping-particle&quot;:&quot;&quot;,&quot;non-dropping-particle&quot;:&quot;&quot;},{&quot;family&quot;:&quot;Duncan&quot;,&quot;given&quot;:&quot;Laura&quot;,&quot;parse-names&quot;:false,&quot;dropping-particle&quot;:&quot;&quot;,&quot;non-dropping-particle&quot;:&quot;&quot;},{&quot;family&quot;:&quot;Harris&quot;,&quot;given&quot;:&quot;Zeke&quot;,&quot;parse-names&quot;:false,&quot;dropping-particle&quot;:&quot;&quot;,&quot;non-dropping-particle&quot;:&quot;&quot;},{&quot;family&quot;:&quot;Javaid&quot;,&quot;given&quot;:&quot;Mehwish&quot;,&quot;parse-names&quot;:false,&quot;dropping-particle&quot;:&quot;&quot;,&quot;non-dropping-particle&quot;:&quot;&quot;},{&quot;family&quot;:&quot;Jayaseelan&quot;,&quot;given&quot;:&quot;Joy Christina&quot;,&quot;parse-names&quot;:false,&quot;dropping-particle&quot;:&quot;&quot;,&quot;non-dropping-particle&quot;:&quot;&quot;},{&quot;family&quot;:&quot;Jhangiani&quot;,&quot;given&quot;:&quot;Shalini N&quot;,&quot;parse-names&quot;:false,&quot;dropping-particle&quot;:&quot;&quot;,&quot;non-dropping-particle&quot;:&quot;&quot;},{&quot;family&quot;:&quot;Jordan&quot;,&quot;given&quot;:&quot;Katherine W&quot;,&quot;parse-names&quot;:false,&quot;dropping-particle&quot;:&quot;&quot;,&quot;non-dropping-particle&quot;:&quot;&quot;},{&quot;family&quot;:&quot;Lara&quot;,&quot;given&quot;:&quot;Fremiet&quot;,&quot;parse-names&quot;:false,&quot;dropping-particle&quot;:&quot;&quot;,&quot;non-dropping-particle&quot;:&quot;&quot;},{&quot;family&quot;:&quot;Lawrence&quot;,&quot;given&quot;:&quot;Faye&quot;,&quot;parse-names&quot;:false,&quot;dropping-particle&quot;:&quot;&quot;,&quot;non-dropping-particle&quot;:&quot;&quot;},{&quot;family&quot;:&quot;Lee&quot;,&quot;given&quot;:&quot;Sandra L&quot;,&quot;parse-names&quot;:false,&quot;dropping-particle&quot;:&quot;&quot;,&quot;non-dropping-particle&quot;:&quot;&quot;},{&quot;family&quot;:&quot;Librado&quot;,&quot;given&quot;:&quot;Pablo&quot;,&quot;parse-names&quot;:false,&quot;dropping-particle&quot;:&quot;&quot;,&quot;non-dropping-particle&quot;:&quot;&quot;},{&quot;family&quot;:&quot;Linheiro&quot;,&quot;given&quot;:&quot;Raquel S&quot;,&quot;parse-names&quot;:false,&quot;dropping-particle&quot;:&quot;&quot;,&quot;non-dropping-particle&quot;:&quot;&quot;},{&quot;family&quot;:&quot;Lyman&quot;,&quot;given&quot;:&quot;Richard F&quot;,&quot;parse-names&quot;:false,&quot;dropping-particle&quot;:&quot;&quot;,&quot;non-dropping-particle&quot;:&quot;&quot;},{&quot;family&quot;:&quot;Mackey&quot;,&quot;given&quot;:&quot;Aaron J&quot;,&quot;parse-names&quot;:false,&quot;dropping-particle&quot;:&quot;&quot;,&quot;non-dropping-particle&quot;:&quot;&quot;},{&quot;family&quot;:&quot;Munidasa&quot;,&quot;given&quot;:&quot;Mala&quot;,&quot;parse-names&quot;:false,&quot;dropping-particle&quot;:&quot;&quot;,&quot;non-dropping-particle&quot;:&quot;&quot;},{&quot;family&quot;:&quot;Muzny&quot;,&quot;given&quot;:&quot;Donna Marie&quot;,&quot;parse-names&quot;:false,&quot;dropping-particle&quot;:&quot;&quot;,&quot;non-dropping-particle&quot;:&quot;&quot;},{&quot;family&quot;:&quot;Nazareth&quot;,&quot;given&quot;:&quot;Lynne&quot;,&quot;parse-names&quot;:false,&quot;dropping-particle&quot;:&quot;&quot;,&quot;non-dropping-particle&quot;:&quot;&quot;},{&quot;family&quot;:&quot;Newsham&quot;,&quot;given&quot;:&quot;Irene&quot;,&quot;parse-names&quot;:false,&quot;dropping-particle&quot;:&quot;&quot;,&quot;non-dropping-particle&quot;:&quot;&quot;},{&quot;family&quot;:&quot;Perales&quot;,&quot;given&quot;:&quot;Lora&quot;,&quot;parse-names&quot;:false,&quot;dropping-particle&quot;:&quot;&quot;,&quot;non-dropping-particle&quot;:&quot;&quot;},{&quot;family&quot;:&quot;Pu&quot;,&quot;given&quot;:&quot;Ling-Ling&quot;,&quot;parse-names&quot;:false,&quot;dropping-particle&quot;:&quot;&quot;,&quot;non-dropping-particle&quot;:&quot;&quot;},{&quot;family&quot;:&quot;Qu&quot;,&quot;given&quot;:&quot;Carson&quot;,&quot;parse-names&quot;:false,&quot;dropping-particle&quot;:&quot;&quot;,&quot;non-dropping-particle&quot;:&quot;&quot;},{&quot;family&quot;:&quot;Ràmia&quot;,&quot;given&quot;:&quot;Miquel&quot;,&quot;parse-names&quot;:false,&quot;dropping-particle&quot;:&quot;&quot;,&quot;non-dropping-particle&quot;:&quot;&quot;},{&quot;family&quot;:&quot;Reid&quot;,&quot;given&quot;:&quot;Jeffrey G&quot;,&quot;parse-names&quot;:false,&quot;dropping-particle&quot;:&quot;&quot;,&quot;non-dropping-particle&quot;:&quot;&quot;},{&quot;family&quot;:&quot;Rollmann&quot;,&quot;given&quot;:&quot;Stephanie M&quot;,&quot;parse-names&quot;:false,&quot;dropping-particle&quot;:&quot;&quot;,&quot;non-dropping-particle&quot;:&quot;&quot;},{&quot;family&quot;:&quot;Rozas&quot;,&quot;given&quot;:&quot;Julio&quot;,&quot;parse-names&quot;:false,&quot;dropping-particle&quot;:&quot;&quot;,&quot;non-dropping-particle&quot;:&quot;&quot;},{&quot;family&quot;:&quot;Saada&quot;,&quot;given&quot;:&quot;Nehad&quot;,&quot;parse-names&quot;:false,&quot;dropping-particle&quot;:&quot;&quot;,&quot;non-dropping-particle&quot;:&quot;&quot;},{&quot;family&quot;:&quot;Turlapati&quot;,&quot;given&quot;:&quot;Lavanya&quot;,&quot;parse-names&quot;:false,&quot;dropping-particle&quot;:&quot;&quot;,&quot;non-dropping-particle&quot;:&quot;&quot;},{&quot;family&quot;:&quot;Worley&quot;,&quot;given&quot;:&quot;Kim C&quot;,&quot;parse-names&quot;:false,&quot;dropping-particle&quot;:&quot;&quot;,&quot;non-dropping-particle&quot;:&quot;&quot;},{&quot;family&quot;:&quot;Wu&quot;,&quot;given&quot;:&quot;Yuan-Qing&quot;,&quot;parse-names&quot;:false,&quot;dropping-particle&quot;:&quot;&quot;,&quot;non-dropping-particle&quot;:&quot;&quot;},{&quot;family&quot;:&quot;Yamamoto&quot;,&quot;given&quot;:&quot;Akihiko&quot;,&quot;parse-names&quot;:false,&quot;dropping-particle&quot;:&quot;&quot;,&quot;non-dropping-particle&quot;:&quot;&quot;},{&quot;family&quot;:&quot;Zhu&quot;,&quot;given&quot;:&quot;Yiming&quot;,&quot;parse-names&quot;:false,&quot;dropping-particle&quot;:&quot;&quot;,&quot;non-dropping-particle&quot;:&quot;&quot;},{&quot;family&quot;:&quot;Bergman&quot;,&quot;given&quot;:&quot;Casey M&quot;,&quot;parse-names&quot;:false,&quot;dropping-particle&quot;:&quot;&quot;,&quot;non-dropping-particle&quot;:&quot;&quot;},{&quot;family&quot;:&quot;Thornton&quot;,&quot;given&quot;:&quot;Kevin R&quot;,&quot;parse-names&quot;:false,&quot;dropping-particle&quot;:&quot;&quot;,&quot;non-dropping-particle&quot;:&quot;&quot;},{&quot;family&quot;:&quot;Mittelman&quot;,&quot;given&quot;:&quot;David&quot;,&quot;parse-names&quot;:false,&quot;dropping-particle&quot;:&quot;&quot;,&quot;non-dropping-particle&quot;:&quot;&quot;},{&quot;family&quot;:&quot;Gibbs&quot;,&quot;given&quot;:&quot;Richard A&quot;,&quot;parse-names&quot;:false,&quot;dropping-particle&quot;:&quot;&quot;,&quot;non-dropping-particle&quot;:&quot;&quot;}],&quot;container-title&quot;:&quot;Nature&quot;,&quot;container-title-short&quot;:&quot;Nature&quot;,&quot;DOI&quot;:&quot;10.1038/nature10811&quot;,&quot;ISSN&quot;:&quot;1476-4687&quot;,&quot;PMID&quot;:&quot;22318601&quot;,&quot;issued&quot;:{&quot;date-parts&quot;:[[2012,2,8]]},&quot;page&quot;:&quot;173-8&quot;,&quot;abstract&quot;:&quot;A major challenge of biology is understanding the relationship between molecular genetic variation and variation in quantitative traits, including fitness. This relationship determines our ability to predict phenotypes from genotypes and to understand how evolutionary forces shape variation within and between species. Previous efforts to dissect the genotype-phenotype map were based on incomplete genotypic information. Here, we describe the Drosophila melanogaster Genetic Reference Panel (DGRP), a community resource for analysis of population genomics and quantitative traits. The DGRP consists of fully sequenced inbred lines derived from a natural population. Population genomic analyses reveal reduced polymorphism in centromeric autosomal regions and the X chromosome, evidence for positive and negative selection, and rapid evolution of the X chromosome. Many variants in novel genes, most at low frequency, are associated with quantitative traits and explain a large fraction of the phenotypic variance. The DGRP facilitates genotype-phenotype mapping using the power of Drosophila genetics.&quot;,&quot;issue&quot;:&quot;7384&quot;,&quot;volume&quot;:&quot;482&quot;},&quot;isTemporary&quot;:false}]},{&quot;citationID&quot;:&quot;MENDELEY_CITATION_1297b35d-f2a8-4fb3-8e46-95974feea387&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&quot;,&quot;citationItems&quot;:[{&quot;id&quot;:&quot;8639e4bd-febf-34c3-95ee-24eb783fcea4&quot;,&quot;itemData&quot;:{&quot;type&quot;:&quot;article-journal&quot;,&quot;id&quot;:&quot;8639e4bd-febf-34c3-95ee-24eb783fcea4&quot;,&quot;title&quot;:&quot;Galbut Virus Infection Minimally Influences Drosophila melanogaster Fitness Traits in a Strain and Sex-Dependent Manner.&quot;,&quot;author&quot;:[{&quot;family&quot;:&quot;Cross&quot;,&quot;given&quot;:&quot;Shaun T&quot;,&quot;parse-names&quot;:false,&quot;dropping-particle&quot;:&quot;&quot;,&quot;non-dropping-particle&quot;:&quot;&quot;},{&quot;family&quot;:&quot;Brehm&quot;,&quot;given&quot;:&quot;Ali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Keene&quot;,&quot;given&quot;:&quot;Alexandra H&quot;,&quot;parse-names&quot;:false,&quot;dropping-particle&quot;:&quot;&quot;,&quot;non-dropping-particle&quot;:&quot;&quot;},{&quot;family&quot;:&quot;Borlee&quot;,&quot;given&quot;:&quot;Grace I&quot;,&quot;parse-names&quot;:false,&quot;dropping-particle&quot;:&quot;&quot;,&quot;non-dropping-particle&quot;:&quot;&quot;},{&quot;family&quot;:&quot;Stenglein&quot;,&quot;given&quot;:&quot;Mark D&quot;,&quot;parse-names&quot;:false,&quot;dropping-particle&quot;:&quot;&quot;,&quot;non-dropping-particle&quot;:&quot;&quot;}],&quot;container-title&quot;:&quot;Viruses&quot;,&quot;DOI&quot;:&quot;10.3390/v15020539&quot;,&quot;ISSN&quot;:&quot;1999-4915&quot;,&quot;PMID&quot;:&quot;36851753&quot;,&quot;URL&quot;:&quot;http://www.ncbi.nlm.nih.gov/pubmed/36851753&quot;,&quot;issued&quot;:{&quot;date-parts&quot;:[[2023,2,15]]},&quot;page&quot;:&quot;539&quot;,&quot;abstract&quot;:&quot;Galbut virus (family Partitiviridae) infects Drosophila melanogaster and can be transmitted vertically from infected mothers or infected fathers with near perfect efficiency. This form of super-Mendelian inheritance should drive infection to 100% prevalence, and indeed, galbut virus is ubiquitous in wild D. melanogaster populations. However, on average, only about 60% of individual flies are infected. One possible explanation for this is that a subset of flies are resistant to infection. Although galbut virus-infected flies appear healthy, infection may be sufficiently costly to drive selection for resistant hosts, thereby decreasing overall prevalence. To test this hypothesis, we quantified a variety of fitness-related traits in galbut virus-infected flies from two lines from the Drosophila Genetic Reference Panel (DGRP). Galbut virus-infected flies had no difference in average lifespan and total offspring production compared to their uninfected counterparts. Galbut virus-infected DGRP-517 flies pupated and eclosed faster than their uninfected counterparts. Some galbut virus-infected flies exhibited altered sensitivity to viral, bacterial, and fungal pathogens. The microbiome composition of flies was not measurably perturbed by galbut virus infection. Differences in phenotype attributable to galbut virus infection varied as a function of fly sex and DGRP strain, and differences attributable to infection status were dwarfed by larger differences attributable to strain and sex. Thus, galbut virus infection does produce measurable phenotypic changes, with changes being minor, offsetting, and possibly net-negative.&quot;,&quot;publisher&quot;:&quot;MDPI&quot;,&quot;issue&quot;:&quot;2&quot;,&quot;volume&quot;:&quot;15&quot;,&quot;container-title-short&quot;:&quot;Viruses&quot;},&quot;isTemporary&quot;:false}]},{&quot;citationID&quot;:&quot;MENDELEY_CITATION_d0a3142a-a603-4c33-805b-4e9d0dcb5e77&quot;,&quot;properties&quot;:{&quot;noteIndex&quot;:0},&quot;isEdited&quot;:false,&quot;manualOverride&quot;:{&quot;isManuallyOverridden&quot;:false,&quot;citeprocText&quot;:&quot;&lt;sup&gt;1,7&lt;/sup&gt;&quot;,&quot;manualOverrideText&quot;:&quot;&quot;},&quot;citationItems&quot;:[{&quot;id&quot;:&quot;8495cf94-4000-3ec2-8271-4987ba3e7084&quot;,&quot;itemData&quot;:{&quot;type&quot;:&quot;article-journal&quot;,&quot;id&quot;:&quot;8495cf94-4000-3ec2-8271-4987ba3e7084&quot;,&quot;title&quot;:&quot;Drosophila melanogaster's history as a human commensal&quot;,&quot;author&quot;:[{&quot;family&quot;:&quot;Keller&quot;,&quot;given&quot;:&quot;Andreas&quot;,&quot;parse-names&quot;:false,&quot;dropping-particle&quot;:&quot;&quot;,&quot;non-dropping-particle&quot;:&quot;&quot;}],&quot;container-title&quot;:&quot;Current Biology&quot;,&quot;issued&quot;:{&quot;date-parts&quot;:[[2007,2,6]]},&quot;page&quot;:&quot;PR77-R81&quot;,&quot;issue&quot;:&quot;3&quot;,&quot;volume&quot;:&quot;17&quot;,&quot;container-title-short&quot;:&quot;&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Tag&quot;:&quot;MENDELEY_CITATION_v3_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&quot;},{&quot;citationID&quot;:&quot;MENDELEY_CITATION_71abce43-85ee-4e9f-b183-4922fccb8003&quot;,&quot;properties&quot;:{&quot;noteIndex&quot;:0},&quot;isEdited&quot;:false,&quot;manualOverride&quot;:{&quot;isManuallyOverridden&quot;:false,&quot;citeprocText&quot;:&quot;&lt;sup&gt;8,9&lt;/sup&gt;&quot;,&quot;manualOverrideText&quot;:&quot;&quot;},&quot;citationItems&quot;:[{&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container-title-short&quot;:&quot;J Gen Virol&quot;},&quot;isTemporary&quot;:false},{&quot;id&quot;:&quot;f04f9b57-da24-30ef-8a84-5eb5a3f097c5&quot;,&quot;itemData&quot;:{&quot;type&quot;:&quot;article-journal&quot;,&quot;id&quot;:&quot;f04f9b57-da24-30ef-8a84-5eb5a3f097c5&quot;,&quot;title&quot;:&quot;The virome of Drosophila suzukii, an invasive pest of soft fruit&quot;,&quot;author&quot;:[{&quot;family&quot;:&quot;Medd&quot;,&quot;given&quot;:&quot;Nathan C&quot;,&quot;parse-names&quot;:false,&quot;dropping-particle&quot;:&quot;&quot;,&quot;non-dropping-particle&quot;:&quot;&quot;},{&quot;family&quot;:&quot;Fellous&quot;,&quot;given&quot;:&quot;Simon&quot;,&quot;parse-names&quot;:false,&quot;dropping-particle&quot;:&quot;&quot;,&quot;non-dropping-particle&quot;:&quot;&quot;},{&quot;family&quot;:&quot;Waldron&quot;,&quot;given&quot;:&quot;Fergal M&quot;,&quot;parse-names&quot;:false,&quot;dropping-particle&quot;:&quot;&quot;,&quot;non-dropping-particle&quot;:&quot;&quot;},{&quot;family&quot;:&quot;Xuéreb&quot;,&quot;given&quot;:&quot;Anne&quot;,&quot;parse-names&quot;:false,&quot;dropping-particle&quot;:&quot;&quot;,&quot;non-dropping-particle&quot;:&quot;&quot;},{&quot;family&quot;:&quot;Nakai&quot;,&quot;given&quot;:&quot;Madoka&quot;,&quot;parse-names&quot;:false,&quot;dropping-particle&quot;:&quot;&quot;,&quot;non-dropping-particle&quot;:&quot;&quot;},{&quot;family&quot;:&quot;Cross&quot;,&quot;given&quot;:&quot;Jerry&quot;,&quot;parse-names&quot;:false,&quot;dropping-particle&quot;:&quot;V&quot;,&quot;non-dropping-particle&quot;:&quot;&quot;},{&quot;family&quot;:&quot;Obbard&quot;,&quot;given&quot;:&quot;Darren J&quot;,&quot;parse-names&quot;:false,&quot;dropping-particle&quot;:&quot;&quot;,&quot;non-dropping-particle&quot;:&quot;&quot;}],&quot;container-title&quot;:&quot;Virus Evolution&quot;,&quot;container-title-short&quot;:&quot;Virus Evol&quot;,&quot;DOI&quot;:&quot;10.1093/ve/vey009&quot;,&quot;ISSN&quot;:&quot;2057-1577&quot;,&quot;issued&quot;:{&quot;date-parts&quot;:[[2018,1,1]]},&quot;issue&quot;:&quot;1&quot;,&quot;volume&quot;:&quot;4&quot;},&quot;isTemporary&quot;:false}],&quot;citationTag&quot;:&quot;MENDELEY_CITATION_v3_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&quot;},{&quot;citationID&quot;:&quot;MENDELEY_CITATION_0e4ebee2-6af6-4c82-890d-517c5c789970&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&quot;,&quot;citationItems&quot;:[{&quot;id&quot;:&quot;fca76952-a1eb-3d77-be60-d4cc302055ee&quot;,&quot;itemData&quot;:{&quot;type&quot;:&quot;article-journal&quot;,&quot;id&quot;:&quot;fca76952-a1eb-3d77-be60-d4cc302055ee&quot;,&quot;title&quot;:&quot;The discovery, distribution, and diversity of DNA viruses associated with &lt;i&gt;Drosophila melanogaster&lt;/i&gt; in Europe&quot;,&quot;author&quot;:[{&quot;family&quot;:&quot;Wallace&quot;,&quot;given&quot;:&quot;Megan A&quot;,&quot;parse-names&quot;:false,&quot;dropping-particle&quot;:&quot;&quot;,&quot;non-dropping-particle&quot;:&quot;&quot;},{&quot;family&quot;:&quot;Coffman&quot;,&quot;given&quot;:&quot;Kelsey A&quot;,&quot;parse-names&quot;:false,&quot;dropping-particle&quot;:&quot;&quot;,&quot;non-dropping-particle&quot;:&quot;&quot;},{&quot;family&quot;:&quot;Gilbert&quot;,&quot;given&quot;:&quot;Clément&quot;,&quot;parse-names&quot;:false,&quot;dropping-particle&quot;:&quot;&quot;,&quot;non-dropping-particle&quot;:&quot;&quot;},{&quot;family&quot;:&quot;Ravindran&quot;,&quot;given&quot;:&quot;Sanjana&quot;,&quot;parse-names&quot;:false,&quot;dropping-particle&quot;:&quot;&quot;,&quot;non-dropping-particle&quot;:&quot;&quot;},{&quot;family&quot;:&quot;Albery&quot;,&quot;given&quot;:&quot;Gregory F&quot;,&quot;parse-names&quot;:false,&quot;dropping-particle&quot;:&quot;&quot;,&quot;non-dropping-particle&quot;:&quot;&quot;},{&quot;family&quot;:&quot;Abbott&quot;,&quot;given&quot;:&quot;Jessica&quot;,&quot;parse-names&quot;:false,&quot;dropping-particle&quot;:&quot;&quot;,&quot;non-dropping-particle&quot;:&quot;&quot;},{&quot;family&quot;:&quot;Argyridou&quot;,&quot;given&quot;:&quot;Eliza&quot;,&quot;parse-names&quot;:false,&quot;dropping-particle&quot;:&quot;&quot;,&quot;non-dropping-particle&quot;:&quot;&quot;},{&quot;family&quot;:&quot;Bellosta&quot;,&quot;given&quot;:&quot;Paola&quot;,&quot;parse-names&quot;:false,&quot;dropping-particle&quot;:&quot;&quot;,&quot;non-dropping-particle&quot;:&quot;&quot;},{&quot;family&quot;:&quot;Betancourt&quot;,&quot;given&quot;:&quot;Andrea J&quot;,&quot;parse-names&quot;:false,&quot;dropping-particle&quot;:&quot;&quot;,&quot;non-dropping-particle&quot;:&quot;&quot;},{&quot;family&quot;:&quot;Colinet&quot;,&quot;given&quot;:&quot;Hervé&quot;,&quot;parse-names&quot;:false,&quot;dropping-particle&quot;:&quot;&quot;,&quot;non-dropping-particle&quot;:&quot;&quot;},{&quot;family&quot;:&quot;Eric&quot;,&quot;given&quot;:&quot;Katarina&quot;,&quot;parse-names&quot;:false,&quot;dropping-particle&quot;:&quot;&quot;,&quot;non-dropping-particle&quot;:&quot;&quot;},{&quot;family&quot;:&quot;Glaser-Schmitt&quot;,&quot;given&quot;:&quot;Amanda&quot;,&quot;parse-names&quot;:false,&quot;dropping-particle&quot;:&quot;&quot;,&quot;non-dropping-particle&quot;:&quot;&quot;},{&quot;family&quot;:&quot;Grath&quot;,&quot;given&quot;:&quot;Sonja&quot;,&quot;parse-names&quot;:false,&quot;dropping-particle&quot;:&quot;&quot;,&quot;non-dropping-particle&quot;:&quot;&quot;},{&quot;family&quot;:&quot;Jelic&quot;,&quot;given&quot;:&quot;Mihailo&quot;,&quot;parse-names&quot;:false,&quot;dropping-particle&quot;:&quot;&quot;,&quot;non-dropping-particle&quot;:&quot;&quot;},{&quot;family&quot;:&quot;Kankare&quot;,&quot;given&quot;:&quot;Maaria&quot;,&quot;parse-names&quot;:false,&quot;dropping-particle&quot;:&quot;&quot;,&quot;non-dropping-particle&quot;:&quot;&quot;},{&quot;family&quot;:&quot;Kozeretska&quot;,&quot;given&quot;:&quot;Iryna&quot;,&quot;parse-names&quot;:false,&quot;dropping-particle&quot;:&quot;&quot;,&quot;non-dropping-particle&quot;:&quot;&quot;},{&quot;family&quot;:&quot;Loeschcke&quot;,&quot;given&quot;:&quot;Volker&quot;,&quot;parse-names&quot;:false,&quot;dropping-particle&quot;:&quot;&quot;,&quot;non-dropping-particle&quot;:&quot;&quot;},{&quot;family&quot;:&quot;Montchamp-Moreau&quot;,&quot;given&quot;:&quot;Catherine&quot;,&quot;parse-names&quot;:false,&quot;dropping-particle&quot;:&quot;&quot;,&quot;non-dropping-particle&quot;:&quot;&quot;},{&quot;family&quot;:&quot;Ometto&quot;,&quot;given&quot;:&quot;Lino&quot;,&quot;parse-names&quot;:false,&quot;dropping-particle&quot;:&quot;&quot;,&quot;non-dropping-particle&quot;:&quot;&quot;},{&quot;family&quot;:&quot;Onder&quot;,&quot;given&quot;:&quot;Banu Sebnem&quot;,&quot;parse-names&quot;:false,&quot;dropping-particle&quot;:&quot;&quot;,&quot;non-dropping-particle&quot;:&quot;&quot;},{&quot;family&quot;:&quot;Orengo&quot;,&quot;given&quot;:&quot;Dorcas J&quot;,&quot;parse-names&quot;:false,&quot;dropping-particle&quot;:&quot;&quot;,&quot;non-dropping-particle&quot;:&quot;&quot;},{&quot;family&quot;:&quot;Parsch&quot;,&quot;given&quot;:&quot;John&quot;,&quot;parse-names&quot;:false,&quot;dropping-particle&quot;:&quot;&quot;,&quot;non-dropping-particle&quot;:&quot;&quot;},{&quot;family&quot;:&quot;Pascual&quot;,&quot;given&quot;:&quot;Marta&quot;,&quot;parse-names&quot;:false,&quot;dropping-particle&quot;:&quot;&quot;,&quot;non-dropping-particle&quot;:&quot;&quot;},{&quot;family&quot;:&quot;Patenkovic&quot;,&quot;given&quot;:&quot;Aleksandra&quot;,&quot;parse-names&quot;:false,&quot;dropping-particle&quot;:&quot;&quot;,&quot;non-dropping-particle&quot;:&quot;&quot;},{&quot;family&quot;:&quot;Puerma&quot;,&quot;given&quot;:&quot;Eva&quot;,&quot;parse-names&quot;:false,&quot;dropping-particle&quot;:&quot;&quot;,&quot;non-dropping-particle&quot;:&quot;&quot;},{&quot;family&quot;:&quot;Ritchie&quot;,&quot;given&quot;:&quot;Michael G&quot;,&quot;parse-names&quot;:false,&quot;dropping-particle&quot;:&quot;&quot;,&quot;non-dropping-particle&quot;:&quot;&quot;},{&quot;family&quot;:&quot;Rota-Stabelli&quot;,&quot;given&quot;:&quot;Omar&quot;,&quot;parse-names&quot;:false,&quot;dropping-particle&quot;:&quot;&quot;,&quot;non-dropping-particle&quot;:&quot;&quot;},{&quot;family&quot;:&quot;Schou&quot;,&quot;given&quot;:&quot;Mads Fristrup&quot;,&quot;parse-names&quot;:false,&quot;dropping-particle&quot;:&quot;&quot;,&quot;non-dropping-particle&quot;:&quot;&quot;},{&quot;family&quot;:&quot;Serga&quot;,&quot;given&quot;:&quot;Svitlana&quot;,&quot;parse-names&quot;:false,&quot;dropping-particle&quot;:&quot;V&quot;,&quot;non-dropping-particle&quot;:&quot;&quot;},{&quot;family&quot;:&quot;Stamenkovic-Radak&quot;,&quot;given&quot;:&quot;Marina&quot;,&quot;parse-names&quot;:false,&quot;dropping-particle&quot;:&quot;&quot;,&quot;non-dropping-particle&quot;:&quot;&quot;},{&quot;family&quot;:&quot;Tanaskovic&quot;,&quot;given&quot;:&quot;Marija&quot;,&quot;parse-names&quot;:false,&quot;dropping-particle&quot;:&quot;&quot;,&quot;non-dropping-particle&quot;:&quot;&quot;},{&quot;family&quot;:&quot;Veselinovic&quot;,&quot;given&quot;:&quot;Marija Savic&quot;,&quot;parse-names&quot;:false,&quot;dropping-particle&quot;:&quot;&quot;,&quot;non-dropping-particle&quot;:&quot;&quot;},{&quot;family&quot;:&quot;Vieira&quot;,&quot;given&quot;:&quot;Jorge&quot;,&quot;parse-names&quot;:false,&quot;dropping-particle&quot;:&quot;&quot;,&quot;non-dropping-particle&quot;:&quot;&quot;},{&quot;family&quot;:&quot;Vieira&quot;,&quot;given&quot;:&quot;Cristina P&quot;,&quot;parse-names&quot;:false,&quot;dropping-particle&quot;:&quot;&quot;,&quot;non-dropping-particle&quot;:&quot;&quot;},{&quot;family&quot;:&quot;Kapun&quot;,&quot;given&quot;:&quot;Martin&quot;,&quot;parse-names&quot;:false,&quot;dropping-particle&quot;:&quot;&quot;,&quot;non-dropping-particle&quot;:&quot;&quot;},{&quot;family&quot;:&quot;Flatt&quot;,&quot;given&quot;:&quot;Thomas&quot;,&quot;parse-names&quot;:false,&quot;dropping-particle&quot;:&quot;&quot;,&quot;non-dropping-particle&quot;:&quot;&quot;},{&quot;family&quot;:&quot;González&quot;,&quot;given&quot;:&quot;Josefa&quot;,&quot;parse-names&quot;:false,&quot;dropping-particle&quot;:&quot;&quot;,&quot;non-dropping-particle&quot;:&quot;&quot;},{&quot;family&quot;:&quot;Staubach&quot;,&quot;given&quot;:&quot;Fabian&quot;,&quot;parse-names&quot;:false,&quot;dropping-particle&quot;:&quot;&quot;,&quot;non-dropping-particle&quot;:&quot;&quot;},{&quot;family&quot;:&quot;Obbard&quot;,&quot;given&quot;:&quot;Darren J&quot;,&quot;parse-names&quot;:false,&quot;dropping-particle&quot;:&quot;&quot;,&quot;non-dropping-particle&quot;:&quot;&quot;}],&quot;container-title&quot;:&quot;Virus Evolution&quot;,&quot;container-title-short&quot;:&quot;Virus Evol&quot;,&quot;DOI&quot;:&quot;10.1093/ve/veab031&quot;,&quot;ISSN&quot;:&quot;2057-1577&quot;,&quot;URL&quot;:&quot;https://academic.oup.com/ve/article/doi/10.1093/ve/veab031/6207981&quot;,&quot;issued&quot;:{&quot;date-parts&quot;:[[2021,1,20]]},&quot;page&quot;:&quot;veab031&quot;,&quot;abstract&quot;:&quot;&lt;p&gt;Drosophila melanogaster is an important model for antiviral immunity in arthropods, but very few DNA viruses have been described from the family Drosophilidae. This deficiency limits our opportunity to use natural host-pathogen combinations in experimental studies, and may bias our understanding of the Drosophila virome. Here, we report fourteen DNA viruses detected in a metagenomic analysis of 6668 pool-sequenced Drosophila, sampled from forty-seven European locations between 2014 and 2016. These include three new nudiviruses, a new and divergent entomopoxvirus, a virus related to Leptopilina boulardi filamentous virus, and a virus related to Musca domestica salivary gland hypertrophy virus. We also find an endogenous genomic copy of galbut virus, a double-stranded RNA partitivirus, segregating at very low frequency. Remarkably, we find that Drosophila Vesanto virus, a small DNA virus previously described as a bidnavirus, may be composed of up to twelve segments and thus represent a new lineage of segmented DNA viruses. Two of the DNA viruses, Drosophila Kallithea nudivirus and Drosophila Vesanto virus are relatively common, found in 2 per cent or more of wild flies. The others are rare, with many likely to be represented by a single infected fly. We find that virus prevalence in Europe reflects the prevalence seen in publicly available datasets, with Drosophila Kallithea nudivirus and Drosophila Vesanto virus the only ones commonly detectable in public data from wild-caught flies and large population cages, and the other viruses being rare or absent. These analyses suggest that DNA viruses are at lower prevalence than RNA viruses in D.melanogaster, and may be less likely to persist in laboratory cultures. Our findings go some way to redressing an earlier bias toward RNA virus studies in Drosophila, and lay the foundation needed to harness the power of Drosophila as a model system for the study of DNA viruses.&lt;/p&gt;&quot;,&quot;publisher&quot;:&quot;Oxford University Press&quot;,&quot;issue&quot;:&quot;1&quot;,&quot;volume&quot;:&quot;7&quot;},&quot;isTemporary&quot;:false}]},{&quot;citationID&quot;:&quot;MENDELEY_CITATION_c216aec2-1d45-4606-8c0c-522a8c4d9ae7&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YzIxNmFlYzItMWQ0NS00NjA2LThjMGMtNTIyYThjNGQ5YWU3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d797360c-09db-492a-b950-c6be93da1819&quot;,&quot;properties&quot;:{&quot;noteIndex&quot;:0},&quot;isEdited&quot;:false,&quot;manualOverride&quot;:{&quot;isManuallyOverridden&quot;:false,&quot;citeprocText&quot;:&quot;&lt;sup&gt;12,13&lt;/sup&gt;&quot;,&quot;manualOverrideText&quot;:&quot;&quot;},&quot;citationTag&quot;:&quot;MENDELEY_CITATION_v3_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&quot;,&quot;citationItems&quot;:[{&quot;id&quot;:&quot;d2213696-40f6-3fc6-ad36-a24c008f4884&quot;,&quot;itemData&quot;:{&quot;type&quot;:&quot;article-journal&quot;,&quot;id&quot;:&quot;d2213696-40f6-3fc6-ad36-a24c008f4884&quot;,&quot;title&quot;:&quot;A Novel Partitivirus That Confers Hypovirulence on Plant Pathogenic Fungi&quot;,&quot;author&quot;:[{&quot;family&quot;:&quot;Xiao&quot;,&quot;given&quot;:&quot;Xueqiong&quot;,&quot;parse-names&quot;:false,&quot;dropping-particle&quot;:&quot;&quot;,&quot;non-dropping-particle&quot;:&quot;&quot;},{&quot;family&quot;:&quot;Cheng&quot;,&quot;given&quot;:&quot;Jiasen&quot;,&quot;parse-names&quot;:false,&quot;dropping-particle&quot;:&quot;&quot;,&quot;non-dropping-particle&quot;:&quot;&quot;},{&quot;family&quot;:&quot;Tang&quot;,&quot;given&quot;:&quot;Jinghua&quot;,&quot;parse-names&quot;:false,&quot;dropping-particle&quot;:&quot;&quot;,&quot;non-dropping-particle&quot;:&quot;&quot;},{&quot;family&quot;:&quot;Fu&quot;,&quot;given&quot;:&quot;Yanping&quot;,&quot;parse-names&quot;:false,&quot;dropping-particle&quot;:&quot;&quot;,&quot;non-dropping-particle&quot;:&quot;&quot;},{&quot;family&quot;:&quot;Jiang&quot;,&quot;given&quot;:&quot;Daohong&quot;,&quot;parse-names&quot;:false,&quot;dropping-particle&quot;:&quot;&quot;,&quot;non-dropping-particle&quot;:&quot;&quot;},{&quot;family&quot;:&quot;Baker&quot;,&quot;given&quot;:&quot;Timothy S.&quot;,&quot;parse-names&quot;:false,&quot;dropping-particle&quot;:&quot;&quot;,&quot;non-dropping-particle&quot;:&quot;&quot;},{&quot;family&quot;:&quot;Ghabrial&quot;,&quot;given&quot;:&quot;Said A.&quot;,&quot;parse-names&quot;:false,&quot;dropping-particle&quot;:&quot;&quot;,&quot;non-dropping-particle&quot;:&quot;&quot;},{&quot;family&quot;:&quot;Xie&quot;,&quot;given&quot;:&quot;Jiatao&quot;,&quot;parse-names&quot;:false,&quot;dropping-particle&quot;:&quot;&quot;,&quot;non-dropping-particle&quot;:&quot;&quot;}],&quot;container-title&quot;:&quot;Journal of Virology&quot;,&quot;container-title-short&quot;:&quot;J Virol&quot;,&quot;DOI&quot;:&quot;10.1128/JVI.01036-14&quot;,&quot;ISSN&quot;:&quot;0022-538X&quot;,&quot;issued&quot;:{&quot;date-parts&quot;:[[2014,9]]},&quot;page&quot;:&quot;10120-10133&quot;,&quot;abstract&quot;:&quot;&lt;p&gt; Members of the family &lt;named-content content-type=\&quot;genus-species\&quot;&gt;Partitiviridae&lt;/named-content&gt; have bisegmented double-stranded RNA (dsRNA) genomes and are not generally known to cause obvious symptoms in their natural hosts. An unusual partitivirus, &lt;named-content content-type=\&quot;genus-species\&quot;&gt;Sclerotinia sclerotiorum&lt;/named-content&gt; partitivirus 1 (SsPV1/WF-1), conferred hypovirulence on its natural plant-pathogenic fungal host, &lt;named-content content-type=\&quot;genus-species\&quot;&gt;Sclerotinia sclerotiorum&lt;/named-content&gt; strain WF-1. Cellular organelles, including mitochondria, were severely damaged. Hypovirulence and associated traits of strain WF-1 and SsPV1/WF-1 were readily cotransmitted horizontally via hyphal contact to different vegetative compatibility groups of &lt;named-content content-type=\&quot;genus-species\&quot;&gt;S. sclerotiorum&lt;/named-content&gt; and interspecifically to &lt;named-content content-type=\&quot;genus-species\&quot;&gt;Sclerotinia nivalis&lt;/named-content&gt; and &lt;named-content content-type=\&quot;genus-species\&quot;&gt;Sclerotinia minor&lt;/named-content&gt; . &lt;named-content content-type=\&quot;genus-species\&quot;&gt;S. sclerotiorum&lt;/named-content&gt; strain 1980 transfected with purified SsPV1/WF-1 virions also exhibited hypovirulence and associated traits similar to those of strain WF-1. Moreover, introduction of purified SsPV1/WF-1 virions into strain KY-1 of &lt;named-content content-type=\&quot;genus-species\&quot;&gt;Botrytis cinerea&lt;/named-content&gt; also resulted in reductions in virulence and mycelial growth and, unexpectedly, enhanced conidial production. However, virus infection suppressed hyphal growth of most germinating conidia of &lt;named-content content-type=\&quot;genus-species\&quot;&gt;B. cinerea&lt;/named-content&gt; and was eventually lethal to infected hyphae, since very few new colonies could develop following germ tube formation. Taken together, our results support the conclusion that SsPV1/WF-1 causes hypovirulence in &lt;named-content content-type=\&quot;genus-species\&quot;&gt;Sclerotinia&lt;/named-content&gt; spp. and &lt;named-content content-type=\&quot;genus-species\&quot;&gt;B. cinerea&lt;/named-content&gt; . Cryo-EM (cryo-electron microscopy) reconstruction of the SsPV1 particle shows that it has a distinct structure with similarity to the closely related partitiviruses &lt;named-content content-type=\&quot;genus-species\&quot;&gt;Fusarium poae&lt;/named-content&gt; virus 1 and &lt;named-content content-type=\&quot;genus-species\&quot;&gt;Penicillium stoloniferum&lt;/named-content&gt; virus F. These findings provide new insights into partitivirus biological activities and clues about molecular interactions between partitiviruses and their hosts. &lt;/p&gt;&quot;,&quot;issue&quot;:&quot;17&quot;,&quot;volume&quot;:&quot;88&quot;},&quot;isTemporary&quot;:false},{&quot;id&quot;:&quot;29408807-273f-319e-abd6-de29692f8dbc&quot;,&quot;itemData&quot;:{&quot;type&quot;:&quot;article-journal&quot;,&quot;id&quot;:&quot;29408807-273f-319e-abd6-de29692f8dbc&quot;,&quot;title&quot;:&quot;Using a Novel Partitivirus in Pseudogymnoascus destructans to Understand the Epidemiology of White-Nose Syndrome&quot;,&quot;author&quot;:[{&quot;family&quot;:&quot;Thapa&quot;,&quot;given&quot;:&quot;Vaskar&quot;,&quot;parse-names&quot;:false,&quot;dropping-particle&quot;:&quot;&quot;,&quot;non-dropping-particle&quot;:&quot;&quot;},{&quot;family&quot;:&quot;Turner&quot;,&quot;given&quot;:&quot;Gregory G.&quot;,&quot;parse-names&quot;:false,&quot;dropping-particle&quot;:&quot;&quot;,&quot;non-dropping-particle&quot;:&quot;&quot;},{&quot;family&quot;:&quot;Hafenstein&quot;,&quot;given&quot;:&quot;Susan&quot;,&quot;parse-names&quot;:false,&quot;dropping-particle&quot;:&quot;&quot;,&quot;non-dropping-particle&quot;:&quot;&quot;},{&quot;family&quot;:&quot;Overton&quot;,&quot;given&quot;:&quot;Barrie E.&quot;,&quot;parse-names&quot;:false,&quot;dropping-particle&quot;:&quot;&quot;,&quot;non-dropping-particle&quot;:&quot;&quot;},{&quot;family&quot;:&quot;Vanderwolf&quot;,&quot;given&quot;:&quot;Karen J.&quot;,&quot;parse-names&quot;:false,&quot;dropping-particle&quot;:&quot;&quot;,&quot;non-dropping-particle&quot;:&quot;&quot;},{&quot;family&quot;:&quot;Roossinck&quot;,&quot;given&quot;:&quot;Marilyn J.&quot;,&quot;parse-names&quot;:false,&quot;dropping-particle&quot;:&quot;&quot;,&quot;non-dropping-particle&quot;:&quot;&quot;}],&quot;container-title&quot;:&quot;PLOS Pathogens&quot;,&quot;container-title-short&quot;:&quot;PLoS Pathog&quot;,&quot;DOI&quot;:&quot;10.1371/journal.ppat.1006076&quot;,&quot;ISSN&quot;:&quot;1553-7374&quot;,&quot;issued&quot;:{&quot;date-parts&quot;:[[2016,12,27]]},&quot;page&quot;:&quot;e1006076&quot;,&quot;issue&quot;:&quot;12&quot;,&quot;volume&quot;:&quot;12&quot;},&quot;isTemporary&quot;:false}]},{&quot;citationID&quot;:&quot;MENDELEY_CITATION_457dd190-6114-4746-8d71-2f4ab9ca37de&quot;,&quot;properties&quot;:{&quot;noteIndex&quot;:0},&quot;isEdited&quot;:false,&quot;manualOverride&quot;:{&quot;isManuallyOverridden&quot;:false,&quot;citeprocText&quot;:&quot;&lt;sup&gt;2,11&lt;/sup&gt;&quot;,&quot;manualOverrideText&quot;:&quot;&quot;},&quot;citationTag&quot;:&quot;MENDELEY_CITATION_v3_eyJjaXRhdGlvbklEIjoiTUVOREVMRVlfQ0lUQVRJT05fNDU3ZGQxOTAtNjExNC00NzQ2LThkNzEtMmY0YWI5Y2EzN2RlIiwicHJvcGVydGllcyI6eyJub3RlSW5kZXgiOjB9LCJpc0VkaXRlZCI6ZmFsc2UsIm1hbnVhbE92ZXJyaWRlIjp7ImlzTWFudWFsbHlPdmVycmlkZGVuIjpmYWxzZSwiY2l0ZXByb2NUZXh0IjoiPHN1cD4yLDEx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0s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d17421f4-ee80-4a76-a4d6-a747aecd014c&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ET0kiOiIxMC4xMTAxLzIwMjUuMDEuMjguNjM1MzE5IiwiaXNzdWVkIjp7ImRhdGUtcGFydHMiOltbMjAyNSwxLDI4XV19LCJhYnN0cmFjdCI6IjxwP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PC9wPiIsImNvbnRhaW5lci10aXRsZS1zaG9ydCI6IiJ9LCJpc1RlbXBvcmFyeSI6ZmFsc2V9XX0=&quot;,&quot;citationItems&quot;:[{&quot;id&quot;:&quot;7d57fbf7-5c43-3174-a356-1f8f293d2e0b&quot;,&quot;itemData&quot;:{&quot;type&quot;:&quot;article&quot;,&quot;id&quot;:&quot;7d57fbf7-5c43-3174-a356-1f8f293d2e0b&quot;,&quot;title&quot;:&quot;Experimental assessment of 3D-printed traps and chemical attractants for the collection of wild Drosophila melanogaster&quot;,&quot;author&quot;:[{&quot;family&quot;:&quot;Keene-Snickers&quot;,&quot;given&quot;:&quot;Alexandra H&quot;,&quot;parse-names&quot;:false,&quot;dropping-particle&quot;:&quot;&quot;,&quot;non-dropping-particle&quot;:&quot;&quot;},{&quot;family&quot;:&quot;Dunham&quot;,&quot;given&quot;:&quot;Tillie J&quot;,&quot;parse-names&quot;:false,&quot;dropping-particle&quot;:&quot;&quot;,&quot;non-dropping-particle&quot;:&quot;&quot;},{&quot;family&quot;:&quot;Stenglein&quot;,&quot;given&quot;:&quot;Mark D&quot;,&quot;parse-names&quot;:false,&quot;dropping-particle&quot;:&quot;&quot;,&quot;non-dropping-particle&quot;:&quot;&quot;}],&quot;DOI&quot;:&quot;10.1101/2025.01.28.635319&quot;,&quot;issued&quot;:{&quot;date-parts&quot;:[[2025,1,28]]},&quot;abstract&quot;:&quot;&lt;p&gt;Drosophila melanogaster, the common fruit fly, has been instrumental to our understanding of evolution, genetics and disease. There are benefits to studying these flies in the wild, including assessment of their naturally occurring microbiota. To facilitate efforts to catch wild D. melanogaster, we designed two fly traps and evaluated several candidate attractants. The first trap utilized a stable food substrate that can be used to catch live flies to establish new lab colonies. The second trap was designed to be reusable and easy to ship to enable the collection of flies over time from diverse locations. We evaluated several chemical attractants derived from banana and from marula fruit, which is the proposed ancestral food host of D. melanogaster. We found that wild flies were preferentially attracted to banana-based odorants over marula-derived ones. Overall, these traps and attractants represent an inexpensive and simple option for the collection of wild D. melanogaster and related species for sampling or colony establishment.&lt;/p&gt;&quot;,&quot;container-title-short&quot;:&quot;&quot;},&quot;isTemporary&quot;:false}]},{&quot;citationID&quot;:&quot;MENDELEY_CITATION_4e9b2332-a73b-4fc2-aba0-95050e8271e1&quot;,&quot;properties&quot;:{&quot;noteIndex&quot;:0},&quot;isEdited&quot;:false,&quot;manualOverride&quot;:{&quot;isManuallyOverridden&quot;:false,&quot;citeprocText&quot;:&quot;&lt;sup&gt;15–17&lt;/sup&gt;&quot;,&quot;manualOverrideText&quot;:&quot;&quot;},&quot;citationTag&quot;:&quot;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&quot;,&quot;citationItems&quot;:[{&quot;id&quot;:&quot;7666ed5a-8a81-34e8-8f19-53ef3ae54c98&quot;,&quot;itemData&quot;:{&quot;type&quot;:&quot;article-journal&quot;,&quot;id&quot;:&quot;7666ed5a-8a81-34e8-8f19-53ef3ae54c98&quot;,&quot;title&quot;:&quot;Occurrence of Wheat Curl Mite and Mite-Vectored Viruses of Wheat in Colorado and Insights into the Wheat Virome.&quot;,&quot;author&quot;:[{&quot;family&quot;:&quot;Albrecht&quot;,&quot;given&quot;:&quot;Tessa&quot;,&quot;parse-names&quot;:false,&quot;dropping-particle&quot;:&quot;&quot;,&quot;non-dropping-particle&quot;:&quot;&quot;},{&quot;family&quot;:&quot;White&quot;,&quot;given&quot;:&quot;Samantha&quot;,&quot;parse-names&quot;:false,&quot;dropping-particle&quot;:&quot;&quot;,&quot;non-dropping-particle&quot;:&quot;&quot;},{&quot;family&quot;:&quot;Layton&quot;,&quot;given&quot;:&quot;Marylee&quot;,&quot;parse-names&quot;:false,&quot;dropping-particle&quot;:&quot;&quot;,&quot;non-dropping-particle&quot;:&quot;&quot;},{&quot;family&quot;:&quot;Stenglein&quot;,&quot;given&quot;:&quot;Mark&quot;,&quot;parse-names&quot;:false,&quot;dropping-particle&quot;:&quot;&quot;,&quot;non-dropping-particle&quot;:&quot;&quot;},{&quot;family&quot;:&quot;Haley&quot;,&quot;given&quot;:&quot;Scott&quot;,&quot;parse-names&quot;:false,&quot;dropping-particle&quot;:&quot;&quot;,&quot;non-dropping-particle&quot;:&quot;&quot;},{&quot;family&quot;:&quot;Nachappa&quot;,&quot;given&quot;:&quot;Punya&quot;,&quot;parse-names&quot;:false,&quot;dropping-particle&quot;:&quot;&quot;,&quot;non-dropping-particle&quot;:&quot;&quot;}],&quot;container-title&quot;:&quot;Plant disease&quot;,&quot;container-title-short&quot;:&quot;Plant Dis&quot;,&quot;DOI&quot;:&quot;10.1094/PDIS-02-21-0352-RE&quot;,&quot;ISSN&quot;:&quot;0191-2917&quot;,&quot;PMID&quot;:&quot;35196102&quot;,&quot;issued&quot;:{&quot;date-parts&quot;:[[2022,10]]},&quot;page&quot;:&quot;2678-2688&quot;,&quot;abstract&quot;:&quot;The wheat curl mite (WCM) is a vector of three important wheat viruses in the U.S. Great Plains: wheat streak mosaic virus (WSMV), triticum mosaic virus (TriMV), and High Plains wheat mosaic virus (HPWMoV). This study was conducted to determine the current profile of WCM and WCM-transmitted viruses of wheat and their occurrence in Colorado, including novel wheat viruses via virome analysis. There was a high rate of virus incidence in symptomatic wheat samples collected in 2019 (95%) and 2020 (77%). Single infection of WSMV was most common in both years, followed by coinfection with WSMV + TriMV and WSMV + HPWMoV. Both type 1 and type 2 mite genotypes were found in Colorado. There was high genetic diversity of WSMV and HPWMoV isolates, whereas TriMV isolates showed minimal sequence variation. Analysis of WSMV isolates revealed novel virus variants, including one isolate from a variety trial, where severe disease symptoms were observed on wheat varieties carrying Wsm2, a known virus resistance locus. Virome analysis identified two to four sequence variants of all eight RNA segments of HPWMoV, which suggests co-occurrence of multiple genotypes within host populations and presence of a variant of HPWMoV. A possible novel virus in the family Tombusviridae and several mycoviruses were identified. Overall, the data presented here highlight the need to define the effect of novel WCM-transmitted virus variants on disease severity and the role of novel viruses.&quot;,&quot;issue&quot;:&quot;10&quot;,&quot;volume&quot;:&quot;106&quot;},&quot;isTemporary&quot;:false},{&quot;id&quot;:&quot;7d95cc17-7409-3bfe-8f6d-d9564e39beed&quot;,&quot;itemData&quot;:{&quot;type&quot;:&quot;article-journal&quot;,&quot;id&quot;:&quot;7d95cc17-7409-3bfe-8f6d-d9564e39beed&quot;,&quot;title&quot;:&quot;Genomic characterization of 99 viruses from the bunyavirus families Nairoviridae, Peribunyaviridae, and Phenuiviridae, including 35 previously unsequenced viruses&quot;,&quot;author&quot;:[{&quot;family&quot;:&quot;Kapuscinski&quot;,&quot;given&quot;:&quot;Marylee L.&quot;,&quot;parse-names&quot;:false,&quot;dropping-particle&quot;:&quot;&quot;,&quot;non-dropping-particle&quot;:&quot;&quot;},{&quot;family&quot;:&quot;Bergren&quot;,&quot;given&quot;:&quot;Nicholas A.&quot;,&quot;parse-names&quot;:false,&quot;dropping-particle&quot;:&quot;&quot;,&quot;non-dropping-particle&quot;:&quot;&quot;},{&quot;family&quot;:&quot;Russell&quot;,&quot;given&quot;:&quot;Brandy J.&quot;,&quot;parse-names&quot;:false,&quot;dropping-particle&quot;:&quot;&quot;,&quot;non-dropping-particle&quot;:&quot;&quot;},{&quot;family&quot;:&quot;Lee&quot;,&quot;given&quot;:&quot;Justin S.&quot;,&quot;parse-names&quot;:false,&quot;dropping-particle&quot;:&quot;&quot;,&quot;non-dropping-particle&quot;:&quot;&quot;},{&quot;family&quot;:&quot;Borland&quot;,&quot;given&quot;:&quot;Erin M.&quot;,&quot;parse-names&quot;:false,&quot;dropping-particle&quot;:&quot;&quot;,&quot;non-dropping-particle&quot;:&quot;&quot;},{&quot;family&quot;:&quot;Hartman&quot;,&quot;given&quot;:&quot;Daniel A.&quot;,&quot;parse-names&quot;:false,&quot;dropping-particle&quot;:&quot;&quot;,&quot;non-dropping-particle&quot;:&quot;&quot;},{&quot;family&quot;:&quot;King&quot;,&quot;given&quot;:&quot;David C.&quot;,&quot;parse-names&quot;:false,&quot;dropping-particle&quot;:&quot;&quot;,&quot;non-dropping-particle&quot;:&quot;&quot;},{&quot;family&quot;:&quot;Hughes&quot;,&quot;given&quot;:&quot;Holly R.&quot;,&quot;parse-names&quot;:false,&quot;dropping-particle&quot;:&quot;&quot;,&quot;non-dropping-particle&quot;:&quot;&quot;},{&quot;family&quot;:&quot;Burkhalter&quot;,&quot;given&quot;:&quot;Kristen L.&quot;,&quot;parse-names&quot;:false,&quot;dropping-particle&quot;:&quot;&quot;,&quot;non-dropping-particle&quot;:&quot;&quot;},{&quot;family&quot;:&quot;Kading&quot;,&quot;given&quot;:&quot;Rebekah C.&quot;,&quot;parse-names&quot;:false,&quot;dropping-particle&quot;:&quot;&quot;,&quot;non-dropping-particle&quot;:&quot;&quot;},{&quot;family&quot;:&quot;Stenglein&quot;,&quot;given&quot;:&quot;Mark D.&quot;,&quot;parse-names&quot;:false,&quot;dropping-particle&quot;:&quot;&quot;,&quot;non-dropping-particle&quot;:&quot;&quot;}],&quot;container-title&quot;:&quot;PLOS Pathogens&quot;,&quot;container-title-short&quot;:&quot;PLoS Pathog&quot;,&quot;DOI&quot;:&quot;10.1371/journal.ppat.1009315&quot;,&quot;ISSN&quot;:&quot;1553-7374&quot;,&quot;issued&quot;:{&quot;date-parts&quot;:[[2021,3,1]]},&quot;page&quot;:&quot;e1009315&quot;,&quot;abstract&quot;:&quot;&lt;p&gt; Bunyaviruses ( &lt;italic&gt;Negarnaviricota&lt;/italic&gt; : &lt;italic&gt;Bunyavirales&lt;/italic&gt; ) are a large and diverse group of viruses that include important human, veterinary, and plant pathogens. The rapid characterization of known and new emerging pathogens depends on the availability of comprehensive reference sequence databases that can be used to match unknowns, infer evolutionary relationships and pathogenic potential, and make response decisions in an evidence-based manner. In this study, we determined the coding-complete genome sequences of 99 bunyaviruses in the Centers for Disease Control and Prevention’s Arbovirus Reference Collection, focusing on orthonairoviruses (family &lt;italic&gt;Nairoviridae&lt;/italic&gt; ), orthobunyaviruses ( &lt;italic&gt;Peribunyaviridae&lt;/italic&gt; ), and phleboviruses ( &lt;italic&gt;Phenuiviridae&lt;/italic&gt; ) that either completely or partially lacked genome sequences. These viruses had been collected over 66 years from 27 countries from vertebrates and arthropods representing 37 genera. Many of the viruses had been characterized serologically and through experimental infection of animals but were isolated in the pre-sequencing era. We took advantage of our unusually large sample size to systematically evaluate genomic characteristics of these viruses, including reassortment, and co-infection. We corroborated our findings using several independent molecular and virologic approaches, including Sanger sequencing of 197 genome segments, and plaque isolation of viruses from putative co-infected virus stocks. This study contributes to the described genetic diversity of bunyaviruses and will enhance the capacity to characterize emerging human pathogenic bunyaviruses. &lt;/p&gt;&quot;,&quot;issue&quot;:&quot;3&quot;,&quot;volume&quot;:&quot;17&quot;},&quot;isTemporary&quot;:false},{&quot;id&quot;:&quot;53b0f863-f3f2-3a5b-ad53-c1b68dbea139&quot;,&quot;itemData&quot;:{&quot;type&quot;:&quot;article-journal&quot;,&quot;id&quot;:&quot;53b0f863-f3f2-3a5b-ad53-c1b68dbea139&quot;,&quot;title&quot;:&quot;Widespread recombination, reassortment, and transmission of unbalanced compound viral genotypes in natural arenavirus infections.&quot;,&quot;author&quot;:[{&quot;family&quot;:&quot;Stenglein&quot;,&quot;given&quot;:&quot;Mark D&quot;,&quot;parse-names&quot;:false,&quot;dropping-particle&quot;:&quot;&quot;,&quot;non-dropping-particle&quot;:&quot;&quot;},{&quot;family&quot;:&quot;Jacobson&quot;,&quot;given&quot;:&quot;Elliott R&quot;,&quot;parse-names&quot;:false,&quot;dropping-particle&quot;:&quot;&quot;,&quot;non-dropping-particle&quot;:&quot;&quot;},{&quot;family&quot;:&quot;Chang&quot;,&quot;given&quot;:&quot;Li-Wen&quot;,&quot;parse-names&quot;:false,&quot;dropping-particle&quot;:&quot;&quot;,&quot;non-dropping-particle&quot;:&quot;&quot;},{&quot;family&quot;:&quot;Sanders&quot;,&quot;given&quot;:&quot;Chris&quot;,&quot;parse-names&quot;:false,&quot;dropping-particle&quot;:&quot;&quot;,&quot;non-dropping-particle&quot;:&quot;&quot;},{&quot;family&quot;:&quot;Hawkins&quot;,&quot;given&quot;:&quot;Michelle G&quot;,&quot;parse-names&quot;:false,&quot;dropping-particle&quot;:&quot;&quot;,&quot;non-dropping-particle&quot;:&quot;&quot;},{&quot;family&quot;:&quot;Guzman&quot;,&quot;given&quot;:&quot;David S-M&quot;,&quot;parse-names&quot;:false,&quot;dropping-particle&quot;:&quot;&quot;,&quot;non-dropping-particle&quot;:&quot;&quot;},{&quot;family&quot;:&quot;Drazenovich&quot;,&quot;given&quot;:&quot;Tracy&quot;,&quot;parse-names&quot;:false,&quot;dropping-particle&quot;:&quot;&quot;,&quot;non-dropping-particle&quot;:&quot;&quot;},{&quot;family&quot;:&quot;Dunker&quot;,&quot;given&quot;:&quot;Freeland&quot;,&quot;parse-names&quot;:false,&quot;dropping-particle&quot;:&quot;&quot;,&quot;non-dropping-particle&quot;:&quot;&quot;},{&quot;family&quot;:&quot;Kamaka&quot;,&quot;given&quot;:&quot;Elizabeth K&quot;,&quot;parse-names&quot;:false,&quot;dropping-particle&quot;:&quot;&quot;,&quot;non-dropping-particle&quot;:&quot;&quot;},{&quot;family&quot;:&quot;Fisher&quot;,&quot;given&quot;:&quot;Debbie&quot;,&quot;parse-names&quot;:false,&quot;dropping-particle&quot;:&quot;&quot;,&quot;non-dropping-particle&quot;:&quot;&quot;},{&quot;family&quot;:&quot;Reavill&quot;,&quot;given&quot;:&quot;Drury R&quot;,&quot;parse-names&quot;:false,&quot;dropping-particle&quot;:&quot;&quot;,&quot;non-dropping-particle&quot;:&quot;&quot;},{&quot;family&quot;:&quot;Meola&quot;,&quot;given&quot;:&quot;Linda F&quot;,&quot;parse-names&quot;:false,&quot;dropping-particle&quot;:&quot;&quot;,&quot;non-dropping-particle&quot;:&quot;&quot;},{&quot;family&quot;:&quot;Levens&quot;,&quot;given&quot;:&quot;Gregory&quot;,&quot;parse-names&quot;:false,&quot;dropping-particle&quot;:&quot;&quot;,&quot;non-dropping-particle&quot;:&quot;&quot;},{&quot;family&quot;:&quot;DeRisi&quot;,&quot;given&quot;:&quot;Joseph L&quot;,&quot;parse-names&quot;:false,&quot;dropping-particle&quot;:&quot;&quot;,&quot;non-dropping-particle&quot;:&quot;&quot;}],&quot;container-title&quot;:&quot;PLoS pathogens&quot;,&quot;container-title-short&quot;:&quot;PLoS Pathog&quot;,&quot;DOI&quot;:&quot;10.1371/journal.ppat.1004900&quot;,&quot;ISSN&quot;:&quot;1553-7374&quot;,&quot;PMID&quot;:&quot;25993603&quot;,&quot;issued&quot;:{&quot;date-parts&quot;:[[2015,5]]},&quot;page&quot;:&quot;e1004900&quot;,&quot;abstract&quot;:&quot;Arenaviruses are one of the largest families of human hemorrhagic fever viruses and are known to infect both mammals and snakes. Arenaviruses package a large (L) and small (S) genome segment in their virions. For segmented RNA viruses like these, novel genotypes can be generated through mutation, recombination, and reassortment. Although it is believed that an ancient recombination event led to the emergence of a new lineage of mammalian arenaviruses, neither recombination nor reassortment has been definitively documented in natural arenavirus infections. Here, we used metagenomic sequencing to survey the viral diversity present in captive arenavirus-infected snakes. From 48 infected animals, we determined the complete or near complete sequence of 210 genome segments that grouped into 23 L and 11 S genotypes. The majority of snakes were multiply infected, with up to 4 distinct S and 11 distinct L segment genotypes in individual animals. This S/L imbalance was typical: in all cases intrahost L segment genotypes outnumbered S genotypes, and a particular S segment genotype dominated in individual animals and at a population level. We corroborated sequencing results by qRT-PCR and virus isolation, and isolates replicated as ensembles in culture. Numerous instances of recombination and reassortment were detected, including recombinant segments with unusual organizations featuring 2 intergenic regions and superfluous content, which were capable of stable replication and transmission despite their atypical structures. Overall, this represents intrahost diversity of an extent and form that goes well beyond what has been observed for arenaviruses or for viruses in general. This diversity can be plausibly attributed to the captive intermingling of sub-clinically infected wild-caught snakes. Thus, beyond providing a unique opportunity to study arenavirus evolution and adaptation, these findings allow the investigation of unintended anthropogenic impacts on viral ecology, diversity, and disease potential.&quot;,&quot;issue&quot;:&quot;5&quot;,&quot;volume&quot;:&quot;11&quot;},&quot;isTemporary&quot;:false}]},{&quot;citationID&quot;:&quot;MENDELEY_CITATION_b9533d98-3236-4354-bd92-a20b12d79fbd&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dd009917-45e7-4ee6-a9b2-b29a07a6ccea&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ZGQwMDk5MTctNDVlNy00ZWU2LWE5YjItYjI5YTA3YTZjY2VhIiwicHJvcGVydGllcyI6eyJub3RlSW5kZXgiOjB9LCJpc0VkaXRlZCI6ZmFsc2UsIm1hbnVhbE92ZXJyaWRlIjp7ImlzTWFudWFsbHlPdmVycmlkZGVuIjpmYWxzZSwiY2l0ZXByb2NUZXh0IjoiPHN1cD44PC9zdXA+IiwibWFudWFsT3ZlcnJpZGVUZXh0IjoiIn0sImNpdGF0aW9uSXRlbXMiOlt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IsImNvbnRhaW5lci10aXRsZS1zaG9ydCI6IkogR2VuIFZpcm9sIn0sImlzVGVtcG9yYXJ5IjpmYWxzZX1dfQ==&quot;,&quot;citationItems&quot;:[{&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container-title-short&quot;:&quot;J Gen Virol&quot;},&quot;isTemporary&quot;:false}]},{&quot;citationID&quot;:&quot;MENDELEY_CITATION_797f8aae-a450-42c6-bad1-b840a0ded5ef&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zk3ZjhhYWUtYTQ1MC00MmM2LWJhZDEtYjg0MGEwZGVkNWVm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db1313c7-03b1-4433-9b45-78cd9d97179a&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GIxMzEzYzctMDNiMS00NDMzLTliNDUtNzhjZDlkOTcxNzlh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6f9af58c-d108-4ae0-8058-596d2c38a06a&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mY5YWY1OGMtZDEwOC00YWUwLTgwNTgtNTk2ZDJjMzhhMDZh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96000586-06f5-4695-b83f-9deb3e5c4b73&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OTYwMDA1ODYtMDZmNS00Njk1LWI4M2YtOWRlYjNlNWM0Yjcz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09371fd8-4309-4e40-9795-457e99efad31&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DkzNzFmZDgtNDMwOS00ZTQwLTk3OTUtNDU3ZTk5ZWZhZDMx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5d665503-cd24-4b17-93b3-c4ff9455bbf1&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WQ2NjU1MDMtY2QyNC00YjE3LTkzYjMtYzRmZjk0NTViYmYx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8cab5971-e497-49fa-aaa2-0b8af1d3bfc4&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&quot;,&quot;citationItems&quot;:[{&quot;id&quot;:&quot;59922cc7-910b-3afe-bb1d-e016603691bd&quot;,&quot;itemData&quot;:{&quot;type&quot;:&quot;article-journal&quot;,&quot;id&quot;:&quot;59922cc7-910b-3afe-bb1d-e016603691bd&quot;,&quot;title&quot;:&quot;Description and prevalence of a putative novel mycovirus within the conifer pathogen Gremmeniella abietina&quot;,&quot;author&quot;:[{&quot;family&quot;:&quot;Botella&quot;,&quot;given&quot;:&quot;Leticia&quot;,&quot;parse-names&quot;:false,&quot;dropping-particle&quot;:&quot;&quot;,&quot;non-dropping-particle&quot;:&quot;&quot;},{&quot;family&quot;:&quot;Vainio&quot;,&quot;given&quot;:&quot;Eeva J.&quot;,&quot;parse-names&quot;:false,&quot;dropping-particle&quot;:&quot;&quot;,&quot;non-dropping-particle&quot;:&quot;&quot;},{&quot;family&quot;:&quot;Hantula&quot;,&quot;given&quot;:&quot;Jarkko&quot;,&quot;parse-names&quot;:false,&quot;dropping-particle&quot;:&quot;&quot;,&quot;non-dropping-particle&quot;:&quot;&quot;},{&quot;family&quot;:&quot;Diez&quot;,&quot;given&quot;:&quot;Julio J.&quot;,&quot;parse-names&quot;:false,&quot;dropping-particle&quot;:&quot;&quot;,&quot;non-dropping-particle&quot;:&quot;&quot;},{&quot;family&quot;:&quot;Jankovsky&quot;,&quot;given&quot;:&quot;Libor&quot;,&quot;parse-names&quot;:false,&quot;dropping-particle&quot;:&quot;&quot;,&quot;non-dropping-particle&quot;:&quot;&quot;}],&quot;container-title&quot;:&quot;Archives of Virology&quot;,&quot;container-title-short&quot;:&quot;Arch Virol&quot;,&quot;DOI&quot;:&quot;10.1007/s00705-015-2456-5&quot;,&quot;ISSN&quot;:&quot;0304-8608&quot;,&quot;issued&quot;:{&quot;date-parts&quot;:[[2015,8,6]]},&quot;page&quot;:&quot;1967-1975&quot;,&quot;issue&quot;:&quot;8&quot;,&quot;volume&quot;:&quot;160&quot;},&quot;isTemporary&quot;:false}]},{&quot;citationID&quot;:&quot;MENDELEY_CITATION_60b9aeea-b03a-4b66-aeab-5e3fdd1b62c6&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NjBiOWFlZWEtYjAzYS00YjY2LWFlYWItNWUzZmRkMWI2MmM2IiwicHJvcGVydGllcyI6eyJub3RlSW5kZXgiOjB9LCJpc0VkaXRlZCI6ZmFsc2UsIm1hbnVhbE92ZXJyaWRlIjp7ImlzTWFudWFsbHlPdmVycmlkZGVuIjpmYWxzZSwiY2l0ZXByb2NUZXh0IjoiPHN1cD4xOT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quot;,&quot;citationItems&quot;:[{&quot;id&quot;:&quot;7e83d25e-1551-3230-b3c4-63182bdee628&quot;,&quot;itemData&quot;:{&quot;type&quot;:&quot;article-journal&quot;,&quot;id&quot;:&quot;7e83d25e-1551-3230-b3c4-63182bdee628&quot;,&quot;title&quot;:&quot;Not So Different After All: A Comparison of Methods for Detecting Amino Acid Sites Under Selection&quot;,&quot;author&quot;:[{&quot;family&quot;:&quot;Kosakovsky Pond&quot;,&quot;given&quot;:&quot;Sergei L.&quot;,&quot;parse-names&quot;:false,&quot;dropping-particle&quot;:&quot;&quot;,&quot;non-dropping-particle&quot;:&quot;&quot;},{&quot;family&quot;:&quot;Frost&quot;,&quot;given&quot;:&quot;Simon D. W.&quot;,&quot;parse-names&quot;:false,&quot;dropping-particle&quot;:&quot;&quot;,&quot;non-dropping-particle&quot;:&quot;&quot;}],&quot;container-title&quot;:&quot;Molecular Biology and Evolution&quot;,&quot;container-title-short&quot;:&quot;Mol Biol Evol&quot;,&quot;DOI&quot;:&quot;10.1093/molbev/msi105&quot;,&quot;ISSN&quot;:&quot;1537-1719&quot;,&quot;issued&quot;:{&quot;date-parts&quot;:[[2005,5,1]]},&quot;page&quot;:&quot;1208-1222&quot;,&quot;issue&quot;:&quot;5&quot;,&quot;volume&quot;:&quot;22&quot;},&quot;isTemporary&quot;:false}]},{&quot;citationID&quot;:&quot;MENDELEY_CITATION_ab752d21-2f39-43da-a5ee-010998cca7a9&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&quot;,&quot;citationItems&quot;:[{&quot;id&quot;:&quot;9ec4d10d-1e58-3235-a33a-6c7771635e85&quot;,&quot;itemData&quot;:{&quot;type&quot;:&quot;article&quot;,&quot;id&quot;:&quot;9ec4d10d-1e58-3235-a33a-6c7771635e85&quot;,&quot;title&quot;:&quot;It’s in the mix: Reassortment of segmented viral genomes&quot;,&quot;author&quot;:[{&quot;family&quot;:&quot;Lowen&quot;,&quot;given&quot;:&quot;Anice C.&quot;,&quot;parse-names&quot;:false,&quot;dropping-particle&quot;:&quot;&quot;,&quot;non-dropping-particle&quot;:&quot;&quot;}],&quot;container-title&quot;:&quot;PLoS Pathogens&quot;,&quot;container-title-short&quot;:&quot;PLoS Pathog&quot;,&quot;DOI&quot;:&quot;10.1371/journal.ppat.1007200&quot;,&quot;ISSN&quot;:&quot;15537374&quot;,&quot;PMID&quot;:&quot;30212586&quot;,&quot;issued&quot;:{&quot;date-parts&quot;:[[2018,9,1]]},&quot;publisher&quot;:&quot;Public Library of Science&quot;,&quot;issue&quot;:&quot;9&quot;,&quot;volume&quot;:&quot;14&quot;},&quot;isTemporary&quot;:false}]},{&quot;citationID&quot;:&quot;MENDELEY_CITATION_7dc3aff5-7518-4630-965a-58cb9bff6b33&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2RjM2FmZjUtNzUxOC00NjMwLTk2NWEtNThjYjliZmY2YjMzIiwicHJvcGVydGllcyI6eyJub3RlSW5kZXgiOjB9LCJpc0VkaXRlZCI6ZmFsc2UsIm1hbnVhbE92ZXJyaWRlIjp7ImlzTWFudWFsbHlPdmVycmlkZGVuIjpmYWxzZSwiY2l0ZXByb2NUZXh0IjoiPHN1cD4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citationID&quot;:&quot;MENDELEY_CITATION_ac45b4ce-ffed-455e-842d-9cce3acdbcfa&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&quot;,&quot;citationItems&quot;:[{&quot;id&quot;:&quot;a1f200f4-16ed-36a6-94c9-895bc869140b&quot;,&quot;itemData&quot;:{&quot;type&quot;:&quot;article-journal&quot;,&quot;id&quot;:&quot;a1f200f4-16ed-36a6-94c9-895bc869140b&quot;,&quot;title&quot;:&quot;Exploring the temporal structure of heterochronous sequences using TempEst (formerly Path-O-Gen).&quot;,&quot;author&quot;:[{&quot;family&quot;:&quot;Rambaut&quot;,&quot;given&quot;:&quot;Andrew&quot;,&quot;parse-names&quot;:false,&quot;dropping-particle&quot;:&quot;&quot;,&quot;non-dropping-particle&quot;:&quot;&quot;},{&quot;family&quot;:&quot;Lam&quot;,&quot;given&quot;:&quot;Tommy T&quot;,&quot;parse-names&quot;:false,&quot;dropping-particle&quot;:&quot;&quot;,&quot;non-dropping-particle&quot;:&quot;&quot;},{&quot;family&quot;:&quot;Max Carvalho&quot;,&quot;given&quot;:&quot;Luiz&quot;,&quot;parse-names&quot;:false,&quot;dropping-particle&quot;:&quot;&quot;,&quot;non-dropping-particle&quot;:&quot;&quot;},{&quot;family&quot;:&quot;Pybus&quot;,&quot;given&quot;:&quot;Oliver G&quot;,&quot;parse-names&quot;:false,&quot;dropping-particle&quot;:&quot;&quot;,&quot;non-dropping-particle&quot;:&quot;&quot;}],&quot;container-title&quot;:&quot;Virus evolution&quot;,&quot;container-title-short&quot;:&quot;Virus Evol&quot;,&quot;DOI&quot;:&quot;10.1093/ve/vew007&quot;,&quot;ISSN&quot;:&quot;2057-1577&quot;,&quot;PMID&quot;:&quot;27774300&quot;,&quot;URL&quot;:&quot;http://www.ncbi.nlm.nih.gov/pubmed/27774300&quot;,&quot;issued&quot;:{&quot;date-parts&quot;:[[2016,1,1]]},&quot;page&quot;:&quot;vew007&quot;,&quot;abstract&quot;:&quot;Gene sequences sampled at different points in time can be used to infer molecular phylogenies on a natural timescale of months or years, provided that the sequences in question undergo measurable amounts of evolutionary change between sampling times. Data sets with this property are termed heterochronous and have become increasingly common in several fields of biology, most notably the molecular epidemiology of rapidly evolving viruses. Here we introduce the cross-platform software tool, TempEst (formerly known as Path-O-Gen), for the visualization and analysis of temporally sampled sequence data. Given a molecular phylogeny and the dates of sampling for each sequence, TempEst uses an interactive regression approach to explore the association between genetic divergence through time and sampling dates. TempEst can be used to (1) assess whether there is sufficient temporal signal in the data to proceed with phylogenetic molecular clock analysis, and (2) identify sequences whose genetic divergence and sampling date are incongruent. Examination of the latter can help identify data quality problems, including errors in data annotation, sample contamination, sequence recombination, or alignment error. We recommend that all users of the molecular clock models implemented in BEAST first check their data using TempEst prior to analysis.&quot;,&quot;publisher&quot;:&quot;Oxford University Press&quot;,&quot;issue&quot;:&quot;1&quot;,&quot;volume&quot;:&quot;2&quot;},&quot;isTemporary&quot;:false}]},{&quot;citationID&quot;:&quot;MENDELEY_CITATION_4b6d4d55-f528-432e-a01b-0c00b29f6a49&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&quot;,&quot;citationItems&quot;:[{&quot;id&quot;:&quot;483c7f7d-6f17-33ce-b4ce-fad27208c059&quot;,&quot;itemData&quot;:{&quot;type&quot;:&quot;article-journal&quot;,&quot;id&quot;:&quot;483c7f7d-6f17-33ce-b4ce-fad27208c059&quot;,&quot;title&quot;:&quot;Bayesian phylogenetic and phylodynamic data integration using BEAST 1.10&quot;,&quot;author&quot;:[{&quot;family&quot;:&quot;Suchard&quot;,&quot;given&quot;:&quot;Marc A&quot;,&quot;parse-names&quot;:false,&quot;dropping-particle&quot;:&quot;&quot;,&quot;non-dropping-particle&quot;:&quot;&quot;},{&quot;family&quot;:&quot;Lemey&quot;,&quot;given&quot;:&quot;Philippe&quot;,&quot;parse-names&quot;:false,&quot;dropping-particle&quot;:&quot;&quot;,&quot;non-dropping-particle&quot;:&quot;&quot;},{&quot;family&quot;:&quot;Baele&quot;,&quot;given&quot;:&quot;Guy&quot;,&quot;parse-names&quot;:false,&quot;dropping-particle&quot;:&quot;&quot;,&quot;non-dropping-particle&quot;:&quot;&quot;},{&quot;family&quot;:&quot;Ayres&quot;,&quot;given&quot;:&quot;Daniel L&quot;,&quot;parse-names&quot;:false,&quot;dropping-particle&quot;:&quot;&quot;,&quot;non-dropping-particle&quot;:&quot;&quot;},{&quot;family&quot;:&quot;Drummond&quot;,&quot;given&quot;:&quot;Alexei J&quot;,&quot;parse-names&quot;:false,&quot;dropping-particle&quot;:&quot;&quot;,&quot;non-dropping-particle&quot;:&quot;&quot;},{&quot;family&quot;:&quot;Rambaut&quot;,&quot;given&quot;:&quot;Andrew&quot;,&quot;parse-names&quot;:false,&quot;dropping-particle&quot;:&quot;&quot;,&quot;non-dropping-particle&quot;:&quot;&quot;}],&quot;container-title&quot;:&quot;Virus Evolution&quot;,&quot;container-title-short&quot;:&quot;Virus Evol&quot;,&quot;DOI&quot;:&quot;10.1093/ve/vey016&quot;,&quot;ISSN&quot;:&quot;2057-1577&quot;,&quot;PMID&quot;:&quot;29942656&quot;,&quot;issued&quot;:{&quot;date-parts&quot;:[[2018,1,1]]},&quot;abstract&quot;:&quot;The Bayesian Evolutionary Analysis by Sampling Trees (BEAST) software package has become a primary tool for Bayesian phylogenetic and phylodynamic inference from genetic sequence data. BEAST unifies molecular phylogenetic reconstruction with complex discrete and continuous trait evolution, divergence-time dating, and coalescent demographic models in an efficient statistical inference engine using Markov chain Monte Carlo integration. A convenient, cross-platform, graphical user interface allows the flexible construction of complex evolutionary analyses.&quot;,&quot;publisher&quot;:&quot;Oxford University Press (OUP)&quot;,&quot;issue&quot;:&quot;1&quot;,&quot;volume&quot;:&quot;4&quot;},&quot;isTemporary&quot;:false}]},{&quot;citationID&quot;:&quot;MENDELEY_CITATION_ebbe609b-8e15-4598-8d0d-3490ec036690&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&quot;,&quot;citationItems&quot;:[{&quot;id&quot;:&quot;3a9f5abb-1f05-36ad-916f-d6444ee06c94&quot;,&quot;itemData&quot;:{&quot;type&quot;:&quot;article-journal&quot;,&quot;id&quot;:&quot;3a9f5abb-1f05-36ad-916f-d6444ee06c94&quot;,&quot;title&quot;:&quot;Evolutionary forces at work in partitiviruses.&quot;,&quot;author&quot;:[{&quot;family&quot;:&quot;Petrzik&quot;,&quot;given&quot;:&quot;Karel&quot;,&quot;parse-names&quot;:false,&quot;dropping-particle&quot;:&quot;&quot;,&quot;non-dropping-particle&quot;:&quot;&quot;}],&quot;container-title&quot;:&quot;Virus genes&quot;,&quot;container-title-short&quot;:&quot;Virus Genes&quot;,&quot;DOI&quot;:&quot;10.1007/s11262-019-01680-0&quot;,&quot;ISSN&quot;:&quot;1572-994X&quot;,&quot;PMID&quot;:&quot;31230256&quot;,&quot;URL&quot;:&quot;http://www.ncbi.nlm.nih.gov/pubmed/31230256&quot;,&quot;issued&quot;:{&quot;date-parts&quot;:[[2019,10,1]]},&quot;page&quot;:&quot;563-573&quot;,&quot;abstract&quot;:&quot;The family Partitiviridae consists of dsRNA viruses with genome separated into two segments and encoding replicase and capsid protein only. We examined the nucleotide diversity expressed as the ratio dN/dS of nonsynonymous and synonymous substitutions, which has been calculated for 12 representative viruses of all five genera of partitiviruses. We can state that strong purifying selection works on both the RdRp and CP genes and propose that putative positive selection occurs also on the RdRp genes in two viruses. Among the 95 evaluated viruses, wherein both segments had been sequenced, 8 viruses in betapartitiviruses and 9 in alphapartitiviruses were identified as reassortment candidates because they differ extremely in their CP identity even as they are related in terms of RdRp. Furthermore, there are indications that reassortants are present among isolates of different viruses.&quot;,&quot;publisher&quot;:&quot;Springer New York LLC&quot;,&quot;issue&quot;:&quot;5&quot;,&quot;volume&quot;:&quot;55&quot;},&quot;isTemporary&quot;:false}]},{&quot;citationID&quot;:&quot;MENDELEY_CITATION_5abf08af-f99f-4491-a78d-01c6a4fcedb9&quot;,&quot;properties&quot;:{&quot;noteIndex&quot;:0},&quot;isEdited&quot;:false,&quot;manualOverride&quot;:{&quot;isManuallyOverridden&quot;:false,&quot;citeprocText&quot;:&quot;&lt;sup&gt;24–26&lt;/sup&gt;&quot;,&quot;manualOverrideText&quot;:&quot;&quot;},&quot;citationTag&quot;:&quot;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&quot;,&quot;citationItems&quot;:[{&quot;id&quot;:&quot;0d309341-f12b-399a-a392-7e175f5b1358&quot;,&quot;itemData&quot;:{&quot;type&quot;:&quot;book&quot;,&quot;id&quot;:&quot;0d309341-f12b-399a-a392-7e175f5b1358&quot;,&quot;title&quot;:&quot;Persistent Viral Infections&quot;,&quot;author&quot;:[{&quot;family&quot;:&quot;Boldogh&quot;,&quot;given&quot;:&quot;Istvan&quot;,&quot;parse-names&quot;:false,&quot;dropping-particle&quot;:&quot;&quot;,&quot;non-dropping-particle&quot;:&quot;&quot;},{&quot;family&quot;:&quot;Albrecht&quot;,&quot;given&quot;:&quot;Thomas&quot;,&quot;parse-names&quot;:false,&quot;dropping-particle&quot;:&quot;&quot;,&quot;non-dropping-particle&quot;:&quot;&quot;},{&quot;family&quot;:&quot;Porter&quot;,&quot;given&quot;:&quot;David D.&quot;,&quot;parse-names&quot;:false,&quot;dropping-particle&quot;:&quot;&quot;,&quot;non-dropping-particle&quot;:&quot;&quot;}],&quot;editor&quot;:[{&quot;family&quot;:&quot;Baron&quot;,&quot;given&quot;:&quot;S&quot;,&quot;parse-names&quot;:false,&quot;dropping-particle&quot;:&quot;&quot;,&quot;non-dropping-particle&quot;:&quot;&quot;}],&quot;ISBN&quot;:&quot;0963117211&quot;,&quot;PMID&quot;:&quot;21413348&quot;,&quot;issued&quot;:{&quot;date-parts&quot;:[[1996]]},&quot;publisher-place&quot;:&quot;Galveston, TX&quot;,&quot;abstract&quot;:&quot;Medical science has begun to control a number of acute virus infections, many by drug treatment and/or immunization, but persistent virus infections are largely uncontrolled. Diseases caused by persistent virus infections include acquired immune deficiency syndrome (AIDS), AIDS-related complexes, chronic hepatitis, subacute sclerosing panencephalitis (chronic measles encephalitis), chronic papovavirus encephalitis (progressive multifocal leukoencephalopathy), spongioform encephalopathies (caused by prions), several herpesvirus-induced diseases, and some neoplasias. The pathogenic mechanisms by which these viruses cause disease include disorders of biochemical, cellular, immune, and physiologic processes. Ongoing studies are rapidly advancing our understanding of many persistent infections. Viruses have evolved a wide variety of strategies by which they maintain long-term infection of populations (see Ch. 48), individuals, and tissue cultures. This chapter primarily describes persistent infections in vivo and focuses on viruses that persist in humans.&quot;,&quot;edition&quot;:&quot;4th&quot;,&quot;container-title-short&quot;:&quot;&quot;},&quot;isTemporary&quot;:false},{&quot;id&quot;:&quot;435aa171-df2d-3b17-bd3e-ffbb338760b0&quot;,&quot;itemData&quot;:{&quot;type&quot;:&quot;article-journal&quot;,&quot;id&quot;:&quot;435aa171-df2d-3b17-bd3e-ffbb338760b0&quot;,&quot;title&quot;:&quot;Early Virus-Host Interactions Dictate the Course of a Persistent Infection&quot;,&quot;author&quot;:[{&quot;family&quot;:&quot;Sullivan&quot;,&quot;given&quot;:&quot;Brian M.&quot;,&quot;parse-names&quot;:false,&quot;dropping-particle&quot;:&quot;&quot;,&quot;non-dropping-particle&quot;:&quot;&quot;},{&quot;family&quot;:&quot;Teijaro&quot;,&quot;given&quot;:&quot;John R.&quot;,&quot;parse-names&quot;:false,&quot;dropping-particle&quot;:&quot;&quot;,&quot;non-dropping-particle&quot;:&quot;&quot;},{&quot;family&quot;:&quot;la Torre&quot;,&quot;given&quot;:&quot;Juan Carlos&quot;,&quot;parse-names&quot;:false,&quot;dropping-particle&quot;:&quot;&quot;,&quot;non-dropping-particle&quot;:&quot;de&quot;},{&quot;family&quot;:&quot;Oldstone&quot;,&quot;given&quot;:&quot;Michael B.A.&quot;,&quot;parse-names&quot;:false,&quot;dropping-particle&quot;:&quot;&quot;,&quot;non-dropping-particle&quot;:&quot;&quot;}],&quot;container-title&quot;:&quot;PLoS Pathogens&quot;,&quot;container-title-short&quot;:&quot;PLoS Pathog&quot;,&quot;DOI&quot;:&quot;10.1371/journal.ppat.1004588&quot;,&quot;ISSN&quot;:&quot;15537374&quot;,&quot;PMID&quot;:&quot;25569216&quot;,&quot;issued&quot;:{&quot;date-parts&quot;:[[2015]]},&quot;page&quot;:&quot;1-14&quot;,&quot;abstract&quot;:&quot;Many persistent viral infections are characterized by a hypofunctional T cell response and the upregulation of negative immune regulators. These events occur days after the initiation of infection. However, the very early host-virus interactions that determine the establishment of viral persistence remain poorly uncharacterized. Here we show that to establish persistence, LCMV must counteract an innate anti-viral immune response within eight hours after infection. While the virus triggers cytoplasmic RNA sensing pathways soon after infection, LCMV counteracts this pathway through a rapid increase in viral titers leading to a dysfunctional immune response characterized by a high cytokine and chemokine expression profile. This altered immune environment allows for viral replication in the splenic white pulp as well as infection of immune cells essential to an effective anti-viral immune response. Our findings illustrate how early events during infection critically dictate the characteristics of the immune response to infection and facilitate either virus control and clearance or persistence.&quot;,&quot;publisher&quot;:&quot;Public Library of Science&quot;,&quot;issue&quot;:&quot;1&quot;,&quot;volume&quot;:&quot;11&quot;},&quot;isTemporary&quot;:false},{&quot;id&quot;:&quot;2f3aa456-293c-3bad-99bc-29cf76d60acf&quot;,&quot;itemData&quot;:{&quot;type&quot;:&quot;article-journal&quot;,&quot;id&quot;:&quot;2f3aa456-293c-3bad-99bc-29cf76d60acf&quot;,&quot;title&quot;:&quot;Strategies and mechanisms for host and pathogen survival in acute and persistent viral infections&quot;,&quot;author&quot;:[{&quot;family&quot;:&quot;Hilleman&quot;,&quot;given&quot;:&quot;Maurice R.&quot;,&quot;parse-names&quot;:false,&quot;dropping-particle&quot;:&quot;&quot;,&quot;non-dropping-particle&quot;:&quot;&quot;}],&quot;container-title&quot;:&quot;Proceedings of the National Academy of Sciences&quot;,&quot;DOI&quot;:&quot;10.1073/pnas.0404758101&quot;,&quot;ISSN&quot;:&quot;0027-8424&quot;,&quot;issued&quot;:{&quot;date-parts&quot;:[[2004,10,5]]},&quot;page&quot;:&quot;14560-14566&quot;,&quot;abstract&quot;:&quot;&lt;p&gt;Persistent viral infections causing serious diseases derive, primarily, from altered function of the immune system. Knowledge of the very complex composition and function of the innate and adaptive branches of the immune system is essential to understanding persistent infection. The best solution to the problem of persistent infection is by prevention using prophylactic vaccines. Hit and run viruses evade immune destruction by infecting new hosts and rarely persist. Hit and stay viruses evade immune control by sequestration, blockade of antigen presentation, cytokine escape, evasion of natural killer cell activities, escape from apoptosis, and antigenic change. Twelve prophylactic vaccines against hit and run agents exist, and there are only three vaccines against hit and stay viruses, all of which are of DNA composition. Several new vaccines against hit and stay viruses are feasible, but protective vaccines against RNA HIV and hepatitis C agents are highly unlikely, short of a major breakthrough. Therapeutic vaccines are very improbable without a magnitude of favorable new discoveries. In the meantime, antiviral chemotherapy, chemotherapy/prophylactic vaccination, and short interfering RNA silencing are worthy of intense investigation.&lt;/p&gt;&quot;,&quot;issue&quot;:&quot;suppl_2&quot;,&quot;volume&quot;:&quot;101&quot;,&quot;container-title-short&quot;:&quot;&quot;},&quot;isTemporary&quot;:false}]},{&quot;citationID&quot;:&quot;MENDELEY_CITATION_1a25e555-6264-4b66-a252-a0ae9378e4dc&quot;,&quot;properties&quot;:{&quot;noteIndex&quot;:0},&quot;isEdited&quot;:false,&quot;manualOverride&quot;:{&quot;isManuallyOverridden&quot;:false,&quot;citeprocText&quot;:&quot;&lt;sup&gt;3,27&lt;/sup&gt;&quot;,&quot;manualOverrideText&quot;:&quot;&quot;},&quot;citationTag&quot;:&quot;MENDELEY_CITATION_v3_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&quot;,&quot;citationItems&quot;:[{&quot;id&quot;:&quot;9958ce7b-fbd4-3a4e-a29d-91d6c7c65305&quot;,&quot;itemData&quot;:{&quot;type&quot;:&quot;article-journal&quot;,&quot;id&quot;:&quot;9958ce7b-fbd4-3a4e-a29d-91d6c7c65305&quot;,&quot;title&quot;:&quot;Taxonomic reorganization of family Partitiviridae and other recent progress in partitivirus research.&quot;,&quot;author&quot;:[{&quot;family&quot;:&quot;Nibert&quot;,&quot;given&quot;:&quot;Max L&quot;,&quot;parse-names&quot;:false,&quot;dropping-particle&quot;:&quot;&quot;,&quot;non-dropping-particle&quot;:&quot;&quot;},{&quot;family&quot;:&quot;Ghabrial&quot;,&quot;given&quot;:&quot;Said A&quot;,&quot;parse-names&quot;:false,&quot;dropping-particle&quot;:&quot;&quot;,&quot;non-dropping-particle&quot;:&quot;&quot;},{&quot;family&quot;:&quot;Maiss&quot;,&quot;given&quot;:&quot;Edgar&quot;,&quot;parse-names&quot;:false,&quot;dropping-particle&quot;:&quot;&quot;,&quot;non-dropping-particle&quot;:&quot;&quot;},{&quot;family&quot;:&quot;Lesker&quot;,&quot;given&quot;:&quot;Till&quot;,&quot;parse-names&quot;:false,&quot;dropping-particle&quot;:&quot;&quot;,&quot;non-dropping-particle&quot;:&quot;&quot;},{&quot;family&quot;:&quot;Vainio&quot;,&quot;given&quot;:&quot;Eeva J&quot;,&quot;parse-names&quot;:false,&quot;dropping-particle&quot;:&quot;&quot;,&quot;non-dropping-particle&quot;:&quot;&quot;},{&quot;family&quot;:&quot;Jiang&quot;,&quot;given&quot;:&quot;Daohong&quot;,&quot;parse-names&quot;:false,&quot;dropping-particle&quot;:&quot;&quot;,&quot;non-dropping-particle&quot;:&quot;&quot;},{&quot;family&quot;:&quot;Suzuki&quot;,&quot;given&quot;:&quot;Nobuhiro&quot;,&quot;parse-names&quot;:false,&quot;dropping-particle&quot;:&quot;&quot;,&quot;non-dropping-particle&quot;:&quot;&quot;}],&quot;container-title&quot;:&quot;Virus research&quot;,&quot;container-title-short&quot;:&quot;Virus Res&quot;,&quot;DOI&quot;:&quot;10.1016/j.virusres.2014.04.007&quot;,&quot;ISSN&quot;:&quot;1872-7492&quot;,&quot;PMID&quot;:&quot;24768846&quot;,&quot;URL&quot;:&quot;http://www.ncbi.nlm.nih.gov/pubmed/24768846&quot;,&quot;issued&quot;:{&quot;date-parts&quot;:[[2014,8,8]]},&quot;page&quot;:&quot;128-41&quot;,&quot;abstract&quot;:&quot;Phylogenetic analyses have prompted a taxonomic reorganization of family Partitiviridae (encapsidated, bisegmented dsRNA viruses that infect plants, fungi, or protozoa), the focus of this review. After a brief introduction to partitiviruses, the taxonomic changes are discussed, including replacement of former genera Partitivirus, Alphacryptovirus, and Betacryptovirus, with new genera Alphapartitivirus, Betapartitivirus, Gammapartitivirus, and Deltapartitivirus, as well as redistribution of species among these new genera. To round out the review, other recent progress of note in partitivirus research is summarized, including discoveries of novel partitivirus sequences by metagenomic approaches and mining of sequence databases, determinations of fungal partitivirus particle structures, demonstrations of fungal partitivirus transmission to new fungal host species, evidence for other aspects of partitivirus-host interactions and host effects, and identification of other fungal or plant viruses with some similarities to partitiviruses. Some outstanding questions are also discussed.&quot;,&quot;publisher&quot;:&quot;Elsevier&quot;,&quot;volume&quot;:&quot;188&quot;},&quot;isTemporary&quot;:false},{&quot;id&quot;:&quot;855da678-e9d6-3771-bdcc-19f8e8862b43&quot;,&quot;itemData&quot;:{&quot;type&quot;:&quot;chapter&quot;,&quot;id&quot;:&quot;855da678-e9d6-3771-bdcc-19f8e8862b43&quot;,&quot;title&quot;:&quot;Partitiviruses: General Features&quot;,&quot;author&quot;:[{&quot;family&quot;:&quot;Ghabrial&quot;,&quot;given&quot;:&quot;S A&quot;,&quot;parse-names&quot;:false,&quot;dropping-particle&quot;:&quot;&quot;,&quot;non-dropping-particle&quot;:&quot;&quot;},{&quot;family&quot;:&quot;Ochoa&quot;,&quot;given&quot;:&quot;W F&quot;,&quot;parse-names&quot;:false,&quot;dropping-particle&quot;:&quot;&quot;,&quot;non-dropping-particle&quot;:&quot;&quot;},{&quot;family&quot;:&quot;Baker&quot;,&quot;given&quot;:&quot;T S&quot;,&quot;parse-names&quot;:false,&quot;dropping-particle&quot;:&quot;&quot;,&quot;non-dropping-particle&quot;:&quot;&quot;},{&quot;family&quot;:&quot;Nibert&quot;,&quot;given&quot;:&quot;M L&quot;,&quot;parse-names&quot;:false,&quot;dropping-particle&quot;:&quot;&quot;,&quot;non-dropping-particle&quot;:&quot;&quot;}],&quot;container-title&quot;:&quot;Encyclopedia of Virology (Third Edition)&quot;,&quot;editor&quot;:[{&quot;family&quot;:&quot;Mahy&quot;,&quot;given&quot;:&quot;Brian W J&quot;,&quot;parse-names&quot;:false,&quot;dropping-particle&quot;:&quot;&quot;,&quot;non-dropping-particle&quot;:&quot;&quot;},{&quot;family&quot;:&quot;Regenmortel&quot;,&quot;given&quot;:&quot;Marc H&quot;,&quot;parse-names&quot;:false,&quot;dropping-particle&quot;:&quot;V&quot;,&quot;non-dropping-particle&quot;:&quot;Van&quot;}],&quot;DOI&quot;:&quot;https://doi.org/10.1016/B978-012374410-4.00573-2&quot;,&quot;ISBN&quot;:&quot;978-0-12-374410-4&quot;,&quot;URL&quot;:&quot;https://www.sciencedirect.com/science/article/pii/B9780123744104005732&quot;,&quot;issued&quot;:{&quot;date-parts&quot;:[[2008]]},&quot;publisher-place&quot;:&quot;Oxford&quot;,&quot;page&quot;:&quot;68-75&quot;,&quot;abstract&quot;:&quot;The family Partitiviridae consists of viruses with isometric virions, 34–42nm in diameter, with bipartite genomes comprising two double-stranded RNA segments, each of 1.4–2.3kbp. Three genera in the family Partitiviridae have been described: the genus Partitivirus encompasses viruses that infect fungi (fungal partitiviruses), and the genera Alphacryptovirus and Betacryptovirus encompass viruses that infect plants (plant partitiviruses; also called cryptoviruses). Despite differences in compatible hosts and levels of accumulation in those hosts, fungal and plant partitiviruses have many characteristics in common including similarities in virion properties, genome organization, latent infections, and lack of an extracellular phase to their life cycles. Although only a few plant partitiviruses have been characterized at the molecular level, recent phylogenetic analyses, based on the amino acid sequences of the viral RNA-dependent RNA polymerases, suggest the intriguing possibility of horizontal transfer of members of the partitivirus family between fungi and plants. The taxonomy of the family Partitiviridae may need to be reconsidered as molecular information on a broader range of plant and fungal viruses becomes available. To examine more closely the relationships among members of the family Partitiviridae, we have recently initiated systematic cryo-transmission electron microscopy and three-dimensional image reconstruction studies of three representative fungal partitiviruses. The capsids of all three viruses consist of 60 asymmetric coat protein dimers arranged in a so-called ‘T = 2’ organization, but the structures of these viruses exhibit distinct differences.&quot;,&quot;edition&quot;:&quot;Third Edition&quot;,&quot;publisher&quot;:&quot;Academic Press&quot;,&quot;container-title-short&quot;:&quot;&quot;},&quot;isTemporary&quot;:false}]},{&quot;citationID&quot;:&quot;MENDELEY_CITATION_1cc118ad-d8d1-4cb8-a600-58be814a31e1&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&quot;,&quot;citationItems&quot;:[{&quot;id&quot;:&quot;6f9a8a3c-368b-3e9f-86eb-4bde5cac2479&quot;,&quot;itemData&quot;:{&quot;type&quot;:&quot;article-journal&quot;,&quot;id&quot;:&quot;6f9a8a3c-368b-3e9f-86eb-4bde5cac2479&quot;,&quot;title&quot;:&quot;Prisoners of war — host adaptation and its constraints on virus evolution&quot;,&quot;author&quot;:[{&quot;family&quot;:&quot;Simmonds&quot;,&quot;given&quot;:&quot;Peter&quot;,&quot;parse-names&quot;:false,&quot;dropping-particle&quot;:&quot;&quot;,&quot;non-dropping-particle&quot;:&quot;&quot;},{&quot;family&quot;:&quot;Aiewsakun&quot;,&quot;given&quot;:&quot;Pakorn&quot;,&quot;parse-names&quot;:false,&quot;dropping-particle&quot;:&quot;&quot;,&quot;non-dropping-particle&quot;:&quot;&quot;},{&quot;family&quot;:&quot;Katzourakis&quot;,&quot;given&quot;:&quot;Aris&quot;,&quot;parse-names&quot;:false,&quot;dropping-particle&quot;:&quot;&quot;,&quot;non-dropping-particle&quot;:&quot;&quot;}],&quot;container-title&quot;:&quot;Nature Reviews Microbiology&quot;,&quot;container-title-short&quot;:&quot;Nat Rev Microbiol&quot;,&quot;DOI&quot;:&quot;10.1038/s41579-018-0120-2&quot;,&quot;ISSN&quot;:&quot;17401534&quot;,&quot;PMID&quot;:&quot;30518814&quot;,&quot;issued&quot;:{&quot;date-parts&quot;:[[2019,5,1]]},&quot;page&quot;:&quot;321-328&quot;,&quot;abstract&quot;:&quot;Recent discoveries of contemporary genotypes of hepatitis B virus and parvovirus B19 in ancient human remains demonstrate that little genetic change has occurred in these viruses over 4,500–6,000 years. Endogenous viral elements in host genomes provide separate evidence that viruses similar to many major contemporary groups circulated 100 million years ago or earlier. In this Opinion article, we argue that the extraordinary conservation of virus genome sequences is best explained by a niche-filling model in which fitness optimization is rapidly achieved in their specific hosts. Whereas short-term substitution rates reflect the accumulation of tolerated sequence changes within adapted genomes, longer-term rates increasingly resemble those of their hosts as the evolving niche moulds and effectively imprisons the virus in co-adapted virus–host relationships. Contrastingly, viruses that jump hosts undergo strong and stringent adaptive selection as they maximize their fit to their new niche. This adaptive capability may paradoxically create evolutionary stasis in long-term host relationships. While viruses can evolve and adapt rapidly, their hosts may ultimately shape their longer-term evolution.&quot;,&quot;publisher&quot;:&quot;Nature Publishing Group&quot;,&quot;issue&quot;:&quot;5&quot;,&quot;volume&quot;:&quot;17&quot;},&quot;isTemporary&quot;:false}]},{&quot;citationID&quot;:&quot;MENDELEY_CITATION_25e6ddbc-f52f-4798-96be-742e92eaa7de&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jVlNmRkYmMtZjUyZi00Nzk4LTk2YmUtNzQyZTkyZWFhN2Rl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dce5898d-1631-490f-ae40-370a26a1973f&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&quot;,&quot;citationItems&quot;:[{&quot;id&quot;:&quot;3d803541-5ae4-3519-9a8b-7c98a4e2281e&quot;,&quot;itemData&quot;:{&quot;type&quot;:&quot;article-journal&quot;,&quot;id&quot;:&quot;3d803541-5ae4-3519-9a8b-7c98a4e2281e&quot;,&quot;title&quot;:&quot;INBREEDING, CROSS-BREEDING AND STERILITY IN DROSOPHILA&quot;,&quot;author&quot;:[{&quot;family&quot;:&quot;CASTLE&quot;,&quot;given&quot;:&quot;W. E.&quot;,&quot;parse-names&quot;:false,&quot;dropping-particle&quot;:&quot;&quot;,&quot;non-dropping-particle&quot;:&quot;&quot;}],&quot;container-title&quot;:&quot;Science&quot;,&quot;container-title-short&quot;:&quot;Science (1979)&quot;,&quot;DOI&quot;:&quot;10.1126/science.23.578.153&quot;,&quot;ISSN&quot;:&quot;0036-8075&quot;,&quot;issued&quot;:{&quot;date-parts&quot;:[[1906,1,26]]},&quot;page&quot;:&quot;153-153&quot;,&quot;issue&quot;:&quot;578&quot;,&quot;volume&quot;:&quot;23&quot;},&quot;isTemporary&quot;:false}]},{&quot;citationID&quot;:&quot;MENDELEY_CITATION_f8474d76-330b-4151-a6f2-08c5a22d4571&quot;,&quot;properties&quot;:{&quot;noteIndex&quot;:0},&quot;isEdited&quot;:false,&quot;manualOverride&quot;:{&quot;isManuallyOverridden&quot;:false,&quot;citeprocText&quot;:&quot;&lt;sup&gt;30&lt;/sup&gt;&quot;,&quot;manualOverrideText&quot;:&quot;&quot;},&quot;citationTag&quot;:&quot;MENDELEY_CITATION_v3_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&quot;,&quot;citationItems&quot;:[{&quot;id&quot;:&quot;2ace9722-bdff-3214-bfb5-5dca3fafabe0&quot;,&quot;itemData&quot;:{&quot;type&quot;:&quot;article-journal&quot;,&quot;id&quot;:&quot;2ace9722-bdff-3214-bfb5-5dca3fafabe0&quot;,&quot;title&quot;:&quot;Genetic clustering of Borna disease virus natural animal isolates, laboratory and vaccine strains strongly reflects their regional geographical origin&quot;,&quot;author&quot;:[{&quot;family&quot;:&quot;Kolodziejek&quot;,&quot;given&quot;:&quot;Jolanta&quot;,&quot;parse-names&quot;:false,&quot;dropping-particle&quot;:&quot;&quot;,&quot;non-dropping-particle&quot;:&quot;&quot;},{&quot;family&quot;:&quot;Dürrwald&quot;,&quot;given&quot;:&quot;Ralf&quot;,&quot;parse-names&quot;:false,&quot;dropping-particle&quot;:&quot;&quot;,&quot;non-dropping-particle&quot;:&quot;&quot;},{&quot;family&quot;:&quot;Herzog&quot;,&quot;given&quot;:&quot;Sibylle&quot;,&quot;parse-names&quot;:false,&quot;dropping-particle&quot;:&quot;&quot;,&quot;non-dropping-particle&quot;:&quot;&quot;},{&quot;family&quot;:&quot;Ehrensperger&quot;,&quot;given&quot;:&quot;Felix&quot;,&quot;parse-names&quot;:false,&quot;dropping-particle&quot;:&quot;&quot;,&quot;non-dropping-particle&quot;:&quot;&quot;},{&quot;family&quot;:&quot;Lussy&quot;,&quot;given&quot;:&quot;Helga&quot;,&quot;parse-names&quot;:false,&quot;dropping-particle&quot;:&quot;&quot;,&quot;non-dropping-particle&quot;:&quot;&quot;},{&quot;family&quot;:&quot;Nowotny&quot;,&quot;given&quot;:&quot;Norbert&quot;,&quot;parse-names&quot;:false,&quot;dropping-particle&quot;:&quot;&quot;,&quot;non-dropping-particle&quot;:&quot;&quot;}],&quot;container-title&quot;:&quot;Journal of General Virology&quot;,&quot;DOI&quot;:&quot;10.1099/vir.0.80587-0&quot;,&quot;ISSN&quot;:&quot;0022-1317&quot;,&quot;issued&quot;:{&quot;date-parts&quot;:[[2005,2,1]]},&quot;page&quot;:&quot;385-398&quot;,&quot;abstract&quot;:&quot;&lt;p&gt;The aim of this study was to gain more detailed insights into the genetic evolution and variability of Borna disease virus (BDV). Phylogenetic analyses were performed on field viruses originating from naturally infected animals, the BDV vaccine strain ‘Dessau’, four widely used laboratory strains and the novel BDV subtype No/98. Four regions of the BDV genome were analysed: the complete p40, p10 and p24 genes and the 5′-untranslated region of the X/P transcript. BDV isolates from the same geographical area exhibited a clearly higher degree of identity to each other than to BDV isolates from other regions, independent of host species and year of isolation. Five different clusters could be established within endemic areas, corresponding to the geographical regions from which the viruses originated: (i) a Swiss, Austrian and Liechtenstein Rhine valley group, related closely to the geographically bordering Baden-Wurttemberg and Bavaria II group (ii) in the western part of Germany; (iii) a third group, called Bavaria I group, limited in occurrence to Bavaria; (iv) a southern Saxony-Anhalt and bordering northern Saxony group, bound to the territories of these federal states in the eastern part of Germany; and (v) a mixed group, consisting of samples from different areas of Germany; however, these were mainly from the federal states of Thuringia and Lower Saxony. The laboratory strains and the vaccine strain clustered within these groups according to their geographical origins. All field and laboratory strains, as well as the vaccine strain, clearly segregated from the recently described and highly divergent BDV strain No/98, which originated from an area in Austria where Borna disease is not endemic.&lt;/p&gt;&quot;,&quot;issue&quot;:&quot;2&quot;,&quot;volume&quot;:&quot;86&quot;,&quot;container-title-short&quot;:&quot;&quot;},&quot;isTemporary&quot;:false}]},{&quot;citationID&quot;:&quot;MENDELEY_CITATION_25e71ad4-c72a-4353-b6a7-6e0c1804707f&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jVlNzFhZDQtYzcyYS00MzUzLWI2YTctNmUwYzE4MDQ3MDdm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abfe6822-8f8a-4096-8dee-4f5c7010ae2b&quot;,&quot;properties&quot;:{&quot;noteIndex&quot;:0},&quot;isEdited&quot;:false,&quot;manualOverride&quot;:{&quot;isManuallyOverridden&quot;:false,&quot;citeprocText&quot;:&quot;&lt;sup&gt;31,32&lt;/sup&gt;&quot;,&quot;manualOverrideText&quot;:&quot;&quot;},&quot;citationTag&quot;:&quot;MENDELEY_CITATION_v3_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&quot;,&quot;citationItems&quot;:[{&quot;id&quot;:&quot;a9510a52-0751-3d73-bed1-18aa0d1750fc&quot;,&quot;itemData&quot;:{&quot;type&quot;:&quot;article-journal&quot;,&quot;id&quot;:&quot;a9510a52-0751-3d73-bed1-18aa0d1750fc&quot;,&quot;title&quot;:&quot;The possible impact of persistent virus infection on the function of the RNAi machinery in insects: A hypothesis&quot;,&quot;author&quot;:[{&quot;family&quot;:&quot;Swevers&quot;,&quot;given&quot;:&quot;Luc&quot;,&quot;parse-names&quot;:false,&quot;dropping-particle&quot;:&quot;&quot;,&quot;non-dropping-particle&quot;:&quot;&quot;},{&quot;family&quot;:&quot;Broeck&quot;,&quot;given&quot;:&quot;Jozef&quot;,&quot;parse-names&quot;:false,&quot;dropping-particle&quot;:&quot;Vanden&quot;,&quot;non-dropping-particle&quot;:&quot;&quot;},{&quot;family&quot;:&quot;Smagghe&quot;,&quot;given&quot;:&quot;Guy&quot;,&quot;parse-names&quot;:false,&quot;dropping-particle&quot;:&quot;&quot;,&quot;non-dropping-particle&quot;:&quot;&quot;}],&quot;container-title&quot;:&quot;Frontiers in Physiology&quot;,&quot;container-title-short&quot;:&quot;Front Physiol&quot;,&quot;DOI&quot;:&quot;10.3389/fphys.2013.00319&quot;,&quot;ISSN&quot;:&quot;1664042X&quot;,&quot;issued&quot;:{&quot;date-parts&quot;:[[2013]]},&quot;abstract&quot;:&quot;RNAi experiments in insects are characterized by great variability in efficiency; for instance beetles and locusts are very amenable to dsRNA-mediated gene silencing, while other insect groups, most notably lepidopterans, are more refractory to RNAi. Several factors can be forwarded that could affect the efficiency of RNAi, such as the composition and function of the intracellular RNAi machinery, the mechanism of dsRNA uptake, the presence of dsRNA- and siRNA-degrading enzymes and non-specific activation of the innate immune response. In this essay, we investigate the evidence whether persistent infection with RNA viruses could be a major factor that affects the response to exogenous dsRNA in insects. The occurrence of RNA viruses in different insect groups will be discussed, as well as several mechanisms by which viruses could interfere with the process of RNAi. Finally, the impact of RNA virus infection on the design of dsRNA-based insect control strategies will be considered. © 2013 Swevers, Vanden Broeck and Smagghe.&quot;,&quot;volume&quot;:&quot;4 NOV&quot;},&quot;isTemporary&quot;:false},{&quot;id&quot;:&quot;93834699-073b-3786-8744-ccb7aade81a0&quot;,&quot;itemData&quot;:{&quot;type&quot;:&quot;article-journal&quot;,&quot;id&quot;:&quot;93834699-073b-3786-8744-ccb7aade81a0&quot;,&quot;title&quot;:&quot;RNAi and antiviral defense in Drosophila: Setting up a systemic immune response&quot;,&quot;author&quot;:[{&quot;family&quot;:&quot;Karlikow&quot;,&quot;given&quot;:&quot;Margot&quot;,&quot;parse-names&quot;:false,&quot;dropping-particle&quot;:&quot;&quot;,&quot;non-dropping-particle&quot;:&quot;&quot;},{&quot;family&quot;:&quot;Goic&quot;,&quot;given&quot;:&quot;Bertsy&quot;,&quot;parse-names&quot;:false,&quot;dropping-particle&quot;:&quot;&quot;,&quot;non-dropping-particle&quot;:&quot;&quot;},{&quot;family&quot;:&quot;Saleh&quot;,&quot;given&quot;:&quot;Maria Carla&quot;,&quot;parse-names&quot;:false,&quot;dropping-particle&quot;:&quot;&quot;,&quot;non-dropping-particle&quot;:&quot;&quot;}],&quot;container-title&quot;:&quot;Developmental and Comparative Immunology&quot;,&quot;container-title-short&quot;:&quot;Dev Comp Immunol&quot;,&quot;DOI&quot;:&quot;10.1016/j.dci.2013.05.004&quot;,&quot;ISSN&quot;:&quot;0145305X&quot;,&quot;PMID&quot;:&quot;23684730&quot;,&quot;issued&quot;:{&quot;date-parts&quot;:[[2014,1]]},&quot;page&quot;:&quot;85-92&quot;,&quot;abstract&quot;:&quot;RNA interference (RNAi) controls gene expression in eukaryotic cells and thus, cellular homeostasis. In addition, in plants, nematodes and arthropods it is a central antiviral effector mechanism. Antiviral RNAi has been well described as a cell autonomous response, which is triggered by double-stranded RNA (dsRNA) molecules. This dsRNA is the precursor for the silencing of viral RNA in a sequence-specific manner. In plants, systemic antiviral immunity has been demonstrated, however much less is known in animals. Recently, some evidence for a systemic antiviral response in arthropods has come to light. Cell autonomous RNAi may not be sufficient to reach an efficient antiviral response, and the organism might rely on the spread and uptake of an RNAi signal of unknown origin. In this review, we offer a perspective on how RNAi-mediated antiviral immunity could confer systemic protection in insects and we propose directions for future research to understand the mechanism of RNAi-immune signal sorting, spreading and amplification. © 2013 The Authors.&quot;,&quot;issue&quot;:&quot;1&quot;,&quot;volume&quot;:&quot;42&quot;},&quot;isTemporary&quot;:false}]},{&quot;citationID&quot;:&quot;MENDELEY_CITATION_aff1e08a-8578-4c45-b662-3f7032bede30&quot;,&quot;properties&quot;:{&quot;noteIndex&quot;:0},&quot;isEdited&quot;:false,&quot;manualOverride&quot;:{&quot;isManuallyOverridden&quot;:false,&quot;citeprocText&quot;:&quot;&lt;sup&gt;20,33&lt;/sup&gt;&quot;,&quot;manualOverrideText&quot;:&quot;&quot;},&quot;citationTag&quot;:&quot;MENDELEY_CITATION_v3_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&quot;,&quot;citationItems&quot;:[{&quot;id&quot;:&quot;262b775b-fe54-3dcb-85c6-aa596af111c8&quot;,&quot;itemData&quot;:{&quot;type&quot;:&quot;article&quot;,&quot;id&quot;:&quot;262b775b-fe54-3dcb-85c6-aa596af111c8&quot;,&quot;title&quot;:&quot;Reassortment in segmented RNA viruses: Mechanisms and outcomes&quot;,&quot;author&quot;:[{&quot;family&quot;:&quot;McDonald&quot;,&quot;given&quot;:&quot;Sarah M.&quot;,&quot;parse-names&quot;:false,&quot;dropping-particle&quot;:&quot;&quot;,&quot;non-dropping-particle&quot;:&quot;&quot;},{&quot;family&quot;:&quot;Nelson&quot;,&quot;given&quot;:&quot;Martha I.&quot;,&quot;parse-names&quot;:false,&quot;dropping-particle&quot;:&quot;&quot;,&quot;non-dropping-particle&quot;:&quot;&quot;},{&quot;family&quot;:&quot;Turner&quot;,&quot;given&quot;:&quot;Paul E.&quot;,&quot;parse-names&quot;:false,&quot;dropping-particle&quot;:&quot;&quot;,&quot;non-dropping-particle&quot;:&quot;&quot;},{&quot;family&quot;:&quot;Patton&quot;,&quot;given&quot;:&quot;John T.&quot;,&quot;parse-names&quot;:false,&quot;dropping-particle&quot;:&quot;&quot;,&quot;non-dropping-particle&quot;:&quot;&quot;}],&quot;container-title&quot;:&quot;Nature Reviews Microbiology&quot;,&quot;container-title-short&quot;:&quot;Nat Rev Microbiol&quot;,&quot;DOI&quot;:&quot;10.1038/nrmicro.2016.46&quot;,&quot;ISSN&quot;:&quot;17401534&quot;,&quot;PMID&quot;:&quot;27211789&quot;,&quot;issued&quot;:{&quot;date-parts&quot;:[[2016,6,14]]},&quot;page&quot;:&quot;448-460&quot;,&quot;abstract&quot;:&quot;Segmented RNA viruses are widespread in nature and include important human, animal and plant pathogens, such as influenza viruses and rotaviruses. Although the origin of RNA virus genome segmentation remains elusive, a major consequence of this genome structure is the capacity for reassortment to occur during co-infection, whereby segments are exchanged among different viral strains. Therefore, reassortment can create viral progeny that contain genes that are derived from more than one parent, potentially conferring important fitness advantages or disadvantages to the progeny virus. However, for segmented RNA viruses that package their multiple genome segments into a single virion particle, reassortment also requires genetic compatibility between parental strains, which occurs in the form of conserved packaging signals, and the maintenance of RNA and protein interactions. In this Review, we discuss recent studies that examined the mechanisms and outcomes of reassortment for three well-studied viral families-Cystoviridae, Orthomyxoviridae and Reoviridae-and discuss how these findings provide new perspectives on the replication and evolution of segmented RNA viruses.&quot;,&quot;publisher&quot;:&quot;Nature Publishing Group&quot;,&quot;issue&quot;:&quot;7&quot;,&quot;volume&quot;:&quot;14&quot;},&quot;isTemporary&quot;:false},{&quot;id&quot;:&quot;9ec4d10d-1e58-3235-a33a-6c7771635e85&quot;,&quot;itemData&quot;:{&quot;type&quot;:&quot;article&quot;,&quot;id&quot;:&quot;9ec4d10d-1e58-3235-a33a-6c7771635e85&quot;,&quot;title&quot;:&quot;It’s in the mix: Reassortment of segmented viral genomes&quot;,&quot;author&quot;:[{&quot;family&quot;:&quot;Lowen&quot;,&quot;given&quot;:&quot;Anice C.&quot;,&quot;parse-names&quot;:false,&quot;dropping-particle&quot;:&quot;&quot;,&quot;non-dropping-particle&quot;:&quot;&quot;}],&quot;container-title&quot;:&quot;PLoS Pathogens&quot;,&quot;container-title-short&quot;:&quot;PLoS Pathog&quot;,&quot;DOI&quot;:&quot;10.1371/journal.ppat.1007200&quot;,&quot;ISSN&quot;:&quot;15537374&quot;,&quot;PMID&quot;:&quot;30212586&quot;,&quot;issued&quot;:{&quot;date-parts&quot;:[[2018,9,1]]},&quot;publisher&quot;:&quot;Public Library of Science&quot;,&quot;issue&quot;:&quot;9&quot;,&quot;volume&quot;:&quot;14&quot;},&quot;isTemporary&quot;:false}]},{&quot;citationID&quot;:&quot;MENDELEY_CITATION_cb0a39e3-3d6e-48e3-a104-9c387bda6292&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ET0kiOiIxMC4xMTAxLzIwMjUuMDEuMjguNjM1MzE5IiwiaXNzdWVkIjp7ImRhdGUtcGFydHMiOltbMjAyNSwxLDI4XV19LCJhYnN0cmFjdCI6IjxwP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PC9wPiIsImNvbnRhaW5lci10aXRsZS1zaG9ydCI6IiJ9LCJpc1RlbXBvcmFyeSI6ZmFsc2V9XX0=&quot;,&quot;citationItems&quot;:[{&quot;id&quot;:&quot;7d57fbf7-5c43-3174-a356-1f8f293d2e0b&quot;,&quot;itemData&quot;:{&quot;type&quot;:&quot;article&quot;,&quot;id&quot;:&quot;7d57fbf7-5c43-3174-a356-1f8f293d2e0b&quot;,&quot;title&quot;:&quot;Experimental assessment of 3D-printed traps and chemical attractants for the collection of wild Drosophila melanogaster&quot;,&quot;author&quot;:[{&quot;family&quot;:&quot;Keene-Snickers&quot;,&quot;given&quot;:&quot;Alexandra H&quot;,&quot;parse-names&quot;:false,&quot;dropping-particle&quot;:&quot;&quot;,&quot;non-dropping-particle&quot;:&quot;&quot;},{&quot;family&quot;:&quot;Dunham&quot;,&quot;given&quot;:&quot;Tillie J&quot;,&quot;parse-names&quot;:false,&quot;dropping-particle&quot;:&quot;&quot;,&quot;non-dropping-particle&quot;:&quot;&quot;},{&quot;family&quot;:&quot;Stenglein&quot;,&quot;given&quot;:&quot;Mark D&quot;,&quot;parse-names&quot;:false,&quot;dropping-particle&quot;:&quot;&quot;,&quot;non-dropping-particle&quot;:&quot;&quot;}],&quot;DOI&quot;:&quot;10.1101/2025.01.28.635319&quot;,&quot;issued&quot;:{&quot;date-parts&quot;:[[2025,1,28]]},&quot;abstract&quot;:&quot;&lt;p&gt;Drosophila melanogaster, the common fruit fly, has been instrumental to our understanding of evolution, genetics and disease. There are benefits to studying these flies in the wild, including assessment of their naturally occurring microbiota. To facilitate efforts to catch wild D. melanogaster, we designed two fly traps and evaluated several candidate attractants. The first trap utilized a stable food substrate that can be used to catch live flies to establish new lab colonies. The second trap was designed to be reusable and easy to ship to enable the collection of flies over time from diverse locations. We evaluated several chemical attractants derived from banana and from marula fruit, which is the proposed ancestral food host of D. melanogaster. We found that wild flies were preferentially attracted to banana-based odorants over marula-derived ones. Overall, these traps and attractants represent an inexpensive and simple option for the collection of wild D. melanogaster and related species for sampling or colony establishment.&lt;/p&gt;&quot;,&quot;container-title-short&quot;:&quot;&quot;},&quot;isTemporary&quot;:false}]},{&quot;citationID&quot;:&quot;MENDELEY_CITATION_e631a132-e8d0-45a4-ae60-9dfd4313bd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ZTYzMWExMzItZThkMC00NWE0LWFlNjAtOWRmZDQzMTNiZDMx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b24b6f01-b8b8-42d4-bd1d-ded579df91f8&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&quot;,&quot;citationItems&quot;:[{&quot;id&quot;:&quot;78f7a408-d70e-3b88-bab3-cdc926044a7f&quot;,&quot;itemData&quot;:{&quot;type&quot;:&quot;article-journal&quot;,&quot;id&quot;:&quot;78f7a408-d70e-3b88-bab3-cdc926044a7f&quot;,&quot;title&quot;:&quot;A Polymorphism in the Processing Body Component Ge-1 Controls Resistance to a Naturally Occurring Rhabdovirus in Drosophila.&quot;,&quot;author&quot;:[{&quot;family&quot;:&quot;Cao&quot;,&quot;given&quot;:&quot;Chuan&quot;,&quot;parse-names&quot;:false,&quot;dropping-particle&quot;:&quot;&quot;,&quot;non-dropping-particle&quot;:&quot;&quot;},{&quot;family&quot;:&quot;Magwire&quot;,&quot;given&quot;:&quot;Michael M&quot;,&quot;parse-names&quot;:false,&quot;dropping-particle&quot;:&quot;&quot;,&quot;non-dropping-particle&quot;:&quot;&quot;},{&quot;family&quot;:&quot;Bayer&quot;,&quot;given&quot;:&quot;Florian&quot;,&quot;parse-names&quot;:false,&quot;dropping-particle&quot;:&quot;&quot;,&quot;non-dropping-particle&quot;:&quot;&quot;},{&quot;family&quot;:&quot;Jiggins&quot;,&quot;given&quot;:&quot;Francis M&quot;,&quot;parse-names&quot;:false,&quot;dropping-particle&quot;:&quot;&quot;,&quot;non-dropping-particle&quot;:&quot;&quot;}],&quot;container-title&quot;:&quot;PLoS pathogens&quot;,&quot;container-title-short&quot;:&quot;PLoS Pathog&quot;,&quot;DOI&quot;:&quot;10.1371/journal.ppat.1005387&quot;,&quot;ISSN&quot;:&quot;1553-7374&quot;,&quot;PMID&quot;:&quot;26799957&quot;,&quot;URL&quot;:&quot;http://www.ncbi.nlm.nih.gov/pubmed/26799957&quot;,&quot;issued&quot;:{&quot;date-parts&quot;:[[2016,1]]},&quot;page&quot;:&quot;e1005387&quot;,&quot;abstract&quot;:&quot;Hosts encounter an ever-changing array of pathogens, so there is continual selection for novel ways to resist infection. A powerful way to understand how hosts evolve resistance is to identify the genes that cause variation in susceptibility to infection. Using high-resolution genetic mapping we have identified a naturally occurring polymorphism in a gene called Ge-1 that makes Drosophila melanogaster highly resistant to its natural pathogen Drosophila melanogaster sigma virus (DMelSV). By modifying the sequence of the gene in transgenic flies, we identified a 26 amino acid deletion in the serine-rich linker region of Ge-1 that is causing the resistance. Knocking down the expression of the susceptible allele leads to a decrease in viral titre in infected flies, indicating that Ge-1 is an existing restriction factor whose antiviral effects have been increased by the deletion. Ge-1 plays a central role in RNA degradation and the formation of processing bodies (P bodies). A key effector in antiviral immunity, the RNAi induced silencing complex (RISC), localises to P bodies, but we found that Ge-1-based resistance is not dependent on the small interfering RNA (siRNA) pathway. However, we found that Decapping protein 1 (DCP1) protects flies against sigma virus. This protein interacts with Ge-1 and commits mRNA for degradation by removing the 5' cap, suggesting that resistance may rely on this RNA degradation pathway. The serine-rich linker domain of Ge-1 has experienced strong selection during the evolution of Drosophila, suggesting that this gene may be under long-term selection by viruses. These findings demonstrate that studying naturally occurring polymorphisms that increase resistance to infections enables us to identify novel forms of antiviral defence, and support a pattern of major effect polymorphisms controlling resistance to viruses in Drosophila.&quot;,&quot;publisher&quot;:&quot;Public Library of Science&quot;,&quot;issue&quot;:&quot;1&quot;,&quot;volume&quot;:&quot;12&quot;},&quot;isTemporary&quot;:false}]},{&quot;citationID&quot;:&quot;MENDELEY_CITATION_599b0dce-0de0-465e-8c3a-35ba7e85a1c2&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Tk5YjBkY2UtMGRlMC00NjVlLThjM2EtMzViYTdlODVhMWMy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97968095-c30d-40d5-8c03-53c2a1e1f8bf&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&quot;,&quot;citationItems&quot;:[{&quot;id&quot;:&quot;dd0017c1-eb67-376b-934a-fbca47018b7a&quot;,&quot;itemData&quot;:{&quot;type&quot;:&quot;article-journal&quot;,&quot;id&quot;:&quot;dd0017c1-eb67-376b-934a-fbca47018b7a&quot;,&quot;title&quot;:&quot;Cutadapt Removes Adapter Sequences From High-Throughput Sequencing Reads&quot;,&quot;author&quot;:[{&quot;family&quot;:&quot;Martin&quot;,&quot;given&quot;:&quot;Marcel&quot;,&quot;parse-names&quot;:false,&quot;dropping-particle&quot;:&quot;&quot;,&quot;non-dropping-particle&quot;:&quot;&quot;}],&quot;container-title&quot;:&quot;EMBnet.journal&quot;,&quot;container-title-short&quot;:&quot;EMBnet J&quot;,&quot;URL&quot;:&quot;http://www-huber.embl.de/users/an-&quot;,&quot;issued&quot;:{&quot;date-parts&quot;:[[2011]]},&quot;page&quot;:&quot;10-12&quot;,&quot;issue&quot;:&quot;1&quot;,&quot;volume&quot;:&quot;17&quot;},&quot;isTemporary&quot;:false}]},{&quot;citationID&quot;:&quot;MENDELEY_CITATION_f0793638-2056-43e4-9859-550c2699ee1f&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&quot;,&quot;citationItems&quot;:[{&quot;id&quot;:&quot;65e15226-7d99-3dfb-9a8b-8f7ead634a09&quot;,&quot;itemData&quot;:{&quot;type&quot;:&quot;webpage&quot;,&quot;id&quot;:&quot;65e15226-7d99-3dfb-9a8b-8f7ead634a09&quot;,&quot;title&quot;:&quot;FastQC: a quality control tool for high throughput sequence data&quot;,&quot;author&quot;:[{&quot;family&quot;:&quot;Andrews&quot;,&quot;given&quot;:&quot;Simon&quot;,&quot;parse-names&quot;:false,&quot;dropping-particle&quot;:&quot;&quot;,&quot;non-dropping-particle&quot;:&quot;&quot;},{&quot;family&quot;:&quot;Krueger&quot;,&quot;given&quot;:&quot;Felix&quot;,&quot;parse-names&quot;:false,&quot;dropping-particle&quot;:&quot;&quot;,&quot;non-dropping-particle&quot;:&quot;&quot;},{&quot;family&quot;:&quot;Segonds-Pichon&quot;,&quot;given&quot;:&quot;Anne&quot;,&quot;parse-names&quot;:false,&quot;dropping-particle&quot;:&quot;&quot;,&quot;non-dropping-particle&quot;:&quot;&quot;},{&quot;family&quot;:&quot;Biggins&quot;,&quot;given&quot;:&quot;Laura&quot;,&quot;parse-names&quot;:false,&quot;dropping-particle&quot;:&quot;&quot;,&quot;non-dropping-particle&quot;:&quot;&quot;},{&quot;family&quot;:&quot;Krueger&quot;,&quot;given&quot;:&quot;Christel&quot;,&quot;parse-names&quot;:false,&quot;dropping-particle&quot;:&quot;&quot;,&quot;non-dropping-particle&quot;:&quot;&quot;},{&quot;family&quot;:&quot;Wingett&quot;,&quot;given&quot;:&quot;Steven&quot;,&quot;parse-names&quot;:false,&quot;dropping-particle&quot;:&quot;&quot;,&quot;non-dropping-particle&quot;:&quot;&quot;}],&quot;URL&quot;:&quot;https://qubeshub.org/resources/fastqc&quot;,&quot;issued&quot;:{&quot;date-parts&quot;:[[2012,1]]},&quot;container-title-short&quot;:&quot;&quot;},&quot;isTemporary&quot;:false}]},{&quot;citationID&quot;:&quot;MENDELEY_CITATION_a16c6dcd-6962-4523-b44d-da246be9b6df&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&quot;,&quot;citationItems&quot;:[{&quot;id&quot;:&quot;063eb81f-b36a-3e0e-9acc-5671bbbdfeca&quot;,&quot;itemData&quot;:{&quot;type&quot;:&quot;article-journal&quot;,&quot;id&quot;:&quot;063eb81f-b36a-3e0e-9acc-5671bbbdfeca&quot;,&quot;title&quot;:&quot;Fast gapped-read alignment with Bowtie 2&quot;,&quot;author&quot;:[{&quot;family&quot;:&quot;Langmead&quot;,&quot;given&quot;:&quot;Ben&quot;,&quot;parse-names&quot;:false,&quot;dropping-particle&quot;:&quot;&quot;,&quot;non-dropping-particle&quot;:&quot;&quot;},{&quot;family&quot;:&quot;Salzberg&quot;,&quot;given&quot;:&quot;Steven L.&quot;,&quot;parse-names&quot;:false,&quot;dropping-particle&quot;:&quot;&quot;,&quot;non-dropping-particle&quot;:&quot;&quot;}],&quot;container-title&quot;:&quot;Nature Methods&quot;,&quot;container-title-short&quot;:&quot;Nat Methods&quot;,&quot;DOI&quot;:&quot;10.1038/nmeth.1923&quot;,&quot;ISSN&quot;:&quot;15487091&quot;,&quot;PMID&quot;:&quot;22388286&quot;,&quot;issued&quot;:{&quot;date-parts&quot;:[[2012,4]]},&quot;page&quot;:&quot;357-359&quot;,&quot;abstract&quot;:&quot;As the rate of sequencing increases, greater throughput is demanded from read aligners. The full-text minute index is often used to make alignment very fast and memory-efficient, but the approach is ill-suited to finding longer, gapped alignments. Bowtie 2 combines the strengths of the full-text minute index with the flexibility and speed of hardware-accelerated dynamic programming algorithms to achieve a combination of high speed, sensitivity and accuracy. © 2012 Nature America, Inc. All rights reserved.&quot;,&quot;issue&quot;:&quot;4&quot;,&quot;volume&quot;:&quot;9&quot;},&quot;isTemporary&quot;:false}]},{&quot;citationID&quot;:&quot;MENDELEY_CITATION_9a898562-6e42-4cb0-82a3-c7afbf561c46&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OWE4OTg1NjItNmU0Mi00Y2IwLTgyYTMtYzdhZmJmNTYxYzQ2IiwicHJvcGVydGllcyI6eyJub3RlSW5kZXgiOjB9LCJpc0VkaXRlZCI6ZmFsc2UsIm1hbnVhbE92ZXJyaWRlIjp7ImlzTWFudWFsbHlPdmVycmlkZGVuIjpmYWxzZSwiY2l0ZXByb2NUZXh0IjoiPHN1cD4zODwvc3VwPiIsIm1hbnVhbE92ZXJyaWRlVGV4dCI6IiJ9LCJjaXRhdGlvbkl0ZW1zIjpbeyJpZCI6IjYyNTFkZTlmLTQ1MWQtMzY3ZS04MmQ1LWRiMDFjYzZjM2UxNiIsIml0ZW1EYXRhIjp7InR5cGUiOiJhcnRpY2xlLWpvdXJuYWwiLCJpZCI6IjYyNTFkZTlmLTQ1MWQtMzY3ZS04MmQ1LWRiMDFjYzZjM2UxNi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8L3A+IiwiaXNzdWUiOiIxIiwidm9sdW1lIjoiNzAifSwiaXNUZW1wb3JhcnkiOmZhbHNlfV19&quot;,&quot;citationItems&quot;:[{&quot;id&quot;:&quot;6251de9f-451d-367e-82d5-db01cc6c3e16&quot;,&quot;itemData&quot;:{&quot;type&quot;:&quot;article-journal&quot;,&quot;id&quot;:&quot;6251de9f-451d-367e-82d5-db01cc6c3e16&quot;,&quot;title&quot;:&quot;Using SPAdes De Novo Assembler&quot;,&quot;author&quot;:[{&quot;family&quot;:&quot;Prjibelski&quot;,&quot;given&quot;:&quot;Andrey&quot;,&quot;parse-names&quot;:false,&quot;dropping-particle&quot;:&quot;&quot;,&quot;non-dropping-particle&quot;:&quot;&quot;},{&quot;family&quot;:&quot;Antipov&quot;,&quot;given&quot;:&quot;Dmitry&quot;,&quot;parse-names&quot;:false,&quot;dropping-particle&quot;:&quot;&quot;,&quot;non-dropping-particle&quot;:&quot;&quot;},{&quot;family&quot;:&quot;Meleshko&quot;,&quot;given&quot;:&quot;Dmitry&quot;,&quot;parse-names&quot;:false,&quot;dropping-particle&quot;:&quot;&quot;,&quot;non-dropping-particle&quot;:&quot;&quot;},{&quot;family&quot;:&quot;Lapidus&quot;,&quot;given&quot;:&quot;Alla&quot;,&quot;parse-names&quot;:false,&quot;dropping-particle&quot;:&quot;&quot;,&quot;non-dropping-particle&quot;:&quot;&quot;},{&quot;family&quot;:&quot;Korobeynikov&quot;,&quot;given&quot;:&quot;Anton&quot;,&quot;parse-names&quot;:false,&quot;dropping-particle&quot;:&quot;&quot;,&quot;non-dropping-particle&quot;:&quot;&quot;}],&quot;container-title&quot;:&quot;Current Protocols in Bioinformatics&quot;,&quot;container-title-short&quot;:&quot;Curr Protoc Bioinformatics&quot;,&quot;DOI&quot;:&quot;10.1002/cpbi.102&quot;,&quot;ISSN&quot;:&quot;1934-3396&quot;,&quot;URL&quot;:&quot;https://currentprotocols.onlinelibrary.wiley.com/doi/10.1002/cpbi.102&quot;,&quot;issued&quot;:{&quot;date-parts&quot;:[[2020,6,19]]},&quot;page&quot;:&quot;e102&quot;,&quot;abstract&quot;:&quot;&lt;p&gt;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lt;/p&gt;&quot;,&quot;issue&quot;:&quot;1&quot;,&quot;volume&quot;:&quot;70&quot;},&quot;isTemporary&quot;:false}]},{&quot;citationID&quot;:&quot;MENDELEY_CITATION_3b47420f-e043-4d83-b11d-7462f297ca75&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&quot;,&quot;citationItems&quot;:[{&quot;id&quot;:&quot;4a1018f7-b1dc-3a49-a334-d329ed0331fc&quot;,&quot;itemData&quot;:{&quot;type&quot;:&quot;article-journal&quot;,&quot;id&quot;:&quot;4a1018f7-b1dc-3a49-a334-d329ed0331fc&quot;,&quot;title&quot;:&quot;Fast and accurate long-read alignment with Burrows-Wheeler transform&quot;,&quot;author&quot;:[{&quot;family&quot;:&quot;Li&quot;,&quot;given&quot;:&quot;Heng&quot;,&quot;parse-names&quot;:false,&quot;dropping-particle&quot;:&quot;&quot;,&quot;non-dropping-particle&quot;:&quot;&quot;},{&quot;family&quot;:&quot;Durbin&quot;,&quot;given&quot;:&quot;Richard&quot;,&quot;parse-names&quot;:false,&quot;dropping-particle&quot;:&quot;&quot;,&quot;non-dropping-particle&quot;:&quot;&quot;}],&quot;container-title&quot;:&quot;Bioinformatics&quot;,&quot;DOI&quot;:&quot;10.1093/bioinformatics/btp698&quot;,&quot;ISSN&quot;:&quot;13674803&quot;,&quot;PMID&quot;:&quot;20080505&quot;,&quot;issued&quot;:{&quot;date-parts&quot;:[[2010,1,15]]},&quot;page&quot;:&quot;589-595&quot;,&quot;abstract&quot;:&quot;Motivation: Many programs for aligning short sequencing reads to a reference genome have been developed in the last 2 years. Most of them are very efficient for short reads but inefficient or not applicable for reads &gt;200 bp because the algorithms are heavily and specifically tuned for short queries with low sequencing error rate. However, some sequencing platforms already produce longer reads and others are expected to become available soon. For longer reads, hashingbased software such as BLAT and SSAHA2 remain the only choices. Nonetheless, these methods are substantially slower than short-read aligners in terms of aligned bases per unit time. Results: We designed and implemented a new algorithm, Burrows-Wheeler Aligner's Smith-Waterman Alignment (BWA-SW), to align long sequences up to 1Mb against a large sequence database (e.g. the human genome) with a few gigabytes of memory. The algorithm is as accurate as SSAHA2, more accurate than BLAT, and is several to tens of times faster than both. Availability: http://bio-bwa.sourceforge.net. Contact: rd@sanger.ac.uk © The Author(s) 2010. Published by Oxford University Press.&quot;,&quot;issue&quot;:&quot;5&quot;,&quot;volume&quot;:&quot;26&quot;,&quot;container-title-short&quot;:&quot;&quot;},&quot;isTemporary&quot;:false}]},{&quot;citationID&quot;:&quot;MENDELEY_CITATION_e5fc07a8-3159-4160-a832-619d123848ec&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TVmYzA3YTgtMzE1OS00MTYwLWE4MzItNjE5ZDEyMzg0OGVj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3e6f45e4-9112-4744-bc8b-3fd00cd2071c&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&quot;,&quot;citationItems&quot;:[{&quot;id&quot;:&quot;4fce7ec2-200b-33de-aeed-8ff23a73d62c&quot;,&quot;itemData&quot;:{&quot;type&quot;:&quot;article-journal&quot;,&quot;id&quot;:&quot;4fce7ec2-200b-33de-aeed-8ff23a73d62c&quot;,&quot;title&quot;:&quot;MAFFT multiple sequence alignment software version 7: Improvements in performance and usability&quot;,&quot;author&quot;:[{&quot;family&quot;:&quot;Katoh&quot;,&quot;given&quot;:&quot;Kazutaka&quot;,&quot;parse-names&quot;:false,&quot;dropping-particle&quot;:&quot;&quot;,&quot;non-dropping-particle&quot;:&quot;&quot;},{&quot;family&quot;:&quot;Standley&quot;,&quot;given&quot;:&quot;Daron M.&quot;,&quot;parse-names&quot;:false,&quot;dropping-particle&quot;:&quot;&quot;,&quot;non-dropping-particle&quot;:&quot;&quot;}],&quot;container-title&quot;:&quot;Molecular Biology and Evolution&quot;,&quot;container-title-short&quot;:&quot;Mol Biol Evol&quot;,&quot;DOI&quot;:&quot;10.1093/molbev/mst010&quot;,&quot;ISSN&quot;:&quot;07374038&quot;,&quot;PMID&quot;:&quot;23329690&quot;,&quot;issued&quot;:{&quot;date-parts&quot;:[[2013,4]]},&quot;page&quot;:&quot;772-780&quot;,&quot;abstract&quot;:&quo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 © 2013 The Author 2013. Published by Oxford University Press on behalf of the Society for Molecular Biology and Evolution.&quot;,&quot;issue&quot;:&quot;4&quot;,&quot;volume&quot;:&quot;30&quot;},&quot;isTemporary&quot;:false}]},{&quot;citationID&quot;:&quot;MENDELEY_CITATION_fa3e6d56-c239-4732-8697-6f9ae7ec2334&quot;,&quot;properties&quot;:{&quot;noteIndex&quot;:0},&quot;isEdited&quot;:false,&quot;manualOverride&quot;:{&quot;isManuallyOverridden&quot;:false,&quot;citeprocText&quot;:&quot;&lt;sup&gt;41&lt;/sup&gt;&quot;,&quot;manualOverrideText&quot;:&quot;&quot;},&quot;citationTag&quot;:&quot;MENDELEY_CITATION_v3_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&quot;,&quot;citationItems&quot;:[{&quot;id&quot;:&quot;c31e9454-39ac-30f2-b711-7c5a8372a294&quot;,&quot;itemData&quot;:{&quot;type&quot;:&quot;article-journal&quot;,&quot;id&quot;:&quot;c31e9454-39ac-30f2-b711-7c5a8372a294&quot;,&quot;title&quot;:&quot;IQ-TREE: A fast and effective stochastic algorithm for estimating maximum-likelihood phylogenies&quot;,&quot;author&quot;:[{&quot;family&quot;:&quot;Nguyen&quot;,&quot;given&quot;:&quot;Lam Tung&quot;,&quot;parse-names&quot;:false,&quot;dropping-particle&quot;:&quot;&quot;,&quot;non-dropping-particle&quot;:&quot;&quot;},{&quot;family&quot;:&quot;Schmidt&quot;,&quot;given&quot;:&quot;Heiko A.&quot;,&quot;parse-names&quot;:false,&quot;dropping-particle&quot;:&quot;&quot;,&quot;non-dropping-particle&quot;:&quot;&quot;},{&quot;family&quot;:&quot;Haeseler&quot;,&quot;given&quot;:&quot;Arndt&quot;,&quot;parse-names&quot;:false,&quot;dropping-particle&quot;:&quot;&quot;,&quot;non-dropping-particle&quot;:&quot;Von&quot;},{&quot;family&quot;:&quot;Minh&quot;,&quot;given&quot;:&quot;Bui Quang&quot;,&quot;parse-names&quot;:false,&quot;dropping-particle&quot;:&quot;&quot;,&quot;non-dropping-particle&quot;:&quot;&quot;}],&quot;container-title&quot;:&quot;Molecular Biology and Evolution&quot;,&quot;container-title-short&quot;:&quot;Mol Biol Evol&quot;,&quot;DOI&quot;:&quot;10.1093/molbev/msu300&quot;,&quot;ISSN&quot;:&quot;15371719&quot;,&quot;PMID&quot;:&quot;25371430&quot;,&quot;issued&quot;:{&quot;date-parts&quot;:[[2015,1,1]]},&quot;page&quot;:&quot;268-274&quot;,&quot;abstract&quot;:&quot;Large phylogenomics data sets require fast tree inference methods, especially for maximum-likelihood (ML) phylogenies. Fast programs exist, but due to inherent heuristics to find optimal trees, it is not clear whether the best tree is found. Thus, there is need for additional approaches that employ different search strategies to find ML trees and that are at the same time as fast as currently available ML programs. We show that a combination of hill-climbing approaches and a stochastic perturbation method can be time-efficiently implemented. If we allow the same CPU time as RAxML and PhyML, then our software IQ-TREE found higher likelihoods between 62.2% and 87.1% of the studied alignments, thus efficiently exploring the tree-space. If we use the IQ-TREE stopping rule, RAxML and PhyML are faster in 75.7% and 47.1% of the DNA alignments and 42.2% and 100% of the protein alignments, respectively. However, the range of obtaining higher likelihoods with IQ-TREE improves to 73.3-97.1%. IQ-TREE is freely available at http://www.cibiv.at/software/iqtree.&quot;,&quot;publisher&quot;:&quot;Oxford University Press&quot;,&quot;issue&quot;:&quot;1&quot;,&quot;volume&quot;:&quot;32&quot;},&quot;isTemporary&quot;:false}]},{&quot;citationID&quot;:&quot;MENDELEY_CITATION_68411c95-a6fe-4959-89f9-e39a2357da7c&quot;,&quot;properties&quot;:{&quot;noteIndex&quot;:0},&quot;isEdited&quot;:false,&quot;manualOverride&quot;:{&quot;isManuallyOverridden&quot;:false,&quot;citeprocText&quot;:&quot;&lt;sup&gt;42&lt;/sup&gt;&quot;,&quot;manualOverrideText&quot;:&quot;&quot;},&quot;citationTag&quot;:&quot;MENDELEY_CITATION_v3_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&quot;,&quot;citationItems&quot;:[{&quot;id&quot;:&quot;db856e98-3018-391b-bb3e-9f8aed63f561&quot;,&quot;itemData&quot;:{&quot;type&quot;:&quot;article-journal&quot;,&quot;id&quot;:&quot;db856e98-3018-391b-bb3e-9f8aed63f561&quot;,&quot;title&quot;:&quot;Interactive Tree of Life (iTOL) v6: recent updates to the phylogenetic tree display and annotation tool&quot;,&quot;author&quot;:[{&quot;family&quot;:&quot;Letunic&quot;,&quot;given&quot;:&quot;Ivica&quot;,&quot;parse-names&quot;:false,&quot;dropping-particle&quot;:&quot;&quot;,&quot;non-dropping-particle&quot;:&quot;&quot;},{&quot;family&quot;:&quot;Bork&quot;,&quot;given&quot;:&quot;Peer&quot;,&quot;parse-names&quot;:false,&quot;dropping-particle&quot;:&quot;&quot;,&quot;non-dropping-particle&quot;:&quot;&quot;}],&quot;container-title&quot;:&quot;Nucleic Acids Research&quot;,&quot;container-title-short&quot;:&quot;Nucleic Acids Res&quot;,&quot;DOI&quot;:&quot;10.1093/nar/gkae268&quot;,&quot;ISSN&quot;:&quot;0305-1048&quot;,&quot;issued&quot;:{&quot;date-parts&quot;:[[2024,7,5]]},&quot;page&quot;:&quot;W78-W82&quot;,&quot;abstract&quot;:&quot;&lt;p&gt;The Interactive Tree Of Life (https://itol.embl.de) is an online tool for the management, display, annotation and manipulation of phylogenetic and other trees. It is freely available and open to everyone. iTOL version 6 introduces a modernized and completely rewritten user interface, together with numerous new features. A new dataset type has been introduced (colored/labeled ranges), greatly upgrading the functionality of the previous simple colored range annotation function. Additional annotation options have been implemented for several existing dataset types. Dataset template files now support simple assignment of annotations to multiple tree nodes through substring matching, including full regular expression support. Node metadata handling has been greatly extended with novel display and exporting options, and it can now be edited interactively or bulk updated through annotation files. Tree labels can be displayed using multiple simultaneous font styles, with precise positioning, sizing and styling of each individual label part. Various bulk label editing functions have been implemented, simplifying large scale changes of all tree node labels. iTOL’s automatic taxonomy assignment functions now support trees based on the Genome Taxonomy Database (GTDB), in addition to the NCBI taxonomy. The functionality of the optional user account pages has been expanded, simplifying the management, navigation and sharing of projects and trees. iTOL currently handles more than one and a half million trees from &amp;amp;gt;130 000 individual user accounts.&lt;/p&gt;&quot;,&quot;issue&quot;:&quot;W1&quot;,&quot;volume&quot;:&quot;52&quot;},&quot;isTemporary&quot;:false}]},{&quot;citationID&quot;:&quot;MENDELEY_CITATION_3c1a13e9-ee4f-4c60-80ae-1208a2581564&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M2MxYTEzZTktZWU0Zi00YzYwLTgwYWUtMTIwOGEyNTgxNTY0IiwicHJvcGVydGllcyI6eyJub3RlSW5kZXgiOjB9LCJpc0VkaXRlZCI6ZmFsc2UsIm1hbnVhbE92ZXJyaWRlIjp7ImlzTWFudWFsbHlPdmVycmlkZGVuIjpmYWxzZSwiY2l0ZXByb2NUZXh0IjoiPHN1cD4xOT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quot;,&quot;citationItems&quot;:[{&quot;id&quot;:&quot;7e83d25e-1551-3230-b3c4-63182bdee628&quot;,&quot;itemData&quot;:{&quot;type&quot;:&quot;article-journal&quot;,&quot;id&quot;:&quot;7e83d25e-1551-3230-b3c4-63182bdee628&quot;,&quot;title&quot;:&quot;Not So Different After All: A Comparison of Methods for Detecting Amino Acid Sites Under Selection&quot;,&quot;author&quot;:[{&quot;family&quot;:&quot;Kosakovsky Pond&quot;,&quot;given&quot;:&quot;Sergei L.&quot;,&quot;parse-names&quot;:false,&quot;dropping-particle&quot;:&quot;&quot;,&quot;non-dropping-particle&quot;:&quot;&quot;},{&quot;family&quot;:&quot;Frost&quot;,&quot;given&quot;:&quot;Simon D. W.&quot;,&quot;parse-names&quot;:false,&quot;dropping-particle&quot;:&quot;&quot;,&quot;non-dropping-particle&quot;:&quot;&quot;}],&quot;container-title&quot;:&quot;Molecular Biology and Evolution&quot;,&quot;container-title-short&quot;:&quot;Mol Biol Evol&quot;,&quot;DOI&quot;:&quot;10.1093/molbev/msi105&quot;,&quot;ISSN&quot;:&quot;1537-1719&quot;,&quot;issued&quot;:{&quot;date-parts&quot;:[[2005,5,1]]},&quot;page&quot;:&quot;1208-1222&quot;,&quot;issue&quot;:&quot;5&quot;,&quot;volume&quot;:&quot;22&quot;},&quot;isTemporary&quot;:false}]},{&quot;citationID&quot;:&quot;MENDELEY_CITATION_949cf9c1-6e3f-4b99-b9d3-3174d962cafb&quot;,&quot;properties&quot;:{&quot;noteIndex&quot;:0},&quot;isEdited&quot;:false,&quot;manualOverride&quot;:{&quot;isManuallyOverridden&quot;:false,&quot;citeprocText&quot;:&quot;&lt;sup&gt;43,44&lt;/sup&gt;&quot;,&quot;manualOverrideText&quot;:&quot;&quot;},&quot;citationTag&quot;:&quot;MENDELEY_CITATION_v3_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&quot;,&quot;citationItems&quot;:[{&quot;id&quot;:&quot;a486177b-b026-32b4-8fac-9d5f9aab4a19&quot;,&quot;itemData&quot;:{&quot;type&quot;:&quot;article-journal&quot;,&quot;id&quot;:&quot;a486177b-b026-32b4-8fac-9d5f9aab4a19&quot;,&quot;title&quot;:&quot;Datamonkey 2.0: A Modern Web Application for Characterizing Selective and Other Evolutionary Processes&quot;,&quot;author&quot;:[{&quot;family&quot;:&quot;Weaver&quot;,&quot;given&quot;:&quot;Steven&quot;,&quot;parse-names&quot;:false,&quot;dropping-particle&quot;:&quot;&quot;,&quot;non-dropping-particle&quot;:&quot;&quot;},{&quot;family&quot;:&quot;Shank&quot;,&quot;given&quot;:&quot;Stephen D&quot;,&quot;parse-names&quot;:false,&quot;dropping-particle&quot;:&quot;&quot;,&quot;non-dropping-particle&quot;:&quot;&quot;},{&quot;family&quot;:&quot;Spielman&quot;,&quot;given&quot;:&quot;Stephanie J&quot;,&quot;parse-names&quot;:false,&quot;dropping-particle&quot;:&quot;&quot;,&quot;non-dropping-particle&quot;:&quot;&quot;},{&quot;family&quot;:&quot;Li&quot;,&quot;given&quot;:&quot;Michael&quot;,&quot;parse-names&quot;:false,&quot;dropping-particle&quot;:&quot;&quot;,&quot;non-dropping-particle&quot;:&quot;&quot;},{&quot;family&quot;:&quot;Muse&quot;,&quot;given&quot;:&quot;Spencer&quot;,&quot;parse-names&quot;:false,&quot;dropping-particle&quot;:&quot;V&quot;,&quot;non-dropping-particle&quot;:&quot;&quot;},{&quot;family&quot;:&quot;Kosakovsky Pond&quot;,&quot;given&quot;:&quot;Sergei L&quot;,&quot;parse-names&quot;:false,&quot;dropping-particle&quot;:&quot;&quot;,&quot;non-dropping-particle&quot;:&quot;&quot;}],&quot;container-title&quot;:&quot;Molecular Biology and Evolution&quot;,&quot;container-title-short&quot;:&quot;Mol Biol Evol&quot;,&quot;DOI&quot;:&quot;10.1093/molbev/msx335&quot;,&quot;ISSN&quot;:&quot;0737-4038&quot;,&quot;issued&quot;:{&quot;date-parts&quot;:[[2018,3,1]]},&quot;page&quot;:&quot;773-777&quot;,&quot;issue&quot;:&quot;3&quot;,&quot;volume&quot;:&quot;35&quot;},&quot;isTemporary&quot;:false},{&quot;id&quot;:&quot;fd8818e1-8cc7-384a-b602-a01328fc902f&quot;,&quot;itemData&quot;:{&quot;type&quot;:&quot;article-journal&quot;,&quot;id&quot;:&quot;fd8818e1-8cc7-384a-b602-a01328fc902f&quot;,&quot;title&quot;:&quot;HyPhy 2.5—A Customizable Platform for Evolutionary Hypothesis Testing Using Phylogenies&quot;,&quot;author&quot;:[{&quot;family&quot;:&quot;Kosakovsky Pond&quot;,&quot;given&quot;:&quot;Sergei L&quot;,&quot;parse-names&quot;:false,&quot;dropping-particle&quot;:&quot;&quot;,&quot;non-dropping-particle&quot;:&quot;&quot;},{&quot;family&quot;:&quot;Poon&quot;,&quot;given&quot;:&quot;Art F Y&quot;,&quot;parse-names&quot;:false,&quot;dropping-particle&quot;:&quot;&quot;,&quot;non-dropping-particle&quot;:&quot;&quot;},{&quot;family&quot;:&quot;Velazquez&quot;,&quot;given&quot;:&quot;Ryan&quot;,&quot;parse-names&quot;:false,&quot;dropping-particle&quot;:&quot;&quot;,&quot;non-dropping-particle&quot;:&quot;&quot;},{&quot;family&quot;:&quot;Weaver&quot;,&quot;given&quot;:&quot;Steven&quot;,&quot;parse-names&quot;:false,&quot;dropping-particle&quot;:&quot;&quot;,&quot;non-dropping-particle&quot;:&quot;&quot;},{&quot;family&quot;:&quot;Hepler&quot;,&quot;given&quot;:&quot;N Lance&quot;,&quot;parse-names&quot;:false,&quot;dropping-particle&quot;:&quot;&quot;,&quot;non-dropping-particle&quot;:&quot;&quot;},{&quot;family&quot;:&quot;Murrell&quot;,&quot;given&quot;:&quot;Ben&quot;,&quot;parse-names&quot;:false,&quot;dropping-particle&quot;:&quot;&quot;,&quot;non-dropping-particle&quot;:&quot;&quot;},{&quot;family&quot;:&quot;Shank&quot;,&quot;given&quot;:&quot;Stephen D&quot;,&quot;parse-names&quot;:false,&quot;dropping-particle&quot;:&quot;&quot;,&quot;non-dropping-particle&quot;:&quot;&quot;},{&quot;family&quot;:&quot;Magalis&quot;,&quot;given&quot;:&quot;Brittany Rife&quot;,&quot;parse-names&quot;:false,&quot;dropping-particle&quot;:&quot;&quot;,&quot;non-dropping-particle&quot;:&quot;&quot;},{&quot;family&quot;:&quot;Bouvier&quot;,&quot;given&quot;:&quot;Dave&quot;,&quot;parse-names&quot;:false,&quot;dropping-particle&quot;:&quot;&quot;,&quot;non-dropping-particle&quot;:&quot;&quot;},{&quot;family&quot;:&quot;Nekrutenko&quot;,&quot;given&quot;:&quot;Anton&quot;,&quot;parse-names&quot;:false,&quot;dropping-particle&quot;:&quot;&quot;,&quot;non-dropping-particle&quot;:&quot;&quot;},{&quot;family&quot;:&quot;Wisotsky&quot;,&quot;given&quot;:&quot;Sadie&quot;,&quot;parse-names&quot;:false,&quot;dropping-particle&quot;:&quot;&quot;,&quot;non-dropping-particle&quot;:&quot;&quot;},{&quot;family&quot;:&quot;Spielman&quot;,&quot;given&quot;:&quot;Stephanie J&quot;,&quot;parse-names&quot;:false,&quot;dropping-particle&quot;:&quot;&quot;,&quot;non-dropping-particle&quot;:&quot;&quot;},{&quot;family&quot;:&quot;Frost&quot;,&quot;given&quot;:&quot;Simon D W&quot;,&quot;parse-names&quot;:false,&quot;dropping-particle&quot;:&quot;&quot;,&quot;non-dropping-particle&quot;:&quot;&quot;},{&quot;family&quot;:&quot;Muse&quot;,&quot;given&quot;:&quot;Spencer&quot;,&quot;parse-names&quot;:false,&quot;dropping-particle&quot;:&quot;V&quot;,&quot;non-dropping-particle&quot;:&quot;&quot;}],&quot;container-title&quot;:&quot;Molecular Biology and Evolution&quot;,&quot;container-title-short&quot;:&quot;Mol Biol Evol&quot;,&quot;DOI&quot;:&quot;10.1093/molbev/msz197&quot;,&quot;ISSN&quot;:&quot;0737-4038&quot;,&quot;issued&quot;:{&quot;date-parts&quot;:[[2020,1,1]]},&quot;page&quot;:&quot;295-299&quot;,&quot;abstract&quot;:&quot;&lt;p&gt;HYpothesis testing using PHYlogenies (HyPhy) is a scriptable, open-source package for fitting a broad range of evolutionary models to multiple sequence alignments, and for conducting subsequent parameter estimation and hypothesis testing, primarily in the maximum likelihood statistical framework. It has become a popular choice for characterizing various aspects of the evolutionary process: natural selection, evolutionary rates, recombination, and coevolution. The 2.5 release (available from www.hyphy.org) includes a completely re-engineered computational core and analysis library that introduces new classes of evolutionary models and statistical tests, delivers substantial performance and stability enhancements, improves usability, streamlines end-to-end analysis workflows, makes it easier to develop custom analyses, and is mostly backward compatible with previous HyPhy releases.&lt;/p&gt;&quot;,&quot;issue&quot;:&quot;1&quot;,&quot;volume&quot;:&quot;37&quot;},&quot;isTemporary&quot;:false}]},{&quot;citationID&quot;:&quot;MENDELEY_CITATION_8b8c5165-518c-4cd1-b01c-1cf294d1deee&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&quot;,&quot;citationItems&quot;:[{&quot;id&quot;:&quot;f56f9820-96be-36ef-aa63-fe46e81a0331&quot;,&quot;itemData&quot;:{&quot;type&quot;:&quot;article-journal&quot;,&quot;id&quot;:&quot;f56f9820-96be-36ef-aa63-fe46e81a0331&quot;,&quot;title&quot;:&quot;FUBAR: A Fast, Unconstrained Bayesian AppRoximation for Inferring Selection&quot;,&quot;author&quot;:[{&quot;family&quot;:&quot;Murrell&quot;,&quot;given&quot;:&quot;B.&quot;,&quot;parse-names&quot;:false,&quot;dropping-particle&quot;:&quot;&quot;,&quot;non-dropping-particle&quot;:&quot;&quot;},{&quot;family&quot;:&quot;Moola&quot;,&quot;given&quot;:&quot;S.&quot;,&quot;parse-names&quot;:false,&quot;dropping-particle&quot;:&quot;&quot;,&quot;non-dropping-particle&quot;:&quot;&quot;},{&quot;family&quot;:&quot;Mabona&quot;,&quot;given&quot;:&quot;A.&quot;,&quot;parse-names&quot;:false,&quot;dropping-particle&quot;:&quot;&quot;,&quot;non-dropping-particle&quot;:&quot;&quot;},{&quot;family&quot;:&quot;Weighill&quot;,&quot;given&quot;:&quot;T.&quot;,&quot;parse-names&quot;:false,&quot;dropping-particle&quot;:&quot;&quot;,&quot;non-dropping-particle&quot;:&quot;&quot;},{&quot;family&quot;:&quot;Sheward&quot;,&quot;given&quot;:&quot;D.&quot;,&quot;parse-names&quot;:false,&quot;dropping-particle&quot;:&quot;&quot;,&quot;non-dropping-particle&quot;:&quot;&quot;},{&quot;family&quot;:&quot;Kosakovsky Pond&quot;,&quot;given&quot;:&quot;S. L.&quot;,&quot;parse-names&quot;:false,&quot;dropping-particle&quot;:&quot;&quot;,&quot;non-dropping-particle&quot;:&quot;&quot;},{&quot;family&quot;:&quot;Scheffler&quot;,&quot;given&quot;:&quot;K.&quot;,&quot;parse-names&quot;:false,&quot;dropping-particle&quot;:&quot;&quot;,&quot;non-dropping-particle&quot;:&quot;&quot;}],&quot;container-title&quot;:&quot;Molecular Biology and Evolution&quot;,&quot;container-title-short&quot;:&quot;Mol Biol Evol&quot;,&quot;DOI&quot;:&quot;10.1093/molbev/mst030&quot;,&quot;ISSN&quot;:&quot;0737-4038&quot;,&quot;issued&quot;:{&quot;date-parts&quot;:[[2013,5,1]]},&quot;page&quot;:&quot;1196-1205&quot;,&quot;issue&quot;:&quot;5&quot;,&quot;volume&quot;:&quot;30&quot;},&quot;isTemporary&quot;:false}]},{&quot;citationID&quot;:&quot;MENDELEY_CITATION_1825b273-02e8-4346-852e-8db65cf2789c&quot;,&quot;properties&quot;:{&quot;noteIndex&quot;:0},&quot;isEdited&quot;:false,&quot;manualOverride&quot;:{&quot;isManuallyOverridden&quot;:false,&quot;citeprocText&quot;:&quot;&lt;sup&gt;46,47&lt;/sup&gt;&quot;,&quot;manualOverrideText&quot;:&quot;&quot;},&quot;citationTag&quot;:&quot;MENDELEY_CITATION_v3_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&quot;,&quot;citationItems&quot;:[{&quot;id&quot;:&quot;b3fc73c8-0eab-3232-b8f3-cfb0a2ff8c79&quot;,&quot;itemData&quot;:{&quot;type&quot;:&quot;article-journal&quot;,&quot;id&quot;:&quot;b3fc73c8-0eab-3232-b8f3-cfb0a2ff8c79&quot;,&quot;title&quot;:&quot;RDP: detection of recombination amongst aligned sequences&quot;,&quot;author&quot;:[{&quot;family&quot;:&quot;Martin&quot;,&quot;given&quot;:&quot;Darren&quot;,&quot;parse-names&quot;:false,&quot;dropping-particle&quot;:&quot;&quot;,&quot;non-dropping-particle&quot;:&quot;&quot;},{&quot;family&quot;:&quot;Rybicki&quot;,&quot;given&quot;:&quot;Ed&quot;,&quot;parse-names&quot;:false,&quot;dropping-particle&quot;:&quot;&quot;,&quot;non-dropping-particle&quot;:&quot;&quot;}],&quot;container-title&quot;:&quot;Bioinformatics&quot;,&quot;DOI&quot;:&quot;10.1093/bioinformatics/16.6.562&quot;,&quot;ISSN&quot;:&quot;1367-4811&quot;,&quot;issued&quot;:{&quot;date-parts&quot;:[[2000,6,1]]},&quot;page&quot;:&quot;562-563&quot;,&quot;abstract&quot;:&quot;&lt;p&gt;Summary: Recombination Detection Program (RDP) is a program that applies a pairwise scanning approach to the detection of recombination amongst a group of aligned DNA sequences. The software runs under Windows95 and combines highly automated screening of large numbers of sequences with a highly interactive interface for examining the results of the analyses.&lt;/p&gt;&quot;,&quot;issue&quot;:&quot;6&quot;,&quot;volume&quot;:&quot;16&quot;,&quot;container-title-short&quot;:&quot;&quot;},&quot;isTemporary&quot;:false},{&quot;id&quot;:&quot;c33077df-dd32-3639-be5c-a1cb59b4eb72&quot;,&quot;itemData&quot;:{&quot;type&quot;:&quot;article-journal&quot;,&quot;id&quot;:&quot;c33077df-dd32-3639-be5c-a1cb59b4eb72&quot;,&quot;title&quot;:&quot;RDP5: a computer program for analyzing recombination in, and removing signals of recombination from, nucleotide sequence datasets&quot;,&quot;author&quot;:[{&quot;family&quot;:&quot;Martin&quot;,&quot;given&quot;:&quot;Darren P&quot;,&quot;parse-names&quot;:false,&quot;dropping-particle&quot;:&quot;&quot;,&quot;non-dropping-particle&quot;:&quot;&quot;},{&quot;family&quot;:&quot;Varsani&quot;,&quot;given&quot;:&quot;Arvind&quot;,&quot;parse-names&quot;:false,&quot;dropping-particle&quot;:&quot;&quot;,&quot;non-dropping-particle&quot;:&quot;&quot;},{&quot;family&quot;:&quot;Roumagnac&quot;,&quot;given&quot;:&quot;Philippe&quot;,&quot;parse-names&quot;:false,&quot;dropping-particle&quot;:&quot;&quot;,&quot;non-dropping-particle&quot;:&quot;&quot;},{&quot;family&quot;:&quot;Botha&quot;,&quot;given&quot;:&quot;Gerrit&quot;,&quot;parse-names&quot;:false,&quot;dropping-particle&quot;:&quot;&quot;,&quot;non-dropping-particle&quot;:&quot;&quot;},{&quot;family&quot;:&quot;Maslamoney&quot;,&quot;given&quot;:&quot;Suresh&quot;,&quot;parse-names&quot;:false,&quot;dropping-particle&quot;:&quot;&quot;,&quot;non-dropping-particle&quot;:&quot;&quot;},{&quot;family&quot;:&quot;Schwab&quot;,&quot;given&quot;:&quot;Tiana&quot;,&quot;parse-names&quot;:false,&quot;dropping-particle&quot;:&quot;&quot;,&quot;non-dropping-particle&quot;:&quot;&quot;},{&quot;family&quot;:&quot;Kelz&quot;,&quot;given&quot;:&quot;Zena&quot;,&quot;parse-names&quot;:false,&quot;dropping-particle&quot;:&quot;&quot;,&quot;non-dropping-particle&quot;:&quot;&quot;},{&quot;family&quot;:&quot;Kumar&quot;,&quot;given&quot;:&quot;Venkatesh&quot;,&quot;parse-names&quot;:false,&quot;dropping-particle&quot;:&quot;&quot;,&quot;non-dropping-particle&quot;:&quot;&quot;},{&quot;family&quot;:&quot;Murrell&quot;,&quot;given&quot;:&quot;Ben&quot;,&quot;parse-names&quot;:false,&quot;dropping-particle&quot;:&quot;&quot;,&quot;non-dropping-particle&quot;:&quot;&quot;}],&quot;container-title&quot;:&quot;Virus Evolution&quot;,&quot;container-title-short&quot;:&quot;Virus Evol&quot;,&quot;DOI&quot;:&quot;10.1093/ve/veaa087&quot;,&quot;ISSN&quot;:&quot;2057-1577&quot;,&quot;issued&quot;:{&quot;date-parts&quot;:[[2021,1,20]]},&quot;abstract&quot;:&quot;&lt;p&gt;For the past 20 years, the recombination detection program (RDP) project has focused on the development of a fast, flexible, and easy to use Windows-based recombination analysis tool. Whereas previous versions of this tool have relied on considerable user-mediated verification of detected recombination events, the latest iteration, RDP5, is automated enough that it can be integrated within analysis pipelines and run without any user input. The main innovation enabling this degree of automation is the implementation of statistical tests to identify recombination signals that could be attributable to evolutionary processes other than recombination. The additional analysis time required for these tests has been offset by algorithmic improvements throughout the program such that, relative to RDP4, RDP5 will still run up to five times faster and be capable of analyzing alignments containing twice as many sequences (up to 5000) that are five times longer (up to 50 million sites). For users wanting to remove signals of recombination from their datasets before using them for downstream phylogenetics-based molecular evolution analyses, RDP5 can disassemble detected recombinant sequences into their constituent parts and output a variety of different recombination-free datasets in an array of different alignment formats. For users that are interested in exploring the recombination history of their datasets, all the manual verification, data management and data visualization components of RDP5 have been extensively updated to minimize the amount of time needed by users to individually verify and refine the program’s interpretation of each of the individual recombination events that it detects.&lt;/p&gt;&quot;,&quot;issue&quot;:&quot;1&quot;,&quot;volume&quot;:&quot;7&quot;},&quot;isTemporary&quot;:false}]},{&quot;citationID&quot;:&quot;MENDELEY_CITATION_2838a772-8b60-4c3f-b053-c29a3e43240d&quot;,&quot;properties&quot;:{&quot;noteIndex&quot;:0},&quot;isEdited&quot;:false,&quot;manualOverride&quot;:{&quot;isManuallyOverridden&quot;:false,&quot;citeprocText&quot;:&quot;&lt;sup&gt;48,49&lt;/sup&gt;&quot;,&quot;manualOverrideText&quot;:&quot;&quot;},&quot;citationTag&quot;:&quot;MENDELEY_CITATION_v3_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&quot;,&quot;citationItems&quot;:[{&quot;id&quot;:&quot;f2c6d9d1-d0b2-354f-aa9c-dd58c10c92f7&quot;,&quot;itemData&quot;:{&quot;type&quot;:&quot;article&quot;,&quot;id&quot;:&quot;f2c6d9d1-d0b2-354f-aa9c-dd58c10c92f7&quot;,&quot;title&quot;:&quot;phytools: Phylogenetic Tools for Comparative Biology (and Other Things)&quot;,&quot;author&quot;:[{&quot;family&quot;:&quot;Revell&quot;,&quot;given&quot;:&quot;Liam J.&quot;,&quot;parse-names&quot;:false,&quot;dropping-particle&quot;:&quot;&quot;,&quot;non-dropping-particle&quot;:&quot;&quot;}],&quot;container-title&quot;:&quot;CRAN: Contributed Packages&quot;,&quot;DOI&quot;:&quot;10.32614/CRAN.package.phytools&quot;,&quot;issued&quot;:{&quot;date-parts&quot;:[[2011,8,20]]},&quot;container-title-short&quot;:&quot;&quot;},&quot;isTemporary&quot;:false},{&quot;id&quot;:&quot;7aa25206-f2ac-354d-b28e-638ee879e76b&quot;,&quot;itemData&quot;:{&quot;type&quot;:&quot;article&quot;,&quot;id&quot;:&quot;7aa25206-f2ac-354d-b28e-638ee879e76b&quot;,&quot;title&quot;:&quot;ape: Analyses of Phylogenetics and Evolution&quot;,&quot;author&quot;:[{&quot;family&quot;:&quot;Paradis&quot;,&quot;given&quot;:&quot;Emmanuel&quot;,&quot;parse-names&quot;:false,&quot;dropping-particle&quot;:&quot;&quot;,&quot;non-dropping-particle&quot;:&quot;&quot;},{&quot;family&quot;:&quot;Blomberg&quot;,&quot;given&quot;:&quot;Simon&quot;,&quot;parse-names&quot;:false,&quot;dropping-particle&quot;:&quot;&quot;,&quot;non-dropping-particle&quot;:&quot;&quot;},{&quot;family&quot;:&quot;Bolker&quot;,&quot;given&quot;:&quot;Ben&quot;,&quot;parse-names&quot;:false,&quot;dropping-particle&quot;:&quot;&quot;,&quot;non-dropping-particle&quot;:&quot;&quot;},{&quot;family&quot;:&quot;Brown&quot;,&quot;given&quot;:&quot;Joseph&quot;,&quot;parse-names&quot;:false,&quot;dropping-particle&quot;:&quot;&quot;,&quot;non-dropping-particle&quot;:&quot;&quot;},{&quot;family&quot;:&quot;Claramunt&quot;,&quot;given&quot;:&quot;Santiago&quot;,&quot;parse-names&quot;:false,&quot;dropping-particle&quot;:&quot;&quot;,&quot;non-dropping-particle&quot;:&quot;&quot;},{&quot;family&quot;:&quot;Claude&quot;,&quot;given&quot;:&quot;Julien&quot;,&quot;parse-names&quot;:false,&quot;dropping-particle&quot;:&quot;&quot;,&quot;non-dropping-particle&quot;:&quot;&quot;},{&quot;family&quot;:&quot;Cuong&quot;,&quot;given&quot;:&quot;Hoa Sien&quot;,&quot;parse-names&quot;:false,&quot;dropping-particle&quot;:&quot;&quot;,&quot;non-dropping-particle&quot;:&quot;&quot;},{&quot;family&quot;:&quot;Desper&quot;,&quot;given&quot;:&quot;Richard&quot;,&quot;parse-names&quot;:false,&quot;dropping-particle&quot;:&quot;&quot;,&quot;non-dropping-particle&quot;:&quot;&quot;},{&quot;family&quot;:&quot;Didier&quot;,&quot;given&quot;:&quot;Gilles&quot;,&quot;parse-names&quot;:false,&quot;dropping-particle&quot;:&quot;&quot;,&quot;non-dropping-particle&quot;:&quot;&quot;},{&quot;family&quot;:&quot;Durand&quot;,&quot;given&quot;:&quot;Benoit&quot;,&quot;parse-names&quot;:false,&quot;dropping-particle&quot;:&quot;&quot;,&quot;non-dropping-particle&quot;:&quot;&quot;},{&quot;family&quot;:&quot;Dutheil&quot;,&quot;given&quot;:&quot;Julien&quot;,&quot;parse-names&quot;:false,&quot;dropping-particle&quot;:&quot;&quot;,&quot;non-dropping-particle&quot;:&quot;&quot;},{&quot;family&quot;:&quot;Ewing&quot;,&quot;given&quot;:&quot;RJ&quot;,&quot;parse-names&quot;:false,&quot;dropping-particle&quot;:&quot;&quot;,&quot;non-dropping-particle&quot;:&quot;&quot;},{&quot;family&quot;:&quot;Gascuel&quot;,&quot;given&quot;:&quot;Olivier&quot;,&quot;parse-names&quot;:false,&quot;dropping-particle&quot;:&quot;&quot;,&quot;non-dropping-particle&quot;:&quot;&quot;},{&quot;family&quot;:&quot;Guillerme&quot;,&quot;given&quot;:&quot;Thomas&quot;,&quot;parse-names&quot;:false,&quot;dropping-particle&quot;:&quot;&quot;,&quot;non-dropping-particle&quot;:&quot;&quot;},{&quot;family&quot;:&quot;Heibl&quot;,&quot;given&quot;:&quot;Christoph&quot;,&quot;parse-names&quot;:false,&quot;dropping-particle&quot;:&quot;&quot;,&quot;non-dropping-particle&quot;:&quot;&quot;},{&quot;family&quot;:&quot;Ives&quot;,&quot;given&quot;:&quot;Anthony&quot;,&quot;parse-names&quot;:false,&quot;dropping-particle&quot;:&quot;&quot;,&quot;non-dropping-particle&quot;:&quot;&quot;},{&quot;family&quot;:&quot;Jones&quot;,&quot;given&quot;:&quot;Bradley&quot;,&quot;parse-names&quot;:false,&quot;dropping-particle&quot;:&quot;&quot;,&quot;non-dropping-particle&quot;:&quot;&quot;},{&quot;family&quot;:&quot;Krah&quot;,&quot;given&quot;:&quot;Franz&quot;,&quot;parse-names&quot;:false,&quot;dropping-particle&quot;:&quot;&quot;,&quot;non-dropping-particle&quot;:&quot;&quot;},{&quot;family&quot;:&quot;Lawson&quot;,&quot;given&quot;:&quot;Daniel&quot;,&quot;parse-names&quot;:false,&quot;dropping-particle&quot;:&quot;&quot;,&quot;non-dropping-particle&quot;:&quot;&quot;},{&quot;family&quot;:&quot;Lefort&quot;,&quot;given&quot;:&quot;Vincent&quot;,&quot;parse-names&quot;:false,&quot;dropping-particle&quot;:&quot;&quot;,&quot;non-dropping-particle&quot;:&quot;&quot;},{&quot;family&quot;:&quot;Legendre&quot;,&quot;given&quot;:&quot;Pierre&quot;,&quot;parse-names&quot;:false,&quot;dropping-particle&quot;:&quot;&quot;,&quot;non-dropping-particle&quot;:&quot;&quot;},{&quot;family&quot;:&quot;Lemon&quot;,&quot;given&quot;:&quot;Jim&quot;,&quot;parse-names&quot;:false,&quot;dropping-particle&quot;:&quot;&quot;,&quot;non-dropping-particle&quot;:&quot;&quot;},{&quot;family&quot;:&quot;Louvel&quot;,&quot;given&quot;:&quot;Guillaume&quot;,&quot;parse-names&quot;:false,&quot;dropping-particle&quot;:&quot;&quot;,&quot;non-dropping-particle&quot;:&quot;&quot;},{&quot;family&quot;:&quot;Marotta&quot;,&quot;given&quot;:&quot;Federico&quot;,&quot;parse-names&quot;:false,&quot;dropping-particle&quot;:&quot;&quot;,&quot;non-dropping-particle&quot;:&quot;&quot;},{&quot;family&quot;:&quot;Marcon&quot;,&quot;given&quot;:&quot;Eric&quot;,&quot;parse-names&quot;:false,&quot;dropping-particle&quot;:&quot;&quot;,&quot;non-dropping-particle&quot;:&quot;&quot;},{&quot;family&quot;:&quot;McCloskey&quot;,&quot;given&quot;:&quot;Rosemary&quot;,&quot;parse-names&quot;:false,&quot;dropping-particle&quot;:&quot;&quot;,&quot;non-dropping-particle&quot;:&quot;&quot;},{&quot;family&quot;:&quot;Nylander&quot;,&quot;given&quot;:&quot;Johan&quot;,&quot;parse-names&quot;:false,&quot;dropping-particle&quot;:&quot;&quot;,&quot;non-dropping-particle&quot;:&quot;&quot;},{&quot;family&quot;:&quot;Opgen-Rhein&quot;,&quot;given&quot;:&quot;Rainer&quot;,&quot;parse-names&quot;:false,&quot;dropping-particle&quot;:&quot;&quot;,&quot;non-dropping-particle&quot;:&quot;&quot;},{&quot;family&quot;:&quot;Popescu&quot;,&quot;given&quot;:&quot;Andrei-Alin&quot;,&quot;parse-names&quot;:false,&quot;dropping-particle&quot;:&quot;&quot;,&quot;non-dropping-particle&quot;:&quot;&quot;},{&quot;family&quot;:&quot;Royer-Carenzi&quot;,&quot;given&quot;:&quot;Manuela&quot;,&quot;parse-names&quot;:false,&quot;dropping-particle&quot;:&quot;&quot;,&quot;non-dropping-particle&quot;:&quot;&quot;},{&quot;family&quot;:&quot;Schliep&quot;,&quot;given&quot;:&quot;Klaus&quot;,&quot;parse-names&quot;:false,&quot;dropping-particle&quot;:&quot;&quot;,&quot;non-dropping-particle&quot;:&quot;&quot;},{&quot;family&quot;:&quot;Strimmer&quot;,&quot;given&quot;:&quot;Korbinian&quot;,&quot;parse-names&quot;:false,&quot;dropping-particle&quot;:&quot;&quot;,&quot;non-dropping-particle&quot;:&quot;&quot;},{&quot;family&quot;:&quot;Vienne&quot;,&quot;given&quot;:&quot;Damien&quot;,&quot;parse-names&quot;:false,&quot;dropping-particle&quot;:&quot;&quot;,&quot;non-dropping-particle&quot;:&quot;de&quot;}],&quot;container-title&quot;:&quot;CRAN: Contributed Packages&quot;,&quot;DOI&quot;:&quot;10.32614/CRAN.package.ape&quot;,&quot;issued&quot;:{&quot;date-parts&quot;:[[2002,8,31]]},&quot;container-title-short&quot;:&quot;&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74299-B66D-9D4B-A619-721C8EBA5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45</Pages>
  <Words>10573</Words>
  <Characters>60272</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Keene,Lexi</dc:creator>
  <cp:keywords/>
  <dc:description/>
  <cp:lastModifiedBy>Keene-Snickers,Lexi</cp:lastModifiedBy>
  <cp:revision>8</cp:revision>
  <cp:lastPrinted>2025-03-27T22:03:00Z</cp:lastPrinted>
  <dcterms:created xsi:type="dcterms:W3CDTF">2025-03-28T16:26:00Z</dcterms:created>
  <dcterms:modified xsi:type="dcterms:W3CDTF">2025-04-02T20:49:00Z</dcterms:modified>
</cp:coreProperties>
</file>